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E8196" w14:textId="227F384D" w:rsidR="00594D06" w:rsidRPr="00790008" w:rsidRDefault="00A327B5" w:rsidP="00FB48CC">
      <w:pPr>
        <w:pBdr>
          <w:top w:val="single" w:sz="5" w:space="2" w:color="FFFFFF"/>
          <w:left w:val="single" w:sz="5" w:space="2" w:color="FFFFFF"/>
          <w:bottom w:val="single" w:sz="18" w:space="2" w:color="FFFFFF"/>
          <w:right w:val="single" w:sz="23" w:space="2" w:color="FFFFFF"/>
        </w:pBdr>
        <w:spacing w:before="0"/>
        <w:ind w:left="1440" w:right="1440" w:firstLine="0"/>
        <w:jc w:val="center"/>
        <w:rPr>
          <w:rStyle w:val="BookTitle"/>
          <w:rFonts w:asciiTheme="minorHAnsi" w:hAnsiTheme="minorHAnsi" w:cstheme="minorHAnsi"/>
        </w:rPr>
      </w:pPr>
      <w:r w:rsidRPr="00790008">
        <w:rPr>
          <w:rStyle w:val="BookTitle"/>
          <w:rFonts w:asciiTheme="minorHAnsi" w:hAnsiTheme="minorHAnsi" w:cstheme="minorHAnsi"/>
        </w:rPr>
        <w:t>Ā</w:t>
      </w:r>
      <w:r w:rsidR="00594D06" w:rsidRPr="00790008">
        <w:rPr>
          <w:rStyle w:val="BookTitle"/>
          <w:rFonts w:asciiTheme="minorHAnsi" w:hAnsiTheme="minorHAnsi" w:cstheme="minorHAnsi"/>
        </w:rPr>
        <w:t>di-kha</w:t>
      </w:r>
      <w:r w:rsidRPr="00790008">
        <w:rPr>
          <w:rStyle w:val="BookTitle"/>
          <w:rFonts w:asciiTheme="minorHAnsi" w:hAnsiTheme="minorHAnsi" w:cstheme="minorHAnsi"/>
        </w:rPr>
        <w:t>ṇḍ</w:t>
      </w:r>
      <w:r w:rsidR="00594D06" w:rsidRPr="00790008">
        <w:rPr>
          <w:rStyle w:val="BookTitle"/>
          <w:rFonts w:asciiTheme="minorHAnsi" w:hAnsiTheme="minorHAnsi" w:cstheme="minorHAnsi"/>
        </w:rPr>
        <w:t>a</w:t>
      </w:r>
    </w:p>
    <w:p w14:paraId="70FE449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Dedication</w:t>
      </w:r>
    </w:p>
    <w:p w14:paraId="659A1A50"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Dedication</w:t>
      </w:r>
    </w:p>
    <w:p w14:paraId="63F05796" w14:textId="77777777" w:rsidR="00594D06" w:rsidRPr="00790008" w:rsidRDefault="00594D06" w:rsidP="00FB48CC">
      <w:pPr>
        <w:spacing w:before="0"/>
        <w:jc w:val="center"/>
        <w:rPr>
          <w:rStyle w:val="BookTitle"/>
          <w:rFonts w:asciiTheme="minorHAnsi" w:hAnsiTheme="minorHAnsi" w:cstheme="minorHAnsi"/>
          <w:b w:val="0"/>
          <w:bCs w:val="0"/>
          <w:color w:val="000000"/>
          <w:sz w:val="32"/>
          <w:szCs w:val="32"/>
        </w:rPr>
      </w:pPr>
      <w:r w:rsidRPr="00790008">
        <w:rPr>
          <w:rStyle w:val="BookTitle"/>
          <w:rFonts w:asciiTheme="minorHAnsi" w:hAnsiTheme="minorHAnsi" w:cstheme="minorHAnsi"/>
          <w:b w:val="0"/>
          <w:bCs w:val="0"/>
          <w:color w:val="000000"/>
          <w:sz w:val="32"/>
          <w:szCs w:val="32"/>
        </w:rPr>
        <w:t xml:space="preserve">This English edition of Śrī Caitanya-bhāgavata is dedicated to </w:t>
      </w:r>
    </w:p>
    <w:p w14:paraId="165CFE3F" w14:textId="77777777" w:rsidR="00594D06" w:rsidRPr="00790008" w:rsidRDefault="00594D06" w:rsidP="00FB48CC">
      <w:pPr>
        <w:pStyle w:val="Headersheet"/>
        <w:spacing w:before="0" w:after="86"/>
        <w:rPr>
          <w:rStyle w:val="BookTitle"/>
          <w:rFonts w:asciiTheme="minorHAnsi" w:hAnsiTheme="minorHAnsi" w:cstheme="minorHAnsi"/>
          <w:b/>
          <w:bCs/>
          <w:color w:val="000000"/>
          <w:sz w:val="32"/>
          <w:szCs w:val="32"/>
        </w:rPr>
      </w:pPr>
      <w:r w:rsidRPr="00790008">
        <w:rPr>
          <w:rStyle w:val="BookTitle"/>
          <w:rFonts w:asciiTheme="minorHAnsi" w:hAnsiTheme="minorHAnsi" w:cstheme="minorHAnsi"/>
          <w:b/>
          <w:bCs/>
          <w:color w:val="000000"/>
          <w:sz w:val="32"/>
          <w:szCs w:val="32"/>
        </w:rPr>
        <w:t>His Divine Grace</w:t>
      </w:r>
      <w:r w:rsidRPr="00790008">
        <w:rPr>
          <w:rStyle w:val="BookTitle"/>
          <w:rFonts w:asciiTheme="minorHAnsi" w:hAnsiTheme="minorHAnsi" w:cstheme="minorHAnsi"/>
          <w:b/>
          <w:bCs/>
          <w:color w:val="000000"/>
          <w:sz w:val="32"/>
          <w:szCs w:val="32"/>
        </w:rPr>
        <w:br/>
        <w:t>A.C. Bhaktivedanta Swami Prabhupāda</w:t>
      </w:r>
    </w:p>
    <w:p w14:paraId="089267D2" w14:textId="77777777" w:rsidR="00594D06" w:rsidRPr="00790008" w:rsidRDefault="00594D06" w:rsidP="00FB48CC">
      <w:pPr>
        <w:spacing w:before="0"/>
        <w:jc w:val="center"/>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Founder-</w:t>
      </w:r>
      <w:r w:rsidRPr="00790008">
        <w:rPr>
          <w:rStyle w:val="ItalicCharChar"/>
          <w:rFonts w:asciiTheme="minorHAnsi" w:hAnsiTheme="minorHAnsi" w:cstheme="minorHAnsi"/>
        </w:rPr>
        <w:t>Ācārya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color w:val="000000"/>
          <w:sz w:val="28"/>
          <w:szCs w:val="28"/>
        </w:rPr>
        <w:br/>
        <w:t>the International Society for Krishna Consciousness</w:t>
      </w:r>
    </w:p>
    <w:p w14:paraId="73A587DA" w14:textId="77777777" w:rsidR="00594D06" w:rsidRPr="00790008" w:rsidRDefault="00594D06" w:rsidP="00FB48CC">
      <w:pPr>
        <w:pStyle w:val="Verse"/>
        <w:spacing w:before="0" w:after="86"/>
        <w:rPr>
          <w:rStyle w:val="BookTitle"/>
          <w:rFonts w:asciiTheme="minorHAnsi" w:hAnsiTheme="minorHAnsi" w:cstheme="minorHAnsi"/>
          <w:b w:val="0"/>
          <w:bCs w:val="0"/>
          <w:i w:val="0"/>
          <w:iCs w:val="0"/>
          <w:color w:val="000000"/>
          <w:sz w:val="28"/>
          <w:szCs w:val="28"/>
        </w:rPr>
      </w:pPr>
      <w:r w:rsidRPr="00790008">
        <w:rPr>
          <w:rStyle w:val="BookTitle"/>
          <w:rFonts w:asciiTheme="minorHAnsi" w:hAnsiTheme="minorHAnsi" w:cstheme="minorHAnsi"/>
          <w:b w:val="0"/>
          <w:bCs w:val="0"/>
          <w:color w:val="000000"/>
          <w:sz w:val="28"/>
          <w:szCs w:val="28"/>
        </w:rPr>
        <w:t>evaṁ janaṁ nipatitaṁ prabhavāhi-kūpe</w:t>
      </w:r>
      <w:r w:rsidRPr="00790008">
        <w:rPr>
          <w:rStyle w:val="BookTitle"/>
          <w:rFonts w:asciiTheme="minorHAnsi" w:hAnsiTheme="minorHAnsi" w:cstheme="minorHAnsi"/>
          <w:b w:val="0"/>
          <w:bCs w:val="0"/>
          <w:color w:val="000000"/>
          <w:sz w:val="28"/>
          <w:szCs w:val="28"/>
        </w:rPr>
        <w:br/>
        <w:t>kāmābhikāmam anu yaḥ prapatan prasaṅgāt</w:t>
      </w:r>
      <w:r w:rsidRPr="00790008">
        <w:rPr>
          <w:rStyle w:val="BookTitle"/>
          <w:rFonts w:asciiTheme="minorHAnsi" w:hAnsiTheme="minorHAnsi" w:cstheme="minorHAnsi"/>
          <w:b w:val="0"/>
          <w:bCs w:val="0"/>
          <w:color w:val="000000"/>
          <w:sz w:val="28"/>
          <w:szCs w:val="28"/>
        </w:rPr>
        <w:br/>
        <w:t>krtvātmasāt surarṣiṇā bhagavān gṛhītaḥ</w:t>
      </w:r>
      <w:r w:rsidRPr="00790008">
        <w:rPr>
          <w:rStyle w:val="BookTitle"/>
          <w:rFonts w:asciiTheme="minorHAnsi" w:hAnsiTheme="minorHAnsi" w:cstheme="minorHAnsi"/>
          <w:b w:val="0"/>
          <w:bCs w:val="0"/>
          <w:color w:val="000000"/>
          <w:sz w:val="28"/>
          <w:szCs w:val="28"/>
        </w:rPr>
        <w:br/>
        <w:t>so 'haṁ kathaṁ nu visṛje tava bhṛtya-sevām</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i w:val="0"/>
          <w:iCs w:val="0"/>
          <w:color w:val="000000"/>
          <w:sz w:val="28"/>
          <w:szCs w:val="28"/>
        </w:rPr>
        <w:t xml:space="preserve"> (</w:t>
      </w:r>
      <w:r w:rsidRPr="00790008">
        <w:rPr>
          <w:rStyle w:val="BookTitle"/>
          <w:rFonts w:asciiTheme="minorHAnsi" w:hAnsiTheme="minorHAnsi" w:cstheme="minorHAnsi"/>
          <w:b w:val="0"/>
          <w:bCs w:val="0"/>
          <w:color w:val="000000"/>
          <w:sz w:val="28"/>
          <w:szCs w:val="28"/>
        </w:rPr>
        <w:t>SB</w:t>
      </w:r>
      <w:r w:rsidRPr="00790008">
        <w:rPr>
          <w:rStyle w:val="BookTitle"/>
          <w:rFonts w:asciiTheme="minorHAnsi" w:hAnsiTheme="minorHAnsi" w:cstheme="minorHAnsi"/>
          <w:b w:val="0"/>
          <w:bCs w:val="0"/>
          <w:i w:val="0"/>
          <w:iCs w:val="0"/>
          <w:color w:val="000000"/>
          <w:sz w:val="28"/>
          <w:szCs w:val="28"/>
        </w:rPr>
        <w:t xml:space="preserve"> </w:t>
      </w:r>
      <w:r w:rsidRPr="00790008">
        <w:rPr>
          <w:rStyle w:val="BookTitle"/>
          <w:rFonts w:asciiTheme="minorHAnsi" w:hAnsiTheme="minorHAnsi" w:cstheme="minorHAnsi"/>
          <w:b w:val="0"/>
          <w:bCs w:val="0"/>
          <w:color w:val="000000"/>
          <w:sz w:val="28"/>
          <w:szCs w:val="28"/>
        </w:rPr>
        <w:t>7.9.28</w:t>
      </w:r>
      <w:r w:rsidRPr="00790008">
        <w:rPr>
          <w:rStyle w:val="BookTitle"/>
          <w:rFonts w:asciiTheme="minorHAnsi" w:hAnsiTheme="minorHAnsi" w:cstheme="minorHAnsi"/>
          <w:b w:val="0"/>
          <w:bCs w:val="0"/>
          <w:i w:val="0"/>
          <w:iCs w:val="0"/>
          <w:color w:val="000000"/>
          <w:sz w:val="28"/>
          <w:szCs w:val="28"/>
        </w:rPr>
        <w:t>)</w:t>
      </w:r>
    </w:p>
    <w:p w14:paraId="3059A89D"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 Summary of Lord Gaura’s Pastimes</w:t>
      </w:r>
    </w:p>
    <w:p w14:paraId="7AA65098"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 xml:space="preserve">Chapter One: Summary of Lord Gaura’s Pastimes: </w:t>
      </w:r>
    </w:p>
    <w:p w14:paraId="596ED4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five verses of this chapter are the </w:t>
      </w:r>
      <w:r w:rsidRPr="00790008">
        <w:rPr>
          <w:rStyle w:val="BookTitle"/>
          <w:rFonts w:asciiTheme="minorHAnsi" w:hAnsiTheme="minorHAnsi" w:cstheme="minorHAnsi"/>
          <w:b w:val="0"/>
          <w:bCs w:val="0"/>
          <w:i/>
          <w:iCs/>
          <w:color w:val="000000"/>
          <w:sz w:val="28"/>
          <w:szCs w:val="28"/>
        </w:rPr>
        <w:t>maṅgalācaraṇa</w:t>
      </w:r>
      <w:r w:rsidRPr="00790008">
        <w:rPr>
          <w:rStyle w:val="BookTitle"/>
          <w:rFonts w:asciiTheme="minorHAnsi" w:hAnsiTheme="minorHAnsi" w:cstheme="minorHAnsi"/>
          <w:b w:val="0"/>
          <w:bCs w:val="0"/>
          <w:color w:val="000000"/>
          <w:sz w:val="28"/>
          <w:szCs w:val="28"/>
        </w:rPr>
        <w:t xml:space="preserve">, or auspicious invocation verses. In the first verse the author offers his respects to both Śrī Caitanya Mahāprabhu and Nityānanda Prabhu. In the second verse he offers obeisances to only Śrī Caitanya Mahāprabhu, the Supreme Personality of Godhead. In the third verse the author discloses the confidential knowledge that Śrī Caitanya Mahāprabhu is nondifferent from Śrī Kṛṣṇa, the son of Yaśodā, and Nityānanda Prabhu is nondifferent from Śrī Balarāma, the son of Rohiṇī. In the fourth verse the author glorifies the form, qualities, and pastimes of Śrī Caitanyacandra. In the fifth verse the author glorifies the pastimes and characteristics of Śrī Caitanya’s devotees. In the beginning of the book, prayers are offered to the devotees and the worship of devotees is described as superior to the worship of the Supreme Lord. The author then offers obeisances to the original Saṅkarṣaṇa, Śrī Nityānanda-Baladeva, who is not only his spiritual master but who in His incarnation as Saṅkarṣaṇa, or Ananta, serves Śrī Kṛṣṇa Caitanya in ten different forms and who as Śeṣa constantly glorifies the qualities of Śrī Kṛṣṇa Caitanya with His thousands of mouths as He holds the universes on His heads. Śrī Nityānanda Prabhu is worshipable by even Lord Mahādeva, the greatest of the </w:t>
      </w:r>
      <w:r w:rsidRPr="00790008">
        <w:rPr>
          <w:rStyle w:val="BookTitle"/>
          <w:rFonts w:asciiTheme="minorHAnsi" w:hAnsiTheme="minorHAnsi" w:cstheme="minorHAnsi"/>
          <w:b w:val="0"/>
          <w:bCs w:val="0"/>
          <w:color w:val="000000"/>
          <w:sz w:val="28"/>
          <w:szCs w:val="28"/>
        </w:rPr>
        <w:lastRenderedPageBreak/>
        <w:t xml:space="preserve">demigods, therefore He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the spiritual master of the entire universe, and only by His mercy can one attain the eternal service of Śrī Kṛṣṇa Caitanya. The author also establishes that Lord 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eternal, like that of Lord Kṛṣṇa, and he cites evidence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in order to refute oposing views, which are contrary to the conclusions of the scriptures. While describing the glories of Lord Balarāma, the author explains that although Balarāma is nondifferent from Kṛṣṇa, the son of Mahārāja Nanda, He nevertheless serves Kṛṣṇa by accepting various forms such as His friend, brother,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bed, house, umbrella, clothes, ornaments, and seat. The truths regarding Nityānanda-Baladeva, like those of Gaura-Kṛṣṇa, are difficult for even Lord Brahmā and Lord Śiva to understand. In His form as Śeṣa, Lord Balarāma supports the entire universe and constantly glorifies the characteristics of Lord Kṛṣṇa with His thousand mouths. Śrī Nityānanda Prabhu is that same Lord Balarāma. In other words, Śrī Baladeva, who is the original Saṅkarṣaṇa, is Lord Nityānanda. Other than by taking shelter of His lotus feet, there is no means for a living entity to gain freedom from material existence and attain the service of Gaura-Kṛṣṇa. The author composed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by the order and mercy of Śrī Nityānanda Prabhu. He did not exhibit any pride by presenting this great work, rather he humbly states that living entities who are under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cannot possibly describe by their own endeavor the topics of the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Out of His causeless mercy, the Supreme Lord personally manifests in the heart of a living entity who has received the mercy of the spiritual master.</w:t>
      </w:r>
    </w:p>
    <w:p w14:paraId="0BEC40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book the pastimes of Śrī Caitanya Mahāprabhu have been described in three divisions: (1)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mainly comprising the Lord’s scholastic pastimes, (2)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mainly comprising the inauguration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and (3)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mainly comprising the Lord’s distribution of the holy names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Nīlācala. This chapter concludes with a summary of the contents of the entire book.</w:t>
      </w:r>
    </w:p>
    <w:p w14:paraId="016C8606" w14:textId="636D53E4" w:rsidR="00594D06" w:rsidRPr="00790008" w:rsidRDefault="00594D06" w:rsidP="00314C9B">
      <w:pPr>
        <w:jc w:val="center"/>
        <w:rPr>
          <w:rStyle w:val="BookTitle"/>
          <w:rFonts w:asciiTheme="minorHAnsi" w:hAnsiTheme="minorHAnsi" w:cstheme="minorHAnsi"/>
          <w:b w:val="0"/>
          <w:bCs w:val="0"/>
          <w:color w:val="008000"/>
          <w:sz w:val="20"/>
          <w:szCs w:val="20"/>
        </w:rPr>
      </w:pPr>
      <w:r w:rsidRPr="00790008">
        <w:rPr>
          <w:rStyle w:val="BookTitle"/>
          <w:rFonts w:asciiTheme="minorHAnsi" w:hAnsiTheme="minorHAnsi" w:cstheme="minorHAnsi"/>
          <w:b w:val="0"/>
          <w:bCs w:val="0"/>
          <w:color w:val="008000"/>
          <w:sz w:val="20"/>
          <w:szCs w:val="20"/>
        </w:rPr>
        <w:t>Gau</w:t>
      </w:r>
      <w:r w:rsidR="00BB50E4" w:rsidRPr="00790008">
        <w:rPr>
          <w:rStyle w:val="BookTitle"/>
          <w:rFonts w:asciiTheme="minorHAnsi" w:hAnsiTheme="minorHAnsi" w:cstheme="minorHAnsi"/>
          <w:b w:val="0"/>
          <w:bCs w:val="0"/>
          <w:color w:val="008000"/>
          <w:sz w:val="20"/>
          <w:szCs w:val="20"/>
        </w:rPr>
        <w:t>ḍī</w:t>
      </w:r>
      <w:r w:rsidRPr="00790008">
        <w:rPr>
          <w:rStyle w:val="BookTitle"/>
          <w:rFonts w:asciiTheme="minorHAnsi" w:hAnsiTheme="minorHAnsi" w:cstheme="minorHAnsi"/>
          <w:b w:val="0"/>
          <w:bCs w:val="0"/>
          <w:color w:val="008000"/>
          <w:sz w:val="20"/>
          <w:szCs w:val="20"/>
        </w:rPr>
        <w:t>ya-bh</w:t>
      </w:r>
      <w:r w:rsidR="00BB50E4" w:rsidRPr="00790008">
        <w:rPr>
          <w:rStyle w:val="BookTitle"/>
          <w:rFonts w:asciiTheme="minorHAnsi" w:hAnsiTheme="minorHAnsi" w:cstheme="minorHAnsi"/>
          <w:b w:val="0"/>
          <w:bCs w:val="0"/>
          <w:color w:val="008000"/>
          <w:sz w:val="20"/>
          <w:szCs w:val="20"/>
        </w:rPr>
        <w:t>āṣ</w:t>
      </w:r>
      <w:r w:rsidRPr="00790008">
        <w:rPr>
          <w:rStyle w:val="BookTitle"/>
          <w:rFonts w:asciiTheme="minorHAnsi" w:hAnsiTheme="minorHAnsi" w:cstheme="minorHAnsi"/>
          <w:b w:val="0"/>
          <w:bCs w:val="0"/>
          <w:color w:val="008000"/>
          <w:sz w:val="20"/>
          <w:szCs w:val="20"/>
        </w:rPr>
        <w:t>ya</w:t>
      </w:r>
    </w:p>
    <w:p w14:paraId="3B5E4DCD"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Gauḍīya-bhāṣya</w:t>
      </w:r>
    </w:p>
    <w:p w14:paraId="2BDB7F1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āśraya-viṣaya-dvaya,      anyo ’nya-sambhoga-maya,</w:t>
      </w:r>
      <w:r w:rsidRPr="00790008">
        <w:rPr>
          <w:rStyle w:val="BookTitle"/>
          <w:rFonts w:asciiTheme="minorHAnsi" w:hAnsiTheme="minorHAnsi" w:cstheme="minorHAnsi"/>
          <w:b w:val="0"/>
          <w:bCs w:val="0"/>
          <w:color w:val="000000"/>
          <w:sz w:val="28"/>
          <w:szCs w:val="28"/>
        </w:rPr>
        <w:br/>
        <w:t>rādhā-kṛṣṇa mādhurya dekhāya</w:t>
      </w:r>
      <w:r w:rsidRPr="00790008">
        <w:rPr>
          <w:rStyle w:val="BookTitle"/>
          <w:rFonts w:asciiTheme="minorHAnsi" w:hAnsiTheme="minorHAnsi" w:cstheme="minorHAnsi"/>
          <w:b w:val="0"/>
          <w:bCs w:val="0"/>
          <w:color w:val="000000"/>
          <w:sz w:val="28"/>
          <w:szCs w:val="28"/>
        </w:rPr>
        <w:br/>
        <w:t>vipralambha-bhāva-maya,      śrī-caitanya dīnāśraya,</w:t>
      </w:r>
      <w:r w:rsidRPr="00790008">
        <w:rPr>
          <w:rStyle w:val="BookTitle"/>
          <w:rFonts w:asciiTheme="minorHAnsi" w:hAnsiTheme="minorHAnsi" w:cstheme="minorHAnsi"/>
          <w:b w:val="0"/>
          <w:bCs w:val="0"/>
          <w:color w:val="000000"/>
          <w:sz w:val="28"/>
          <w:szCs w:val="28"/>
        </w:rPr>
        <w:br/>
        <w:t>duye mili’ audārya vilāya</w:t>
      </w:r>
    </w:p>
    <w:p w14:paraId="1EA7CE48"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worshipable Lord and His devotee enjoy each other’s association as Rādhā and Kṛṣṇa reveal Their sweet pastimes. The combined form of Rādhā and Kṛṣṇa, Lord Śrī Caitanya, is the shelter of the fallen souls and the personification of audārya, magnanimity, and vipralambha-bhāva, service in separation.</w:t>
      </w:r>
    </w:p>
    <w:p w14:paraId="26A15EB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 rāya-rāmānanda,      gaure vraja-yuva-dvandva</w:t>
      </w:r>
      <w:r w:rsidRPr="00790008">
        <w:rPr>
          <w:rStyle w:val="BookTitle"/>
          <w:rFonts w:asciiTheme="minorHAnsi" w:hAnsiTheme="minorHAnsi" w:cstheme="minorHAnsi"/>
          <w:b w:val="0"/>
          <w:bCs w:val="0"/>
          <w:color w:val="000000"/>
          <w:sz w:val="28"/>
          <w:szCs w:val="28"/>
        </w:rPr>
        <w:br/>
        <w:t>dekhe nija-bhāva-siddha-cakṣe</w:t>
      </w:r>
      <w:r w:rsidRPr="00790008">
        <w:rPr>
          <w:rStyle w:val="BookTitle"/>
          <w:rFonts w:asciiTheme="minorHAnsi" w:hAnsiTheme="minorHAnsi" w:cstheme="minorHAnsi"/>
          <w:b w:val="0"/>
          <w:bCs w:val="0"/>
          <w:color w:val="000000"/>
          <w:sz w:val="28"/>
          <w:szCs w:val="28"/>
        </w:rPr>
        <w:br/>
        <w:t>sei kāle rāya bhūpa,      kṛṣṇera sannyāsi-rūpa,</w:t>
      </w:r>
      <w:r w:rsidRPr="00790008">
        <w:rPr>
          <w:rStyle w:val="BookTitle"/>
          <w:rFonts w:asciiTheme="minorHAnsi" w:hAnsiTheme="minorHAnsi" w:cstheme="minorHAnsi"/>
          <w:b w:val="0"/>
          <w:bCs w:val="0"/>
          <w:color w:val="000000"/>
          <w:sz w:val="28"/>
          <w:szCs w:val="28"/>
        </w:rPr>
        <w:br/>
        <w:t>nāhi pāya sādhakera lakṣye</w:t>
      </w:r>
    </w:p>
    <w:p w14:paraId="17BBAC63"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confidential devotee of Śrī Gaura, Śrī Rāmānanda Rāya, saw with divine eyes that Gaura is the combined form of Rādhā and Kṛṣṇa, he was not able to see the sannyāsī form of Kṛṣṇa.</w:t>
      </w:r>
    </w:p>
    <w:p w14:paraId="15D108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rādhā-bhāve nija-bhrānti,      suvalita rādhā-kānti,</w:t>
      </w:r>
      <w:r w:rsidRPr="00790008">
        <w:rPr>
          <w:rStyle w:val="BookTitle"/>
          <w:rFonts w:asciiTheme="minorHAnsi" w:hAnsiTheme="minorHAnsi" w:cstheme="minorHAnsi"/>
          <w:b w:val="0"/>
          <w:bCs w:val="0"/>
          <w:color w:val="000000"/>
          <w:sz w:val="28"/>
          <w:szCs w:val="28"/>
        </w:rPr>
        <w:br/>
        <w:t>audārye mādhurya aprakāśa</w:t>
      </w:r>
      <w:r w:rsidRPr="00790008">
        <w:rPr>
          <w:rStyle w:val="BookTitle"/>
          <w:rFonts w:asciiTheme="minorHAnsi" w:hAnsiTheme="minorHAnsi" w:cstheme="minorHAnsi"/>
          <w:b w:val="0"/>
          <w:bCs w:val="0"/>
          <w:color w:val="000000"/>
          <w:sz w:val="28"/>
          <w:szCs w:val="28"/>
        </w:rPr>
        <w:br/>
        <w:t>audārye mādhurya-bhrama,      nā karibe tāhe śrama,</w:t>
      </w:r>
      <w:r w:rsidRPr="00790008">
        <w:rPr>
          <w:rStyle w:val="BookTitle"/>
          <w:rFonts w:asciiTheme="minorHAnsi" w:hAnsiTheme="minorHAnsi" w:cstheme="minorHAnsi"/>
          <w:b w:val="0"/>
          <w:bCs w:val="0"/>
          <w:color w:val="000000"/>
          <w:sz w:val="28"/>
          <w:szCs w:val="28"/>
        </w:rPr>
        <w:br/>
        <w:t>bale prabhu-vṛndāvana-dāsa</w:t>
      </w:r>
    </w:p>
    <w:p w14:paraId="0F4ECBC7"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absorbed in the mood of Rādhā, Kṛṣṇa forgets Himself and exhibits Her dazzling complexion. The conjugal pastimes of the Lord are not manifest in His magnanimous pastimes. Vṛndāvana dāsa Ṭhākura teaches us that one should not labor hard to find the conjugal pastimes of the Lord in His magnanimous pastimes.</w:t>
      </w:r>
    </w:p>
    <w:p w14:paraId="5CEC46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gāndharvikā-citta-hārī,      kṛṣṇa—yogye kṛpākārī,</w:t>
      </w:r>
      <w:r w:rsidRPr="00790008">
        <w:rPr>
          <w:rStyle w:val="BookTitle"/>
          <w:rFonts w:asciiTheme="minorHAnsi" w:hAnsiTheme="minorHAnsi" w:cstheme="minorHAnsi"/>
          <w:b w:val="0"/>
          <w:bCs w:val="0"/>
          <w:color w:val="000000"/>
          <w:sz w:val="28"/>
          <w:szCs w:val="28"/>
        </w:rPr>
        <w:br/>
        <w:t>rādhā vinā tiṅho kāro naya</w:t>
      </w:r>
      <w:r w:rsidRPr="00790008">
        <w:rPr>
          <w:rStyle w:val="BookTitle"/>
          <w:rFonts w:asciiTheme="minorHAnsi" w:hAnsiTheme="minorHAnsi" w:cstheme="minorHAnsi"/>
          <w:b w:val="0"/>
          <w:bCs w:val="0"/>
          <w:color w:val="000000"/>
          <w:sz w:val="28"/>
          <w:szCs w:val="28"/>
        </w:rPr>
        <w:br/>
        <w:t>kāṅgāla dīnera saba,      śrī-caitanya dayārṇava,</w:t>
      </w:r>
      <w:r w:rsidRPr="00790008">
        <w:rPr>
          <w:rStyle w:val="BookTitle"/>
          <w:rFonts w:asciiTheme="minorHAnsi" w:hAnsiTheme="minorHAnsi" w:cstheme="minorHAnsi"/>
          <w:b w:val="0"/>
          <w:bCs w:val="0"/>
          <w:color w:val="000000"/>
          <w:sz w:val="28"/>
          <w:szCs w:val="28"/>
        </w:rPr>
        <w:br/>
        <w:t>tāṅre sevi’ tāhā siddha haya</w:t>
      </w:r>
    </w:p>
    <w:p w14:paraId="6F5C0822"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Kṛṣṇa, who enchants the heart of Gāndharvikā and who bestows mercy on the qualified devotees, does not belong to anyone other than Rādhārāṇī. The perfection of attaining His lotus feet is achieved by serving Śrī Caitanya, who is the ocean of mercy and friend of the poor.</w:t>
      </w:r>
    </w:p>
    <w:p w14:paraId="38B0E9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caitanya-nitāi-kathā,      śunile hṛdaya-vyathā,</w:t>
      </w:r>
      <w:r w:rsidRPr="00790008">
        <w:rPr>
          <w:rStyle w:val="BookTitle"/>
          <w:rFonts w:asciiTheme="minorHAnsi" w:hAnsiTheme="minorHAnsi" w:cstheme="minorHAnsi"/>
          <w:b w:val="0"/>
          <w:bCs w:val="0"/>
          <w:color w:val="000000"/>
          <w:sz w:val="28"/>
          <w:szCs w:val="28"/>
        </w:rPr>
        <w:br/>
        <w:t>ciratare yāya suniścita</w:t>
      </w:r>
      <w:r w:rsidRPr="00790008">
        <w:rPr>
          <w:rStyle w:val="BookTitle"/>
          <w:rFonts w:asciiTheme="minorHAnsi" w:hAnsiTheme="minorHAnsi" w:cstheme="minorHAnsi"/>
          <w:b w:val="0"/>
          <w:bCs w:val="0"/>
          <w:color w:val="000000"/>
          <w:sz w:val="28"/>
          <w:szCs w:val="28"/>
        </w:rPr>
        <w:br/>
        <w:t>kṛṣṇe anurāga haya,      viṣaye āsakti-kṣaya,</w:t>
      </w:r>
      <w:r w:rsidRPr="00790008">
        <w:rPr>
          <w:rStyle w:val="BookTitle"/>
          <w:rFonts w:asciiTheme="minorHAnsi" w:hAnsiTheme="minorHAnsi" w:cstheme="minorHAnsi"/>
          <w:b w:val="0"/>
          <w:bCs w:val="0"/>
          <w:color w:val="000000"/>
          <w:sz w:val="28"/>
          <w:szCs w:val="28"/>
        </w:rPr>
        <w:br/>
        <w:t>śrotā labhe nija-nitya-hita</w:t>
      </w:r>
    </w:p>
    <w:p w14:paraId="760B0063"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one hears the topics of Śrī Caitanya and Nityānanda, the pangs of one’s heart are certainly destroyed forever. By this process of hearing one attains the eternal benefit of attachment to Kṛṣṇa and detachment from material </w:t>
      </w:r>
      <w:r w:rsidRPr="00790008">
        <w:rPr>
          <w:rStyle w:val="BookTitle"/>
          <w:rFonts w:asciiTheme="minorHAnsi" w:hAnsiTheme="minorHAnsi" w:cstheme="minorHAnsi"/>
          <w:b/>
          <w:bCs/>
          <w:color w:val="800000"/>
          <w:sz w:val="28"/>
          <w:szCs w:val="28"/>
        </w:rPr>
        <w:lastRenderedPageBreak/>
        <w:t>enjoyment.</w:t>
      </w:r>
    </w:p>
    <w:p w14:paraId="1F1AC7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bhāgavate kṛṣṇa-kathā,      vyāsera lekhanī yathā,</w:t>
      </w:r>
      <w:r w:rsidRPr="00790008">
        <w:rPr>
          <w:rStyle w:val="BookTitle"/>
          <w:rFonts w:asciiTheme="minorHAnsi" w:hAnsiTheme="minorHAnsi" w:cstheme="minorHAnsi"/>
          <w:b w:val="0"/>
          <w:bCs w:val="0"/>
          <w:color w:val="000000"/>
          <w:sz w:val="28"/>
          <w:szCs w:val="28"/>
        </w:rPr>
        <w:br/>
        <w:t>tāra marma vṛndāvana jāni’</w:t>
      </w:r>
      <w:r w:rsidRPr="00790008">
        <w:rPr>
          <w:rStyle w:val="BookTitle"/>
          <w:rFonts w:asciiTheme="minorHAnsi" w:hAnsiTheme="minorHAnsi" w:cstheme="minorHAnsi"/>
          <w:b w:val="0"/>
          <w:bCs w:val="0"/>
          <w:color w:val="000000"/>
          <w:sz w:val="28"/>
          <w:szCs w:val="28"/>
        </w:rPr>
        <w:br/>
        <w:t>śrī-caitanya-bhāgavate,      varṇe anurūpa-mate,</w:t>
      </w:r>
      <w:r w:rsidRPr="00790008">
        <w:rPr>
          <w:rStyle w:val="BookTitle"/>
          <w:rFonts w:asciiTheme="minorHAnsi" w:hAnsiTheme="minorHAnsi" w:cstheme="minorHAnsi"/>
          <w:b w:val="0"/>
          <w:bCs w:val="0"/>
          <w:color w:val="000000"/>
          <w:sz w:val="28"/>
          <w:szCs w:val="28"/>
        </w:rPr>
        <w:br/>
        <w:t>gaura-kṛṣṇe eka kari’ māni’</w:t>
      </w:r>
    </w:p>
    <w:p w14:paraId="615AFB07"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Vṛndāvana dāsa Ṭhākura understood the topics of Kṛṣṇa described by Śrīla Vyāsadeva in the Śrīmad Bhāgavatam, and in the same way He wrote Śrī Caitanya-bhāgavata, describing the pastimes of Gaura, who he accepted as nondifferent from Kṛṣṇa.</w:t>
      </w:r>
    </w:p>
    <w:p w14:paraId="7A5D236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gaurera gaurava-līlā,      śuddha-tattva prakāśilā,</w:t>
      </w:r>
      <w:r w:rsidRPr="00790008">
        <w:rPr>
          <w:rStyle w:val="BookTitle"/>
          <w:rFonts w:asciiTheme="minorHAnsi" w:hAnsiTheme="minorHAnsi" w:cstheme="minorHAnsi"/>
          <w:b w:val="0"/>
          <w:bCs w:val="0"/>
          <w:color w:val="000000"/>
          <w:sz w:val="28"/>
          <w:szCs w:val="28"/>
        </w:rPr>
        <w:br/>
        <w:t>ye nitāi-dāsa vṛndāvana</w:t>
      </w:r>
      <w:r w:rsidRPr="00790008">
        <w:rPr>
          <w:rStyle w:val="BookTitle"/>
          <w:rFonts w:asciiTheme="minorHAnsi" w:hAnsiTheme="minorHAnsi" w:cstheme="minorHAnsi"/>
          <w:b w:val="0"/>
          <w:bCs w:val="0"/>
          <w:color w:val="000000"/>
          <w:sz w:val="28"/>
          <w:szCs w:val="28"/>
        </w:rPr>
        <w:br/>
        <w:t>tāṅhāra padābja dhari’,      anukṣaṇa śiropari,</w:t>
      </w:r>
      <w:r w:rsidRPr="00790008">
        <w:rPr>
          <w:rStyle w:val="BookTitle"/>
          <w:rFonts w:asciiTheme="minorHAnsi" w:hAnsiTheme="minorHAnsi" w:cstheme="minorHAnsi"/>
          <w:b w:val="0"/>
          <w:bCs w:val="0"/>
          <w:color w:val="000000"/>
          <w:sz w:val="28"/>
          <w:szCs w:val="28"/>
        </w:rPr>
        <w:br/>
        <w:t>gauḍīya-bhāṣyera saṅkalana</w:t>
      </w:r>
    </w:p>
    <w:p w14:paraId="6223AA16"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glorious pastimes of Gaura have been revealed by Śrī Vṛndāvana dāsa, the servant of Lord Nityānanda. Following in his footsteps and always keeping his lotus feet on my head, I write the Gauḍīya-bhāṣya commentary on Caitanya-bhāgavata.</w:t>
      </w:r>
    </w:p>
    <w:p w14:paraId="0D410A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śrī-caitanya-bhāgavata,      līlā-maṇi-marakata,</w:t>
      </w:r>
      <w:r w:rsidRPr="00790008">
        <w:rPr>
          <w:rStyle w:val="BookTitle"/>
          <w:rFonts w:asciiTheme="minorHAnsi" w:hAnsiTheme="minorHAnsi" w:cstheme="minorHAnsi"/>
          <w:b w:val="0"/>
          <w:bCs w:val="0"/>
          <w:color w:val="000000"/>
          <w:sz w:val="28"/>
          <w:szCs w:val="28"/>
        </w:rPr>
        <w:br/>
        <w:t>caitanya-nitāi-kathā-sāra</w:t>
      </w:r>
      <w:r w:rsidRPr="00790008">
        <w:rPr>
          <w:rStyle w:val="BookTitle"/>
          <w:rFonts w:asciiTheme="minorHAnsi" w:hAnsiTheme="minorHAnsi" w:cstheme="minorHAnsi"/>
          <w:b w:val="0"/>
          <w:bCs w:val="0"/>
          <w:color w:val="000000"/>
          <w:sz w:val="28"/>
          <w:szCs w:val="28"/>
        </w:rPr>
        <w:br/>
        <w:t>śune sarva-kṣaṇa karṇe,      sahasra-mukhete varṇe,</w:t>
      </w:r>
      <w:r w:rsidRPr="00790008">
        <w:rPr>
          <w:rStyle w:val="BookTitle"/>
          <w:rFonts w:asciiTheme="minorHAnsi" w:hAnsiTheme="minorHAnsi" w:cstheme="minorHAnsi"/>
          <w:b w:val="0"/>
          <w:bCs w:val="0"/>
          <w:color w:val="000000"/>
          <w:sz w:val="28"/>
          <w:szCs w:val="28"/>
        </w:rPr>
        <w:br/>
        <w:t>grantha-rāja-mahimā apāra</w:t>
      </w:r>
    </w:p>
    <w:p w14:paraId="133AAC4E"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Caitanya-bhāgavata is a collection of the jewel-like pastimes of Śrī Caitanya and Nityānanda. One should always hear and chant with thousands of mouths the unsurpassable glorification of the Lord contained in this great book.</w:t>
      </w:r>
    </w:p>
    <w:p w14:paraId="4CF0ED9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śrī-bhaktivinoda-pada,      yāte nāśe bhogi-gada,</w:t>
      </w:r>
      <w:r w:rsidRPr="00790008">
        <w:rPr>
          <w:rStyle w:val="BookTitle"/>
          <w:rFonts w:asciiTheme="minorHAnsi" w:hAnsiTheme="minorHAnsi" w:cstheme="minorHAnsi"/>
          <w:b w:val="0"/>
          <w:bCs w:val="0"/>
          <w:color w:val="000000"/>
          <w:sz w:val="28"/>
          <w:szCs w:val="28"/>
        </w:rPr>
        <w:br/>
        <w:t>śuddha-bhakti yāṅ-ha ’te pracāra</w:t>
      </w:r>
      <w:r w:rsidRPr="00790008">
        <w:rPr>
          <w:rStyle w:val="BookTitle"/>
          <w:rFonts w:asciiTheme="minorHAnsi" w:hAnsiTheme="minorHAnsi" w:cstheme="minorHAnsi"/>
          <w:b w:val="0"/>
          <w:bCs w:val="0"/>
          <w:color w:val="000000"/>
          <w:sz w:val="28"/>
          <w:szCs w:val="28"/>
        </w:rPr>
        <w:br/>
        <w:t>likhite gauḍiya-bhāṣya,      rahu citte tava dāsya,</w:t>
      </w:r>
      <w:r w:rsidRPr="00790008">
        <w:rPr>
          <w:rStyle w:val="BookTitle"/>
          <w:rFonts w:asciiTheme="minorHAnsi" w:hAnsiTheme="minorHAnsi" w:cstheme="minorHAnsi"/>
          <w:b w:val="0"/>
          <w:bCs w:val="0"/>
          <w:color w:val="000000"/>
          <w:sz w:val="28"/>
          <w:szCs w:val="28"/>
        </w:rPr>
        <w:br/>
        <w:t>yāci, prabho! karuṇā tomāra</w:t>
      </w:r>
    </w:p>
    <w:p w14:paraId="51D7E870"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Bhaktivinoda Ṭhākura preached the process of pure devotional service, and his lotus feet destroy the desire for material enjoyment. While writing this Gauḍīya-bhāṣya commentary I beg for his mercy. O Prabhu, let the desire for serving you always remain in my heart.</w:t>
      </w:r>
    </w:p>
    <w:p w14:paraId="62FCF3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hari-vinodera āśā,      bhāgavata-vyākhyā-bhāṣā,</w:t>
      </w:r>
      <w:r w:rsidRPr="00790008">
        <w:rPr>
          <w:rStyle w:val="BookTitle"/>
          <w:rFonts w:asciiTheme="minorHAnsi" w:hAnsiTheme="minorHAnsi" w:cstheme="minorHAnsi"/>
          <w:b w:val="0"/>
          <w:bCs w:val="0"/>
          <w:color w:val="000000"/>
          <w:sz w:val="28"/>
          <w:szCs w:val="28"/>
        </w:rPr>
        <w:br/>
        <w:t>kuñja-sevā kariba yatane</w:t>
      </w:r>
      <w:r w:rsidRPr="00790008">
        <w:rPr>
          <w:rStyle w:val="BookTitle"/>
          <w:rFonts w:asciiTheme="minorHAnsi" w:hAnsiTheme="minorHAnsi" w:cstheme="minorHAnsi"/>
          <w:b w:val="0"/>
          <w:bCs w:val="0"/>
          <w:color w:val="000000"/>
          <w:sz w:val="28"/>
          <w:szCs w:val="28"/>
        </w:rPr>
        <w:br/>
        <w:t>bhakata-karuṇā ha ’le,      sarva-siddhi tabe mile,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nāhi rākhi anya āśā mane</w:t>
      </w:r>
    </w:p>
    <w:p w14:paraId="1D05BFF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desire of Lord Hari and Srila Bhaktivinoda Thakura I am writing this commentary on Śrī Caitanya-bhāgavata. I will attentively serve Their Lordships in the kuñjas. By the mercy of the devotees, one can achieve all perfection. Therefore I do not keep any other desire in my mind.</w:t>
      </w:r>
    </w:p>
    <w:p w14:paraId="00A2836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śuddha-bhakta mūrtimān,      śunaye yāṅhāra kāna,</w:t>
      </w:r>
      <w:r w:rsidRPr="00790008">
        <w:rPr>
          <w:rStyle w:val="BookTitle"/>
          <w:rFonts w:asciiTheme="minorHAnsi" w:hAnsiTheme="minorHAnsi" w:cstheme="minorHAnsi"/>
          <w:b w:val="0"/>
          <w:bCs w:val="0"/>
          <w:color w:val="000000"/>
          <w:sz w:val="28"/>
          <w:szCs w:val="28"/>
        </w:rPr>
        <w:br/>
        <w:t>śrī-caitanya-bhāgavata-gāna</w:t>
      </w:r>
      <w:r w:rsidRPr="00790008">
        <w:rPr>
          <w:rStyle w:val="BookTitle"/>
          <w:rFonts w:asciiTheme="minorHAnsi" w:hAnsiTheme="minorHAnsi" w:cstheme="minorHAnsi"/>
          <w:b w:val="0"/>
          <w:bCs w:val="0"/>
          <w:color w:val="000000"/>
          <w:sz w:val="28"/>
          <w:szCs w:val="28"/>
        </w:rPr>
        <w:br/>
        <w:t>śrī-gaura-kiśora vara,      e dāsera guruvara,</w:t>
      </w:r>
      <w:r w:rsidRPr="00790008">
        <w:rPr>
          <w:rStyle w:val="BookTitle"/>
          <w:rFonts w:asciiTheme="minorHAnsi" w:hAnsiTheme="minorHAnsi" w:cstheme="minorHAnsi"/>
          <w:b w:val="0"/>
          <w:bCs w:val="0"/>
          <w:color w:val="000000"/>
          <w:sz w:val="28"/>
          <w:szCs w:val="28"/>
        </w:rPr>
        <w:br/>
        <w:t>sadā kṛpā kara more dāna</w:t>
      </w:r>
    </w:p>
    <w:p w14:paraId="7597FF5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pure devotees of the Lord hear and chant this Śrī Caitanya-bhāgavata. Śrī Gaurakiśora dāsa Bābājī is the spiritual master of this servant, so I always beg for his mercy.</w:t>
      </w:r>
    </w:p>
    <w:p w14:paraId="632BFFF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śrī-vārṣabhānavī-devī-      āśliṣṭa-dayite sevi’,</w:t>
      </w:r>
      <w:r w:rsidRPr="00790008">
        <w:rPr>
          <w:rStyle w:val="BookTitle"/>
          <w:rFonts w:asciiTheme="minorHAnsi" w:hAnsiTheme="minorHAnsi" w:cstheme="minorHAnsi"/>
          <w:b w:val="0"/>
          <w:bCs w:val="0"/>
          <w:color w:val="000000"/>
          <w:sz w:val="28"/>
          <w:szCs w:val="28"/>
        </w:rPr>
        <w:br/>
        <w:t>yena chāḍi aparādha ghora</w:t>
      </w:r>
      <w:r w:rsidRPr="00790008">
        <w:rPr>
          <w:rStyle w:val="BookTitle"/>
          <w:rFonts w:asciiTheme="minorHAnsi" w:hAnsiTheme="minorHAnsi" w:cstheme="minorHAnsi"/>
          <w:b w:val="0"/>
          <w:bCs w:val="0"/>
          <w:color w:val="000000"/>
          <w:sz w:val="28"/>
          <w:szCs w:val="28"/>
        </w:rPr>
        <w:br/>
        <w:t>śrī-vrajapattane vasi’,      gāndharvike, divā-niśi,</w:t>
      </w:r>
      <w:r w:rsidRPr="00790008">
        <w:rPr>
          <w:rStyle w:val="BookTitle"/>
          <w:rFonts w:asciiTheme="minorHAnsi" w:hAnsiTheme="minorHAnsi" w:cstheme="minorHAnsi"/>
          <w:b w:val="0"/>
          <w:bCs w:val="0"/>
          <w:color w:val="000000"/>
          <w:sz w:val="28"/>
          <w:szCs w:val="28"/>
        </w:rPr>
        <w:br/>
        <w:t>giridhara sevā pāi tora</w:t>
      </w:r>
    </w:p>
    <w:p w14:paraId="2A080EEF"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Vārṣabhānavī dayita dāsa desires to serve the beloved Lord of Śrī Vārṣabhānavīdevī by giving up all offenses. O Gāndharvikā-Giridhārī, I pray day and night for Your service while sitting at Śrī Vrajapattana, Māyāpur.</w:t>
      </w:r>
    </w:p>
    <w:p w14:paraId="1231BCFF" w14:textId="77777777" w:rsidR="00594D06" w:rsidRPr="00790008" w:rsidRDefault="00594D06" w:rsidP="00314C9B">
      <w:pPr>
        <w:jc w:val="center"/>
        <w:rPr>
          <w:rStyle w:val="BookTitle"/>
          <w:rFonts w:asciiTheme="minorHAnsi" w:hAnsiTheme="minorHAnsi" w:cstheme="minorHAnsi"/>
          <w:b w:val="0"/>
          <w:bCs w:val="0"/>
          <w:color w:val="008000"/>
          <w:sz w:val="20"/>
          <w:szCs w:val="20"/>
        </w:rPr>
      </w:pPr>
      <w:r w:rsidRPr="00790008">
        <w:rPr>
          <w:rStyle w:val="BookTitle"/>
          <w:rFonts w:asciiTheme="minorHAnsi" w:hAnsiTheme="minorHAnsi" w:cstheme="minorHAnsi"/>
          <w:b w:val="0"/>
          <w:bCs w:val="0"/>
          <w:color w:val="008000"/>
          <w:sz w:val="20"/>
          <w:szCs w:val="20"/>
        </w:rPr>
        <w:t>Opening Words</w:t>
      </w:r>
    </w:p>
    <w:p w14:paraId="192C31C5"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Opening Words</w:t>
      </w:r>
    </w:p>
    <w:p w14:paraId="4F7E0FB5" w14:textId="20A6D5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original name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was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As Śrī Locana dāsa Ṭhākura, the disciple of Narahari Sarakāra Ṭhākura, wrote another book named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Śrīla Vṛndāvana dāsa Ṭhākura later changed the name of his own book to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in order to differentiate the two books. When Śrīla Kṛṣṇadāsa Kavirāja Gosvāmī refers to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he is referring to this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It is said that Śrīla Vṛndāvana dāsa Ṭhākura changed the name of his book to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by the desire of Śrīmatī Nārāyaṇī devī. Anyway, as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pastimes of Kṛṣṇa are described, in this book the pastimes, particularly the Navadvīpa pastimes, of Śrī Caitanyadeva, who is nondifferent from the son of Nanda, are described.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deals more with Śrī Caitanya’s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Nīlācala and therefore may be accepted as a supplement to Śrīla Vṛndāvana dāsa Ṭhākura’s book. This great </w:t>
      </w:r>
      <w:r w:rsidRPr="00790008">
        <w:rPr>
          <w:rStyle w:val="BookTitle"/>
          <w:rFonts w:asciiTheme="minorHAnsi" w:hAnsiTheme="minorHAnsi" w:cstheme="minorHAnsi"/>
          <w:b w:val="0"/>
          <w:bCs w:val="0"/>
          <w:color w:val="000000"/>
          <w:sz w:val="28"/>
          <w:szCs w:val="28"/>
        </w:rPr>
        <w:lastRenderedPageBreak/>
        <w:t>book is divided into three parts—</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extends up to the Lord’s acceptance of initiation,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extends up to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describes some of the Lord’s pastimes over a period of a few years in Nīlācala. The Lord’s later pastimes in Nīlācala are not described in this book. Such later pastimes were also not described by Śrī Murāri Gupta in his book </w:t>
      </w:r>
      <w:r w:rsidRPr="00790008">
        <w:rPr>
          <w:rStyle w:val="BookTitle"/>
          <w:rFonts w:asciiTheme="minorHAnsi" w:hAnsiTheme="minorHAnsi" w:cstheme="minorHAnsi"/>
          <w:b w:val="0"/>
          <w:bCs w:val="0"/>
          <w:i/>
          <w:iCs/>
          <w:color w:val="000000"/>
          <w:sz w:val="28"/>
          <w:szCs w:val="28"/>
        </w:rPr>
        <w:t>Śrī Caitanya-carita</w:t>
      </w:r>
      <w:r w:rsidRPr="00790008">
        <w:rPr>
          <w:rStyle w:val="BookTitle"/>
          <w:rFonts w:asciiTheme="minorHAnsi" w:hAnsiTheme="minorHAnsi" w:cstheme="minorHAnsi"/>
          <w:b w:val="0"/>
          <w:bCs w:val="0"/>
          <w:color w:val="000000"/>
          <w:sz w:val="28"/>
          <w:szCs w:val="28"/>
        </w:rPr>
        <w:t>.</w:t>
      </w:r>
    </w:p>
    <w:p w14:paraId="3B56097E" w14:textId="6EB6F346" w:rsidR="007F222F" w:rsidRPr="00790008" w:rsidRDefault="007F222F" w:rsidP="00FB48CC">
      <w:pPr>
        <w:spacing w:before="0"/>
        <w:ind w:firstLine="0"/>
        <w:rPr>
          <w:rStyle w:val="BookTitle"/>
          <w:rFonts w:asciiTheme="minorHAnsi" w:hAnsiTheme="minorHAnsi" w:cstheme="minorHAnsi"/>
          <w:b w:val="0"/>
          <w:bCs w:val="0"/>
          <w:color w:val="000000"/>
          <w:sz w:val="28"/>
          <w:szCs w:val="28"/>
        </w:rPr>
      </w:pPr>
    </w:p>
    <w:p w14:paraId="322D74FC" w14:textId="5C98F64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C51972"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C51972"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w:t>
      </w:r>
      <w:r w:rsidRPr="00790008">
        <w:rPr>
          <w:rStyle w:val="BookTitle"/>
          <w:rFonts w:asciiTheme="minorHAnsi" w:hAnsiTheme="minorHAnsi" w:cstheme="minorHAnsi"/>
          <w:b w:val="0"/>
          <w:bCs w:val="0"/>
          <w:vanish w:val="0"/>
          <w:color w:val="000000"/>
          <w:sz w:val="20"/>
          <w:szCs w:val="20"/>
        </w:rPr>
        <w:t>1</w:t>
      </w:r>
    </w:p>
    <w:p w14:paraId="14EDC669"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w:t>
      </w:r>
    </w:p>
    <w:p w14:paraId="15A241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ājānu-lambita-bhujau kanakāvadātau</w:t>
      </w:r>
      <w:r w:rsidRPr="00790008">
        <w:rPr>
          <w:rStyle w:val="BookTitle"/>
          <w:rFonts w:asciiTheme="minorHAnsi" w:hAnsiTheme="minorHAnsi" w:cstheme="minorHAnsi"/>
          <w:b w:val="0"/>
          <w:bCs w:val="0"/>
          <w:color w:val="000000"/>
          <w:sz w:val="28"/>
          <w:szCs w:val="28"/>
        </w:rPr>
        <w:br/>
        <w:t>saṅkīrtanaika-pitarau kamalāyatākṣau</w:t>
      </w:r>
      <w:r w:rsidRPr="00790008">
        <w:rPr>
          <w:rStyle w:val="BookTitle"/>
          <w:rFonts w:asciiTheme="minorHAnsi" w:hAnsiTheme="minorHAnsi" w:cstheme="minorHAnsi"/>
          <w:b w:val="0"/>
          <w:bCs w:val="0"/>
          <w:color w:val="000000"/>
          <w:sz w:val="28"/>
          <w:szCs w:val="28"/>
        </w:rPr>
        <w:br/>
        <w:t>viśvambharau dvija-varau yuga-dharma-pālau</w:t>
      </w:r>
      <w:r w:rsidRPr="00790008">
        <w:rPr>
          <w:rStyle w:val="BookTitle"/>
          <w:rFonts w:asciiTheme="minorHAnsi" w:hAnsiTheme="minorHAnsi" w:cstheme="minorHAnsi"/>
          <w:b w:val="0"/>
          <w:bCs w:val="0"/>
          <w:color w:val="000000"/>
          <w:sz w:val="28"/>
          <w:szCs w:val="28"/>
        </w:rPr>
        <w:br/>
        <w:t>vande jagat priya-karau karuṇāvatārau</w:t>
      </w:r>
    </w:p>
    <w:p w14:paraId="22CC14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Caitanya Mahāprabhu and Śrī Nityānanda Prabhu, whose arms extend down to Their knees, who have golden yellow complexions, and who inaugurated the congregational chanting of the holy names of the Lord. Their eyes resemble the petals of a lotus flower; They are the maintainers of the living entities, the best of the brāhmaṇas, the protectors of religious principles for this age, the benefactors of the universe, and the most merciful of all incarnations.</w:t>
      </w:r>
    </w:p>
    <w:p w14:paraId="6042009A" w14:textId="43049B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first verse of the </w:t>
      </w:r>
      <w:r w:rsidRPr="00790008">
        <w:rPr>
          <w:rStyle w:val="BookTitle"/>
          <w:rFonts w:asciiTheme="minorHAnsi" w:hAnsiTheme="minorHAnsi" w:cstheme="minorHAnsi"/>
          <w:b w:val="0"/>
          <w:bCs w:val="0"/>
          <w:i/>
          <w:iCs/>
          <w:color w:val="000000"/>
          <w:sz w:val="28"/>
          <w:szCs w:val="28"/>
        </w:rPr>
        <w:t>maṅgalācaraṇa</w:t>
      </w:r>
      <w:r w:rsidRPr="00790008">
        <w:rPr>
          <w:rStyle w:val="BookTitle"/>
          <w:rFonts w:asciiTheme="minorHAnsi" w:hAnsiTheme="minorHAnsi" w:cstheme="minorHAnsi"/>
          <w:b w:val="0"/>
          <w:bCs w:val="0"/>
          <w:color w:val="000000"/>
          <w:sz w:val="28"/>
          <w:szCs w:val="28"/>
        </w:rPr>
        <w:t xml:space="preserve"> the forms of Śrī Gaura and Śrī Nityānanda are described. They have long arms that stretch to Their knees, Their complexions are like gold, and Their eyes are like the petals of the lotus flower. These two brothers have been described and adored as the inaugurators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the protectors of religious principles for this age, the maintainers of the living entities, the benefactors of the universe,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the most merciful of all incarnations. Śrī Gaurahari and Śrī Nityānanda are the bestowers of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spiritual masters of the universe, and the fathers of the pure chanting of the holy names. They are both benefactors of the universe, because They preach the principles of </w:t>
      </w:r>
      <w:r w:rsidRPr="00790008">
        <w:rPr>
          <w:rStyle w:val="BookTitle"/>
          <w:rFonts w:asciiTheme="minorHAnsi" w:hAnsiTheme="minorHAnsi" w:cstheme="minorHAnsi"/>
          <w:b w:val="0"/>
          <w:bCs w:val="0"/>
          <w:i/>
          <w:iCs/>
          <w:color w:val="000000"/>
          <w:sz w:val="28"/>
          <w:szCs w:val="28"/>
        </w:rPr>
        <w:t>jīve dayā</w:t>
      </w:r>
      <w:r w:rsidRPr="00790008">
        <w:rPr>
          <w:rStyle w:val="BookTitle"/>
          <w:rFonts w:asciiTheme="minorHAnsi" w:hAnsiTheme="minorHAnsi" w:cstheme="minorHAnsi"/>
          <w:b w:val="0"/>
          <w:bCs w:val="0"/>
          <w:color w:val="000000"/>
          <w:sz w:val="28"/>
          <w:szCs w:val="28"/>
        </w:rPr>
        <w:t xml:space="preserve">, compassion for all living entities. They are addressed as </w:t>
      </w:r>
      <w:r w:rsidRPr="00790008">
        <w:rPr>
          <w:rStyle w:val="BookTitle"/>
          <w:rFonts w:asciiTheme="minorHAnsi" w:hAnsiTheme="minorHAnsi" w:cstheme="minorHAnsi"/>
          <w:b w:val="0"/>
          <w:bCs w:val="0"/>
          <w:i/>
          <w:iCs/>
          <w:color w:val="000000"/>
          <w:sz w:val="28"/>
          <w:szCs w:val="28"/>
        </w:rPr>
        <w:t>karuṇa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xml:space="preserve">, merciful and the maintainers of the universe, because They have preached the religious principles for the Age of Kali, in the form of serving Viṣṇu and the Vaiṣṇavas through the process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which is the only means of deliverance for the people of this age</w:t>
      </w:r>
      <w:r w:rsidRPr="00902537">
        <w:rPr>
          <w:rStyle w:val="BookTitle"/>
          <w:rFonts w:asciiTheme="minorHAnsi" w:hAnsiTheme="minorHAnsi" w:cstheme="minorHAnsi"/>
          <w:b w:val="0"/>
          <w:bCs w:val="0"/>
          <w:color w:val="000000"/>
          <w:sz w:val="28"/>
          <w:szCs w:val="28"/>
          <w:highlight w:val="yellow"/>
          <w:rPrChange w:id="0" w:author="Abhishek Das" w:date="2024-11-10T21:04:00Z">
            <w:rPr>
              <w:rStyle w:val="BookTitle"/>
              <w:rFonts w:asciiTheme="minorHAnsi" w:hAnsiTheme="minorHAnsi" w:cstheme="minorHAnsi"/>
              <w:b w:val="0"/>
              <w:bCs w:val="0"/>
              <w:color w:val="000000"/>
              <w:sz w:val="28"/>
              <w:szCs w:val="28"/>
            </w:rPr>
          </w:rPrChange>
        </w:rPr>
        <w:t xml:space="preserve">. Everyone should follow the principles of such prayers by </w:t>
      </w:r>
      <w:r w:rsidRPr="00902537">
        <w:rPr>
          <w:rStyle w:val="BookTitle"/>
          <w:rFonts w:asciiTheme="minorHAnsi" w:hAnsiTheme="minorHAnsi" w:cstheme="minorHAnsi"/>
          <w:b w:val="0"/>
          <w:bCs w:val="0"/>
          <w:i/>
          <w:iCs/>
          <w:color w:val="000000"/>
          <w:sz w:val="28"/>
          <w:szCs w:val="28"/>
          <w:highlight w:val="yellow"/>
          <w:rPrChange w:id="1" w:author="Abhishek Das" w:date="2024-11-10T21:04:00Z">
            <w:rPr>
              <w:rStyle w:val="BookTitle"/>
              <w:rFonts w:asciiTheme="minorHAnsi" w:hAnsiTheme="minorHAnsi" w:cstheme="minorHAnsi"/>
              <w:b w:val="0"/>
              <w:bCs w:val="0"/>
              <w:i/>
              <w:iCs/>
              <w:color w:val="000000"/>
              <w:sz w:val="28"/>
              <w:szCs w:val="28"/>
            </w:rPr>
          </w:rPrChange>
        </w:rPr>
        <w:t>nāme ruci</w:t>
      </w:r>
      <w:r w:rsidRPr="00902537">
        <w:rPr>
          <w:rStyle w:val="BookTitle"/>
          <w:rFonts w:asciiTheme="minorHAnsi" w:hAnsiTheme="minorHAnsi" w:cstheme="minorHAnsi"/>
          <w:b w:val="0"/>
          <w:bCs w:val="0"/>
          <w:color w:val="000000"/>
          <w:sz w:val="28"/>
          <w:szCs w:val="28"/>
          <w:highlight w:val="yellow"/>
          <w:rPrChange w:id="2" w:author="Abhishek Das" w:date="2024-11-10T21:04:00Z">
            <w:rPr>
              <w:rStyle w:val="BookTitle"/>
              <w:rFonts w:asciiTheme="minorHAnsi" w:hAnsiTheme="minorHAnsi" w:cstheme="minorHAnsi"/>
              <w:b w:val="0"/>
              <w:bCs w:val="0"/>
              <w:color w:val="000000"/>
              <w:sz w:val="28"/>
              <w:szCs w:val="28"/>
            </w:rPr>
          </w:rPrChange>
        </w:rPr>
        <w:t xml:space="preserve">, having a taste for chanting the holy names, </w:t>
      </w:r>
      <w:r w:rsidRPr="00902537">
        <w:rPr>
          <w:rStyle w:val="BookTitle"/>
          <w:rFonts w:asciiTheme="minorHAnsi" w:hAnsiTheme="minorHAnsi" w:cstheme="minorHAnsi"/>
          <w:b w:val="0"/>
          <w:bCs w:val="0"/>
          <w:i/>
          <w:iCs/>
          <w:color w:val="000000"/>
          <w:sz w:val="28"/>
          <w:szCs w:val="28"/>
          <w:highlight w:val="yellow"/>
          <w:rPrChange w:id="3" w:author="Abhishek Das" w:date="2024-11-10T21:04:00Z">
            <w:rPr>
              <w:rStyle w:val="BookTitle"/>
              <w:rFonts w:asciiTheme="minorHAnsi" w:hAnsiTheme="minorHAnsi" w:cstheme="minorHAnsi"/>
              <w:b w:val="0"/>
              <w:bCs w:val="0"/>
              <w:i/>
              <w:iCs/>
              <w:color w:val="000000"/>
              <w:sz w:val="28"/>
              <w:szCs w:val="28"/>
            </w:rPr>
          </w:rPrChange>
        </w:rPr>
        <w:t>jīve dayā</w:t>
      </w:r>
      <w:r w:rsidRPr="00902537">
        <w:rPr>
          <w:rStyle w:val="BookTitle"/>
          <w:rFonts w:asciiTheme="minorHAnsi" w:hAnsiTheme="minorHAnsi" w:cstheme="minorHAnsi"/>
          <w:b w:val="0"/>
          <w:bCs w:val="0"/>
          <w:color w:val="000000"/>
          <w:sz w:val="28"/>
          <w:szCs w:val="28"/>
          <w:highlight w:val="yellow"/>
          <w:rPrChange w:id="4" w:author="Abhishek Das" w:date="2024-11-10T21:04:00Z">
            <w:rPr>
              <w:rStyle w:val="BookTitle"/>
              <w:rFonts w:asciiTheme="minorHAnsi" w:hAnsiTheme="minorHAnsi" w:cstheme="minorHAnsi"/>
              <w:b w:val="0"/>
              <w:bCs w:val="0"/>
              <w:color w:val="000000"/>
              <w:sz w:val="28"/>
              <w:szCs w:val="28"/>
            </w:rPr>
          </w:rPrChange>
        </w:rPr>
        <w:t xml:space="preserve">, showing compassion for </w:t>
      </w:r>
      <w:r w:rsidRPr="00902537">
        <w:rPr>
          <w:rStyle w:val="BookTitle"/>
          <w:rFonts w:asciiTheme="minorHAnsi" w:hAnsiTheme="minorHAnsi" w:cstheme="minorHAnsi"/>
          <w:b w:val="0"/>
          <w:bCs w:val="0"/>
          <w:color w:val="000000"/>
          <w:sz w:val="28"/>
          <w:szCs w:val="28"/>
          <w:highlight w:val="yellow"/>
          <w:rPrChange w:id="5" w:author="Abhishek Das" w:date="2024-11-10T21:04:00Z">
            <w:rPr>
              <w:rStyle w:val="BookTitle"/>
              <w:rFonts w:asciiTheme="minorHAnsi" w:hAnsiTheme="minorHAnsi" w:cstheme="minorHAnsi"/>
              <w:b w:val="0"/>
              <w:bCs w:val="0"/>
              <w:color w:val="000000"/>
              <w:sz w:val="28"/>
              <w:szCs w:val="28"/>
            </w:rPr>
          </w:rPrChange>
        </w:rPr>
        <w:lastRenderedPageBreak/>
        <w:t xml:space="preserve">other living entities, and </w:t>
      </w:r>
      <w:r w:rsidRPr="00902537">
        <w:rPr>
          <w:rStyle w:val="BookTitle"/>
          <w:rFonts w:asciiTheme="minorHAnsi" w:hAnsiTheme="minorHAnsi" w:cstheme="minorHAnsi"/>
          <w:b w:val="0"/>
          <w:bCs w:val="0"/>
          <w:i/>
          <w:iCs/>
          <w:color w:val="000000"/>
          <w:sz w:val="28"/>
          <w:szCs w:val="28"/>
          <w:highlight w:val="yellow"/>
          <w:rPrChange w:id="6" w:author="Abhishek Das" w:date="2024-11-10T21:04:00Z">
            <w:rPr>
              <w:rStyle w:val="BookTitle"/>
              <w:rFonts w:asciiTheme="minorHAnsi" w:hAnsiTheme="minorHAnsi" w:cstheme="minorHAnsi"/>
              <w:b w:val="0"/>
              <w:bCs w:val="0"/>
              <w:i/>
              <w:iCs/>
              <w:color w:val="000000"/>
              <w:sz w:val="28"/>
              <w:szCs w:val="28"/>
            </w:rPr>
          </w:rPrChange>
        </w:rPr>
        <w:t>vaiṣṇava-seva</w:t>
      </w:r>
      <w:r w:rsidRPr="00902537">
        <w:rPr>
          <w:rStyle w:val="BookTitle"/>
          <w:rFonts w:asciiTheme="minorHAnsi" w:hAnsiTheme="minorHAnsi" w:cstheme="minorHAnsi"/>
          <w:b w:val="0"/>
          <w:bCs w:val="0"/>
          <w:color w:val="000000"/>
          <w:sz w:val="28"/>
          <w:szCs w:val="28"/>
          <w:highlight w:val="yellow"/>
          <w:rPrChange w:id="7" w:author="Abhishek Das" w:date="2024-11-10T21:04:00Z">
            <w:rPr>
              <w:rStyle w:val="BookTitle"/>
              <w:rFonts w:asciiTheme="minorHAnsi" w:hAnsiTheme="minorHAnsi" w:cstheme="minorHAnsi"/>
              <w:b w:val="0"/>
              <w:bCs w:val="0"/>
              <w:color w:val="000000"/>
              <w:sz w:val="28"/>
              <w:szCs w:val="28"/>
            </w:rPr>
          </w:rPrChange>
        </w:rPr>
        <w:t>, serving the Vaiṣṇavas.</w:t>
      </w:r>
      <w:r w:rsidRPr="00790008">
        <w:rPr>
          <w:rStyle w:val="BookTitle"/>
          <w:rFonts w:asciiTheme="minorHAnsi" w:hAnsiTheme="minorHAnsi" w:cstheme="minorHAnsi"/>
          <w:b w:val="0"/>
          <w:bCs w:val="0"/>
          <w:color w:val="000000"/>
          <w:sz w:val="28"/>
          <w:szCs w:val="28"/>
        </w:rPr>
        <w:t xml:space="preserve"> By using </w:t>
      </w:r>
      <w:r w:rsidRPr="00790008">
        <w:rPr>
          <w:rStyle w:val="BookTitle"/>
          <w:rFonts w:asciiTheme="minorHAnsi" w:hAnsiTheme="minorHAnsi" w:cstheme="minorHAnsi"/>
          <w:b w:val="0"/>
          <w:bCs w:val="0"/>
          <w:i/>
          <w:iCs/>
          <w:color w:val="000000"/>
          <w:sz w:val="28"/>
          <w:szCs w:val="28"/>
        </w:rPr>
        <w:t>dvi-vacana</w:t>
      </w:r>
      <w:r w:rsidRPr="00790008">
        <w:rPr>
          <w:rStyle w:val="BookTitle"/>
          <w:rFonts w:asciiTheme="minorHAnsi" w:hAnsiTheme="minorHAnsi" w:cstheme="minorHAnsi"/>
          <w:b w:val="0"/>
          <w:bCs w:val="0"/>
          <w:color w:val="000000"/>
          <w:sz w:val="28"/>
          <w:szCs w:val="28"/>
        </w:rPr>
        <w:t xml:space="preserve"> [the verb form for two] rather than </w:t>
      </w:r>
      <w:r w:rsidRPr="00790008">
        <w:rPr>
          <w:rStyle w:val="BookTitle"/>
          <w:rFonts w:asciiTheme="minorHAnsi" w:hAnsiTheme="minorHAnsi" w:cstheme="minorHAnsi"/>
          <w:b w:val="0"/>
          <w:bCs w:val="0"/>
          <w:i/>
          <w:iCs/>
          <w:color w:val="000000"/>
          <w:sz w:val="28"/>
          <w:szCs w:val="28"/>
        </w:rPr>
        <w:t xml:space="preserve">bahu-vacana </w:t>
      </w:r>
      <w:r w:rsidRPr="00790008">
        <w:rPr>
          <w:rStyle w:val="BookTitle"/>
          <w:rFonts w:asciiTheme="minorHAnsi" w:hAnsiTheme="minorHAnsi" w:cstheme="minorHAnsi"/>
          <w:b w:val="0"/>
          <w:bCs w:val="0"/>
          <w:color w:val="000000"/>
          <w:sz w:val="28"/>
          <w:szCs w:val="28"/>
        </w:rPr>
        <w:t>[plura</w:t>
      </w:r>
      <w:bookmarkStart w:id="8" w:name="_GoBack"/>
      <w:bookmarkEnd w:id="8"/>
      <w:r w:rsidRPr="00790008">
        <w:rPr>
          <w:rStyle w:val="BookTitle"/>
          <w:rFonts w:asciiTheme="minorHAnsi" w:hAnsiTheme="minorHAnsi" w:cstheme="minorHAnsi"/>
          <w:b w:val="0"/>
          <w:bCs w:val="0"/>
          <w:color w:val="000000"/>
          <w:sz w:val="28"/>
          <w:szCs w:val="28"/>
        </w:rPr>
        <w:t xml:space="preserve">l verb form] it is established that Their preaching, mercy, and protection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is different from that found in seminal succession.</w:t>
      </w:r>
    </w:p>
    <w:p w14:paraId="5F1DEE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arms of great personalities stretch to their knees, as indicated by the words </w:t>
      </w:r>
      <w:r w:rsidRPr="00790008">
        <w:rPr>
          <w:rStyle w:val="BookTitle"/>
          <w:rFonts w:asciiTheme="minorHAnsi" w:hAnsiTheme="minorHAnsi" w:cstheme="minorHAnsi"/>
          <w:b w:val="0"/>
          <w:bCs w:val="0"/>
          <w:i/>
          <w:iCs/>
          <w:color w:val="000000"/>
          <w:sz w:val="28"/>
          <w:szCs w:val="28"/>
        </w:rPr>
        <w:t>ājānu-lambita-bhujau</w:t>
      </w:r>
      <w:r w:rsidRPr="00790008">
        <w:rPr>
          <w:rStyle w:val="BookTitle"/>
          <w:rFonts w:asciiTheme="minorHAnsi" w:hAnsiTheme="minorHAnsi" w:cstheme="minorHAnsi"/>
          <w:b w:val="0"/>
          <w:bCs w:val="0"/>
          <w:color w:val="000000"/>
          <w:sz w:val="28"/>
          <w:szCs w:val="28"/>
        </w:rPr>
        <w:t xml:space="preserve">, whereas ordinary people’s arms are not like that. Śrī Gaura and Śrī Nityānanda are both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who have appeared in this world. All the symptoms of great personalities were found in Their transcendental bodies.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3.42-44): “One who measures four cubits in height and in breadth by his own hand is celebrated as a great personality. Such a person is called </w:t>
      </w:r>
      <w:r w:rsidRPr="00790008">
        <w:rPr>
          <w:rStyle w:val="BookTitle"/>
          <w:rFonts w:asciiTheme="minorHAnsi" w:hAnsiTheme="minorHAnsi" w:cstheme="minorHAnsi"/>
          <w:b w:val="0"/>
          <w:bCs w:val="0"/>
          <w:i/>
          <w:iCs/>
          <w:color w:val="000000"/>
          <w:sz w:val="28"/>
          <w:szCs w:val="28"/>
        </w:rPr>
        <w:t>nyagrodha-parimaṇḍala</w:t>
      </w:r>
      <w:r w:rsidRPr="00790008">
        <w:rPr>
          <w:rStyle w:val="BookTitle"/>
          <w:rFonts w:asciiTheme="minorHAnsi" w:hAnsiTheme="minorHAnsi" w:cstheme="minorHAnsi"/>
          <w:b w:val="0"/>
          <w:bCs w:val="0"/>
          <w:color w:val="000000"/>
          <w:sz w:val="28"/>
          <w:szCs w:val="28"/>
        </w:rPr>
        <w:t xml:space="preserve">. Śrī Caitanya Mahāprabhu, who personifies all good qualities, has the body of a </w:t>
      </w:r>
      <w:r w:rsidRPr="00790008">
        <w:rPr>
          <w:rStyle w:val="BookTitle"/>
          <w:rFonts w:asciiTheme="minorHAnsi" w:hAnsiTheme="minorHAnsi" w:cstheme="minorHAnsi"/>
          <w:b w:val="0"/>
          <w:bCs w:val="0"/>
          <w:i/>
          <w:iCs/>
          <w:color w:val="000000"/>
          <w:sz w:val="28"/>
          <w:szCs w:val="28"/>
        </w:rPr>
        <w:t>nyagrodha-parimaṇḍala</w:t>
      </w:r>
      <w:r w:rsidRPr="00790008">
        <w:rPr>
          <w:rStyle w:val="BookTitle"/>
          <w:rFonts w:asciiTheme="minorHAnsi" w:hAnsiTheme="minorHAnsi" w:cstheme="minorHAnsi"/>
          <w:b w:val="0"/>
          <w:bCs w:val="0"/>
          <w:color w:val="000000"/>
          <w:sz w:val="28"/>
          <w:szCs w:val="28"/>
        </w:rPr>
        <w:t>. His arms are long enough to reach His knees, His eyes are just like lotus flowers, His nose is like a sesame flower, and His face is as beautiful as the moon.”</w:t>
      </w:r>
    </w:p>
    <w:p w14:paraId="1A54C8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kanakāvadātau</w:t>
      </w:r>
      <w:r w:rsidRPr="00790008">
        <w:rPr>
          <w:rStyle w:val="BookTitle"/>
          <w:rFonts w:asciiTheme="minorHAnsi" w:hAnsiTheme="minorHAnsi" w:cstheme="minorHAnsi"/>
          <w:b w:val="0"/>
          <w:bCs w:val="0"/>
          <w:color w:val="000000"/>
          <w:sz w:val="28"/>
          <w:szCs w:val="28"/>
        </w:rPr>
        <w:t xml:space="preserve"> is explained as follows: Since They both perform pastimes in the mood of devotees, Their complexions are golden. They are the </w:t>
      </w:r>
      <w:r w:rsidRPr="00790008">
        <w:rPr>
          <w:rStyle w:val="BookTitle"/>
          <w:rFonts w:asciiTheme="minorHAnsi" w:hAnsiTheme="minorHAnsi" w:cstheme="minorHAnsi"/>
          <w:b w:val="0"/>
          <w:bCs w:val="0"/>
          <w:i/>
          <w:iCs/>
          <w:color w:val="000000"/>
          <w:sz w:val="28"/>
          <w:szCs w:val="28"/>
        </w:rPr>
        <w:t>viṣaya-vigraha</w:t>
      </w:r>
      <w:r w:rsidRPr="00790008">
        <w:rPr>
          <w:rStyle w:val="BookTitle"/>
          <w:rFonts w:asciiTheme="minorHAnsi" w:hAnsiTheme="minorHAnsi" w:cstheme="minorHAnsi"/>
          <w:b w:val="0"/>
          <w:bCs w:val="0"/>
          <w:color w:val="000000"/>
          <w:sz w:val="28"/>
          <w:szCs w:val="28"/>
        </w:rPr>
        <w:t xml:space="preserve">, or shelter of all devotees, They are the source of all spiritual beauty, and They attract all living entities. Lord Caitanya is the Supreme Personality of Godhead, and Lord Nityānanda is His personal manifestation. As stated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Dāna-dharma, Viṣṇu-sahasra-nāma-stotra,</w:t>
      </w:r>
      <w:r w:rsidRPr="00790008">
        <w:rPr>
          <w:rStyle w:val="BookTitle"/>
          <w:rFonts w:asciiTheme="minorHAnsi" w:hAnsiTheme="minorHAnsi" w:cstheme="minorHAnsi"/>
          <w:b w:val="0"/>
          <w:bCs w:val="0"/>
          <w:color w:val="000000"/>
          <w:sz w:val="28"/>
          <w:szCs w:val="28"/>
        </w:rPr>
        <w:t xml:space="preserve"> 149.92, 75 </w:t>
      </w:r>
      <w:r w:rsidRPr="00790008">
        <w:rPr>
          <w:rStyle w:val="EndnoteReference"/>
          <w:rFonts w:asciiTheme="minorHAnsi" w:hAnsiTheme="minorHAnsi" w:cstheme="minorHAnsi"/>
        </w:rPr>
        <w:endnoteReference w:id="1"/>
      </w:r>
      <w:r w:rsidRPr="00790008">
        <w:rPr>
          <w:rStyle w:val="BookTitle"/>
          <w:rFonts w:asciiTheme="minorHAnsi" w:hAnsiTheme="minorHAnsi" w:cstheme="minorHAnsi"/>
          <w:b w:val="0"/>
          <w:bCs w:val="0"/>
          <w:color w:val="000000"/>
          <w:sz w:val="28"/>
          <w:szCs w:val="28"/>
        </w:rPr>
        <w:t xml:space="preserve">1: </w:t>
      </w:r>
      <w:r w:rsidRPr="00790008">
        <w:rPr>
          <w:rStyle w:val="BookTitle"/>
          <w:rFonts w:asciiTheme="minorHAnsi" w:hAnsiTheme="minorHAnsi" w:cstheme="minorHAnsi"/>
          <w:b w:val="0"/>
          <w:bCs w:val="0"/>
          <w:i/>
          <w:iCs/>
          <w:color w:val="000000"/>
          <w:sz w:val="28"/>
          <w:szCs w:val="28"/>
        </w:rPr>
        <w:t>suvarṇa-varṇo hemāṅgo varāṅgaś candanāṅgadī</w:t>
      </w:r>
      <w:r w:rsidRPr="00790008">
        <w:rPr>
          <w:rStyle w:val="BookTitle"/>
          <w:rFonts w:asciiTheme="minorHAnsi" w:hAnsiTheme="minorHAnsi" w:cstheme="minorHAnsi"/>
          <w:b w:val="0"/>
          <w:bCs w:val="0"/>
          <w:color w:val="000000"/>
          <w:sz w:val="28"/>
          <w:szCs w:val="28"/>
        </w:rPr>
        <w:t>—“In His early pastimes He appears as a householder with a golden complexion. His limbs are beautiful, and His body, smeared with the pulp of sandalwood, seems like molten gold.”</w:t>
      </w:r>
    </w:p>
    <w:p w14:paraId="4198C7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saṅkīrtanaika-pitarau</w:t>
      </w:r>
      <w:r w:rsidRPr="00790008">
        <w:rPr>
          <w:rStyle w:val="BookTitle"/>
          <w:rFonts w:asciiTheme="minorHAnsi" w:hAnsiTheme="minorHAnsi" w:cstheme="minorHAnsi"/>
          <w:b w:val="0"/>
          <w:bCs w:val="0"/>
          <w:color w:val="000000"/>
          <w:sz w:val="28"/>
          <w:szCs w:val="28"/>
        </w:rPr>
        <w:t xml:space="preserve"> indicate that Śrī Gaura-Nityānanda are the inaugurators of the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xml:space="preserve"> movement. 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3.76) as follows:</w:t>
      </w:r>
    </w:p>
    <w:p w14:paraId="1D2E0A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saṅkīrtana-pravartaka śrī-kṛṣṇa-caitanya</w:t>
      </w:r>
      <w:r w:rsidRPr="00790008">
        <w:rPr>
          <w:rStyle w:val="BookTitle"/>
          <w:rFonts w:asciiTheme="minorHAnsi" w:hAnsiTheme="minorHAnsi" w:cstheme="minorHAnsi"/>
          <w:b w:val="0"/>
          <w:bCs w:val="0"/>
          <w:color w:val="000000"/>
          <w:sz w:val="28"/>
          <w:szCs w:val="28"/>
        </w:rPr>
        <w:br/>
        <w:t>saṅkīrtana-yajñe tāṅre bhaje, sei dhanya</w:t>
      </w:r>
    </w:p>
    <w:p w14:paraId="0A57B8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Caitanya is the initiator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[congregational chanting of the holy name of the Lord]. One who worships Him through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is fortunate indeed.”</w:t>
      </w:r>
    </w:p>
    <w:p w14:paraId="624D512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using the </w:t>
      </w:r>
      <w:r w:rsidRPr="00790008">
        <w:rPr>
          <w:rStyle w:val="BookTitle"/>
          <w:rFonts w:asciiTheme="minorHAnsi" w:hAnsiTheme="minorHAnsi" w:cstheme="minorHAnsi"/>
          <w:b w:val="0"/>
          <w:bCs w:val="0"/>
          <w:i/>
          <w:iCs/>
          <w:color w:val="000000"/>
          <w:sz w:val="28"/>
          <w:szCs w:val="28"/>
        </w:rPr>
        <w:t>dvi-vacana</w:t>
      </w:r>
      <w:r w:rsidRPr="00790008">
        <w:rPr>
          <w:rStyle w:val="BookTitle"/>
          <w:rFonts w:asciiTheme="minorHAnsi" w:hAnsiTheme="minorHAnsi" w:cstheme="minorHAnsi"/>
          <w:b w:val="0"/>
          <w:bCs w:val="0"/>
          <w:color w:val="000000"/>
          <w:sz w:val="28"/>
          <w:szCs w:val="28"/>
        </w:rPr>
        <w:t xml:space="preserve"> form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xml:space="preserve">, both Viśvarūpa and Viśvambhara are indicated. Śrī Gaura and Śrī Nityānanda are both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and since They have distributed love of God to the world through the chanting of the holy names, They are known as Viśvambhara. Śrī Nityānanda and Śrī Viśvarūpa are one. Please refer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(4.47-49) of this book. Śrīla </w:t>
      </w:r>
      <w:r w:rsidRPr="00790008">
        <w:rPr>
          <w:rStyle w:val="BookTitle"/>
          <w:rFonts w:asciiTheme="minorHAnsi" w:hAnsiTheme="minorHAnsi" w:cstheme="minorHAnsi"/>
          <w:b w:val="0"/>
          <w:bCs w:val="0"/>
          <w:color w:val="000000"/>
          <w:sz w:val="28"/>
          <w:szCs w:val="28"/>
        </w:rPr>
        <w:lastRenderedPageBreak/>
        <w:t xml:space="preserve">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3.32-33) as follows: “In His early pastimes He is known as Viśvambhara because He floods the world with the nectar of devotion and thus saves the living beings. The verbal root </w:t>
      </w:r>
      <w:r w:rsidRPr="00790008">
        <w:rPr>
          <w:rStyle w:val="BookTitle"/>
          <w:rFonts w:asciiTheme="minorHAnsi" w:hAnsiTheme="minorHAnsi" w:cstheme="minorHAnsi"/>
          <w:b w:val="0"/>
          <w:bCs w:val="0"/>
          <w:i/>
          <w:iCs/>
          <w:color w:val="000000"/>
          <w:sz w:val="28"/>
          <w:szCs w:val="28"/>
        </w:rPr>
        <w:t>ḍubhṛñ</w:t>
      </w:r>
      <w:r w:rsidRPr="00790008">
        <w:rPr>
          <w:rStyle w:val="BookTitle"/>
          <w:rFonts w:asciiTheme="minorHAnsi" w:hAnsiTheme="minorHAnsi" w:cstheme="minorHAnsi"/>
          <w:b w:val="0"/>
          <w:bCs w:val="0"/>
          <w:color w:val="000000"/>
          <w:sz w:val="28"/>
          <w:szCs w:val="28"/>
        </w:rPr>
        <w:t xml:space="preserve"> [which is the root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indicates nourishing and maintaining. He [Lord Caitanya] nourishes and maintains the three worlds by distributing love of God.”</w:t>
      </w:r>
    </w:p>
    <w:p w14:paraId="4B2F12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reference to the word </w:t>
      </w:r>
      <w:r w:rsidRPr="00790008">
        <w:rPr>
          <w:rStyle w:val="BookTitle"/>
          <w:rFonts w:asciiTheme="minorHAnsi" w:hAnsiTheme="minorHAnsi" w:cstheme="minorHAnsi"/>
          <w:b w:val="0"/>
          <w:bCs w:val="0"/>
          <w:i/>
          <w:iCs/>
          <w:color w:val="000000"/>
          <w:sz w:val="28"/>
          <w:szCs w:val="28"/>
        </w:rPr>
        <w:t xml:space="preserve">viśvambhara </w:t>
      </w:r>
      <w:r w:rsidRPr="00790008">
        <w:rPr>
          <w:rStyle w:val="BookTitle"/>
          <w:rFonts w:asciiTheme="minorHAnsi" w:hAnsiTheme="minorHAnsi" w:cstheme="minorHAnsi"/>
          <w:b w:val="0"/>
          <w:bCs w:val="0"/>
          <w:color w:val="000000"/>
          <w:sz w:val="28"/>
          <w:szCs w:val="28"/>
        </w:rPr>
        <w:t xml:space="preserve">is given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second </w:t>
      </w:r>
      <w:r w:rsidRPr="00790008">
        <w:rPr>
          <w:rStyle w:val="BookTitle"/>
          <w:rFonts w:asciiTheme="minorHAnsi" w:hAnsiTheme="minorHAnsi" w:cstheme="minorHAnsi"/>
          <w:b w:val="0"/>
          <w:bCs w:val="0"/>
          <w:i/>
          <w:iCs/>
          <w:color w:val="000000"/>
          <w:sz w:val="28"/>
          <w:szCs w:val="28"/>
        </w:rPr>
        <w:t>khāṇḍa</w:t>
      </w:r>
      <w:r w:rsidRPr="00790008">
        <w:rPr>
          <w:rStyle w:val="BookTitle"/>
          <w:rFonts w:asciiTheme="minorHAnsi" w:hAnsiTheme="minorHAnsi" w:cstheme="minorHAnsi"/>
          <w:b w:val="0"/>
          <w:bCs w:val="0"/>
          <w:color w:val="000000"/>
          <w:sz w:val="28"/>
          <w:szCs w:val="28"/>
        </w:rPr>
        <w:t xml:space="preserve">, third </w:t>
      </w:r>
      <w:r w:rsidRPr="00790008">
        <w:rPr>
          <w:rStyle w:val="BookTitle"/>
          <w:rFonts w:asciiTheme="minorHAnsi" w:hAnsiTheme="minorHAnsi" w:cstheme="minorHAnsi"/>
          <w:b w:val="0"/>
          <w:bCs w:val="0"/>
          <w:i/>
          <w:iCs/>
          <w:color w:val="000000"/>
          <w:sz w:val="28"/>
          <w:szCs w:val="28"/>
        </w:rPr>
        <w:t>prapāṭhaka</w:t>
      </w:r>
      <w:r w:rsidRPr="00790008">
        <w:rPr>
          <w:rStyle w:val="BookTitle"/>
          <w:rFonts w:asciiTheme="minorHAnsi" w:hAnsiTheme="minorHAnsi" w:cstheme="minorHAnsi"/>
          <w:b w:val="0"/>
          <w:bCs w:val="0"/>
          <w:color w:val="000000"/>
          <w:sz w:val="28"/>
          <w:szCs w:val="28"/>
        </w:rPr>
        <w:t xml:space="preserve">, fourth </w:t>
      </w:r>
      <w:r w:rsidRPr="00790008">
        <w:rPr>
          <w:rStyle w:val="BookTitle"/>
          <w:rFonts w:asciiTheme="minorHAnsi" w:hAnsiTheme="minorHAnsi" w:cstheme="minorHAnsi"/>
          <w:b w:val="0"/>
          <w:bCs w:val="0"/>
          <w:i/>
          <w:iCs/>
          <w:color w:val="000000"/>
          <w:sz w:val="28"/>
          <w:szCs w:val="28"/>
        </w:rPr>
        <w:t>anuvāk</w:t>
      </w:r>
      <w:r w:rsidRPr="00790008">
        <w:rPr>
          <w:rStyle w:val="BookTitle"/>
          <w:rFonts w:asciiTheme="minorHAnsi" w:hAnsiTheme="minorHAnsi" w:cstheme="minorHAnsi"/>
          <w:b w:val="0"/>
          <w:bCs w:val="0"/>
          <w:color w:val="000000"/>
          <w:sz w:val="28"/>
          <w:szCs w:val="28"/>
        </w:rPr>
        <w:t xml:space="preserve">, fifth mantra) as follows: </w:t>
      </w:r>
      <w:r w:rsidRPr="00790008">
        <w:rPr>
          <w:rStyle w:val="BookTitle"/>
          <w:rFonts w:asciiTheme="minorHAnsi" w:hAnsiTheme="minorHAnsi" w:cstheme="minorHAnsi"/>
          <w:b w:val="0"/>
          <w:bCs w:val="0"/>
          <w:i/>
          <w:iCs/>
          <w:color w:val="000000"/>
          <w:sz w:val="28"/>
          <w:szCs w:val="28"/>
        </w:rPr>
        <w:t>viśvambhara viśvena mā bharasā pāhi svāhā</w:t>
      </w:r>
      <w:r w:rsidRPr="00790008">
        <w:rPr>
          <w:rStyle w:val="BookTitle"/>
          <w:rFonts w:asciiTheme="minorHAnsi" w:hAnsiTheme="minorHAnsi" w:cstheme="minorHAnsi"/>
          <w:b w:val="0"/>
          <w:bCs w:val="0"/>
          <w:color w:val="000000"/>
          <w:sz w:val="28"/>
          <w:szCs w:val="28"/>
        </w:rPr>
        <w:t>—“Please preserve me by sustaining the universe, O Viśvambhara, upholder of the universe.”</w:t>
      </w:r>
    </w:p>
    <w:p w14:paraId="67E277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generally refers to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who have undergone the purificatory processes, but here the word </w:t>
      </w:r>
      <w:r w:rsidRPr="00790008">
        <w:rPr>
          <w:rStyle w:val="BookTitle"/>
          <w:rFonts w:asciiTheme="minorHAnsi" w:hAnsiTheme="minorHAnsi" w:cstheme="minorHAnsi"/>
          <w:b w:val="0"/>
          <w:bCs w:val="0"/>
          <w:i/>
          <w:iCs/>
          <w:color w:val="000000"/>
          <w:sz w:val="28"/>
          <w:szCs w:val="28"/>
        </w:rPr>
        <w:t>dvija-varau</w:t>
      </w:r>
      <w:r w:rsidRPr="00790008">
        <w:rPr>
          <w:rStyle w:val="BookTitle"/>
          <w:rFonts w:asciiTheme="minorHAnsi" w:hAnsiTheme="minorHAnsi" w:cstheme="minorHAnsi"/>
          <w:b w:val="0"/>
          <w:bCs w:val="0"/>
          <w:color w:val="000000"/>
          <w:sz w:val="28"/>
          <w:szCs w:val="28"/>
        </w:rPr>
        <w:t xml:space="preserve"> refers to Lord Caitanya and Lord Nityānanda, who are dressed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who have taken the role of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Only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meant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because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are not qualified. So according to </w:t>
      </w:r>
      <w:r w:rsidRPr="00790008">
        <w:rPr>
          <w:rStyle w:val="BookTitle"/>
          <w:rFonts w:asciiTheme="minorHAnsi" w:hAnsiTheme="minorHAnsi" w:cstheme="minorHAnsi"/>
          <w:b w:val="0"/>
          <w:bCs w:val="0"/>
          <w:i/>
          <w:iCs/>
          <w:color w:val="000000"/>
          <w:sz w:val="28"/>
          <w:szCs w:val="28"/>
        </w:rPr>
        <w:t xml:space="preserve">āśrama </w:t>
      </w:r>
      <w:r w:rsidRPr="00790008">
        <w:rPr>
          <w:rStyle w:val="BookTitle"/>
          <w:rFonts w:asciiTheme="minorHAnsi" w:hAnsiTheme="minorHAnsi" w:cstheme="minorHAnsi"/>
          <w:b w:val="0"/>
          <w:bCs w:val="0"/>
          <w:color w:val="000000"/>
          <w:sz w:val="28"/>
          <w:szCs w:val="28"/>
        </w:rPr>
        <w:t xml:space="preserve">consideration, only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addressed as </w:t>
      </w:r>
      <w:r w:rsidRPr="00790008">
        <w:rPr>
          <w:rStyle w:val="BookTitle"/>
          <w:rFonts w:asciiTheme="minorHAnsi" w:hAnsiTheme="minorHAnsi" w:cstheme="minorHAnsi"/>
          <w:b w:val="0"/>
          <w:bCs w:val="0"/>
          <w:i/>
          <w:iCs/>
          <w:color w:val="000000"/>
          <w:sz w:val="28"/>
          <w:szCs w:val="28"/>
        </w:rPr>
        <w:t>dvija-vara</w:t>
      </w:r>
      <w:r w:rsidRPr="00790008">
        <w:rPr>
          <w:rStyle w:val="BookTitle"/>
          <w:rFonts w:asciiTheme="minorHAnsi" w:hAnsiTheme="minorHAnsi" w:cstheme="minorHAnsi"/>
          <w:b w:val="0"/>
          <w:bCs w:val="0"/>
          <w:color w:val="000000"/>
          <w:sz w:val="28"/>
          <w:szCs w:val="28"/>
        </w:rPr>
        <w:t xml:space="preserve">. Both Śrī Gaura and Śrī Nityānanda took the role of </w:t>
      </w:r>
      <w:r w:rsidRPr="00790008">
        <w:rPr>
          <w:rStyle w:val="BookTitle"/>
          <w:rFonts w:asciiTheme="minorHAnsi" w:hAnsiTheme="minorHAnsi" w:cstheme="minorHAnsi"/>
          <w:b w:val="0"/>
          <w:bCs w:val="0"/>
          <w:i/>
          <w:iCs/>
          <w:color w:val="000000"/>
          <w:sz w:val="28"/>
          <w:szCs w:val="28"/>
        </w:rPr>
        <w:t>jagad-guru ācāryas</w:t>
      </w:r>
      <w:r w:rsidRPr="00790008">
        <w:rPr>
          <w:rStyle w:val="BookTitle"/>
          <w:rFonts w:asciiTheme="minorHAnsi" w:hAnsiTheme="minorHAnsi" w:cstheme="minorHAnsi"/>
          <w:b w:val="0"/>
          <w:bCs w:val="0"/>
          <w:color w:val="000000"/>
          <w:sz w:val="28"/>
          <w:szCs w:val="28"/>
        </w:rPr>
        <w:t xml:space="preserve"> and taught devotional service of the Lord to the people of this world, therefore They are the crest jewels amongst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this incarnation They did not consider Themselves cowherd boys and perform pastimes like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with any cowherd damsels either in Gauḍa-deśa or in Orissa. If one wants to destroy the distinction between the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pastimes of Vṛndāvana and the </w:t>
      </w:r>
      <w:r w:rsidRPr="00790008">
        <w:rPr>
          <w:rStyle w:val="BookTitle"/>
          <w:rFonts w:asciiTheme="minorHAnsi" w:hAnsiTheme="minorHAnsi" w:cstheme="minorHAnsi"/>
          <w:b w:val="0"/>
          <w:bCs w:val="0"/>
          <w:i/>
          <w:iCs/>
          <w:color w:val="000000"/>
          <w:sz w:val="28"/>
          <w:szCs w:val="28"/>
        </w:rPr>
        <w:t xml:space="preserve">audārya </w:t>
      </w:r>
      <w:r w:rsidRPr="00790008">
        <w:rPr>
          <w:rStyle w:val="BookTitle"/>
          <w:rFonts w:asciiTheme="minorHAnsi" w:hAnsiTheme="minorHAnsi" w:cstheme="minorHAnsi"/>
          <w:b w:val="0"/>
          <w:bCs w:val="0"/>
          <w:color w:val="000000"/>
          <w:sz w:val="28"/>
          <w:szCs w:val="28"/>
        </w:rPr>
        <w:t xml:space="preserve">pastimes of Navadvīpa, then he will commit </w:t>
      </w:r>
      <w:r w:rsidRPr="00790008">
        <w:rPr>
          <w:rStyle w:val="BookTitle"/>
          <w:rFonts w:asciiTheme="minorHAnsi" w:hAnsiTheme="minorHAnsi" w:cstheme="minorHAnsi"/>
          <w:b w:val="0"/>
          <w:bCs w:val="0"/>
          <w:i/>
          <w:iCs/>
          <w:color w:val="000000"/>
          <w:sz w:val="28"/>
          <w:szCs w:val="28"/>
        </w:rPr>
        <w:t xml:space="preserve">rasābhāsa </w:t>
      </w:r>
      <w:r w:rsidRPr="00790008">
        <w:rPr>
          <w:rStyle w:val="BookTitle"/>
          <w:rFonts w:asciiTheme="minorHAnsi" w:hAnsiTheme="minorHAnsi" w:cstheme="minorHAnsi"/>
          <w:b w:val="0"/>
          <w:bCs w:val="0"/>
          <w:color w:val="000000"/>
          <w:sz w:val="28"/>
          <w:szCs w:val="28"/>
        </w:rPr>
        <w:t>and fall into hell due to the offense of opposing the conclusions of the author [Vṛndāvana dāsa Ṭhākura] and Rāmānanda Rāya.</w:t>
      </w:r>
    </w:p>
    <w:p w14:paraId="7600E1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dvija-varau</w:t>
      </w:r>
      <w:r w:rsidRPr="00790008">
        <w:rPr>
          <w:rStyle w:val="BookTitle"/>
          <w:rFonts w:asciiTheme="minorHAnsi" w:hAnsiTheme="minorHAnsi" w:cstheme="minorHAnsi"/>
          <w:b w:val="0"/>
          <w:bCs w:val="0"/>
          <w:color w:val="000000"/>
          <w:sz w:val="28"/>
          <w:szCs w:val="28"/>
        </w:rPr>
        <w:t xml:space="preserve"> may alternatively refer to </w:t>
      </w:r>
      <w:r w:rsidRPr="00790008">
        <w:rPr>
          <w:rStyle w:val="BookTitle"/>
          <w:rFonts w:asciiTheme="minorHAnsi" w:hAnsiTheme="minorHAnsi" w:cstheme="minorHAnsi"/>
          <w:b w:val="0"/>
          <w:bCs w:val="0"/>
          <w:i/>
          <w:iCs/>
          <w:color w:val="000000"/>
          <w:sz w:val="28"/>
          <w:szCs w:val="28"/>
        </w:rPr>
        <w:t>dvija-rajau</w:t>
      </w:r>
      <w:r w:rsidRPr="00790008">
        <w:rPr>
          <w:rStyle w:val="BookTitle"/>
          <w:rFonts w:asciiTheme="minorHAnsi" w:hAnsiTheme="minorHAnsi" w:cstheme="minorHAnsi"/>
          <w:b w:val="0"/>
          <w:bCs w:val="0"/>
          <w:color w:val="000000"/>
          <w:sz w:val="28"/>
          <w:szCs w:val="28"/>
        </w:rPr>
        <w:t>, or two full moons that have simultaneously arisen.</w:t>
      </w:r>
    </w:p>
    <w:p w14:paraId="1AE3C4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yuga</w:t>
      </w:r>
      <w:r w:rsidRPr="00790008">
        <w:rPr>
          <w:rStyle w:val="BookTitle"/>
          <w:rFonts w:asciiTheme="minorHAnsi" w:hAnsiTheme="minorHAnsi" w:cstheme="minorHAnsi"/>
          <w:b w:val="0"/>
          <w:bCs w:val="0"/>
          <w:color w:val="000000"/>
          <w:sz w:val="28"/>
          <w:szCs w:val="28"/>
        </w:rPr>
        <w:t xml:space="preserve"> is explained as follows: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consists of 4,320,000 earthly years. A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or day of Brahmā, consists of 1,000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In this day of Brahmā there are 14 Manus, each of whom rule for 71 such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A 1/10</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Kali-yuga, a 2/10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Dvāpara-yuga, a 3/10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Tretā-yuga, and a 4/10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Satya-yuga.</w:t>
      </w:r>
    </w:p>
    <w:p w14:paraId="2EF917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process of self-realization for Satya-yuga is meditation, for Tretā-yuga is sacrifice, for Dvāpara-yuga is Deity worship, and for </w:t>
      </w:r>
      <w:r w:rsidRPr="00790008">
        <w:rPr>
          <w:rStyle w:val="BookTitle"/>
          <w:rFonts w:asciiTheme="minorHAnsi" w:hAnsiTheme="minorHAnsi" w:cstheme="minorHAnsi"/>
          <w:b w:val="0"/>
          <w:bCs w:val="0"/>
          <w:color w:val="000000"/>
          <w:sz w:val="28"/>
          <w:szCs w:val="28"/>
        </w:rPr>
        <w:lastRenderedPageBreak/>
        <w:t xml:space="preserve">Kali-yuga is congregational chanting of the holy names of the Lord.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(12.3.52):</w:t>
      </w:r>
    </w:p>
    <w:p w14:paraId="2501399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kṛte yad dhyāyato viṣṇuṁ      tretāyāṁ yajato makhaiḥ</w:t>
      </w:r>
      <w:r w:rsidRPr="00790008">
        <w:rPr>
          <w:rStyle w:val="BookTitle"/>
          <w:rFonts w:asciiTheme="minorHAnsi" w:hAnsiTheme="minorHAnsi" w:cstheme="minorHAnsi"/>
          <w:b w:val="0"/>
          <w:bCs w:val="0"/>
          <w:color w:val="000000"/>
          <w:sz w:val="28"/>
          <w:szCs w:val="28"/>
        </w:rPr>
        <w:br/>
        <w:t>dvāpare paricaryāyāṁ      kalau tad dhari-kīrtanāt</w:t>
      </w:r>
    </w:p>
    <w:p w14:paraId="3B0A95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“Whatever result was obtained in Satya-yuga by meditating on Viṣṇu, in Tretā-yuga by performing sacrifices, and in Dvāpara-yuga by serving the Lord’s lotus feet can be obtained in Kali-yuga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(12.3.51) it is stated:</w:t>
      </w:r>
    </w:p>
    <w:p w14:paraId="2015DB7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kaler doṣa-nidhe rājann      asti hy eko mahān guṇaḥ</w:t>
      </w:r>
      <w:r w:rsidRPr="00790008">
        <w:rPr>
          <w:rStyle w:val="BookTitle"/>
          <w:rFonts w:asciiTheme="minorHAnsi" w:hAnsiTheme="minorHAnsi" w:cstheme="minorHAnsi"/>
          <w:b w:val="0"/>
          <w:bCs w:val="0"/>
          <w:color w:val="000000"/>
          <w:sz w:val="28"/>
          <w:szCs w:val="28"/>
        </w:rPr>
        <w:br/>
        <w:t>kīrtanād eva kṛṣṇasya      mukta-saṅgaḥ paraṁ vrajet</w:t>
      </w:r>
    </w:p>
    <w:p w14:paraId="019226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King, although Kali-yuga is an ocean of faults, there is still one good quality about this age: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one can become free from material bondage and be promoted to the transcendental kingdom.”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(11.5.36) further states:</w:t>
      </w:r>
    </w:p>
    <w:p w14:paraId="5EE178C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kaliṁ sabhājayanty āryā      guṇa jñāḥ sāra-bhāginaḥ</w:t>
      </w:r>
      <w:r w:rsidRPr="00790008">
        <w:rPr>
          <w:rStyle w:val="BookTitle"/>
          <w:rFonts w:asciiTheme="minorHAnsi" w:hAnsiTheme="minorHAnsi" w:cstheme="minorHAnsi"/>
          <w:b w:val="0"/>
          <w:bCs w:val="0"/>
          <w:color w:val="000000"/>
          <w:sz w:val="28"/>
          <w:szCs w:val="28"/>
        </w:rPr>
        <w:br/>
        <w:t>yatra saṅkīrtanenaiva      sarva-svārtho ’bhilabhyate</w:t>
      </w:r>
    </w:p>
    <w:p w14:paraId="0AE37F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actually advanced in knowledge are able to appreciate the essential value of this Age of Kali. Such enlightened persons worship Kali-yuga because in this fallen age all perfection of life can easily be achieved by the performance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(6.2.17) it is stated:</w:t>
      </w:r>
    </w:p>
    <w:p w14:paraId="54A402C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dhyāyan kṛte yajan yajñais      tretāyāṁ dvāpare ’rcayan</w:t>
      </w:r>
      <w:r w:rsidRPr="00790008">
        <w:rPr>
          <w:rStyle w:val="BookTitle"/>
          <w:rFonts w:asciiTheme="minorHAnsi" w:hAnsiTheme="minorHAnsi" w:cstheme="minorHAnsi"/>
          <w:b w:val="0"/>
          <w:bCs w:val="0"/>
          <w:color w:val="000000"/>
          <w:sz w:val="28"/>
          <w:szCs w:val="28"/>
        </w:rPr>
        <w:br/>
        <w:t>yad āpnoti tad āpnoti      kalau saṅkīrtya keśavam</w:t>
      </w:r>
    </w:p>
    <w:p w14:paraId="330C5E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“Whatever is achieved by meditation in Satya-yuga, by the performance of sacrifice in Tretā-yuga, and by the worship of Lord Kṛṣṇa’s lotus feet in Dvāpara-yuga is obtained in the Age of Kali simply by glorifying the name of Lord Keśava.”</w:t>
      </w:r>
    </w:p>
    <w:p w14:paraId="7CA42A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yuga-dharma-pālau</w:t>
      </w:r>
      <w:r w:rsidRPr="00790008">
        <w:rPr>
          <w:rStyle w:val="BookTitle"/>
          <w:rFonts w:asciiTheme="minorHAnsi" w:hAnsiTheme="minorHAnsi" w:cstheme="minorHAnsi"/>
          <w:b w:val="0"/>
          <w:bCs w:val="0"/>
          <w:color w:val="000000"/>
          <w:sz w:val="28"/>
          <w:szCs w:val="28"/>
        </w:rPr>
        <w:t xml:space="preserve"> is described as follows: According to the scriptures dealing with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or fruitive activities, the religious principle for the Age of Kali is charity. But as the maintainers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two most magnanimous Lords, Śrī Gaura and Śrī Nityānanda, have inaugurated the congregational chanting of the holy names of Kṛṣṇa.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 and 10.8.9) says:</w:t>
      </w:r>
    </w:p>
    <w:p w14:paraId="4100867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4C333B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Age of Kali, intelligent persons perform congregational chanting to worship the incarnation of Godhead who constantly sings the names of Kṛṣṇa. </w:t>
      </w:r>
      <w:r w:rsidRPr="00790008">
        <w:rPr>
          <w:rStyle w:val="BookTitle"/>
          <w:rFonts w:asciiTheme="minorHAnsi" w:hAnsiTheme="minorHAnsi" w:cstheme="minorHAnsi"/>
          <w:b w:val="0"/>
          <w:bCs w:val="0"/>
          <w:color w:val="000000"/>
          <w:sz w:val="28"/>
          <w:szCs w:val="28"/>
        </w:rPr>
        <w:lastRenderedPageBreak/>
        <w:t>Although His complexion is not blackish, He is Kṛṣṇa Himself. He is accompanied by His associates, servants, weapons and confidential companions.”</w:t>
      </w:r>
    </w:p>
    <w:p w14:paraId="648A06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āsan varṇās trayo hy asya      gṛhṇato ’nuyugaṁ tanūḥ</w:t>
      </w:r>
      <w:r w:rsidRPr="00790008">
        <w:rPr>
          <w:rStyle w:val="BookTitle"/>
          <w:rFonts w:asciiTheme="minorHAnsi" w:hAnsiTheme="minorHAnsi" w:cstheme="minorHAnsi"/>
          <w:b w:val="0"/>
          <w:bCs w:val="0"/>
          <w:color w:val="000000"/>
          <w:sz w:val="28"/>
          <w:szCs w:val="28"/>
        </w:rPr>
        <w:br/>
        <w:t>śuklo raktas tathā pīta      idānīṁ kṛṣṇatāṁ gataḥ</w:t>
      </w:r>
    </w:p>
    <w:p w14:paraId="1E2D42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“Your son Kṛṣṇa appears as an incarnation in every millennium. In the past, He assumed three different colors—white, red, and yellow—and now He has appeared in a blackish color. [In another Dvāpara-yuga, He appeared (as Lord Rāmacandra) in the color of </w:t>
      </w:r>
      <w:r w:rsidRPr="00790008">
        <w:rPr>
          <w:rStyle w:val="BookTitle"/>
          <w:rFonts w:asciiTheme="minorHAnsi" w:hAnsiTheme="minorHAnsi" w:cstheme="minorHAnsi"/>
          <w:b w:val="0"/>
          <w:bCs w:val="0"/>
          <w:i/>
          <w:iCs/>
          <w:color w:val="000000"/>
          <w:sz w:val="28"/>
          <w:szCs w:val="28"/>
        </w:rPr>
        <w:t>śuka</w:t>
      </w:r>
      <w:r w:rsidRPr="00790008">
        <w:rPr>
          <w:rStyle w:val="BookTitle"/>
          <w:rFonts w:asciiTheme="minorHAnsi" w:hAnsiTheme="minorHAnsi" w:cstheme="minorHAnsi"/>
          <w:b w:val="0"/>
          <w:bCs w:val="0"/>
          <w:color w:val="000000"/>
          <w:sz w:val="28"/>
          <w:szCs w:val="28"/>
        </w:rPr>
        <w:t>, a parrot.] All such incarnations have now assembled in Kṛṣṇa.]”</w:t>
      </w:r>
    </w:p>
    <w:p w14:paraId="495F0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 Rūpa Gosvāmī has offered his obeisances unto Śrī Kṛṣṇa Caitanyadeva as follows:</w:t>
      </w:r>
    </w:p>
    <w:p w14:paraId="5D00008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namo mahā-vadānyāya      kṛṣṇa-prema-pradāya te</w:t>
      </w:r>
      <w:r w:rsidRPr="00790008">
        <w:rPr>
          <w:rStyle w:val="BookTitle"/>
          <w:rFonts w:asciiTheme="minorHAnsi" w:hAnsiTheme="minorHAnsi" w:cstheme="minorHAnsi"/>
          <w:b w:val="0"/>
          <w:bCs w:val="0"/>
          <w:color w:val="000000"/>
          <w:sz w:val="28"/>
          <w:szCs w:val="28"/>
        </w:rPr>
        <w:br/>
        <w:t>kṛṣṇāya kṛṣṇa-caitanya-      nāmne gaura-tviṣe namaḥ</w:t>
      </w:r>
    </w:p>
    <w:p w14:paraId="64224C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offer my respectful obeisances unto the Supreme Lord Śrī Kṛṣṇa Caitanya, who is more magnanimous than any other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even Kṛṣṇa Himself, because He is bestowing freely what no one else has ever given—pure love of Kṛṣṇa.” In other words, magnanimity is Śrī Caitanya Mahāprabhu</w:t>
      </w:r>
      <w:r w:rsidRPr="00790008">
        <w:rPr>
          <w:rStyle w:val="BookTitle"/>
          <w:rFonts w:asciiTheme="minorHAnsi" w:hAnsiTheme="minorHAnsi" w:cstheme="minorHAnsi"/>
          <w:b w:val="0"/>
          <w:bCs w:val="0"/>
          <w:i/>
          <w:iCs/>
          <w:color w:val="000000"/>
          <w:sz w:val="28"/>
          <w:szCs w:val="28"/>
        </w:rPr>
        <w:t>’</w:t>
      </w:r>
      <w:r w:rsidRPr="00790008">
        <w:rPr>
          <w:rStyle w:val="BookTitle"/>
          <w:rFonts w:asciiTheme="minorHAnsi" w:hAnsiTheme="minorHAnsi" w:cstheme="minorHAnsi"/>
          <w:b w:val="0"/>
          <w:bCs w:val="0"/>
          <w:color w:val="000000"/>
          <w:sz w:val="28"/>
          <w:szCs w:val="28"/>
        </w:rPr>
        <w:t xml:space="preserve">s characteristic and distributing love of Kṛṣṇa is His pastime. Śrīla Kavirāja Gosvāmī has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8.15):</w:t>
      </w:r>
    </w:p>
    <w:p w14:paraId="12D27A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śrī-kṛṣṇa-caitanya-dayā karaha vicāra</w:t>
      </w:r>
      <w:r w:rsidRPr="00790008">
        <w:rPr>
          <w:rStyle w:val="BookTitle"/>
          <w:rFonts w:asciiTheme="minorHAnsi" w:hAnsiTheme="minorHAnsi" w:cstheme="minorHAnsi"/>
          <w:b w:val="0"/>
          <w:bCs w:val="0"/>
          <w:color w:val="000000"/>
          <w:sz w:val="28"/>
          <w:szCs w:val="28"/>
        </w:rPr>
        <w:br/>
        <w:t>vicāra karite citte pābe camatkāra</w:t>
      </w:r>
    </w:p>
    <w:p w14:paraId="2FAF740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you are indeed interested in logic and argument, kindly apply it to the mercy of Śrī Caitanya Mahāprabhu. If you do so, you will find it to be strikingly wonderful.”</w:t>
      </w:r>
    </w:p>
    <w:p w14:paraId="7902EE8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Bhaktivinoda Ṭhākura has written about this mercy as follows: </w:t>
      </w:r>
      <w:r w:rsidRPr="00790008">
        <w:rPr>
          <w:rStyle w:val="BookTitle"/>
          <w:rFonts w:asciiTheme="minorHAnsi" w:hAnsiTheme="minorHAnsi" w:cstheme="minorHAnsi"/>
          <w:b w:val="0"/>
          <w:bCs w:val="0"/>
          <w:i/>
          <w:iCs/>
          <w:color w:val="000000"/>
          <w:sz w:val="28"/>
          <w:szCs w:val="28"/>
        </w:rPr>
        <w:t>(dayāla) nitāi-caitanya bale’ ḍākre āmāra mana</w:t>
      </w:r>
      <w:r w:rsidRPr="00790008">
        <w:rPr>
          <w:rStyle w:val="BookTitle"/>
          <w:rFonts w:asciiTheme="minorHAnsi" w:hAnsiTheme="minorHAnsi" w:cstheme="minorHAnsi"/>
          <w:b w:val="0"/>
          <w:bCs w:val="0"/>
          <w:color w:val="000000"/>
          <w:sz w:val="28"/>
          <w:szCs w:val="28"/>
        </w:rPr>
        <w:t xml:space="preserve">—“My dear mind, please chant the names of the most merciful Nitāi-Caitanya.” Actually the charity given by Śrī Gaura-Nityānanda is matchless, supreme, and unique. They are both maintainers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performers of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and bestowers of unalloyed mercy.</w:t>
      </w:r>
    </w:p>
    <w:p w14:paraId="0084D3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jagat priya-karau</w:t>
      </w:r>
      <w:r w:rsidRPr="00790008">
        <w:rPr>
          <w:rStyle w:val="BookTitle"/>
          <w:rFonts w:asciiTheme="minorHAnsi" w:hAnsiTheme="minorHAnsi" w:cstheme="minorHAnsi"/>
          <w:b w:val="0"/>
          <w:bCs w:val="0"/>
          <w:color w:val="000000"/>
          <w:sz w:val="28"/>
          <w:szCs w:val="28"/>
        </w:rPr>
        <w:t xml:space="preserve"> indicate that Śrī Gaura-Nityānanda are the benefactors of the universe. Śrīla Kṛṣṇadāsa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1.86, 102) as follows:</w:t>
      </w:r>
    </w:p>
    <w:p w14:paraId="02AE2E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dui jagatere haiyā sadaya</w:t>
      </w:r>
      <w:r w:rsidRPr="00790008">
        <w:rPr>
          <w:rStyle w:val="BookTitle"/>
          <w:rFonts w:asciiTheme="minorHAnsi" w:hAnsiTheme="minorHAnsi" w:cstheme="minorHAnsi"/>
          <w:b w:val="0"/>
          <w:bCs w:val="0"/>
          <w:color w:val="000000"/>
          <w:sz w:val="28"/>
          <w:szCs w:val="28"/>
        </w:rPr>
        <w:br/>
        <w:t>gauḍa-deśe pūrva-śaile karilā udaya</w:t>
      </w:r>
    </w:p>
    <w:p w14:paraId="6F4033D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candra sūrya dui parama sadaya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jagatera bhāgye gauḍe karilā udaya</w:t>
      </w:r>
    </w:p>
    <w:p w14:paraId="0D1120B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“These two have arisen over the eastern horizon of Gauḍa-deśa [West Bengal], being compassionate for the fallen state of the world. These two, the sun and moon, are very kind to the people of the world. Thus for the good fortune of all, They have appeared on the horizon of Bengal.”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 further states:</w:t>
      </w:r>
    </w:p>
    <w:p w14:paraId="652116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vande śrī-kṛṣṇa-caitanya-      nityānandau sahoditau</w:t>
      </w:r>
      <w:r w:rsidRPr="00790008">
        <w:rPr>
          <w:rStyle w:val="BookTitle"/>
          <w:rFonts w:asciiTheme="minorHAnsi" w:hAnsiTheme="minorHAnsi" w:cstheme="minorHAnsi"/>
          <w:b w:val="0"/>
          <w:bCs w:val="0"/>
          <w:color w:val="000000"/>
          <w:sz w:val="28"/>
          <w:szCs w:val="28"/>
        </w:rPr>
        <w:br/>
        <w:t>gauḍodaye puṣpavantau      citrau śan-dau tamo-nudau</w:t>
      </w:r>
    </w:p>
    <w:p w14:paraId="415A96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offer my respectful obeisances unto Śrī Kṛṣṇa Caitanya and Lord Nityānanda, who are like the sun and moon. They have arisen simultaneously on the horizon of Gauḍa to dissipate the darkness of ignorance and thus wonderfully bestow benediction upon all.”</w:t>
      </w:r>
    </w:p>
    <w:p w14:paraId="4B5DD380" w14:textId="1D2679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karuṇāvatārau</w:t>
      </w:r>
      <w:r w:rsidRPr="00790008">
        <w:rPr>
          <w:rStyle w:val="BookTitle"/>
          <w:rFonts w:asciiTheme="minorHAnsi" w:hAnsiTheme="minorHAnsi" w:cstheme="minorHAnsi"/>
          <w:b w:val="0"/>
          <w:bCs w:val="0"/>
          <w:color w:val="000000"/>
          <w:sz w:val="28"/>
          <w:szCs w:val="28"/>
        </w:rPr>
        <w:t xml:space="preserve">, the two merciful incarnations, Śrīla Rūpa Gosvāmī has written about Lord Caitanya Mahāprabhu in the introduction to his </w:t>
      </w:r>
      <w:r w:rsidRPr="00790008">
        <w:rPr>
          <w:rStyle w:val="BookTitle"/>
          <w:rFonts w:asciiTheme="minorHAnsi" w:hAnsiTheme="minorHAnsi" w:cstheme="minorHAnsi"/>
          <w:b w:val="0"/>
          <w:bCs w:val="0"/>
          <w:i/>
          <w:iCs/>
          <w:color w:val="000000"/>
          <w:sz w:val="28"/>
          <w:szCs w:val="28"/>
        </w:rPr>
        <w:t>Vidagdha-mādhava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anarpita-carīṁ cirāt karuṇayāvatīrṇaḥ kalau</w:t>
      </w:r>
      <w:r w:rsidRPr="00790008">
        <w:rPr>
          <w:rStyle w:val="BookTitle"/>
          <w:rFonts w:asciiTheme="minorHAnsi" w:hAnsiTheme="minorHAnsi" w:cstheme="minorHAnsi"/>
          <w:b w:val="0"/>
          <w:bCs w:val="0"/>
          <w:color w:val="000000"/>
          <w:sz w:val="28"/>
          <w:szCs w:val="28"/>
        </w:rPr>
        <w:t xml:space="preserve">—“He has appeared in the Age of Kali by His causeless mercy to bestow what no incarnation ever offered before.” 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5.207-208, 216): “Who in this world but Nityānanda could show His mercy to such an abominable person as me? Because He is intoxicated by ecstatic love and is an incarnation of mercy, He does not distinguish between the good and the bad. The mercy of Lord Nityānanda showed me Śrī Madana-mohana and gave me Śrī Madana-mohana as my Lord and master.”</w:t>
      </w:r>
    </w:p>
    <w:p w14:paraId="681B7FD1" w14:textId="020366AC" w:rsidR="00D170F8" w:rsidRPr="00790008" w:rsidRDefault="00D170F8" w:rsidP="00FB48CC">
      <w:pPr>
        <w:spacing w:before="0"/>
        <w:ind w:firstLine="0"/>
        <w:rPr>
          <w:rStyle w:val="BookTitle"/>
          <w:rFonts w:asciiTheme="minorHAnsi" w:hAnsiTheme="minorHAnsi" w:cstheme="minorHAnsi"/>
          <w:b w:val="0"/>
          <w:bCs w:val="0"/>
          <w:color w:val="000000"/>
          <w:sz w:val="28"/>
          <w:szCs w:val="28"/>
        </w:rPr>
      </w:pPr>
    </w:p>
    <w:p w14:paraId="6987AC91" w14:textId="34732D85"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9C6254"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9C6254"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w:t>
      </w:r>
      <w:r w:rsidRPr="00790008">
        <w:rPr>
          <w:rStyle w:val="BookTitle"/>
          <w:rFonts w:asciiTheme="minorHAnsi" w:hAnsiTheme="minorHAnsi" w:cstheme="minorHAnsi"/>
          <w:b w:val="0"/>
          <w:bCs w:val="0"/>
          <w:vanish w:val="0"/>
          <w:color w:val="000000"/>
          <w:sz w:val="20"/>
          <w:szCs w:val="20"/>
        </w:rPr>
        <w:t>2</w:t>
      </w:r>
    </w:p>
    <w:p w14:paraId="14F413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008000"/>
          <w:sz w:val="28"/>
          <w:szCs w:val="28"/>
        </w:rPr>
        <w:t>2</w:t>
      </w:r>
    </w:p>
    <w:p w14:paraId="313D8F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 trikāla satyāya      jagannātha sutāya ca</w:t>
      </w:r>
      <w:r w:rsidRPr="00790008">
        <w:rPr>
          <w:rStyle w:val="BookTitle"/>
          <w:rFonts w:asciiTheme="minorHAnsi" w:hAnsiTheme="minorHAnsi" w:cstheme="minorHAnsi"/>
          <w:b w:val="0"/>
          <w:bCs w:val="0"/>
          <w:color w:val="000000"/>
          <w:sz w:val="28"/>
          <w:szCs w:val="28"/>
        </w:rPr>
        <w:br/>
        <w:t>sa-bhṛtyāya sa-putrāya      sa-kalatrāya te namaḥ</w:t>
      </w:r>
    </w:p>
    <w:p w14:paraId="6F9EC8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 my Lord! You are eternally existing—in the past, present, and future—yet You are the son of Śrī Jagannātha Miśra. I offer my repeated obeisances unto You along with Your associates (Your devotee servants), Your sons (Your Gosvāmī disciples or the processes of devotional service, such as the congregational chanting of the holy name), and Your consorts (who, according to regulative principles, refer to Viṣṇupriyā, who is Bhū-śakti, Lakṣmīpriyā, who is Śrī-śakti, and Navadvīpa, which is Nīlā, Līlā, or Durgā, and, according to devotional principles, refer to the two Gadādharas, Narahari, Rāmānanda, Jagadānanda, </w:t>
      </w:r>
      <w:r w:rsidRPr="00790008">
        <w:rPr>
          <w:rStyle w:val="BookTitle"/>
          <w:rFonts w:asciiTheme="minorHAnsi" w:hAnsiTheme="minorHAnsi" w:cstheme="minorHAnsi"/>
          <w:b/>
          <w:bCs/>
          <w:color w:val="800000"/>
          <w:sz w:val="28"/>
          <w:szCs w:val="28"/>
        </w:rPr>
        <w:lastRenderedPageBreak/>
        <w:t>and others).</w:t>
      </w:r>
    </w:p>
    <w:p w14:paraId="49037BEB" w14:textId="0A335D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second verse of the auspicious invocation, Śrī Caitanya Mahāprabhu is addressed as follows: He is the Absolute Truth, existing in the past, present, and future, and therefore He is eternal. I offer my obeisances to Śrī Gaurasundara, the son of Jagannātha, along with His servants, sons, consorts, and associates.</w:t>
      </w:r>
    </w:p>
    <w:p w14:paraId="25B5BA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jagannātha-suta</w:t>
      </w:r>
      <w:r w:rsidRPr="00790008">
        <w:rPr>
          <w:rStyle w:val="BookTitle"/>
          <w:rFonts w:asciiTheme="minorHAnsi" w:hAnsiTheme="minorHAnsi" w:cstheme="minorHAnsi"/>
          <w:b w:val="0"/>
          <w:bCs w:val="0"/>
          <w:color w:val="000000"/>
          <w:sz w:val="28"/>
          <w:szCs w:val="28"/>
        </w:rPr>
        <w:t xml:space="preserve"> is singular and so refers only to Śrī Gaurasundara; Jagannātha Miśra’s other son, Śrī Viśvarūpa, or Śaṅkarāraṇya Svāmī, is not referred to herein, as Śrī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in His childhood and had no disciples in the renounced order. Therefore the later two adjectives of this verse—</w:t>
      </w:r>
      <w:r w:rsidRPr="00790008">
        <w:rPr>
          <w:rStyle w:val="BookTitle"/>
          <w:rFonts w:asciiTheme="minorHAnsi" w:hAnsiTheme="minorHAnsi" w:cstheme="minorHAnsi"/>
          <w:b w:val="0"/>
          <w:bCs w:val="0"/>
          <w:i/>
          <w:iCs/>
          <w:color w:val="000000"/>
          <w:sz w:val="28"/>
          <w:szCs w:val="28"/>
        </w:rPr>
        <w:t>sa-kalatrāya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sa-putrāya</w:t>
      </w:r>
      <w:r w:rsidRPr="00790008">
        <w:rPr>
          <w:rStyle w:val="BookTitle"/>
          <w:rFonts w:asciiTheme="minorHAnsi" w:hAnsiTheme="minorHAnsi" w:cstheme="minorHAnsi"/>
          <w:b w:val="0"/>
          <w:bCs w:val="0"/>
          <w:color w:val="000000"/>
          <w:sz w:val="28"/>
          <w:szCs w:val="28"/>
        </w:rPr>
        <w:t>—are not applicable to Him.</w:t>
      </w:r>
    </w:p>
    <w:p w14:paraId="47C429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question how the word </w:t>
      </w:r>
      <w:r w:rsidRPr="00790008">
        <w:rPr>
          <w:rStyle w:val="BookTitle"/>
          <w:rFonts w:asciiTheme="minorHAnsi" w:hAnsiTheme="minorHAnsi" w:cstheme="minorHAnsi"/>
          <w:b w:val="0"/>
          <w:bCs w:val="0"/>
          <w:i/>
          <w:iCs/>
          <w:color w:val="000000"/>
          <w:sz w:val="28"/>
          <w:szCs w:val="28"/>
        </w:rPr>
        <w:t>sa-putrāya</w:t>
      </w:r>
      <w:r w:rsidRPr="00790008">
        <w:rPr>
          <w:rStyle w:val="BookTitle"/>
          <w:rFonts w:asciiTheme="minorHAnsi" w:hAnsiTheme="minorHAnsi" w:cstheme="minorHAnsi"/>
          <w:b w:val="0"/>
          <w:bCs w:val="0"/>
          <w:color w:val="000000"/>
          <w:sz w:val="28"/>
          <w:szCs w:val="28"/>
        </w:rPr>
        <w:t xml:space="preserve"> can be applied to Śrī Gaurasundara. In answer to this it is to be understood that the Lord’s renunciate Gosvāmī disciples are accepted as His sons and His householder disciples are accepted as His servants. The renunciate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belong to the Acyuta-gotra are considered the Lord’s sons. In the beginning of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Śrīla Rūpa Gosvāmī has established his followers as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They are actually the Lord’s own family members. Śrī Acyuta Prabhu, the son of Advaita Ācārya, is the founding forefather of the Acyuta-gotra, and he is therefore addressed as Acyutānanda. The followers of the two Prabhus, Śrī Nityānanda and Śrī Advaita, are the servants of Their Lord, Śrī Caitanya Mahāprabhu. According to regulative principles, the consorts of Śrī Gaura-Nārāyaṇa are Viṣṇupriyā, who is Bhū-śakti, Lakṣmīpriyā, who is Śrī-śakti, and Śrī Navadvīpa-dhāma, which is Nīlā, Līlā, or Durgā. According to devotional principles, the consorts of Śrī Gaura-Govinda are Śrī Gadādhara Paṇḍita, Śrī Gadādhara dāsa, Śrī Narahari, Śrī Jagadānanda, Śrī Vakreśvara, Śrī Rāmānanda, </w:t>
      </w:r>
      <w:commentRangeStart w:id="9"/>
      <w:r w:rsidRPr="00790008">
        <w:rPr>
          <w:rStyle w:val="BookTitle"/>
          <w:rFonts w:asciiTheme="minorHAnsi" w:hAnsiTheme="minorHAnsi" w:cstheme="minorHAnsi"/>
          <w:b w:val="0"/>
          <w:bCs w:val="0"/>
          <w:color w:val="000000"/>
          <w:sz w:val="28"/>
          <w:szCs w:val="28"/>
        </w:rPr>
        <w:t>Śrī Rūpa-Sanātana</w:t>
      </w:r>
      <w:commentRangeEnd w:id="9"/>
      <w:r w:rsidR="007A5134" w:rsidRPr="00790008">
        <w:rPr>
          <w:rStyle w:val="CommentReference"/>
          <w:color w:val="auto"/>
        </w:rPr>
        <w:commentReference w:id="9"/>
      </w:r>
      <w:r w:rsidRPr="00790008">
        <w:rPr>
          <w:rStyle w:val="BookTitle"/>
          <w:rFonts w:asciiTheme="minorHAnsi" w:hAnsiTheme="minorHAnsi" w:cstheme="minorHAnsi"/>
          <w:b w:val="0"/>
          <w:bCs w:val="0"/>
          <w:color w:val="000000"/>
          <w:sz w:val="28"/>
          <w:szCs w:val="28"/>
        </w:rPr>
        <w:t>, and other Gosvāmīs.</w:t>
      </w:r>
    </w:p>
    <w:p w14:paraId="4B8BC7C5" w14:textId="30915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Kavirāja Gosvāmī has written in his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7.14): “One of Them is Mahāprabhu, and the other two are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These two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serve the lotus feet of Mahāprabhu.”</w:t>
      </w:r>
    </w:p>
    <w:p w14:paraId="52316347" w14:textId="4BBA8AE3" w:rsidR="00C444C3" w:rsidRPr="00790008" w:rsidRDefault="00C444C3" w:rsidP="00FB48CC">
      <w:pPr>
        <w:spacing w:before="0"/>
        <w:ind w:firstLine="0"/>
        <w:rPr>
          <w:rStyle w:val="BookTitle"/>
          <w:rFonts w:asciiTheme="minorHAnsi" w:hAnsiTheme="minorHAnsi" w:cstheme="minorHAnsi"/>
          <w:b w:val="0"/>
          <w:bCs w:val="0"/>
          <w:color w:val="000000"/>
          <w:sz w:val="28"/>
          <w:szCs w:val="28"/>
        </w:rPr>
      </w:pPr>
    </w:p>
    <w:p w14:paraId="4C7BA9E1" w14:textId="5D787DC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3</w:t>
      </w:r>
    </w:p>
    <w:p w14:paraId="3F310A5C"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3</w:t>
      </w:r>
    </w:p>
    <w:p w14:paraId="6B868B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avatīrṇau sa-kāruṇyau      paricchinnau sad īśvarau</w:t>
      </w:r>
      <w:r w:rsidRPr="00790008">
        <w:rPr>
          <w:rStyle w:val="BookTitle"/>
          <w:rFonts w:asciiTheme="minorHAnsi" w:hAnsiTheme="minorHAnsi" w:cstheme="minorHAnsi"/>
          <w:b w:val="0"/>
          <w:bCs w:val="0"/>
          <w:color w:val="000000"/>
          <w:sz w:val="28"/>
          <w:szCs w:val="28"/>
        </w:rPr>
        <w:br/>
        <w:t>śrī kṛṣṇa caitanya-nityānandau      dvau bhrātarau bhaje</w:t>
      </w:r>
    </w:p>
    <w:p w14:paraId="36E82A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 worship the two brothers, Śrī Kṛṣṇa Caitanya and Śrī Nityānanda, who have descended in this world as the supreme controllers. They have appeared in </w:t>
      </w:r>
      <w:r w:rsidRPr="00790008">
        <w:rPr>
          <w:rStyle w:val="BookTitle"/>
          <w:rFonts w:asciiTheme="minorHAnsi" w:hAnsiTheme="minorHAnsi" w:cstheme="minorHAnsi"/>
          <w:b/>
          <w:bCs/>
          <w:color w:val="800000"/>
          <w:sz w:val="28"/>
          <w:szCs w:val="28"/>
        </w:rPr>
        <w:lastRenderedPageBreak/>
        <w:t>covered forms as the embodiments of mercy.</w:t>
      </w:r>
    </w:p>
    <w:p w14:paraId="28D1EB53" w14:textId="3970C9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paricchinnau</w:t>
      </w:r>
      <w:r w:rsidRPr="00790008">
        <w:rPr>
          <w:rStyle w:val="BookTitle"/>
          <w:rFonts w:asciiTheme="minorHAnsi" w:hAnsiTheme="minorHAnsi" w:cstheme="minorHAnsi"/>
          <w:b w:val="0"/>
          <w:bCs w:val="0"/>
          <w:color w:val="000000"/>
          <w:sz w:val="28"/>
          <w:szCs w:val="28"/>
        </w:rPr>
        <w:t xml:space="preserve"> indicates that the spiritual pastimes of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original form of the Supreme Lord, and His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first expansion, are full of spiritual variegatedness. Śrī Gaura-Nityānanda, or Śrī Kṛṣṇa-Balarāma, are nondifferent, yet They have accepted two forms as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w:t>
      </w:r>
    </w:p>
    <w:p w14:paraId="183D857A" w14:textId="49FF7F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Bhrātarau</w:t>
      </w:r>
      <w:r w:rsidRPr="00790008">
        <w:rPr>
          <w:rStyle w:val="BookTitle"/>
          <w:rFonts w:asciiTheme="minorHAnsi" w:hAnsiTheme="minorHAnsi" w:cstheme="minorHAnsi"/>
          <w:b w:val="0"/>
          <w:bCs w:val="0"/>
          <w:color w:val="000000"/>
          <w:sz w:val="28"/>
          <w:szCs w:val="28"/>
        </w:rPr>
        <w:t xml:space="preserve"> means “the two brothers.” Śrīmān Mahāprabhu and Nityānanda Prabhu did not play the role of seminal brothers. In order to establish that there is no difference between the pastimes of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the transcendentalists address Them as brothers out of spiritual consideration.</w:t>
      </w:r>
    </w:p>
    <w:p w14:paraId="0B366740" w14:textId="59B8666A" w:rsidR="00594D06" w:rsidRPr="00790008" w:rsidRDefault="00594D06" w:rsidP="00FB48CC">
      <w:pPr>
        <w:pStyle w:val="VerseNumber"/>
        <w:spacing w:after="86"/>
        <w:rPr>
          <w:rStyle w:val="BookTitle"/>
          <w:rFonts w:asciiTheme="minorHAnsi" w:hAnsiTheme="minorHAnsi" w:cstheme="minorHAnsi"/>
          <w:b w:val="0"/>
          <w:bCs w:val="0"/>
          <w:vanish w:val="0"/>
          <w:color w:val="008000"/>
          <w:szCs w:val="22"/>
        </w:rPr>
      </w:pPr>
      <w:r w:rsidRPr="00790008">
        <w:rPr>
          <w:rStyle w:val="BookTitle"/>
          <w:rFonts w:asciiTheme="minorHAnsi" w:hAnsiTheme="minorHAnsi" w:cstheme="minorHAnsi"/>
          <w:b w:val="0"/>
          <w:bCs w:val="0"/>
          <w:vanish w:val="0"/>
          <w:color w:val="008000"/>
          <w:szCs w:val="22"/>
        </w:rPr>
        <w:t xml:space="preserve">CB </w:t>
      </w:r>
      <w:r w:rsidR="008B7FCC">
        <w:rPr>
          <w:rStyle w:val="BookTitle"/>
          <w:rFonts w:asciiTheme="minorHAnsi" w:hAnsiTheme="minorHAnsi" w:cstheme="minorHAnsi"/>
          <w:b w:val="0"/>
          <w:bCs w:val="0"/>
          <w:vanish w:val="0"/>
          <w:color w:val="008000"/>
          <w:szCs w:val="22"/>
        </w:rPr>
        <w:t>Ādi-khaṇḍa</w:t>
      </w:r>
      <w:r w:rsidRPr="00790008">
        <w:rPr>
          <w:rStyle w:val="BookTitle"/>
          <w:rFonts w:asciiTheme="minorHAnsi" w:hAnsiTheme="minorHAnsi" w:cstheme="minorHAnsi"/>
          <w:b w:val="0"/>
          <w:bCs w:val="0"/>
          <w:vanish w:val="0"/>
          <w:color w:val="008000"/>
          <w:szCs w:val="22"/>
        </w:rPr>
        <w:t xml:space="preserve"> 1.4</w:t>
      </w:r>
    </w:p>
    <w:p w14:paraId="4123B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5A86FE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 jayati viśuddha-vikramaḥ      kanakābhaḥ kamalāyatekṣaṇaḥ</w:t>
      </w:r>
      <w:r w:rsidRPr="00790008">
        <w:rPr>
          <w:rStyle w:val="BookTitle"/>
          <w:rFonts w:asciiTheme="minorHAnsi" w:hAnsiTheme="minorHAnsi" w:cstheme="minorHAnsi"/>
          <w:b w:val="0"/>
          <w:bCs w:val="0"/>
          <w:color w:val="000000"/>
          <w:sz w:val="28"/>
          <w:szCs w:val="28"/>
        </w:rPr>
        <w:br/>
        <w:t>vara-jānu-vilambi-ṣaḍ-bhujo      bahudhā bhakti-rasābhinartakaḥ</w:t>
      </w:r>
    </w:p>
    <w:p w14:paraId="58B957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Gaurasundara, whose powerful activities are supremely pure, whose bodily complexion is like molten gold, whose eyes are like lotus petals, whose six beautiful arms extend to His knees, and whose heart is inundated by loving devotional sentiments as He enjoys dancing in various ways during kīrtana.</w:t>
      </w:r>
    </w:p>
    <w:p w14:paraId="101F3EB2" w14:textId="2399A7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bahudhā bhakti-rasābhinartakaḥ</w:t>
      </w:r>
      <w:r w:rsidRPr="00790008">
        <w:rPr>
          <w:rStyle w:val="BookTitle"/>
          <w:rFonts w:asciiTheme="minorHAnsi" w:hAnsiTheme="minorHAnsi" w:cstheme="minorHAnsi"/>
          <w:b w:val="0"/>
          <w:bCs w:val="0"/>
          <w:color w:val="000000"/>
          <w:sz w:val="28"/>
          <w:szCs w:val="28"/>
        </w:rPr>
        <w:t xml:space="preserve"> is explained as follows: When the five 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seven indirect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interact with one another it is called </w:t>
      </w:r>
      <w:r w:rsidRPr="00790008">
        <w:rPr>
          <w:rStyle w:val="BookTitle"/>
          <w:rFonts w:asciiTheme="minorHAnsi" w:hAnsiTheme="minorHAnsi" w:cstheme="minorHAnsi"/>
          <w:b w:val="0"/>
          <w:bCs w:val="0"/>
          <w:i/>
          <w:iCs/>
          <w:color w:val="000000"/>
          <w:sz w:val="28"/>
          <w:szCs w:val="28"/>
        </w:rPr>
        <w:t>bhakti-rasa</w:t>
      </w:r>
      <w:r w:rsidRPr="00790008">
        <w:rPr>
          <w:rStyle w:val="BookTitle"/>
          <w:rFonts w:asciiTheme="minorHAnsi" w:hAnsiTheme="minorHAnsi" w:cstheme="minorHAnsi"/>
          <w:b w:val="0"/>
          <w:bCs w:val="0"/>
          <w:color w:val="000000"/>
          <w:sz w:val="28"/>
          <w:szCs w:val="28"/>
        </w:rPr>
        <w:t xml:space="preserve">. The object of attachment for the devotees situated in the five 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Śrī Gaurasundara, danced along with those who had taken shelter of Him.</w:t>
      </w:r>
    </w:p>
    <w:p w14:paraId="71F53A6A" w14:textId="67CEE2CD" w:rsidR="00DF17E1" w:rsidRPr="00790008" w:rsidRDefault="00DF17E1" w:rsidP="00FB48CC">
      <w:pPr>
        <w:spacing w:before="0"/>
        <w:ind w:firstLine="0"/>
        <w:rPr>
          <w:rStyle w:val="BookTitle"/>
          <w:rFonts w:asciiTheme="minorHAnsi" w:hAnsiTheme="minorHAnsi" w:cstheme="minorHAnsi"/>
          <w:b w:val="0"/>
          <w:bCs w:val="0"/>
          <w:color w:val="000000"/>
          <w:sz w:val="28"/>
          <w:szCs w:val="28"/>
        </w:rPr>
      </w:pPr>
    </w:p>
    <w:p w14:paraId="19B4E026" w14:textId="6B3D1F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w:t>
      </w:r>
    </w:p>
    <w:p w14:paraId="4B07CF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DE01C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jayati jayati devaḥ kṛṣṇa-caitanya-candro</w:t>
      </w:r>
      <w:r w:rsidRPr="00790008">
        <w:rPr>
          <w:rStyle w:val="BookTitle"/>
          <w:rFonts w:asciiTheme="minorHAnsi" w:hAnsiTheme="minorHAnsi" w:cstheme="minorHAnsi"/>
          <w:b w:val="0"/>
          <w:bCs w:val="0"/>
          <w:color w:val="000000"/>
          <w:sz w:val="28"/>
          <w:szCs w:val="28"/>
        </w:rPr>
        <w:br/>
        <w:t>jayati jayati kīrtis tasya nityā pavitrā</w:t>
      </w:r>
      <w:r w:rsidRPr="00790008">
        <w:rPr>
          <w:rStyle w:val="BookTitle"/>
          <w:rFonts w:asciiTheme="minorHAnsi" w:hAnsiTheme="minorHAnsi" w:cstheme="minorHAnsi"/>
          <w:b w:val="0"/>
          <w:bCs w:val="0"/>
          <w:color w:val="000000"/>
          <w:sz w:val="28"/>
          <w:szCs w:val="28"/>
        </w:rPr>
        <w:br/>
        <w:t>jayati jayati bhṛtyās tasya viśveśa-mūrter</w:t>
      </w:r>
      <w:r w:rsidRPr="00790008">
        <w:rPr>
          <w:rStyle w:val="BookTitle"/>
          <w:rFonts w:asciiTheme="minorHAnsi" w:hAnsiTheme="minorHAnsi" w:cstheme="minorHAnsi"/>
          <w:b w:val="0"/>
          <w:bCs w:val="0"/>
          <w:color w:val="000000"/>
          <w:sz w:val="28"/>
          <w:szCs w:val="28"/>
        </w:rPr>
        <w:br/>
        <w:t>jayati jayati nṛtyaṁ tasya sarva-priyāṇām</w:t>
      </w:r>
    </w:p>
    <w:p w14:paraId="5DB058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glories to Śrī Kṛṣṇa Caitanyacandra, who is the fully independent Supreme Personality of Godhead and the abode of transcendental pastimes! All glories to His eternally pure activities! Śrī Gaurasundara is the controller of all other controllers, the Lord of the universe, and the embodiment of transcendental knowledge. All glories to His devotees, and all gloriesto the dancing of His </w:t>
      </w:r>
      <w:r w:rsidRPr="00790008">
        <w:rPr>
          <w:rStyle w:val="BookTitle"/>
          <w:rFonts w:asciiTheme="minorHAnsi" w:hAnsiTheme="minorHAnsi" w:cstheme="minorHAnsi"/>
          <w:b/>
          <w:bCs/>
          <w:color w:val="800000"/>
          <w:sz w:val="28"/>
          <w:szCs w:val="28"/>
        </w:rPr>
        <w:lastRenderedPageBreak/>
        <w:t>beloved associates!</w:t>
      </w:r>
    </w:p>
    <w:p w14:paraId="73B2CC65" w14:textId="5966F4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Śrī Gaurasundara left Navadvīpa, His followers addressed Him as Śrī Kṛṣṇa Caitanyacandra, the predominating Deity of </w:t>
      </w:r>
      <w:r w:rsidRPr="00790008">
        <w:rPr>
          <w:rStyle w:val="BookTitle"/>
          <w:rFonts w:asciiTheme="minorHAnsi" w:hAnsiTheme="minorHAnsi" w:cstheme="minorHAnsi"/>
          <w:b w:val="0"/>
          <w:bCs w:val="0"/>
          <w:i/>
          <w:iCs/>
          <w:color w:val="000000"/>
          <w:sz w:val="28"/>
          <w:szCs w:val="28"/>
        </w:rPr>
        <w:t>sambandha</w:t>
      </w:r>
      <w:r w:rsidRPr="00790008">
        <w:rPr>
          <w:rStyle w:val="BookTitle"/>
          <w:rFonts w:asciiTheme="minorHAnsi" w:hAnsiTheme="minorHAnsi" w:cstheme="minorHAnsi"/>
          <w:b w:val="0"/>
          <w:bCs w:val="0"/>
          <w:color w:val="000000"/>
          <w:sz w:val="28"/>
          <w:szCs w:val="28"/>
        </w:rPr>
        <w:t xml:space="preserve">. Śrī Rūpa Gosvāmī has stated in his prayer: </w:t>
      </w:r>
      <w:r w:rsidRPr="00790008">
        <w:rPr>
          <w:rStyle w:val="BookTitle"/>
          <w:rFonts w:asciiTheme="minorHAnsi" w:hAnsiTheme="minorHAnsi" w:cstheme="minorHAnsi"/>
          <w:b w:val="0"/>
          <w:bCs w:val="0"/>
          <w:i/>
          <w:iCs/>
          <w:color w:val="000000"/>
          <w:sz w:val="28"/>
          <w:szCs w:val="28"/>
        </w:rPr>
        <w:t>kṛṣṇāya kṛṣṇa-caitanya-nāmne gaura-tviṣe namaḥ</w:t>
      </w:r>
      <w:r w:rsidRPr="00790008">
        <w:rPr>
          <w:rStyle w:val="BookTitle"/>
          <w:rFonts w:asciiTheme="minorHAnsi" w:hAnsiTheme="minorHAnsi" w:cstheme="minorHAnsi"/>
          <w:b w:val="0"/>
          <w:bCs w:val="0"/>
          <w:color w:val="000000"/>
          <w:sz w:val="28"/>
          <w:szCs w:val="28"/>
        </w:rPr>
        <w:t xml:space="preserve">—“I offer my respectful obeisances unto the Supreme Lord Śrī Kṛṣṇa Caitanya, who has assumed the golden color of Śrīmatī Rādhārāṇī.”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3.34): “In His later pastimes He is known as Lord Śrī Kṛṣṇa Caitanya. He blesses the whole world by teaching everyone the glories of Lord Śrī Kṛṣṇa.”</w:t>
      </w:r>
    </w:p>
    <w:p w14:paraId="2D583C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w:t>
      </w:r>
      <w:r w:rsidRPr="00790008">
        <w:rPr>
          <w:rStyle w:val="BookTitle"/>
          <w:rFonts w:asciiTheme="minorHAnsi" w:hAnsiTheme="minorHAnsi" w:cstheme="minorHAnsi"/>
          <w:b w:val="0"/>
          <w:bCs w:val="0"/>
          <w:i/>
          <w:iCs/>
          <w:color w:val="000000"/>
          <w:sz w:val="28"/>
          <w:szCs w:val="28"/>
        </w:rPr>
        <w:t>acetanāśraya</w:t>
      </w:r>
      <w:r w:rsidRPr="00790008">
        <w:rPr>
          <w:rStyle w:val="BookTitle"/>
          <w:rFonts w:asciiTheme="minorHAnsi" w:hAnsiTheme="minorHAnsi" w:cstheme="minorHAnsi"/>
          <w:b w:val="0"/>
          <w:bCs w:val="0"/>
          <w:color w:val="000000"/>
          <w:sz w:val="28"/>
          <w:szCs w:val="28"/>
        </w:rPr>
        <w:t xml:space="preserve">, or devoid of spiritual consciousness, should not think that they can contaminate the teachings of Lord Gaurāṅga simply by replacing </w:t>
      </w:r>
      <w:r w:rsidRPr="00790008">
        <w:rPr>
          <w:rStyle w:val="BookTitle"/>
          <w:rFonts w:asciiTheme="minorHAnsi" w:hAnsiTheme="minorHAnsi" w:cstheme="minorHAnsi"/>
          <w:b w:val="0"/>
          <w:bCs w:val="0"/>
          <w:i/>
          <w:iCs/>
          <w:color w:val="000000"/>
          <w:sz w:val="28"/>
          <w:szCs w:val="28"/>
        </w:rPr>
        <w:t>Caitanya-maṅgala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Gaura-maṅgala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 caritāmṛta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Gaurāṅga-caritāmṛta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Caitanya-candrodaya </w:t>
      </w:r>
      <w:r w:rsidRPr="00790008">
        <w:rPr>
          <w:rStyle w:val="BookTitle"/>
          <w:rFonts w:asciiTheme="minorHAnsi" w:hAnsiTheme="minorHAnsi" w:cstheme="minorHAnsi"/>
          <w:b w:val="0"/>
          <w:bCs w:val="0"/>
          <w:color w:val="000000"/>
          <w:sz w:val="28"/>
          <w:szCs w:val="28"/>
        </w:rPr>
        <w:t xml:space="preserve">with </w:t>
      </w:r>
      <w:r w:rsidRPr="00790008">
        <w:rPr>
          <w:rStyle w:val="BookTitle"/>
          <w:rFonts w:asciiTheme="minorHAnsi" w:hAnsiTheme="minorHAnsi" w:cstheme="minorHAnsi"/>
          <w:b w:val="0"/>
          <w:bCs w:val="0"/>
          <w:i/>
          <w:iCs/>
          <w:color w:val="000000"/>
          <w:sz w:val="28"/>
          <w:szCs w:val="28"/>
        </w:rPr>
        <w:t>Gaura-candrodaya</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 xml:space="preserve"> the Lord has accepted the name Śrī Kṛṣṇa Caitanya in order to awaken the propensity of materialistic people, who are </w:t>
      </w:r>
      <w:r w:rsidRPr="00790008">
        <w:rPr>
          <w:rStyle w:val="BookTitle"/>
          <w:rFonts w:asciiTheme="minorHAnsi" w:hAnsiTheme="minorHAnsi" w:cstheme="minorHAnsi"/>
          <w:b w:val="0"/>
          <w:bCs w:val="0"/>
          <w:i/>
          <w:iCs/>
          <w:color w:val="000000"/>
          <w:sz w:val="28"/>
          <w:szCs w:val="28"/>
        </w:rPr>
        <w:t>acaitanya</w:t>
      </w:r>
      <w:r w:rsidRPr="00790008">
        <w:rPr>
          <w:rStyle w:val="BookTitle"/>
          <w:rFonts w:asciiTheme="minorHAnsi" w:hAnsiTheme="minorHAnsi" w:cstheme="minorHAnsi"/>
          <w:b w:val="0"/>
          <w:bCs w:val="0"/>
          <w:color w:val="000000"/>
          <w:sz w:val="28"/>
          <w:szCs w:val="28"/>
        </w:rPr>
        <w:t xml:space="preserve">, devoid of spiritual consciousness, to develop their </w:t>
      </w:r>
      <w:r w:rsidRPr="00790008">
        <w:rPr>
          <w:rStyle w:val="BookTitle"/>
          <w:rFonts w:asciiTheme="minorHAnsi" w:hAnsiTheme="minorHAnsi" w:cstheme="minorHAnsi"/>
          <w:b w:val="0"/>
          <w:bCs w:val="0"/>
          <w:i/>
          <w:iCs/>
          <w:color w:val="000000"/>
          <w:sz w:val="28"/>
          <w:szCs w:val="28"/>
        </w:rPr>
        <w:t>caitanya-dharma</w:t>
      </w:r>
      <w:r w:rsidRPr="00790008">
        <w:rPr>
          <w:rStyle w:val="BookTitle"/>
          <w:rFonts w:asciiTheme="minorHAnsi" w:hAnsiTheme="minorHAnsi" w:cstheme="minorHAnsi"/>
          <w:b w:val="0"/>
          <w:bCs w:val="0"/>
          <w:color w:val="000000"/>
          <w:sz w:val="28"/>
          <w:szCs w:val="28"/>
        </w:rPr>
        <w:t>, in the form of cultivating Kṛṣṇa consciousness. He also induced people who aspired for liberation to engage in the worship of Lord Kṛṣṇa.</w:t>
      </w:r>
    </w:p>
    <w:p w14:paraId="2D26EC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w:t>
      </w:r>
      <w:r w:rsidRPr="00790008">
        <w:rPr>
          <w:rStyle w:val="BookTitle"/>
          <w:rFonts w:asciiTheme="minorHAnsi" w:hAnsiTheme="minorHAnsi" w:cstheme="minorHAnsi"/>
          <w:b w:val="0"/>
          <w:bCs w:val="0"/>
          <w:i/>
          <w:iCs/>
          <w:color w:val="000000"/>
          <w:sz w:val="28"/>
          <w:szCs w:val="28"/>
        </w:rPr>
        <w:t>mahā-vadānya</w:t>
      </w:r>
      <w:r w:rsidRPr="00790008">
        <w:rPr>
          <w:rStyle w:val="BookTitle"/>
          <w:rFonts w:asciiTheme="minorHAnsi" w:hAnsiTheme="minorHAnsi" w:cstheme="minorHAnsi"/>
          <w:b w:val="0"/>
          <w:bCs w:val="0"/>
          <w:color w:val="000000"/>
          <w:sz w:val="28"/>
          <w:szCs w:val="28"/>
        </w:rPr>
        <w:t xml:space="preserve">, most magnanimous, and </w:t>
      </w:r>
      <w:r w:rsidRPr="00790008">
        <w:rPr>
          <w:rStyle w:val="BookTitle"/>
          <w:rFonts w:asciiTheme="minorHAnsi" w:hAnsiTheme="minorHAnsi" w:cstheme="minorHAnsi"/>
          <w:b w:val="0"/>
          <w:bCs w:val="0"/>
          <w:i/>
          <w:iCs/>
          <w:color w:val="000000"/>
          <w:sz w:val="28"/>
          <w:szCs w:val="28"/>
        </w:rPr>
        <w:t>kṛṣṇa-prema-pradātā</w:t>
      </w:r>
      <w:r w:rsidRPr="00790008">
        <w:rPr>
          <w:rStyle w:val="BookTitle"/>
          <w:rFonts w:asciiTheme="minorHAnsi" w:hAnsiTheme="minorHAnsi" w:cstheme="minorHAnsi"/>
          <w:b w:val="0"/>
          <w:bCs w:val="0"/>
          <w:color w:val="000000"/>
          <w:sz w:val="28"/>
          <w:szCs w:val="28"/>
        </w:rPr>
        <w:t>, the bestower of love for Kṛṣṇa—these are His supremely pure eternal glories.</w:t>
      </w:r>
    </w:p>
    <w:p w14:paraId="49441E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devotees who are direct servants of Śrī Viśvambhara, the controller of the universe and Lord of Goloka, are personally maintained by Him and are therefore the owners of His entire wealth and opulence.</w:t>
      </w:r>
    </w:p>
    <w:p w14:paraId="554EA2B1" w14:textId="093576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glories to the servitorship of Śrī Svarūpa Dāmodara, Śrī Rāmānanda, Śrī Vakreśvara, and other beloved devotees, who in the mood of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always glorify the Lord.</w:t>
      </w:r>
    </w:p>
    <w:p w14:paraId="631BD4CA" w14:textId="3DBF314F" w:rsidR="00495E22" w:rsidRPr="00790008" w:rsidRDefault="00495E22" w:rsidP="00FB48CC">
      <w:pPr>
        <w:spacing w:before="0"/>
        <w:ind w:firstLine="0"/>
        <w:rPr>
          <w:rStyle w:val="BookTitle"/>
          <w:rFonts w:asciiTheme="minorHAnsi" w:hAnsiTheme="minorHAnsi" w:cstheme="minorHAnsi"/>
          <w:b w:val="0"/>
          <w:bCs w:val="0"/>
          <w:color w:val="000000"/>
          <w:sz w:val="28"/>
          <w:szCs w:val="28"/>
        </w:rPr>
      </w:pPr>
    </w:p>
    <w:p w14:paraId="44C43B44" w14:textId="2B321A5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6</w:t>
      </w:r>
    </w:p>
    <w:p w14:paraId="37226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008000"/>
          <w:sz w:val="28"/>
          <w:szCs w:val="28"/>
        </w:rPr>
        <w:t>6</w:t>
      </w:r>
    </w:p>
    <w:p w14:paraId="4B3DD8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ādye śrī caitanya-priya-goṣṭhīra caraṇe</w:t>
      </w:r>
      <w:r w:rsidRPr="00790008">
        <w:rPr>
          <w:rStyle w:val="BookTitle"/>
          <w:rFonts w:asciiTheme="minorHAnsi" w:hAnsiTheme="minorHAnsi" w:cstheme="minorHAnsi"/>
          <w:b w:val="0"/>
          <w:bCs w:val="0"/>
          <w:color w:val="000000"/>
          <w:sz w:val="28"/>
          <w:szCs w:val="28"/>
        </w:rPr>
        <w:br/>
        <w:t>aśeṣa-prakāre mora daṇḍa-paraṇāme</w:t>
      </w:r>
    </w:p>
    <w:p w14:paraId="3FA055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beginning I offer unlimited obeisances to the feet of the loving, confidential devotees of Lord Śrī Caitanya.</w:t>
      </w:r>
    </w:p>
    <w:p w14:paraId="6D253813" w14:textId="512CD2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Before offering prayers to Śrī Caitanya, the author offers his obeisances at the </w:t>
      </w:r>
      <w:r w:rsidRPr="00790008">
        <w:rPr>
          <w:rStyle w:val="BookTitle"/>
          <w:rFonts w:asciiTheme="minorHAnsi" w:hAnsiTheme="minorHAnsi" w:cstheme="minorHAnsi"/>
          <w:b w:val="0"/>
          <w:bCs w:val="0"/>
          <w:color w:val="000000"/>
          <w:sz w:val="28"/>
          <w:szCs w:val="28"/>
        </w:rPr>
        <w:lastRenderedPageBreak/>
        <w:t>feet of the Lord’s confidential devotees. Among the confidential devotees of the Lord, the spiritual master is the prime celebrity. Lord Nityānanda Prabhu Himself is the author’s spiritual master.</w:t>
      </w:r>
    </w:p>
    <w:p w14:paraId="47E530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Goṣṭhi </w:t>
      </w:r>
      <w:r w:rsidRPr="00790008">
        <w:rPr>
          <w:rStyle w:val="BookTitle"/>
          <w:rFonts w:asciiTheme="minorHAnsi" w:hAnsiTheme="minorHAnsi" w:cstheme="minorHAnsi"/>
          <w:b w:val="0"/>
          <w:bCs w:val="0"/>
          <w:color w:val="000000"/>
          <w:sz w:val="28"/>
          <w:szCs w:val="28"/>
        </w:rPr>
        <w:t xml:space="preserve">refers to a group of persons who have great relish for a wide variety of scriptures, who are endowed with truthful words, who are embellished with faultless ornaments, and who are full of perfect knowledge. Hearing topics related to the Lord from the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and other scriptures, they realize the Lord.</w:t>
      </w:r>
    </w:p>
    <w:p w14:paraId="3E772C1C" w14:textId="75D9AF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means “falling to the ground straight like a stick,” and the word </w:t>
      </w:r>
      <w:r w:rsidRPr="00790008">
        <w:rPr>
          <w:rStyle w:val="BookTitle"/>
          <w:rFonts w:asciiTheme="minorHAnsi" w:hAnsiTheme="minorHAnsi" w:cstheme="minorHAnsi"/>
          <w:b w:val="0"/>
          <w:bCs w:val="0"/>
          <w:i/>
          <w:iCs/>
          <w:color w:val="000000"/>
          <w:sz w:val="28"/>
          <w:szCs w:val="28"/>
        </w:rPr>
        <w:t>paraṇāma</w:t>
      </w:r>
      <w:r w:rsidRPr="00790008">
        <w:rPr>
          <w:rStyle w:val="BookTitle"/>
          <w:rFonts w:asciiTheme="minorHAnsi" w:hAnsiTheme="minorHAnsi" w:cstheme="minorHAnsi"/>
          <w:b w:val="0"/>
          <w:bCs w:val="0"/>
          <w:color w:val="000000"/>
          <w:sz w:val="28"/>
          <w:szCs w:val="28"/>
        </w:rPr>
        <w:t xml:space="preserve"> means “obeisances.” Such obeisances are of four varieties: (1) offering greetings, (2) offering obeisances with eight parts of the body touching the ground, (3) offering obeisances with five parts of the body touching the ground, and (4) bowing the head with folded hands.</w:t>
      </w:r>
    </w:p>
    <w:p w14:paraId="3B2265A2" w14:textId="31A1BD50" w:rsidR="007171D4" w:rsidRPr="00790008" w:rsidRDefault="007171D4" w:rsidP="00FB48CC">
      <w:pPr>
        <w:spacing w:before="0"/>
        <w:ind w:firstLine="0"/>
        <w:rPr>
          <w:rStyle w:val="BookTitle"/>
          <w:rFonts w:asciiTheme="minorHAnsi" w:hAnsiTheme="minorHAnsi" w:cstheme="minorHAnsi"/>
          <w:b w:val="0"/>
          <w:bCs w:val="0"/>
          <w:color w:val="000000"/>
          <w:sz w:val="28"/>
          <w:szCs w:val="28"/>
        </w:rPr>
      </w:pPr>
    </w:p>
    <w:p w14:paraId="7CE3F341" w14:textId="04C04E6B"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7</w:t>
      </w:r>
    </w:p>
    <w:p w14:paraId="4FF7F096"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7</w:t>
      </w:r>
    </w:p>
    <w:p w14:paraId="4C93D6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vandoṅ śrī kṛṣṇa caitanya maheśvara</w:t>
      </w:r>
      <w:r w:rsidRPr="00790008">
        <w:rPr>
          <w:rStyle w:val="BookTitle"/>
          <w:rFonts w:asciiTheme="minorHAnsi" w:hAnsiTheme="minorHAnsi" w:cstheme="minorHAnsi"/>
          <w:b w:val="0"/>
          <w:bCs w:val="0"/>
          <w:color w:val="000000"/>
          <w:sz w:val="28"/>
          <w:szCs w:val="28"/>
        </w:rPr>
        <w:br/>
        <w:t>navadvīpe avatāra, nāma—viśvambhara</w:t>
      </w:r>
    </w:p>
    <w:p w14:paraId="04ED6A44" w14:textId="0E0D01A1"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then offer my obeisances to the Supreme Personality of Godhead, Śrī Kṛṣṇa Caitanya. He incarnated in Navadvīpa, and He is known as Viśvambhara.</w:t>
      </w:r>
    </w:p>
    <w:p w14:paraId="0B562D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first offering obeisances unto his spiritual master, Śrī Nityānanda Prabhu, the author then offers his obeisances unto Śrī Caitanyadeva. This is the proper etiquette. That is why the word </w:t>
      </w:r>
      <w:r w:rsidRPr="00790008">
        <w:rPr>
          <w:rStyle w:val="BookTitle"/>
          <w:rFonts w:asciiTheme="minorHAnsi" w:hAnsiTheme="minorHAnsi" w:cstheme="minorHAnsi"/>
          <w:b w:val="0"/>
          <w:bCs w:val="0"/>
          <w:i/>
          <w:iCs/>
          <w:color w:val="000000"/>
          <w:sz w:val="28"/>
          <w:szCs w:val="28"/>
        </w:rPr>
        <w:t>tabe</w:t>
      </w:r>
      <w:r w:rsidRPr="00790008">
        <w:rPr>
          <w:rStyle w:val="BookTitle"/>
          <w:rFonts w:asciiTheme="minorHAnsi" w:hAnsiTheme="minorHAnsi" w:cstheme="minorHAnsi"/>
          <w:b w:val="0"/>
          <w:bCs w:val="0"/>
          <w:color w:val="000000"/>
          <w:sz w:val="28"/>
          <w:szCs w:val="28"/>
        </w:rPr>
        <w:t>, or “then,” is used in this verse.</w:t>
      </w:r>
    </w:p>
    <w:p w14:paraId="040DE9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Long before the advent of Śrīpāda Śaṅkarācārya, the </w:t>
      </w:r>
      <w:r w:rsidRPr="00790008">
        <w:rPr>
          <w:rStyle w:val="BookTitle"/>
          <w:rFonts w:asciiTheme="minorHAnsi" w:hAnsiTheme="minorHAnsi" w:cstheme="minorHAnsi"/>
          <w:b w:val="0"/>
          <w:bCs w:val="0"/>
          <w:i/>
          <w:iCs/>
          <w:color w:val="000000"/>
          <w:sz w:val="28"/>
          <w:szCs w:val="28"/>
        </w:rPr>
        <w:t>tridaṇḍi sannyāsa</w:t>
      </w:r>
      <w:r w:rsidRPr="00790008">
        <w:rPr>
          <w:rStyle w:val="BookTitle"/>
          <w:rFonts w:asciiTheme="minorHAnsi" w:hAnsiTheme="minorHAnsi" w:cstheme="minorHAnsi"/>
          <w:b w:val="0"/>
          <w:bCs w:val="0"/>
          <w:color w:val="000000"/>
          <w:sz w:val="28"/>
          <w:szCs w:val="28"/>
        </w:rPr>
        <w:t xml:space="preserve"> order existed in the Vaiṣṇava line of Śrī Viṣṇusvāmī. In the Viṣṇusvāmī Vaiṣṇava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there are ten different kinds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names and 108 different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accept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the triple staff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But at the time of Śaṅkarācārya, who was a Vedāntist inclined to impersonalism and who preached the philosophy of monism, the sect of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(those who worship five gods) had again become prominent in India. That is why Śrī Caitanya Mahāprabhu accepted Vedic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from the Śaṅkara-sampradāya, which uses ten names for their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In Āryāvarta, many Āryan pseudo-followers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became followers of Śaṅkarācārya known as </w:t>
      </w:r>
      <w:r w:rsidRPr="00790008">
        <w:rPr>
          <w:rStyle w:val="BookTitle"/>
          <w:rFonts w:asciiTheme="minorHAnsi" w:hAnsiTheme="minorHAnsi" w:cstheme="minorHAnsi"/>
          <w:b w:val="0"/>
          <w:bCs w:val="0"/>
          <w:i/>
          <w:iCs/>
          <w:color w:val="000000"/>
          <w:sz w:val="28"/>
          <w:szCs w:val="28"/>
        </w:rPr>
        <w:t xml:space="preserve">pañcopāsakas </w:t>
      </w:r>
      <w:r w:rsidRPr="00790008">
        <w:rPr>
          <w:rStyle w:val="BookTitle"/>
          <w:rFonts w:asciiTheme="minorHAnsi" w:hAnsiTheme="minorHAnsi" w:cstheme="minorHAnsi"/>
          <w:b w:val="0"/>
          <w:bCs w:val="0"/>
          <w:color w:val="000000"/>
          <w:sz w:val="28"/>
          <w:szCs w:val="28"/>
        </w:rPr>
        <w:t xml:space="preserve">under the guidance of that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The ten names of the Śaṅkara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Tīrtha, Āśrama, Vana, Araṇya, Giri, Parvata, Sāgara, Sarasvatī, Bhāratī, and Purī. The title </w:t>
      </w:r>
      <w:r w:rsidRPr="00790008">
        <w:rPr>
          <w:rStyle w:val="BookTitle"/>
          <w:rFonts w:asciiTheme="minorHAnsi" w:hAnsiTheme="minorHAnsi" w:cstheme="minorHAnsi"/>
          <w:b w:val="0"/>
          <w:bCs w:val="0"/>
          <w:color w:val="000000"/>
          <w:sz w:val="28"/>
          <w:szCs w:val="28"/>
        </w:rPr>
        <w:lastRenderedPageBreak/>
        <w:t xml:space="preserve">and abode of each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is as follows: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with the titles Tīrtha and Āśrama generally stay at Dvārakā,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Svarūpa. Those known by the names Vana and Araṇya stay at Puruṣottama, or Jagannātha Purī,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Prakāśa. Those with the names Giri, Parvata, and Sāgara generally stay at Badarikāśrama,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Ānanda. Those with the titles Sarasvatī, Bhāratī, and Purī usually live at Śrṅgerī in South India,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Caitanya.</w:t>
      </w:r>
    </w:p>
    <w:p w14:paraId="24D1707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Śrīpāda Śaṅkarācārya established four monasteries in India, in the four directions north, south, east, and west, and he entrusted them to four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disciples. Now there are hundreds of branch monasteries under these four principal monasteries, and although there is an official symmetry among them, there are many differences in their dealings. The four different sects of these monasteries are known as Ānandavāra, Bhogavāra, Kīṭavāra, and Bhūmivāra, and in course of time they have developed different ideas and different slogans.</w:t>
      </w:r>
    </w:p>
    <w:p w14:paraId="11D473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the regulation of Śaṅkara’s sect, one who wishes to enter the renounced order in the disciplic succession must first be trained as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under a bona fide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name is ascertained according to the group to which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belongs. This custom is current in this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up to the present day.</w:t>
      </w:r>
    </w:p>
    <w:p w14:paraId="1E5B04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Caitanya superficially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from Keśava Bhāratī and became known as Śrī Kṛṣṇa Caitanya. The Lord kept His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even after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Those who recorded the Lord’s pastimes did not mention that the Lord ever identified Himself as Bhāratī. Although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the Śaṅkara-sampradāya thinks that he has become the Supreme, Śrī Caitanya Mahāprabhu considered Himself the eternal servant of Lord Kṛṣṇa even after He took </w:t>
      </w:r>
      <w:r w:rsidRPr="00790008">
        <w:rPr>
          <w:rStyle w:val="BookTitle"/>
          <w:rFonts w:asciiTheme="minorHAnsi" w:hAnsiTheme="minorHAnsi" w:cstheme="minorHAnsi"/>
          <w:b w:val="0"/>
          <w:bCs w:val="0"/>
          <w:i/>
          <w:iCs/>
          <w:color w:val="000000"/>
          <w:sz w:val="28"/>
          <w:szCs w:val="28"/>
        </w:rPr>
        <w:t>ekadaṇḍa-sannyāsa</w:t>
      </w:r>
      <w:r w:rsidRPr="00790008">
        <w:rPr>
          <w:rStyle w:val="BookTitle"/>
          <w:rFonts w:asciiTheme="minorHAnsi" w:hAnsiTheme="minorHAnsi" w:cstheme="minorHAnsi"/>
          <w:b w:val="0"/>
          <w:bCs w:val="0"/>
          <w:color w:val="000000"/>
          <w:sz w:val="28"/>
          <w:szCs w:val="28"/>
        </w:rPr>
        <w:t xml:space="preserve">. As the friend of the living entities and spiritual master of the universe, He benefited the conditioned souls by preaching pure devotional service of Lord Kṛṣṇa among them and never exhibited the pride of an </w:t>
      </w:r>
      <w:r w:rsidRPr="00790008">
        <w:rPr>
          <w:rStyle w:val="BookTitle"/>
          <w:rFonts w:asciiTheme="minorHAnsi" w:hAnsiTheme="minorHAnsi" w:cstheme="minorHAnsi"/>
          <w:b w:val="0"/>
          <w:bCs w:val="0"/>
          <w:i/>
          <w:iCs/>
          <w:color w:val="000000"/>
          <w:sz w:val="28"/>
          <w:szCs w:val="28"/>
        </w:rPr>
        <w:t>ekadaṇḍi-sannyāsī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only pride is their service to their spiritual master, which is not unfavorable to devotional service. The authentic biographies also mention that when Lord Caitanya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accepted the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(rod) and begging pot, which are symbolic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w:t>
      </w:r>
    </w:p>
    <w:p w14:paraId="24BB94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 xml:space="preserve">(4.10 and 6.7) as follows: </w:t>
      </w:r>
      <w:r w:rsidRPr="00790008">
        <w:rPr>
          <w:rStyle w:val="BookTitle"/>
          <w:rFonts w:asciiTheme="minorHAnsi" w:hAnsiTheme="minorHAnsi" w:cstheme="minorHAnsi"/>
          <w:b w:val="0"/>
          <w:bCs w:val="0"/>
          <w:i/>
          <w:iCs/>
          <w:color w:val="000000"/>
          <w:sz w:val="28"/>
          <w:szCs w:val="28"/>
        </w:rPr>
        <w:t>māyāṁ tu prakṛtiṁ vidyān māyinaṁ tu maheśvaram</w:t>
      </w:r>
      <w:r w:rsidRPr="00790008">
        <w:rPr>
          <w:rStyle w:val="BookTitle"/>
          <w:rFonts w:asciiTheme="minorHAnsi" w:hAnsiTheme="minorHAnsi" w:cstheme="minorHAnsi"/>
          <w:b w:val="0"/>
          <w:bCs w:val="0"/>
          <w:color w:val="000000"/>
          <w:sz w:val="28"/>
          <w:szCs w:val="28"/>
        </w:rPr>
        <w:t xml:space="preserve">—“Although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[illusion] is false or temporary, the background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the supreme magician, the Personality of Godhead, who is Maheśvara, the supreme controller,” and </w:t>
      </w:r>
      <w:r w:rsidRPr="00790008">
        <w:rPr>
          <w:rStyle w:val="BookTitle"/>
          <w:rFonts w:asciiTheme="minorHAnsi" w:hAnsiTheme="minorHAnsi" w:cstheme="minorHAnsi"/>
          <w:b w:val="0"/>
          <w:bCs w:val="0"/>
          <w:i/>
          <w:iCs/>
          <w:color w:val="000000"/>
          <w:sz w:val="28"/>
          <w:szCs w:val="28"/>
        </w:rPr>
        <w:t xml:space="preserve">tam </w:t>
      </w:r>
      <w:r w:rsidRPr="00790008">
        <w:rPr>
          <w:rStyle w:val="BookTitle"/>
          <w:rFonts w:asciiTheme="minorHAnsi" w:hAnsiTheme="minorHAnsi" w:cstheme="minorHAnsi"/>
          <w:b w:val="0"/>
          <w:bCs w:val="0"/>
          <w:i/>
          <w:iCs/>
          <w:color w:val="000000"/>
          <w:sz w:val="28"/>
          <w:szCs w:val="28"/>
        </w:rPr>
        <w:lastRenderedPageBreak/>
        <w:t>īśvarāṇāṁ paramaṁ maheśvaraṁ</w:t>
      </w:r>
      <w:r w:rsidRPr="00790008">
        <w:rPr>
          <w:rStyle w:val="BookTitle"/>
          <w:rFonts w:asciiTheme="minorHAnsi" w:hAnsiTheme="minorHAnsi" w:cstheme="minorHAnsi"/>
          <w:b w:val="0"/>
          <w:bCs w:val="0"/>
          <w:color w:val="000000"/>
          <w:sz w:val="28"/>
          <w:szCs w:val="28"/>
        </w:rPr>
        <w:t xml:space="preserve">—“You are the supreme controller of all controllers.”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(11.27.23), Śrīla Śrīdhara Svāmī has quoted the following verses from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4B380DE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vedādau svaraḥ prokto      vedānte ca pratiṣṭhitaḥ</w:t>
      </w:r>
      <w:r w:rsidRPr="00790008">
        <w:rPr>
          <w:rStyle w:val="BookTitle"/>
          <w:rFonts w:asciiTheme="minorHAnsi" w:hAnsiTheme="minorHAnsi" w:cstheme="minorHAnsi"/>
          <w:b w:val="0"/>
          <w:bCs w:val="0"/>
          <w:color w:val="000000"/>
          <w:sz w:val="28"/>
          <w:szCs w:val="28"/>
        </w:rPr>
        <w:br/>
        <w:t>tasya prakṛti-līnasya      yaḥ paraḥ sa maheśvaraḥ</w:t>
      </w:r>
    </w:p>
    <w:p w14:paraId="407A27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who is described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established in the Vedānta, who exists after the merging of </w:t>
      </w:r>
      <w:r w:rsidRPr="00790008">
        <w:rPr>
          <w:rStyle w:val="BookTitle"/>
          <w:rFonts w:asciiTheme="minorHAnsi" w:hAnsiTheme="minorHAnsi" w:cstheme="minorHAnsi"/>
          <w:b w:val="0"/>
          <w:bCs w:val="0"/>
          <w:i/>
          <w:iCs/>
          <w:color w:val="000000"/>
          <w:sz w:val="28"/>
          <w:szCs w:val="28"/>
        </w:rPr>
        <w:t>prakṛti</w:t>
      </w:r>
      <w:r w:rsidRPr="00790008">
        <w:rPr>
          <w:rStyle w:val="BookTitle"/>
          <w:rFonts w:asciiTheme="minorHAnsi" w:hAnsiTheme="minorHAnsi" w:cstheme="minorHAnsi"/>
          <w:b w:val="0"/>
          <w:bCs w:val="0"/>
          <w:color w:val="000000"/>
          <w:sz w:val="28"/>
          <w:szCs w:val="28"/>
        </w:rPr>
        <w:t>, is called Maheśvara.”</w:t>
      </w:r>
    </w:p>
    <w:p w14:paraId="294604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’sāv akāro vai viṣṇur      viṣṇur nārāyaṇo hariḥ</w:t>
      </w:r>
      <w:r w:rsidRPr="00790008">
        <w:rPr>
          <w:rStyle w:val="BookTitle"/>
          <w:rFonts w:asciiTheme="minorHAnsi" w:hAnsiTheme="minorHAnsi" w:cstheme="minorHAnsi"/>
          <w:b w:val="0"/>
          <w:bCs w:val="0"/>
          <w:color w:val="000000"/>
          <w:sz w:val="28"/>
          <w:szCs w:val="28"/>
        </w:rPr>
        <w:br/>
        <w:t xml:space="preserve">sa eva puruṣo nityaḥ      paramātmā maheśvaraḥ </w:t>
      </w:r>
    </w:p>
    <w:p w14:paraId="7E205A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original person, who remains after annihilation, is none other than Lord Viṣṇu, who is certainly nondifferent from Nārāyaṇa, or Hari. He is the eternal Supersoul known as Maheśvara.” Also in the </w:t>
      </w:r>
      <w:r w:rsidRPr="00790008">
        <w:rPr>
          <w:rStyle w:val="BookTitle"/>
          <w:rFonts w:asciiTheme="minorHAnsi" w:hAnsiTheme="minorHAnsi" w:cstheme="minorHAnsi"/>
          <w:b w:val="0"/>
          <w:bCs w:val="0"/>
          <w:i/>
          <w:iCs/>
          <w:color w:val="000000"/>
          <w:sz w:val="28"/>
          <w:szCs w:val="28"/>
        </w:rPr>
        <w:t>Brahma-vaivarta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Prakṛti-khaṇḍa, </w:t>
      </w:r>
      <w:r w:rsidRPr="00790008">
        <w:rPr>
          <w:rStyle w:val="BookTitle"/>
          <w:rFonts w:asciiTheme="minorHAnsi" w:hAnsiTheme="minorHAnsi" w:cstheme="minorHAnsi"/>
          <w:b w:val="0"/>
          <w:bCs w:val="0"/>
          <w:color w:val="000000"/>
          <w:sz w:val="28"/>
          <w:szCs w:val="28"/>
        </w:rPr>
        <w:t>Chapter 53) it is said:</w:t>
      </w:r>
    </w:p>
    <w:p w14:paraId="3A4A96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viśva-sthānaṁ ca sarveṣāṁ      mahatāmīśvaraḥ svayam</w:t>
      </w:r>
      <w:r w:rsidRPr="00790008">
        <w:rPr>
          <w:rStyle w:val="BookTitle"/>
          <w:rFonts w:asciiTheme="minorHAnsi" w:hAnsiTheme="minorHAnsi" w:cstheme="minorHAnsi"/>
          <w:b w:val="0"/>
          <w:bCs w:val="0"/>
          <w:color w:val="000000"/>
          <w:sz w:val="28"/>
          <w:szCs w:val="28"/>
        </w:rPr>
        <w:br/>
        <w:t>maheśvaraṁ ca tenemaṁ      pravadanti manīṣiṇaḥ</w:t>
      </w:r>
    </w:p>
    <w:p w14:paraId="5A6B02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wise say that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refers to the Lord of all places in the universe, which is called </w:t>
      </w:r>
      <w:r w:rsidRPr="00790008">
        <w:rPr>
          <w:rStyle w:val="BookTitle"/>
          <w:rFonts w:asciiTheme="minorHAnsi" w:hAnsiTheme="minorHAnsi" w:cstheme="minorHAnsi"/>
          <w:b w:val="0"/>
          <w:bCs w:val="0"/>
          <w:i/>
          <w:iCs/>
          <w:color w:val="000000"/>
          <w:sz w:val="28"/>
          <w:szCs w:val="28"/>
        </w:rPr>
        <w:t>mahat</w:t>
      </w:r>
      <w:r w:rsidRPr="00790008">
        <w:rPr>
          <w:rStyle w:val="BookTitle"/>
          <w:rFonts w:asciiTheme="minorHAnsi" w:hAnsiTheme="minorHAnsi" w:cstheme="minorHAnsi"/>
          <w:b w:val="0"/>
          <w:bCs w:val="0"/>
          <w:color w:val="000000"/>
          <w:sz w:val="28"/>
          <w:szCs w:val="28"/>
        </w:rPr>
        <w:t>.”</w:t>
      </w:r>
    </w:p>
    <w:p w14:paraId="5639C5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city of Navadvīpa is situated on the eastern bank of the Ganges. For a long time it was the capitol of the Sena kings. At present the place formerly known as Navadvīpa consists of a number of villages with various names. The place now known as Śrī Māyāpur is the site wherein the residences of Jagannātha Miśra, Śrīvāsa Ṭhākura, Śrī Advaita Ācārya, and Murāri Gupta were formerly situated. Due to the change in the course of the Ganges, most of the Navadvīpa area of Lord Caitanya’s time has been submerged. Therefore most of the inhabitants were forced to shift to nearby places. The modern city of Navadvīpa is situated at the place known during the time of Lord Caitanya as Kuliyā, or Pāhāḍapura, but in the eighteenth century Navadvīpa was situated on the island of Kuliyā-daha or Kālīya-daha. In the seventeenth century, however, Navadvīpa was situated at the places now known as Nidayā, Śaṅkarapura, and Rudrapāḍā. Previous to that and up to the sixteenth century the Navadvīpa of Lord Caitanya’s time extended throughout the places now known as Śrī Māyāpur, Ballāl-dīghi, Vāmana-pukura, Śrī Nāthapura, Bhārui-ḍāṅgā, Simuliyā, Rudrapāḍā, Tāraṇavāsa, Kariyāṭī, and Rāma-jīvanapura. The present day village of Vāmana-pukura was then known as Belpukura, but when this ancient village of Belpukura was shifted to Meghāra-caḍā at the end of the seventeenth century it became known as Vāmana-pukura. Rāmacandrapura, Kākaḍera Māṭha, Śrī Rāmapura, Bāblā Āḍi, and other places </w:t>
      </w:r>
      <w:r w:rsidRPr="00790008">
        <w:rPr>
          <w:rStyle w:val="BookTitle"/>
          <w:rFonts w:asciiTheme="minorHAnsi" w:hAnsiTheme="minorHAnsi" w:cstheme="minorHAnsi"/>
          <w:b w:val="0"/>
          <w:bCs w:val="0"/>
          <w:color w:val="000000"/>
          <w:sz w:val="28"/>
          <w:szCs w:val="28"/>
        </w:rPr>
        <w:lastRenderedPageBreak/>
        <w:t xml:space="preserve">were on the western side of the Ganges. Some of these places were part of Koladvīpa, and some were part of Modadrumadvīpa. Although some places like Cināḍāṅgā and Pāhāḍapura are now lost, places like Tegharira Kola, Kola Āmāda, and Kuliyā-gañja of present day Navadvīpa still display evidence of ancient Koladvīpa. Vidyānagara, Jannagara, Māmgāchi, Kovlā, etc., on the western side of the Ganges, are supposed to be suburbs of ancient Navadvīpa. Various unreasonable arguments regarding the location of ancient Navadvīpa began even before the time of Lord Caitanya and have presently taken a terrible shape due to various reasons. These baseless arguments have not and will not ever be successful. Under the order of perfect devotees like Śrīla Jagannātha dāsa Bābājī it has again been indisputably established that a short distance from the </w:t>
      </w:r>
      <w:r w:rsidRPr="00790008">
        <w:rPr>
          <w:rStyle w:val="BookTitle"/>
          <w:rFonts w:asciiTheme="minorHAnsi" w:hAnsiTheme="minorHAnsi" w:cstheme="minorHAnsi"/>
          <w:b w:val="0"/>
          <w:bCs w:val="0"/>
          <w:i/>
          <w:iCs/>
          <w:color w:val="000000"/>
          <w:sz w:val="28"/>
          <w:szCs w:val="28"/>
        </w:rPr>
        <w:t xml:space="preserve">samādhi </w:t>
      </w:r>
      <w:r w:rsidRPr="00790008">
        <w:rPr>
          <w:rStyle w:val="BookTitle"/>
          <w:rFonts w:asciiTheme="minorHAnsi" w:hAnsiTheme="minorHAnsi" w:cstheme="minorHAnsi"/>
          <w:b w:val="0"/>
          <w:bCs w:val="0"/>
          <w:color w:val="000000"/>
          <w:sz w:val="28"/>
          <w:szCs w:val="28"/>
        </w:rPr>
        <w:t>of Chand Kazi is the site of Jagannātha Miśra and Śacīdevī’s house (the Lord’s birthplace) at Śrī Māyāpur Yogapīṭha. All impartial historical and spiritual evidence enriched with reason and argument indisputably conclude that the area surrounding present day Māyāpur is the site of ancient Navadvīpa.</w:t>
      </w:r>
    </w:p>
    <w:p w14:paraId="014E01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twelfth wave of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it is written: “It is specifically stated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that all of the Lord’s abodes are situated within Nadia.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(2.3.6-7) states: ’Please hear about the nine islands of Bhārata-varṣa known as Indradvīpa, Kaśeru, Tāmraparṇa, Gabhastimān, Nāgadvīpa, Saumya, Gāndharva, Vāruṇa, and the ninth, Navadvīpa, which is situated near the ocean in the midst of the other eight islands. Navadvīpa extends 1,000 </w:t>
      </w:r>
      <w:r w:rsidRPr="00790008">
        <w:rPr>
          <w:rStyle w:val="BookTitle"/>
          <w:rFonts w:asciiTheme="minorHAnsi" w:hAnsiTheme="minorHAnsi" w:cstheme="minorHAnsi"/>
          <w:b w:val="0"/>
          <w:bCs w:val="0"/>
          <w:i/>
          <w:iCs/>
          <w:color w:val="000000"/>
          <w:sz w:val="28"/>
          <w:szCs w:val="28"/>
        </w:rPr>
        <w:t>yojanas</w:t>
      </w:r>
      <w:r w:rsidRPr="00790008">
        <w:rPr>
          <w:rStyle w:val="BookTitle"/>
          <w:rFonts w:asciiTheme="minorHAnsi" w:hAnsiTheme="minorHAnsi" w:cstheme="minorHAnsi"/>
          <w:b w:val="0"/>
          <w:bCs w:val="0"/>
          <w:color w:val="000000"/>
          <w:sz w:val="28"/>
          <w:szCs w:val="28"/>
        </w:rPr>
        <w:t xml:space="preserve"> from north to south.’</w:t>
      </w:r>
    </w:p>
    <w:p w14:paraId="28A6EC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these two verses, Śrīla Śrīdhara Svāmī writes: ’In these verses the word </w:t>
      </w:r>
      <w:r w:rsidRPr="00790008">
        <w:rPr>
          <w:rStyle w:val="BookTitle"/>
          <w:rFonts w:asciiTheme="minorHAnsi" w:hAnsiTheme="minorHAnsi" w:cstheme="minorHAnsi"/>
          <w:b w:val="0"/>
          <w:bCs w:val="0"/>
          <w:i/>
          <w:iCs/>
          <w:color w:val="000000"/>
          <w:sz w:val="28"/>
          <w:szCs w:val="28"/>
        </w:rPr>
        <w:t>sāgara-saṁvṛta</w:t>
      </w:r>
      <w:r w:rsidRPr="00790008">
        <w:rPr>
          <w:rStyle w:val="BookTitle"/>
          <w:rFonts w:asciiTheme="minorHAnsi" w:hAnsiTheme="minorHAnsi" w:cstheme="minorHAnsi"/>
          <w:b w:val="0"/>
          <w:bCs w:val="0"/>
          <w:color w:val="000000"/>
          <w:sz w:val="28"/>
          <w:szCs w:val="28"/>
        </w:rPr>
        <w:t xml:space="preserve"> means “near the ocean.” Since the name of the ninth island is not separately mentioned, it is obvious that the ninth island is Navadvīpa.’</w:t>
      </w:r>
    </w:p>
    <w:p w14:paraId="26BDC1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(18) it is said: ’All glories to the most wonderful abode of Navadvīpa, which those in full knowledge of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call Vṛndāvana, which people of knowledge call Goloka, which others call Śvetadvīpa, and still others call Paravyoma, the spiritual sky.’</w:t>
      </w:r>
    </w:p>
    <w:p w14:paraId="58A4CA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“Navadvīpa is famous throughout the universe as the place where the nine types of devotional service, beginning with hearing, shine brilliantly. The nine varieties of devotional service are enumerated by Prahlāda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 as follows: ’Hearing and chanting about the transcendental holy name, form, qualities, paraphernalia and pastimes of Lord Viṣṇu, remembering them, serving the lotus feet of the Lord, offering the Lord </w:t>
      </w:r>
      <w:r w:rsidRPr="00790008">
        <w:rPr>
          <w:rStyle w:val="BookTitle"/>
          <w:rFonts w:asciiTheme="minorHAnsi" w:hAnsiTheme="minorHAnsi" w:cstheme="minorHAnsi"/>
          <w:b w:val="0"/>
          <w:bCs w:val="0"/>
          <w:color w:val="000000"/>
          <w:sz w:val="28"/>
          <w:szCs w:val="28"/>
        </w:rPr>
        <w:lastRenderedPageBreak/>
        <w:t>respectful worship with sixteen types of paraphernalia, offering prayers to the Lord, becoming His servant, considering the Lord one’s best friend, and surrendering everything unto Him (in other words, serving Him with the body, mind and words)—these nine processes are accepted as pure devotional service. One who has dedicated his life to the service of Kṛṣṇa through these nine methods should be understood to be the most learned person, for he has acquired complete knowledge.’</w:t>
      </w:r>
    </w:p>
    <w:p w14:paraId="44F4F6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Navadvīpa consists of nine separate islands, they remain one. Throughout Satya, Tretā, and Dvāpara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up through the beginning of Kali-yuga, the name of Navadvīpa was never lost; but as Kali-yuga progresses, the name of Navadvīpa will be nearly forgotten. Some persons, however, will realize the abode of Navadvīpa. By Kṛṣṇa’s will, Vajranābha established many villages in Vraja and named them according to the pastimes that were performed there, yet as time passed many of those places were forgotten or renamed. In the same way, the villages of Navadvīpa were manifested and named according to the pastimes performed there by the Lord and His devotees, yet some of them were forgotten and some were renamed. The name of Navadvīpa, however, remained. Simply by hearing the word </w:t>
      </w:r>
      <w:r w:rsidRPr="00790008">
        <w:rPr>
          <w:rStyle w:val="BookTitle"/>
          <w:rFonts w:asciiTheme="minorHAnsi" w:hAnsiTheme="minorHAnsi" w:cstheme="minorHAnsi"/>
          <w:b w:val="0"/>
          <w:bCs w:val="0"/>
          <w:i/>
          <w:iCs/>
          <w:color w:val="000000"/>
          <w:sz w:val="28"/>
          <w:szCs w:val="28"/>
        </w:rPr>
        <w:t>dvīpa</w:t>
      </w:r>
      <w:r w:rsidRPr="00790008">
        <w:rPr>
          <w:rStyle w:val="BookTitle"/>
          <w:rFonts w:asciiTheme="minorHAnsi" w:hAnsiTheme="minorHAnsi" w:cstheme="minorHAnsi"/>
          <w:b w:val="0"/>
          <w:bCs w:val="0"/>
          <w:color w:val="000000"/>
          <w:sz w:val="28"/>
          <w:szCs w:val="28"/>
        </w:rPr>
        <w:t xml:space="preserve">, one’s miseries are diminished. There are nine </w:t>
      </w:r>
      <w:r w:rsidRPr="00790008">
        <w:rPr>
          <w:rStyle w:val="BookTitle"/>
          <w:rFonts w:asciiTheme="minorHAnsi" w:hAnsiTheme="minorHAnsi" w:cstheme="minorHAnsi"/>
          <w:b w:val="0"/>
          <w:bCs w:val="0"/>
          <w:i/>
          <w:iCs/>
          <w:color w:val="000000"/>
          <w:sz w:val="28"/>
          <w:szCs w:val="28"/>
        </w:rPr>
        <w:t>dvīpas</w:t>
      </w:r>
      <w:r w:rsidRPr="00790008">
        <w:rPr>
          <w:rStyle w:val="BookTitle"/>
          <w:rFonts w:asciiTheme="minorHAnsi" w:hAnsiTheme="minorHAnsi" w:cstheme="minorHAnsi"/>
          <w:b w:val="0"/>
          <w:bCs w:val="0"/>
          <w:color w:val="000000"/>
          <w:sz w:val="28"/>
          <w:szCs w:val="28"/>
        </w:rPr>
        <w:t xml:space="preserve"> on the eastern and western sides of the Ganges. Antardvīpa, Sīmantadvīpa, Godrumadvīpa, and Śrī Madhyadvīpa are situated east of the Ganges, while Koladvīpa, Ṛtudvīpa, Jahnudvīpa, Modadrumadvīpa, and Rudradvīpa are situated west of the Ganges. Beloved devotees of the Lord headed by Śiva and Pārvatī eternally reside in the abode of Navadvīpa.”</w:t>
      </w:r>
    </w:p>
    <w:p w14:paraId="04B25BE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Tridaṇḍi Gosvāmī Śrīla Prabodhānanda Sarasvatī has written in his </w:t>
      </w:r>
      <w:r w:rsidRPr="00790008">
        <w:rPr>
          <w:rStyle w:val="BookTitle"/>
          <w:rFonts w:asciiTheme="minorHAnsi" w:hAnsiTheme="minorHAnsi" w:cstheme="minorHAnsi"/>
          <w:b w:val="0"/>
          <w:bCs w:val="0"/>
          <w:i/>
          <w:iCs/>
          <w:color w:val="000000"/>
          <w:sz w:val="28"/>
          <w:szCs w:val="28"/>
        </w:rPr>
        <w:t>Navadvīpa-śataka</w:t>
      </w:r>
      <w:r w:rsidRPr="00790008">
        <w:rPr>
          <w:rStyle w:val="BookTitle"/>
          <w:rFonts w:asciiTheme="minorHAnsi" w:hAnsiTheme="minorHAnsi" w:cstheme="minorHAnsi"/>
          <w:b w:val="0"/>
          <w:bCs w:val="0"/>
          <w:color w:val="000000"/>
          <w:sz w:val="28"/>
          <w:szCs w:val="28"/>
        </w:rPr>
        <w:t xml:space="preserve"> (1-2): “Through the nine processes of devotional service, beginning with hearing, remembering, and worshiping, we adore the Supreme Personality of Godhead, Śrī Kṛṣṇa, who is absorbed in the mood of Rādhārāṇī, who is resplendent with the radiance of molten gold, who in Navadvīpa is always engaged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with associates playing </w:t>
      </w:r>
      <w:r w:rsidRPr="00790008">
        <w:rPr>
          <w:rStyle w:val="BookTitle"/>
          <w:rFonts w:asciiTheme="minorHAnsi" w:hAnsiTheme="minorHAnsi" w:cstheme="minorHAnsi"/>
          <w:b w:val="0"/>
          <w:bCs w:val="0"/>
          <w:i/>
          <w:iCs/>
          <w:color w:val="000000"/>
          <w:sz w:val="28"/>
          <w:szCs w:val="28"/>
        </w:rPr>
        <w:t>mṛdaṅgas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karatālas</w:t>
      </w:r>
      <w:r w:rsidRPr="00790008">
        <w:rPr>
          <w:rStyle w:val="BookTitle"/>
          <w:rFonts w:asciiTheme="minorHAnsi" w:hAnsiTheme="minorHAnsi" w:cstheme="minorHAnsi"/>
          <w:b w:val="0"/>
          <w:bCs w:val="0"/>
          <w:color w:val="000000"/>
          <w:sz w:val="28"/>
          <w:szCs w:val="28"/>
        </w:rPr>
        <w:t xml:space="preserve">, who is eternally worshipable by all living entities, who is the destroyer of the contamination of the Age of Kali, and who is the bestower of happiness to His devotees. We adore Śrī Navadvīpa-dhāma, which is manifested by the Lord’s internal potency, which bestows supreme happiness, which the </w:t>
      </w:r>
      <w:r w:rsidRPr="00790008">
        <w:rPr>
          <w:rStyle w:val="BookTitle"/>
          <w:rFonts w:asciiTheme="minorHAnsi" w:hAnsiTheme="minorHAnsi" w:cstheme="minorHAnsi"/>
          <w:b w:val="0"/>
          <w:bCs w:val="0"/>
          <w:i/>
          <w:iCs/>
          <w:color w:val="000000"/>
          <w:sz w:val="28"/>
          <w:szCs w:val="28"/>
        </w:rPr>
        <w:t xml:space="preserve">Chāndogya Upaniṣad </w:t>
      </w:r>
      <w:r w:rsidRPr="00790008">
        <w:rPr>
          <w:rStyle w:val="BookTitle"/>
          <w:rFonts w:asciiTheme="minorHAnsi" w:hAnsiTheme="minorHAnsi" w:cstheme="minorHAnsi"/>
          <w:b w:val="0"/>
          <w:bCs w:val="0"/>
          <w:color w:val="000000"/>
          <w:sz w:val="28"/>
          <w:szCs w:val="28"/>
        </w:rPr>
        <w:t xml:space="preserve">glorifies as Para-Brahmapura, which is glorified by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as Vaikuṇṭha, the abode of Viṣṇu, which is called Śvetadvīpa by some great souls, and which is known as Vṛndāvana by the rare devotees conversant with transcendental mellows.”</w:t>
      </w:r>
    </w:p>
    <w:p w14:paraId="497CC3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is explained by Śrīla Jīva Gosvāmī in his </w:t>
      </w:r>
      <w:r w:rsidRPr="00790008">
        <w:rPr>
          <w:rStyle w:val="BookTitle"/>
          <w:rFonts w:asciiTheme="minorHAnsi" w:hAnsiTheme="minorHAnsi" w:cstheme="minorHAnsi"/>
          <w:b w:val="0"/>
          <w:bCs w:val="0"/>
          <w:i/>
          <w:iCs/>
          <w:color w:val="000000"/>
          <w:sz w:val="28"/>
          <w:szCs w:val="28"/>
        </w:rPr>
        <w:t>Kṛṣṇa-sandarbha</w:t>
      </w:r>
      <w:r w:rsidRPr="00790008">
        <w:rPr>
          <w:rStyle w:val="BookTitle"/>
          <w:rFonts w:asciiTheme="minorHAnsi" w:hAnsiTheme="minorHAnsi" w:cstheme="minorHAnsi"/>
          <w:b w:val="0"/>
          <w:bCs w:val="0"/>
          <w:color w:val="000000"/>
          <w:sz w:val="28"/>
          <w:szCs w:val="28"/>
        </w:rPr>
        <w:t xml:space="preserve"> as follows: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is He who descends into the material realm.” Śrīla Baladeva Vidyābhūṣaṇa has commented on the description of the Lord’s incarnations in Śrīla Rūpa Gosvāmī’s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 xml:space="preserve">as follows: “When the Absolute Truth incarnates from the spiritual world, Vaikuṇṭha, into this material creation, He is called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w:t>
      </w:r>
    </w:p>
    <w:p w14:paraId="526E68E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2.88-90) it is stated: “Only the Personality of Godhead, the source of all other Divinities, is eligible to be designated </w:t>
      </w:r>
      <w:r w:rsidRPr="00790008">
        <w:rPr>
          <w:rStyle w:val="BookTitle"/>
          <w:rFonts w:asciiTheme="minorHAnsi" w:hAnsiTheme="minorHAnsi" w:cstheme="minorHAnsi"/>
          <w:b w:val="0"/>
          <w:bCs w:val="0"/>
          <w:i/>
          <w:iCs/>
          <w:color w:val="000000"/>
          <w:sz w:val="28"/>
          <w:szCs w:val="28"/>
        </w:rPr>
        <w:t>svayaṁ bhagavān</w:t>
      </w:r>
      <w:r w:rsidRPr="00790008">
        <w:rPr>
          <w:rStyle w:val="BookTitle"/>
          <w:rFonts w:asciiTheme="minorHAnsi" w:hAnsiTheme="minorHAnsi" w:cstheme="minorHAnsi"/>
          <w:b w:val="0"/>
          <w:bCs w:val="0"/>
          <w:color w:val="000000"/>
          <w:sz w:val="28"/>
          <w:szCs w:val="28"/>
        </w:rPr>
        <w:t xml:space="preserve">, or the primeval Lord. When from one candle many others are lit, I consider that one the original. Kṛṣṇa, in the same way, is the cause of all causes and all incarnations.”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3.28-30) says: “Therefore in the company of My devotees I shall appear on earth and perform various colorful pastimes. Thinking thus, the Personality of Godhead, Śrī Kṛṣṇa Himself, descended at Nadia early in the Age of Kali. Thus the lionlike Lord Caitanya has appeared in Navadvīpa. He has the shoulders of a lion, the powers of a lion, and the loud voice of a lion.”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3.110) says: “Therefore the principal reason for Śrī Caitanya’s descent is this appeal by Advaita Ācārya. The Lord, the protector of religion, appears by the desire of His devotee.”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5.14-15, 19) says: “Beyond the material nature lies the realm known as </w:t>
      </w:r>
      <w:r w:rsidRPr="00790008">
        <w:rPr>
          <w:rStyle w:val="BookTitle"/>
          <w:rFonts w:asciiTheme="minorHAnsi" w:hAnsiTheme="minorHAnsi" w:cstheme="minorHAnsi"/>
          <w:b w:val="0"/>
          <w:bCs w:val="0"/>
          <w:i/>
          <w:iCs/>
          <w:color w:val="000000"/>
          <w:sz w:val="28"/>
          <w:szCs w:val="28"/>
        </w:rPr>
        <w:t>paravyoma</w:t>
      </w:r>
      <w:r w:rsidRPr="00790008">
        <w:rPr>
          <w:rStyle w:val="BookTitle"/>
          <w:rFonts w:asciiTheme="minorHAnsi" w:hAnsiTheme="minorHAnsi" w:cstheme="minorHAnsi"/>
          <w:b w:val="0"/>
          <w:bCs w:val="0"/>
          <w:color w:val="000000"/>
          <w:sz w:val="28"/>
          <w:szCs w:val="28"/>
        </w:rPr>
        <w:t xml:space="preserve">, the spiritual sky. Like Lord Kṛṣṇa Himself, it possesses all transcendental attributes, such as the six opulences. That Vaikuṇṭha region is all-pervading, infinite and supreme. It is the residence of Lord Kṛṣṇa and His incarnations. That abode is manifested within the material world by the will of Lord Kṛṣṇa. It is identical to that original Gokula; they are not two different bodies.”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5.78, 80-82) says: “Although Kṣīrodaśāyī Viṣṇu is called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of Lord Kṛṣṇa, He is the source of Matsya, Kūrma and the other incarnations.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He manifests Himself in many incarnations, for He is the maintainer of the world. That fragment of the Mahā-puruṣa who appears for the purpose of creation, maintenance, and annihilation is called an incarnation. That Mahā-puruṣa is identical with the Personality of Godhead. He is the original incarnation, the seed of all others, and the shelter of everything.”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5.131-132, 127-128, 133) says: “When the Supreme Personality of Godhead Kṛṣṇa appears, He is the shelter of all plenary parts. Thus at that time all His plenary portions join in Him. In whatever form one knows the Lord, one speaks of Him in that way. In this there is no falsity, since everything is possible in Kṛṣṇa. But I accept it as the truth because it has been said by devotees. </w:t>
      </w:r>
      <w:r w:rsidRPr="00790008">
        <w:rPr>
          <w:rStyle w:val="BookTitle"/>
          <w:rFonts w:asciiTheme="minorHAnsi" w:hAnsiTheme="minorHAnsi" w:cstheme="minorHAnsi"/>
          <w:b w:val="0"/>
          <w:bCs w:val="0"/>
          <w:color w:val="000000"/>
          <w:sz w:val="28"/>
          <w:szCs w:val="28"/>
        </w:rPr>
        <w:lastRenderedPageBreak/>
        <w:t>Since He is the source of all incarnations, everything is possible in Him. They know that there is no difference between the incarnation and the source of all incarnations. Previously different people regarded Lord Kṛṣṇa in the light of different principles. Therefore Lord Caitanya Mahāprabhu has exhibited to everyone all the pastimes of all the various incarnations.”</w:t>
      </w:r>
    </w:p>
    <w:p w14:paraId="70BA48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also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20.263-264): “The form of the Lord that descends into the material world to create is called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or incarnation. All the expansions of Lord Kṛṣṇa are actually residents of the spiritual world. However, when they descend into the material world, they are called incarnations [</w:t>
      </w:r>
      <w:r w:rsidRPr="00790008">
        <w:rPr>
          <w:rStyle w:val="BookTitle"/>
          <w:rFonts w:asciiTheme="minorHAnsi" w:hAnsiTheme="minorHAnsi" w:cstheme="minorHAnsi"/>
          <w:b w:val="0"/>
          <w:bCs w:val="0"/>
          <w:i/>
          <w:iCs/>
          <w:color w:val="000000"/>
          <w:sz w:val="28"/>
          <w:szCs w:val="28"/>
        </w:rPr>
        <w:t>avatāras</w:t>
      </w:r>
      <w:r w:rsidRPr="00790008">
        <w:rPr>
          <w:rStyle w:val="BookTitle"/>
          <w:rFonts w:asciiTheme="minorHAnsi" w:hAnsiTheme="minorHAnsi" w:cstheme="minorHAnsi"/>
          <w:b w:val="0"/>
          <w:bCs w:val="0"/>
          <w:color w:val="000000"/>
          <w:sz w:val="28"/>
          <w:szCs w:val="28"/>
        </w:rPr>
        <w:t>].”</w:t>
      </w:r>
    </w:p>
    <w:p w14:paraId="35707271" w14:textId="75AAB9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meaning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please see the purport of the first verse.</w:t>
      </w:r>
    </w:p>
    <w:p w14:paraId="318E53E1" w14:textId="3C34AD7D" w:rsidR="00DB5E92" w:rsidRPr="00790008" w:rsidRDefault="00DB5E92" w:rsidP="00FB48CC">
      <w:pPr>
        <w:spacing w:before="0"/>
        <w:ind w:firstLine="0"/>
        <w:rPr>
          <w:rStyle w:val="BookTitle"/>
          <w:rFonts w:asciiTheme="minorHAnsi" w:hAnsiTheme="minorHAnsi" w:cstheme="minorHAnsi"/>
          <w:b w:val="0"/>
          <w:bCs w:val="0"/>
          <w:color w:val="000000"/>
          <w:sz w:val="28"/>
          <w:szCs w:val="28"/>
        </w:rPr>
      </w:pPr>
    </w:p>
    <w:p w14:paraId="35E32F98" w14:textId="20C8FDB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8</w:t>
      </w:r>
    </w:p>
    <w:p w14:paraId="67A5AC30"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8</w:t>
      </w:r>
    </w:p>
    <w:p w14:paraId="0BB9F3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bhaktera pūjā—āmā haite baḍa”</w:t>
      </w:r>
      <w:r w:rsidRPr="00790008">
        <w:rPr>
          <w:rStyle w:val="BookTitle"/>
          <w:rFonts w:asciiTheme="minorHAnsi" w:hAnsiTheme="minorHAnsi" w:cstheme="minorHAnsi"/>
          <w:b w:val="0"/>
          <w:bCs w:val="0"/>
          <w:color w:val="000000"/>
          <w:sz w:val="28"/>
          <w:szCs w:val="28"/>
        </w:rPr>
        <w:br/>
        <w:t>sei prabhu vede-bhāgavate kailā daḍha</w:t>
      </w:r>
    </w:p>
    <w:p w14:paraId="12E410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Supreme Personality of Godhead has declared in the Vedas and Śrīmad Bhāgavatam, “Worship of My devotees is superior to worship of Me.”</w:t>
      </w:r>
    </w:p>
    <w:p w14:paraId="01421997" w14:textId="23125F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who worship the opulent feature of the Lord first develop in their hearts the conception that only the worship of the Supreme Lord is important. This conception, however, diminishes the glories of worshiping the devotees and exhibits their lack of love and devotion for the Supreme Lord. As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5FDC676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ārādhanānāṁ sarveṣāṁ      viṣṇor ārādhanaṁ param</w:t>
      </w:r>
      <w:r w:rsidRPr="00790008">
        <w:rPr>
          <w:rStyle w:val="BookTitle"/>
          <w:rFonts w:asciiTheme="minorHAnsi" w:hAnsiTheme="minorHAnsi" w:cstheme="minorHAnsi"/>
          <w:b w:val="0"/>
          <w:bCs w:val="0"/>
          <w:color w:val="000000"/>
          <w:sz w:val="28"/>
          <w:szCs w:val="28"/>
        </w:rPr>
        <w:br/>
        <w:t>tasmāt parataraṁ devi      tadīyānāṁ samarcanam</w:t>
      </w:r>
      <w:r w:rsidRPr="00790008">
        <w:rPr>
          <w:rStyle w:val="BookTitle"/>
          <w:rFonts w:asciiTheme="minorHAnsi" w:hAnsiTheme="minorHAnsi" w:cstheme="minorHAnsi"/>
          <w:b w:val="0"/>
          <w:bCs w:val="0"/>
          <w:color w:val="000000"/>
          <w:sz w:val="28"/>
          <w:szCs w:val="28"/>
        </w:rPr>
        <w:br/>
        <w:t>arcayitvā tu govindaṁ      tadīyān nārcayet tu yaḥ</w:t>
      </w:r>
      <w:r w:rsidRPr="00790008">
        <w:rPr>
          <w:rStyle w:val="BookTitle"/>
          <w:rFonts w:asciiTheme="minorHAnsi" w:hAnsiTheme="minorHAnsi" w:cstheme="minorHAnsi"/>
          <w:b w:val="0"/>
          <w:bCs w:val="0"/>
          <w:color w:val="000000"/>
          <w:sz w:val="28"/>
          <w:szCs w:val="28"/>
        </w:rPr>
        <w:br/>
        <w:t>na sa bhāgavato jñeyaḥ      kevalaṁ dāmbhikaḥ smṛtaḥ</w:t>
      </w:r>
    </w:p>
    <w:p w14:paraId="2576F6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 One who performs worship of Lord Govinda but fails to worship His devotees should be understood to be not a devotee of the Lord but simply a victim of false pride.”</w:t>
      </w:r>
    </w:p>
    <w:p w14:paraId="5FEB4BEB" w14:textId="27F6B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daḍha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dṛḍha</w:t>
      </w:r>
      <w:r w:rsidRPr="00790008">
        <w:rPr>
          <w:rStyle w:val="BookTitle"/>
          <w:rFonts w:asciiTheme="minorHAnsi" w:hAnsiTheme="minorHAnsi" w:cstheme="minorHAnsi"/>
          <w:b w:val="0"/>
          <w:bCs w:val="0"/>
          <w:color w:val="000000"/>
          <w:sz w:val="28"/>
          <w:szCs w:val="28"/>
        </w:rPr>
        <w:t xml:space="preserve">, or “determination.” In the path of awe and reverence, the Supreme Lord alone is worshiped and His servants are the worshipers. But in the path of spontaneous attachment, awe and reverence are </w:t>
      </w:r>
      <w:r w:rsidRPr="00790008">
        <w:rPr>
          <w:rStyle w:val="BookTitle"/>
          <w:rFonts w:asciiTheme="minorHAnsi" w:hAnsiTheme="minorHAnsi" w:cstheme="minorHAnsi"/>
          <w:b w:val="0"/>
          <w:bCs w:val="0"/>
          <w:color w:val="000000"/>
          <w:sz w:val="28"/>
          <w:szCs w:val="28"/>
        </w:rPr>
        <w:lastRenderedPageBreak/>
        <w:t xml:space="preserve">not prominent in the relationship between the object of worship and the worshiper; rather, the attitude of service is prominent. The servants have great pride in their service. Therefore the servants in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consider themselves greater than their worshipable Lord Kṛṣṇa. In other words, such persons consider their worshipable Lord as their subordinate, or under their control.</w:t>
      </w:r>
    </w:p>
    <w:p w14:paraId="60CC59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superiority of worshiping the Lord’s devotees is celebrated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Some examples are found in the following statements.</w:t>
      </w:r>
    </w:p>
    <w:p w14:paraId="1A86E9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(3.1.10) states: </w:t>
      </w:r>
      <w:r w:rsidRPr="00790008">
        <w:rPr>
          <w:rStyle w:val="BookTitle"/>
          <w:rFonts w:asciiTheme="minorHAnsi" w:hAnsiTheme="minorHAnsi" w:cstheme="minorHAnsi"/>
          <w:b w:val="0"/>
          <w:bCs w:val="0"/>
          <w:i/>
          <w:iCs/>
          <w:color w:val="000000"/>
          <w:sz w:val="28"/>
          <w:szCs w:val="28"/>
        </w:rPr>
        <w:t>tasmād ātma-jñaṁ hy arcayed bhūti-kāmaḥ</w:t>
      </w:r>
      <w:r w:rsidRPr="00790008">
        <w:rPr>
          <w:rStyle w:val="BookTitle"/>
          <w:rFonts w:asciiTheme="minorHAnsi" w:hAnsiTheme="minorHAnsi" w:cstheme="minorHAnsi"/>
          <w:b w:val="0"/>
          <w:bCs w:val="0"/>
          <w:color w:val="000000"/>
          <w:sz w:val="28"/>
          <w:szCs w:val="28"/>
        </w:rPr>
        <w:t xml:space="preserve">—“By worshiping the devotees of the Lord, all one’s desires will be fulfilled.” Baladeva Vidyābhūṣaṇa has written in his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(3.3.51): </w:t>
      </w:r>
      <w:r w:rsidRPr="00790008">
        <w:rPr>
          <w:rStyle w:val="BookTitle"/>
          <w:rFonts w:asciiTheme="minorHAnsi" w:hAnsiTheme="minorHAnsi" w:cstheme="minorHAnsi"/>
          <w:b w:val="0"/>
          <w:bCs w:val="0"/>
          <w:i/>
          <w:iCs/>
          <w:color w:val="000000"/>
          <w:sz w:val="28"/>
          <w:szCs w:val="28"/>
        </w:rPr>
        <w:t>ātma-jñaṁ bhagavat-tattva-jñaṁ tad bhaktam ity arthaḥ; bhūti-kāmo mokṣa-paryanta-sampatti-lipsur ity arthaḥ</w:t>
      </w:r>
      <w:r w:rsidRPr="00790008">
        <w:rPr>
          <w:rStyle w:val="BookTitle"/>
          <w:rFonts w:asciiTheme="minorHAnsi" w:hAnsiTheme="minorHAnsi" w:cstheme="minorHAnsi"/>
          <w:b w:val="0"/>
          <w:bCs w:val="0"/>
          <w:color w:val="000000"/>
          <w:sz w:val="28"/>
          <w:szCs w:val="28"/>
        </w:rPr>
        <w:t>. In other words, if one wants the highest benediction, he should serve the devotees of the Lord.</w:t>
      </w:r>
    </w:p>
    <w:p w14:paraId="44C3082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Madhvācārya’s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(3.3.47), he quotes the following from the </w:t>
      </w:r>
      <w:r w:rsidRPr="00790008">
        <w:rPr>
          <w:rStyle w:val="BookTitle"/>
          <w:rFonts w:asciiTheme="minorHAnsi" w:hAnsiTheme="minorHAnsi" w:cstheme="minorHAnsi"/>
          <w:b w:val="0"/>
          <w:bCs w:val="0"/>
          <w:i/>
          <w:iCs/>
          <w:color w:val="000000"/>
          <w:sz w:val="28"/>
          <w:szCs w:val="28"/>
        </w:rPr>
        <w:t>Poṣāyaṇa-śrūtis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tānupāsva tānupacarasva tebhyaḥ śṛṇu hi te tāmavantu</w:t>
      </w:r>
      <w:r w:rsidRPr="00790008">
        <w:rPr>
          <w:rStyle w:val="BookTitle"/>
          <w:rFonts w:asciiTheme="minorHAnsi" w:hAnsiTheme="minorHAnsi" w:cstheme="minorHAnsi"/>
          <w:b w:val="0"/>
          <w:bCs w:val="0"/>
          <w:color w:val="000000"/>
          <w:sz w:val="28"/>
          <w:szCs w:val="28"/>
        </w:rPr>
        <w:t>—“Worship the devotees of the Lord, serve the devotees of the Lord, and hear from the devotees of the Lord, for they will protect you.”</w:t>
      </w:r>
    </w:p>
    <w:p w14:paraId="091C94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 it is stated:</w:t>
      </w:r>
    </w:p>
    <w:p w14:paraId="288C7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300D3B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unto those great souls who have implicit faith in both the Lord and the spiritual master are all the imports of Vedic knowledge automatically revealed.” There are many similar statements found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06BAD0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Itihāsa-samuccaya </w:t>
      </w:r>
      <w:r w:rsidRPr="00790008">
        <w:rPr>
          <w:rStyle w:val="BookTitle"/>
          <w:rFonts w:asciiTheme="minorHAnsi" w:hAnsiTheme="minorHAnsi" w:cstheme="minorHAnsi"/>
          <w:b w:val="0"/>
          <w:bCs w:val="0"/>
          <w:color w:val="000000"/>
          <w:sz w:val="28"/>
          <w:szCs w:val="28"/>
        </w:rPr>
        <w:t>it is stated:</w:t>
      </w:r>
    </w:p>
    <w:p w14:paraId="47CC7A9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tasmād viṣṇu-prasādāya      vaiṣṇavān paritoṣayet</w:t>
      </w:r>
      <w:r w:rsidRPr="00790008">
        <w:rPr>
          <w:rStyle w:val="BookTitle"/>
          <w:rFonts w:asciiTheme="minorHAnsi" w:hAnsiTheme="minorHAnsi" w:cstheme="minorHAnsi"/>
          <w:b w:val="0"/>
          <w:bCs w:val="0"/>
          <w:color w:val="000000"/>
          <w:sz w:val="28"/>
          <w:szCs w:val="28"/>
        </w:rPr>
        <w:br/>
        <w:t>prasāda-sumukho viṣṇus      tenaiva syān na saṁśayaḥ</w:t>
      </w:r>
    </w:p>
    <w:p w14:paraId="0A887E21" w14:textId="6FDC1D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attain the mercy of Lord Viṣṇu, one should satisfy the Vaiṣṇavas. There is no doubt that by their mercy, Viṣṇu will be pleased.” There are many similar statements in the Vaiṣṇava literatures.</w:t>
      </w:r>
    </w:p>
    <w:p w14:paraId="6A75D7E7" w14:textId="45E8B706" w:rsidR="00844936" w:rsidRPr="00790008" w:rsidRDefault="00844936" w:rsidP="00FB48CC">
      <w:pPr>
        <w:spacing w:before="0"/>
        <w:ind w:firstLine="0"/>
        <w:rPr>
          <w:rStyle w:val="BookTitle"/>
          <w:rFonts w:asciiTheme="minorHAnsi" w:hAnsiTheme="minorHAnsi" w:cstheme="minorHAnsi"/>
          <w:b w:val="0"/>
          <w:bCs w:val="0"/>
          <w:color w:val="000000"/>
          <w:sz w:val="28"/>
          <w:szCs w:val="28"/>
        </w:rPr>
      </w:pPr>
    </w:p>
    <w:p w14:paraId="315B6818" w14:textId="406C4F2C"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9</w:t>
      </w:r>
    </w:p>
    <w:p w14:paraId="1AB52BB9"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9</w:t>
      </w:r>
    </w:p>
    <w:p w14:paraId="335B2B3B" w14:textId="51FC6424" w:rsidR="00594D06" w:rsidRPr="00790008" w:rsidRDefault="00594D06" w:rsidP="00FB48CC">
      <w:pPr>
        <w:pStyle w:val="Verse"/>
        <w:spacing w:before="0" w:after="86"/>
        <w:rPr>
          <w:rStyle w:val="BookTitle"/>
          <w:rFonts w:asciiTheme="minorHAnsi" w:hAnsiTheme="minorHAnsi" w:cstheme="minorHAnsi"/>
          <w:i w:val="0"/>
          <w:iCs w:val="0"/>
          <w:color w:val="800000"/>
          <w:sz w:val="28"/>
          <w:szCs w:val="28"/>
        </w:rPr>
      </w:pPr>
      <w:r w:rsidRPr="00790008">
        <w:rPr>
          <w:rStyle w:val="BookTitle"/>
          <w:rFonts w:asciiTheme="minorHAnsi" w:hAnsiTheme="minorHAnsi" w:cstheme="minorHAnsi"/>
          <w:b w:val="0"/>
          <w:bCs w:val="0"/>
          <w:color w:val="000000"/>
          <w:sz w:val="28"/>
          <w:szCs w:val="28"/>
        </w:rPr>
        <w:t xml:space="preserve">mad-bhakta-pūjābhyadhikā     </w:t>
      </w:r>
      <w:commentRangeStart w:id="10"/>
      <w:r w:rsidRPr="00790008">
        <w:rPr>
          <w:rStyle w:val="BookTitle"/>
          <w:rFonts w:asciiTheme="minorHAnsi" w:hAnsiTheme="minorHAnsi" w:cstheme="minorHAnsi"/>
          <w:b w:val="0"/>
          <w:bCs w:val="0"/>
          <w:color w:val="000000"/>
          <w:sz w:val="28"/>
          <w:szCs w:val="28"/>
        </w:rPr>
        <w:t xml:space="preserve"> sarva-bhūteṣu man-matiḥ</w:t>
      </w:r>
      <w:r w:rsidRPr="00790008">
        <w:rPr>
          <w:rStyle w:val="BookTitle"/>
          <w:rFonts w:asciiTheme="minorHAnsi" w:hAnsiTheme="minorHAnsi" w:cstheme="minorHAnsi"/>
          <w:b w:val="0"/>
          <w:bCs w:val="0"/>
          <w:color w:val="000000"/>
          <w:sz w:val="28"/>
          <w:szCs w:val="28"/>
        </w:rPr>
        <w:br/>
      </w:r>
      <w:commentRangeEnd w:id="10"/>
      <w:r w:rsidR="009A5145">
        <w:rPr>
          <w:rStyle w:val="CommentReference"/>
          <w:i w:val="0"/>
          <w:iCs w:val="0"/>
        </w:rPr>
        <w:lastRenderedPageBreak/>
        <w:commentReference w:id="10"/>
      </w:r>
      <w:r w:rsidRPr="00790008">
        <w:rPr>
          <w:rStyle w:val="BookTitle"/>
          <w:rFonts w:asciiTheme="minorHAnsi" w:hAnsiTheme="minorHAnsi" w:cstheme="minorHAnsi"/>
          <w:i w:val="0"/>
          <w:iCs w:val="0"/>
          <w:color w:val="800000"/>
          <w:sz w:val="28"/>
          <w:szCs w:val="28"/>
        </w:rPr>
        <w:t>“Worshiping My devotees is better than directly worshiping Me.”</w:t>
      </w:r>
    </w:p>
    <w:p w14:paraId="5C4E103E" w14:textId="0CB31481" w:rsidR="00594D06" w:rsidRPr="00790008" w:rsidRDefault="00594D06" w:rsidP="00FB48CC">
      <w:pPr>
        <w:pStyle w:val="Translation"/>
        <w:spacing w:before="0" w:after="86"/>
        <w:rPr>
          <w:rStyle w:val="BookTitle"/>
          <w:rFonts w:asciiTheme="minorHAnsi" w:hAnsiTheme="minorHAnsi" w:cstheme="minorHAnsi"/>
          <w:color w:val="000000"/>
          <w:sz w:val="28"/>
          <w:szCs w:val="28"/>
        </w:rPr>
      </w:pPr>
      <w:r w:rsidRPr="00790008">
        <w:rPr>
          <w:rStyle w:val="BookTitle"/>
          <w:rFonts w:asciiTheme="minorHAnsi" w:hAnsiTheme="minorHAnsi" w:cstheme="minorHAnsi"/>
          <w:color w:val="000000"/>
          <w:sz w:val="28"/>
          <w:szCs w:val="28"/>
        </w:rPr>
        <w:t>When the great devotee Uddhava inquired about pure devotional service and knowledge of the Supreme Lord for the welfare of the living entities, Lord Kṛṣṇa glorified His devotees in this verse from the Śrīmad Bhāgavatam (11.19.21) while describing the various limbs of pure devotional service.</w:t>
      </w:r>
    </w:p>
    <w:p w14:paraId="3728FCC6" w14:textId="3A75F7D8" w:rsidR="00CA5168" w:rsidRPr="00790008" w:rsidRDefault="00CA5168" w:rsidP="00FB48CC">
      <w:pPr>
        <w:pStyle w:val="Translation"/>
        <w:spacing w:before="0" w:after="86"/>
        <w:rPr>
          <w:rStyle w:val="BookTitle"/>
          <w:rFonts w:asciiTheme="minorHAnsi" w:hAnsiTheme="minorHAnsi" w:cstheme="minorHAnsi"/>
          <w:color w:val="000000"/>
          <w:sz w:val="28"/>
          <w:szCs w:val="28"/>
        </w:rPr>
      </w:pPr>
    </w:p>
    <w:p w14:paraId="39D21362" w14:textId="51A455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w:t>
      </w:r>
    </w:p>
    <w:p w14:paraId="4B3E6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2EEC07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karila āge bhaktera vandana</w:t>
      </w:r>
      <w:r w:rsidRPr="00790008">
        <w:rPr>
          <w:rStyle w:val="BookTitle"/>
          <w:rFonts w:asciiTheme="minorHAnsi" w:hAnsiTheme="minorHAnsi" w:cstheme="minorHAnsi"/>
          <w:b w:val="0"/>
          <w:bCs w:val="0"/>
          <w:color w:val="000000"/>
          <w:sz w:val="28"/>
          <w:szCs w:val="28"/>
        </w:rPr>
        <w:br/>
        <w:t>ataeva āche kārya siddhira lakṣaṇa</w:t>
      </w:r>
    </w:p>
    <w:p w14:paraId="1C72F8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therefore offered my prayers first to the devotees, as this is the secret for attaining perfection.</w:t>
      </w:r>
    </w:p>
    <w:p w14:paraId="03BF3547" w14:textId="524782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Ādi Purāṇa</w:t>
      </w:r>
      <w:r w:rsidRPr="00790008">
        <w:rPr>
          <w:rStyle w:val="BookTitle"/>
          <w:rFonts w:asciiTheme="minorHAnsi" w:hAnsiTheme="minorHAnsi" w:cstheme="minorHAnsi"/>
          <w:b w:val="0"/>
          <w:bCs w:val="0"/>
          <w:color w:val="000000"/>
          <w:sz w:val="28"/>
          <w:szCs w:val="28"/>
        </w:rPr>
        <w:t>, it is stated:</w:t>
      </w:r>
    </w:p>
    <w:p w14:paraId="596B923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me bhakta-janāḥ pārtha      na me bhaktāś ca te janāḥ</w:t>
      </w:r>
      <w:r w:rsidRPr="00790008">
        <w:rPr>
          <w:rStyle w:val="BookTitle"/>
          <w:rFonts w:asciiTheme="minorHAnsi" w:hAnsiTheme="minorHAnsi" w:cstheme="minorHAnsi"/>
          <w:b w:val="0"/>
          <w:bCs w:val="0"/>
          <w:color w:val="000000"/>
          <w:sz w:val="28"/>
          <w:szCs w:val="28"/>
        </w:rPr>
        <w:br/>
        <w:t>mad bhaktānāṁ ca ye bhaktās      te me bhaktatamāḥ matāḥ</w:t>
      </w:r>
    </w:p>
    <w:p w14:paraId="0ED48B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Pārtha, those who claim to be My devotees are not My devotees, but those who claim to be devotees of My devotees are actually My devotees.” 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(3.17.2) it is said:</w:t>
      </w:r>
    </w:p>
    <w:p w14:paraId="0AED8AE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durāpā hy alpa-tapasaḥ      sevā vaikuṇṭha-vartmasu</w:t>
      </w:r>
      <w:r w:rsidRPr="00790008">
        <w:rPr>
          <w:rStyle w:val="BookTitle"/>
          <w:rFonts w:asciiTheme="minorHAnsi" w:hAnsiTheme="minorHAnsi" w:cstheme="minorHAnsi"/>
          <w:b w:val="0"/>
          <w:bCs w:val="0"/>
          <w:color w:val="000000"/>
          <w:sz w:val="28"/>
          <w:szCs w:val="28"/>
        </w:rPr>
        <w:br/>
        <w:t>yatropagīyate nityaṁ      deva-devo janārdanaḥ</w:t>
      </w:r>
    </w:p>
    <w:p w14:paraId="55F6BC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whose austerity is meager can hardly obtain the service of the pure devotees who are progressing on the path back to the kingdom of Godhead, the Vaikuṇṭhas. Pure devotees engage one hundred percent in glorifying the Supreme Lord, who is the Lord of the demigods and the controller of all living entities.”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it is stated:</w:t>
      </w:r>
    </w:p>
    <w:p w14:paraId="75AB3D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arcayitvā tu govindaṁ      tadīyān nārcayet tu yaḥ</w:t>
      </w:r>
      <w:r w:rsidRPr="00790008">
        <w:rPr>
          <w:rStyle w:val="BookTitle"/>
          <w:rFonts w:asciiTheme="minorHAnsi" w:hAnsiTheme="minorHAnsi" w:cstheme="minorHAnsi"/>
          <w:b w:val="0"/>
          <w:bCs w:val="0"/>
          <w:color w:val="000000"/>
          <w:sz w:val="28"/>
          <w:szCs w:val="28"/>
        </w:rPr>
        <w:br/>
        <w:t>na sa bhāgavato jñeyaḥ      kevalaṁ dāmbhikaḥ smṛtaḥ</w:t>
      </w:r>
      <w:r w:rsidRPr="00790008">
        <w:rPr>
          <w:rStyle w:val="BookTitle"/>
          <w:rFonts w:asciiTheme="minorHAnsi" w:hAnsiTheme="minorHAnsi" w:cstheme="minorHAnsi"/>
          <w:b w:val="0"/>
          <w:bCs w:val="0"/>
          <w:color w:val="000000"/>
          <w:sz w:val="28"/>
          <w:szCs w:val="28"/>
        </w:rPr>
        <w:br/>
        <w:t>tasmād sarva-prayatnena      vaiṣṇavān pūjayet sadā</w:t>
      </w:r>
      <w:r w:rsidRPr="00790008">
        <w:rPr>
          <w:rStyle w:val="BookTitle"/>
          <w:rFonts w:asciiTheme="minorHAnsi" w:hAnsiTheme="minorHAnsi" w:cstheme="minorHAnsi"/>
          <w:b w:val="0"/>
          <w:bCs w:val="0"/>
          <w:color w:val="000000"/>
          <w:sz w:val="28"/>
          <w:szCs w:val="28"/>
        </w:rPr>
        <w:br/>
        <w:t>sarvaṁ tarati duḥkhaughaṁ       mahābhāgavatārcanāt</w:t>
      </w:r>
    </w:p>
    <w:p w14:paraId="45556D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who performs worship of Lord Govinda but fails to worship His devotees should be understood to be not a devotee of the Lord but simply a victim of false pride. One should always worship the Vaiṣṇavas by all means, for by worshiping the great devotees one is freed from all miseries.” In this way various other statements glorifying the worship of pure devotees are found in the scriptures.</w:t>
      </w:r>
    </w:p>
    <w:p w14:paraId="79552A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kārya-siddhi </w:t>
      </w:r>
      <w:r w:rsidRPr="00790008">
        <w:rPr>
          <w:rStyle w:val="BookTitle"/>
          <w:rFonts w:asciiTheme="minorHAnsi" w:hAnsiTheme="minorHAnsi" w:cstheme="minorHAnsi"/>
          <w:b w:val="0"/>
          <w:bCs w:val="0"/>
          <w:color w:val="000000"/>
          <w:sz w:val="28"/>
          <w:szCs w:val="28"/>
        </w:rPr>
        <w:t xml:space="preserve">is explained by Baladeva Vidyābhūṣaṇa in his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(3.3.51), wherein he quotes from the </w:t>
      </w:r>
      <w:r w:rsidRPr="00790008">
        <w:rPr>
          <w:rStyle w:val="BookTitle"/>
          <w:rFonts w:asciiTheme="minorHAnsi" w:hAnsiTheme="minorHAnsi" w:cstheme="minorHAnsi"/>
          <w:b w:val="0"/>
          <w:bCs w:val="0"/>
          <w:i/>
          <w:iCs/>
          <w:color w:val="000000"/>
          <w:sz w:val="28"/>
          <w:szCs w:val="28"/>
        </w:rPr>
        <w:t xml:space="preserve">Śāṇḍilya-smṛti </w:t>
      </w:r>
      <w:r w:rsidRPr="00790008">
        <w:rPr>
          <w:rStyle w:val="BookTitle"/>
          <w:rFonts w:asciiTheme="minorHAnsi" w:hAnsiTheme="minorHAnsi" w:cstheme="minorHAnsi"/>
          <w:b w:val="0"/>
          <w:bCs w:val="0"/>
          <w:color w:val="000000"/>
          <w:sz w:val="28"/>
          <w:szCs w:val="28"/>
        </w:rPr>
        <w:t>as follows:</w:t>
      </w:r>
    </w:p>
    <w:p w14:paraId="534E1F2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siddhir bhavati vā neti      saṁśayo ’cyuta sevinām</w:t>
      </w:r>
      <w:r w:rsidRPr="00790008">
        <w:rPr>
          <w:rStyle w:val="BookTitle"/>
          <w:rFonts w:asciiTheme="minorHAnsi" w:hAnsiTheme="minorHAnsi" w:cstheme="minorHAnsi"/>
          <w:b w:val="0"/>
          <w:bCs w:val="0"/>
          <w:color w:val="000000"/>
          <w:sz w:val="28"/>
          <w:szCs w:val="28"/>
        </w:rPr>
        <w:br/>
        <w:t>niḥsaṁśayas tu tad bhakta      paricaryāratātmanām</w:t>
      </w:r>
      <w:r w:rsidRPr="00790008">
        <w:rPr>
          <w:rStyle w:val="BookTitle"/>
          <w:rFonts w:asciiTheme="minorHAnsi" w:hAnsiTheme="minorHAnsi" w:cstheme="minorHAnsi"/>
          <w:b w:val="0"/>
          <w:bCs w:val="0"/>
          <w:color w:val="000000"/>
          <w:sz w:val="28"/>
          <w:szCs w:val="28"/>
        </w:rPr>
        <w:br/>
        <w:t>kevalaṁ bhagavat-pāda-      sevayā vimalaṁ manaḥ</w:t>
      </w:r>
      <w:r w:rsidRPr="00790008">
        <w:rPr>
          <w:rStyle w:val="BookTitle"/>
          <w:rFonts w:asciiTheme="minorHAnsi" w:hAnsiTheme="minorHAnsi" w:cstheme="minorHAnsi"/>
          <w:b w:val="0"/>
          <w:bCs w:val="0"/>
          <w:color w:val="000000"/>
          <w:sz w:val="28"/>
          <w:szCs w:val="28"/>
        </w:rPr>
        <w:br/>
        <w:t>na jāyate yathā nityaṁ      tad bhakta-caraṇārcanāt</w:t>
      </w:r>
    </w:p>
    <w:p w14:paraId="770E741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may doubt whether the servant of the Supreme Personality of Godhead will attain perfection, but there is absolutely no doubt that those who are attached to serving His devotees will attain perfection. One’s mind is not as fully purified by serving the lotus feet of the Supreme Lord as it is by serving the feet of His devotees.”</w:t>
      </w:r>
    </w:p>
    <w:p w14:paraId="00884411" w14:textId="34F819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1.20-21) as follows: “In the beginning of this narration, simply by remembering the spiritual master, the devotees of the Lord, and the Personality of Godhead, I have invoked their benedictions. Such remembrance destroys all difficulties and very easily enables one to fulfill his own desires.”</w:t>
      </w:r>
    </w:p>
    <w:p w14:paraId="2CF49DE7" w14:textId="3F5A73F2" w:rsidR="003658E6" w:rsidRPr="00790008" w:rsidRDefault="003658E6" w:rsidP="00FB48CC">
      <w:pPr>
        <w:spacing w:before="0"/>
        <w:ind w:firstLine="0"/>
        <w:rPr>
          <w:rStyle w:val="BookTitle"/>
          <w:rFonts w:asciiTheme="minorHAnsi" w:hAnsiTheme="minorHAnsi" w:cstheme="minorHAnsi"/>
          <w:b w:val="0"/>
          <w:bCs w:val="0"/>
          <w:color w:val="000000"/>
          <w:sz w:val="28"/>
          <w:szCs w:val="28"/>
        </w:rPr>
      </w:pPr>
    </w:p>
    <w:p w14:paraId="06A7EC2A" w14:textId="444932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w:t>
      </w:r>
    </w:p>
    <w:p w14:paraId="731BAC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580C1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iṣṭa-deva vandoṅ mora nityānanda-rāya</w:t>
      </w:r>
      <w:r w:rsidRPr="00790008">
        <w:rPr>
          <w:rStyle w:val="BookTitle"/>
          <w:rFonts w:asciiTheme="minorHAnsi" w:hAnsiTheme="minorHAnsi" w:cstheme="minorHAnsi"/>
          <w:b w:val="0"/>
          <w:bCs w:val="0"/>
          <w:color w:val="000000"/>
          <w:sz w:val="28"/>
          <w:szCs w:val="28"/>
        </w:rPr>
        <w:br/>
        <w:t>caitanya-kīrti sphure yāṅhāra kṛpāya</w:t>
      </w:r>
    </w:p>
    <w:p w14:paraId="05BED0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Nityānanda Rāya, for He is my worshipable Lord. By His mercy the glories of Lord Caitanya become manifest.</w:t>
      </w:r>
    </w:p>
    <w:p w14:paraId="3334B30E" w14:textId="01AA85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first offering respects to the Vaiṣṇavas, the author offers obeisances to his own spiritual master and then begins to describe the pastimes of Śrī Caitanya Mahāprabhu. The mercy of Lord Nityānanda, the author’s spiritual master, is the main qualification in his endeavor.</w:t>
      </w:r>
    </w:p>
    <w:p w14:paraId="07C5FB6D" w14:textId="11C335A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remembered that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Nityānanda-Baladeva, who is nondifferent from </w:t>
      </w:r>
      <w:r w:rsidRPr="00790008">
        <w:rPr>
          <w:rStyle w:val="BookTitle"/>
          <w:rFonts w:asciiTheme="minorHAnsi" w:hAnsiTheme="minorHAnsi" w:cstheme="minorHAnsi"/>
          <w:b w:val="0"/>
          <w:bCs w:val="0"/>
          <w:i/>
          <w:iCs/>
          <w:color w:val="000000"/>
          <w:sz w:val="28"/>
          <w:szCs w:val="28"/>
        </w:rPr>
        <w:t>svayam-rūpa</w:t>
      </w:r>
      <w:r w:rsidRPr="00790008">
        <w:rPr>
          <w:rStyle w:val="BookTitle"/>
          <w:rFonts w:asciiTheme="minorHAnsi" w:hAnsiTheme="minorHAnsi" w:cstheme="minorHAnsi"/>
          <w:b w:val="0"/>
          <w:bCs w:val="0"/>
          <w:color w:val="000000"/>
          <w:sz w:val="28"/>
          <w:szCs w:val="28"/>
        </w:rPr>
        <w:t xml:space="preserve"> Śrī Gaura-Kṛṣṇa, is the source of the following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Mūla-Saṅkarṣaṇa, Mahā-Saṅkarṣaṇa, the three </w:t>
      </w:r>
      <w:r w:rsidRPr="00790008">
        <w:rPr>
          <w:rStyle w:val="BookTitle"/>
          <w:rFonts w:asciiTheme="minorHAnsi" w:hAnsiTheme="minorHAnsi" w:cstheme="minorHAnsi"/>
          <w:b w:val="0"/>
          <w:bCs w:val="0"/>
          <w:i/>
          <w:iCs/>
          <w:color w:val="000000"/>
          <w:sz w:val="28"/>
          <w:szCs w:val="28"/>
        </w:rPr>
        <w:t>puruṣāvatāras</w:t>
      </w:r>
      <w:r w:rsidRPr="00790008">
        <w:rPr>
          <w:rStyle w:val="BookTitle"/>
          <w:rFonts w:asciiTheme="minorHAnsi" w:hAnsiTheme="minorHAnsi" w:cstheme="minorHAnsi"/>
          <w:b w:val="0"/>
          <w:bCs w:val="0"/>
          <w:color w:val="000000"/>
          <w:sz w:val="28"/>
          <w:szCs w:val="28"/>
        </w:rPr>
        <w:t>—Kāraṇodakaśāyī Viṣṇu, Garbhodakaśāyī Viṣṇu, and Kṣīrodakaśāyī Viṣṇu—as well as the thousand-headed Ananta Śeṣa.</w:t>
      </w:r>
    </w:p>
    <w:p w14:paraId="08ED321D" w14:textId="0EA84719" w:rsidR="00655DBD" w:rsidRPr="00790008" w:rsidRDefault="00655DBD" w:rsidP="00FB48CC">
      <w:pPr>
        <w:spacing w:before="0"/>
        <w:ind w:firstLine="0"/>
        <w:rPr>
          <w:rStyle w:val="BookTitle"/>
          <w:rFonts w:asciiTheme="minorHAnsi" w:hAnsiTheme="minorHAnsi" w:cstheme="minorHAnsi"/>
          <w:b w:val="0"/>
          <w:bCs w:val="0"/>
          <w:color w:val="000000"/>
          <w:sz w:val="28"/>
          <w:szCs w:val="28"/>
        </w:rPr>
      </w:pPr>
    </w:p>
    <w:p w14:paraId="514B482F" w14:textId="714488C5" w:rsidR="00594D06" w:rsidRPr="00790008" w:rsidRDefault="00594D06" w:rsidP="002C7BAD">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w:t>
      </w:r>
    </w:p>
    <w:p w14:paraId="501D06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w:t>
      </w:r>
    </w:p>
    <w:p w14:paraId="64FDA2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sahasra-vadana vandoṅ prabhu-balarāma</w:t>
      </w:r>
      <w:r w:rsidRPr="00790008">
        <w:rPr>
          <w:rStyle w:val="BookTitle"/>
          <w:rFonts w:asciiTheme="minorHAnsi" w:hAnsiTheme="minorHAnsi" w:cstheme="minorHAnsi"/>
          <w:b w:val="0"/>
          <w:bCs w:val="0"/>
          <w:color w:val="000000"/>
          <w:sz w:val="28"/>
          <w:szCs w:val="28"/>
        </w:rPr>
        <w:br/>
        <w:t>yāṅhāra sahasra-mukhe kṛṣṇa-yaśodhāma</w:t>
      </w:r>
    </w:p>
    <w:p w14:paraId="79780D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thousand-headed Lord Balarāma. His thousands of mouths are the abode of Lord Kṛṣṇa’s transcendental glories.</w:t>
      </w:r>
    </w:p>
    <w:p w14:paraId="5E07534F" w14:textId="043ED4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(10.2.13) the Supreme Lord glorifies Balarāma before Yogamāyā as follows: “He will be called Rāma because of His ability to please all the inhabitants of Gokula, and He will be known as Balabhadra because of His extensive physical strength.”</w:t>
      </w:r>
    </w:p>
    <w:p w14:paraId="5A13DE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5.116-117 and 120-122) it is said: “That Lord Viṣṇu is but a part of a part of a plenary portion of Lord Nityānanda, who is the source of all incarnations. That same Lord Viṣṇu, in the form of Lord Śeṣa, holds the planets upon His heads, although He does not know where they are, for He cannot feel their existence upon His heads. That Ananta Śeṣa is the devotee incarnation of Godhead. He knows nothing but service to Lord Kṛṣṇa. With His thousands of mouths He sings the glories of Lord Kṛṣṇa, but although He always sings in that way, He does not find an end to the qualities of the Lord. The four Kumāras hear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His lips, and they in turn repeat it in the transcendental bliss of love of Godhead.”</w:t>
      </w:r>
    </w:p>
    <w:p w14:paraId="47490E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yaśodhāma</w:t>
      </w:r>
      <w:r w:rsidRPr="00790008">
        <w:rPr>
          <w:rStyle w:val="BookTitle"/>
          <w:rFonts w:asciiTheme="minorHAnsi" w:hAnsiTheme="minorHAnsi" w:cstheme="minorHAnsi"/>
          <w:b w:val="0"/>
          <w:bCs w:val="0"/>
          <w:color w:val="000000"/>
          <w:sz w:val="28"/>
          <w:szCs w:val="28"/>
        </w:rPr>
        <w:t xml:space="preserve"> means “the storehouse of all transcendental qualities and glories.”</w:t>
      </w:r>
    </w:p>
    <w:p w14:paraId="58CDB8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Nityānanda-Baladeva, who appears in a two-armed humanlike form holding a plow, increases the ecstasy of </w:t>
      </w:r>
      <w:r w:rsidRPr="00790008">
        <w:rPr>
          <w:rStyle w:val="BookTitle"/>
          <w:rFonts w:asciiTheme="minorHAnsi" w:hAnsiTheme="minorHAnsi" w:cstheme="minorHAnsi"/>
          <w:b w:val="0"/>
          <w:bCs w:val="0"/>
          <w:i/>
          <w:iCs/>
          <w:color w:val="000000"/>
          <w:sz w:val="28"/>
          <w:szCs w:val="28"/>
        </w:rPr>
        <w:t>kṛṣṇa-prema</w:t>
      </w:r>
      <w:r w:rsidRPr="00790008">
        <w:rPr>
          <w:rStyle w:val="BookTitle"/>
          <w:rFonts w:asciiTheme="minorHAnsi" w:hAnsiTheme="minorHAnsi" w:cstheme="minorHAnsi"/>
          <w:b w:val="0"/>
          <w:bCs w:val="0"/>
          <w:color w:val="000000"/>
          <w:sz w:val="28"/>
          <w:szCs w:val="28"/>
        </w:rPr>
        <w:t xml:space="preserve"> by constantly engaging in the service of Śrī Gaura-Kṛṣṇa in the mood of a devotee. Śrī Ananta Śeṣa, the plenary portion of Lord Baladeva, holds all the universes on His hoods. His matchless service of always glorifying the qualities of Śrī Gaura, His worshipable Lord, is being described here. Śrī Anantadeva constantly recites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great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sages headed by the four Kumāras. He is the Lord and guru of the author, who is the incarnation of Vyāsadeva for describing the pastimes of Śrī Gaura-Kṛṣṇa.</w:t>
      </w:r>
    </w:p>
    <w:p w14:paraId="671F13F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thousand-headed Lord Anantadeva’s recitation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full of the glories of Lord Kṛṣṇa, is described in Citraketu’s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(6.16.40, 43) as follows: “O unconquerable one, when You spoke about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which is the uncontaminated religious system for achieving the shelter of Your lotus feet, that was Your victory. Persons who have no material desires, like the Kumāras, who are self-satisfied </w:t>
      </w:r>
      <w:r w:rsidRPr="00790008">
        <w:rPr>
          <w:rStyle w:val="BookTitle"/>
          <w:rFonts w:asciiTheme="minorHAnsi" w:hAnsiTheme="minorHAnsi" w:cstheme="minorHAnsi"/>
          <w:b w:val="0"/>
          <w:bCs w:val="0"/>
          <w:color w:val="000000"/>
          <w:sz w:val="28"/>
          <w:szCs w:val="28"/>
        </w:rPr>
        <w:lastRenderedPageBreak/>
        <w:t xml:space="preserve">sages, worship You to be liberated from material contamination. In other words, they accept the process of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to achieve shelter at Your lotus feet. My dear Lord, one’s occupational duty is instructed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according to Your point of view, which never deviates from the highest goal of life. Those who follow their occupational duties under Your supervision, being equal to all living entities, moving and nonmoving, and not considering high and low, are called Āryans. Such Āryans worship You, the Supreme Personality of Godhead.”</w:t>
      </w:r>
    </w:p>
    <w:p w14:paraId="2E4D3250" w14:textId="689E9B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meaning of </w:t>
      </w:r>
      <w:r w:rsidRPr="00790008">
        <w:rPr>
          <w:rStyle w:val="BookTitle"/>
          <w:rFonts w:asciiTheme="minorHAnsi" w:hAnsiTheme="minorHAnsi" w:cstheme="minorHAnsi"/>
          <w:b w:val="0"/>
          <w:bCs w:val="0"/>
          <w:i/>
          <w:iCs/>
          <w:color w:val="000000"/>
          <w:sz w:val="28"/>
          <w:szCs w:val="28"/>
        </w:rPr>
        <w:t>kṛṣṇa-yaśodhāma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which is the treasure house of Lord Kṛṣṇa’s transcendental glories.</w:t>
      </w:r>
    </w:p>
    <w:p w14:paraId="27CF31E0" w14:textId="52B9331E" w:rsidR="00234912" w:rsidRPr="00790008" w:rsidRDefault="00234912" w:rsidP="00FB48CC">
      <w:pPr>
        <w:spacing w:before="0"/>
        <w:ind w:firstLine="0"/>
        <w:rPr>
          <w:rStyle w:val="BookTitle"/>
          <w:rFonts w:asciiTheme="minorHAnsi" w:hAnsiTheme="minorHAnsi" w:cstheme="minorHAnsi"/>
          <w:b w:val="0"/>
          <w:bCs w:val="0"/>
          <w:color w:val="000000"/>
          <w:sz w:val="28"/>
          <w:szCs w:val="28"/>
        </w:rPr>
      </w:pPr>
    </w:p>
    <w:p w14:paraId="628FE327" w14:textId="46D9A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w:t>
      </w:r>
    </w:p>
    <w:p w14:paraId="450A42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D31E4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mahā-ratna thui yena mahāpriya-sthāne</w:t>
      </w:r>
      <w:r w:rsidRPr="00790008">
        <w:rPr>
          <w:rStyle w:val="BookTitle"/>
          <w:rFonts w:asciiTheme="minorHAnsi" w:hAnsiTheme="minorHAnsi" w:cstheme="minorHAnsi"/>
          <w:b w:val="0"/>
          <w:bCs w:val="0"/>
          <w:color w:val="000000"/>
          <w:sz w:val="28"/>
          <w:szCs w:val="28"/>
        </w:rPr>
        <w:br/>
        <w:t>yaśo-ratna-bhāṇḍāra śrī ananta-vadane</w:t>
      </w:r>
    </w:p>
    <w:p w14:paraId="14A1D5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Ananta’s mouths are the storehouse of the gemlike glories of Lord Kṛṣṇa, for valuable jewels are kept in a most appropriate place.</w:t>
      </w:r>
    </w:p>
    <w:p w14:paraId="7973D18E" w14:textId="0D9B29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w:t>
      </w:r>
      <w:r w:rsidRPr="00790008">
        <w:rPr>
          <w:rStyle w:val="BookTitle"/>
          <w:rFonts w:asciiTheme="minorHAnsi" w:hAnsiTheme="minorHAnsi" w:cstheme="minorHAnsi"/>
          <w:b w:val="0"/>
          <w:bCs w:val="0"/>
          <w:color w:val="000000"/>
          <w:sz w:val="28"/>
          <w:szCs w:val="28"/>
        </w:rPr>
        <w:t xml:space="preserve"> in this verse means “to keep.”</w:t>
      </w:r>
    </w:p>
    <w:p w14:paraId="6B3B3E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people keep valuable jewels in the care of a dear and faithful person, Śrī Gaurasundara Mahāprabhu, who is nondifferent from the son of the king of Vraja, has kept the unlimited treasure of His qualities and pastimes with Anantadeva, who is the plenary portion of Baladeva-Nityānanda. Thus Gaura gives the thousand-headed Anantadeva the opportunity to serve Him by reciting His glories in the form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5AE349D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Ananta is described by Śrī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as follows: “My dear King, approximately 240,000 miles beneath the planet Pātāla lives another incarnation of the Supreme Personality of Godhead. He is the expansion of Lord Viṣṇu known as Lord Ananta or Lord Saṅkarṣaṇa. He is always in the transcendental position, but because He is worshiped by Lord Śiva, the deity of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or darkness, He is sometimes called </w:t>
      </w:r>
      <w:r w:rsidRPr="00790008">
        <w:rPr>
          <w:rStyle w:val="BookTitle"/>
          <w:rFonts w:asciiTheme="minorHAnsi" w:hAnsiTheme="minorHAnsi" w:cstheme="minorHAnsi"/>
          <w:b w:val="0"/>
          <w:bCs w:val="0"/>
          <w:i/>
          <w:iCs/>
          <w:color w:val="000000"/>
          <w:sz w:val="28"/>
          <w:szCs w:val="28"/>
        </w:rPr>
        <w:t>tāmasī</w:t>
      </w:r>
      <w:r w:rsidRPr="00790008">
        <w:rPr>
          <w:rStyle w:val="BookTitle"/>
          <w:rFonts w:asciiTheme="minorHAnsi" w:hAnsiTheme="minorHAnsi" w:cstheme="minorHAnsi"/>
          <w:b w:val="0"/>
          <w:bCs w:val="0"/>
          <w:color w:val="000000"/>
          <w:sz w:val="28"/>
          <w:szCs w:val="28"/>
        </w:rPr>
        <w:t>.”</w:t>
      </w:r>
    </w:p>
    <w:p w14:paraId="5C9525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Śrīla Madhvācārya quotes from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anantāntaḥ sthito viṣṇur anantaś ca sahāmunā</w:t>
      </w:r>
      <w:r w:rsidRPr="00790008">
        <w:rPr>
          <w:rStyle w:val="BookTitle"/>
          <w:rFonts w:asciiTheme="minorHAnsi" w:hAnsiTheme="minorHAnsi" w:cstheme="minorHAnsi"/>
          <w:b w:val="0"/>
          <w:bCs w:val="0"/>
          <w:color w:val="000000"/>
          <w:sz w:val="28"/>
          <w:szCs w:val="28"/>
        </w:rPr>
        <w:t>—“Because Viṣṇu is the shelter of the unlimited, He is called Ananta, or unlimited.”</w:t>
      </w:r>
    </w:p>
    <w:p w14:paraId="60B99E62" w14:textId="7551BE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Part 2 of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(5.13-27) there is a description of Ananta Śeṣa’s unlimited prowess. He is the object of all devotees’ worship, He possesses a thousand hoods or heads, He holds a club and plow, and He has various opulences such as an enormous body.</w:t>
      </w:r>
    </w:p>
    <w:p w14:paraId="5C04CA33" w14:textId="3ECDE0D1" w:rsidR="002962FB" w:rsidRPr="00790008" w:rsidRDefault="002962FB" w:rsidP="00FB48CC">
      <w:pPr>
        <w:spacing w:before="0"/>
        <w:ind w:firstLine="0"/>
        <w:rPr>
          <w:rStyle w:val="BookTitle"/>
          <w:rFonts w:asciiTheme="minorHAnsi" w:hAnsiTheme="minorHAnsi" w:cstheme="minorHAnsi"/>
          <w:b w:val="0"/>
          <w:bCs w:val="0"/>
          <w:color w:val="000000"/>
          <w:sz w:val="28"/>
          <w:szCs w:val="28"/>
        </w:rPr>
      </w:pPr>
    </w:p>
    <w:p w14:paraId="4BFDFB94" w14:textId="03818D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w:t>
      </w:r>
    </w:p>
    <w:p w14:paraId="69A93E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048049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āge balarāmera stavana</w:t>
      </w:r>
      <w:r w:rsidRPr="00790008">
        <w:rPr>
          <w:rStyle w:val="BookTitle"/>
          <w:rFonts w:asciiTheme="minorHAnsi" w:hAnsiTheme="minorHAnsi" w:cstheme="minorHAnsi"/>
          <w:b w:val="0"/>
          <w:bCs w:val="0"/>
          <w:color w:val="000000"/>
          <w:sz w:val="28"/>
          <w:szCs w:val="28"/>
        </w:rPr>
        <w:br/>
        <w:t>karile se mukhe sphure caitanya-kīrtana</w:t>
      </w:r>
    </w:p>
    <w:p w14:paraId="108A6D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in the beginning I offer my prayers to Lord Balarāma, so that the glories of Lord Caitanya will manifest from my mouth.</w:t>
      </w:r>
    </w:p>
    <w:p w14:paraId="331B7E38" w14:textId="1F8D733B" w:rsidR="0088633B"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further descriptions of the glories of Lord Balarāma, please see Lord Śiva’s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 Śrī Śukadeva Gosvāmī’s prayers to Lord Saṅkarṣaṇa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(5.25.1-13), Nārada Muni’s glorification of Lord Saṅkarṣaṇa to King Citraketu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(6.16.18-25), King Citraketu’s prayers to Saṅkarṣaṇa in the same chapter (verses 34-48), and Lord Kṛṣṇa’s prayers to Baladeva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Part 5 (9.22-31). By considering these statements from the scriptures, it is understood that by offering prayers or glorifying the names and qualities of Lord Nityānanda Rāma, who is the personification of Vaiṣṇ</w:t>
      </w:r>
    </w:p>
    <w:p w14:paraId="3F04B32C" w14:textId="07FA94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 scriptures, a living entity’s material designations or bondage, which are born out of nescience, are destroyed. The purified living entity then accepts Lord Nityānanda Rāma as his spiritual master, and with a purified tongue he glorifies the worshipable Lord Śrī Kṛṣṇa Caitanya under Nityānanda Prabhu’s guidance.</w:t>
      </w:r>
    </w:p>
    <w:p w14:paraId="5469C562" w14:textId="78C62D3F" w:rsidR="00195DB5" w:rsidRPr="00790008" w:rsidRDefault="00195DB5" w:rsidP="00FB48CC">
      <w:pPr>
        <w:spacing w:before="0"/>
        <w:ind w:firstLine="0"/>
        <w:rPr>
          <w:rStyle w:val="BookTitle"/>
          <w:rFonts w:asciiTheme="minorHAnsi" w:hAnsiTheme="minorHAnsi" w:cstheme="minorHAnsi"/>
          <w:b w:val="0"/>
          <w:bCs w:val="0"/>
          <w:color w:val="000000"/>
          <w:sz w:val="28"/>
          <w:szCs w:val="28"/>
        </w:rPr>
      </w:pPr>
    </w:p>
    <w:p w14:paraId="325A881C" w14:textId="607DC2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w:t>
      </w:r>
    </w:p>
    <w:p w14:paraId="56246D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2AC03C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sahasreka-phaṇādhara prabhu-balarāma</w:t>
      </w:r>
      <w:r w:rsidRPr="00790008">
        <w:rPr>
          <w:rStyle w:val="BookTitle"/>
          <w:rFonts w:asciiTheme="minorHAnsi" w:hAnsiTheme="minorHAnsi" w:cstheme="minorHAnsi"/>
          <w:b w:val="0"/>
          <w:bCs w:val="0"/>
          <w:color w:val="000000"/>
          <w:sz w:val="28"/>
          <w:szCs w:val="28"/>
        </w:rPr>
        <w:br/>
        <w:t>yateka karaye prabhu, sakala—uddāma</w:t>
      </w:r>
    </w:p>
    <w:p w14:paraId="359D94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has thousands of hoods, and all of His activities are extraordinary.</w:t>
      </w:r>
    </w:p>
    <w:p w14:paraId="16FC645D" w14:textId="29A838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Ananta’s thousands of hoods are described in Lord Śiva’s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(5.17.21) as follows: “All the great sages accept the Lord as the source of creation, maintenance, and destruction, although He actually has nothing to do with these activities. Therefore the Lord is called </w:t>
      </w:r>
      <w:r w:rsidRPr="00790008">
        <w:rPr>
          <w:rStyle w:val="BookTitle"/>
          <w:rFonts w:asciiTheme="minorHAnsi" w:hAnsiTheme="minorHAnsi" w:cstheme="minorHAnsi"/>
          <w:b w:val="0"/>
          <w:bCs w:val="0"/>
          <w:color w:val="000000"/>
          <w:sz w:val="28"/>
          <w:szCs w:val="28"/>
        </w:rPr>
        <w:lastRenderedPageBreak/>
        <w:t>unlimited. Although the Lord in His incarnation as Śeṣa holds all the universes on His thousands of hoods, each universe feels no heavier than a mustard seed to Him. Therefore, what person desiring perfection will not worship the Lord?”</w:t>
      </w:r>
    </w:p>
    <w:p w14:paraId="6BA300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tells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(5.25.2): “This great universe, situated on one of Lord Anantadeva’s thousands of hoods, appears just like a white mustard seed. It is infinitesimal compared to the hood of Lord Ananta.”</w:t>
      </w:r>
    </w:p>
    <w:p w14:paraId="6744E7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connection, please see verses 12 and 13 of the same chapter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quoted by the author as verses 56 and 57 of this first chapter. King Citraketu also prays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(6.16.48) as follows: “The Supreme Personality of Godhead holds all the universes on His heads like seeds of mustard. I offer my respectful obeisances unto You, that Supreme Personality, who has thousands of hoods.”</w:t>
      </w:r>
    </w:p>
    <w:p w14:paraId="59808CC3" w14:textId="1EC03B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uddāma</w:t>
      </w:r>
      <w:r w:rsidRPr="00790008">
        <w:rPr>
          <w:rStyle w:val="BookTitle"/>
          <w:rFonts w:asciiTheme="minorHAnsi" w:hAnsiTheme="minorHAnsi" w:cstheme="minorHAnsi"/>
          <w:b w:val="0"/>
          <w:bCs w:val="0"/>
          <w:color w:val="000000"/>
          <w:sz w:val="28"/>
          <w:szCs w:val="28"/>
        </w:rPr>
        <w:t xml:space="preserve"> in this verse means “independent” or “moving by one’s own will,” as well as “exceedingly powerful.” In this connection one may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 5.25.1-13, and 6.16.34-48).</w:t>
      </w:r>
    </w:p>
    <w:p w14:paraId="4FC166C7" w14:textId="4990D04F" w:rsidR="0081522E" w:rsidRPr="00790008" w:rsidRDefault="0081522E" w:rsidP="00FB48CC">
      <w:pPr>
        <w:spacing w:before="0"/>
        <w:ind w:firstLine="0"/>
        <w:rPr>
          <w:rStyle w:val="BookTitle"/>
          <w:rFonts w:asciiTheme="minorHAnsi" w:hAnsiTheme="minorHAnsi" w:cstheme="minorHAnsi"/>
          <w:b w:val="0"/>
          <w:bCs w:val="0"/>
          <w:color w:val="000000"/>
          <w:sz w:val="28"/>
          <w:szCs w:val="28"/>
        </w:rPr>
      </w:pPr>
    </w:p>
    <w:p w14:paraId="33A4EF81" w14:textId="5C3FE38C"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16</w:t>
      </w:r>
    </w:p>
    <w:p w14:paraId="5984F97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16</w:t>
      </w:r>
    </w:p>
    <w:p w14:paraId="72A19E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haladhara-mahāprabhu prakāṇḍa-śarīra</w:t>
      </w:r>
      <w:r w:rsidRPr="00790008">
        <w:rPr>
          <w:rStyle w:val="BookTitle"/>
          <w:rFonts w:asciiTheme="minorHAnsi" w:hAnsiTheme="minorHAnsi" w:cstheme="minorHAnsi"/>
          <w:b w:val="0"/>
          <w:bCs w:val="0"/>
          <w:color w:val="000000"/>
          <w:sz w:val="28"/>
          <w:szCs w:val="28"/>
        </w:rPr>
        <w:br/>
        <w:t>caitanya-candrera yaśomatta mahādhīra</w:t>
      </w:r>
    </w:p>
    <w:p w14:paraId="00D090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Balarāma carries a plow and possesses a gigantic body. Although He is exceptionally grave, He is intoxicated by the glories of Lord Caitanya.</w:t>
      </w:r>
    </w:p>
    <w:p w14:paraId="2B25F903" w14:textId="796708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describes the characteristics of Anantadeva, who sustains the universes and is the Lord of Pātālaloka, in the following words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(5.25.7): “Dressed in bluish garments and wearing a single earring, He holds a plow on His back with His two beautiful and well-constructed hands.”</w:t>
      </w:r>
    </w:p>
    <w:p w14:paraId="6ACEC1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w:t>
      </w:r>
      <w:r w:rsidRPr="00790008">
        <w:rPr>
          <w:rStyle w:val="BookTitle"/>
          <w:rFonts w:asciiTheme="minorHAnsi" w:hAnsiTheme="minorHAnsi" w:cstheme="minorHAnsi"/>
          <w:b w:val="0"/>
          <w:bCs w:val="0"/>
          <w:i/>
          <w:iCs/>
          <w:color w:val="000000"/>
          <w:sz w:val="28"/>
          <w:szCs w:val="28"/>
        </w:rPr>
        <w:t>prābhava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features of the Lord in his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62), Śrīla Rūpa Gosvāmī writes: “Lord Ananta, the plenary portion of Śrī Baladeva who holds the universes on His hoods, resides in Pātālaloka. This Saṅkarṣaṇa recited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sages headed by the four Kumāras. His neck is beautified with a forest flower garland, His hoods are decorated with brightly shining jewels, He is dressed in blue garments, and He holds a plow, a club, and a trident in His hands.”</w:t>
      </w:r>
    </w:p>
    <w:p w14:paraId="18E9F9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mahāprabhu</w:t>
      </w:r>
      <w:r w:rsidRPr="00790008">
        <w:rPr>
          <w:rStyle w:val="BookTitle"/>
          <w:rFonts w:asciiTheme="minorHAnsi" w:hAnsiTheme="minorHAnsi" w:cstheme="minorHAnsi"/>
          <w:b w:val="0"/>
          <w:bCs w:val="0"/>
          <w:color w:val="000000"/>
          <w:sz w:val="28"/>
          <w:szCs w:val="28"/>
        </w:rPr>
        <w:t xml:space="preserve"> is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(7.14) as follows: “One of Them is Mahāprabhu, and the other two are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These two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serve the lotus feet of Mahāprabhu.” Nevertheless the plow-carrying Śrī Baladeva Prabhu is the personal manifestation of the Supreme Personality of Godhead, Gaura-Kṛṣṇa; He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the original Saṅkarṣaṇa, the reservoir of all living entities, and the original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Being a fully devoted servant of Baladeva, the author therefore uses the title Mahāprabhu to address Śrī Ananta Śeṣa, who is the plenary portion of Balarāma and nondifferent from Him. The author’s conclusion is therefore justified.</w:t>
      </w:r>
    </w:p>
    <w:p w14:paraId="631649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prakāṇḍa-śarīra</w:t>
      </w:r>
      <w:r w:rsidRPr="00790008">
        <w:rPr>
          <w:rStyle w:val="BookTitle"/>
          <w:rFonts w:asciiTheme="minorHAnsi" w:hAnsiTheme="minorHAnsi" w:cstheme="minorHAnsi"/>
          <w:b w:val="0"/>
          <w:bCs w:val="0"/>
          <w:color w:val="000000"/>
          <w:sz w:val="28"/>
          <w:szCs w:val="28"/>
        </w:rPr>
        <w:t xml:space="preserve"> in this verse is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(5.119) as follows: “The universe, which measures five hundred million </w:t>
      </w:r>
      <w:r w:rsidRPr="00790008">
        <w:rPr>
          <w:rStyle w:val="BookTitle"/>
          <w:rFonts w:asciiTheme="minorHAnsi" w:hAnsiTheme="minorHAnsi" w:cstheme="minorHAnsi"/>
          <w:b w:val="0"/>
          <w:bCs w:val="0"/>
          <w:i/>
          <w:iCs/>
          <w:color w:val="000000"/>
          <w:sz w:val="28"/>
          <w:szCs w:val="28"/>
        </w:rPr>
        <w:t>yojanas</w:t>
      </w:r>
      <w:r w:rsidRPr="00790008">
        <w:rPr>
          <w:rStyle w:val="BookTitle"/>
          <w:rFonts w:asciiTheme="minorHAnsi" w:hAnsiTheme="minorHAnsi" w:cstheme="minorHAnsi"/>
          <w:b w:val="0"/>
          <w:bCs w:val="0"/>
          <w:color w:val="000000"/>
          <w:sz w:val="28"/>
          <w:szCs w:val="28"/>
        </w:rPr>
        <w:t xml:space="preserve"> in diameter, rests on one of His hoods like a mustard seed.”</w:t>
      </w:r>
    </w:p>
    <w:p w14:paraId="6900E4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King Citraketu prays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(6.16.37) as follows: “There are innumerable universes besides this one, and although they are unlimitedly large, they move about like atoms in You. Therefore You are called unlimited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Please also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verses (5.17.21, 5.25.2, and 6.16.48) as cited in verse 15 of this chapter.</w:t>
      </w:r>
    </w:p>
    <w:p w14:paraId="624B47C9" w14:textId="218A7D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the second line is </w:t>
      </w:r>
      <w:r w:rsidRPr="00790008">
        <w:rPr>
          <w:rStyle w:val="BookTitle"/>
          <w:rFonts w:asciiTheme="minorHAnsi" w:hAnsiTheme="minorHAnsi" w:cstheme="minorHAnsi"/>
          <w:b w:val="0"/>
          <w:bCs w:val="0"/>
          <w:i/>
          <w:iCs/>
          <w:color w:val="000000"/>
          <w:sz w:val="28"/>
          <w:szCs w:val="28"/>
        </w:rPr>
        <w:t>caitanya-candrera rase matta mahādhīra</w:t>
      </w:r>
      <w:r w:rsidRPr="00790008">
        <w:rPr>
          <w:rStyle w:val="BookTitle"/>
          <w:rFonts w:asciiTheme="minorHAnsi" w:hAnsiTheme="minorHAnsi" w:cstheme="minorHAnsi"/>
          <w:b w:val="0"/>
          <w:bCs w:val="0"/>
          <w:color w:val="000000"/>
          <w:sz w:val="28"/>
          <w:szCs w:val="28"/>
        </w:rPr>
        <w:t>—“Although He is exceptionally grave, He is intoxicated by the transcendental mellows of Lord Caitanya.”</w:t>
      </w:r>
    </w:p>
    <w:p w14:paraId="590AE98A" w14:textId="12AE28B4" w:rsidR="00B75F7A" w:rsidRPr="00790008" w:rsidRDefault="00B75F7A" w:rsidP="00FB48CC">
      <w:pPr>
        <w:spacing w:before="0"/>
        <w:ind w:firstLine="0"/>
        <w:rPr>
          <w:rStyle w:val="BookTitle"/>
          <w:rFonts w:asciiTheme="minorHAnsi" w:hAnsiTheme="minorHAnsi" w:cstheme="minorHAnsi"/>
          <w:b w:val="0"/>
          <w:bCs w:val="0"/>
          <w:color w:val="000000"/>
          <w:sz w:val="28"/>
          <w:szCs w:val="28"/>
        </w:rPr>
      </w:pPr>
    </w:p>
    <w:p w14:paraId="7D0DCDD2" w14:textId="7125A9A5"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17</w:t>
      </w:r>
    </w:p>
    <w:p w14:paraId="159DEF6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17</w:t>
      </w:r>
    </w:p>
    <w:p w14:paraId="40713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tatodhika caitanyera priya nāhi āra</w:t>
      </w:r>
      <w:r w:rsidRPr="00790008">
        <w:rPr>
          <w:rStyle w:val="BookTitle"/>
          <w:rFonts w:asciiTheme="minorHAnsi" w:hAnsiTheme="minorHAnsi" w:cstheme="minorHAnsi"/>
          <w:b w:val="0"/>
          <w:bCs w:val="0"/>
          <w:color w:val="000000"/>
          <w:sz w:val="28"/>
          <w:szCs w:val="28"/>
        </w:rPr>
        <w:br/>
        <w:t>niravadhi sei dehe karena vihāra</w:t>
      </w:r>
    </w:p>
    <w:p w14:paraId="3642F1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There is no one more dear to Lord Caitanya than Nityānanda, therefore Lord Caitanya always enjoys pastimes </w:t>
      </w:r>
      <w:commentRangeStart w:id="11"/>
      <w:r w:rsidRPr="00790008">
        <w:rPr>
          <w:rStyle w:val="BookTitle"/>
          <w:rFonts w:asciiTheme="minorHAnsi" w:hAnsiTheme="minorHAnsi" w:cstheme="minorHAnsi"/>
          <w:b/>
          <w:bCs/>
          <w:color w:val="800000"/>
          <w:sz w:val="28"/>
          <w:szCs w:val="28"/>
        </w:rPr>
        <w:t>within Him</w:t>
      </w:r>
      <w:commentRangeEnd w:id="11"/>
      <w:r w:rsidR="002E56E7" w:rsidRPr="00790008">
        <w:rPr>
          <w:rStyle w:val="CommentReference"/>
          <w:b w:val="0"/>
          <w:bCs w:val="0"/>
          <w:color w:val="auto"/>
        </w:rPr>
        <w:commentReference w:id="11"/>
      </w:r>
      <w:r w:rsidRPr="00790008">
        <w:rPr>
          <w:rStyle w:val="BookTitle"/>
          <w:rFonts w:asciiTheme="minorHAnsi" w:hAnsiTheme="minorHAnsi" w:cstheme="minorHAnsi"/>
          <w:b/>
          <w:bCs/>
          <w:color w:val="800000"/>
          <w:sz w:val="28"/>
          <w:szCs w:val="28"/>
        </w:rPr>
        <w:t>.</w:t>
      </w:r>
    </w:p>
    <w:p w14:paraId="1B057484" w14:textId="5C54A4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5.4-6) further states: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That original Lord Kṛṣṇa appeared in Navadvīpa as Lord Caitanya, and Balarāma appeared with Him as Lord Nityānanda.” Then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5.8-11) it is stated: “Lord Balarāma is the original </w:t>
      </w:r>
      <w:r w:rsidRPr="00790008">
        <w:rPr>
          <w:rStyle w:val="BookTitle"/>
          <w:rFonts w:asciiTheme="minorHAnsi" w:hAnsiTheme="minorHAnsi" w:cstheme="minorHAnsi"/>
          <w:b w:val="0"/>
          <w:bCs w:val="0"/>
          <w:color w:val="000000"/>
          <w:sz w:val="28"/>
          <w:szCs w:val="28"/>
        </w:rPr>
        <w:lastRenderedPageBreak/>
        <w:t>Saṅkarṣaṇa. He assumes five other forms to serve Lord Kṛṣṇa. He Himself helps in the pastimes of Lord Kṛṣṇa, and He does the work of creation in four other forms. He executes the orders of Lord Kṛṣṇa in the work of creation, and in the form of Lord Śeṣa He serves Kṛṣṇa in various ways. In all the forms He tastes the transcendental bliss of serving Kṛṣṇa. That same Balarāma is Lord Nityānanda, the companion of Lord Gaurasundara.” In the same chapter (verses 120, 124, 137, and 156) it is said: “That Ananta Śeṣa is the devotee incarnation of Godhead. He knows nothing but service to Lord Kṛṣṇa. He is thus called Lord Śeṣa, for He has attained the ultimate end of servitude to Kṛṣṇa. He takes many forms for the service of Kṛṣṇa, and thus He serves the Lord. He considers Himself a servant and knows Kṛṣṇa to be His master. Thus He regards Himself as a fragment of His plenary portion. Lord Caitanya is the same Lord Kṛṣṇa, and Lord Nityānanda is Lord Balarāma. Lord Nityānanda fulfills all of Lord Caitanya’s desires.”</w:t>
      </w:r>
    </w:p>
    <w:p w14:paraId="3B53A6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should be understood that Śrī Nityānanda-Saṅkarṣaṇa Prabhu is the Supreme Absolute Truth, Lord Viṣṇu, so He is the qualitatively equal personal manifestation of the original Personality of Godhead, Lord Kṛṣṇa. In other words, Śrī Nityānanda Prabhu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the sustainer of the spiritual world, and the source of pure goodness.</w:t>
      </w:r>
    </w:p>
    <w:p w14:paraId="13150541" w14:textId="6AFBFA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CB Madhya-khaṇḍa</w:t>
      </w:r>
      <w:r w:rsidRPr="00790008">
        <w:rPr>
          <w:rStyle w:val="BookTitle"/>
          <w:rFonts w:asciiTheme="minorHAnsi" w:hAnsiTheme="minorHAnsi" w:cstheme="minorHAnsi"/>
          <w:b w:val="0"/>
          <w:bCs w:val="0"/>
          <w:color w:val="000000"/>
          <w:sz w:val="28"/>
          <w:szCs w:val="28"/>
        </w:rPr>
        <w:t xml:space="preserve"> 12.55-58) it is stated: “Lord Caitanya said: Whoever worships Lord Nityānanda with faith and devotion also worships Me. The lotus feet of Nityānanda are worshiped by Śiva and Brahmā, therefore you should all worship Him with love. If one has even a fraction of a portion of envy towards Nityānanda, he is not accepted by Me even if he’s a devotee. Lord Kṛṣṇa will never give up one who has been touched by the air that has touched the body of Nityānanda.”</w:t>
      </w:r>
    </w:p>
    <w:p w14:paraId="5FC53605" w14:textId="2BB6490A" w:rsidR="002E56E7" w:rsidRPr="00790008" w:rsidRDefault="002E56E7" w:rsidP="00FB48CC">
      <w:pPr>
        <w:spacing w:before="0"/>
        <w:ind w:firstLine="0"/>
        <w:rPr>
          <w:rStyle w:val="BookTitle"/>
          <w:rFonts w:asciiTheme="minorHAnsi" w:hAnsiTheme="minorHAnsi" w:cstheme="minorHAnsi"/>
          <w:b w:val="0"/>
          <w:bCs w:val="0"/>
          <w:color w:val="000000"/>
          <w:sz w:val="28"/>
          <w:szCs w:val="28"/>
        </w:rPr>
      </w:pPr>
    </w:p>
    <w:p w14:paraId="0542D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158941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tāṅhāra caritra yebā jane śune, gāya</w:t>
      </w:r>
      <w:r w:rsidRPr="00790008">
        <w:rPr>
          <w:rStyle w:val="BookTitle"/>
          <w:rFonts w:asciiTheme="minorHAnsi" w:hAnsiTheme="minorHAnsi" w:cstheme="minorHAnsi"/>
          <w:b w:val="0"/>
          <w:bCs w:val="0"/>
          <w:color w:val="000000"/>
          <w:sz w:val="28"/>
          <w:szCs w:val="28"/>
        </w:rPr>
        <w:br/>
        <w:t>śrī kṛṣṇa caitanya—tāṅre parama sahāya</w:t>
      </w:r>
    </w:p>
    <w:p w14:paraId="57E1B4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Kṛṣṇa Caitanya is most satisfied with one who chants or hears the characteristics of Lord Nityānanda.</w:t>
      </w:r>
    </w:p>
    <w:p w14:paraId="47E0AA98" w14:textId="413CE3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those who chant or hear the qualities of Saṅkarṣaṇa, or Śrī Nityānanda Rāma, are mentioned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(5.17.18-19).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(5.25.8) it is stated: “If persons who are very serious about being liberated from material life hear the glories of Anantadeva from the mouth of a spiritual master in the chain of disciplic succession, and if they always </w:t>
      </w:r>
      <w:r w:rsidRPr="00790008">
        <w:rPr>
          <w:rStyle w:val="BookTitle"/>
          <w:rFonts w:asciiTheme="minorHAnsi" w:hAnsiTheme="minorHAnsi" w:cstheme="minorHAnsi"/>
          <w:b w:val="0"/>
          <w:bCs w:val="0"/>
          <w:color w:val="000000"/>
          <w:sz w:val="28"/>
          <w:szCs w:val="28"/>
        </w:rPr>
        <w:lastRenderedPageBreak/>
        <w:t xml:space="preserve">meditate upon Saṅkarṣaṇa, the Lord enters the cores of their hearts, vanquishes all the dirty contamination of the material modes of nature, and cuts to pieces the hard knot within the heart, which has been tied tightly since time immemorial by the desire to dominate material nature through fruitive activities. Nārada Muni, the son of Lord Brahmā, always glorifies Anantadeva in his father’s assembly. There he sings blissful verses of his own composition, accompanied by his stringed instrument [or a celestial singer] known as Tumburu.”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(5.25.11), which is quoted as text 55 of this chapter, should also be seen.</w:t>
      </w:r>
    </w:p>
    <w:p w14:paraId="10FD67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(6.16.34, 44) Citraketu prays to Lord Saṅkarṣaṇa as follows: “O unconquerable Lord, although You cannot be conquered by anyone, You are certainly conquered by devotees who have control of the mind and senses. They can keep You under their control because You are causelessly merciful to devotees who desire no material profit from You. Indeed, You give Yourself to them, and because of this You also have full control over Your devotees. My Lord, it is not impossible for one to be immediately freed from all material contamination by seeing You. Not to speak of seeing You personally, merely by hearing the holy name of Your Lordship only once, even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men of the lowest class, are freed from all material contamination. Under the circumstances, who will not be freed from material contamination simply by seeing You?”</w:t>
      </w:r>
    </w:p>
    <w:p w14:paraId="38E1A1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6A9F2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mahāprīta haya tāṅre maheśa-pārvatī</w:t>
      </w:r>
      <w:r w:rsidRPr="00790008">
        <w:rPr>
          <w:rStyle w:val="BookTitle"/>
          <w:rFonts w:asciiTheme="minorHAnsi" w:hAnsiTheme="minorHAnsi" w:cstheme="minorHAnsi"/>
          <w:b w:val="0"/>
          <w:bCs w:val="0"/>
          <w:color w:val="000000"/>
          <w:sz w:val="28"/>
          <w:szCs w:val="28"/>
        </w:rPr>
        <w:br/>
        <w:t>jihvāya sphuraye tāṅra śuddhā sarasvatī</w:t>
      </w:r>
    </w:p>
    <w:p w14:paraId="287D48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Śiva and Pārvatī also become pleased with such a person, and the transcendental goddess of learning, Sarasvatī, manifests on his tongue.</w:t>
      </w:r>
    </w:p>
    <w:p w14:paraId="418722F2" w14:textId="08E085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Saṅkarṣaṇa is situated in the heart of Lord Śiva. Considering Lord Saṅkarṣaṇa their worshipable Lord, Śiva and Pārvatī eternally worship Him with prayers. In this regard please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(5.17.16-24). Therefore one who hears or chants the characteristics of Lord Nityānanda, who is the original Saṅkarṣaṇa, pleases Śiva and Pārvatī, who accept that person as a servant of their worshipable Lord.</w:t>
      </w:r>
    </w:p>
    <w:p w14:paraId="78547A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Lord Baladeva always steadfastly increases the happiness of Lord Kṛṣṇa. The words that are spoken in connection with Kṛṣṇa’s service by pure living entities who desire to serve Lord Kṛṣṇa under the guidance of Baladeva Prabhu are called </w:t>
      </w:r>
      <w:r w:rsidRPr="00790008">
        <w:rPr>
          <w:rStyle w:val="BookTitle"/>
          <w:rFonts w:asciiTheme="minorHAnsi" w:hAnsiTheme="minorHAnsi" w:cstheme="minorHAnsi"/>
          <w:b w:val="0"/>
          <w:bCs w:val="0"/>
          <w:i/>
          <w:iCs/>
          <w:color w:val="000000"/>
          <w:sz w:val="28"/>
          <w:szCs w:val="28"/>
        </w:rPr>
        <w:t xml:space="preserve">śuddhā </w:t>
      </w:r>
      <w:r w:rsidRPr="00790008">
        <w:rPr>
          <w:rStyle w:val="BookTitle"/>
          <w:rFonts w:asciiTheme="minorHAnsi" w:hAnsiTheme="minorHAnsi" w:cstheme="minorHAnsi"/>
          <w:b w:val="0"/>
          <w:bCs w:val="0"/>
          <w:color w:val="000000"/>
          <w:sz w:val="28"/>
          <w:szCs w:val="28"/>
        </w:rPr>
        <w:t xml:space="preserve">(transcendental) Sarasvatī. The words that are devoid of connection with Kṛṣṇa’s service spoken by those who desire to satisfy their senses and ignore the </w:t>
      </w:r>
      <w:r w:rsidRPr="00790008">
        <w:rPr>
          <w:rStyle w:val="BookTitle"/>
          <w:rFonts w:asciiTheme="minorHAnsi" w:hAnsiTheme="minorHAnsi" w:cstheme="minorHAnsi"/>
          <w:b w:val="0"/>
          <w:bCs w:val="0"/>
          <w:color w:val="000000"/>
          <w:sz w:val="28"/>
          <w:szCs w:val="28"/>
        </w:rPr>
        <w:lastRenderedPageBreak/>
        <w:t xml:space="preserve">guidance of Baladeva Prabhu are called </w:t>
      </w:r>
      <w:r w:rsidRPr="00790008">
        <w:rPr>
          <w:rStyle w:val="BookTitle"/>
          <w:rFonts w:asciiTheme="minorHAnsi" w:hAnsiTheme="minorHAnsi" w:cstheme="minorHAnsi"/>
          <w:b w:val="0"/>
          <w:bCs w:val="0"/>
          <w:i/>
          <w:iCs/>
          <w:color w:val="000000"/>
          <w:sz w:val="28"/>
          <w:szCs w:val="28"/>
        </w:rPr>
        <w:t xml:space="preserve">asati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duṣṭā </w:t>
      </w:r>
      <w:r w:rsidRPr="00790008">
        <w:rPr>
          <w:rStyle w:val="BookTitle"/>
          <w:rFonts w:asciiTheme="minorHAnsi" w:hAnsiTheme="minorHAnsi" w:cstheme="minorHAnsi"/>
          <w:b w:val="0"/>
          <w:bCs w:val="0"/>
          <w:color w:val="000000"/>
          <w:sz w:val="28"/>
          <w:szCs w:val="28"/>
        </w:rPr>
        <w:t>(unchaste or wicked) Sarasvatī.</w:t>
      </w:r>
    </w:p>
    <w:p w14:paraId="5BF033DF" w14:textId="4C5224D8"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20</w:t>
      </w:r>
    </w:p>
    <w:p w14:paraId="2902C842"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20</w:t>
      </w:r>
    </w:p>
    <w:p w14:paraId="20277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pārvatī-prabhṛti navārbuda nārī lañā</w:t>
      </w:r>
      <w:r w:rsidRPr="00790008">
        <w:rPr>
          <w:rStyle w:val="BookTitle"/>
          <w:rFonts w:asciiTheme="minorHAnsi" w:hAnsiTheme="minorHAnsi" w:cstheme="minorHAnsi"/>
          <w:b w:val="0"/>
          <w:bCs w:val="0"/>
          <w:color w:val="000000"/>
          <w:sz w:val="28"/>
          <w:szCs w:val="28"/>
        </w:rPr>
        <w:br/>
        <w:t>saṅkarṣaṇa pūje śiva, upāsaka hañā</w:t>
      </w:r>
    </w:p>
    <w:p w14:paraId="763516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Along with Pārvatī and innumerable maidservants, Lord Śiva engages in the worship of Saṅkarṣaṇa.</w:t>
      </w:r>
    </w:p>
    <w:p w14:paraId="25ECA435" w14:textId="69582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glorifies Saṅkarṣaṇa before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as follows: “Lord Ananta is the predominating Deity of the material mode of ignorance as well as the false ego of all conditioned souls. When a conditioned living being thinks, ’I am the enjoyer, and this world is meant to be enjoyed by me,’ this conception of life is dictated to him by Saṅkarṣaṇa. Thus the mundane conditioned soul thinks himself the Supreme Lord.” See also Śrīdhara Svāmī’s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this verse.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(10.2.13) the Supreme Lord says to Yogamāyā: “The son of Rohiṇī will also be celebrated as Saṅkarṣaṇa because of being sent from the womb of Devakī to the womb of Rohiṇī.”</w:t>
      </w:r>
    </w:p>
    <w:p w14:paraId="026459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 it is said: “In Ilāvṛta-varṣa, Lord Śiva is always encircled by ten billion maidservants of Goddess Durgā, who minister to him. The quadruple expansion of the Supreme Lord is composed of Vāsudeva, Pradyumna, Aniruddha, and Saṅkarṣaṇa. Saṅkarṣaṇa, the fourth expansion, is certainly transcendental, but because his activities of destruction in the material world are in the mode of ignorance, He is known as </w:t>
      </w:r>
      <w:r w:rsidRPr="00790008">
        <w:rPr>
          <w:rStyle w:val="BookTitle"/>
          <w:rFonts w:asciiTheme="minorHAnsi" w:hAnsiTheme="minorHAnsi" w:cstheme="minorHAnsi"/>
          <w:b w:val="0"/>
          <w:bCs w:val="0"/>
          <w:i/>
          <w:iCs/>
          <w:color w:val="000000"/>
          <w:sz w:val="28"/>
          <w:szCs w:val="28"/>
        </w:rPr>
        <w:t>tāmasī</w:t>
      </w:r>
      <w:r w:rsidRPr="00790008">
        <w:rPr>
          <w:rStyle w:val="BookTitle"/>
          <w:rFonts w:asciiTheme="minorHAnsi" w:hAnsiTheme="minorHAnsi" w:cstheme="minorHAnsi"/>
          <w:b w:val="0"/>
          <w:bCs w:val="0"/>
          <w:color w:val="000000"/>
          <w:sz w:val="28"/>
          <w:szCs w:val="28"/>
        </w:rPr>
        <w:t xml:space="preserve">, the Lord’s form in the mode of ignorance. Lord Śiva knows that Saṅkarṣaṇa is the original cause of his own existence, and thus he always meditates upon Him in trance by chanting the following mantra.” The mantra chanted by Lord Śiva is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w:t>
      </w:r>
    </w:p>
    <w:p w14:paraId="5EC397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Madhvācārya writes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“In Ilāvṛta-varṣa, the Lord is worshiped by Lord Śiva, who is considerate to the </w:t>
      </w:r>
      <w:r w:rsidRPr="00790008">
        <w:rPr>
          <w:rStyle w:val="BookTitle"/>
          <w:rFonts w:asciiTheme="minorHAnsi" w:hAnsiTheme="minorHAnsi" w:cstheme="minorHAnsi"/>
          <w:b w:val="0"/>
          <w:bCs w:val="0"/>
          <w:i/>
          <w:iCs/>
          <w:color w:val="000000"/>
          <w:sz w:val="28"/>
          <w:szCs w:val="28"/>
        </w:rPr>
        <w:t xml:space="preserve">jīvas </w:t>
      </w:r>
      <w:r w:rsidRPr="00790008">
        <w:rPr>
          <w:rStyle w:val="BookTitle"/>
          <w:rFonts w:asciiTheme="minorHAnsi" w:hAnsiTheme="minorHAnsi" w:cstheme="minorHAnsi"/>
          <w:b w:val="0"/>
          <w:bCs w:val="0"/>
          <w:color w:val="000000"/>
          <w:sz w:val="28"/>
          <w:szCs w:val="28"/>
        </w:rPr>
        <w:t>and dependent on the Supersoul.”</w:t>
      </w:r>
    </w:p>
    <w:p w14:paraId="109215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Bṛhad-bhāgavatāmṛta</w:t>
      </w:r>
      <w:r w:rsidRPr="00790008">
        <w:rPr>
          <w:rStyle w:val="BookTitle"/>
          <w:rFonts w:asciiTheme="minorHAnsi" w:hAnsiTheme="minorHAnsi" w:cstheme="minorHAnsi"/>
          <w:b w:val="0"/>
          <w:bCs w:val="0"/>
          <w:color w:val="000000"/>
          <w:sz w:val="28"/>
          <w:szCs w:val="28"/>
        </w:rPr>
        <w:t xml:space="preserve"> (1.2.97-98, 1.3.1, and 2.3.66) it is stated: “Lord Śiva worships the most enchanting, equally powerful and opulent Lord Saṅkarṣaṇa, who is adored with </w:t>
      </w:r>
      <w:r w:rsidRPr="00790008">
        <w:rPr>
          <w:rStyle w:val="BookTitle"/>
          <w:rFonts w:asciiTheme="minorHAnsi" w:hAnsiTheme="minorHAnsi" w:cstheme="minorHAnsi"/>
          <w:b w:val="0"/>
          <w:bCs w:val="0"/>
          <w:i/>
          <w:iCs/>
          <w:color w:val="000000"/>
          <w:sz w:val="28"/>
          <w:szCs w:val="28"/>
        </w:rPr>
        <w:t>cāmaras</w:t>
      </w:r>
      <w:r w:rsidRPr="00790008">
        <w:rPr>
          <w:rStyle w:val="BookTitle"/>
          <w:rFonts w:asciiTheme="minorHAnsi" w:hAnsiTheme="minorHAnsi" w:cstheme="minorHAnsi"/>
          <w:b w:val="0"/>
          <w:bCs w:val="0"/>
          <w:color w:val="000000"/>
          <w:sz w:val="28"/>
          <w:szCs w:val="28"/>
        </w:rPr>
        <w:t xml:space="preserve"> and an umbrella and surrounded by associates. Is it not wonderful that even Śiva accepts Saṅkarṣaṇa as his worshipable Lord? In Śivaloka, Nārada Muni watches the most opulent Śiva become absorbed while </w:t>
      </w:r>
      <w:r w:rsidRPr="00790008">
        <w:rPr>
          <w:rStyle w:val="BookTitle"/>
          <w:rFonts w:asciiTheme="minorHAnsi" w:hAnsiTheme="minorHAnsi" w:cstheme="minorHAnsi"/>
          <w:b w:val="0"/>
          <w:bCs w:val="0"/>
          <w:color w:val="000000"/>
          <w:sz w:val="28"/>
          <w:szCs w:val="28"/>
        </w:rPr>
        <w:lastRenderedPageBreak/>
        <w:t>chanting and dancing in the mood of a devotee as he worships Lord Saṅkarṣaṇa. Although Śiva is the lord of the universe, he accepts the mood of a servant and eternally worships the thousand-headed Śeṣa with love.”</w:t>
      </w:r>
    </w:p>
    <w:p w14:paraId="4F41CE7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description of the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87-88) Śrīla Rūpa Gosvāmī writes: “He who is the second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in Goloka is known as Saṅkarṣaṇa. He merges with Śeṣa, who supports all universes, and then appears as Lord Balarāma, a </w:t>
      </w:r>
      <w:r w:rsidRPr="00790008">
        <w:rPr>
          <w:rStyle w:val="BookTitle"/>
          <w:rFonts w:asciiTheme="minorHAnsi" w:hAnsiTheme="minorHAnsi" w:cstheme="minorHAnsi"/>
          <w:b w:val="0"/>
          <w:bCs w:val="0"/>
          <w:i/>
          <w:iCs/>
          <w:color w:val="000000"/>
          <w:sz w:val="28"/>
          <w:szCs w:val="28"/>
        </w:rPr>
        <w:t>līlā-avatāra</w:t>
      </w:r>
      <w:r w:rsidRPr="00790008">
        <w:rPr>
          <w:rStyle w:val="BookTitle"/>
          <w:rFonts w:asciiTheme="minorHAnsi" w:hAnsiTheme="minorHAnsi" w:cstheme="minorHAnsi"/>
          <w:b w:val="0"/>
          <w:bCs w:val="0"/>
          <w:color w:val="000000"/>
          <w:sz w:val="28"/>
          <w:szCs w:val="28"/>
        </w:rPr>
        <w:t xml:space="preserve">. Śeṣa has two forms—one supports all universes, and one serves as the bed for the Viṣṇu incarnations. The former Śeṣa is the empowered incarnation of Saṅkarṣaṇa and is therefore also known as Saṅkarṣaṇa.” In the description on the </w:t>
      </w:r>
      <w:r w:rsidRPr="00790008">
        <w:rPr>
          <w:rStyle w:val="BookTitle"/>
          <w:rFonts w:asciiTheme="minorHAnsi" w:hAnsiTheme="minorHAnsi" w:cstheme="minorHAnsi"/>
          <w:b w:val="0"/>
          <w:bCs w:val="0"/>
          <w:i/>
          <w:iCs/>
          <w:color w:val="000000"/>
          <w:sz w:val="28"/>
          <w:szCs w:val="28"/>
        </w:rPr>
        <w:t>prābhava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features of the Lord in the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62) it is stated: “Lord Ananta, the plenary portion of Śrī Baladeva who holds the universes on His hoods, resides in Pātālaloka. This Saṅkarṣaṇa recited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sages headed by the four Kumāras. His neck is beautified with a forest flower garland, His hoods are decorated with brightly shining jewels, He is dressed in blue garments, and He holds a plow, club, and trident in His hands.” Again, in the description on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expansions of the Lord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 xml:space="preserve">167), it is stated: “As the second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Śrī Saṅkarṣaṇa is the </w:t>
      </w:r>
      <w:r w:rsidRPr="00790008">
        <w:rPr>
          <w:rStyle w:val="BookTitle"/>
          <w:rFonts w:asciiTheme="minorHAnsi" w:hAnsiTheme="minorHAnsi" w:cstheme="minorHAnsi"/>
          <w:b w:val="0"/>
          <w:bCs w:val="0"/>
          <w:i/>
          <w:iCs/>
          <w:color w:val="000000"/>
          <w:sz w:val="28"/>
          <w:szCs w:val="28"/>
        </w:rPr>
        <w:t xml:space="preserve">vilāsa-vigraha </w:t>
      </w:r>
      <w:r w:rsidRPr="00790008">
        <w:rPr>
          <w:rStyle w:val="BookTitle"/>
          <w:rFonts w:asciiTheme="minorHAnsi" w:hAnsiTheme="minorHAnsi" w:cstheme="minorHAnsi"/>
          <w:b w:val="0"/>
          <w:bCs w:val="0"/>
          <w:color w:val="000000"/>
          <w:sz w:val="28"/>
          <w:szCs w:val="28"/>
        </w:rPr>
        <w:t xml:space="preserve">of Vāsudeva, the first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Since He is the reservoir of all living entities, He is also known as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w:t>
      </w:r>
    </w:p>
    <w:p w14:paraId="2A9A4A2D" w14:textId="1E1EE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w:t>
      </w:r>
    </w:p>
    <w:p w14:paraId="7C1C7A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5D0F3220" w14:textId="4404E9D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pañca-skand</w:t>
      </w:r>
      <w:ins w:id="12" w:author="your servant" w:date="2020-10-16T10:34:00Z">
        <w:r w:rsidR="00407548" w:rsidRPr="00407548">
          <w:rPr>
            <w:rStyle w:val="BookTitle"/>
            <w:rFonts w:asciiTheme="minorHAnsi" w:hAnsiTheme="minorHAnsi" w:cstheme="minorHAnsi"/>
            <w:b w:val="0"/>
            <w:bCs w:val="0"/>
            <w:color w:val="000000"/>
            <w:sz w:val="28"/>
            <w:szCs w:val="28"/>
          </w:rPr>
          <w:t>h</w:t>
        </w:r>
      </w:ins>
      <w:r w:rsidRPr="00790008">
        <w:rPr>
          <w:rStyle w:val="BookTitle"/>
          <w:rFonts w:asciiTheme="minorHAnsi" w:hAnsiTheme="minorHAnsi" w:cstheme="minorHAnsi"/>
          <w:b w:val="0"/>
          <w:bCs w:val="0"/>
          <w:color w:val="000000"/>
          <w:sz w:val="28"/>
          <w:szCs w:val="28"/>
        </w:rPr>
        <w:t>era ei bhāgavata-kathā</w:t>
      </w:r>
      <w:r w:rsidRPr="00790008">
        <w:rPr>
          <w:rStyle w:val="BookTitle"/>
          <w:rFonts w:asciiTheme="minorHAnsi" w:hAnsiTheme="minorHAnsi" w:cstheme="minorHAnsi"/>
          <w:b w:val="0"/>
          <w:bCs w:val="0"/>
          <w:color w:val="000000"/>
          <w:sz w:val="28"/>
          <w:szCs w:val="28"/>
        </w:rPr>
        <w:br/>
        <w:t>sarva vaiṣṇavera vandya balarāma-gāthā</w:t>
      </w:r>
    </w:p>
    <w:p w14:paraId="2DACAA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in the Fifth Canto of the Śrīmad Bhāgavatam concerning Lord Balarāma, the original Saṅkarṣaṇa, are glorified by all Vaiṣṇavas.</w:t>
      </w:r>
    </w:p>
    <w:p w14:paraId="673F67B1" w14:textId="6D9FFC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(5.17.16-24) in this regard. Those who accept Viṣṇu as the Supreme Lord are called Vaiṣṇavas, and Mūla-Saṅkarṣaṇa, or Balarāma,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Therefore it is the duty of all Vaiṣṇavas to glorify Mūla-Saṅkarṣaṇa, who is nondifferent from Lord Balarāma. As Śukadeva Gosvāmī explains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(5.25.4, 7-8): “When the unalloyed devotees and the leaders of the snakes offer their obeisances to Lord Saṅkarṣaṇa with great devotion, they become very joyful. The demigods, the demons, the Uragas [serpentine demigods], the Siddhas, the Gandharvas, the Vidyādharas and many highly elevated sages constantly offer </w:t>
      </w:r>
      <w:r w:rsidRPr="00790008">
        <w:rPr>
          <w:rStyle w:val="BookTitle"/>
          <w:rFonts w:asciiTheme="minorHAnsi" w:hAnsiTheme="minorHAnsi" w:cstheme="minorHAnsi"/>
          <w:b w:val="0"/>
          <w:bCs w:val="0"/>
          <w:color w:val="000000"/>
          <w:sz w:val="28"/>
          <w:szCs w:val="28"/>
        </w:rPr>
        <w:lastRenderedPageBreak/>
        <w:t>prayers to the Lord. He pleases His personal associates, the heads of the demigods, by the sweet vibrations emanating from His mouth. Nārada Muni, the son of Lord Brahmā, always glorifies Anantadeva in his father’s assembly. There he sings blissful verses of his own composition, accompanied by his stringed instrument [or a celestial singer] known as Tumburu.” In this regard one may also see verses 53-57 of this chapter.</w:t>
      </w:r>
    </w:p>
    <w:p w14:paraId="0679DFF9" w14:textId="695F64FE"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22</w:t>
      </w:r>
    </w:p>
    <w:p w14:paraId="0C9211CD"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22</w:t>
      </w:r>
    </w:p>
    <w:p w14:paraId="2A8B14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rāsa-krīḍā-kathā—parama udāra</w:t>
      </w:r>
      <w:r w:rsidRPr="00790008">
        <w:rPr>
          <w:rStyle w:val="BookTitle"/>
          <w:rFonts w:asciiTheme="minorHAnsi" w:hAnsiTheme="minorHAnsi" w:cstheme="minorHAnsi"/>
          <w:b w:val="0"/>
          <w:bCs w:val="0"/>
          <w:color w:val="000000"/>
          <w:sz w:val="28"/>
          <w:szCs w:val="28"/>
        </w:rPr>
        <w:br/>
        <w:t>vṛndāvane gopī-sane karilā vihāra</w:t>
      </w:r>
    </w:p>
    <w:p w14:paraId="6FF76E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narrations of Lord Balarāma’s rāsa-līlā pastimes with the gopīs in Vṛndāvana are most exalted.</w:t>
      </w:r>
    </w:p>
    <w:p w14:paraId="2501C9B4" w14:textId="540C1E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definition of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is given by Śrīdhara Svāmī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(10.33.1) as follows: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refers to a particular type of dance involving many women dancers.”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Sanātana Gosvāmī gives the characteristics of the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as follows: “When many women join hands in a circle and are embraced around the neck by male dancers it is called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In the book named </w:t>
      </w:r>
      <w:r w:rsidRPr="00790008">
        <w:rPr>
          <w:rStyle w:val="BookTitle"/>
          <w:rFonts w:asciiTheme="minorHAnsi" w:hAnsiTheme="minorHAnsi" w:cstheme="minorHAnsi"/>
          <w:b w:val="0"/>
          <w:bCs w:val="0"/>
          <w:i/>
          <w:iCs/>
          <w:color w:val="000000"/>
          <w:sz w:val="28"/>
          <w:szCs w:val="28"/>
        </w:rPr>
        <w:t xml:space="preserve">Saṅgīta-sāra </w:t>
      </w:r>
      <w:r w:rsidRPr="00790008">
        <w:rPr>
          <w:rStyle w:val="BookTitle"/>
          <w:rFonts w:asciiTheme="minorHAnsi" w:hAnsiTheme="minorHAnsi" w:cstheme="minorHAnsi"/>
          <w:b w:val="0"/>
          <w:bCs w:val="0"/>
          <w:color w:val="000000"/>
          <w:sz w:val="28"/>
          <w:szCs w:val="28"/>
        </w:rPr>
        <w:t xml:space="preserve">it is stated: “When a male dancer performs, being surrounded by a circle of many women dancers moving about, it is called a </w:t>
      </w:r>
      <w:r w:rsidRPr="00790008">
        <w:rPr>
          <w:rStyle w:val="BookTitle"/>
          <w:rFonts w:asciiTheme="minorHAnsi" w:hAnsiTheme="minorHAnsi" w:cstheme="minorHAnsi"/>
          <w:b w:val="0"/>
          <w:bCs w:val="0"/>
          <w:i/>
          <w:iCs/>
          <w:color w:val="000000"/>
          <w:sz w:val="28"/>
          <w:szCs w:val="28"/>
        </w:rPr>
        <w:t>hallīṣaka</w:t>
      </w:r>
      <w:r w:rsidRPr="00790008">
        <w:rPr>
          <w:rStyle w:val="BookTitle"/>
          <w:rFonts w:asciiTheme="minorHAnsi" w:hAnsiTheme="minorHAnsi" w:cstheme="minorHAnsi"/>
          <w:b w:val="0"/>
          <w:bCs w:val="0"/>
          <w:color w:val="000000"/>
          <w:sz w:val="28"/>
          <w:szCs w:val="28"/>
        </w:rPr>
        <w:t xml:space="preserve">. When a </w:t>
      </w:r>
      <w:r w:rsidRPr="00790008">
        <w:rPr>
          <w:rStyle w:val="BookTitle"/>
          <w:rFonts w:asciiTheme="minorHAnsi" w:hAnsiTheme="minorHAnsi" w:cstheme="minorHAnsi"/>
          <w:b w:val="0"/>
          <w:bCs w:val="0"/>
          <w:i/>
          <w:iCs/>
          <w:color w:val="000000"/>
          <w:sz w:val="28"/>
          <w:szCs w:val="28"/>
        </w:rPr>
        <w:t xml:space="preserve">hallīṣaka </w:t>
      </w:r>
      <w:r w:rsidRPr="00790008">
        <w:rPr>
          <w:rStyle w:val="BookTitle"/>
          <w:rFonts w:asciiTheme="minorHAnsi" w:hAnsiTheme="minorHAnsi" w:cstheme="minorHAnsi"/>
          <w:b w:val="0"/>
          <w:bCs w:val="0"/>
          <w:color w:val="000000"/>
          <w:sz w:val="28"/>
          <w:szCs w:val="28"/>
        </w:rPr>
        <w:t xml:space="preserve">dance is accompanied by various refined </w:t>
      </w:r>
      <w:r w:rsidRPr="00790008">
        <w:rPr>
          <w:rStyle w:val="BookTitle"/>
          <w:rFonts w:asciiTheme="minorHAnsi" w:hAnsiTheme="minorHAnsi" w:cstheme="minorHAnsi"/>
          <w:b w:val="0"/>
          <w:bCs w:val="0"/>
          <w:i/>
          <w:iCs/>
          <w:color w:val="000000"/>
          <w:sz w:val="28"/>
          <w:szCs w:val="28"/>
        </w:rPr>
        <w:t>tālas</w:t>
      </w:r>
      <w:r w:rsidRPr="00790008">
        <w:rPr>
          <w:rStyle w:val="BookTitle"/>
          <w:rFonts w:asciiTheme="minorHAnsi" w:hAnsiTheme="minorHAnsi" w:cstheme="minorHAnsi"/>
          <w:b w:val="0"/>
          <w:bCs w:val="0"/>
          <w:color w:val="000000"/>
          <w:sz w:val="28"/>
          <w:szCs w:val="28"/>
        </w:rPr>
        <w:t xml:space="preserve"> (tunes), dance steps, and gestures, it is called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As it does not exist even in heaven, what is the question of it existing on earth?” 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Viśvanātha Cakravartī states: “</w:t>
      </w:r>
      <w:r w:rsidRPr="00790008">
        <w:rPr>
          <w:rStyle w:val="BookTitle"/>
          <w:rFonts w:asciiTheme="minorHAnsi" w:hAnsiTheme="minorHAnsi" w:cstheme="minorHAnsi"/>
          <w:b w:val="0"/>
          <w:bCs w:val="0"/>
          <w:i/>
          <w:iCs/>
          <w:color w:val="000000"/>
          <w:sz w:val="28"/>
          <w:szCs w:val="28"/>
        </w:rPr>
        <w:t xml:space="preserve">Rāsa-krīḍā </w:t>
      </w:r>
      <w:r w:rsidRPr="00790008">
        <w:rPr>
          <w:rStyle w:val="BookTitle"/>
          <w:rFonts w:asciiTheme="minorHAnsi" w:hAnsiTheme="minorHAnsi" w:cstheme="minorHAnsi"/>
          <w:b w:val="0"/>
          <w:bCs w:val="0"/>
          <w:color w:val="000000"/>
          <w:sz w:val="28"/>
          <w:szCs w:val="28"/>
        </w:rPr>
        <w:t xml:space="preserve">refers to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in which there is a mixture of ingredients such as dancing, singing, kissing, and embracing.”</w:t>
      </w:r>
    </w:p>
    <w:p w14:paraId="50A3BB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udāra</w:t>
      </w:r>
      <w:r w:rsidRPr="00790008">
        <w:rPr>
          <w:rStyle w:val="BookTitle"/>
          <w:rFonts w:asciiTheme="minorHAnsi" w:hAnsiTheme="minorHAnsi" w:cstheme="minorHAnsi"/>
          <w:b w:val="0"/>
          <w:bCs w:val="0"/>
          <w:color w:val="000000"/>
          <w:sz w:val="28"/>
          <w:szCs w:val="28"/>
        </w:rPr>
        <w:t xml:space="preserve"> in this verse means “great” or “exalted.”</w:t>
      </w:r>
    </w:p>
    <w:p w14:paraId="346F7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Jīva Gosvāmī describes Balarāma’s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Vaiṣṇava-toṣaṇī </w:t>
      </w:r>
      <w:r w:rsidRPr="00790008">
        <w:rPr>
          <w:rStyle w:val="BookTitle"/>
          <w:rFonts w:asciiTheme="minorHAnsi" w:hAnsiTheme="minorHAnsi" w:cstheme="minorHAnsi"/>
          <w:b w:val="0"/>
          <w:bCs w:val="0"/>
          <w:color w:val="000000"/>
          <w:sz w:val="28"/>
          <w:szCs w:val="28"/>
        </w:rPr>
        <w:t xml:space="preserve">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(10.65.16) as follows: “Śrī Baladeva, who is nondifferent from Saṅkarṣaṇa, solaced the damsels of Vṛndāvana by singing the glories of Kṛṣṇa’s names. Sometimes Śrī Baladeva draws Kṛṣṇa from Dvārakā by His mind and presents Him before a particular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in a secluded place, therefore He is known as Saṅkarṣaṇa.” He then says, “In this way it is reasonable to say that Śrī Baladeva performed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with His own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Because He is the all-knowing Supreme Lord and endowed with all potencies, He knows the internal feelings of His eternal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If one explains this verse </w:t>
      </w:r>
      <w:r w:rsidRPr="00790008">
        <w:rPr>
          <w:rStyle w:val="BookTitle"/>
          <w:rFonts w:asciiTheme="minorHAnsi" w:hAnsiTheme="minorHAnsi" w:cstheme="minorHAnsi"/>
          <w:b w:val="0"/>
          <w:bCs w:val="0"/>
          <w:color w:val="000000"/>
          <w:sz w:val="28"/>
          <w:szCs w:val="28"/>
        </w:rPr>
        <w:lastRenderedPageBreak/>
        <w:t xml:space="preserve">in another way it would dimish the prestige of Dvārakā, so there is no need to further elaborate on this.” He further says, “At this juncture, Baladeva’s mood as the older brother did not manifest in order to protect the pathetic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He also gives a description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as follows: “The all-attractive Baladeva, who is also known as Saṅkarṣaṇa, attracts Kṛṣṇa by His mind and reveals Him. The word </w:t>
      </w:r>
      <w:r w:rsidRPr="00790008">
        <w:rPr>
          <w:rStyle w:val="BookTitle"/>
          <w:rFonts w:asciiTheme="minorHAnsi" w:hAnsiTheme="minorHAnsi" w:cstheme="minorHAnsi"/>
          <w:b w:val="0"/>
          <w:bCs w:val="0"/>
          <w:i/>
          <w:iCs/>
          <w:color w:val="000000"/>
          <w:sz w:val="28"/>
          <w:szCs w:val="28"/>
        </w:rPr>
        <w:t xml:space="preserve">tāḥ </w:t>
      </w:r>
      <w:r w:rsidRPr="00790008">
        <w:rPr>
          <w:rStyle w:val="BookTitle"/>
          <w:rFonts w:asciiTheme="minorHAnsi" w:hAnsiTheme="minorHAnsi" w:cstheme="minorHAnsi"/>
          <w:b w:val="0"/>
          <w:bCs w:val="0"/>
          <w:color w:val="000000"/>
          <w:sz w:val="28"/>
          <w:szCs w:val="28"/>
        </w:rPr>
        <w:t xml:space="preserve">refers to Kṛṣṇa’s beloved girlfriends.” Also in his </w:t>
      </w:r>
      <w:r w:rsidRPr="00790008">
        <w:rPr>
          <w:rStyle w:val="BookTitle"/>
          <w:rFonts w:asciiTheme="minorHAnsi" w:hAnsiTheme="minorHAnsi" w:cstheme="minorHAnsi"/>
          <w:b w:val="0"/>
          <w:bCs w:val="0"/>
          <w:i/>
          <w:iCs/>
          <w:color w:val="000000"/>
          <w:sz w:val="28"/>
          <w:szCs w:val="28"/>
        </w:rPr>
        <w:t>Bṛhat-krama-sandarbha</w:t>
      </w:r>
      <w:r w:rsidRPr="00790008">
        <w:rPr>
          <w:rStyle w:val="BookTitle"/>
          <w:rFonts w:asciiTheme="minorHAnsi" w:hAnsiTheme="minorHAnsi" w:cstheme="minorHAnsi"/>
          <w:b w:val="0"/>
          <w:bCs w:val="0"/>
          <w:color w:val="000000"/>
          <w:sz w:val="28"/>
          <w:szCs w:val="28"/>
        </w:rPr>
        <w:t xml:space="preserve">, Jīva Gosvāmī says that the word </w:t>
      </w:r>
      <w:r w:rsidRPr="00790008">
        <w:rPr>
          <w:rStyle w:val="BookTitle"/>
          <w:rFonts w:asciiTheme="minorHAnsi" w:hAnsiTheme="minorHAnsi" w:cstheme="minorHAnsi"/>
          <w:b w:val="0"/>
          <w:bCs w:val="0"/>
          <w:i/>
          <w:iCs/>
          <w:color w:val="000000"/>
          <w:sz w:val="28"/>
          <w:szCs w:val="28"/>
        </w:rPr>
        <w:t>tāḥ</w:t>
      </w:r>
      <w:r w:rsidRPr="00790008">
        <w:rPr>
          <w:rStyle w:val="BookTitle"/>
          <w:rFonts w:asciiTheme="minorHAnsi" w:hAnsiTheme="minorHAnsi" w:cstheme="minorHAnsi"/>
          <w:b w:val="0"/>
          <w:bCs w:val="0"/>
          <w:color w:val="000000"/>
          <w:sz w:val="28"/>
          <w:szCs w:val="28"/>
        </w:rPr>
        <w:t xml:space="preserve"> refers to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326FF1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of </w:t>
      </w:r>
      <w:r w:rsidRPr="00790008">
        <w:rPr>
          <w:rStyle w:val="BookTitle"/>
          <w:rFonts w:asciiTheme="minorHAnsi" w:hAnsiTheme="minorHAnsi" w:cstheme="minorHAnsi"/>
          <w:b w:val="0"/>
          <w:bCs w:val="0"/>
          <w:i/>
          <w:iCs/>
          <w:color w:val="000000"/>
          <w:sz w:val="28"/>
          <w:szCs w:val="28"/>
        </w:rPr>
        <w:t>gopī-sane vihāra</w:t>
      </w:r>
      <w:r w:rsidRPr="00790008">
        <w:rPr>
          <w:rStyle w:val="BookTitle"/>
          <w:rFonts w:asciiTheme="minorHAnsi" w:hAnsiTheme="minorHAnsi" w:cstheme="minorHAnsi"/>
          <w:b w:val="0"/>
          <w:bCs w:val="0"/>
          <w:color w:val="000000"/>
          <w:sz w:val="28"/>
          <w:szCs w:val="28"/>
        </w:rPr>
        <w:t>, see the purport of verse 25.</w:t>
      </w:r>
    </w:p>
    <w:p w14:paraId="0B8D705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a difference between the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of Kṛṣṇa with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of Balarāma with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The arenas of the two </w:t>
      </w:r>
      <w:r w:rsidRPr="00790008">
        <w:rPr>
          <w:rStyle w:val="BookTitle"/>
          <w:rFonts w:asciiTheme="minorHAnsi" w:hAnsiTheme="minorHAnsi" w:cstheme="minorHAnsi"/>
          <w:b w:val="0"/>
          <w:bCs w:val="0"/>
          <w:i/>
          <w:iCs/>
          <w:color w:val="000000"/>
          <w:sz w:val="28"/>
          <w:szCs w:val="28"/>
        </w:rPr>
        <w:t>rāsa-līlās</w:t>
      </w:r>
      <w:r w:rsidRPr="00790008">
        <w:rPr>
          <w:rStyle w:val="BookTitle"/>
          <w:rFonts w:asciiTheme="minorHAnsi" w:hAnsiTheme="minorHAnsi" w:cstheme="minorHAnsi"/>
          <w:b w:val="0"/>
          <w:bCs w:val="0"/>
          <w:color w:val="000000"/>
          <w:sz w:val="28"/>
          <w:szCs w:val="28"/>
        </w:rPr>
        <w:t xml:space="preserve"> are situated in different places within Vṛndāvana. Such spiritually variegated activities are of two types—</w:t>
      </w:r>
      <w:r w:rsidRPr="00790008">
        <w:rPr>
          <w:rStyle w:val="BookTitle"/>
          <w:rFonts w:asciiTheme="minorHAnsi" w:hAnsiTheme="minorHAnsi" w:cstheme="minorHAnsi"/>
          <w:b w:val="0"/>
          <w:bCs w:val="0"/>
          <w:i/>
          <w:iCs/>
          <w:color w:val="000000"/>
          <w:sz w:val="28"/>
          <w:szCs w:val="28"/>
        </w:rPr>
        <w:t>maryādā</w:t>
      </w:r>
      <w:r w:rsidRPr="00790008">
        <w:rPr>
          <w:rStyle w:val="BookTitle"/>
          <w:rFonts w:asciiTheme="minorHAnsi" w:hAnsiTheme="minorHAnsi" w:cstheme="minorHAnsi"/>
          <w:b w:val="0"/>
          <w:bCs w:val="0"/>
          <w:color w:val="000000"/>
          <w:sz w:val="28"/>
          <w:szCs w:val="28"/>
        </w:rPr>
        <w:t xml:space="preserve">, or awe and reverent, and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or sweet. We must be extremely careful to protect our vision of spiritual variegatedness from the attack of monism. Although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Kṛṣṇa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Baladeva are nondifferent, the distinction between Their pastimes must not be denied. Even though Śrī Baladeva belongs to the category of the supreme shelter, He is the prime example amongst the subordinates of the Lord.</w:t>
      </w:r>
    </w:p>
    <w:p w14:paraId="4C1A69C1" w14:textId="5521955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23</w:t>
      </w:r>
    </w:p>
    <w:p w14:paraId="2C57EFE6"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23</w:t>
      </w:r>
    </w:p>
    <w:p w14:paraId="58EA88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dui-māsa vasanta, mādhava-madhu-nāme</w:t>
      </w:r>
      <w:r w:rsidRPr="00790008">
        <w:rPr>
          <w:rStyle w:val="BookTitle"/>
          <w:rFonts w:asciiTheme="minorHAnsi" w:hAnsiTheme="minorHAnsi" w:cstheme="minorHAnsi"/>
          <w:b w:val="0"/>
          <w:bCs w:val="0"/>
          <w:color w:val="000000"/>
          <w:sz w:val="28"/>
          <w:szCs w:val="28"/>
        </w:rPr>
        <w:br/>
        <w:t>halāyudha-rāsa-krīḍā kahaye purāṇe</w:t>
      </w:r>
    </w:p>
    <w:p w14:paraId="2402BB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Purāṇas describe how Lord Balarāma performs His rāsa-līlā in the two months of spring—Mādhava and Madhu.</w:t>
      </w:r>
    </w:p>
    <w:p w14:paraId="4B80E8B8" w14:textId="025F7B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Śrīdhara Svāmī’s commentary, the word </w:t>
      </w:r>
      <w:r w:rsidRPr="00790008">
        <w:rPr>
          <w:rStyle w:val="BookTitle"/>
          <w:rFonts w:asciiTheme="minorHAnsi" w:hAnsiTheme="minorHAnsi" w:cstheme="minorHAnsi"/>
          <w:b w:val="0"/>
          <w:bCs w:val="0"/>
          <w:i/>
          <w:iCs/>
          <w:color w:val="000000"/>
          <w:sz w:val="28"/>
          <w:szCs w:val="28"/>
        </w:rPr>
        <w:t xml:space="preserve">madhu </w:t>
      </w:r>
      <w:r w:rsidRPr="00790008">
        <w:rPr>
          <w:rStyle w:val="BookTitle"/>
          <w:rFonts w:asciiTheme="minorHAnsi" w:hAnsiTheme="minorHAnsi" w:cstheme="minorHAnsi"/>
          <w:b w:val="0"/>
          <w:bCs w:val="0"/>
          <w:color w:val="000000"/>
          <w:sz w:val="28"/>
          <w:szCs w:val="28"/>
        </w:rPr>
        <w:t xml:space="preserve">in this verse means Caitra (March-April) and </w:t>
      </w:r>
      <w:r w:rsidRPr="00790008">
        <w:rPr>
          <w:rStyle w:val="BookTitle"/>
          <w:rFonts w:asciiTheme="minorHAnsi" w:hAnsiTheme="minorHAnsi" w:cstheme="minorHAnsi"/>
          <w:b w:val="0"/>
          <w:bCs w:val="0"/>
          <w:i/>
          <w:iCs/>
          <w:color w:val="000000"/>
          <w:sz w:val="28"/>
          <w:szCs w:val="28"/>
        </w:rPr>
        <w:t xml:space="preserve">mādhava </w:t>
      </w:r>
      <w:r w:rsidRPr="00790008">
        <w:rPr>
          <w:rStyle w:val="BookTitle"/>
          <w:rFonts w:asciiTheme="minorHAnsi" w:hAnsiTheme="minorHAnsi" w:cstheme="minorHAnsi"/>
          <w:b w:val="0"/>
          <w:bCs w:val="0"/>
          <w:color w:val="000000"/>
          <w:sz w:val="28"/>
          <w:szCs w:val="28"/>
        </w:rPr>
        <w:t xml:space="preserve">means Vaiśākha (April-May). </w:t>
      </w:r>
      <w:r w:rsidRPr="00790008">
        <w:rPr>
          <w:rStyle w:val="BookTitle"/>
          <w:rFonts w:asciiTheme="minorHAnsi" w:hAnsiTheme="minorHAnsi" w:cstheme="minorHAnsi"/>
          <w:b w:val="0"/>
          <w:bCs w:val="0"/>
          <w:i/>
          <w:iCs/>
          <w:color w:val="000000"/>
          <w:sz w:val="28"/>
          <w:szCs w:val="28"/>
        </w:rPr>
        <w:t xml:space="preserve">Halāyudha </w:t>
      </w:r>
      <w:r w:rsidRPr="00790008">
        <w:rPr>
          <w:rStyle w:val="BookTitle"/>
          <w:rFonts w:asciiTheme="minorHAnsi" w:hAnsiTheme="minorHAnsi" w:cstheme="minorHAnsi"/>
          <w:b w:val="0"/>
          <w:bCs w:val="0"/>
          <w:color w:val="000000"/>
          <w:sz w:val="28"/>
          <w:szCs w:val="28"/>
        </w:rPr>
        <w:t xml:space="preserve">refers to Balarāma, and </w:t>
      </w:r>
      <w:r w:rsidRPr="00790008">
        <w:rPr>
          <w:rStyle w:val="BookTitle"/>
          <w:rFonts w:asciiTheme="minorHAnsi" w:hAnsiTheme="minorHAnsi" w:cstheme="minorHAnsi"/>
          <w:b w:val="0"/>
          <w:bCs w:val="0"/>
          <w:i/>
          <w:iCs/>
          <w:color w:val="000000"/>
          <w:sz w:val="28"/>
          <w:szCs w:val="28"/>
        </w:rPr>
        <w:t>purāṇe</w:t>
      </w:r>
      <w:r w:rsidRPr="00790008">
        <w:rPr>
          <w:rStyle w:val="BookTitle"/>
          <w:rFonts w:asciiTheme="minorHAnsi" w:hAnsiTheme="minorHAnsi" w:cstheme="minorHAnsi"/>
          <w:b w:val="0"/>
          <w:bCs w:val="0"/>
          <w:color w:val="000000"/>
          <w:sz w:val="28"/>
          <w:szCs w:val="28"/>
        </w:rPr>
        <w:t xml:space="preserve"> means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(5.24.21 and 5.25.18).</w:t>
      </w:r>
    </w:p>
    <w:p w14:paraId="2B6CC445" w14:textId="3BB8A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w:t>
      </w:r>
    </w:p>
    <w:p w14:paraId="06B254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042D9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sakala śloka ei śuna bhāgavate</w:t>
      </w:r>
      <w:r w:rsidRPr="00790008">
        <w:rPr>
          <w:rStyle w:val="BookTitle"/>
          <w:rFonts w:asciiTheme="minorHAnsi" w:hAnsiTheme="minorHAnsi" w:cstheme="minorHAnsi"/>
          <w:b w:val="0"/>
          <w:bCs w:val="0"/>
          <w:color w:val="000000"/>
          <w:sz w:val="28"/>
          <w:szCs w:val="28"/>
        </w:rPr>
        <w:br/>
        <w:t>śrī śuka kahena, śune rājā-parīkṣite</w:t>
      </w:r>
    </w:p>
    <w:p w14:paraId="12D484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those verses that were spoken by Śukadeva Gosvāmī to Parīkṣit Mahārāja in the Śrīmad Bhāgavatam.</w:t>
      </w:r>
    </w:p>
    <w:p w14:paraId="137875C3" w14:textId="17D2F3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following four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(10.65.17-18 and </w:t>
      </w:r>
      <w:r w:rsidRPr="00790008">
        <w:rPr>
          <w:rStyle w:val="BookTitle"/>
          <w:rFonts w:asciiTheme="minorHAnsi" w:hAnsiTheme="minorHAnsi" w:cstheme="minorHAnsi"/>
          <w:b w:val="0"/>
          <w:bCs w:val="0"/>
          <w:color w:val="000000"/>
          <w:sz w:val="28"/>
          <w:szCs w:val="28"/>
        </w:rPr>
        <w:lastRenderedPageBreak/>
        <w:t xml:space="preserve">10.65.21-22), Śrī Śukadeva Gosvāmī narrates to Parīkṣit Mahārāja the full moon night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Balarāma and His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friends. Śukadeva had previously just described Baladeva’s arrival in Gokula to receive the affection of His juniors, meet His former Vraja friends, and solace those who were afflicted by separation from Kṛṣṇa, such as the elders, headed by Nanda and Yaśodā, the friends of the same age, and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had fully dedicated their lives to Kṛṣṇa.</w:t>
      </w:r>
    </w:p>
    <w:p w14:paraId="0F4A7D34" w14:textId="5973A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w:t>
      </w:r>
    </w:p>
    <w:p w14:paraId="37B1F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B2761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dvau māsau tatra cāvātsīn      madhuṁ mādhavaṁ eva ca</w:t>
      </w:r>
      <w:r w:rsidRPr="00790008">
        <w:rPr>
          <w:rStyle w:val="BookTitle"/>
          <w:rFonts w:asciiTheme="minorHAnsi" w:hAnsiTheme="minorHAnsi" w:cstheme="minorHAnsi"/>
          <w:b w:val="0"/>
          <w:bCs w:val="0"/>
          <w:color w:val="000000"/>
          <w:sz w:val="28"/>
          <w:szCs w:val="28"/>
        </w:rPr>
        <w:br/>
        <w:t>rāmaḥ kṣapāsu bhagavān      gopīnāṁ ratim āvahan</w:t>
      </w:r>
    </w:p>
    <w:p w14:paraId="155FDC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the Personality of Godhead, resided there for the two months of Madhu and Mādhava, and during the nights He gave His cowherd girlfriends conjugal pleasure.</w:t>
      </w:r>
    </w:p>
    <w:p w14:paraId="672DA60C" w14:textId="7DD953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described by Śrī Sanātana Gosvāmī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commentary as follows: “In this way Śrī Baladeva first solaced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were attached to Kṛṣṇa and thus fulfilled the principle purpose of His visit. He thus exhibited His affection for the residents of Vraja. Thereafter He enjoyed spring pastimes with other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He then says, “Regarding the words </w:t>
      </w:r>
      <w:r w:rsidRPr="00790008">
        <w:rPr>
          <w:rStyle w:val="BookTitle"/>
          <w:rFonts w:asciiTheme="minorHAnsi" w:hAnsiTheme="minorHAnsi" w:cstheme="minorHAnsi"/>
          <w:b w:val="0"/>
          <w:bCs w:val="0"/>
          <w:i/>
          <w:iCs/>
          <w:color w:val="000000"/>
          <w:sz w:val="28"/>
          <w:szCs w:val="28"/>
        </w:rPr>
        <w:t>ratim āvahan,</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rati </w:t>
      </w:r>
      <w:r w:rsidRPr="00790008">
        <w:rPr>
          <w:rStyle w:val="BookTitle"/>
          <w:rFonts w:asciiTheme="minorHAnsi" w:hAnsiTheme="minorHAnsi" w:cstheme="minorHAnsi"/>
          <w:b w:val="0"/>
          <w:bCs w:val="0"/>
          <w:color w:val="000000"/>
          <w:sz w:val="28"/>
          <w:szCs w:val="28"/>
        </w:rPr>
        <w:t xml:space="preserve">refers to the original mellow, </w:t>
      </w:r>
      <w:r w:rsidRPr="00790008">
        <w:rPr>
          <w:rStyle w:val="BookTitle"/>
          <w:rFonts w:asciiTheme="minorHAnsi" w:hAnsiTheme="minorHAnsi" w:cstheme="minorHAnsi"/>
          <w:b w:val="0"/>
          <w:bCs w:val="0"/>
          <w:i/>
          <w:iCs/>
          <w:color w:val="000000"/>
          <w:sz w:val="28"/>
          <w:szCs w:val="28"/>
        </w:rPr>
        <w:t>ādi-rasa</w:t>
      </w:r>
      <w:r w:rsidRPr="00790008">
        <w:rPr>
          <w:rStyle w:val="BookTitle"/>
          <w:rFonts w:asciiTheme="minorHAnsi" w:hAnsiTheme="minorHAnsi" w:cstheme="minorHAnsi"/>
          <w:b w:val="0"/>
          <w:bCs w:val="0"/>
          <w:color w:val="000000"/>
          <w:sz w:val="28"/>
          <w:szCs w:val="28"/>
        </w:rPr>
        <w:t xml:space="preserve">, or conjugal love, the prefix </w:t>
      </w:r>
      <w:r w:rsidRPr="00790008">
        <w:rPr>
          <w:rStyle w:val="BookTitle"/>
          <w:rFonts w:asciiTheme="minorHAnsi" w:hAnsiTheme="minorHAnsi" w:cstheme="minorHAnsi"/>
          <w:b w:val="0"/>
          <w:bCs w:val="0"/>
          <w:i/>
          <w:iCs/>
          <w:color w:val="000000"/>
          <w:sz w:val="28"/>
          <w:szCs w:val="28"/>
        </w:rPr>
        <w:t xml:space="preserve">ā </w:t>
      </w:r>
      <w:r w:rsidRPr="00790008">
        <w:rPr>
          <w:rStyle w:val="BookTitle"/>
          <w:rFonts w:asciiTheme="minorHAnsi" w:hAnsiTheme="minorHAnsi" w:cstheme="minorHAnsi"/>
          <w:b w:val="0"/>
          <w:bCs w:val="0"/>
          <w:color w:val="000000"/>
          <w:sz w:val="28"/>
          <w:szCs w:val="28"/>
        </w:rPr>
        <w:t xml:space="preserve">means ’properly,’ and the word </w:t>
      </w:r>
      <w:r w:rsidRPr="00790008">
        <w:rPr>
          <w:rStyle w:val="BookTitle"/>
          <w:rFonts w:asciiTheme="minorHAnsi" w:hAnsiTheme="minorHAnsi" w:cstheme="minorHAnsi"/>
          <w:b w:val="0"/>
          <w:bCs w:val="0"/>
          <w:i/>
          <w:iCs/>
          <w:color w:val="000000"/>
          <w:sz w:val="28"/>
          <w:szCs w:val="28"/>
        </w:rPr>
        <w:t xml:space="preserve">vahan </w:t>
      </w:r>
      <w:r w:rsidRPr="00790008">
        <w:rPr>
          <w:rStyle w:val="BookTitle"/>
          <w:rFonts w:asciiTheme="minorHAnsi" w:hAnsiTheme="minorHAnsi" w:cstheme="minorHAnsi"/>
          <w:b w:val="0"/>
          <w:bCs w:val="0"/>
          <w:color w:val="000000"/>
          <w:sz w:val="28"/>
          <w:szCs w:val="28"/>
        </w:rPr>
        <w:t xml:space="preserve">means ’having received.’ Because He is </w:t>
      </w:r>
      <w:r w:rsidRPr="00790008">
        <w:rPr>
          <w:rStyle w:val="BookTitle"/>
          <w:rFonts w:asciiTheme="minorHAnsi" w:hAnsiTheme="minorHAnsi" w:cstheme="minorHAnsi"/>
          <w:b w:val="0"/>
          <w:bCs w:val="0"/>
          <w:i/>
          <w:iCs/>
          <w:color w:val="000000"/>
          <w:sz w:val="28"/>
          <w:szCs w:val="28"/>
        </w:rPr>
        <w:t>rāmaḥ</w:t>
      </w:r>
      <w:r w:rsidRPr="00790008">
        <w:rPr>
          <w:rStyle w:val="BookTitle"/>
          <w:rFonts w:asciiTheme="minorHAnsi" w:hAnsiTheme="minorHAnsi" w:cstheme="minorHAnsi"/>
          <w:b w:val="0"/>
          <w:bCs w:val="0"/>
          <w:color w:val="000000"/>
          <w:sz w:val="28"/>
          <w:szCs w:val="28"/>
        </w:rPr>
        <w:t xml:space="preserve">, He is expert in conjugal affairs. He is also the Supreme Lord, so He is very expert in the various types of conjugal pastimes mentioned in the </w:t>
      </w:r>
      <w:r w:rsidRPr="00790008">
        <w:rPr>
          <w:rStyle w:val="BookTitle"/>
          <w:rFonts w:asciiTheme="minorHAnsi" w:hAnsiTheme="minorHAnsi" w:cstheme="minorHAnsi"/>
          <w:b w:val="0"/>
          <w:bCs w:val="0"/>
          <w:i/>
          <w:iCs/>
          <w:color w:val="000000"/>
          <w:sz w:val="28"/>
          <w:szCs w:val="28"/>
        </w:rPr>
        <w:t>Kāma-śāstras</w:t>
      </w:r>
      <w:r w:rsidRPr="00790008">
        <w:rPr>
          <w:rStyle w:val="BookTitle"/>
          <w:rFonts w:asciiTheme="minorHAnsi" w:hAnsiTheme="minorHAnsi" w:cstheme="minorHAnsi"/>
          <w:b w:val="0"/>
          <w:bCs w:val="0"/>
          <w:color w:val="000000"/>
          <w:sz w:val="28"/>
          <w:szCs w:val="28"/>
        </w:rPr>
        <w:t xml:space="preserve">. Or the word </w:t>
      </w:r>
      <w:r w:rsidRPr="00790008">
        <w:rPr>
          <w:rStyle w:val="BookTitle"/>
          <w:rFonts w:asciiTheme="minorHAnsi" w:hAnsiTheme="minorHAnsi" w:cstheme="minorHAnsi"/>
          <w:b w:val="0"/>
          <w:bCs w:val="0"/>
          <w:i/>
          <w:iCs/>
          <w:color w:val="000000"/>
          <w:sz w:val="28"/>
          <w:szCs w:val="28"/>
        </w:rPr>
        <w:t>tāḥ</w:t>
      </w:r>
      <w:r w:rsidRPr="00790008">
        <w:rPr>
          <w:rStyle w:val="BookTitle"/>
          <w:rFonts w:asciiTheme="minorHAnsi" w:hAnsiTheme="minorHAnsi" w:cstheme="minorHAnsi"/>
          <w:b w:val="0"/>
          <w:bCs w:val="0"/>
          <w:color w:val="000000"/>
          <w:sz w:val="28"/>
          <w:szCs w:val="28"/>
        </w:rPr>
        <w:t xml:space="preserve"> (in the previous </w:t>
      </w:r>
      <w:r w:rsidRPr="00790008">
        <w:rPr>
          <w:rStyle w:val="BookTitle"/>
          <w:rFonts w:asciiTheme="minorHAnsi" w:hAnsiTheme="minorHAnsi" w:cstheme="minorHAnsi"/>
          <w:b w:val="0"/>
          <w:bCs w:val="0"/>
          <w:i/>
          <w:iCs/>
          <w:color w:val="000000"/>
          <w:sz w:val="28"/>
          <w:szCs w:val="28"/>
        </w:rPr>
        <w:t xml:space="preserve">Bhāgavatam </w:t>
      </w:r>
      <w:r w:rsidRPr="00790008">
        <w:rPr>
          <w:rStyle w:val="BookTitle"/>
          <w:rFonts w:asciiTheme="minorHAnsi" w:hAnsiTheme="minorHAnsi" w:cstheme="minorHAnsi"/>
          <w:b w:val="0"/>
          <w:bCs w:val="0"/>
          <w:color w:val="000000"/>
          <w:sz w:val="28"/>
          <w:szCs w:val="28"/>
        </w:rPr>
        <w:t xml:space="preserve">verse) can also refer to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greatly afflicted out of separation from Kṛṣṇa and whose only desire was to see Kṛṣṇa. Therefore Balarāma resided in Vṛndāvana for two months in order to please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Vraja with conjugal pastimes at night. By the use of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it is understood that Lord Balarāma remained in Vṛndāvana for more than two months, because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were greatly afflicted by feelings of separation and because Lord Baladeva is most merciful and gives happiness to everyone.”</w:t>
      </w:r>
    </w:p>
    <w:p w14:paraId="5D4817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Śrī Jīva Gosvāmī writes: “The word </w:t>
      </w:r>
      <w:r w:rsidRPr="00790008">
        <w:rPr>
          <w:rStyle w:val="BookTitle"/>
          <w:rFonts w:asciiTheme="minorHAnsi" w:hAnsiTheme="minorHAnsi" w:cstheme="minorHAnsi"/>
          <w:b w:val="0"/>
          <w:bCs w:val="0"/>
          <w:i/>
          <w:iCs/>
          <w:color w:val="000000"/>
          <w:sz w:val="28"/>
          <w:szCs w:val="28"/>
        </w:rPr>
        <w:t xml:space="preserve">gopīnāṁ </w:t>
      </w:r>
      <w:r w:rsidRPr="00790008">
        <w:rPr>
          <w:rStyle w:val="BookTitle"/>
          <w:rFonts w:asciiTheme="minorHAnsi" w:hAnsiTheme="minorHAnsi" w:cstheme="minorHAnsi"/>
          <w:b w:val="0"/>
          <w:bCs w:val="0"/>
          <w:color w:val="000000"/>
          <w:sz w:val="28"/>
          <w:szCs w:val="28"/>
        </w:rPr>
        <w:t xml:space="preserve">in this verse refers to other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for the use of the word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does not always refer to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If one says that both subject matters are the same—Kṛṣṇa enjoyed pastimes at night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Baladeva also enjoyed pastimes at night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—so there is no difference between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reply to this it may be said that no one should have such </w:t>
      </w:r>
      <w:r w:rsidRPr="00790008">
        <w:rPr>
          <w:rStyle w:val="BookTitle"/>
          <w:rFonts w:asciiTheme="minorHAnsi" w:hAnsiTheme="minorHAnsi" w:cstheme="minorHAnsi"/>
          <w:b w:val="0"/>
          <w:bCs w:val="0"/>
          <w:color w:val="000000"/>
          <w:sz w:val="28"/>
          <w:szCs w:val="28"/>
        </w:rPr>
        <w:lastRenderedPageBreak/>
        <w:t xml:space="preserve">doubts, because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described in the previous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pastimes are different from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Therefore one should understand that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different. So Śrī Baladeva expertly pacified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then went to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whose presence He was once teased by Kṛṣṇa, who said, ’My dear older brother,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desiring the touch of Your broad chest and the embrace of Your two arms.’ These joking words indicated that although Balarāma did not touch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at the time, it would take place in the future. There no mention that after Kṛṣṇa killed Śaṅkhacūḍa and played Holi with His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that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described as subordinate to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received Kṛṣṇa’s touch, so it should be understood that Kṛṣṇa instructed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to carefully protect their chastity for the pleasure of Balarāma. According to this, it should be understood that Kṛṣṇa solaced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as explained above. The word </w:t>
      </w:r>
      <w:r w:rsidRPr="00790008">
        <w:rPr>
          <w:rStyle w:val="BookTitle"/>
          <w:rFonts w:asciiTheme="minorHAnsi" w:hAnsiTheme="minorHAnsi" w:cstheme="minorHAnsi"/>
          <w:b w:val="0"/>
          <w:bCs w:val="0"/>
          <w:i/>
          <w:iCs/>
          <w:color w:val="000000"/>
          <w:sz w:val="28"/>
          <w:szCs w:val="28"/>
        </w:rPr>
        <w:t xml:space="preserve">kṣapāsu </w:t>
      </w:r>
      <w:r w:rsidRPr="00790008">
        <w:rPr>
          <w:rStyle w:val="BookTitle"/>
          <w:rFonts w:asciiTheme="minorHAnsi" w:hAnsiTheme="minorHAnsi" w:cstheme="minorHAnsi"/>
          <w:b w:val="0"/>
          <w:bCs w:val="0"/>
          <w:color w:val="000000"/>
          <w:sz w:val="28"/>
          <w:szCs w:val="28"/>
        </w:rPr>
        <w:t xml:space="preserve">means ’most confidential.’ The word </w:t>
      </w:r>
      <w:r w:rsidRPr="00790008">
        <w:rPr>
          <w:rStyle w:val="BookTitle"/>
          <w:rFonts w:asciiTheme="minorHAnsi" w:hAnsiTheme="minorHAnsi" w:cstheme="minorHAnsi"/>
          <w:b w:val="0"/>
          <w:bCs w:val="0"/>
          <w:i/>
          <w:iCs/>
          <w:color w:val="000000"/>
          <w:sz w:val="28"/>
          <w:szCs w:val="28"/>
        </w:rPr>
        <w:t xml:space="preserve">rāmaḥ </w:t>
      </w:r>
      <w:r w:rsidRPr="00790008">
        <w:rPr>
          <w:rStyle w:val="BookTitle"/>
          <w:rFonts w:asciiTheme="minorHAnsi" w:hAnsiTheme="minorHAnsi" w:cstheme="minorHAnsi"/>
          <w:b w:val="0"/>
          <w:bCs w:val="0"/>
          <w:color w:val="000000"/>
          <w:sz w:val="28"/>
          <w:szCs w:val="28"/>
        </w:rPr>
        <w:t xml:space="preserve">in this verse refers to one who is qualified for enjoying.”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Jīva Gosvāmī writes: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refered to in this verse as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those who played Holi along with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after the killing of Śaṅkhacūḍa. It should be understood at this point that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remained chaste under Kṛṣṇa’s instrutions. There is no mention of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receiving the touch of Balarāma in His earlier Vraja pastimes; there is only some mention of their strong attachment for Balarāma. Therefore Kṛṣṇa mercifully requested them to protect their chastity for the pleasure of Balarāma.” In his </w:t>
      </w:r>
      <w:r w:rsidRPr="00790008">
        <w:rPr>
          <w:rStyle w:val="BookTitle"/>
          <w:rFonts w:asciiTheme="minorHAnsi" w:hAnsiTheme="minorHAnsi" w:cstheme="minorHAnsi"/>
          <w:b w:val="0"/>
          <w:bCs w:val="0"/>
          <w:i/>
          <w:iCs/>
          <w:color w:val="000000"/>
          <w:sz w:val="28"/>
          <w:szCs w:val="28"/>
        </w:rPr>
        <w:t>Bṛhat-krama-sandarbha</w:t>
      </w:r>
      <w:r w:rsidRPr="00790008">
        <w:rPr>
          <w:rStyle w:val="BookTitle"/>
          <w:rFonts w:asciiTheme="minorHAnsi" w:hAnsiTheme="minorHAnsi" w:cstheme="minorHAnsi"/>
          <w:b w:val="0"/>
          <w:bCs w:val="0"/>
          <w:color w:val="000000"/>
          <w:sz w:val="28"/>
          <w:szCs w:val="28"/>
        </w:rPr>
        <w:t xml:space="preserve">, Jīva Gosvāmī writes: “’He pleased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means that He pleased His own group of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31BA0BA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Viśvanātha Cakravartī Ṭhākura has quoted Śrīdhara Svāmī as follows: “The conjugal affairs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mentioned in this verse relate with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had either not taken birth when Kṛṣṇa enjoyed His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pastimes or who were too young to take part. This is the standard understanding of the previous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Our Prabhupāda, Śrī Sanātana Gosvāmī, has stated that these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Balarāma were those who had joined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the Holi pastimes after the killing of Śaṅkhacūḍa.”</w:t>
      </w:r>
    </w:p>
    <w:p w14:paraId="495EA997" w14:textId="6D1690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w:t>
      </w:r>
    </w:p>
    <w:p w14:paraId="4F9CD3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6F502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pūrṇa-candra-kalā-mṛṣṭe      kaumudī-gandha-vāyunā</w:t>
      </w:r>
      <w:r w:rsidRPr="00790008">
        <w:rPr>
          <w:rStyle w:val="BookTitle"/>
          <w:rFonts w:asciiTheme="minorHAnsi" w:hAnsiTheme="minorHAnsi" w:cstheme="minorHAnsi"/>
          <w:b w:val="0"/>
          <w:bCs w:val="0"/>
          <w:color w:val="000000"/>
          <w:sz w:val="28"/>
          <w:szCs w:val="28"/>
        </w:rPr>
        <w:br/>
        <w:t>yamunopavane reme      sevite strī-gaṇair vṛtaḥ</w:t>
      </w:r>
    </w:p>
    <w:p w14:paraId="5DA482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company of numerous women, Lord Balarāma enjoyed in a garden by the Yamunā River. This garden was bathed in the rays of the full moon and caressed by breezes bearing the fragrance of night-blooming lotuses.</w:t>
      </w:r>
    </w:p>
    <w:p w14:paraId="7FBDDC82" w14:textId="1993FE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described by Śrī Sanātana Gosvāmī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commentary as follows: “In order to please Balarāma and increase the beauty of Vṛndāvana, the eternal full moon of the transcendental abode appeared. In this verse the phrase </w:t>
      </w:r>
      <w:r w:rsidRPr="00790008">
        <w:rPr>
          <w:rStyle w:val="BookTitle"/>
          <w:rFonts w:asciiTheme="minorHAnsi" w:hAnsiTheme="minorHAnsi" w:cstheme="minorHAnsi"/>
          <w:b w:val="0"/>
          <w:bCs w:val="0"/>
          <w:i/>
          <w:iCs/>
          <w:color w:val="000000"/>
          <w:sz w:val="28"/>
          <w:szCs w:val="28"/>
        </w:rPr>
        <w:t>sevite strī-gaṇair</w:t>
      </w:r>
      <w:r w:rsidRPr="00790008">
        <w:rPr>
          <w:rStyle w:val="BookTitle"/>
          <w:rFonts w:asciiTheme="minorHAnsi" w:hAnsiTheme="minorHAnsi" w:cstheme="minorHAnsi"/>
          <w:b w:val="0"/>
          <w:bCs w:val="0"/>
          <w:color w:val="000000"/>
          <w:sz w:val="28"/>
          <w:szCs w:val="28"/>
        </w:rPr>
        <w:t xml:space="preserve">—’in the company of numerous women’ refers to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other than those who enjoyed pastimes with Kṛṣṇa.”</w:t>
      </w:r>
    </w:p>
    <w:p w14:paraId="31C172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Viśvanātha Cakravartī Ṭhākura states: “Śrī Balarāma enjoyed His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pastimes on the banks of the Yamunā at the famous place called Rāma-ghāṭa. This place is far away from the place of Kṛṣṇa’s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pastimes.”</w:t>
      </w:r>
    </w:p>
    <w:p w14:paraId="6544C649" w14:textId="2AAF4D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1.27-28</w:t>
      </w:r>
    </w:p>
    <w:p w14:paraId="1A77DE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27-28</w:t>
      </w:r>
    </w:p>
    <w:p w14:paraId="0399D18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upagīyamāno gandharvair      vanitā-śobhi-maṇḍale</w:t>
      </w:r>
      <w:r w:rsidRPr="00790008">
        <w:rPr>
          <w:rStyle w:val="BookTitle"/>
          <w:rFonts w:asciiTheme="minorHAnsi" w:hAnsiTheme="minorHAnsi" w:cstheme="minorHAnsi"/>
          <w:b w:val="0"/>
          <w:bCs w:val="0"/>
          <w:color w:val="000000"/>
          <w:sz w:val="28"/>
          <w:szCs w:val="28"/>
        </w:rPr>
        <w:br/>
        <w:t>reme kareṇu-yūtheśo      māhendra iva vāraṇaḥ</w:t>
      </w:r>
    </w:p>
    <w:p w14:paraId="2CF07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nedur dundubhayo vyomni      vavṛṣuḥ kusumair mudā</w:t>
      </w:r>
      <w:r w:rsidRPr="00790008">
        <w:rPr>
          <w:rStyle w:val="BookTitle"/>
          <w:rFonts w:asciiTheme="minorHAnsi" w:hAnsiTheme="minorHAnsi" w:cstheme="minorHAnsi"/>
          <w:b w:val="0"/>
          <w:bCs w:val="0"/>
          <w:color w:val="000000"/>
          <w:sz w:val="28"/>
          <w:szCs w:val="28"/>
        </w:rPr>
        <w:br/>
        <w:t>gandharvā munayo rāmaṁ      tad-vīryair īḍire tadā</w:t>
      </w:r>
    </w:p>
    <w:p w14:paraId="0D3424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Gandharvas sang His glories, Lord Balarāma enjoyed within the brilliant circle of young women. He appeared just like Indra’s elephant, the lordly Airāvata, enjoying in the company of she-elephants. At that time kettledrums resounded in the sky, the Gandharvas joyfully rained down flowers, and the great sages praised Lord Balarāma’s heroic deeds.</w:t>
      </w:r>
    </w:p>
    <w:p w14:paraId="6133578A" w14:textId="0B2107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editions have </w:t>
      </w:r>
      <w:r w:rsidRPr="00790008">
        <w:rPr>
          <w:rStyle w:val="BookTitle"/>
          <w:rFonts w:asciiTheme="minorHAnsi" w:hAnsiTheme="minorHAnsi" w:cstheme="minorHAnsi"/>
          <w:b w:val="0"/>
          <w:bCs w:val="0"/>
          <w:i/>
          <w:iCs/>
          <w:color w:val="000000"/>
          <w:sz w:val="28"/>
          <w:szCs w:val="28"/>
        </w:rPr>
        <w:t>udgāyan</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upagīyamāno</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māhendro vāraṇo yathā</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māhendra iva vāraṇaḥ</w:t>
      </w:r>
      <w:r w:rsidRPr="00790008">
        <w:rPr>
          <w:rStyle w:val="BookTitle"/>
          <w:rFonts w:asciiTheme="minorHAnsi" w:hAnsiTheme="minorHAnsi" w:cstheme="minorHAnsi"/>
          <w:b w:val="0"/>
          <w:bCs w:val="0"/>
          <w:color w:val="000000"/>
          <w:sz w:val="28"/>
          <w:szCs w:val="28"/>
        </w:rPr>
        <w:t xml:space="preserve">. [In either case the meaning is the same.] Since these two verses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(10.65.21-22) have not been commented on by Śrīdhara Svāmī, Sanātana Gosvāmī, Jīva Gosvāmī, or Viśvanātha Cakravartī Ṭhākura, it appears that these verses are not found in some editions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Explanations on these two verses may be found in the </w:t>
      </w:r>
      <w:r w:rsidRPr="00790008">
        <w:rPr>
          <w:rStyle w:val="BookTitle"/>
          <w:rFonts w:asciiTheme="minorHAnsi" w:hAnsiTheme="minorHAnsi" w:cstheme="minorHAnsi"/>
          <w:b w:val="0"/>
          <w:bCs w:val="0"/>
          <w:i/>
          <w:iCs/>
          <w:color w:val="000000"/>
          <w:sz w:val="28"/>
          <w:szCs w:val="28"/>
        </w:rPr>
        <w:t>Bhāgavata-candra-candrikā</w:t>
      </w:r>
      <w:r w:rsidRPr="00790008">
        <w:rPr>
          <w:rStyle w:val="BookTitle"/>
          <w:rFonts w:asciiTheme="minorHAnsi" w:hAnsiTheme="minorHAnsi" w:cstheme="minorHAnsi"/>
          <w:b w:val="0"/>
          <w:bCs w:val="0"/>
          <w:color w:val="000000"/>
          <w:sz w:val="28"/>
          <w:szCs w:val="28"/>
        </w:rPr>
        <w:t xml:space="preserve"> commentary of Vīrarāghava Ācārya, who comes in the Rāmānuja-sampradāya, and in the </w:t>
      </w:r>
      <w:r w:rsidRPr="00790008">
        <w:rPr>
          <w:rStyle w:val="BookTitle"/>
          <w:rFonts w:asciiTheme="minorHAnsi" w:hAnsiTheme="minorHAnsi" w:cstheme="minorHAnsi"/>
          <w:b w:val="0"/>
          <w:bCs w:val="0"/>
          <w:i/>
          <w:iCs/>
          <w:color w:val="000000"/>
          <w:sz w:val="28"/>
          <w:szCs w:val="28"/>
        </w:rPr>
        <w:t xml:space="preserve">Pada-ratnāvalī </w:t>
      </w:r>
      <w:r w:rsidRPr="00790008">
        <w:rPr>
          <w:rStyle w:val="BookTitle"/>
          <w:rFonts w:asciiTheme="minorHAnsi" w:hAnsiTheme="minorHAnsi" w:cstheme="minorHAnsi"/>
          <w:b w:val="0"/>
          <w:bCs w:val="0"/>
          <w:color w:val="000000"/>
          <w:sz w:val="28"/>
          <w:szCs w:val="28"/>
        </w:rPr>
        <w:t>commentary of Vijayadhvaja Tīrtha, who comes in the Madhva-sampradāya.</w:t>
      </w:r>
    </w:p>
    <w:p w14:paraId="09B228F8" w14:textId="6F7C3F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w:t>
      </w:r>
    </w:p>
    <w:p w14:paraId="12DA71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27AB11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strī-saṅga muni-gaṇe karena nindana</w:t>
      </w:r>
      <w:r w:rsidRPr="00790008">
        <w:rPr>
          <w:rStyle w:val="BookTitle"/>
          <w:rFonts w:asciiTheme="minorHAnsi" w:hAnsiTheme="minorHAnsi" w:cstheme="minorHAnsi"/>
          <w:b w:val="0"/>
          <w:bCs w:val="0"/>
          <w:color w:val="000000"/>
          <w:sz w:val="28"/>
          <w:szCs w:val="28"/>
        </w:rPr>
        <w:br/>
        <w:t>tāṅrāo rāmera rāse karena stavana</w:t>
      </w:r>
    </w:p>
    <w:p w14:paraId="6DDC1E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Sages condemn the association of women, yet they glorify Lord Balarāma’s </w:t>
      </w:r>
      <w:r w:rsidRPr="00790008">
        <w:rPr>
          <w:rStyle w:val="BookTitle"/>
          <w:rFonts w:asciiTheme="minorHAnsi" w:hAnsiTheme="minorHAnsi" w:cstheme="minorHAnsi"/>
          <w:b/>
          <w:bCs/>
          <w:color w:val="800000"/>
          <w:sz w:val="28"/>
          <w:szCs w:val="28"/>
        </w:rPr>
        <w:lastRenderedPageBreak/>
        <w:t>association with the cowherd girls in the rāsa dance.</w:t>
      </w:r>
    </w:p>
    <w:p w14:paraId="687BCF11" w14:textId="246265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(2.1.3-4) Śrī Śukadeva Gosvāmī condemns the association of women and those who are attached to women in the following statement to Parīkṣit Mahārāja: “O King, the lifetime of such an envious householder is passed at night either in sleeping or in sex indulgence, and in the daytime either in making money or maintaining family members. Persons devoid of </w:t>
      </w:r>
      <w:r w:rsidRPr="00790008">
        <w:rPr>
          <w:rStyle w:val="BookTitle"/>
          <w:rFonts w:asciiTheme="minorHAnsi" w:hAnsiTheme="minorHAnsi" w:cstheme="minorHAnsi"/>
          <w:b w:val="0"/>
          <w:bCs w:val="0"/>
          <w:i/>
          <w:iCs/>
          <w:color w:val="000000"/>
          <w:sz w:val="28"/>
          <w:szCs w:val="28"/>
        </w:rPr>
        <w:t>ātma-tattva</w:t>
      </w:r>
      <w:r w:rsidRPr="00790008">
        <w:rPr>
          <w:rStyle w:val="BookTitle"/>
          <w:rFonts w:asciiTheme="minorHAnsi" w:hAnsiTheme="minorHAnsi" w:cstheme="minorHAnsi"/>
          <w:b w:val="0"/>
          <w:bCs w:val="0"/>
          <w:color w:val="000000"/>
          <w:sz w:val="28"/>
          <w:szCs w:val="28"/>
        </w:rPr>
        <w:t xml:space="preserve"> do not inquire into the problems of life, being too attached to the fallible soldiers like the body, children, and wife. Although sufficiently experienced, they still do not see their inevitable destruction.”</w:t>
      </w:r>
    </w:p>
    <w:p w14:paraId="70C3AC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(3.31.32-42) Lord Kapiladeva says to His mother, Devahūti, “If, therefore, the living entity again associates with the path of unrighteousness, influenced by sensually minded people engaged in the pursuit of sexual enjoyment and the gratification of the palate, he again goes to hell as before. He becomes devoid of truthfulness, cleanliness, mercy, gravity, spiritual intelligence, shyness, austerity, fame, forgiveness, control of the mind, control of the senses, fortune, and all such opportunities. One should not associate with a coarse fool who is bereft of the knowledge of self-realization and who is no more than a dancing dog in the hands of a woman. The infatuation and bondage which accrue to a man from attachment to any other object is not as complete as that resulting from attachment to a woman or to the fellowship of men who are fond of women. At the sight of his own daughter, Brahmā was bewildered by her charms and shamelessly ran up to her in the form of a stag when she took the form of a hind. Amongst all kinds of living entities begotten by Brahmā, namely men, demigods, and animals, none but the sage Nārāyaṇa is immune to the attraction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form of woman. Just try to understand the mighty strength of My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shape of woman, who by the mere movement of her eyebrows can keep even the greatest conquerors of the world under her grip. One who aspires to reach the culmination of yoga and has realized his self by rendering service unto Me should never associate with an attractive woman, for such a woman is declared in the scripture to be the gateway to hell for the advancing devotee. The woman, created by the Lord, is the representation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one who associates with such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by accepting services must certainly know that this is the way of death, just like a blind well covered with grass. A living entity who, as a result of attachment to a woman in his previous life, has been endowed with the form of a woman, foolishly looks upon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form of a man, her husband, as the bestower of wealth, progeny, house, and other material assets. A woman, therefore, should consider her husband, her </w:t>
      </w:r>
      <w:r w:rsidRPr="00790008">
        <w:rPr>
          <w:rStyle w:val="BookTitle"/>
          <w:rFonts w:asciiTheme="minorHAnsi" w:hAnsiTheme="minorHAnsi" w:cstheme="minorHAnsi"/>
          <w:b w:val="0"/>
          <w:bCs w:val="0"/>
          <w:color w:val="000000"/>
          <w:sz w:val="28"/>
          <w:szCs w:val="28"/>
        </w:rPr>
        <w:lastRenderedPageBreak/>
        <w:t>house, and her children to be the arrangement of the external energy of the Lord for her death, just as the sweet singing of the hunter is death for the deer.”</w:t>
      </w:r>
    </w:p>
    <w:p w14:paraId="1DBA7E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speaks the following words to Mahārāja Prācīnabarhi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(4.25.6): “Those who are interested only in a so-called beautiful life—namely remaining as a householder entangled by sons and a wife and searching after wealth—think that such things are life’s ultimate goal. Such people simply wander in different types of bodies throughout this material existence without finding out the ultimate goal of life.”</w:t>
      </w:r>
    </w:p>
    <w:p w14:paraId="1698C6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describes the story of Purañjana and Purañjanī to Mahārāja Prācīnabarhi in the Fourth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Chapter Twenty-five, verse 10, to Chapter Twenty-nine, verse 51. Yet he particularly points out the ill effects of associating with women and the benefits of pleasing Lord Hari in verse 28 of the Twenty-eighth Chapter.</w:t>
      </w:r>
    </w:p>
    <w:p w14:paraId="7E0E5D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Again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(4.29.54-55) Nārada Muni further explains to Mahārāja Prācīnabarhi, “My dear King, woman, who is very attractive in the beginning but in the end very disturbing, is exactly like the flower, which is attractive in the beginning and detestable at the end. With woman, the living entity is entangled with lusty desires, and he enjoys sex, just as one enjoys the aroma of a flower. He thus enjoys a life of sense gratification—from his tongue to his genitals—and in this way the living entity considers himself very happy in family life. United with his wife, he always remains absorbed in such thoughts. He feels great pleasure in hearing the talks of his wife and children, which are like the sweet humming of bumblebees that collect honey from flower to flower. He forgets that before him is time, which is taking away his life-span with the passing of day and night. He does not see the gradual diminishing of his life, nor does he care about the superintendent of death, who is trying to kill him from behind. Just try to understand this. You are in a precarious position and are threatened from all sides. My dear King, just try to understand the allegorical position of the deer. Be fully conscious of yourself, and give up the pleasure of hearing about promotion to heavenly planets by fruitive activity. Give up household life, which is full of sex, as well as stories about such things, and take shelter of the Supreme Personality of Godhead through the mercy of the liberated souls. In this way, please give up your attraction for material existence.”</w:t>
      </w:r>
    </w:p>
    <w:p w14:paraId="0815256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narration about the householder Vaiṣṇava, King Priyavrata, Śrī Śukadeva Gosvāmī spoke to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(5.1.29) as follows: “He greatly loved his wife Barhiṣmatī, and with the increase of days, their </w:t>
      </w:r>
      <w:r w:rsidRPr="00790008">
        <w:rPr>
          <w:rStyle w:val="BookTitle"/>
          <w:rFonts w:asciiTheme="minorHAnsi" w:hAnsiTheme="minorHAnsi" w:cstheme="minorHAnsi"/>
          <w:b w:val="0"/>
          <w:bCs w:val="0"/>
          <w:color w:val="000000"/>
          <w:sz w:val="28"/>
          <w:szCs w:val="28"/>
        </w:rPr>
        <w:lastRenderedPageBreak/>
        <w:t>exchange of nuptial love also increased. By her feminine behavior as she dressed herself, walked, got up, smiled, laughed, and glanced about, Queen Barhiṣmatī increased his energy. Thus although he was a great soul, he appeared lost in the feminine conduct of his wife. He behaved with her just like an ordinary man, but actually he was a great soul.”</w:t>
      </w:r>
    </w:p>
    <w:p w14:paraId="2E498EC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same chapter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verse 37, King Priyavrata condemned his life of material enjoyment as follows: “Alas, how condemned I have become because of my sense gratification! I have now fallen into material enjoyment, which is exactly like a covered well. I have had enough! I am not going to enjoy any more. Just see how I have become like a dancing monkey in the hands of my wife. Because of this, I am condemned.”</w:t>
      </w:r>
    </w:p>
    <w:p w14:paraId="56F658E1" w14:textId="7A3ABD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(5.5.2, 7-9) Lord Ṛṣabhadeva speaks to His sons as follows: “It is the verdict of all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and great personalities that by serving a pure devotee, one attains the path of liberation. However, by associating with materialistic people who are attached to material enjoyment and women, one attains the path of darkness. Even though one may be very learned and wise, he is mad if he does not understand that the endeavor for sense gratification is a useless waste of time. Being forgetful of his own interest, he tries to be happy in the material world, centering his interests around his home, which is based on sexual intercourse and which brings him all kinds of material miseries. In this way one is no better than a foolish animal. The attraction between male and female is the basic principle of material existence. On the basis of this misconception, which ties together the hearts of the male and female, one becomes attracted to his body, home, property, children, relatives, and wealth. In this way one increases life’s illusions and thinks in terms of ’I and mine.’ When the strong knot in the heart of a person implicated in material life due to the results of past action is slackened, one turns away from his attachment to home, wife, and children. In this way, one gives up the basic principle of illusion [I and mine] and becomes liberated. Thus one goes to the transcendental world.”</w:t>
      </w:r>
    </w:p>
    <w:p w14:paraId="43BC969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Ajāmila was freed from the clutches of the Yamadūtas by the mercy of the Viṣṇudūtas, he condemned his life of material enjoyment in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(6.2.36-38): “Because of identifying oneself with the body, one is subjected to desires for sense gratification, and thus one engages in many different types of pious and impious action. This is what constitutes material bondage. Now I shall disentangle myself from my material bondage, which has been caused by the Supreme Personality of Godhead’s illusory energy in the form of a woman. Being a most fallen soul, I was victimized by the illusory </w:t>
      </w:r>
      <w:r w:rsidRPr="00790008">
        <w:rPr>
          <w:rStyle w:val="BookTitle"/>
          <w:rFonts w:asciiTheme="minorHAnsi" w:hAnsiTheme="minorHAnsi" w:cstheme="minorHAnsi"/>
          <w:b w:val="0"/>
          <w:bCs w:val="0"/>
          <w:color w:val="000000"/>
          <w:sz w:val="28"/>
          <w:szCs w:val="28"/>
        </w:rPr>
        <w:lastRenderedPageBreak/>
        <w:t>energy and have become like a dancing dog led around by a woman’s hand. Now I shall give up all lusty desires and free myself from this illusion. I shall become a merciful, well-wishing friend to all living entities and always absorb myself in Kṛṣṇa consciousness. Simply because I chanted the holy name of the Lord in the association of devotees, my heart is now becoming purified. Therefore I shall not fall victim again to the false lures of material sense gratification. Now that I have become fixed in the Absolute Truth, henceforward I shall not identify myself with the body. I shall give up false conceptions of ’I’ and ’mine’ and fix my mind on the lotus feet of Kṛṣṇa.”</w:t>
      </w:r>
    </w:p>
    <w:p w14:paraId="34EAED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(6.3.28) Yamarāja says to his servants,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are exalted persons who have no taste for material enjoyment and who drink the honey of the Lord’s lotus feet. My dear servants, bring to me for punishment only persons who are averse to the taste of that honey, who do not associate with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and who are attached to family life and worldly enjoyment, which form the path to hell.”</w:t>
      </w:r>
    </w:p>
    <w:p w14:paraId="33B6CF0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(6.4.52-53) it is described how Prajāpati Dakṣa and his descendants, who were expert in associating with women and who followed the path of </w:t>
      </w:r>
      <w:r w:rsidRPr="00790008">
        <w:rPr>
          <w:rStyle w:val="BookTitle"/>
          <w:rFonts w:asciiTheme="minorHAnsi" w:hAnsiTheme="minorHAnsi" w:cstheme="minorHAnsi"/>
          <w:b w:val="0"/>
          <w:bCs w:val="0"/>
          <w:i/>
          <w:iCs/>
          <w:color w:val="000000"/>
          <w:sz w:val="28"/>
          <w:szCs w:val="28"/>
        </w:rPr>
        <w:t>pravṛtti</w:t>
      </w:r>
      <w:r w:rsidRPr="00790008">
        <w:rPr>
          <w:rStyle w:val="BookTitle"/>
          <w:rFonts w:asciiTheme="minorHAnsi" w:hAnsiTheme="minorHAnsi" w:cstheme="minorHAnsi"/>
          <w:b w:val="0"/>
          <w:bCs w:val="0"/>
          <w:color w:val="000000"/>
          <w:sz w:val="28"/>
          <w:szCs w:val="28"/>
        </w:rPr>
        <w:t>, or sense enjoyment, were instructed by Lord Hari to continually engage in material enjoyment and follow the nondevotional path of associating with women.</w:t>
      </w:r>
    </w:p>
    <w:p w14:paraId="07320E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king of the Vidyādharas, Citraketu, saw the lord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and foremost of the </w:t>
      </w:r>
      <w:r w:rsidRPr="00790008">
        <w:rPr>
          <w:rStyle w:val="BookTitle"/>
          <w:rFonts w:asciiTheme="minorHAnsi" w:hAnsiTheme="minorHAnsi" w:cstheme="minorHAnsi"/>
          <w:b w:val="0"/>
          <w:bCs w:val="0"/>
          <w:i/>
          <w:iCs/>
          <w:color w:val="000000"/>
          <w:sz w:val="28"/>
          <w:szCs w:val="28"/>
        </w:rPr>
        <w:t>avadhūtas</w:t>
      </w:r>
      <w:r w:rsidRPr="00790008">
        <w:rPr>
          <w:rStyle w:val="BookTitle"/>
          <w:rFonts w:asciiTheme="minorHAnsi" w:hAnsiTheme="minorHAnsi" w:cstheme="minorHAnsi"/>
          <w:b w:val="0"/>
          <w:bCs w:val="0"/>
          <w:color w:val="000000"/>
          <w:sz w:val="28"/>
          <w:szCs w:val="28"/>
        </w:rPr>
        <w:t xml:space="preserve">, Lord Śiva, embracing Pārvatī, he spoke the following words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(6.17.8): “Ordinary conditioned persons generally embrace their wives and enjoy their company in solitary places.”</w:t>
      </w:r>
    </w:p>
    <w:p w14:paraId="266D8EB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(7.6.11-13, 17) Prahlāda Mahārāja instructs his demoniac friends as follows: “How can a person who is most affectionate to his family, the core of his heart being always filled with their pictures, give up their association? Specifically, a wife is always very kind and sympathetic and always pleases her husband in a solitary place. Who could give up the association of such a dear and affectionate wife? Simply for the satisfaction of two important senses—the genitals and the tongue—one is bound by material conditions. How can one escape?”</w:t>
      </w:r>
    </w:p>
    <w:p w14:paraId="54097C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(7.9.45) Prahlāda Mahārāja says to Lord Nṛsiṁhadeva: “Sex life is compared to the rubbing of two hands to relieve an itch. </w:t>
      </w:r>
      <w:r w:rsidRPr="00790008">
        <w:rPr>
          <w:rStyle w:val="BookTitle"/>
          <w:rFonts w:asciiTheme="minorHAnsi" w:hAnsiTheme="minorHAnsi" w:cstheme="minorHAnsi"/>
          <w:b w:val="0"/>
          <w:bCs w:val="0"/>
          <w:i/>
          <w:iCs/>
          <w:color w:val="000000"/>
          <w:sz w:val="28"/>
          <w:szCs w:val="28"/>
        </w:rPr>
        <w:t>Gṛhamedhis</w:t>
      </w:r>
      <w:r w:rsidRPr="00790008">
        <w:rPr>
          <w:rStyle w:val="BookTitle"/>
          <w:rFonts w:asciiTheme="minorHAnsi" w:hAnsiTheme="minorHAnsi" w:cstheme="minorHAnsi"/>
          <w:b w:val="0"/>
          <w:bCs w:val="0"/>
          <w:color w:val="000000"/>
          <w:sz w:val="28"/>
          <w:szCs w:val="28"/>
        </w:rPr>
        <w:t xml:space="preserve">, so-called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who have no spiritual knowledge, think that this itching is the </w:t>
      </w:r>
      <w:r w:rsidRPr="00790008">
        <w:rPr>
          <w:rStyle w:val="BookTitle"/>
          <w:rFonts w:asciiTheme="minorHAnsi" w:hAnsiTheme="minorHAnsi" w:cstheme="minorHAnsi"/>
          <w:b w:val="0"/>
          <w:bCs w:val="0"/>
          <w:color w:val="000000"/>
          <w:sz w:val="28"/>
          <w:szCs w:val="28"/>
        </w:rPr>
        <w:lastRenderedPageBreak/>
        <w:t xml:space="preserve">greatest platform of happiness, although actually it is a source of distress. The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the fools who are just the opposite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not satisfied by repeated sensuous enjoyment. Those who are </w:t>
      </w:r>
      <w:r w:rsidRPr="00790008">
        <w:rPr>
          <w:rStyle w:val="BookTitle"/>
          <w:rFonts w:asciiTheme="minorHAnsi" w:hAnsiTheme="minorHAnsi" w:cstheme="minorHAnsi"/>
          <w:b w:val="0"/>
          <w:bCs w:val="0"/>
          <w:i/>
          <w:iCs/>
          <w:color w:val="000000"/>
          <w:sz w:val="28"/>
          <w:szCs w:val="28"/>
        </w:rPr>
        <w:t>dhīra</w:t>
      </w:r>
      <w:r w:rsidRPr="00790008">
        <w:rPr>
          <w:rStyle w:val="BookTitle"/>
          <w:rFonts w:asciiTheme="minorHAnsi" w:hAnsiTheme="minorHAnsi" w:cstheme="minorHAnsi"/>
          <w:b w:val="0"/>
          <w:bCs w:val="0"/>
          <w:color w:val="000000"/>
          <w:sz w:val="28"/>
          <w:szCs w:val="28"/>
        </w:rPr>
        <w:t>, however, who are sober and who tolerate this itching, are not subjected to the sufferings of fools and rascals.”</w:t>
      </w:r>
    </w:p>
    <w:p w14:paraId="0B0352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Śrī Nārada Muni spoke to Mahārāja Yudhiṣṭhira the following verses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(7.12.6-7, 9-11): “Fully controlling his senses, he should associate only as much as necessary with women or those controlled by women.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or one who has not accepted the </w:t>
      </w:r>
      <w:r w:rsidRPr="00790008">
        <w:rPr>
          <w:rStyle w:val="BookTitle"/>
          <w:rFonts w:asciiTheme="minorHAnsi" w:hAnsiTheme="minorHAnsi" w:cstheme="minorHAnsi"/>
          <w:b w:val="0"/>
          <w:bCs w:val="0"/>
          <w:i/>
          <w:iCs/>
          <w:color w:val="000000"/>
          <w:sz w:val="28"/>
          <w:szCs w:val="28"/>
        </w:rPr>
        <w:t>gṛhastha-āśrama</w:t>
      </w:r>
      <w:r w:rsidRPr="00790008">
        <w:rPr>
          <w:rStyle w:val="BookTitle"/>
          <w:rFonts w:asciiTheme="minorHAnsi" w:hAnsiTheme="minorHAnsi" w:cstheme="minorHAnsi"/>
          <w:b w:val="0"/>
          <w:bCs w:val="0"/>
          <w:color w:val="000000"/>
          <w:sz w:val="28"/>
          <w:szCs w:val="28"/>
        </w:rPr>
        <w:t xml:space="preserve"> [family life], must rigidly avoid talking with women or about women, for the senses are so powerful that they may agitate even the mind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 member of the renounced order of life. Woman is compared to fire, and man is compared to a butter pot. Therefore a man should avoid associating even with his own daughter in a secluded place. Similarly, he should also avoid association with other women. One should associate with women only for important business and not otherwise. As long as a living entity is not completely self-realized—as long as he is not independent of the misconception of identifying with his body, which is nothing but a reflection of the original body and senses—he cannot be relieved of the conception of duality, which is epitomized by the duality between man and woman. Thus there is every chance that he will fall down because his intelligence is bewildered. All the rules and regulations apply equally to the householder and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member of the renounced order of life. The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however, is given permission by the spiritual master to indulge in sex during the period favorable for procreation.”</w:t>
      </w:r>
    </w:p>
    <w:p w14:paraId="1983AB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(7.14.12-13) Nārada Muni says to Yudhiṣṭhira Mahārāja, “Therefore if one can give up his attachment to such a wife, he conquers the Supreme Personality of Godhead, who is never conquered by anyone. Through proper deliberation, one should give up attraction to his wife’s body because that body will ultimately be transformed into small insects, stool, or ashes. What is the value of this insignificant body? How much greater is the Supreme Being, who is all-pervading like the sky?”</w:t>
      </w:r>
    </w:p>
    <w:p w14:paraId="6B4A5B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further explains to Yudhiṣṭhira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(7.15.18): “One who is driven by the senses, especially by the tongue and genitals, must accept the position of a household dog to satisfy his senses.”</w:t>
      </w:r>
    </w:p>
    <w:p w14:paraId="1E9E5C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(9.6.51) Saubhari Muni repents after his extended association with women as follows: “A person desiring liberation from material bondage must give up the association of persons interested in sex life and should </w:t>
      </w:r>
      <w:r w:rsidRPr="00790008">
        <w:rPr>
          <w:rStyle w:val="BookTitle"/>
          <w:rFonts w:asciiTheme="minorHAnsi" w:hAnsiTheme="minorHAnsi" w:cstheme="minorHAnsi"/>
          <w:b w:val="0"/>
          <w:bCs w:val="0"/>
          <w:color w:val="000000"/>
          <w:sz w:val="28"/>
          <w:szCs w:val="28"/>
        </w:rPr>
        <w:lastRenderedPageBreak/>
        <w:t>not employ his senses externally [in seeing, hearing, talking, walking, and so on]. One should always stay in a secluded place, completely fixing his mind at the lotus feet of the unlimited Personality of Godhead, and if one wants any association at all, he should associate with persons similarly engaged.”</w:t>
      </w:r>
    </w:p>
    <w:p w14:paraId="3C55B3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characteristics of Lord Rāma and Sītā, Śrī Śukadeva Gosvāmī says to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(9.11.17): “The attraction between man and woman, or male and female, always exists everywhere, making everyone always fearful. Such feelings are present even among the controllers like Brahmā and Lord Śiva and is the cause of fear for them, what to speak of others who are attached to household life in this material world.”</w:t>
      </w:r>
    </w:p>
    <w:p w14:paraId="3ED836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Śrī Śukadeva Gosvāmī’s description of the topics of Urvaśī and Purūravā to Parīkṣit Mahārāja, Urvaśī speaks the following statement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(9.14.36-38): “My dear King, you are a man, a hero. Don’t be impatient and give up your life. Be sober and don’t allow the senses to overcome you like foxes. Don’t let the foxes eat you. In other words, you should not be controlled by your senses. Rather, you should know that the heart of a woman is like that of a fox. There is no use making friendship with women. Women as a class are merciless and cunning. They cannot tolerate even a slight offense. For their own pleasure they can do anything irreligious, and therefore they do not fear killing even a faithful husband or brother. Women are very easily seduced by men. Therefore, polluted women give up the friendship of a man who is their well-wisher and establish false friendship among fools. Indeed, they seek newer and newer friends, one after another.”</w:t>
      </w:r>
    </w:p>
    <w:p w14:paraId="07C0C2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also the Ninth Canto, Nineteenth Chapter, particularly verses 1-20 and 24-28, wherein Mahārāja Yayāti, speaking to Devayānī, condemns the association of women with the story of a he-goat and she-goat.</w:t>
      </w:r>
    </w:p>
    <w:p w14:paraId="08F2612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(11.3.18-19) Śrī Prabuddha, one of the Nine Yogendras speaks the following words to Mahārāja Nimi, the king of Videha: “Accepting the roles of male and female in human society, the conditioned souls unite in sexual relationships. Thus they constantly make material endeavors to eliminate their unhappiness and unlimitedly increase their pleasure. But one should see that they inevitably achieve exactly the opposite result. In other words, their happiness inevitably vanishes, and as they grow older their material discomfort increases. Wealth is a perpetual source of distress, it is most difficult to acquire, and it is virtual death for the soul. What satisfaction does one actually gain from his wealth? Similarly, how can one gain ultimate or permanent happiness from one’s </w:t>
      </w:r>
      <w:r w:rsidRPr="00790008">
        <w:rPr>
          <w:rStyle w:val="BookTitle"/>
          <w:rFonts w:asciiTheme="minorHAnsi" w:hAnsiTheme="minorHAnsi" w:cstheme="minorHAnsi"/>
          <w:b w:val="0"/>
          <w:bCs w:val="0"/>
          <w:color w:val="000000"/>
          <w:sz w:val="28"/>
          <w:szCs w:val="28"/>
        </w:rPr>
        <w:lastRenderedPageBreak/>
        <w:t>so-called home, children, relatives, and domestic animals, which are all maintained by one’s hard-earned money?”</w:t>
      </w:r>
    </w:p>
    <w:p w14:paraId="5585AE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(11.5.13, 15) Śrī Camasa instructs King Nimi as follows: “Religious sex life is also permitted, but only in marriage for begetting children, and not for sensuous exploitation of the body. Unfortunately, however, the less intelligent materialists cannot understand that their duties in life should be performed purely on the spiritual platform. The conditioned souls become completely bound in affection to their own corpselike material bodies and their relatives and paraphernalia. In such a proud and foolish condition, the conditioned souls envy other living entities as well as the Supreme Personality of Godhead, Hari, who resides in the heart of all beings. Thus enviously offending others, the conditioned souls gradually fall down into hell.”</w:t>
      </w:r>
    </w:p>
    <w:p w14:paraId="0486E0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Kṛṣṇa’s narration to Uddhava on the conversation between Mahārāja Yadu and the self-realized mendicant, who tells the story of a pigeon and his wife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(11.7.52-74) may also be discussed in this regard.</w:t>
      </w:r>
    </w:p>
    <w:p w14:paraId="4563F5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(11.8.1, 7-8, 13-14, and 17-18)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further instructs Mahārāja Yadu as follows: “O King, the embodied living entity automatically experiences unhappiness in heaven or hell. Similarly, happiness will also be experienced, even without one’s seeking it. Therefore a person of intelligent discrimination does not make any endeavor to obtain such material happiness. One who has failed to control his senses immediately feels attraction upon seeing a woman’s form, which is created by the illusory energy of the Supreme Lord. Indeed, when the woman speaks with enticing words, smiles coquettishly, and moves her body sensuously, his mind is immediately captured, and thus he falls blindly into the darkness of material existence, just as the moth maddened by the fire rushes blindly into its flames. A foolish person with no intelligent discrimination is immediately aroused at the sight of a lusty woman beautifully decorated with golden ornaments, fine clothing, and other cosmetic features. Being eager for sense gratification, such a fool loses all intelligence and is destroyed just like the moth who rushes into the blazing fire. A saintly person should never touch a young girl. In fact, he should not even let his foot touch a wooden doll in the shape of a woman. By bodily contact with a woman he will surely be captured by illusion, just as the elephant is captured by the she-elephant due to his desire to touch her body. A man possessing intelligent discrimination should not under any circumstances try to exploit the beautiful form of a woman for his sense gratification. Just as an elephant trying to enjoy a she-elephant is killed by other bull elephants also enjoying her company, one </w:t>
      </w:r>
      <w:r w:rsidRPr="00790008">
        <w:rPr>
          <w:rStyle w:val="BookTitle"/>
          <w:rFonts w:asciiTheme="minorHAnsi" w:hAnsiTheme="minorHAnsi" w:cstheme="minorHAnsi"/>
          <w:b w:val="0"/>
          <w:bCs w:val="0"/>
          <w:color w:val="000000"/>
          <w:sz w:val="28"/>
          <w:szCs w:val="28"/>
        </w:rPr>
        <w:lastRenderedPageBreak/>
        <w:t>trying to enjoy a lady’s company can at any moment be killed by her other lovers who are stronger than he. A saintly person dwelling in the forest in the renounced order of life should never listen to songs or music promoting material enjoyment. Rather, a saintly person should carefully study the example of the deer, who is bewildered by the sweet music of the hunter’s horn and is thus captured and killed. Becoming attracted to the worldly singing, dancing, and musical entertainment of beautiful women, even the great sage Ṛṣyaśṛṅga, the son of Mṛgī, fell totally under their control, just like a pet animal.”</w:t>
      </w:r>
    </w:p>
    <w:p w14:paraId="26CD08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Piṅgalā’s words of frustration are narrated by Lord Kṛṣṇa to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(11.8.30-34) as follows: “Just see how greatly illusioned I am! Because I cannot control my mind, just like a fool I desire lusty pleasure from an insignificant man. I am such a fool that I have given up the service of that person who, being eternally situated within my heart, is actually most dear to me. That most dear one is the Lord of the universe, who is the bestower of real love and happiness and the source of all prosperity. Although He is in my own heart, I have completely neglected Him. Instead I have ignorantly served insignificant men who can never satisfy my real desires and who have simply brought me unhappiness, fear, anxiety, lamentation, and illusion. Oh, how I have uselessly tortured my own soul! I have sold my body to lusty, greedy men, who are themselves objects of pity. Thus practicing the most abominable profession of a prostitute, I hoped to get money and sex pleasure. This material body is like a house in which I, the soul, am living. The bones forming my spine, ribs, arms, and legs are like the beams, crossbeams, and pillars of the house, and the whole structure, which is full of stool and urine, is covered by skin, hair, and nails. The nine doors leading into this body are constantly excreting foul substances. Besides me, what woman could be so foolish as to devote herself to this material body, thinking that she might find pleasure and love in this contraption? Certainly in this city of Videha I alone am completely foolish. I neglected the Supreme Personality of Godhead, who awards us everything, even our original spiritual form, and instead I desired to enjoy sense gratification with many men.” Please see verses 35, 39, and 42 in the same chapter.</w:t>
      </w:r>
    </w:p>
    <w:p w14:paraId="22C2BBF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(11.9.27)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instructs King Yadu as follows: “A man who has many wives is constantly harassed by them. He is responsible for their maintenance, and thus all the ladies constantly pull him in different directions, each struggling for her self-interest. Similarly, the material senses harass the conditioned soul, pulling him in many different directions at once. On one side the tongue is pulling him to arrange tasty food; then thirst </w:t>
      </w:r>
      <w:r w:rsidRPr="00790008">
        <w:rPr>
          <w:rStyle w:val="BookTitle"/>
          <w:rFonts w:asciiTheme="minorHAnsi" w:hAnsiTheme="minorHAnsi" w:cstheme="minorHAnsi"/>
          <w:b w:val="0"/>
          <w:bCs w:val="0"/>
          <w:color w:val="000000"/>
          <w:sz w:val="28"/>
          <w:szCs w:val="28"/>
        </w:rPr>
        <w:lastRenderedPageBreak/>
        <w:t>drags him to get a suitable drink. Simultaneously the sex organs clamor for satisfaction, and the sense of touch demands soft, sensuous objects. The belly harasses him until it is filled, the ears demand to hear pleasing sounds, the sense of smell hankers for pleasant aromas, and the fickle eyes clamor for pleasing sights. Thus the senses, organs, and limbs, all desiring satisfaction, pull the living entity in many directions.”</w:t>
      </w:r>
    </w:p>
    <w:p w14:paraId="23B2EE5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instructs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(11.10.7, 25, 27-28) as follows: “One should see one’s real self-interest in life in all circumstances and should therefore remain detached from wife, children, home, land, relatives, friends, wealth, and so on. Accompanied by heavenly women, the enjoyer of the fruits of sacrifice goes on pleasure rides in a wonderful airplane, which is decorated with circles of tinkling bells and which flies wherever he desires. Being relaxed, comfortable and happy in the heavenly pleasure gardens, he does not consider that he is exhausting the fruits of his piety and will soon fall down to the mortal world. If a human being is engaged in sinful, irreligious activities, either because of bad association or because of his failure to control his senses, then such a person will certainly develop a personality full of material desires. He thus becomes miserly toward others, greedy and always anxious to exploit the bodies of women. When the mind is so polluted one becomes violent and aggressive and without the authority of Vedic injunctions slaughters innocent animals for sense gratification. Worshiping ghosts and spirits, the bewildered person falls fully into the grip of unauthorized activities and thus goes to hell, where he receives a material body infected by the darkest modes of nature.”</w:t>
      </w:r>
    </w:p>
    <w:p w14:paraId="226D7A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tells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(11.14.29): “Being conscious of the eternal self, one should give up association with women and those intimately associated with women. Sitting fearlessly in a solitary place, one should concentrate the mind on Me with great attention.”</w:t>
      </w:r>
    </w:p>
    <w:p w14:paraId="5D057C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(11.17.33, 56) Lord Kṛṣṇa says to Uddhava: “Those who are not married—</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—should never associate with women by glancing, touching, conversing, joking, or sporting. Neither should they ever associate with any living entity engaged in sexual activities. But a householder whose mind is attached to his home and who is thus disturbed by ardent desires to enjoy his money and children, who is lusty after women, who is possessed of a miserly mentality, and who unintelligently thinks, ’Everything is mine and I am everything,’ is certainly bound in illusion.”</w:t>
      </w:r>
    </w:p>
    <w:p w14:paraId="368DCA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gives the following instructions to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(11.21.18-21): “By refraining from a particular sinful or materialistic activity, one becomes freed from its bondage. Such renunciation is the basis of religious and auspicious life for human beings and drives away all suffering, illusion, and fear. One who accepts material sense objects as desirable certainly becomes attached to them. From such attachment lust arises, and this lust creates quarrel among men. From quarrel arises intolerable anger, followed by the darkness of ignorance. This ignorance quickly overtakes a man’s broad intelligence. O saintly Uddhava, a person bereft of real intelligence is considered to have lost everything. Deviated from the actual purpose of his life, he becomes dull, just like a dead person.”</w:t>
      </w:r>
    </w:p>
    <w:p w14:paraId="78A04F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further instructs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(11.26.3): “One should never associate with materialists, those dedicated to gratifying their genitals and bellies. By following them one falls into the deepest pit of darkness, just like a blind man who follows another blind man.”</w:t>
      </w:r>
    </w:p>
    <w:p w14:paraId="392237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same chapter, verses 4 through 24 describe the results of association with women obtained by Ilā’s son, Purūravā.</w:t>
      </w:r>
    </w:p>
    <w:p w14:paraId="70B337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Dakṣiṇa </w:t>
      </w:r>
      <w:r w:rsidRPr="00790008">
        <w:rPr>
          <w:rStyle w:val="BookTitle"/>
          <w:rFonts w:asciiTheme="minorHAnsi" w:hAnsiTheme="minorHAnsi" w:cstheme="minorHAnsi"/>
          <w:b w:val="0"/>
          <w:bCs w:val="0"/>
          <w:color w:val="000000"/>
          <w:sz w:val="28"/>
          <w:szCs w:val="28"/>
        </w:rPr>
        <w:t>5.72) the following verse is found: “Since I have been engaged in the transcendental loving service of Kṛṣṇa, realizing ever-new pleasure in Him, whenever I think of sex pleasure, I spit at the thought, and my lips curl with distaste.”</w:t>
      </w:r>
    </w:p>
    <w:p w14:paraId="2672F8E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w:t>
      </w:r>
      <w:r w:rsidRPr="00790008">
        <w:rPr>
          <w:rStyle w:val="BookTitle"/>
          <w:rFonts w:asciiTheme="minorHAnsi" w:hAnsiTheme="minorHAnsi" w:cstheme="minorHAnsi"/>
          <w:b w:val="0"/>
          <w:bCs w:val="0"/>
          <w:color w:val="000000"/>
          <w:sz w:val="28"/>
          <w:szCs w:val="28"/>
        </w:rPr>
        <w:t xml:space="preserve"> 7.8) it is stated: “Alas, how can an intelligent person who has awakened even a little attachment for Kṛṣṇa enjoy this material body, which is full of blood, covered with skin and flesh, and stinks of mucus.”</w:t>
      </w:r>
    </w:p>
    <w:p w14:paraId="23C33A57" w14:textId="77777777" w:rsidR="00594D06" w:rsidRPr="00790008" w:rsidRDefault="00594D06" w:rsidP="00FB48CC">
      <w:pPr>
        <w:spacing w:before="0"/>
        <w:ind w:firstLine="0"/>
        <w:rPr>
          <w:rStyle w:val="BookTitle"/>
          <w:rFonts w:asciiTheme="minorHAnsi" w:hAnsiTheme="minorHAnsi" w:cstheme="minorHAnsi"/>
          <w:color w:val="000000"/>
          <w:sz w:val="28"/>
          <w:szCs w:val="28"/>
        </w:rPr>
      </w:pPr>
      <w:r w:rsidRPr="00790008">
        <w:rPr>
          <w:rStyle w:val="BookTitle"/>
          <w:rFonts w:asciiTheme="minorHAnsi" w:hAnsiTheme="minorHAnsi" w:cstheme="minorHAnsi"/>
          <w:color w:val="000000"/>
          <w:sz w:val="28"/>
          <w:szCs w:val="28"/>
        </w:rPr>
        <w:t>And in the Eighth Wave it is said:</w:t>
      </w:r>
    </w:p>
    <w:p w14:paraId="13A1EA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(1) “Alas, I am enthusiastically engaged in relishing varieties of enjoyment in this gross body, which is composed of mucus, semen, and blood and covered by skin! O my God! I’m so wretched that I am too lazy to remember Kṛṣṇa, who is the Supersoul and the personification of transcendental bliss.”</w:t>
      </w:r>
    </w:p>
    <w:p w14:paraId="45B11AD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(2) “When will I give up affection for this gross body, which is full of flesh, blood, and pus and again expertly engage with love in the service of fanning with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the Supreme Lord Hari, who is beyond the reach of argument and who sits on a golden throne?”</w:t>
      </w:r>
    </w:p>
    <w:p w14:paraId="365F73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(3) “A devotee of Lord Viṣṇu who intensely loathes seeing a </w:t>
      </w:r>
      <w:r w:rsidRPr="00790008">
        <w:rPr>
          <w:rStyle w:val="BookTitle"/>
          <w:rFonts w:asciiTheme="minorHAnsi" w:hAnsiTheme="minorHAnsi" w:cstheme="minorHAnsi"/>
          <w:b w:val="0"/>
          <w:bCs w:val="0"/>
          <w:i/>
          <w:iCs/>
          <w:color w:val="000000"/>
          <w:sz w:val="28"/>
          <w:szCs w:val="28"/>
        </w:rPr>
        <w:t>padminī</w:t>
      </w:r>
      <w:r w:rsidRPr="00790008">
        <w:rPr>
          <w:rStyle w:val="BookTitle"/>
          <w:rFonts w:asciiTheme="minorHAnsi" w:hAnsiTheme="minorHAnsi" w:cstheme="minorHAnsi"/>
          <w:b w:val="0"/>
          <w:bCs w:val="0"/>
          <w:color w:val="000000"/>
          <w:sz w:val="28"/>
          <w:szCs w:val="28"/>
        </w:rPr>
        <w:t xml:space="preserve"> woman endowed with all good qualities, considering her bad association, can travel </w:t>
      </w:r>
      <w:r w:rsidRPr="00790008">
        <w:rPr>
          <w:rStyle w:val="BookTitle"/>
          <w:rFonts w:asciiTheme="minorHAnsi" w:hAnsiTheme="minorHAnsi" w:cstheme="minorHAnsi"/>
          <w:b w:val="0"/>
          <w:bCs w:val="0"/>
          <w:color w:val="000000"/>
          <w:sz w:val="28"/>
          <w:szCs w:val="28"/>
        </w:rPr>
        <w:lastRenderedPageBreak/>
        <w:t>anywhere, dancing and remembering the lotus feet of the Lord.”</w:t>
      </w:r>
    </w:p>
    <w:p w14:paraId="06D4A9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(4) “As soon as remembrance of associating with women awakens in my mind, my lips curl with disgust. My mind is not satisfied with the activities meant to attain impersonal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like hearing and remembering, and I have no interest for attaining the mystic perfections, because, O Lord, my mind is extremely attached only to the worship of Your lotus feet.”</w:t>
      </w:r>
    </w:p>
    <w:p w14:paraId="277492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the Supreme Personality of Godhead Kṛṣṇa and Baladeva are the eternal shelter of all devotees, They are the suitable personalities for enjoying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under the shelter of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have no material conceptions like conditioned souls. In other words, the living entities of this material world consider themselves enjoyers and enjoy the company of women only due to material conceptions. But when Lord Balarāma, who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performs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there is no possibility of any material abominations or illicit behavior. Therefore when the most fortunate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who are conversant with the Supreme Lord Baladeva’s glories see His pastimes through divine eyes, they offer prayers with folded hands.</w:t>
      </w:r>
    </w:p>
    <w:p w14:paraId="3E1C021C" w14:textId="04AAA64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30</w:t>
      </w:r>
    </w:p>
    <w:p w14:paraId="5389C9FB"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30</w:t>
      </w:r>
    </w:p>
    <w:p w14:paraId="19AE5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rāse deve āsi’ puṣpa-vṛṣṭi kare</w:t>
      </w:r>
      <w:r w:rsidRPr="00790008">
        <w:rPr>
          <w:rStyle w:val="BookTitle"/>
          <w:rFonts w:asciiTheme="minorHAnsi" w:hAnsiTheme="minorHAnsi" w:cstheme="minorHAnsi"/>
          <w:b w:val="0"/>
          <w:bCs w:val="0"/>
          <w:color w:val="000000"/>
          <w:sz w:val="28"/>
          <w:szCs w:val="28"/>
        </w:rPr>
        <w:br/>
        <w:t>deve jāne—bheda nāhi kṛṣṇa-haladhare</w:t>
      </w:r>
    </w:p>
    <w:p w14:paraId="0FB0D5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came and showered flowers on His rāsa-līlā, because they know there is no difference between Kṛṣṇa and Balarāma.</w:t>
      </w:r>
    </w:p>
    <w:p w14:paraId="378853D3" w14:textId="30783C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5.4-5) also states that there is no difference between Kṛṣṇa and Balarāma in the following words: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Also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20.174) it is stated: “The first manifestation of the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 of Kṛṣṇa is Śrī Balarāmajī. Śrī Balarāma and Kṛṣṇa have different bodily colors, but otherwise Śrī Balarāma is equal to Kṛṣṇa in all respects.” Lord Kṛṣṇa glorifies Balarāma, who is nondifferent from Himself,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(10.15.8): “You have embraced the young cowherd women between Your two arms—a favor hankered after by the goddess of fortune herself.”</w:t>
      </w:r>
    </w:p>
    <w:p w14:paraId="040496BB" w14:textId="0E1F99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w:t>
      </w:r>
    </w:p>
    <w:p w14:paraId="3F1725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04FACC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cāri-vede gupta balarāmera carita</w:t>
      </w:r>
      <w:r w:rsidRPr="00790008">
        <w:rPr>
          <w:rStyle w:val="BookTitle"/>
          <w:rFonts w:asciiTheme="minorHAnsi" w:hAnsiTheme="minorHAnsi" w:cstheme="minorHAnsi"/>
          <w:b w:val="0"/>
          <w:bCs w:val="0"/>
          <w:color w:val="000000"/>
          <w:sz w:val="28"/>
          <w:szCs w:val="28"/>
        </w:rPr>
        <w:br/>
        <w:t>āmi ki baliba, saba—purāṇe vidita</w:t>
      </w:r>
    </w:p>
    <w:p w14:paraId="60500D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characteristics of Lord Balarāma are confidential to the Vedas, but they are elaborated in the Purāṇas. What will I describe?</w:t>
      </w:r>
    </w:p>
    <w:p w14:paraId="441D935F" w14:textId="0E0B3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Whatever is confidential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known to the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Regarding the glories of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one may refer to verses 12-17 of the </w:t>
      </w:r>
      <w:r w:rsidRPr="00790008">
        <w:rPr>
          <w:rStyle w:val="BookTitle"/>
          <w:rFonts w:asciiTheme="minorHAnsi" w:hAnsiTheme="minorHAnsi" w:cstheme="minorHAnsi"/>
          <w:b w:val="0"/>
          <w:bCs w:val="0"/>
          <w:i/>
          <w:iCs/>
          <w:color w:val="000000"/>
          <w:sz w:val="28"/>
          <w:szCs w:val="28"/>
        </w:rPr>
        <w:t>Tattva-sandarbha</w:t>
      </w:r>
      <w:r w:rsidRPr="00790008">
        <w:rPr>
          <w:rStyle w:val="BookTitle"/>
          <w:rFonts w:asciiTheme="minorHAnsi" w:hAnsiTheme="minorHAnsi" w:cstheme="minorHAnsi"/>
          <w:b w:val="0"/>
          <w:bCs w:val="0"/>
          <w:color w:val="000000"/>
          <w:sz w:val="28"/>
          <w:szCs w:val="28"/>
        </w:rPr>
        <w:t xml:space="preserve">, one of Jīva Gosvāmī’s six </w:t>
      </w:r>
      <w:r w:rsidRPr="00790008">
        <w:rPr>
          <w:rStyle w:val="BookTitle"/>
          <w:rFonts w:asciiTheme="minorHAnsi" w:hAnsiTheme="minorHAnsi" w:cstheme="minorHAnsi"/>
          <w:b w:val="0"/>
          <w:bCs w:val="0"/>
          <w:i/>
          <w:iCs/>
          <w:color w:val="000000"/>
          <w:sz w:val="28"/>
          <w:szCs w:val="28"/>
        </w:rPr>
        <w:t>Sandarbhas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1.267) it is stated: “One should expand and accept the meaning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with the help of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(histories) 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afraid of being mistreated by one who is ignorant of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 xml:space="preserve">Nāradīya Purāṇa </w:t>
      </w:r>
      <w:r w:rsidRPr="00790008">
        <w:rPr>
          <w:rStyle w:val="BookTitle"/>
          <w:rFonts w:asciiTheme="minorHAnsi" w:hAnsiTheme="minorHAnsi" w:cstheme="minorHAnsi"/>
          <w:b w:val="0"/>
          <w:bCs w:val="0"/>
          <w:color w:val="000000"/>
          <w:sz w:val="28"/>
          <w:szCs w:val="28"/>
        </w:rPr>
        <w:t xml:space="preserve">says: “O beautiful one, I consider the message of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 xml:space="preserve">to be more important than that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All that is established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also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without doubt. If a person rejects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even if he is controlled in senses and mind, he will take birth as an animal. He can never attain the goal of life.” In the </w:t>
      </w:r>
      <w:r w:rsidRPr="00790008">
        <w:rPr>
          <w:rStyle w:val="BookTitle"/>
          <w:rFonts w:asciiTheme="minorHAnsi" w:hAnsiTheme="minorHAnsi" w:cstheme="minorHAnsi"/>
          <w:b w:val="0"/>
          <w:bCs w:val="0"/>
          <w:i/>
          <w:iCs/>
          <w:color w:val="000000"/>
          <w:sz w:val="28"/>
          <w:szCs w:val="28"/>
        </w:rPr>
        <w:t xml:space="preserve">Skanda Purāṇa, Prabhāsa-khaṇḍa </w:t>
      </w:r>
      <w:r w:rsidRPr="00790008">
        <w:rPr>
          <w:rStyle w:val="BookTitle"/>
          <w:rFonts w:asciiTheme="minorHAnsi" w:hAnsiTheme="minorHAnsi" w:cstheme="minorHAnsi"/>
          <w:b w:val="0"/>
          <w:bCs w:val="0"/>
          <w:color w:val="000000"/>
          <w:sz w:val="28"/>
          <w:szCs w:val="28"/>
        </w:rPr>
        <w:t xml:space="preserve">it is stated: “O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 consider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as equal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All that is established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also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without doubt.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feared that their purport would be distorted by inattentive listening, but their purport was established long before by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Moreover, O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what is not found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And what is not found in either is described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 person who knows the four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along with their </w:t>
      </w:r>
      <w:r w:rsidRPr="00790008">
        <w:rPr>
          <w:rStyle w:val="BookTitle"/>
          <w:rFonts w:asciiTheme="minorHAnsi" w:hAnsiTheme="minorHAnsi" w:cstheme="minorHAnsi"/>
          <w:b w:val="0"/>
          <w:bCs w:val="0"/>
          <w:i/>
          <w:iCs/>
          <w:color w:val="000000"/>
          <w:sz w:val="28"/>
          <w:szCs w:val="28"/>
        </w:rPr>
        <w:t xml:space="preserve">aṅgas, </w:t>
      </w:r>
      <w:r w:rsidRPr="00790008">
        <w:rPr>
          <w:rStyle w:val="BookTitle"/>
          <w:rFonts w:asciiTheme="minorHAnsi" w:hAnsiTheme="minorHAnsi" w:cstheme="minorHAnsi"/>
          <w:b w:val="0"/>
          <w:bCs w:val="0"/>
          <w:color w:val="000000"/>
          <w:sz w:val="28"/>
          <w:szCs w:val="28"/>
        </w:rPr>
        <w:t>the</w:t>
      </w:r>
      <w:r w:rsidRPr="00790008">
        <w:rPr>
          <w:rStyle w:val="BookTitle"/>
          <w:rFonts w:asciiTheme="minorHAnsi" w:hAnsiTheme="minorHAnsi" w:cstheme="minorHAnsi"/>
          <w:b w:val="0"/>
          <w:bCs w:val="0"/>
          <w:i/>
          <w:iCs/>
          <w:color w:val="000000"/>
          <w:sz w:val="28"/>
          <w:szCs w:val="28"/>
        </w:rPr>
        <w:t xml:space="preserve"> Upaniṣads</w:t>
      </w:r>
      <w:r w:rsidRPr="00790008">
        <w:rPr>
          <w:rStyle w:val="BookTitle"/>
          <w:rFonts w:asciiTheme="minorHAnsi" w:hAnsiTheme="minorHAnsi" w:cstheme="minorHAnsi"/>
          <w:b w:val="0"/>
          <w:bCs w:val="0"/>
          <w:color w:val="000000"/>
          <w:sz w:val="28"/>
          <w:szCs w:val="28"/>
        </w:rPr>
        <w:t xml:space="preserve">, but does not know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is not very learned.”</w:t>
      </w:r>
    </w:p>
    <w:p w14:paraId="3DAB6C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characteristics of Lord Baladeva are described in all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especially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Fifth Canto, Chapters 16 and 25, Sixth Canto, Chapter 16, Tenth Canto, Chapters 34 and 65, and also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(5.9.22-31).</w:t>
      </w:r>
    </w:p>
    <w:p w14:paraId="747F33B0" w14:textId="672D99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w:t>
      </w:r>
    </w:p>
    <w:p w14:paraId="4EEED4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7D712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mūrkha-doṣe keha keha nā dekhi’ purāṇa</w:t>
      </w:r>
      <w:r w:rsidRPr="00790008">
        <w:rPr>
          <w:rStyle w:val="BookTitle"/>
          <w:rFonts w:asciiTheme="minorHAnsi" w:hAnsiTheme="minorHAnsi" w:cstheme="minorHAnsi"/>
          <w:b w:val="0"/>
          <w:bCs w:val="0"/>
          <w:color w:val="000000"/>
          <w:sz w:val="28"/>
          <w:szCs w:val="28"/>
        </w:rPr>
        <w:br/>
        <w:t>balarāma-rāsa-krīḍā kare apramāṇa</w:t>
      </w:r>
    </w:p>
    <w:p w14:paraId="36C3A8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foolishness, some people neglect the Purāṇas and refuse to accept the authenticity of Balarāma’s rāsa-līlā.</w:t>
      </w:r>
    </w:p>
    <w:p w14:paraId="4288FC5E" w14:textId="7A29F5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mūrkha-doṣe</w:t>
      </w:r>
      <w:r w:rsidRPr="00790008">
        <w:rPr>
          <w:rStyle w:val="BookTitle"/>
          <w:rFonts w:asciiTheme="minorHAnsi" w:hAnsiTheme="minorHAnsi" w:cstheme="minorHAnsi"/>
          <w:b w:val="0"/>
          <w:bCs w:val="0"/>
          <w:color w:val="000000"/>
          <w:sz w:val="28"/>
          <w:szCs w:val="28"/>
        </w:rPr>
        <w:t xml:space="preserve"> means “due to foolishness.” One who cannot realize the purport or essence of the scriptures is called a fool. Some living entities are proud of their material designations due to being averse to Lord Viṣṇu, who is beyond material conceptions. They never care to discuss important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lastRenderedPageBreak/>
        <w:t>Śrīmad Bhāgavatam</w:t>
      </w:r>
      <w:r w:rsidRPr="00790008">
        <w:rPr>
          <w:rStyle w:val="BookTitle"/>
          <w:rFonts w:asciiTheme="minorHAnsi" w:hAnsiTheme="minorHAnsi" w:cstheme="minorHAnsi"/>
          <w:b w:val="0"/>
          <w:bCs w:val="0"/>
          <w:color w:val="000000"/>
          <w:sz w:val="28"/>
          <w:szCs w:val="28"/>
        </w:rPr>
        <w:t xml:space="preserve">. Others simply commit offenses by misinterpreting the conclusions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desire tree of Vedic knowledge, the destroyer of nescience, and the source of knowledge of the Absolute Truth. These two categories of people refuse to accept the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Lord Balarāma. The author has properly condemned these people in verses 38-41 of this chapter. Those who attempt to establish that Lord Balarāma is not the supreme enjoyer without understanding that He is the supreme shelter, the Personality of Godhead, are polluted with the defect of foolishness.</w:t>
      </w:r>
    </w:p>
    <w:p w14:paraId="1C467A1E" w14:textId="01C3C1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w:t>
      </w:r>
    </w:p>
    <w:p w14:paraId="56C78D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16A0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ṭhāñi dui-bhāi gopikā-samāje</w:t>
      </w:r>
      <w:r w:rsidRPr="00790008">
        <w:rPr>
          <w:rStyle w:val="BookTitle"/>
          <w:rFonts w:asciiTheme="minorHAnsi" w:hAnsiTheme="minorHAnsi" w:cstheme="minorHAnsi"/>
          <w:b w:val="0"/>
          <w:bCs w:val="0"/>
          <w:color w:val="000000"/>
          <w:sz w:val="28"/>
          <w:szCs w:val="28"/>
        </w:rPr>
        <w:br/>
        <w:t>karilena rāsa-krīḍā vṛndāvana-mājhe</w:t>
      </w:r>
    </w:p>
    <w:p w14:paraId="6D5289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two brothers, Kṛṣṇa and Balarāma, both performed rāsa-krīḍā pastimes in the company of the gopīs at </w:t>
      </w:r>
      <w:commentRangeStart w:id="13"/>
      <w:r w:rsidRPr="00790008">
        <w:rPr>
          <w:rStyle w:val="BookTitle"/>
          <w:rFonts w:asciiTheme="minorHAnsi" w:hAnsiTheme="minorHAnsi" w:cstheme="minorHAnsi"/>
          <w:b/>
          <w:bCs/>
          <w:color w:val="800000"/>
          <w:sz w:val="28"/>
          <w:szCs w:val="28"/>
        </w:rPr>
        <w:t xml:space="preserve">the same place </w:t>
      </w:r>
      <w:commentRangeEnd w:id="13"/>
      <w:r w:rsidR="0093253D" w:rsidRPr="00790008">
        <w:rPr>
          <w:rStyle w:val="CommentReference"/>
          <w:b w:val="0"/>
          <w:bCs w:val="0"/>
          <w:color w:val="auto"/>
        </w:rPr>
        <w:commentReference w:id="13"/>
      </w:r>
      <w:r w:rsidRPr="00790008">
        <w:rPr>
          <w:rStyle w:val="BookTitle"/>
          <w:rFonts w:asciiTheme="minorHAnsi" w:hAnsiTheme="minorHAnsi" w:cstheme="minorHAnsi"/>
          <w:b/>
          <w:bCs/>
          <w:color w:val="800000"/>
          <w:sz w:val="28"/>
          <w:szCs w:val="28"/>
        </w:rPr>
        <w:t>in Vṛndāvana.</w:t>
      </w:r>
    </w:p>
    <w:p w14:paraId="34DCF018" w14:textId="0B3437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in this verse refers to the Holi festival, as explained by Śrīla Jīva Gosvāmī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(10.34.13).</w:t>
      </w:r>
    </w:p>
    <w:p w14:paraId="1AF38916" w14:textId="3E941E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9C6254"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9C6254"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1.34</w:t>
      </w:r>
    </w:p>
    <w:p w14:paraId="0BDEC5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5BC734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kadācid atha govindo      rāmaś cādbhuta-vikramaḥ</w:t>
      </w:r>
      <w:r w:rsidRPr="00790008">
        <w:rPr>
          <w:rStyle w:val="BookTitle"/>
          <w:rFonts w:asciiTheme="minorHAnsi" w:hAnsiTheme="minorHAnsi" w:cstheme="minorHAnsi"/>
          <w:b w:val="0"/>
          <w:bCs w:val="0"/>
          <w:color w:val="000000"/>
          <w:sz w:val="28"/>
          <w:szCs w:val="28"/>
        </w:rPr>
        <w:br/>
        <w:t>vijahratur vane rātryāṁ      madhya-gau vraja-yoṣitām</w:t>
      </w:r>
    </w:p>
    <w:p w14:paraId="599E5C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Once Lord Govinda and Lord Rāma, the performers of wonderful feats, were playing Holi in the forest at night with the young girls of Vraja.</w:t>
      </w:r>
    </w:p>
    <w:p w14:paraId="326DFAB3" w14:textId="1268CD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Śrī Śukadeva Gosvāmī narrated to Parīkṣit Mahārāja the Śiva-caturdaśī pastime of Kṛṣṇa’s liberating Nanda Mahārāja from the clutches of the snake, who was actually the Vidyādhara named Sudarśana, he described Kṛṣṇa and Balarāma’s Holi festival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on the full moon evening. Beginning with the above verse, the author now quotes four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(10.34.20-23) describing this pastime.</w:t>
      </w:r>
    </w:p>
    <w:p w14:paraId="403772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atha</w:t>
      </w:r>
      <w:r w:rsidRPr="00790008">
        <w:rPr>
          <w:rStyle w:val="BookTitle"/>
          <w:rFonts w:asciiTheme="minorHAnsi" w:hAnsiTheme="minorHAnsi" w:cstheme="minorHAnsi"/>
          <w:b w:val="0"/>
          <w:bCs w:val="0"/>
          <w:color w:val="000000"/>
          <w:sz w:val="28"/>
          <w:szCs w:val="28"/>
        </w:rPr>
        <w:t xml:space="preserve"> in this verse indicates after Śiva-rātri. The word </w:t>
      </w:r>
      <w:r w:rsidRPr="00790008">
        <w:rPr>
          <w:rStyle w:val="BookTitle"/>
          <w:rFonts w:asciiTheme="minorHAnsi" w:hAnsiTheme="minorHAnsi" w:cstheme="minorHAnsi"/>
          <w:b w:val="0"/>
          <w:bCs w:val="0"/>
          <w:i/>
          <w:iCs/>
          <w:color w:val="000000"/>
          <w:sz w:val="28"/>
          <w:szCs w:val="28"/>
        </w:rPr>
        <w:t>kadācit</w:t>
      </w:r>
      <w:r w:rsidRPr="00790008">
        <w:rPr>
          <w:rStyle w:val="BookTitle"/>
          <w:rFonts w:asciiTheme="minorHAnsi" w:hAnsiTheme="minorHAnsi" w:cstheme="minorHAnsi"/>
          <w:b w:val="0"/>
          <w:bCs w:val="0"/>
          <w:color w:val="000000"/>
          <w:sz w:val="28"/>
          <w:szCs w:val="28"/>
        </w:rPr>
        <w:t xml:space="preserve"> refers to the night of Holi Pūrṇimā. The word </w:t>
      </w:r>
      <w:r w:rsidRPr="00790008">
        <w:rPr>
          <w:rStyle w:val="BookTitle"/>
          <w:rFonts w:asciiTheme="minorHAnsi" w:hAnsiTheme="minorHAnsi" w:cstheme="minorHAnsi"/>
          <w:b w:val="0"/>
          <w:bCs w:val="0"/>
          <w:i/>
          <w:iCs/>
          <w:color w:val="000000"/>
          <w:sz w:val="28"/>
          <w:szCs w:val="28"/>
        </w:rPr>
        <w:t>rāma</w:t>
      </w:r>
      <w:r w:rsidRPr="00790008">
        <w:rPr>
          <w:rStyle w:val="BookTitle"/>
          <w:rFonts w:asciiTheme="minorHAnsi" w:hAnsiTheme="minorHAnsi" w:cstheme="minorHAnsi"/>
          <w:b w:val="0"/>
          <w:bCs w:val="0"/>
          <w:color w:val="000000"/>
          <w:sz w:val="28"/>
          <w:szCs w:val="28"/>
        </w:rPr>
        <w:t xml:space="preserve"> means “He who makes Kṛṣṇa enjoy.” It is therefore understood that since Kṛṣṇa and Balarāma had sported together since Their births, They enjoyed mutual feelings of friendship. The mood of friendship between Kṛṣṇa and Balarāma was particularly prominent in Vraja, while in Dvārakā Balarāma acted more in the role of an elder brother. In this verse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is used with the desire to establish that Balarāma’s mood of being the </w:t>
      </w:r>
      <w:r w:rsidRPr="00790008">
        <w:rPr>
          <w:rStyle w:val="BookTitle"/>
          <w:rFonts w:asciiTheme="minorHAnsi" w:hAnsiTheme="minorHAnsi" w:cstheme="minorHAnsi"/>
          <w:b w:val="0"/>
          <w:bCs w:val="0"/>
          <w:color w:val="000000"/>
          <w:sz w:val="28"/>
          <w:szCs w:val="28"/>
        </w:rPr>
        <w:lastRenderedPageBreak/>
        <w:t xml:space="preserve">elder brother is secondary. This mood is found in the observance of the Holi festival described in the </w:t>
      </w:r>
      <w:r w:rsidRPr="00790008">
        <w:rPr>
          <w:rStyle w:val="BookTitle"/>
          <w:rFonts w:asciiTheme="minorHAnsi" w:hAnsiTheme="minorHAnsi" w:cstheme="minorHAnsi"/>
          <w:b w:val="0"/>
          <w:bCs w:val="0"/>
          <w:i/>
          <w:iCs/>
          <w:color w:val="000000"/>
          <w:sz w:val="28"/>
          <w:szCs w:val="28"/>
        </w:rPr>
        <w:t>Bhaviṣya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and in central India. The word </w:t>
      </w:r>
      <w:r w:rsidRPr="00790008">
        <w:rPr>
          <w:rStyle w:val="BookTitle"/>
          <w:rFonts w:asciiTheme="minorHAnsi" w:hAnsiTheme="minorHAnsi" w:cstheme="minorHAnsi"/>
          <w:b w:val="0"/>
          <w:bCs w:val="0"/>
          <w:i/>
          <w:iCs/>
          <w:color w:val="000000"/>
          <w:sz w:val="28"/>
          <w:szCs w:val="28"/>
        </w:rPr>
        <w:t>vane</w:t>
      </w:r>
      <w:r w:rsidRPr="00790008">
        <w:rPr>
          <w:rStyle w:val="BookTitle"/>
          <w:rFonts w:asciiTheme="minorHAnsi" w:hAnsiTheme="minorHAnsi" w:cstheme="minorHAnsi"/>
          <w:b w:val="0"/>
          <w:bCs w:val="0"/>
          <w:color w:val="000000"/>
          <w:sz w:val="28"/>
          <w:szCs w:val="28"/>
        </w:rPr>
        <w:t xml:space="preserve"> refers to the subforests of Vṛndāvana. This is the understanding from Śrīla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2A337188" w14:textId="44D403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w:t>
      </w:r>
    </w:p>
    <w:p w14:paraId="129739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23DB15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upagīyamānau lalitaṁ      strī-janair baddha-sauhṛdaiḥ</w:t>
      </w:r>
      <w:r w:rsidRPr="00790008">
        <w:rPr>
          <w:rStyle w:val="BookTitle"/>
          <w:rFonts w:asciiTheme="minorHAnsi" w:hAnsiTheme="minorHAnsi" w:cstheme="minorHAnsi"/>
          <w:b w:val="0"/>
          <w:bCs w:val="0"/>
          <w:color w:val="000000"/>
          <w:sz w:val="28"/>
          <w:szCs w:val="28"/>
        </w:rPr>
        <w:br/>
        <w:t>sv-alaṅkṛtānuliptāṅgau      sragvinau virajo-’mbarau</w:t>
      </w:r>
    </w:p>
    <w:p w14:paraId="39DC85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and Balarāma wore flower garlands and spotless garments, and Their limbs were beautifully decorated and anointed. The women sang Their glories in a charming way, bound to Them by affection.</w:t>
      </w:r>
    </w:p>
    <w:p w14:paraId="2599503B" w14:textId="2B5D6A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Śrīla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Lord Balarāma had His own group of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friends.</w:t>
      </w:r>
    </w:p>
    <w:p w14:paraId="05A7A734" w14:textId="6BD1A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w:t>
      </w:r>
    </w:p>
    <w:p w14:paraId="0BC627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32793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niśā-mukhaṁ mānayantāv      uditoḍupa-tārakam</w:t>
      </w:r>
      <w:r w:rsidRPr="00790008">
        <w:rPr>
          <w:rStyle w:val="BookTitle"/>
          <w:rFonts w:asciiTheme="minorHAnsi" w:hAnsiTheme="minorHAnsi" w:cstheme="minorHAnsi"/>
          <w:b w:val="0"/>
          <w:bCs w:val="0"/>
          <w:color w:val="000000"/>
          <w:sz w:val="28"/>
          <w:szCs w:val="28"/>
        </w:rPr>
        <w:br/>
        <w:t>mallikā-gandha-mattāli-      juṣṭaṁ kumuda-vāyunā</w:t>
      </w:r>
    </w:p>
    <w:p w14:paraId="0F63A55F" w14:textId="26DD4E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Lords praised the nightfall, signaled by the rising of the moon and the appearance of stars, a lotus-scented breeze and bees intoxicated by the fragrance of jasmine flowers.</w:t>
      </w:r>
    </w:p>
    <w:p w14:paraId="7CCBDE36" w14:textId="76615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w:t>
      </w:r>
    </w:p>
    <w:p w14:paraId="3418C0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BC4C8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jagatuḥ sarva-bhūtānāṁ      manaḥ-śravaṇa-maṅgalam</w:t>
      </w:r>
      <w:r w:rsidRPr="00790008">
        <w:rPr>
          <w:rStyle w:val="BookTitle"/>
          <w:rFonts w:asciiTheme="minorHAnsi" w:hAnsiTheme="minorHAnsi" w:cstheme="minorHAnsi"/>
          <w:b w:val="0"/>
          <w:bCs w:val="0"/>
          <w:color w:val="000000"/>
          <w:sz w:val="28"/>
          <w:szCs w:val="28"/>
        </w:rPr>
        <w:br/>
        <w:t>tau kalpayantau yugapat      svara-maṇḍala-mūrcchitam</w:t>
      </w:r>
    </w:p>
    <w:p w14:paraId="57B9B2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and Balarāma sang, producing the entire range of musical sounds simultaneously. Their singing brought happiness to the ears and minds of all living beings.</w:t>
      </w:r>
    </w:p>
    <w:p w14:paraId="3E9BA29B" w14:textId="5BFB6E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Śrīla Jīva Gosvāmī quotes the following description of </w:t>
      </w:r>
      <w:r w:rsidRPr="00790008">
        <w:rPr>
          <w:rStyle w:val="BookTitle"/>
          <w:rFonts w:asciiTheme="minorHAnsi" w:hAnsiTheme="minorHAnsi" w:cstheme="minorHAnsi"/>
          <w:b w:val="0"/>
          <w:bCs w:val="0"/>
          <w:i/>
          <w:iCs/>
          <w:color w:val="000000"/>
          <w:sz w:val="28"/>
          <w:szCs w:val="28"/>
        </w:rPr>
        <w:t xml:space="preserve">mūrcchana </w:t>
      </w:r>
      <w:r w:rsidRPr="00790008">
        <w:rPr>
          <w:rStyle w:val="BookTitle"/>
          <w:rFonts w:asciiTheme="minorHAnsi" w:hAnsiTheme="minorHAnsi" w:cstheme="minorHAnsi"/>
          <w:b w:val="0"/>
          <w:bCs w:val="0"/>
          <w:color w:val="000000"/>
          <w:sz w:val="28"/>
          <w:szCs w:val="28"/>
        </w:rPr>
        <w:t xml:space="preserve">from the </w:t>
      </w:r>
      <w:r w:rsidRPr="00790008">
        <w:rPr>
          <w:rStyle w:val="BookTitle"/>
          <w:rFonts w:asciiTheme="minorHAnsi" w:hAnsiTheme="minorHAnsi" w:cstheme="minorHAnsi"/>
          <w:b w:val="0"/>
          <w:bCs w:val="0"/>
          <w:i/>
          <w:iCs/>
          <w:color w:val="000000"/>
          <w:sz w:val="28"/>
          <w:szCs w:val="28"/>
        </w:rPr>
        <w:t>Saṅgīta-sāra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 xml:space="preserve">mūrcchana </w:t>
      </w:r>
      <w:r w:rsidRPr="00790008">
        <w:rPr>
          <w:rStyle w:val="BookTitle"/>
          <w:rFonts w:asciiTheme="minorHAnsi" w:hAnsiTheme="minorHAnsi" w:cstheme="minorHAnsi"/>
          <w:b w:val="0"/>
          <w:bCs w:val="0"/>
          <w:color w:val="000000"/>
          <w:sz w:val="28"/>
          <w:szCs w:val="28"/>
        </w:rPr>
        <w:t xml:space="preserve">is a scale using the seven notes in ascending and descending sequences. There are three modes, or </w:t>
      </w:r>
      <w:r w:rsidRPr="00790008">
        <w:rPr>
          <w:rStyle w:val="BookTitle"/>
          <w:rFonts w:asciiTheme="minorHAnsi" w:hAnsiTheme="minorHAnsi" w:cstheme="minorHAnsi"/>
          <w:b w:val="0"/>
          <w:bCs w:val="0"/>
          <w:i/>
          <w:iCs/>
          <w:color w:val="000000"/>
          <w:sz w:val="28"/>
          <w:szCs w:val="28"/>
        </w:rPr>
        <w:t>grāmas</w:t>
      </w:r>
      <w:r w:rsidRPr="00790008">
        <w:rPr>
          <w:rStyle w:val="BookTitle"/>
          <w:rFonts w:asciiTheme="minorHAnsi" w:hAnsiTheme="minorHAnsi" w:cstheme="minorHAnsi"/>
          <w:b w:val="0"/>
          <w:bCs w:val="0"/>
          <w:color w:val="000000"/>
          <w:sz w:val="28"/>
          <w:szCs w:val="28"/>
        </w:rPr>
        <w:t xml:space="preserve">, each with seven subdivisions, or </w:t>
      </w:r>
      <w:r w:rsidRPr="00790008">
        <w:rPr>
          <w:rStyle w:val="BookTitle"/>
          <w:rFonts w:asciiTheme="minorHAnsi" w:hAnsiTheme="minorHAnsi" w:cstheme="minorHAnsi"/>
          <w:b w:val="0"/>
          <w:bCs w:val="0"/>
          <w:i/>
          <w:iCs/>
          <w:color w:val="000000"/>
          <w:sz w:val="28"/>
          <w:szCs w:val="28"/>
        </w:rPr>
        <w:t>mūrcchanas</w:t>
      </w:r>
      <w:r w:rsidRPr="00790008">
        <w:rPr>
          <w:rStyle w:val="BookTitle"/>
          <w:rFonts w:asciiTheme="minorHAnsi" w:hAnsiTheme="minorHAnsi" w:cstheme="minorHAnsi"/>
          <w:b w:val="0"/>
          <w:bCs w:val="0"/>
          <w:color w:val="000000"/>
          <w:sz w:val="28"/>
          <w:szCs w:val="28"/>
        </w:rPr>
        <w:t xml:space="preserve">, making a total of twenty-one </w:t>
      </w:r>
      <w:r w:rsidRPr="00790008">
        <w:rPr>
          <w:rStyle w:val="BookTitle"/>
          <w:rFonts w:asciiTheme="minorHAnsi" w:hAnsiTheme="minorHAnsi" w:cstheme="minorHAnsi"/>
          <w:b w:val="0"/>
          <w:bCs w:val="0"/>
          <w:i/>
          <w:iCs/>
          <w:color w:val="000000"/>
          <w:sz w:val="28"/>
          <w:szCs w:val="28"/>
        </w:rPr>
        <w:t>mūrcchanas</w:t>
      </w:r>
      <w:r w:rsidRPr="00790008">
        <w:rPr>
          <w:rStyle w:val="BookTitle"/>
          <w:rFonts w:asciiTheme="minorHAnsi" w:hAnsiTheme="minorHAnsi" w:cstheme="minorHAnsi"/>
          <w:b w:val="0"/>
          <w:bCs w:val="0"/>
          <w:color w:val="000000"/>
          <w:sz w:val="28"/>
          <w:szCs w:val="28"/>
        </w:rPr>
        <w:t xml:space="preserve">.” [These are the precursors of </w:t>
      </w:r>
      <w:r w:rsidRPr="00790008">
        <w:rPr>
          <w:rStyle w:val="BookTitle"/>
          <w:rFonts w:asciiTheme="minorHAnsi" w:hAnsiTheme="minorHAnsi" w:cstheme="minorHAnsi"/>
          <w:b w:val="0"/>
          <w:bCs w:val="0"/>
          <w:i/>
          <w:iCs/>
          <w:color w:val="000000"/>
          <w:sz w:val="28"/>
          <w:szCs w:val="28"/>
        </w:rPr>
        <w:t>ragas</w:t>
      </w:r>
      <w:r w:rsidRPr="00790008">
        <w:rPr>
          <w:rStyle w:val="BookTitle"/>
          <w:rFonts w:asciiTheme="minorHAnsi" w:hAnsiTheme="minorHAnsi" w:cstheme="minorHAnsi"/>
          <w:b w:val="0"/>
          <w:bCs w:val="0"/>
          <w:color w:val="000000"/>
          <w:sz w:val="28"/>
          <w:szCs w:val="28"/>
        </w:rPr>
        <w:t>.]</w:t>
      </w:r>
    </w:p>
    <w:p w14:paraId="73B9F9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(6.16.38) King Citraketu prays to Lord Saṅkarṣaṇa as follows: “O Lord, O Supreme, unintelligent persons who thirst for sense enjoyment and who worship various demigods are no better than animals in the </w:t>
      </w:r>
      <w:r w:rsidRPr="00790008">
        <w:rPr>
          <w:rStyle w:val="BookTitle"/>
          <w:rFonts w:asciiTheme="minorHAnsi" w:hAnsiTheme="minorHAnsi" w:cstheme="minorHAnsi"/>
          <w:b w:val="0"/>
          <w:bCs w:val="0"/>
          <w:color w:val="000000"/>
          <w:sz w:val="28"/>
          <w:szCs w:val="28"/>
        </w:rPr>
        <w:lastRenderedPageBreak/>
        <w:t>human form of life. Because of their animalistic propensities, they fail to worship Your Lordship, and instead they worship the insignificant demigods, who are but small sparks of Your glory. With the destruction of the entire universe, including the demigods, the benedictions received from the demigods also vanish, just like the nobility when a king is no longer in power.”</w:t>
      </w:r>
    </w:p>
    <w:p w14:paraId="40B545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Śrī Balarāma, or Saṅkarṣaṇa, who is worshipable by all living entities, are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Chapters 34 and 65, Fifth Canto, Chapters 17 and 25, and Sixth Canto, Chapter 16. Those who are indifferent to these descriptions can never make advancement on the path of devotional service. In spite of their material intelligence and mundane knowledge, which is a product of their own mental speculation, such people are unable to appreciate the topics of Śrī Baladeva, or Saṅkarṣaṇa, who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w:t>
      </w:r>
    </w:p>
    <w:p w14:paraId="052B87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5, appropriate conclusions on this topic are given as follows: “Śrī Balarāma is the counterform of Lord Govinda. Balarāma’s own expansion is called Mahā-Saṅkarṣaṇa. The marginal potency of the Lord is known as the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 xml:space="preserve">. Mahā-Saṅkarṣaṇa is the shelter of all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His fragment,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is counted as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or a part of a plenary portion.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casts His glance at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from a distance, and thus He impregnates her with the seed of life in the form of the living entities. A part of a part of a whole is called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 say that this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is Mahā-Viṣṇu. He is the Mahā-puruṣa, who is the source of the other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and who is all-pervading. Garbhodaśāyī and Kṣīrodaśāyī are both called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They are plenary portions of Kāraṇodaśāyī Viṣṇu,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who is the abode of all the universes.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He manifests Himself in many incarnations, for He is the maintainer of the world. That Lord Viṣṇu is but a part of a part of a plenary portion of Lord Nityānanda, who is the source of all incarnations. Lord Caitanya is the same Lord Kṛṣṇa, and Lord Nityānanda is Lord Balarāma. Lord Nityānanda fulfills all of Lord Caitanya’s desires. These two brothers are like one body; They are identical manifestations. If you do not believe in Lord Nityānanda, you will fall down. If you have faith in one but disrespect the other, your logic is like the logic of accepting half a hen. It would be better to be an atheist by slighting both brothers than a hypocrite by believing in one and slighting the other.”</w:t>
      </w:r>
    </w:p>
    <w:p w14:paraId="71FEA20B" w14:textId="027A70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w:t>
      </w:r>
    </w:p>
    <w:p w14:paraId="509B84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58D44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bhāgavata śuni’ yāra rāme nāhi prīta</w:t>
      </w:r>
      <w:r w:rsidRPr="00790008">
        <w:rPr>
          <w:rStyle w:val="BookTitle"/>
          <w:rFonts w:asciiTheme="minorHAnsi" w:hAnsiTheme="minorHAnsi" w:cstheme="minorHAnsi"/>
          <w:b w:val="0"/>
          <w:bCs w:val="0"/>
          <w:color w:val="000000"/>
          <w:sz w:val="28"/>
          <w:szCs w:val="28"/>
        </w:rPr>
        <w:br/>
        <w:t>viṣṇu-vaiṣṇavera pathe se jana—varjita</w:t>
      </w:r>
    </w:p>
    <w:p w14:paraId="0272EF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has no love for Lord Balarāma after hearing the Śrīmad Bhāgavatam is rejected by both the Lord and His devotees.</w:t>
      </w:r>
    </w:p>
    <w:p w14:paraId="32ED182A" w14:textId="0A087B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long as the living entity is conditioned, he is not considered on the path of worshiping Lord Viṣṇu, who is eternally full of knowledge and bliss and the worshipable Lord of the Vaiṣṇavas. In other words, he is unable to realize that the Lord is eternally full of knowledge and bliss. As soon as the living entity realizes the truths regarding the three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he is freed from illusion or mundane intelligence. In other words, this realization awakens transcendental intelligence in the heart of the living entity and helps him advance on the path of worshiping Lord Viṣṇu, who is eternally full of knowledge and bliss and the worshipable Lord of the Vaiṣṇavas. It is stated in the </w:t>
      </w:r>
      <w:r w:rsidRPr="00790008">
        <w:rPr>
          <w:rStyle w:val="BookTitle"/>
          <w:rFonts w:asciiTheme="minorHAnsi" w:hAnsiTheme="minorHAnsi" w:cstheme="minorHAnsi"/>
          <w:b w:val="0"/>
          <w:bCs w:val="0"/>
          <w:i/>
          <w:iCs/>
          <w:color w:val="000000"/>
          <w:sz w:val="28"/>
          <w:szCs w:val="28"/>
        </w:rPr>
        <w:t>Sātvata-tantras</w:t>
      </w:r>
      <w:r w:rsidRPr="00790008">
        <w:rPr>
          <w:rStyle w:val="BookTitle"/>
          <w:rFonts w:asciiTheme="minorHAnsi" w:hAnsiTheme="minorHAnsi" w:cstheme="minorHAnsi"/>
          <w:b w:val="0"/>
          <w:bCs w:val="0"/>
          <w:color w:val="000000"/>
          <w:sz w:val="28"/>
          <w:szCs w:val="28"/>
        </w:rPr>
        <w:t xml:space="preserve">: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Mahā-Viṣṇu, is the creator of the total material energy [</w:t>
      </w:r>
      <w:r w:rsidRPr="00790008">
        <w:rPr>
          <w:rStyle w:val="BookTitle"/>
          <w:rFonts w:asciiTheme="minorHAnsi" w:hAnsiTheme="minorHAnsi" w:cstheme="minorHAnsi"/>
          <w:b w:val="0"/>
          <w:bCs w:val="0"/>
          <w:i/>
          <w:iCs/>
          <w:color w:val="000000"/>
          <w:sz w:val="28"/>
          <w:szCs w:val="28"/>
        </w:rPr>
        <w:t>mahat</w:t>
      </w:r>
      <w:r w:rsidRPr="00790008">
        <w:rPr>
          <w:rStyle w:val="BookTitle"/>
          <w:rFonts w:asciiTheme="minorHAnsi" w:hAnsiTheme="minorHAnsi" w:cstheme="minorHAnsi"/>
          <w:b w:val="0"/>
          <w:bCs w:val="0"/>
          <w:color w:val="000000"/>
          <w:sz w:val="28"/>
          <w:szCs w:val="28"/>
        </w:rPr>
        <w:t xml:space="preserve">], the second is Garbhodakaśāyī, who is situated within each universe, and the third is Kṣīrodakaśāyī, who lives in the heart of every living being. He who knows these three becomes liberated from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w:t>
      </w:r>
    </w:p>
    <w:p w14:paraId="4CC4C92A" w14:textId="43CB93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w:t>
      </w:r>
    </w:p>
    <w:p w14:paraId="34663C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BF003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 ye nā māne, se—yavana-sama</w:t>
      </w:r>
      <w:r w:rsidRPr="00790008">
        <w:rPr>
          <w:rStyle w:val="BookTitle"/>
          <w:rFonts w:asciiTheme="minorHAnsi" w:hAnsiTheme="minorHAnsi" w:cstheme="minorHAnsi"/>
          <w:b w:val="0"/>
          <w:bCs w:val="0"/>
          <w:color w:val="000000"/>
          <w:sz w:val="28"/>
          <w:szCs w:val="28"/>
        </w:rPr>
        <w:br/>
        <w:t>tāra śāstā āche janme-janme prabhu yama</w:t>
      </w:r>
    </w:p>
    <w:p w14:paraId="1911BC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does not accept Śrīmad Bhāgavatam is no better than a Yavana, and Lord Yamarāja punishes him birth after birth.</w:t>
      </w:r>
    </w:p>
    <w:p w14:paraId="051E469B" w14:textId="0E4C1D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Bhāgavata-māhātmya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Chapter 63, it is stated: “The topics of the Supreme Lord are realized by discussing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One can understand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from every line of every </w:t>
      </w:r>
      <w:r w:rsidRPr="00790008">
        <w:rPr>
          <w:rStyle w:val="BookTitle"/>
          <w:rFonts w:asciiTheme="minorHAnsi" w:hAnsiTheme="minorHAnsi" w:cstheme="minorHAnsi"/>
          <w:b w:val="0"/>
          <w:bCs w:val="0"/>
          <w:i/>
          <w:iCs/>
          <w:color w:val="000000"/>
          <w:sz w:val="28"/>
          <w:szCs w:val="28"/>
        </w:rPr>
        <w:t>śloka</w:t>
      </w:r>
      <w:r w:rsidRPr="00790008">
        <w:rPr>
          <w:rStyle w:val="BookTitle"/>
          <w:rFonts w:asciiTheme="minorHAnsi" w:hAnsiTheme="minorHAnsi" w:cstheme="minorHAnsi"/>
          <w:b w:val="0"/>
          <w:bCs w:val="0"/>
          <w:color w:val="000000"/>
          <w:sz w:val="28"/>
          <w:szCs w:val="28"/>
        </w:rPr>
        <w:t xml:space="preserve">.” There are many other similar statements in the various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w:t>
      </w:r>
    </w:p>
    <w:p w14:paraId="758759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result of disregarding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(10.2.77) as follows: “In this Age of Kali, one who considers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more dear than his own life will never suffer the punishment of Yamarāja, even for a hundred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Also in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(10.2.81) it is stated: “The wretched person who does not appreciate the study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who hinders others in its study causes a hundred generations of family members to go to hell.”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Chapter 63, it is stated: “One continues to wander in the cycle of birth and death as long as he </w:t>
      </w:r>
      <w:r w:rsidRPr="00790008">
        <w:rPr>
          <w:rStyle w:val="BookTitle"/>
          <w:rFonts w:asciiTheme="minorHAnsi" w:hAnsiTheme="minorHAnsi" w:cstheme="minorHAnsi"/>
          <w:b w:val="0"/>
          <w:bCs w:val="0"/>
          <w:color w:val="000000"/>
          <w:sz w:val="28"/>
          <w:szCs w:val="28"/>
        </w:rPr>
        <w:lastRenderedPageBreak/>
        <w:t xml:space="preserve">does not for even a moment hear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was recited by Śukadeva Gosvāmī. A person who does not hear anything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throughout his entire life is no better than a </w:t>
      </w:r>
      <w:r w:rsidRPr="00790008">
        <w:rPr>
          <w:rStyle w:val="BookTitle"/>
          <w:rFonts w:asciiTheme="minorHAnsi" w:hAnsiTheme="minorHAnsi" w:cstheme="minorHAnsi"/>
          <w:b w:val="0"/>
          <w:bCs w:val="0"/>
          <w:i/>
          <w:iCs/>
          <w:color w:val="000000"/>
          <w:sz w:val="28"/>
          <w:szCs w:val="28"/>
        </w:rPr>
        <w:t xml:space="preserve">caṇḍāla </w:t>
      </w:r>
      <w:r w:rsidRPr="00790008">
        <w:rPr>
          <w:rStyle w:val="BookTitle"/>
          <w:rFonts w:asciiTheme="minorHAnsi" w:hAnsiTheme="minorHAnsi" w:cstheme="minorHAnsi"/>
          <w:b w:val="0"/>
          <w:bCs w:val="0"/>
          <w:color w:val="000000"/>
          <w:sz w:val="28"/>
          <w:szCs w:val="28"/>
        </w:rPr>
        <w:t xml:space="preserve">or an ass. The result of his birth was only his mother’s delivery pains. Indra, the king of the demigods in heaven, declares that the sinful man who never hears the topics of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is simply a burden to the earth, and although living, he is actually dead.”</w:t>
      </w:r>
    </w:p>
    <w:p w14:paraId="64912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yavana </w:t>
      </w:r>
      <w:r w:rsidRPr="00790008">
        <w:rPr>
          <w:rStyle w:val="BookTitle"/>
          <w:rFonts w:asciiTheme="minorHAnsi" w:hAnsiTheme="minorHAnsi" w:cstheme="minorHAnsi"/>
          <w:b w:val="0"/>
          <w:bCs w:val="0"/>
          <w:color w:val="000000"/>
          <w:sz w:val="28"/>
          <w:szCs w:val="28"/>
        </w:rPr>
        <w:t xml:space="preserve">refers to a </w:t>
      </w:r>
      <w:r w:rsidRPr="00790008">
        <w:rPr>
          <w:rStyle w:val="BookTitle"/>
          <w:rFonts w:asciiTheme="minorHAnsi" w:hAnsiTheme="minorHAnsi" w:cstheme="minorHAnsi"/>
          <w:b w:val="0"/>
          <w:bCs w:val="0"/>
          <w:i/>
          <w:iCs/>
          <w:color w:val="000000"/>
          <w:sz w:val="28"/>
          <w:szCs w:val="28"/>
        </w:rPr>
        <w:t xml:space="preserve">mleccha </w:t>
      </w:r>
      <w:r w:rsidRPr="00790008">
        <w:rPr>
          <w:rStyle w:val="BookTitle"/>
          <w:rFonts w:asciiTheme="minorHAnsi" w:hAnsiTheme="minorHAnsi" w:cstheme="minorHAnsi"/>
          <w:b w:val="0"/>
          <w:bCs w:val="0"/>
          <w:color w:val="000000"/>
          <w:sz w:val="28"/>
          <w:szCs w:val="28"/>
        </w:rPr>
        <w:t xml:space="preserve">who does not follow proper behavior and is averse to Vedic literatures.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84.13-15) King Yayāti curses Turvasu in the following words: “O Turvasu! Although you were born from my heart, you are not giving me your youth. Therefore your sons will not inherit the kingdom. You fool! You will be the king of low-class persons who are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xml:space="preserve">, meat-eaters, or born from intercaste marriages. You will be the king of those sinful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who are lusty for the wife of their guru and those whose mentality and activities are no better than animals.” Elsewhere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85.34) it is said: “The descendants of Yadu Mahārāja are called Yādava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the descendants of Turvasu are known as Yavanas. The descendants of Druhya are known as Bhojas, and the descendants of Anu are known as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174.36) it is stated: “The Pahlavas were created from her tail, the Draviḍas and Śaṅkas were created from </w:t>
      </w:r>
      <w:commentRangeStart w:id="14"/>
      <w:r w:rsidRPr="00790008">
        <w:rPr>
          <w:rStyle w:val="BookTitle"/>
          <w:rFonts w:asciiTheme="minorHAnsi" w:hAnsiTheme="minorHAnsi" w:cstheme="minorHAnsi"/>
          <w:b w:val="0"/>
          <w:bCs w:val="0"/>
          <w:color w:val="000000"/>
          <w:sz w:val="28"/>
          <w:szCs w:val="28"/>
        </w:rPr>
        <w:t xml:space="preserve">her </w:t>
      </w:r>
      <w:commentRangeEnd w:id="14"/>
      <w:r w:rsidR="00E01E83" w:rsidRPr="00790008">
        <w:rPr>
          <w:rStyle w:val="CommentReference"/>
          <w:color w:val="auto"/>
        </w:rPr>
        <w:commentReference w:id="14"/>
      </w:r>
      <w:r w:rsidRPr="00790008">
        <w:rPr>
          <w:rStyle w:val="BookTitle"/>
          <w:rFonts w:asciiTheme="minorHAnsi" w:hAnsiTheme="minorHAnsi" w:cstheme="minorHAnsi"/>
          <w:b w:val="0"/>
          <w:bCs w:val="0"/>
          <w:color w:val="000000"/>
          <w:sz w:val="28"/>
          <w:szCs w:val="28"/>
        </w:rPr>
        <w:t xml:space="preserve">udder, the Yavanas were created from her genital, and the Śabaras and Bahūnas were created from her dung.”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Bāla-kāṇḍa </w:t>
      </w:r>
      <w:r w:rsidRPr="00790008">
        <w:rPr>
          <w:rStyle w:val="BookTitle"/>
          <w:rFonts w:asciiTheme="minorHAnsi" w:hAnsiTheme="minorHAnsi" w:cstheme="minorHAnsi"/>
          <w:b w:val="0"/>
          <w:bCs w:val="0"/>
          <w:color w:val="000000"/>
          <w:sz w:val="28"/>
          <w:szCs w:val="28"/>
        </w:rPr>
        <w:t xml:space="preserve">55.3) it is stated: “The Yavanas were born from the genital.”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Hari-vaṁśa-parva</w:t>
      </w:r>
      <w:r w:rsidRPr="00790008">
        <w:rPr>
          <w:rStyle w:val="BookTitle"/>
          <w:rFonts w:asciiTheme="minorHAnsi" w:hAnsiTheme="minorHAnsi" w:cstheme="minorHAnsi"/>
          <w:b w:val="0"/>
          <w:bCs w:val="0"/>
          <w:color w:val="000000"/>
          <w:sz w:val="28"/>
          <w:szCs w:val="28"/>
        </w:rPr>
        <w:t xml:space="preserve"> 14.25-26) says: “Keeping his promise and respecting the words of his guru, King Sagara did not kill them but destroyed their religious principles and changed their dress. He shaved half the heads of the Śakas and the full heads of the Yavanas and Pahlavas.” The following statement is found in the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t xml:space="preserve">(10.44-45): “The Pauṇḍras, Codas, Draviḍas, Kambogas, Yavanas, Śakas, Pāradas, Pahlavas, Cīnas, Kirātas, Daradas, and Khaśas, all of whom were not born from the mouth, arms, thighs, or feet of the Lord, are called </w:t>
      </w:r>
      <w:r w:rsidRPr="00790008">
        <w:rPr>
          <w:rStyle w:val="BookTitle"/>
          <w:rFonts w:asciiTheme="minorHAnsi" w:hAnsiTheme="minorHAnsi" w:cstheme="minorHAnsi"/>
          <w:b w:val="0"/>
          <w:bCs w:val="0"/>
          <w:i/>
          <w:iCs/>
          <w:color w:val="000000"/>
          <w:sz w:val="28"/>
          <w:szCs w:val="28"/>
        </w:rPr>
        <w:t>dasyus</w:t>
      </w:r>
      <w:r w:rsidRPr="00790008">
        <w:rPr>
          <w:rStyle w:val="BookTitle"/>
          <w:rFonts w:asciiTheme="minorHAnsi" w:hAnsiTheme="minorHAnsi" w:cstheme="minorHAnsi"/>
          <w:b w:val="0"/>
          <w:bCs w:val="0"/>
          <w:color w:val="000000"/>
          <w:sz w:val="28"/>
          <w:szCs w:val="28"/>
        </w:rPr>
        <w:t xml:space="preserve">, whether they speak the language of the </w:t>
      </w:r>
      <w:r w:rsidRPr="00790008">
        <w:rPr>
          <w:rStyle w:val="BookTitle"/>
          <w:rFonts w:asciiTheme="minorHAnsi" w:hAnsiTheme="minorHAnsi" w:cstheme="minorHAnsi"/>
          <w:b w:val="0"/>
          <w:bCs w:val="0"/>
          <w:i/>
          <w:iCs/>
          <w:color w:val="000000"/>
          <w:sz w:val="28"/>
          <w:szCs w:val="28"/>
        </w:rPr>
        <w:t xml:space="preserve">mlecchas </w:t>
      </w:r>
      <w:r w:rsidRPr="00790008">
        <w:rPr>
          <w:rStyle w:val="BookTitle"/>
          <w:rFonts w:asciiTheme="minorHAnsi" w:hAnsiTheme="minorHAnsi" w:cstheme="minorHAnsi"/>
          <w:b w:val="0"/>
          <w:bCs w:val="0"/>
          <w:color w:val="000000"/>
          <w:sz w:val="28"/>
          <w:szCs w:val="28"/>
        </w:rPr>
        <w:t xml:space="preserve">or that of the Āryans.” In the </w:t>
      </w:r>
      <w:r w:rsidRPr="00790008">
        <w:rPr>
          <w:rStyle w:val="BookTitle"/>
          <w:rFonts w:asciiTheme="minorHAnsi" w:hAnsiTheme="minorHAnsi" w:cstheme="minorHAnsi"/>
          <w:b w:val="0"/>
          <w:bCs w:val="0"/>
          <w:i/>
          <w:iCs/>
          <w:color w:val="000000"/>
          <w:sz w:val="28"/>
          <w:szCs w:val="28"/>
        </w:rPr>
        <w:t xml:space="preserve">Prāyaścitta-tattva, </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Bodhāyana-smṛti </w:t>
      </w:r>
      <w:r w:rsidRPr="00790008">
        <w:rPr>
          <w:rStyle w:val="BookTitle"/>
          <w:rFonts w:asciiTheme="minorHAnsi" w:hAnsiTheme="minorHAnsi" w:cstheme="minorHAnsi"/>
          <w:b w:val="0"/>
          <w:bCs w:val="0"/>
          <w:color w:val="000000"/>
          <w:sz w:val="28"/>
          <w:szCs w:val="28"/>
        </w:rPr>
        <w:t xml:space="preserve">is quoted as follows: “Those persons who eat cow flesh, who always speak critically, and who are devoid of proper conduct are called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Persons born in the place called Yavana are called Yavanas.” In the </w:t>
      </w:r>
      <w:r w:rsidRPr="00790008">
        <w:rPr>
          <w:rStyle w:val="BookTitle"/>
          <w:rFonts w:asciiTheme="minorHAnsi" w:hAnsiTheme="minorHAnsi" w:cstheme="minorHAnsi"/>
          <w:b w:val="0"/>
          <w:bCs w:val="0"/>
          <w:i/>
          <w:iCs/>
          <w:color w:val="000000"/>
          <w:sz w:val="28"/>
          <w:szCs w:val="28"/>
        </w:rPr>
        <w:t xml:space="preserve">Vṛddha-cāṇakya </w:t>
      </w:r>
      <w:r w:rsidRPr="00790008">
        <w:rPr>
          <w:rStyle w:val="BookTitle"/>
          <w:rFonts w:asciiTheme="minorHAnsi" w:hAnsiTheme="minorHAnsi" w:cstheme="minorHAnsi"/>
          <w:b w:val="0"/>
          <w:bCs w:val="0"/>
          <w:color w:val="000000"/>
          <w:sz w:val="28"/>
          <w:szCs w:val="28"/>
        </w:rPr>
        <w:t xml:space="preserve">it is stated: “Wise persons have said that among thousands of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one is a Yavana. There is no person more degraded than a Yavana.”</w:t>
      </w:r>
    </w:p>
    <w:p w14:paraId="2EF5AB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living entities are born in higher and lower castes according to the fruits of </w:t>
      </w:r>
      <w:r w:rsidRPr="00790008">
        <w:rPr>
          <w:rStyle w:val="BookTitle"/>
          <w:rFonts w:asciiTheme="minorHAnsi" w:hAnsiTheme="minorHAnsi" w:cstheme="minorHAnsi"/>
          <w:b w:val="0"/>
          <w:bCs w:val="0"/>
          <w:color w:val="000000"/>
          <w:sz w:val="28"/>
          <w:szCs w:val="28"/>
        </w:rPr>
        <w:lastRenderedPageBreak/>
        <w:t xml:space="preserve">their activities. By the influence of </w:t>
      </w:r>
      <w:r w:rsidRPr="00790008">
        <w:rPr>
          <w:rStyle w:val="BookTitle"/>
          <w:rFonts w:asciiTheme="minorHAnsi" w:hAnsiTheme="minorHAnsi" w:cstheme="minorHAnsi"/>
          <w:b w:val="0"/>
          <w:bCs w:val="0"/>
          <w:i/>
          <w:iCs/>
          <w:color w:val="000000"/>
          <w:sz w:val="28"/>
          <w:szCs w:val="28"/>
        </w:rPr>
        <w:t>sattva-guṇa</w:t>
      </w:r>
      <w:r w:rsidRPr="00790008">
        <w:rPr>
          <w:rStyle w:val="BookTitle"/>
          <w:rFonts w:asciiTheme="minorHAnsi" w:hAnsiTheme="minorHAnsi" w:cstheme="minorHAnsi"/>
          <w:b w:val="0"/>
          <w:bCs w:val="0"/>
          <w:color w:val="000000"/>
          <w:sz w:val="28"/>
          <w:szCs w:val="28"/>
        </w:rPr>
        <w:t xml:space="preserve">, living entities are born in the families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by the influence of </w:t>
      </w:r>
      <w:r w:rsidRPr="00790008">
        <w:rPr>
          <w:rStyle w:val="BookTitle"/>
          <w:rFonts w:asciiTheme="minorHAnsi" w:hAnsiTheme="minorHAnsi" w:cstheme="minorHAnsi"/>
          <w:b w:val="0"/>
          <w:bCs w:val="0"/>
          <w:i/>
          <w:iCs/>
          <w:color w:val="000000"/>
          <w:sz w:val="28"/>
          <w:szCs w:val="28"/>
        </w:rPr>
        <w:t xml:space="preserve">rajo-guṇa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living entities are born in sinful lower castes, like the Yavanas. The living entities who are born in the families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receive ample opportunity to become swanlike knowers of the Absolute Truth through the study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but living entities who are born in the families of lower castes like Yavanas are not qualified to study the Vedic literatures.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ripened fruit of the desire tree of Vedic literature and the crest jewel of all scriptures. The Yavanas have no respect for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whatsoever. If someone is born in the family of a caste higher than that of a Yavana and he unfortunately does not respect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personification of devotional service to Lord Kṛṣṇa, the shelter of everyone, and equal to Kṛṣṇa, then due to the lack of good instructions from the spiritual master, such misguided people become degraded to the status of foolish uncultured Yavanas or no better than asses. At present in the pious land of India there are people who belong to societies that are supposedly opposed to the non-Āryans, and although they unfortunately advertise themselves as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because they are extremely averse to understanding the meaning of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they are envious of its conclusions. These people are similar to foolish asslike Yavanas. On the other hand, although Haridāsa Ṭhākura was born in a family of Yavanas, he was faithful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fully conversant with its conclusions. He was therefore the crest jewel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a swanlike pure devotee.</w:t>
      </w:r>
    </w:p>
    <w:p w14:paraId="21C119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xml:space="preserve"> refers to one who is able to kill or protect.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(6.3.7) the Yamadūtas spoke to Yamarāja as follows: “The supreme judge must be one, not many. It was our understanding that you are that supreme judge and that you have jurisdiction even over the demigods. Our impression was that you are the master of all living entities, the supreme authority who discriminates between the pious and impious activities of all human beings.” In the </w:t>
      </w:r>
      <w:r w:rsidRPr="00790008">
        <w:rPr>
          <w:rStyle w:val="BookTitle"/>
          <w:rFonts w:asciiTheme="minorHAnsi" w:hAnsiTheme="minorHAnsi" w:cstheme="minorHAnsi"/>
          <w:b w:val="0"/>
          <w:bCs w:val="0"/>
          <w:i/>
          <w:iCs/>
          <w:color w:val="000000"/>
          <w:sz w:val="28"/>
          <w:szCs w:val="28"/>
        </w:rPr>
        <w:t xml:space="preserve">Nṛsiṁha Purāṇa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3.7.15) it is stated: “Śrī Yamarāja, who judges the pious and impious activities of the living entities, offers his obeisances to the devotees of the Lord and punishes those who are envious of Viṣṇu and the Vaiṣṇavas by forcing them to suffer in hell according to the results of their activities. Rather than attaining eternal happiness, those who are averse to serving the Supreme Lord certainly suffer miseries born from their attempts to enjoy separately from the Lord.”</w:t>
      </w:r>
    </w:p>
    <w:p w14:paraId="07F57E77" w14:textId="4075828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40</w:t>
      </w:r>
    </w:p>
    <w:p w14:paraId="700151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09E601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ebe keha keha napuṁsaka-veśe nāce</w:t>
      </w:r>
      <w:r w:rsidRPr="00790008">
        <w:rPr>
          <w:rStyle w:val="BookTitle"/>
          <w:rFonts w:asciiTheme="minorHAnsi" w:hAnsiTheme="minorHAnsi" w:cstheme="minorHAnsi"/>
          <w:b w:val="0"/>
          <w:bCs w:val="0"/>
          <w:color w:val="000000"/>
          <w:sz w:val="28"/>
          <w:szCs w:val="28"/>
        </w:rPr>
        <w:br/>
        <w:t>bole—“balarāma-rāsa kon śāstre āche?”</w:t>
      </w:r>
    </w:p>
    <w:p w14:paraId="161F5F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Nowadays some faithless persons [eunuchs] challenge, “In which scripture is Balarāma’s rāsa-līlā described?”</w:t>
      </w:r>
    </w:p>
    <w:p w14:paraId="718BAA03" w14:textId="586783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impersonalists consider the wonderful transcendental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Balarāma, who is the Lord of lords, as uncorroborated by Vedic literatures. Even after giving up material enjoyment, they are unable to enter the transcendental arena of the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which is the eternal goal for the pure living entities. Although their mentality is like that of the eunuchs, who unnaturally abstain from sense enjoyment, they are deprived of serving the Lord in any of the five types of relationships. That is why such people are known as eunuchs or impersonalist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16063585" w14:textId="2809595A"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41</w:t>
      </w:r>
    </w:p>
    <w:p w14:paraId="073FEFAF"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41</w:t>
      </w:r>
    </w:p>
    <w:p w14:paraId="29B67D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pāpī śāstra dekhileha nāhi māne</w:t>
      </w:r>
      <w:r w:rsidRPr="00790008">
        <w:rPr>
          <w:rStyle w:val="BookTitle"/>
          <w:rFonts w:asciiTheme="minorHAnsi" w:hAnsiTheme="minorHAnsi" w:cstheme="minorHAnsi"/>
          <w:b w:val="0"/>
          <w:bCs w:val="0"/>
          <w:color w:val="000000"/>
          <w:sz w:val="28"/>
          <w:szCs w:val="28"/>
        </w:rPr>
        <w:br/>
        <w:t>eka arthe anya artha kariyā vākhāne</w:t>
      </w:r>
    </w:p>
    <w:p w14:paraId="31AD82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sinful persons do not accept this pastime even if they read about it in the scriptures. They distort the actual meaning of the scriptures into some other meaning.</w:t>
      </w:r>
    </w:p>
    <w:p w14:paraId="53BCF2D8" w14:textId="4CAD5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 distort the meaning of the scriptures is cheating and an offense against the holy names.</w:t>
      </w:r>
    </w:p>
    <w:p w14:paraId="12BD38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impossible to realize the Absolute Truth with a sinful heart. Faithless persons are always confused when trying to understand the Absolute Truth. They are blind in attaining their goal of life and, rather than accepting the truth, they distort the meanings of the scriptures.</w:t>
      </w:r>
    </w:p>
    <w:p w14:paraId="00385B94" w14:textId="17FB8A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w:t>
      </w:r>
    </w:p>
    <w:p w14:paraId="0D1DE7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9D4C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caitanya-candrera priya-vigraha balāi</w:t>
      </w:r>
      <w:r w:rsidRPr="00790008">
        <w:rPr>
          <w:rStyle w:val="BookTitle"/>
          <w:rFonts w:asciiTheme="minorHAnsi" w:hAnsiTheme="minorHAnsi" w:cstheme="minorHAnsi"/>
          <w:b w:val="0"/>
          <w:bCs w:val="0"/>
          <w:color w:val="000000"/>
          <w:sz w:val="28"/>
          <w:szCs w:val="28"/>
        </w:rPr>
        <w:br/>
        <w:t>tāna-sthāne aparādhe mare sarva ṭhāñi</w:t>
      </w:r>
    </w:p>
    <w:p w14:paraId="7D1F4E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the dearmost object of Śrī Caitanyacandra, therefore anyone who commits an offense at His lotus feet is vanquished.</w:t>
      </w:r>
    </w:p>
    <w:p w14:paraId="05613905" w14:textId="6864C6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Acyutānanda, the son of Śrī Advaita Prabhu, served Lord Hari under the guidance of Śrī Gadādhara Paṇḍita. Although two of Advaita’s other sons sometimes accepted the guidance of Lord Caitanya, there is no mention of their devotion for the lotus feet of Lord Nityānanda. One of Śrī Advaita Prabhu’s sons </w:t>
      </w:r>
      <w:r w:rsidRPr="00790008">
        <w:rPr>
          <w:rStyle w:val="BookTitle"/>
          <w:rFonts w:asciiTheme="minorHAnsi" w:hAnsiTheme="minorHAnsi" w:cstheme="minorHAnsi"/>
          <w:b w:val="0"/>
          <w:bCs w:val="0"/>
          <w:color w:val="000000"/>
          <w:sz w:val="28"/>
          <w:szCs w:val="28"/>
        </w:rPr>
        <w:lastRenderedPageBreak/>
        <w:t xml:space="preserve">was named Balarāma, and his son was Madhusūdana. He was particularly affectionate towards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Raghunandana Bhaṭṭācārya, the son of Harihara Bhaṭṭācārya of Bandāghaṭa. The son of Madhusūdana, Rādhāramaṇa Bhaṭṭācārya, followed the path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and became faithless towards Śrī Nityānanda-Baladeva. The author of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who is a pure devotee and spiritual master, has perhaps written these verses (38-42) with these people in mind. The statements of Śrīla Vṛndāvana dāsa Ṭhākura are not inapplicable to the unqualified descendants of Śrī Nityānanda Prabhu’s disciples.</w:t>
      </w:r>
    </w:p>
    <w:p w14:paraId="7DD5194E" w14:textId="021D01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w:t>
      </w:r>
    </w:p>
    <w:p w14:paraId="7338B0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5A1492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mūrti-bhede āpane hayena prabhu-dāsa</w:t>
      </w:r>
      <w:r w:rsidRPr="00790008">
        <w:rPr>
          <w:rStyle w:val="BookTitle"/>
          <w:rFonts w:asciiTheme="minorHAnsi" w:hAnsiTheme="minorHAnsi" w:cstheme="minorHAnsi"/>
          <w:b w:val="0"/>
          <w:bCs w:val="0"/>
          <w:color w:val="000000"/>
          <w:sz w:val="28"/>
          <w:szCs w:val="28"/>
        </w:rPr>
        <w:br/>
        <w:t>se-saba lakṣaṇa avatārei prakāśa</w:t>
      </w:r>
    </w:p>
    <w:p w14:paraId="69F5B8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appears in various forms as the servant of the Lord. He manifests these symptoms in His various incarnations.</w:t>
      </w:r>
    </w:p>
    <w:p w14:paraId="41B5875C" w14:textId="3521BA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benefit of the readers, we are again quoting the verses written by Śrīla Kṛṣṇadāsa Kavirāja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5.4-5, 8-11, 45-46, 48, 73-74, 76, 80-81, 113, 115-117, 120-121, 123, 125, 134-135, 137, and 156), which state: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Lord Balarāma is the original Saṅkarṣaṇa. He assumes five other forms to serve Lord Kṛṣṇa. He Himself helps in the pastimes of Lord Kṛṣṇa, and He does the work of creation in four other forms. He executes the orders of Lord Kṛṣṇa in the work of creation, and in the form of Lord Śeṣa He serves Kṛṣṇa in various ways. In all the forms He tastes the transcendental bliss of serving Kṛṣṇa. That same Balarāma is Lord Nityānanda, the companion of Lord Gaurasundara. There is one marginal potency, known as the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 xml:space="preserve">. Mahā-Saṅkarṣaṇa is the shelter of all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Saṅkarṣaṇa is the original shelter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from whom this world is created and in whom it is dissolved. That Saṅkarṣaṇa, who is transcendental pure goodness, is a partial expansion of Nityānanda Balarāma. Śrī Balarāma is the counterform of Lord Govinda. Balarāma’s own expansion is called Mahā-Saṅkarṣaṇa, and His fragment,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is counted as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or a part of a plenary portion. Garbhodaśāyī and Kṣīrodaśāyī are both called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They are plenary portions of Kāraṇodaśāyī Viṣṇu,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who is the abode of all the universes.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w:t>
      </w:r>
      <w:r w:rsidRPr="00790008">
        <w:rPr>
          <w:rStyle w:val="BookTitle"/>
          <w:rFonts w:asciiTheme="minorHAnsi" w:hAnsiTheme="minorHAnsi" w:cstheme="minorHAnsi"/>
          <w:b w:val="0"/>
          <w:bCs w:val="0"/>
          <w:color w:val="000000"/>
          <w:sz w:val="28"/>
          <w:szCs w:val="28"/>
        </w:rPr>
        <w:lastRenderedPageBreak/>
        <w:t xml:space="preserve">He manifests Himself in many incarnations, for He is the maintainer of the world. That fragment of the Mahā-puruṣa who appears for the purpose of creation, maintenance and annihilation is called an incarnation. In the ages and millenniums of Manu, He appears as different incarnations to establish the principles of real religion and vanquish the principles of irreligion. He then descends to maintain the material world. His unlimited opulences cannot be counted. That Lord Viṣṇu is but a part of a part of a plenary portion of Lord Nityānanda, who is the source of all incarnations. That same Lord Viṣṇu, in the form of Lord Śeṣa, holds the planets upon His heads, although He does not know where they are, for He cannot feel their existence upon His heads. That Ananta Śeṣa is the devotee incarnation of Godhead. He knows nothing but service to Lord Kṛṣṇa. With His thousands of mouths He sings the glories of Lord Kṛṣṇa, but although He always sings in that way, He does not find an end to the qualities of the Lord. He serves Lord Kṛṣṇa, assuming all the following forms: umbrella, slippers, bedding, pillow, garments, resting chair, residence, sacred thread and throne. He is thus called Lord Śeṣa, for He has attained the ultimate end of servitude to Kṛṣṇa. He takes many forms for the service of Kṛṣṇa, and thus He serves the Lord. That person of whom Lord Ananta is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or part of a plenary part, is Lord Nityānanda Prabhu. Who, therefore, can know the pastimes of Lord Nityānanda? Thus Lord Nityānanda has unlimited incarnations. In transcendental emotion He calls Himself a servant of Lord Caitanya. Sometimes He serves Lord Caitanya as His guru, sometimes as His friend and sometimes as His servant, just as Lord Balarāma played with Lord Kṛṣṇa in these three different modes in Vraja. He considers Himself a servant and knows Kṛṣṇa to be His master. Thus He regards Himself as a fragment of His plenary portion. Lord Caitanya is the same Lord Kṛṣṇa, and Lord Nityānanda is Lord Balarāma. Lord Nityānanda fulfills all of Lord Caitanya’s desires.”</w:t>
      </w:r>
    </w:p>
    <w:p w14:paraId="6C16B8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some editions the word </w:t>
      </w:r>
      <w:r w:rsidRPr="00790008">
        <w:rPr>
          <w:rStyle w:val="BookTitle"/>
          <w:rFonts w:asciiTheme="minorHAnsi" w:hAnsiTheme="minorHAnsi" w:cstheme="minorHAnsi"/>
          <w:b w:val="0"/>
          <w:bCs w:val="0"/>
          <w:i/>
          <w:iCs/>
          <w:color w:val="000000"/>
          <w:sz w:val="28"/>
          <w:szCs w:val="28"/>
        </w:rPr>
        <w:t>lakṣaṇa</w:t>
      </w:r>
      <w:r w:rsidRPr="00790008">
        <w:rPr>
          <w:rStyle w:val="BookTitle"/>
          <w:rFonts w:asciiTheme="minorHAnsi" w:hAnsiTheme="minorHAnsi" w:cstheme="minorHAnsi"/>
          <w:b w:val="0"/>
          <w:bCs w:val="0"/>
          <w:color w:val="000000"/>
          <w:sz w:val="28"/>
          <w:szCs w:val="28"/>
        </w:rPr>
        <w:t xml:space="preserve"> appears as </w:t>
      </w:r>
      <w:r w:rsidRPr="00790008">
        <w:rPr>
          <w:rStyle w:val="BookTitle"/>
          <w:rFonts w:asciiTheme="minorHAnsi" w:hAnsiTheme="minorHAnsi" w:cstheme="minorHAnsi"/>
          <w:b w:val="0"/>
          <w:bCs w:val="0"/>
          <w:i/>
          <w:iCs/>
          <w:color w:val="000000"/>
          <w:sz w:val="28"/>
          <w:szCs w:val="28"/>
        </w:rPr>
        <w:t xml:space="preserve">lakṣmaṇa, </w:t>
      </w:r>
      <w:r w:rsidRPr="00790008">
        <w:rPr>
          <w:rStyle w:val="BookTitle"/>
          <w:rFonts w:asciiTheme="minorHAnsi" w:hAnsiTheme="minorHAnsi" w:cstheme="minorHAnsi"/>
          <w:b w:val="0"/>
          <w:bCs w:val="0"/>
          <w:color w:val="000000"/>
          <w:sz w:val="28"/>
          <w:szCs w:val="28"/>
        </w:rPr>
        <w:t xml:space="preserve">which then means: “This is demonstrated in His incarnation as Lakṣmaṇa.” As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5.149-154): “Lord Nityānanda Svarūpa formerly appeared as Lakṣmaṇa and served Lord Rāmacandra as His younger brother. The activities of Lord Rāma were full of suffering, but Lakṣmaṇa, of His own accord, tolerated that suffering. As a younger brother He could not stop Lord Rāma from His resolution, and so He remained silent, although unhappy in His mind. When Lord Kṛṣṇa appeared, He [Balarāma] became His elder brother to serve Him to His heart’s content and make Him enjoy all sorts of happiness. Śrī Rāma and Śrī Lakṣmaṇa, who are plenary portions of Lord Kṛṣṇa and Lord Balarāma, entered into Them at </w:t>
      </w:r>
      <w:r w:rsidRPr="00790008">
        <w:rPr>
          <w:rStyle w:val="BookTitle"/>
          <w:rFonts w:asciiTheme="minorHAnsi" w:hAnsiTheme="minorHAnsi" w:cstheme="minorHAnsi"/>
          <w:b w:val="0"/>
          <w:bCs w:val="0"/>
          <w:color w:val="000000"/>
          <w:sz w:val="28"/>
          <w:szCs w:val="28"/>
        </w:rPr>
        <w:lastRenderedPageBreak/>
        <w:t>the time of Kṛṣṇa’s and Balarāma’s appearance. Kṛṣṇa and Balarāma present Themselves as elder or younger brother, but in the scriptures They are described as the original Supreme Personality of Godhead and His expansion.”</w:t>
      </w:r>
    </w:p>
    <w:p w14:paraId="3EC03FA6" w14:textId="34F214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2752B8"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2752B8"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1.44</w:t>
      </w:r>
    </w:p>
    <w:p w14:paraId="705692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1EBE52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sakhā, bhāi, vyajana, śayana, āvāhana</w:t>
      </w:r>
      <w:r w:rsidRPr="00790008">
        <w:rPr>
          <w:rStyle w:val="BookTitle"/>
          <w:rFonts w:asciiTheme="minorHAnsi" w:hAnsiTheme="minorHAnsi" w:cstheme="minorHAnsi"/>
          <w:b w:val="0"/>
          <w:bCs w:val="0"/>
          <w:color w:val="000000"/>
          <w:sz w:val="28"/>
          <w:szCs w:val="28"/>
        </w:rPr>
        <w:br/>
        <w:t>gṛha, chatra, vastra, yata bhūṣaṇa, āsana</w:t>
      </w:r>
    </w:p>
    <w:p w14:paraId="51F790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serves Kṛṣṇa in ten different ways, as His friend, brother, fan, bed, carrier, residence, umbrella, garments, ornaments, and sitting place.</w:t>
      </w:r>
    </w:p>
    <w:p w14:paraId="3D5DB163" w14:textId="12B8AD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refer to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verses quoted in the purport of verse 43.</w:t>
      </w:r>
    </w:p>
    <w:p w14:paraId="4E6B0A97" w14:textId="2E4ED391"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45</w:t>
      </w:r>
    </w:p>
    <w:p w14:paraId="7B8224B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45</w:t>
      </w:r>
    </w:p>
    <w:p w14:paraId="67B7CF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sakala-rūpe sevena āpane</w:t>
      </w:r>
      <w:r w:rsidRPr="00790008">
        <w:rPr>
          <w:rStyle w:val="BookTitle"/>
          <w:rFonts w:asciiTheme="minorHAnsi" w:hAnsiTheme="minorHAnsi" w:cstheme="minorHAnsi"/>
          <w:b w:val="0"/>
          <w:bCs w:val="0"/>
          <w:color w:val="000000"/>
          <w:sz w:val="28"/>
          <w:szCs w:val="28"/>
        </w:rPr>
        <w:br/>
        <w:t>yāre anugraha karena, pāya sei jane</w:t>
      </w:r>
    </w:p>
    <w:p w14:paraId="23C304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all these forms He serves Himself. Whoever receives His mercy can understand this truth.</w:t>
      </w:r>
    </w:p>
    <w:p w14:paraId="3AE984FC" w14:textId="217F17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Svayaṁ-rūpa </w:t>
      </w:r>
      <w:r w:rsidRPr="00790008">
        <w:rPr>
          <w:rStyle w:val="BookTitle"/>
          <w:rFonts w:asciiTheme="minorHAnsi" w:hAnsiTheme="minorHAnsi" w:cstheme="minorHAnsi"/>
          <w:b w:val="0"/>
          <w:bCs w:val="0"/>
          <w:color w:val="000000"/>
          <w:sz w:val="28"/>
          <w:szCs w:val="28"/>
        </w:rPr>
        <w:t xml:space="preserve">Śrī Kṛṣṇa has personally appeared as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Baladeva in order to relish spiritual happiness. Please refer to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verses quoted in the purport of verse 43.</w:t>
      </w:r>
    </w:p>
    <w:p w14:paraId="2B9F9D87" w14:textId="0E6521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w:t>
      </w:r>
    </w:p>
    <w:p w14:paraId="256AFF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87CC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nivāsa-śayyāsana-pādukāṁśuko-</w:t>
      </w:r>
      <w:r w:rsidRPr="00790008">
        <w:rPr>
          <w:rStyle w:val="BookTitle"/>
          <w:rFonts w:asciiTheme="minorHAnsi" w:hAnsiTheme="minorHAnsi" w:cstheme="minorHAnsi"/>
          <w:b w:val="0"/>
          <w:bCs w:val="0"/>
          <w:color w:val="000000"/>
          <w:sz w:val="28"/>
          <w:szCs w:val="28"/>
        </w:rPr>
        <w:br/>
        <w:t>padhāna-varṣātapa-vāraṇādibhiḥ</w:t>
      </w:r>
      <w:r w:rsidRPr="00790008">
        <w:rPr>
          <w:rStyle w:val="BookTitle"/>
          <w:rFonts w:asciiTheme="minorHAnsi" w:hAnsiTheme="minorHAnsi" w:cstheme="minorHAnsi"/>
          <w:b w:val="0"/>
          <w:bCs w:val="0"/>
          <w:color w:val="000000"/>
          <w:sz w:val="28"/>
          <w:szCs w:val="28"/>
        </w:rPr>
        <w:br/>
        <w:t>śarīra-bhedais tava śeṣatāṁ gatair</w:t>
      </w:r>
      <w:r w:rsidRPr="00790008">
        <w:rPr>
          <w:rStyle w:val="BookTitle"/>
          <w:rFonts w:asciiTheme="minorHAnsi" w:hAnsiTheme="minorHAnsi" w:cstheme="minorHAnsi"/>
          <w:b w:val="0"/>
          <w:bCs w:val="0"/>
          <w:color w:val="000000"/>
          <w:sz w:val="28"/>
          <w:szCs w:val="28"/>
        </w:rPr>
        <w:br/>
        <w:t>yathocitaṁ śeṣa itīrite janaiḥ</w:t>
      </w:r>
    </w:p>
    <w:p w14:paraId="0C479B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when will I satisfy You and Lakṣmī, who are both seated on the bed of Ananta? Although He is Your transcendental personal expansion, He has accepted Your service in the form of Your residence, bed, sitting place, slippers, garments, pillow, and umbrella. Therefore He is appropriately known by people as Śeṣa. (Stotra-ratna 37)</w:t>
      </w:r>
    </w:p>
    <w:p w14:paraId="641943EF" w14:textId="0B9FCB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(10.3.25) Devakī prays to the Supreme Lord in the following words: </w:t>
      </w:r>
      <w:r w:rsidRPr="00790008">
        <w:rPr>
          <w:rStyle w:val="BookTitle"/>
          <w:rFonts w:asciiTheme="minorHAnsi" w:hAnsiTheme="minorHAnsi" w:cstheme="minorHAnsi"/>
          <w:b w:val="0"/>
          <w:bCs w:val="0"/>
          <w:i/>
          <w:iCs/>
          <w:color w:val="000000"/>
          <w:sz w:val="28"/>
          <w:szCs w:val="28"/>
        </w:rPr>
        <w:t>bhavān ekaḥ śiṣyate ’śeṣa-saṁjñaḥ</w:t>
      </w:r>
      <w:r w:rsidRPr="00790008">
        <w:rPr>
          <w:rStyle w:val="BookTitle"/>
          <w:rFonts w:asciiTheme="minorHAnsi" w:hAnsiTheme="minorHAnsi" w:cstheme="minorHAnsi"/>
          <w:b w:val="0"/>
          <w:bCs w:val="0"/>
          <w:color w:val="000000"/>
          <w:sz w:val="28"/>
          <w:szCs w:val="28"/>
        </w:rPr>
        <w:t xml:space="preserve">—“At that time, You alone remain, and You are known as Ananta Śeṣa-nāga.”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this verse, Jīva Gosvāmī has stated: “You alone remain and are </w:t>
      </w:r>
      <w:r w:rsidRPr="00790008">
        <w:rPr>
          <w:rStyle w:val="BookTitle"/>
          <w:rFonts w:asciiTheme="minorHAnsi" w:hAnsiTheme="minorHAnsi" w:cstheme="minorHAnsi"/>
          <w:b w:val="0"/>
          <w:bCs w:val="0"/>
          <w:color w:val="000000"/>
          <w:sz w:val="28"/>
          <w:szCs w:val="28"/>
        </w:rPr>
        <w:lastRenderedPageBreak/>
        <w:t xml:space="preserve">therefore called Aśeṣa, the complete. </w:t>
      </w:r>
      <w:r w:rsidRPr="00790008">
        <w:rPr>
          <w:rStyle w:val="BookTitle"/>
          <w:rFonts w:asciiTheme="minorHAnsi" w:hAnsiTheme="minorHAnsi" w:cstheme="minorHAnsi"/>
          <w:b w:val="0"/>
          <w:bCs w:val="0"/>
          <w:i/>
          <w:iCs/>
          <w:color w:val="000000"/>
          <w:sz w:val="28"/>
          <w:szCs w:val="28"/>
        </w:rPr>
        <w:t xml:space="preserve">Eka </w:t>
      </w:r>
      <w:r w:rsidRPr="00790008">
        <w:rPr>
          <w:rStyle w:val="BookTitle"/>
          <w:rFonts w:asciiTheme="minorHAnsi" w:hAnsiTheme="minorHAnsi" w:cstheme="minorHAnsi"/>
          <w:b w:val="0"/>
          <w:bCs w:val="0"/>
          <w:color w:val="000000"/>
          <w:sz w:val="28"/>
          <w:szCs w:val="28"/>
        </w:rPr>
        <w:t xml:space="preserve">can refer to the spiritual realm as well, which is nondifferent from the Lord (and does not meet destruction). </w:t>
      </w:r>
      <w:r w:rsidRPr="00790008">
        <w:rPr>
          <w:rStyle w:val="BookTitle"/>
          <w:rFonts w:asciiTheme="minorHAnsi" w:hAnsiTheme="minorHAnsi" w:cstheme="minorHAnsi"/>
          <w:b w:val="0"/>
          <w:bCs w:val="0"/>
          <w:i/>
          <w:iCs/>
          <w:color w:val="000000"/>
          <w:sz w:val="28"/>
          <w:szCs w:val="28"/>
        </w:rPr>
        <w:t>Aśeṣa</w:t>
      </w:r>
      <w:r w:rsidRPr="00790008">
        <w:rPr>
          <w:rStyle w:val="BookTitle"/>
          <w:rFonts w:asciiTheme="minorHAnsi" w:hAnsiTheme="minorHAnsi" w:cstheme="minorHAnsi"/>
          <w:b w:val="0"/>
          <w:bCs w:val="0"/>
          <w:color w:val="000000"/>
          <w:sz w:val="28"/>
          <w:szCs w:val="28"/>
        </w:rPr>
        <w:t xml:space="preserve">, meaning ’complete,’ can also refer to the Vaikuṇṭha planets. The word </w:t>
      </w:r>
      <w:r w:rsidRPr="00790008">
        <w:rPr>
          <w:rStyle w:val="BookTitle"/>
          <w:rFonts w:asciiTheme="minorHAnsi" w:hAnsiTheme="minorHAnsi" w:cstheme="minorHAnsi"/>
          <w:b w:val="0"/>
          <w:bCs w:val="0"/>
          <w:i/>
          <w:iCs/>
          <w:color w:val="000000"/>
          <w:sz w:val="28"/>
          <w:szCs w:val="28"/>
        </w:rPr>
        <w:t>saṁjña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definition,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refers to the true nature of an object, indicated by its particular form. According to the Śrī Vaiṣṇavas, </w:t>
      </w:r>
      <w:r w:rsidRPr="00790008">
        <w:rPr>
          <w:rStyle w:val="BookTitle"/>
          <w:rFonts w:asciiTheme="minorHAnsi" w:hAnsiTheme="minorHAnsi" w:cstheme="minorHAnsi"/>
          <w:b w:val="0"/>
          <w:bCs w:val="0"/>
          <w:i/>
          <w:iCs/>
          <w:color w:val="000000"/>
          <w:sz w:val="28"/>
          <w:szCs w:val="28"/>
        </w:rPr>
        <w:t xml:space="preserve">śeṣa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He who remains (</w:t>
      </w:r>
      <w:r w:rsidRPr="00790008">
        <w:rPr>
          <w:rStyle w:val="BookTitle"/>
          <w:rFonts w:asciiTheme="minorHAnsi" w:hAnsiTheme="minorHAnsi" w:cstheme="minorHAnsi"/>
          <w:b w:val="0"/>
          <w:bCs w:val="0"/>
          <w:i/>
          <w:iCs/>
          <w:color w:val="000000"/>
          <w:sz w:val="28"/>
          <w:szCs w:val="28"/>
        </w:rPr>
        <w:t>śiṣyate</w:t>
      </w:r>
      <w:r w:rsidRPr="00790008">
        <w:rPr>
          <w:rStyle w:val="BookTitle"/>
          <w:rFonts w:asciiTheme="minorHAnsi" w:hAnsiTheme="minorHAnsi" w:cstheme="minorHAnsi"/>
          <w:b w:val="0"/>
          <w:bCs w:val="0"/>
          <w:color w:val="000000"/>
          <w:sz w:val="28"/>
          <w:szCs w:val="28"/>
        </w:rPr>
        <w:t>) after the dissolution.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This is also an acceptable definition. The word can also be taken as </w:t>
      </w:r>
      <w:r w:rsidRPr="00790008">
        <w:rPr>
          <w:rStyle w:val="BookTitle"/>
          <w:rFonts w:asciiTheme="minorHAnsi" w:hAnsiTheme="minorHAnsi" w:cstheme="minorHAnsi"/>
          <w:b w:val="0"/>
          <w:bCs w:val="0"/>
          <w:i/>
          <w:iCs/>
          <w:color w:val="000000"/>
          <w:sz w:val="28"/>
          <w:szCs w:val="28"/>
        </w:rPr>
        <w:t>śeṣa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He who remains,</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aśeṣa</w:t>
      </w:r>
      <w:r w:rsidRPr="00790008">
        <w:rPr>
          <w:rStyle w:val="BookTitle"/>
          <w:rFonts w:asciiTheme="minorHAnsi" w:hAnsiTheme="minorHAnsi" w:cstheme="minorHAnsi"/>
          <w:b w:val="0"/>
          <w:bCs w:val="0"/>
          <w:color w:val="000000"/>
          <w:sz w:val="28"/>
          <w:szCs w:val="28"/>
        </w:rPr>
        <w:t xml:space="preserve">. This can include the Lord’s associates as well, but it does not include the material world or the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therein (who disappear during the </w:t>
      </w:r>
      <w:r w:rsidRPr="00790008">
        <w:rPr>
          <w:rStyle w:val="BookTitle"/>
          <w:rFonts w:asciiTheme="minorHAnsi" w:hAnsiTheme="minorHAnsi" w:cstheme="minorHAnsi"/>
          <w:b w:val="0"/>
          <w:bCs w:val="0"/>
          <w:i/>
          <w:iCs/>
          <w:color w:val="000000"/>
          <w:sz w:val="28"/>
          <w:szCs w:val="28"/>
        </w:rPr>
        <w:t>mahā-pralaya</w:t>
      </w:r>
      <w:r w:rsidRPr="00790008">
        <w:rPr>
          <w:rStyle w:val="BookTitle"/>
          <w:rFonts w:asciiTheme="minorHAnsi" w:hAnsiTheme="minorHAnsi" w:cstheme="minorHAnsi"/>
          <w:b w:val="0"/>
          <w:bCs w:val="0"/>
          <w:color w:val="000000"/>
          <w:sz w:val="28"/>
          <w:szCs w:val="28"/>
        </w:rPr>
        <w:t>).”</w:t>
      </w:r>
    </w:p>
    <w:p w14:paraId="385015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(10.2.8) the Supreme Lord speaks the following words to Yogamāyā: “Within the womb of Devakī is My partial plenary expansion known as Saṅkarṣaṇa or Śeṣa. Without difficulty, transfer Him into the womb of Rohiṇī.”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this verse, Jīva Gosvāmī says: “</w:t>
      </w:r>
      <w:r w:rsidRPr="00790008">
        <w:rPr>
          <w:rStyle w:val="BookTitle"/>
          <w:rFonts w:asciiTheme="minorHAnsi" w:hAnsiTheme="minorHAnsi" w:cstheme="minorHAnsi"/>
          <w:b w:val="0"/>
          <w:bCs w:val="0"/>
          <w:i/>
          <w:iCs/>
          <w:color w:val="000000"/>
          <w:sz w:val="28"/>
          <w:szCs w:val="28"/>
        </w:rPr>
        <w:t>Śeṣa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that which remains</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part.</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Akhya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known.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He is known as Śeṣa because of being an expansion of Me. Saṅkarṣaṇa is My own form and the shelter of the spiritual abode, My transcendental forms, and various energies.”</w:t>
      </w:r>
    </w:p>
    <w:p w14:paraId="734526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angry Lord Baladeva was pulling the city of Hastināpura into the Yamunā with His plow, the Kauravas prayed to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(10.68.46) as follows: “O unlimited one of a thousand heads, as Your pastime You carry this earthly globe upon one of Your heads. At the time of annihilation You withdraw the entire universe within Your body and, remaining all alone, lie down to rest.”</w:t>
      </w:r>
    </w:p>
    <w:p w14:paraId="3EF37F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this </w:t>
      </w:r>
      <w:r w:rsidRPr="00790008">
        <w:rPr>
          <w:rStyle w:val="BookTitle"/>
          <w:rFonts w:asciiTheme="minorHAnsi" w:hAnsiTheme="minorHAnsi" w:cstheme="minorHAnsi"/>
          <w:b w:val="0"/>
          <w:bCs w:val="0"/>
          <w:i/>
          <w:iCs/>
          <w:color w:val="000000"/>
          <w:sz w:val="28"/>
          <w:szCs w:val="28"/>
        </w:rPr>
        <w:t xml:space="preserve">Bhāgavatam </w:t>
      </w:r>
      <w:r w:rsidRPr="00790008">
        <w:rPr>
          <w:rStyle w:val="BookTitle"/>
          <w:rFonts w:asciiTheme="minorHAnsi" w:hAnsiTheme="minorHAnsi" w:cstheme="minorHAnsi"/>
          <w:b w:val="0"/>
          <w:bCs w:val="0"/>
          <w:color w:val="000000"/>
          <w:sz w:val="28"/>
          <w:szCs w:val="28"/>
        </w:rPr>
        <w:t>verse, Sanātana Gosvāmī writes: “I am Śeṣa, the upholder of the earth, and though different from the Supreme Lord, why am I glorified as being nondifferent from Him? In answer to this, the next line says: even at the time of annihilation, Śeṣa does not fail to perform His duty of protection, because He withdraws the universe within Himself. He remains there (</w:t>
      </w:r>
      <w:r w:rsidRPr="00790008">
        <w:rPr>
          <w:rStyle w:val="BookTitle"/>
          <w:rFonts w:asciiTheme="minorHAnsi" w:hAnsiTheme="minorHAnsi" w:cstheme="minorHAnsi"/>
          <w:b w:val="0"/>
          <w:bCs w:val="0"/>
          <w:i/>
          <w:iCs/>
          <w:color w:val="000000"/>
          <w:sz w:val="28"/>
          <w:szCs w:val="28"/>
        </w:rPr>
        <w:t>paritaḥ śiṣyamāṇaḥ</w:t>
      </w:r>
      <w:r w:rsidRPr="00790008">
        <w:rPr>
          <w:rStyle w:val="BookTitle"/>
          <w:rFonts w:asciiTheme="minorHAnsi" w:hAnsiTheme="minorHAnsi" w:cstheme="minorHAnsi"/>
          <w:b w:val="0"/>
          <w:bCs w:val="0"/>
          <w:color w:val="000000"/>
          <w:sz w:val="28"/>
          <w:szCs w:val="28"/>
        </w:rPr>
        <w:t>) as the only evidence of the Lord, and therefore is called Śeṣa, the remainder.”</w:t>
      </w:r>
    </w:p>
    <w:p w14:paraId="1E5D38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descriptions of the characteristics of Rudra in the Nineteenth Chapter of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Śrīla Baladeva Vidyābhūṣaṇa writes: “The Śeṣa who holds a buffalo horn and bow, who is the bed of Lord Viṣṇu, and who is replete with the all-accommodating potency is the Supreme Lord. The Śeṣa who supports the earth is among the living entities who are empowered by the Supreme Lord.” In the description of Balarāma from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(87) it is stated: “The Saṅkarṣaṇa from the second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merges with the Śeṣa who supports the earth and appears as Lord Balarāma. The two forms of Śeṣa are He who supports the earth and He who is the bed of Lord Viṣṇu. The Śeṣa who holds the earth is also known as Saṅkarṣaṇa, because He is an empowered incarnation of Saṅkarṣaṇa. The Śeṣa who is the bed of Lord Nārāyaṇa considers Himself the friend and servant of Nārāyaṇa.”</w:t>
      </w:r>
    </w:p>
    <w:p w14:paraId="794AF50E" w14:textId="380EFC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w:t>
      </w:r>
    </w:p>
    <w:p w14:paraId="4BA808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44F5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aṁśa śrī garuḍa mahābalī</w:t>
      </w:r>
      <w:r w:rsidRPr="00790008">
        <w:rPr>
          <w:rStyle w:val="BookTitle"/>
          <w:rFonts w:asciiTheme="minorHAnsi" w:hAnsiTheme="minorHAnsi" w:cstheme="minorHAnsi"/>
          <w:b w:val="0"/>
          <w:bCs w:val="0"/>
          <w:color w:val="000000"/>
          <w:sz w:val="28"/>
          <w:szCs w:val="28"/>
        </w:rPr>
        <w:br/>
        <w:t>līlāya balaye kṛṣṇe hañā kutūhalī</w:t>
      </w:r>
    </w:p>
    <w:p w14:paraId="554EBE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powerful Śrī Garuḍa, the expansion of Anantadeva, enjoys his pastimes as Kṛṣṇa’s carrier.</w:t>
      </w:r>
    </w:p>
    <w:p w14:paraId="198C3B87" w14:textId="3217C7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powerful Śrīla Garuḍadeva, who is the expansion of Anantadeva, is simultaneously Lord Viṣṇu’s servant, friend, sitting place, flag, and carrier. As stated by Śrī Yamunācārya in </w:t>
      </w:r>
      <w:r w:rsidRPr="00790008">
        <w:rPr>
          <w:rStyle w:val="BookTitle"/>
          <w:rFonts w:asciiTheme="minorHAnsi" w:hAnsiTheme="minorHAnsi" w:cstheme="minorHAnsi"/>
          <w:b w:val="0"/>
          <w:bCs w:val="0"/>
          <w:i/>
          <w:iCs/>
          <w:color w:val="000000"/>
          <w:sz w:val="28"/>
          <w:szCs w:val="28"/>
        </w:rPr>
        <w:t>Stotra-ratna</w:t>
      </w:r>
      <w:r w:rsidRPr="00790008">
        <w:rPr>
          <w:rStyle w:val="BookTitle"/>
          <w:rFonts w:asciiTheme="minorHAnsi" w:hAnsiTheme="minorHAnsi" w:cstheme="minorHAnsi"/>
          <w:b w:val="0"/>
          <w:bCs w:val="0"/>
          <w:color w:val="000000"/>
          <w:sz w:val="28"/>
          <w:szCs w:val="28"/>
        </w:rPr>
        <w:t xml:space="preserve"> (38):</w:t>
      </w:r>
    </w:p>
    <w:p w14:paraId="33D457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dāsaḥ sakhā vāhanam āsanaṁ dhvajo</w:t>
      </w:r>
      <w:r w:rsidRPr="00790008">
        <w:rPr>
          <w:rStyle w:val="BookTitle"/>
          <w:rFonts w:asciiTheme="minorHAnsi" w:hAnsiTheme="minorHAnsi" w:cstheme="minorHAnsi"/>
          <w:b w:val="0"/>
          <w:bCs w:val="0"/>
          <w:color w:val="000000"/>
          <w:sz w:val="28"/>
          <w:szCs w:val="28"/>
        </w:rPr>
        <w:br/>
        <w:t>yas te vatānaṁ vyajanaṁ trayī-mayaḥ</w:t>
      </w:r>
      <w:r w:rsidRPr="00790008">
        <w:rPr>
          <w:rStyle w:val="BookTitle"/>
          <w:rFonts w:asciiTheme="minorHAnsi" w:hAnsiTheme="minorHAnsi" w:cstheme="minorHAnsi"/>
          <w:b w:val="0"/>
          <w:bCs w:val="0"/>
          <w:color w:val="000000"/>
          <w:sz w:val="28"/>
          <w:szCs w:val="28"/>
        </w:rPr>
        <w:br/>
        <w:t>upasthitaṁ tena puro garutmatā</w:t>
      </w:r>
      <w:r w:rsidRPr="00790008">
        <w:rPr>
          <w:rStyle w:val="BookTitle"/>
          <w:rFonts w:asciiTheme="minorHAnsi" w:hAnsiTheme="minorHAnsi" w:cstheme="minorHAnsi"/>
          <w:b w:val="0"/>
          <w:bCs w:val="0"/>
          <w:color w:val="000000"/>
          <w:sz w:val="28"/>
          <w:szCs w:val="28"/>
        </w:rPr>
        <w:br/>
        <w:t>tvad-aṅghri-sammarda-kiṇāṅka-śobhinā</w:t>
      </w:r>
    </w:p>
    <w:p w14:paraId="741A74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when will I satisfy You, who are present before me with Garuḍa, Your servant, friend, carrier, sitting place, flag, canopy,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and the personified </w:t>
      </w:r>
      <w:r w:rsidRPr="00790008">
        <w:rPr>
          <w:rStyle w:val="BookTitle"/>
          <w:rFonts w:asciiTheme="minorHAnsi" w:hAnsiTheme="minorHAnsi" w:cstheme="minorHAnsi"/>
          <w:b w:val="0"/>
          <w:bCs w:val="0"/>
          <w:i/>
          <w:iCs/>
          <w:color w:val="000000"/>
          <w:sz w:val="28"/>
          <w:szCs w:val="28"/>
        </w:rPr>
        <w:t>Ṛg</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Yajur Vedas</w:t>
      </w:r>
      <w:r w:rsidRPr="00790008">
        <w:rPr>
          <w:rStyle w:val="BookTitle"/>
          <w:rFonts w:asciiTheme="minorHAnsi" w:hAnsiTheme="minorHAnsi" w:cstheme="minorHAnsi"/>
          <w:b w:val="0"/>
          <w:bCs w:val="0"/>
          <w:color w:val="000000"/>
          <w:sz w:val="28"/>
          <w:szCs w:val="28"/>
        </w:rPr>
        <w:t>. He is decorated with symptoms of having massaged Your lotus feet.”</w:t>
      </w:r>
    </w:p>
    <w:p w14:paraId="35EA2E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 editions have </w:t>
      </w:r>
      <w:r w:rsidRPr="00790008">
        <w:rPr>
          <w:rStyle w:val="BookTitle"/>
          <w:rFonts w:asciiTheme="minorHAnsi" w:hAnsiTheme="minorHAnsi" w:cstheme="minorHAnsi"/>
          <w:b w:val="0"/>
          <w:bCs w:val="0"/>
          <w:i/>
          <w:iCs/>
          <w:color w:val="000000"/>
          <w:sz w:val="28"/>
          <w:szCs w:val="28"/>
        </w:rPr>
        <w:t>bulaye</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vahaye</w:t>
      </w:r>
      <w:r w:rsidRPr="00790008">
        <w:rPr>
          <w:rStyle w:val="BookTitle"/>
          <w:rFonts w:asciiTheme="minorHAnsi" w:hAnsiTheme="minorHAnsi" w:cstheme="minorHAnsi"/>
          <w:b w:val="0"/>
          <w:bCs w:val="0"/>
          <w:color w:val="000000"/>
          <w:sz w:val="28"/>
          <w:szCs w:val="28"/>
        </w:rPr>
        <w:t xml:space="preserve"> in place of </w:t>
      </w:r>
      <w:r w:rsidRPr="00790008">
        <w:rPr>
          <w:rStyle w:val="BookTitle"/>
          <w:rFonts w:asciiTheme="minorHAnsi" w:hAnsiTheme="minorHAnsi" w:cstheme="minorHAnsi"/>
          <w:b w:val="0"/>
          <w:bCs w:val="0"/>
          <w:i/>
          <w:iCs/>
          <w:color w:val="000000"/>
          <w:sz w:val="28"/>
          <w:szCs w:val="28"/>
        </w:rPr>
        <w:t>balaye</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Balaye</w:t>
      </w:r>
      <w:r w:rsidRPr="00790008">
        <w:rPr>
          <w:rStyle w:val="BookTitle"/>
          <w:rFonts w:asciiTheme="minorHAnsi" w:hAnsiTheme="minorHAnsi" w:cstheme="minorHAnsi"/>
          <w:b w:val="0"/>
          <w:bCs w:val="0"/>
          <w:color w:val="000000"/>
          <w:sz w:val="28"/>
          <w:szCs w:val="28"/>
        </w:rPr>
        <w:t xml:space="preserve"> means “surrounding” or “prosperity in service.” </w:t>
      </w:r>
      <w:r w:rsidRPr="00790008">
        <w:rPr>
          <w:rStyle w:val="BookTitle"/>
          <w:rFonts w:asciiTheme="minorHAnsi" w:hAnsiTheme="minorHAnsi" w:cstheme="minorHAnsi"/>
          <w:b w:val="0"/>
          <w:bCs w:val="0"/>
          <w:i/>
          <w:iCs/>
          <w:color w:val="000000"/>
          <w:sz w:val="28"/>
          <w:szCs w:val="28"/>
        </w:rPr>
        <w:t>Bulaye</w:t>
      </w:r>
      <w:r w:rsidRPr="00790008">
        <w:rPr>
          <w:rStyle w:val="BookTitle"/>
          <w:rFonts w:asciiTheme="minorHAnsi" w:hAnsiTheme="minorHAnsi" w:cstheme="minorHAnsi"/>
          <w:b w:val="0"/>
          <w:bCs w:val="0"/>
          <w:color w:val="000000"/>
          <w:sz w:val="28"/>
          <w:szCs w:val="28"/>
        </w:rPr>
        <w:t xml:space="preserve"> means “traveling,” and </w:t>
      </w:r>
      <w:r w:rsidRPr="00790008">
        <w:rPr>
          <w:rStyle w:val="BookTitle"/>
          <w:rFonts w:asciiTheme="minorHAnsi" w:hAnsiTheme="minorHAnsi" w:cstheme="minorHAnsi"/>
          <w:b w:val="0"/>
          <w:bCs w:val="0"/>
          <w:i/>
          <w:iCs/>
          <w:color w:val="000000"/>
          <w:sz w:val="28"/>
          <w:szCs w:val="28"/>
        </w:rPr>
        <w:t>vahaye</w:t>
      </w:r>
      <w:r w:rsidRPr="00790008">
        <w:rPr>
          <w:rStyle w:val="BookTitle"/>
          <w:rFonts w:asciiTheme="minorHAnsi" w:hAnsiTheme="minorHAnsi" w:cstheme="minorHAnsi"/>
          <w:b w:val="0"/>
          <w:bCs w:val="0"/>
          <w:color w:val="000000"/>
          <w:sz w:val="28"/>
          <w:szCs w:val="28"/>
        </w:rPr>
        <w:t xml:space="preserve"> means “carrying.”</w:t>
      </w:r>
    </w:p>
    <w:p w14:paraId="7412B5B4" w14:textId="5FEE42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w:t>
      </w:r>
    </w:p>
    <w:p w14:paraId="0CD1B9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22CD0E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brahmā, ki śiva, ki sanakādi ’kumāra’</w:t>
      </w:r>
      <w:r w:rsidRPr="00790008">
        <w:rPr>
          <w:rStyle w:val="BookTitle"/>
          <w:rFonts w:asciiTheme="minorHAnsi" w:hAnsiTheme="minorHAnsi" w:cstheme="minorHAnsi"/>
          <w:b w:val="0"/>
          <w:bCs w:val="0"/>
          <w:color w:val="000000"/>
          <w:sz w:val="28"/>
          <w:szCs w:val="28"/>
        </w:rPr>
        <w:br/>
        <w:t>vyāsa, śuka, nāradādi, ’bhakta’ nāma yāṅra</w:t>
      </w:r>
    </w:p>
    <w:p w14:paraId="1C7085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Lord Śiva, the four Kumāras (Sanaka, Sanātana, Sanandana and Sanāt-kumāra), Vyāsadeva, Śukadeva Gosvāmī, and Nārada are all pure devotees, eternal servants of the Lord.</w:t>
      </w:r>
    </w:p>
    <w:p w14:paraId="2D86A84E" w14:textId="48F28F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Please refer to the purport of verse 21.</w:t>
      </w:r>
    </w:p>
    <w:p w14:paraId="21F38584" w14:textId="6A5441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w:t>
      </w:r>
    </w:p>
    <w:p w14:paraId="1655CF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47B65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sabāra pūjita śrī-ananta-mahāśaya</w:t>
      </w:r>
      <w:r w:rsidRPr="00790008">
        <w:rPr>
          <w:rStyle w:val="BookTitle"/>
          <w:rFonts w:asciiTheme="minorHAnsi" w:hAnsiTheme="minorHAnsi" w:cstheme="minorHAnsi"/>
          <w:b w:val="0"/>
          <w:bCs w:val="0"/>
          <w:color w:val="000000"/>
          <w:sz w:val="28"/>
          <w:szCs w:val="28"/>
        </w:rPr>
        <w:br/>
        <w:t>sahasra-vadana prabhu—bhakti-rasa-maya</w:t>
      </w:r>
    </w:p>
    <w:p w14:paraId="254BE6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Śrī Ananta is worshiped by all the uncontaminated devotees mentioned above. He has thousands of hoods and is the reservoir of all devotional service.</w:t>
      </w:r>
    </w:p>
    <w:p w14:paraId="5E556E6D" w14:textId="23AFAB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 Śrī Śukadeva Gosvāmī says to Mahārāja Parīkṣit: “A plenary portion of Kṛṣṇa entered her womb as her seventh child, arousing her pleasure and lamentation. That plenary portion is celebrated by great sages as Ananta, who belongs to Kṛṣṇa’s second quadruple expansion.”</w:t>
      </w:r>
    </w:p>
    <w:p w14:paraId="0E7A36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Brahmā speaks to the demigods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(10.1.24) as follows: “The foremost manifestation of Kṛṣṇa is Saṅkarṣaṇa, who is known as Ananta. He is the origin of all incarnations within this material world. Previous to the appearance of Lord Kṛṣṇa, this original Saṅkarṣaṇa will appear as Baladeva, just to please the Supreme Lord Kṛṣṇa in His transcendental pastimes.”</w:t>
      </w:r>
    </w:p>
    <w:p w14:paraId="0181CE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Kṛṣṇa-sandarbha </w:t>
      </w:r>
      <w:r w:rsidRPr="00790008">
        <w:rPr>
          <w:rStyle w:val="BookTitle"/>
          <w:rFonts w:asciiTheme="minorHAnsi" w:hAnsiTheme="minorHAnsi" w:cstheme="minorHAnsi"/>
          <w:b w:val="0"/>
          <w:bCs w:val="0"/>
          <w:color w:val="000000"/>
          <w:sz w:val="28"/>
          <w:szCs w:val="28"/>
        </w:rPr>
        <w:t xml:space="preserve">(86) Śrīla Jīva Gosvāmī writes: “Vāsudeva refers to the son of Vasudeva. His first part, or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is Saṅkarṣaṇa, or Ananta. As Saṅkarṣaṇa, He is the original form. </w:t>
      </w:r>
      <w:r w:rsidRPr="00790008">
        <w:rPr>
          <w:rStyle w:val="BookTitle"/>
          <w:rFonts w:asciiTheme="minorHAnsi" w:hAnsiTheme="minorHAnsi" w:cstheme="minorHAnsi"/>
          <w:b w:val="0"/>
          <w:bCs w:val="0"/>
          <w:i/>
          <w:iCs/>
          <w:color w:val="000000"/>
          <w:sz w:val="28"/>
          <w:szCs w:val="28"/>
        </w:rPr>
        <w:t>Svarāṭ</w:t>
      </w:r>
      <w:r w:rsidRPr="00790008">
        <w:rPr>
          <w:rStyle w:val="BookTitle"/>
          <w:rFonts w:asciiTheme="minorHAnsi" w:hAnsiTheme="minorHAnsi" w:cstheme="minorHAnsi"/>
          <w:b w:val="0"/>
          <w:bCs w:val="0"/>
          <w:color w:val="000000"/>
          <w:sz w:val="28"/>
          <w:szCs w:val="28"/>
        </w:rPr>
        <w:t xml:space="preserve"> means He exists independently. The name Ananta indicates that He is not restricted by space and time. That Śeṣa has thousands of mouths.”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(10.65.28) Yamunā offers the following prayer to Lord Balarāma:</w:t>
      </w:r>
    </w:p>
    <w:p w14:paraId="6BD2B3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rāma mahā-bāho      na jāne tava vikramam</w:t>
      </w:r>
      <w:r w:rsidRPr="00790008">
        <w:rPr>
          <w:rStyle w:val="BookTitle"/>
          <w:rFonts w:asciiTheme="minorHAnsi" w:hAnsiTheme="minorHAnsi" w:cstheme="minorHAnsi"/>
          <w:b w:val="0"/>
          <w:bCs w:val="0"/>
          <w:color w:val="000000"/>
          <w:sz w:val="28"/>
          <w:szCs w:val="28"/>
        </w:rPr>
        <w:br/>
        <w:t>yasyaikāṁśena vidhṛtā      jagatī jagataḥ pate</w:t>
      </w:r>
    </w:p>
    <w:p w14:paraId="0D31F4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“Rāma, Rāma, O mighty-armed one! I know nothing of Your prowess. With a single portion of Yourself You hold up the earth, O Lord of the universe.” The word </w:t>
      </w:r>
      <w:r w:rsidRPr="00790008">
        <w:rPr>
          <w:rStyle w:val="BookTitle"/>
          <w:rFonts w:asciiTheme="minorHAnsi" w:hAnsiTheme="minorHAnsi" w:cstheme="minorHAnsi"/>
          <w:b w:val="0"/>
          <w:bCs w:val="0"/>
          <w:i/>
          <w:iCs/>
          <w:color w:val="000000"/>
          <w:sz w:val="28"/>
          <w:szCs w:val="28"/>
        </w:rPr>
        <w:t>ekāṁśena—</w:t>
      </w:r>
      <w:r w:rsidRPr="00790008">
        <w:rPr>
          <w:rStyle w:val="BookTitle"/>
          <w:rFonts w:asciiTheme="minorHAnsi" w:hAnsiTheme="minorHAnsi" w:cstheme="minorHAnsi"/>
          <w:b w:val="0"/>
          <w:bCs w:val="0"/>
          <w:color w:val="000000"/>
          <w:sz w:val="28"/>
          <w:szCs w:val="28"/>
        </w:rPr>
        <w:t xml:space="preserve">“with a single portion,” is explained in the commentary as refering to the Lord’s expansion as Śeṣa. Therefore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(10.2.8) says: “My partial plenary expansion is known as Saṅkarṣaṇa or Śeṣa.” In the commentary on this verse it is stated: “He who remains after dissolution is called Śeṣa. This statement indicates that Śeṣa is a permanent form, or </w:t>
      </w:r>
      <w:r w:rsidRPr="00790008">
        <w:rPr>
          <w:rStyle w:val="BookTitle"/>
          <w:rFonts w:asciiTheme="minorHAnsi" w:hAnsiTheme="minorHAnsi" w:cstheme="minorHAnsi"/>
          <w:b w:val="0"/>
          <w:bCs w:val="0"/>
          <w:i/>
          <w:iCs/>
          <w:color w:val="000000"/>
          <w:sz w:val="28"/>
          <w:szCs w:val="28"/>
        </w:rPr>
        <w:t>aṁśa</w:t>
      </w:r>
      <w:r w:rsidRPr="00790008">
        <w:rPr>
          <w:rStyle w:val="BookTitle"/>
          <w:rFonts w:asciiTheme="minorHAnsi" w:hAnsiTheme="minorHAnsi" w:cstheme="minorHAnsi"/>
          <w:b w:val="0"/>
          <w:bCs w:val="0"/>
          <w:color w:val="000000"/>
          <w:sz w:val="28"/>
          <w:szCs w:val="28"/>
        </w:rPr>
        <w:t>, of the Lord, or He who finds the glories of the Lord as endless.”</w:t>
      </w:r>
    </w:p>
    <w:p w14:paraId="507A44C6" w14:textId="398D1F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1.50</w:t>
      </w:r>
    </w:p>
    <w:p w14:paraId="7DAD37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FAE79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ādideva, mahā-yogī, ’īśvara’, ’vaiṣṇava’</w:t>
      </w:r>
      <w:r w:rsidRPr="00790008">
        <w:rPr>
          <w:rStyle w:val="BookTitle"/>
          <w:rFonts w:asciiTheme="minorHAnsi" w:hAnsiTheme="minorHAnsi" w:cstheme="minorHAnsi"/>
          <w:b w:val="0"/>
          <w:bCs w:val="0"/>
          <w:color w:val="000000"/>
          <w:sz w:val="28"/>
          <w:szCs w:val="28"/>
        </w:rPr>
        <w:br/>
        <w:t>mahimāra anta ihā nā jānaye saba</w:t>
      </w:r>
    </w:p>
    <w:p w14:paraId="4D40C8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Lord Ananta is the first incarnation of the Lord and the master of all mystic power. At the same time, He is a servant of God, a Vaiṣṇava. Since there is no </w:t>
      </w:r>
      <w:r w:rsidRPr="00790008">
        <w:rPr>
          <w:rStyle w:val="BookTitle"/>
          <w:rFonts w:asciiTheme="minorHAnsi" w:hAnsiTheme="minorHAnsi" w:cstheme="minorHAnsi"/>
          <w:b/>
          <w:bCs/>
          <w:color w:val="800000"/>
          <w:sz w:val="28"/>
          <w:szCs w:val="28"/>
        </w:rPr>
        <w:lastRenderedPageBreak/>
        <w:t>end to His glories, no one can understand Him fully.</w:t>
      </w:r>
    </w:p>
    <w:p w14:paraId="740A4230" w14:textId="6BDB0A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ādideva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as Lord Brahmā describes the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of Lord Kṛṣṇa to Nārada Muni in the following words: “Even [Ādideva] the first incarnation of the Lord, namely Śeṣa, has not been able to reach the limit of such knowledge, although He is describing the qualities of the Lord with ten hundred faces.”</w:t>
      </w:r>
    </w:p>
    <w:p w14:paraId="489A1F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(5.25.6) Śrī Śukadeva Gosvāmī tells Parīkṣit Mahārāja: “Lord Saṅkarṣaṇa is the ocean of unlimited spiritual qualities, and thus He is known as Anantadeva. He is [Ādideva] nondifferent from the Supreme Personality of Godhead. For the welfare of all living entities within this material world, He resides in His abode, restraining His anger and intolerance.”</w:t>
      </w:r>
    </w:p>
    <w:p w14:paraId="5BBA39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Saṅkarṣaṇa is Ādideva or </w:t>
      </w:r>
      <w:r w:rsidRPr="00790008">
        <w:rPr>
          <w:rStyle w:val="BookTitle"/>
          <w:rFonts w:asciiTheme="minorHAnsi" w:hAnsiTheme="minorHAnsi" w:cstheme="minorHAnsi"/>
          <w:b w:val="0"/>
          <w:bCs w:val="0"/>
          <w:i/>
          <w:iCs/>
          <w:color w:val="000000"/>
          <w:sz w:val="28"/>
          <w:szCs w:val="28"/>
        </w:rPr>
        <w:t>ādi-puruṣa</w:t>
      </w:r>
      <w:r w:rsidRPr="00790008">
        <w:rPr>
          <w:rStyle w:val="BookTitle"/>
          <w:rFonts w:asciiTheme="minorHAnsi" w:hAnsiTheme="minorHAnsi" w:cstheme="minorHAnsi"/>
          <w:b w:val="0"/>
          <w:bCs w:val="0"/>
          <w:color w:val="000000"/>
          <w:sz w:val="28"/>
          <w:szCs w:val="28"/>
        </w:rPr>
        <w:t xml:space="preserve">, the original Personality of Godhead. In this regard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(6.16.31 and 10.15.6).</w:t>
      </w:r>
    </w:p>
    <w:p w14:paraId="12320B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mahāyogi</w:t>
      </w:r>
      <w:r w:rsidRPr="00790008">
        <w:rPr>
          <w:rStyle w:val="BookTitle"/>
          <w:rFonts w:asciiTheme="minorHAnsi" w:hAnsiTheme="minorHAnsi" w:cstheme="minorHAnsi"/>
          <w:b w:val="0"/>
          <w:bCs w:val="0"/>
          <w:color w:val="000000"/>
          <w:sz w:val="28"/>
          <w:szCs w:val="28"/>
        </w:rPr>
        <w:t xml:space="preserve"> has two meanings: the first is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or “master of all mystic power.”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(10.78.31) after Baladeva killed the show-bottle devotee Romaharṣaṇa Sūta, the disciple of Vyāsa, the sages of Naimiṣāraṇya lamented and offered prayers to Baladeva as follows: “Of course, even the injunctions of revealed scripture cannot dictate to You, the Lord of all mystic power.”</w:t>
      </w:r>
    </w:p>
    <w:p w14:paraId="250298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meaning of </w:t>
      </w:r>
      <w:r w:rsidRPr="00790008">
        <w:rPr>
          <w:rStyle w:val="BookTitle"/>
          <w:rFonts w:asciiTheme="minorHAnsi" w:hAnsiTheme="minorHAnsi" w:cstheme="minorHAnsi"/>
          <w:b w:val="0"/>
          <w:bCs w:val="0"/>
          <w:i/>
          <w:iCs/>
          <w:color w:val="000000"/>
          <w:sz w:val="28"/>
          <w:szCs w:val="28"/>
        </w:rPr>
        <w:t>mahāyogi</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yoga-māyādhīśa</w:t>
      </w:r>
      <w:r w:rsidRPr="00790008">
        <w:rPr>
          <w:rStyle w:val="BookTitle"/>
          <w:rFonts w:asciiTheme="minorHAnsi" w:hAnsiTheme="minorHAnsi" w:cstheme="minorHAnsi"/>
          <w:b w:val="0"/>
          <w:bCs w:val="0"/>
          <w:color w:val="000000"/>
          <w:sz w:val="28"/>
          <w:szCs w:val="28"/>
        </w:rPr>
        <w:t xml:space="preserve">, or “controller of mystic power.”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(10.78.34) Lord Balarāma accepts the sages’ prayers and replies to them as follows: “O sages, just say the word, and by My mystic power I shall restore everything you promised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(11.30.26) it is stated: “Lord Balarāma then sat down on the shore of the ocean and </w:t>
      </w:r>
      <w:r w:rsidRPr="00790008">
        <w:rPr>
          <w:rStyle w:val="BookTitle"/>
          <w:rFonts w:asciiTheme="minorHAnsi" w:hAnsiTheme="minorHAnsi" w:cstheme="minorHAnsi"/>
          <w:b w:val="0"/>
          <w:bCs w:val="0"/>
          <w:i/>
          <w:iCs/>
          <w:color w:val="000000"/>
          <w:sz w:val="28"/>
          <w:szCs w:val="28"/>
        </w:rPr>
        <w:t>yogam āsthāya pauruṣam</w:t>
      </w:r>
      <w:r w:rsidRPr="00790008">
        <w:rPr>
          <w:rStyle w:val="BookTitle"/>
          <w:rFonts w:asciiTheme="minorHAnsi" w:hAnsiTheme="minorHAnsi" w:cstheme="minorHAnsi"/>
          <w:b w:val="0"/>
          <w:bCs w:val="0"/>
          <w:color w:val="000000"/>
          <w:sz w:val="28"/>
          <w:szCs w:val="28"/>
        </w:rPr>
        <w:t xml:space="preserve">, fixed Himself in meditation upon the Supreme Personality of Godhead.” In his commentary on this verse, Śrīdhara Svāmī writes: “The words </w:t>
      </w:r>
      <w:r w:rsidRPr="00790008">
        <w:rPr>
          <w:rStyle w:val="BookTitle"/>
          <w:rFonts w:asciiTheme="minorHAnsi" w:hAnsiTheme="minorHAnsi" w:cstheme="minorHAnsi"/>
          <w:b w:val="0"/>
          <w:bCs w:val="0"/>
          <w:i/>
          <w:iCs/>
          <w:color w:val="000000"/>
          <w:sz w:val="28"/>
          <w:szCs w:val="28"/>
        </w:rPr>
        <w:t>pauruṣam yogam</w:t>
      </w:r>
      <w:r w:rsidRPr="00790008">
        <w:rPr>
          <w:rStyle w:val="BookTitle"/>
          <w:rFonts w:asciiTheme="minorHAnsi" w:hAnsiTheme="minorHAnsi" w:cstheme="minorHAnsi"/>
          <w:b w:val="0"/>
          <w:bCs w:val="0"/>
          <w:color w:val="000000"/>
          <w:sz w:val="28"/>
          <w:szCs w:val="28"/>
        </w:rPr>
        <w:t xml:space="preserve"> indicate </w:t>
      </w:r>
      <w:r w:rsidRPr="00790008">
        <w:rPr>
          <w:rStyle w:val="BookTitle"/>
          <w:rFonts w:asciiTheme="minorHAnsi" w:hAnsiTheme="minorHAnsi" w:cstheme="minorHAnsi"/>
          <w:b w:val="0"/>
          <w:bCs w:val="0"/>
          <w:i/>
          <w:iCs/>
          <w:color w:val="000000"/>
          <w:sz w:val="28"/>
          <w:szCs w:val="28"/>
        </w:rPr>
        <w:t>parama-puruṣa-dhyāna</w:t>
      </w:r>
      <w:r w:rsidRPr="00790008">
        <w:rPr>
          <w:rStyle w:val="BookTitle"/>
          <w:rFonts w:asciiTheme="minorHAnsi" w:hAnsiTheme="minorHAnsi" w:cstheme="minorHAnsi"/>
          <w:b w:val="0"/>
          <w:bCs w:val="0"/>
          <w:color w:val="000000"/>
          <w:sz w:val="28"/>
          <w:szCs w:val="28"/>
        </w:rPr>
        <w:t>, or ’meditation on the Supreme Personality of Godhead.’”</w:t>
      </w:r>
    </w:p>
    <w:p w14:paraId="6FB219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īśvara</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(6.16.47) as King Citraketu prays to Lord Saṅkarṣaṇa in the following words: “My dear Lord, You are the creator, maintainer, and annihilator of this cosmic manifestation, but persons who are too materialistic and who always see separateness do not have eyes with which to see You. They cannot understand Your real position, and therefore they conclude that the cosmic manifestation is independent of Your opulence. My Lord, You are the supreme pure, and You are full in all six opulences. Therefore I offer my respectful obeisances unto You.”</w:t>
      </w:r>
    </w:p>
    <w:p w14:paraId="1E8C66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(10.15.35), while describing the killing of Dhenukāsura, Śrī Śukadeva Gosvāmī glorifies Balarāma by saying, “My dear Parīkṣit, that Lord Balarāma killed Dhenukāsura is not such a wonderful thing, considering that He is the unlimited Personality of Godhead, the controller of the entire universe. Indeed, the entire cosmos rests upon Him just as a woven cloth rests upon its own horizontal and vertical threads.”</w:t>
      </w:r>
    </w:p>
    <w:p w14:paraId="0B4A38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angry Lord Baladeva was pulling the city of Hastināpura into the Yamunā with His plow, the Kauravas prayed to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(10.68.45) as follows: “You alone cause the creation, maintenance, and annihilation of the cosmos, and of You there is no prior cause. Indeed, O Lord, authorities say that the worlds are mere playthings for You as You perform Your pastimes.”</w:t>
      </w:r>
    </w:p>
    <w:p w14:paraId="395DFD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vaiṣṇava </w:t>
      </w:r>
      <w:r w:rsidRPr="00790008">
        <w:rPr>
          <w:rStyle w:val="BookTitle"/>
          <w:rFonts w:asciiTheme="minorHAnsi" w:hAnsiTheme="minorHAnsi" w:cstheme="minorHAnsi"/>
          <w:b w:val="0"/>
          <w:bCs w:val="0"/>
          <w:color w:val="000000"/>
          <w:sz w:val="28"/>
          <w:szCs w:val="28"/>
        </w:rPr>
        <w:t xml:space="preserve">is used in reference to Anantadeva in the following statement of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w:t>
      </w:r>
    </w:p>
    <w:p w14:paraId="65CFD4D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saptamo vaiṣṇavaṁ dhāma      yam anantaṁ pracakṣate</w:t>
      </w:r>
      <w:r w:rsidRPr="00790008">
        <w:rPr>
          <w:rStyle w:val="BookTitle"/>
          <w:rFonts w:asciiTheme="minorHAnsi" w:hAnsiTheme="minorHAnsi" w:cstheme="minorHAnsi"/>
          <w:b w:val="0"/>
          <w:bCs w:val="0"/>
          <w:color w:val="000000"/>
          <w:sz w:val="28"/>
          <w:szCs w:val="28"/>
        </w:rPr>
        <w:br/>
        <w:t>garbho babhūva devakyā      harṣa-śoka-vivardhanaḥ</w:t>
      </w:r>
    </w:p>
    <w:p w14:paraId="712587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plenary portion of Kṛṣṇa [the Vaiṣṇava Ananta] entered her womb as her seventh child, arousing her pleasure and lamentation. That plenary portion is celebrated by great sages as Ananta.”</w:t>
      </w:r>
    </w:p>
    <w:p w14:paraId="47B953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everyone can understand that the glories of Anantadeva are unlimited.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5.25.6, 9, 12-13 (quoted as verses 56 and 57 of this chapter) and 6.16.23, 46-47).</w:t>
      </w:r>
    </w:p>
    <w:p w14:paraId="2BC29EF8" w14:textId="475CC7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w:t>
      </w:r>
    </w:p>
    <w:p w14:paraId="64595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B6E56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sevana śunilā, ebe śuna ṭhākurāla</w:t>
      </w:r>
      <w:r w:rsidRPr="00790008">
        <w:rPr>
          <w:rStyle w:val="BookTitle"/>
          <w:rFonts w:asciiTheme="minorHAnsi" w:hAnsiTheme="minorHAnsi" w:cstheme="minorHAnsi"/>
          <w:b w:val="0"/>
          <w:bCs w:val="0"/>
          <w:color w:val="000000"/>
          <w:sz w:val="28"/>
          <w:szCs w:val="28"/>
        </w:rPr>
        <w:br/>
        <w:t>ātma-tantre yena-mate vaisena pātāla</w:t>
      </w:r>
    </w:p>
    <w:p w14:paraId="337F41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already spoken to you of Anantadeva’s influential service to the Lord. Now hear how the self-sufficient Ananta exists in the lower planetary system of Pātāla.</w:t>
      </w:r>
    </w:p>
    <w:p w14:paraId="66B1EE91" w14:textId="495A97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ṭhākurāla</w:t>
      </w:r>
      <w:r w:rsidRPr="00790008">
        <w:rPr>
          <w:rStyle w:val="BookTitle"/>
          <w:rFonts w:asciiTheme="minorHAnsi" w:hAnsiTheme="minorHAnsi" w:cstheme="minorHAnsi"/>
          <w:b w:val="0"/>
          <w:bCs w:val="0"/>
          <w:color w:val="000000"/>
          <w:sz w:val="28"/>
          <w:szCs w:val="28"/>
        </w:rPr>
        <w:t xml:space="preserve"> means “influence” or “important or opulent pastimes.” The word </w:t>
      </w:r>
      <w:r w:rsidRPr="00790008">
        <w:rPr>
          <w:rStyle w:val="BookTitle"/>
          <w:rFonts w:asciiTheme="minorHAnsi" w:hAnsiTheme="minorHAnsi" w:cstheme="minorHAnsi"/>
          <w:b w:val="0"/>
          <w:bCs w:val="0"/>
          <w:i/>
          <w:iCs/>
          <w:color w:val="000000"/>
          <w:sz w:val="28"/>
          <w:szCs w:val="28"/>
        </w:rPr>
        <w:t>ātma-tantre</w:t>
      </w:r>
      <w:r w:rsidRPr="00790008">
        <w:rPr>
          <w:rStyle w:val="BookTitle"/>
          <w:rFonts w:asciiTheme="minorHAnsi" w:hAnsiTheme="minorHAnsi" w:cstheme="minorHAnsi"/>
          <w:b w:val="0"/>
          <w:bCs w:val="0"/>
          <w:color w:val="000000"/>
          <w:sz w:val="28"/>
          <w:szCs w:val="28"/>
        </w:rPr>
        <w:t xml:space="preserve"> means “self-supporting.” This is explained by Śrīdhara Svāmī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(5.26.13), which is quoted as verse 57 of this chapter. Lord Anantadeva is situated below Rasātala (below the earth) as “self-supporting on His own.”</w:t>
      </w:r>
    </w:p>
    <w:p w14:paraId="531A1C0C" w14:textId="30A091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w:t>
      </w:r>
    </w:p>
    <w:p w14:paraId="2BB2DD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52</w:t>
      </w:r>
    </w:p>
    <w:p w14:paraId="1E7556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śrī-nārada-gosāñi ’tumburu’ kari’ saṅge</w:t>
      </w:r>
      <w:r w:rsidRPr="00790008">
        <w:rPr>
          <w:rStyle w:val="BookTitle"/>
          <w:rFonts w:asciiTheme="minorHAnsi" w:hAnsiTheme="minorHAnsi" w:cstheme="minorHAnsi"/>
          <w:b w:val="0"/>
          <w:bCs w:val="0"/>
          <w:color w:val="000000"/>
          <w:sz w:val="28"/>
          <w:szCs w:val="28"/>
        </w:rPr>
        <w:br/>
        <w:t>se yaśa gāyena brahmā-sthāne śloka-vandhe</w:t>
      </w:r>
    </w:p>
    <w:p w14:paraId="4BCFEC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Bearing his stringed instrument, the tumburu, on his shoulders, the great sage Nārada Muni always glorifies Lord Ananta in Brahmā’s assembly. Nārada Muni has composed many transcendental verses in praise of the Lord.</w:t>
      </w:r>
    </w:p>
    <w:p w14:paraId="1974F348" w14:textId="340F58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tumburu</w:t>
      </w:r>
      <w:r w:rsidRPr="00790008">
        <w:rPr>
          <w:rStyle w:val="BookTitle"/>
          <w:rFonts w:asciiTheme="minorHAnsi" w:hAnsiTheme="minorHAnsi" w:cstheme="minorHAnsi"/>
          <w:b w:val="0"/>
          <w:bCs w:val="0"/>
          <w:color w:val="000000"/>
          <w:sz w:val="28"/>
          <w:szCs w:val="28"/>
        </w:rPr>
        <w:t xml:space="preserve"> refers to the famous instrument called </w:t>
      </w:r>
      <w:r w:rsidRPr="00790008">
        <w:rPr>
          <w:rStyle w:val="BookTitle"/>
          <w:rFonts w:asciiTheme="minorHAnsi" w:hAnsiTheme="minorHAnsi" w:cstheme="minorHAnsi"/>
          <w:b w:val="0"/>
          <w:bCs w:val="0"/>
          <w:i/>
          <w:iCs/>
          <w:color w:val="000000"/>
          <w:sz w:val="28"/>
          <w:szCs w:val="28"/>
        </w:rPr>
        <w:t>vīṇā</w:t>
      </w:r>
      <w:r w:rsidRPr="00790008">
        <w:rPr>
          <w:rStyle w:val="BookTitle"/>
          <w:rFonts w:asciiTheme="minorHAnsi" w:hAnsiTheme="minorHAnsi" w:cstheme="minorHAnsi"/>
          <w:b w:val="0"/>
          <w:bCs w:val="0"/>
          <w:color w:val="000000"/>
          <w:sz w:val="28"/>
          <w:szCs w:val="28"/>
        </w:rPr>
        <w:t xml:space="preserve">, which is always carried by Śrī Nārada Muni to glorify the qualities of Lord Hari. (Please refer to verse 74 of this chapter.) Another meaning of </w:t>
      </w:r>
      <w:r w:rsidRPr="00790008">
        <w:rPr>
          <w:rStyle w:val="BookTitle"/>
          <w:rFonts w:asciiTheme="minorHAnsi" w:hAnsiTheme="minorHAnsi" w:cstheme="minorHAnsi"/>
          <w:b w:val="0"/>
          <w:bCs w:val="0"/>
          <w:i/>
          <w:iCs/>
          <w:color w:val="000000"/>
          <w:sz w:val="28"/>
          <w:szCs w:val="28"/>
        </w:rPr>
        <w:t>tumburu</w:t>
      </w:r>
      <w:r w:rsidRPr="00790008">
        <w:rPr>
          <w:rStyle w:val="BookTitle"/>
          <w:rFonts w:asciiTheme="minorHAnsi" w:hAnsiTheme="minorHAnsi" w:cstheme="minorHAnsi"/>
          <w:b w:val="0"/>
          <w:bCs w:val="0"/>
          <w:color w:val="000000"/>
          <w:sz w:val="28"/>
          <w:szCs w:val="28"/>
        </w:rPr>
        <w:t xml:space="preserve"> is the celestial singer who is the leader of the Gandharvas. (Please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1.13.60)</w:t>
      </w:r>
    </w:p>
    <w:p w14:paraId="36A5D63E" w14:textId="579157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brahmā-sthāne</w:t>
      </w:r>
      <w:r w:rsidRPr="00790008">
        <w:rPr>
          <w:rStyle w:val="BookTitle"/>
          <w:rFonts w:asciiTheme="minorHAnsi" w:hAnsiTheme="minorHAnsi" w:cstheme="minorHAnsi"/>
          <w:b w:val="0"/>
          <w:bCs w:val="0"/>
          <w:color w:val="000000"/>
          <w:sz w:val="28"/>
          <w:szCs w:val="28"/>
        </w:rPr>
        <w:t xml:space="preserve"> refers to Brahmā’s assembly known as Mānasī, wherein Gandharvas such as Tumburu play their musical instruments. This is described in the </w:t>
      </w:r>
      <w:r w:rsidRPr="00790008">
        <w:rPr>
          <w:rStyle w:val="BookTitle"/>
          <w:rFonts w:asciiTheme="minorHAnsi" w:hAnsiTheme="minorHAnsi" w:cstheme="minorHAnsi"/>
          <w:b w:val="0"/>
          <w:bCs w:val="0"/>
          <w:i/>
          <w:iCs/>
          <w:color w:val="000000"/>
          <w:sz w:val="28"/>
          <w:szCs w:val="28"/>
        </w:rPr>
        <w:t xml:space="preserve">Śrī Nīlakaṇṭha </w:t>
      </w:r>
      <w:r w:rsidRPr="00790008">
        <w:rPr>
          <w:rStyle w:val="BookTitle"/>
          <w:rFonts w:asciiTheme="minorHAnsi" w:hAnsiTheme="minorHAnsi" w:cstheme="minorHAnsi"/>
          <w:b w:val="0"/>
          <w:bCs w:val="0"/>
          <w:color w:val="000000"/>
          <w:sz w:val="28"/>
          <w:szCs w:val="28"/>
        </w:rPr>
        <w:t xml:space="preserve">commentary on the </w:t>
      </w:r>
      <w:r w:rsidRPr="00790008">
        <w:rPr>
          <w:rStyle w:val="BookTitle"/>
          <w:rFonts w:asciiTheme="minorHAnsi" w:hAnsiTheme="minorHAnsi" w:cstheme="minorHAnsi"/>
          <w:b w:val="0"/>
          <w:bCs w:val="0"/>
          <w:i/>
          <w:iCs/>
          <w:color w:val="000000"/>
          <w:sz w:val="28"/>
          <w:szCs w:val="28"/>
        </w:rPr>
        <w:t>Mahābhāra</w:t>
      </w:r>
      <w:r w:rsidR="009C6254" w:rsidRPr="00790008">
        <w:rPr>
          <w:rStyle w:val="BookTitle"/>
          <w:rFonts w:asciiTheme="minorHAnsi" w:hAnsiTheme="minorHAnsi" w:cstheme="minorHAnsi"/>
          <w:b w:val="0"/>
          <w:bCs w:val="0"/>
          <w:i/>
          <w:iCs/>
          <w:color w:val="000000"/>
          <w:sz w:val="28"/>
          <w:szCs w:val="28"/>
        </w:rPr>
        <w:t>h</w:t>
      </w:r>
      <w:r w:rsidRPr="00790008">
        <w:rPr>
          <w:rStyle w:val="BookTitle"/>
          <w:rFonts w:asciiTheme="minorHAnsi" w:hAnsiTheme="minorHAnsi" w:cstheme="minorHAnsi"/>
          <w:b w:val="0"/>
          <w:bCs w:val="0"/>
          <w:i/>
          <w:iCs/>
          <w:color w:val="000000"/>
          <w:sz w:val="28"/>
          <w:szCs w:val="28"/>
        </w:rPr>
        <w:t>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Sabhā </w:t>
      </w:r>
      <w:r w:rsidRPr="00790008">
        <w:rPr>
          <w:rStyle w:val="BookTitle"/>
          <w:rFonts w:asciiTheme="minorHAnsi" w:hAnsiTheme="minorHAnsi" w:cstheme="minorHAnsi"/>
          <w:b w:val="0"/>
          <w:bCs w:val="0"/>
          <w:color w:val="000000"/>
          <w:sz w:val="28"/>
          <w:szCs w:val="28"/>
        </w:rPr>
        <w:t>11.28) wherein Nārada describes Brahmā’s assembly to Yudhiṣṭhira as follows: “A group of twenty Gandharvas and Apsarās come to Brahmā’s assembly. Apart from them, there are seven other principle Gandharvas present there, including Haṁsa, Hāhā, Hūhū, Viśvāvasu, Ruci, Vṛṣaṇa, and Tumburu.”</w:t>
      </w:r>
    </w:p>
    <w:p w14:paraId="1318CE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śloka-vandhe</w:t>
      </w:r>
      <w:r w:rsidRPr="00790008">
        <w:rPr>
          <w:rStyle w:val="BookTitle"/>
          <w:rFonts w:asciiTheme="minorHAnsi" w:hAnsiTheme="minorHAnsi" w:cstheme="minorHAnsi"/>
          <w:b w:val="0"/>
          <w:bCs w:val="0"/>
          <w:color w:val="000000"/>
          <w:sz w:val="28"/>
          <w:szCs w:val="28"/>
        </w:rPr>
        <w:t xml:space="preserve"> means “accumulating or composing verses.” This verse is a Bengali rendering of part of verse eight of the Twenty-fifth Chapter of the Fifth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states: </w:t>
      </w:r>
      <w:r w:rsidRPr="00790008">
        <w:rPr>
          <w:rStyle w:val="BookTitle"/>
          <w:rFonts w:asciiTheme="minorHAnsi" w:hAnsiTheme="minorHAnsi" w:cstheme="minorHAnsi"/>
          <w:b w:val="0"/>
          <w:bCs w:val="0"/>
          <w:i/>
          <w:iCs/>
          <w:color w:val="000000"/>
          <w:sz w:val="28"/>
          <w:szCs w:val="28"/>
        </w:rPr>
        <w:t>tasyānubhāvān bhagavān svāyambhuvo nāradaḥ saha tumburuṇā sabhāyāṁ brahmaṇaḥ saṁślokayām āsa.</w:t>
      </w:r>
      <w:r w:rsidRPr="00790008">
        <w:rPr>
          <w:rStyle w:val="BookTitle"/>
          <w:rFonts w:asciiTheme="minorHAnsi" w:hAnsiTheme="minorHAnsi" w:cstheme="minorHAnsi"/>
          <w:b w:val="0"/>
          <w:bCs w:val="0"/>
          <w:color w:val="000000"/>
          <w:sz w:val="28"/>
          <w:szCs w:val="28"/>
        </w:rPr>
        <w:t>—“Nārada Muni, the son of Lord Brahmā, always glorifies Anantadeva in his father’s assembly. There he sings blissful verses of his own composition, accompanied by his stringed instrument [or a celestial singer] known as Tumburu.”</w:t>
      </w:r>
    </w:p>
    <w:p w14:paraId="39A8BE60" w14:textId="672729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w:t>
      </w:r>
    </w:p>
    <w:p w14:paraId="199C42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195D50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utpatti-sthiti-laya-hetavo ’sya kalpāḥ</w:t>
      </w:r>
      <w:r w:rsidRPr="00790008">
        <w:rPr>
          <w:rStyle w:val="BookTitle"/>
          <w:rFonts w:asciiTheme="minorHAnsi" w:hAnsiTheme="minorHAnsi" w:cstheme="minorHAnsi"/>
          <w:b w:val="0"/>
          <w:bCs w:val="0"/>
          <w:color w:val="000000"/>
          <w:sz w:val="28"/>
          <w:szCs w:val="28"/>
        </w:rPr>
        <w:br/>
        <w:t>sattvādyāḥ prakṛti-guṇā yad-īkṣayāsan</w:t>
      </w:r>
      <w:r w:rsidRPr="00790008">
        <w:rPr>
          <w:rStyle w:val="BookTitle"/>
          <w:rFonts w:asciiTheme="minorHAnsi" w:hAnsiTheme="minorHAnsi" w:cstheme="minorHAnsi"/>
          <w:b w:val="0"/>
          <w:bCs w:val="0"/>
          <w:color w:val="000000"/>
          <w:sz w:val="28"/>
          <w:szCs w:val="28"/>
        </w:rPr>
        <w:br/>
        <w:t>yad-rūpaṁ dhruvam akṛtaṁ yad ekam ātman</w:t>
      </w:r>
      <w:r w:rsidRPr="00790008">
        <w:rPr>
          <w:rStyle w:val="BookTitle"/>
          <w:rFonts w:asciiTheme="minorHAnsi" w:hAnsiTheme="minorHAnsi" w:cstheme="minorHAnsi"/>
          <w:b w:val="0"/>
          <w:bCs w:val="0"/>
          <w:color w:val="000000"/>
          <w:sz w:val="28"/>
          <w:szCs w:val="28"/>
        </w:rPr>
        <w:br/>
        <w:t>nānādhāt katham u ha veda tasya vartma</w:t>
      </w:r>
    </w:p>
    <w:p w14:paraId="4EF976D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By His glance, the Supreme Personality of Godhead enables the modes of material nature to act as the causes of universal creation, maintenance, and destruction. The Supreme Soul is unlimited and beginningless, and although He is one, He has manifested Himself in many forms. How can human society </w:t>
      </w:r>
      <w:r w:rsidRPr="00790008">
        <w:rPr>
          <w:rStyle w:val="BookTitle"/>
          <w:rFonts w:asciiTheme="minorHAnsi" w:hAnsiTheme="minorHAnsi" w:cstheme="minorHAnsi"/>
          <w:b/>
          <w:bCs/>
          <w:color w:val="800000"/>
          <w:sz w:val="28"/>
          <w:szCs w:val="28"/>
        </w:rPr>
        <w:lastRenderedPageBreak/>
        <w:t>understand the ways of the Supreme?</w:t>
      </w:r>
    </w:p>
    <w:p w14:paraId="01CD10E0" w14:textId="02B0AD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and the following four verses taken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(5.25.9-13) Śukadeva Gosvāmī describes to Mahārāja Parīkṣit the glorification of Saṅkarṣaṇa’s qualities by Nārada Muni accompanied by his </w:t>
      </w:r>
      <w:r w:rsidRPr="00790008">
        <w:rPr>
          <w:rStyle w:val="BookTitle"/>
          <w:rFonts w:asciiTheme="minorHAnsi" w:hAnsiTheme="minorHAnsi" w:cstheme="minorHAnsi"/>
          <w:b w:val="0"/>
          <w:bCs w:val="0"/>
          <w:i/>
          <w:iCs/>
          <w:color w:val="000000"/>
          <w:sz w:val="28"/>
          <w:szCs w:val="28"/>
        </w:rPr>
        <w:t>vīṇā</w:t>
      </w:r>
      <w:r w:rsidRPr="00790008">
        <w:rPr>
          <w:rStyle w:val="BookTitle"/>
          <w:rFonts w:asciiTheme="minorHAnsi" w:hAnsiTheme="minorHAnsi" w:cstheme="minorHAnsi"/>
          <w:b w:val="0"/>
          <w:bCs w:val="0"/>
          <w:color w:val="000000"/>
          <w:sz w:val="28"/>
          <w:szCs w:val="28"/>
        </w:rPr>
        <w:t xml:space="preserve"> musical instrument or the Gandharva named Tumburu.</w:t>
      </w:r>
    </w:p>
    <w:p w14:paraId="330D1B5F" w14:textId="30CEA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w:t>
      </w:r>
    </w:p>
    <w:p w14:paraId="18DFD5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1AB9C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mūrtiṁ naḥ puru-kṛpayā babhāra sattvaṁ</w:t>
      </w:r>
      <w:r w:rsidRPr="00790008">
        <w:rPr>
          <w:rStyle w:val="BookTitle"/>
          <w:rFonts w:asciiTheme="minorHAnsi" w:hAnsiTheme="minorHAnsi" w:cstheme="minorHAnsi"/>
          <w:b w:val="0"/>
          <w:bCs w:val="0"/>
          <w:color w:val="000000"/>
          <w:sz w:val="28"/>
          <w:szCs w:val="28"/>
        </w:rPr>
        <w:br/>
        <w:t>saṁśuddhaṁ sad-asad idaṁ vibhāti tatra</w:t>
      </w:r>
      <w:r w:rsidRPr="00790008">
        <w:rPr>
          <w:rStyle w:val="BookTitle"/>
          <w:rFonts w:asciiTheme="minorHAnsi" w:hAnsiTheme="minorHAnsi" w:cstheme="minorHAnsi"/>
          <w:b w:val="0"/>
          <w:bCs w:val="0"/>
          <w:color w:val="000000"/>
          <w:sz w:val="28"/>
          <w:szCs w:val="28"/>
        </w:rPr>
        <w:br/>
        <w:t>yal-līlāṁ mṛga-patir ādade ’navadyām</w:t>
      </w:r>
      <w:r w:rsidRPr="00790008">
        <w:rPr>
          <w:rStyle w:val="BookTitle"/>
          <w:rFonts w:asciiTheme="minorHAnsi" w:hAnsiTheme="minorHAnsi" w:cstheme="minorHAnsi"/>
          <w:b w:val="0"/>
          <w:bCs w:val="0"/>
          <w:color w:val="000000"/>
          <w:sz w:val="28"/>
          <w:szCs w:val="28"/>
        </w:rPr>
        <w:br/>
        <w:t>ādātuṁ svajana-manāṁsy udāra-vīryaḥ</w:t>
      </w:r>
    </w:p>
    <w:p w14:paraId="738242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manifestation of subtle and gross matter exists within the Supreme Personality of Godhead. Out of causeless mercy toward His devotees, He exhibits various forms, which are all transcendental. The Supreme Lord is most liberal, and He possesses all mystic power. To conquer the minds of His devotees and give pleasure to their hearts, He appears in different incarnations and manifests many pastimes.</w:t>
      </w:r>
    </w:p>
    <w:p w14:paraId="1D3CC542" w14:textId="53515D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known as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Śrīla Jīva Gosvāmī says, “The word </w:t>
      </w:r>
      <w:r w:rsidRPr="00790008">
        <w:rPr>
          <w:rStyle w:val="BookTitle"/>
          <w:rFonts w:asciiTheme="minorHAnsi" w:hAnsiTheme="minorHAnsi" w:cstheme="minorHAnsi"/>
          <w:b w:val="0"/>
          <w:bCs w:val="0"/>
          <w:i/>
          <w:iCs/>
          <w:color w:val="000000"/>
          <w:sz w:val="28"/>
          <w:szCs w:val="28"/>
        </w:rPr>
        <w:t>mṛga-pati</w:t>
      </w:r>
      <w:r w:rsidRPr="00790008">
        <w:rPr>
          <w:rStyle w:val="BookTitle"/>
          <w:rFonts w:asciiTheme="minorHAnsi" w:hAnsiTheme="minorHAnsi" w:cstheme="minorHAnsi"/>
          <w:b w:val="0"/>
          <w:bCs w:val="0"/>
          <w:color w:val="000000"/>
          <w:sz w:val="28"/>
          <w:szCs w:val="28"/>
        </w:rPr>
        <w:t xml:space="preserve"> refers to Lord Varāhadeva, who performed the pastime of lifting the earth. From this statement the glories of Anantadeva are further enhanced.” Śrīdhara Svāmī explains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“Those who are approached for some purpose are called </w:t>
      </w:r>
      <w:r w:rsidRPr="00790008">
        <w:rPr>
          <w:rStyle w:val="BookTitle"/>
          <w:rFonts w:asciiTheme="minorHAnsi" w:hAnsiTheme="minorHAnsi" w:cstheme="minorHAnsi"/>
          <w:b w:val="0"/>
          <w:bCs w:val="0"/>
          <w:i/>
          <w:iCs/>
          <w:color w:val="000000"/>
          <w:sz w:val="28"/>
          <w:szCs w:val="28"/>
        </w:rPr>
        <w:t>mṛga</w:t>
      </w:r>
      <w:r w:rsidRPr="00790008">
        <w:rPr>
          <w:rStyle w:val="BookTitle"/>
          <w:rFonts w:asciiTheme="minorHAnsi" w:hAnsiTheme="minorHAnsi" w:cstheme="minorHAnsi"/>
          <w:b w:val="0"/>
          <w:bCs w:val="0"/>
          <w:color w:val="000000"/>
          <w:sz w:val="28"/>
          <w:szCs w:val="28"/>
        </w:rPr>
        <w:t xml:space="preserve">, or wish-fulfilling demigods. Their </w:t>
      </w:r>
      <w:r w:rsidRPr="00790008">
        <w:rPr>
          <w:rStyle w:val="BookTitle"/>
          <w:rFonts w:asciiTheme="minorHAnsi" w:hAnsiTheme="minorHAnsi" w:cstheme="minorHAnsi"/>
          <w:b w:val="0"/>
          <w:bCs w:val="0"/>
          <w:i/>
          <w:iCs/>
          <w:color w:val="000000"/>
          <w:sz w:val="28"/>
          <w:szCs w:val="28"/>
        </w:rPr>
        <w:t>pati</w:t>
      </w:r>
      <w:r w:rsidRPr="00790008">
        <w:rPr>
          <w:rStyle w:val="BookTitle"/>
          <w:rFonts w:asciiTheme="minorHAnsi" w:hAnsiTheme="minorHAnsi" w:cstheme="minorHAnsi"/>
          <w:b w:val="0"/>
          <w:bCs w:val="0"/>
          <w:color w:val="000000"/>
          <w:sz w:val="28"/>
          <w:szCs w:val="28"/>
        </w:rPr>
        <w:t xml:space="preserve"> is their master, or He who is the master of the demigods.”</w:t>
      </w:r>
    </w:p>
    <w:p w14:paraId="3F6829E0" w14:textId="61C18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w:t>
      </w:r>
    </w:p>
    <w:p w14:paraId="1A1B59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C4CBC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yan-nāma śrutam anukīrtayed akasmād</w:t>
      </w:r>
      <w:r w:rsidRPr="00790008">
        <w:rPr>
          <w:rStyle w:val="BookTitle"/>
          <w:rFonts w:asciiTheme="minorHAnsi" w:hAnsiTheme="minorHAnsi" w:cstheme="minorHAnsi"/>
          <w:b w:val="0"/>
          <w:bCs w:val="0"/>
          <w:color w:val="000000"/>
          <w:sz w:val="28"/>
          <w:szCs w:val="28"/>
        </w:rPr>
        <w:br/>
        <w:t>ārto vā yadi patitaḥ pralambhanād vā</w:t>
      </w:r>
      <w:r w:rsidRPr="00790008">
        <w:rPr>
          <w:rStyle w:val="BookTitle"/>
          <w:rFonts w:asciiTheme="minorHAnsi" w:hAnsiTheme="minorHAnsi" w:cstheme="minorHAnsi"/>
          <w:b w:val="0"/>
          <w:bCs w:val="0"/>
          <w:color w:val="000000"/>
          <w:sz w:val="28"/>
          <w:szCs w:val="28"/>
        </w:rPr>
        <w:br/>
        <w:t>hanty aṁhaḥ sapadi nṛṇām aśeṣam anyaṁ</w:t>
      </w:r>
      <w:r w:rsidRPr="00790008">
        <w:rPr>
          <w:rStyle w:val="BookTitle"/>
          <w:rFonts w:asciiTheme="minorHAnsi" w:hAnsiTheme="minorHAnsi" w:cstheme="minorHAnsi"/>
          <w:b w:val="0"/>
          <w:bCs w:val="0"/>
          <w:color w:val="000000"/>
          <w:sz w:val="28"/>
          <w:szCs w:val="28"/>
        </w:rPr>
        <w:br/>
        <w:t>kaṁ śeṣād bhagavata āśrayen mumukṣuḥ</w:t>
      </w:r>
    </w:p>
    <w:p w14:paraId="7313FD69" w14:textId="1FA0F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he be distressed or degraded, any person who chants the holy name of the Lord, having heard it from a bona fide spiritual master, is immediately purified. Even if he chants the Lord’s name jokingly or by chance, he and anyone who hears him are freed from all sins. Therefore how can anyone seeking disentanglement from the material clutches avoid chanting the name of Lord Śeṣa? Of whom else should one take shelter?</w:t>
      </w:r>
    </w:p>
    <w:p w14:paraId="60ED8FC4" w14:textId="4013C7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w:t>
      </w:r>
    </w:p>
    <w:p w14:paraId="14B13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56</w:t>
      </w:r>
    </w:p>
    <w:p w14:paraId="65F50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mūrdhany arpitam aṇuvat sahasra-mūrdhno</w:t>
      </w:r>
      <w:r w:rsidRPr="00790008">
        <w:rPr>
          <w:rStyle w:val="BookTitle"/>
          <w:rFonts w:asciiTheme="minorHAnsi" w:hAnsiTheme="minorHAnsi" w:cstheme="minorHAnsi"/>
          <w:b w:val="0"/>
          <w:bCs w:val="0"/>
          <w:color w:val="000000"/>
          <w:sz w:val="28"/>
          <w:szCs w:val="28"/>
        </w:rPr>
        <w:br/>
        <w:t>bhū-golaṁ sagiri-sarit-samudra-sattvam</w:t>
      </w:r>
      <w:r w:rsidRPr="00790008">
        <w:rPr>
          <w:rStyle w:val="BookTitle"/>
          <w:rFonts w:asciiTheme="minorHAnsi" w:hAnsiTheme="minorHAnsi" w:cstheme="minorHAnsi"/>
          <w:b w:val="0"/>
          <w:bCs w:val="0"/>
          <w:color w:val="000000"/>
          <w:sz w:val="28"/>
          <w:szCs w:val="28"/>
        </w:rPr>
        <w:br/>
        <w:t>ānantyād animita-vikramasya bhūmnaḥ</w:t>
      </w:r>
      <w:r w:rsidRPr="00790008">
        <w:rPr>
          <w:rStyle w:val="BookTitle"/>
          <w:rFonts w:asciiTheme="minorHAnsi" w:hAnsiTheme="minorHAnsi" w:cstheme="minorHAnsi"/>
          <w:b w:val="0"/>
          <w:bCs w:val="0"/>
          <w:color w:val="000000"/>
          <w:sz w:val="28"/>
          <w:szCs w:val="28"/>
        </w:rPr>
        <w:br/>
        <w:t>ko vīryāṇy adhi gaṇayet sahasra-jihvaḥ</w:t>
      </w:r>
    </w:p>
    <w:p w14:paraId="6988A0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is unlimited, no one can estimate His power. This entire universe, filled with its many great mountains, rivers, oceans, trees, and living entities, is resting just like an atom on one of His many thousands of hoods. Is there anyone, even with thousands of tongues, who can describe His glories?</w:t>
      </w:r>
    </w:p>
    <w:p w14:paraId="4BF1FE40" w14:textId="6734A41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Śrī Jīva Gosvāmī Prabhu says that because the form of the Supreme Lord is immeasurable, the universe naturally appears small in comparison with Him.</w:t>
      </w:r>
    </w:p>
    <w:p w14:paraId="1DB3BB36" w14:textId="1134DB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w:t>
      </w:r>
    </w:p>
    <w:p w14:paraId="1321D7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74A8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evam-prabhāvo bhagavān ananto</w:t>
      </w:r>
      <w:r w:rsidRPr="00790008">
        <w:rPr>
          <w:rStyle w:val="BookTitle"/>
          <w:rFonts w:asciiTheme="minorHAnsi" w:hAnsiTheme="minorHAnsi" w:cstheme="minorHAnsi"/>
          <w:b w:val="0"/>
          <w:bCs w:val="0"/>
          <w:color w:val="000000"/>
          <w:sz w:val="28"/>
          <w:szCs w:val="28"/>
        </w:rPr>
        <w:br/>
        <w:t>duranta-vīryoru-guṇānubhāvaḥ</w:t>
      </w:r>
      <w:r w:rsidRPr="00790008">
        <w:rPr>
          <w:rStyle w:val="BookTitle"/>
          <w:rFonts w:asciiTheme="minorHAnsi" w:hAnsiTheme="minorHAnsi" w:cstheme="minorHAnsi"/>
          <w:b w:val="0"/>
          <w:bCs w:val="0"/>
          <w:color w:val="000000"/>
          <w:sz w:val="28"/>
          <w:szCs w:val="28"/>
        </w:rPr>
        <w:br/>
        <w:t>mūle rasāyāḥ sthita ātma-tantro</w:t>
      </w:r>
      <w:r w:rsidRPr="00790008">
        <w:rPr>
          <w:rStyle w:val="BookTitle"/>
          <w:rFonts w:asciiTheme="minorHAnsi" w:hAnsiTheme="minorHAnsi" w:cstheme="minorHAnsi"/>
          <w:b w:val="0"/>
          <w:bCs w:val="0"/>
          <w:color w:val="000000"/>
          <w:sz w:val="28"/>
          <w:szCs w:val="28"/>
        </w:rPr>
        <w:br/>
        <w:t>yo līlayā kṣmāṁ sthitaye bibharti</w:t>
      </w:r>
    </w:p>
    <w:p w14:paraId="73ACB5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end to the great and glorious qualities of that powerful Lord Anantadeva. Indeed, His prowess is unlimited. Though self-sufficient, He Himself is the support of everything. He resides beneath the lower planetary systems and easily sustains the entire universe.</w:t>
      </w:r>
    </w:p>
    <w:p w14:paraId="7B8AF8FD" w14:textId="398663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Śrīdhara Svāmī, the word </w:t>
      </w:r>
      <w:r w:rsidRPr="00790008">
        <w:rPr>
          <w:rStyle w:val="BookTitle"/>
          <w:rFonts w:asciiTheme="minorHAnsi" w:hAnsiTheme="minorHAnsi" w:cstheme="minorHAnsi"/>
          <w:b w:val="0"/>
          <w:bCs w:val="0"/>
          <w:i/>
          <w:iCs/>
          <w:color w:val="000000"/>
          <w:sz w:val="28"/>
          <w:szCs w:val="28"/>
        </w:rPr>
        <w:t>ātma-tantra</w:t>
      </w:r>
      <w:r w:rsidRPr="00790008">
        <w:rPr>
          <w:rStyle w:val="BookTitle"/>
          <w:rFonts w:asciiTheme="minorHAnsi" w:hAnsiTheme="minorHAnsi" w:cstheme="minorHAnsi"/>
          <w:b w:val="0"/>
          <w:bCs w:val="0"/>
          <w:color w:val="000000"/>
          <w:sz w:val="28"/>
          <w:szCs w:val="28"/>
        </w:rPr>
        <w:t xml:space="preserve"> in this verse means “self-sufficient.”</w:t>
      </w:r>
    </w:p>
    <w:p w14:paraId="1D7EEA5D" w14:textId="58DFCF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w:t>
      </w:r>
    </w:p>
    <w:p w14:paraId="28F1AD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90513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sṛṣṭi, sthiti, pralaya, sattvādi yata guṇa</w:t>
      </w:r>
      <w:r w:rsidRPr="00790008">
        <w:rPr>
          <w:rStyle w:val="BookTitle"/>
          <w:rFonts w:asciiTheme="minorHAnsi" w:hAnsiTheme="minorHAnsi" w:cstheme="minorHAnsi"/>
          <w:b w:val="0"/>
          <w:bCs w:val="0"/>
          <w:color w:val="000000"/>
          <w:sz w:val="28"/>
          <w:szCs w:val="28"/>
        </w:rPr>
        <w:br/>
        <w:t>yāṅra dṛṣṭi-pāte haya, yāya punaḥ punaḥ</w:t>
      </w:r>
    </w:p>
    <w:p w14:paraId="4026E1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due to the glance of Lord Ananta, the three material modes of nature interact and produce creation, maintenance, and annihilation. These modes of nature appear again and again.</w:t>
      </w:r>
    </w:p>
    <w:p w14:paraId="1C1D61EE" w14:textId="43B635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Bengali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(5.25.9), which is quoted as verse 53 of this chapter. The word </w:t>
      </w:r>
      <w:r w:rsidRPr="00790008">
        <w:rPr>
          <w:rStyle w:val="BookTitle"/>
          <w:rFonts w:asciiTheme="minorHAnsi" w:hAnsiTheme="minorHAnsi" w:cstheme="minorHAnsi"/>
          <w:b w:val="0"/>
          <w:bCs w:val="0"/>
          <w:i/>
          <w:iCs/>
          <w:color w:val="000000"/>
          <w:sz w:val="28"/>
          <w:szCs w:val="28"/>
        </w:rPr>
        <w:t>dṛṣṭi-pāte</w:t>
      </w:r>
      <w:r w:rsidRPr="00790008">
        <w:rPr>
          <w:rStyle w:val="BookTitle"/>
          <w:rFonts w:asciiTheme="minorHAnsi" w:hAnsiTheme="minorHAnsi" w:cstheme="minorHAnsi"/>
          <w:b w:val="0"/>
          <w:bCs w:val="0"/>
          <w:color w:val="000000"/>
          <w:sz w:val="28"/>
          <w:szCs w:val="28"/>
        </w:rPr>
        <w:t xml:space="preserve"> means “by His glance.” The words </w:t>
      </w:r>
      <w:r w:rsidRPr="00790008">
        <w:rPr>
          <w:rStyle w:val="BookTitle"/>
          <w:rFonts w:asciiTheme="minorHAnsi" w:hAnsiTheme="minorHAnsi" w:cstheme="minorHAnsi"/>
          <w:b w:val="0"/>
          <w:bCs w:val="0"/>
          <w:i/>
          <w:iCs/>
          <w:color w:val="000000"/>
          <w:sz w:val="28"/>
          <w:szCs w:val="28"/>
        </w:rPr>
        <w:t>haya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yāya</w:t>
      </w:r>
      <w:r w:rsidRPr="00790008">
        <w:rPr>
          <w:rStyle w:val="BookTitle"/>
          <w:rFonts w:asciiTheme="minorHAnsi" w:hAnsiTheme="minorHAnsi" w:cstheme="minorHAnsi"/>
          <w:b w:val="0"/>
          <w:bCs w:val="0"/>
          <w:color w:val="000000"/>
          <w:sz w:val="28"/>
          <w:szCs w:val="28"/>
        </w:rPr>
        <w:t xml:space="preserve"> indicate that by His glance the ability for creation, maintenance, and annihilation are made possible. In the </w:t>
      </w:r>
      <w:r w:rsidRPr="00790008">
        <w:rPr>
          <w:rStyle w:val="BookTitle"/>
          <w:rFonts w:asciiTheme="minorHAnsi" w:hAnsiTheme="minorHAnsi" w:cstheme="minorHAnsi"/>
          <w:b w:val="0"/>
          <w:bCs w:val="0"/>
          <w:i/>
          <w:iCs/>
          <w:color w:val="000000"/>
          <w:sz w:val="28"/>
          <w:szCs w:val="28"/>
        </w:rPr>
        <w:t>Caitanya-</w:t>
      </w:r>
      <w:r w:rsidRPr="00790008">
        <w:rPr>
          <w:rStyle w:val="BookTitle"/>
          <w:rFonts w:asciiTheme="minorHAnsi" w:hAnsiTheme="minorHAnsi" w:cstheme="minorHAnsi"/>
          <w:b w:val="0"/>
          <w:bCs w:val="0"/>
          <w:i/>
          <w:iCs/>
          <w:color w:val="000000"/>
          <w:sz w:val="28"/>
          <w:szCs w:val="28"/>
        </w:rPr>
        <w:lastRenderedPageBreak/>
        <w:t>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5.46) it is stated: “Saṅkarṣaṇa is the original shelter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from whom this world is created and in whom it is dissolved.”</w:t>
      </w:r>
    </w:p>
    <w:p w14:paraId="2E42AC79" w14:textId="29BC97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w:t>
      </w:r>
    </w:p>
    <w:p w14:paraId="4EDF5C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686B48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advitīya-rūpa, satya anādi mahattva</w:t>
      </w:r>
      <w:r w:rsidRPr="00790008">
        <w:rPr>
          <w:rStyle w:val="BookTitle"/>
          <w:rFonts w:asciiTheme="minorHAnsi" w:hAnsiTheme="minorHAnsi" w:cstheme="minorHAnsi"/>
          <w:b w:val="0"/>
          <w:bCs w:val="0"/>
          <w:color w:val="000000"/>
          <w:sz w:val="28"/>
          <w:szCs w:val="28"/>
        </w:rPr>
        <w:br/>
        <w:t>tathāpi ’ananta’ haya, ke bujhe se tattva?</w:t>
      </w:r>
    </w:p>
    <w:p w14:paraId="5A6219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glorified as one without a second and as the supreme truth who has no beginning. Therefore He is called Anantadeva [unlimited]. Who can understand His ways?</w:t>
      </w:r>
    </w:p>
    <w:p w14:paraId="0DDECDD4" w14:textId="2E9663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advitīya</w:t>
      </w:r>
      <w:r w:rsidRPr="00790008">
        <w:rPr>
          <w:rStyle w:val="BookTitle"/>
          <w:rFonts w:asciiTheme="minorHAnsi" w:hAnsiTheme="minorHAnsi" w:cstheme="minorHAnsi"/>
          <w:b w:val="0"/>
          <w:bCs w:val="0"/>
          <w:color w:val="000000"/>
          <w:sz w:val="28"/>
          <w:szCs w:val="28"/>
        </w:rPr>
        <w:t xml:space="preserve"> means “without a second or devoid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“fearless,” or “absolute knowledge.” The word </w:t>
      </w:r>
      <w:r w:rsidRPr="00790008">
        <w:rPr>
          <w:rStyle w:val="BookTitle"/>
          <w:rFonts w:asciiTheme="minorHAnsi" w:hAnsiTheme="minorHAnsi" w:cstheme="minorHAnsi"/>
          <w:b w:val="0"/>
          <w:bCs w:val="0"/>
          <w:i/>
          <w:iCs/>
          <w:color w:val="000000"/>
          <w:sz w:val="28"/>
          <w:szCs w:val="28"/>
        </w:rPr>
        <w:t>satya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dhruva</w:t>
      </w:r>
      <w:r w:rsidRPr="00790008">
        <w:rPr>
          <w:rStyle w:val="BookTitle"/>
          <w:rFonts w:asciiTheme="minorHAnsi" w:hAnsiTheme="minorHAnsi" w:cstheme="minorHAnsi"/>
          <w:b w:val="0"/>
          <w:bCs w:val="0"/>
          <w:color w:val="000000"/>
          <w:sz w:val="28"/>
          <w:szCs w:val="28"/>
        </w:rPr>
        <w:t xml:space="preserve">, “the unchanging or supreme truth.” The word </w:t>
      </w:r>
      <w:r w:rsidRPr="00790008">
        <w:rPr>
          <w:rStyle w:val="BookTitle"/>
          <w:rFonts w:asciiTheme="minorHAnsi" w:hAnsiTheme="minorHAnsi" w:cstheme="minorHAnsi"/>
          <w:b w:val="0"/>
          <w:bCs w:val="0"/>
          <w:i/>
          <w:iCs/>
          <w:color w:val="000000"/>
          <w:sz w:val="28"/>
          <w:szCs w:val="28"/>
        </w:rPr>
        <w:t>anādi</w:t>
      </w:r>
      <w:r w:rsidRPr="00790008">
        <w:rPr>
          <w:rStyle w:val="BookTitle"/>
          <w:rFonts w:asciiTheme="minorHAnsi" w:hAnsiTheme="minorHAnsi" w:cstheme="minorHAnsi"/>
          <w:b w:val="0"/>
          <w:bCs w:val="0"/>
          <w:color w:val="000000"/>
          <w:sz w:val="28"/>
          <w:szCs w:val="28"/>
        </w:rPr>
        <w:t xml:space="preserve"> means “the original or beginningless” or “unborn.” The word </w:t>
      </w:r>
      <w:r w:rsidRPr="00790008">
        <w:rPr>
          <w:rStyle w:val="BookTitle"/>
          <w:rFonts w:asciiTheme="minorHAnsi" w:hAnsiTheme="minorHAnsi" w:cstheme="minorHAnsi"/>
          <w:b w:val="0"/>
          <w:bCs w:val="0"/>
          <w:i/>
          <w:iCs/>
          <w:color w:val="000000"/>
          <w:sz w:val="28"/>
          <w:szCs w:val="28"/>
        </w:rPr>
        <w:t>tattva</w:t>
      </w:r>
      <w:r w:rsidRPr="00790008">
        <w:rPr>
          <w:rStyle w:val="BookTitle"/>
          <w:rFonts w:asciiTheme="minorHAnsi" w:hAnsiTheme="minorHAnsi" w:cstheme="minorHAnsi"/>
          <w:b w:val="0"/>
          <w:bCs w:val="0"/>
          <w:color w:val="000000"/>
          <w:sz w:val="28"/>
          <w:szCs w:val="28"/>
        </w:rPr>
        <w:t xml:space="preserve"> in this verse means </w:t>
      </w:r>
      <w:r w:rsidRPr="00790008">
        <w:rPr>
          <w:rStyle w:val="BookTitle"/>
          <w:rFonts w:asciiTheme="minorHAnsi" w:hAnsiTheme="minorHAnsi" w:cstheme="minorHAnsi"/>
          <w:b w:val="0"/>
          <w:bCs w:val="0"/>
          <w:i/>
          <w:iCs/>
          <w:color w:val="000000"/>
          <w:sz w:val="28"/>
          <w:szCs w:val="28"/>
        </w:rPr>
        <w:t>vartma</w:t>
      </w:r>
      <w:r w:rsidRPr="00790008">
        <w:rPr>
          <w:rStyle w:val="BookTitle"/>
          <w:rFonts w:asciiTheme="minorHAnsi" w:hAnsiTheme="minorHAnsi" w:cstheme="minorHAnsi"/>
          <w:b w:val="0"/>
          <w:bCs w:val="0"/>
          <w:color w:val="000000"/>
          <w:sz w:val="28"/>
          <w:szCs w:val="28"/>
        </w:rPr>
        <w:t>, or “path.”</w:t>
      </w:r>
    </w:p>
    <w:p w14:paraId="378B031A" w14:textId="6B8113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1.60</w:t>
      </w:r>
    </w:p>
    <w:p w14:paraId="6B02C2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5DA159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śuddha-sattva-mūrti prabhu dharena karuṇāya</w:t>
      </w:r>
      <w:r w:rsidRPr="00790008">
        <w:rPr>
          <w:rStyle w:val="BookTitle"/>
          <w:rFonts w:asciiTheme="minorHAnsi" w:hAnsiTheme="minorHAnsi" w:cstheme="minorHAnsi"/>
          <w:b w:val="0"/>
          <w:bCs w:val="0"/>
          <w:color w:val="000000"/>
          <w:sz w:val="28"/>
          <w:szCs w:val="28"/>
        </w:rPr>
        <w:br/>
        <w:t>ye-vigrahe sabāra prakāśa sulīlāya</w:t>
      </w:r>
    </w:p>
    <w:p w14:paraId="54EC1C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His form is completely spiritual, and He manifests it only by His mercy. </w:t>
      </w:r>
      <w:commentRangeStart w:id="15"/>
      <w:r w:rsidRPr="00790008">
        <w:rPr>
          <w:rStyle w:val="BookTitle"/>
          <w:rFonts w:asciiTheme="minorHAnsi" w:hAnsiTheme="minorHAnsi" w:cstheme="minorHAnsi"/>
          <w:b/>
          <w:bCs/>
          <w:color w:val="800000"/>
          <w:sz w:val="28"/>
          <w:szCs w:val="28"/>
        </w:rPr>
        <w:t>All the activities in this material world are conducted within His form.</w:t>
      </w:r>
      <w:commentRangeEnd w:id="15"/>
      <w:r w:rsidR="00142DFB" w:rsidRPr="00790008">
        <w:rPr>
          <w:rStyle w:val="CommentReference"/>
          <w:b w:val="0"/>
          <w:bCs w:val="0"/>
          <w:color w:val="auto"/>
        </w:rPr>
        <w:commentReference w:id="15"/>
      </w:r>
    </w:p>
    <w:p w14:paraId="57232197" w14:textId="0083A2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Bengali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(5.25.10), which appears in this chapter as verse 54. The word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in this verse refers to Śrī Baladeva, who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which is one of the three internal potencies. All the ingredients of the spiritual world emanate from Baladeva. In other words,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or pure goodness, which is beyond the three modes of material nature, emanates from Him. In other words, He is the cause of spiritual existence. All of Viṣṇu’s various forms are His plenary portions or portions of His plenary portions, and They are all forms of pure goodness.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(4.3.23) Lord Śiva speaks to Satī as follows: “I am always engaged in offering obeisances to Lord Vāsudeva in pure Kṛṣṇa consciousness. Kṛṣṇa consciousness is always pure consciousness, in which the Supreme Personality of Godhead, known as Vāsudeva, is revealed without any covering.” In their commentaries on this verse: (1) Śrīla Jīva Gosvāmī says, “The word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a complete absence of material influence because of being sheltered by the Lord’s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(2) Śrīla Viśvanātha Cakravartī Ṭhākura says, “The word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that it is spiritual, being </w:t>
      </w:r>
      <w:r w:rsidRPr="00790008">
        <w:rPr>
          <w:rStyle w:val="BookTitle"/>
          <w:rFonts w:asciiTheme="minorHAnsi" w:hAnsiTheme="minorHAnsi" w:cstheme="minorHAnsi"/>
          <w:b w:val="0"/>
          <w:bCs w:val="0"/>
          <w:color w:val="000000"/>
          <w:sz w:val="28"/>
          <w:szCs w:val="28"/>
        </w:rPr>
        <w:lastRenderedPageBreak/>
        <w:t xml:space="preserve">composed of the </w:t>
      </w:r>
      <w:r w:rsidRPr="00790008">
        <w:rPr>
          <w:rStyle w:val="BookTitle"/>
          <w:rFonts w:asciiTheme="minorHAnsi" w:hAnsiTheme="minorHAnsi" w:cstheme="minorHAnsi"/>
          <w:b w:val="0"/>
          <w:bCs w:val="0"/>
          <w:i/>
          <w:iCs/>
          <w:color w:val="000000"/>
          <w:sz w:val="28"/>
          <w:szCs w:val="28"/>
        </w:rPr>
        <w:t>cit-śakti</w:t>
      </w:r>
      <w:r w:rsidRPr="00790008">
        <w:rPr>
          <w:rStyle w:val="BookTitle"/>
          <w:rFonts w:asciiTheme="minorHAnsi" w:hAnsiTheme="minorHAnsi" w:cstheme="minorHAnsi"/>
          <w:b w:val="0"/>
          <w:bCs w:val="0"/>
          <w:color w:val="000000"/>
          <w:sz w:val="28"/>
          <w:szCs w:val="28"/>
        </w:rPr>
        <w:t>;” and (3) Śrīla Śrīdhara Svāmī says,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refers to the consciousness, or the level of pure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In his commentary on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(1.2.24) he says: “</w:t>
      </w:r>
      <w:r w:rsidRPr="00790008">
        <w:rPr>
          <w:rStyle w:val="BookTitle"/>
          <w:rFonts w:asciiTheme="minorHAnsi" w:hAnsiTheme="minorHAnsi" w:cstheme="minorHAnsi"/>
          <w:b w:val="0"/>
          <w:bCs w:val="0"/>
          <w:i/>
          <w:iCs/>
          <w:color w:val="000000"/>
          <w:sz w:val="28"/>
          <w:szCs w:val="28"/>
        </w:rPr>
        <w:t xml:space="preserve">Sattva </w:t>
      </w:r>
      <w:r w:rsidRPr="00790008">
        <w:rPr>
          <w:rStyle w:val="BookTitle"/>
          <w:rFonts w:asciiTheme="minorHAnsi" w:hAnsiTheme="minorHAnsi" w:cstheme="minorHAnsi"/>
          <w:b w:val="0"/>
          <w:bCs w:val="0"/>
          <w:color w:val="000000"/>
          <w:sz w:val="28"/>
          <w:szCs w:val="28"/>
        </w:rPr>
        <w:t xml:space="preserve">refers to direct perception of Brahman.” And in his commentary on the words </w:t>
      </w:r>
      <w:r w:rsidRPr="00790008">
        <w:rPr>
          <w:rStyle w:val="BookTitle"/>
          <w:rFonts w:asciiTheme="minorHAnsi" w:hAnsiTheme="minorHAnsi" w:cstheme="minorHAnsi"/>
          <w:b w:val="0"/>
          <w:bCs w:val="0"/>
          <w:i/>
          <w:iCs/>
          <w:color w:val="000000"/>
          <w:sz w:val="28"/>
          <w:szCs w:val="28"/>
        </w:rPr>
        <w:t>viśuddhaṁ sattvam ūrjitam</w:t>
      </w:r>
      <w:r w:rsidRPr="00790008">
        <w:rPr>
          <w:rStyle w:val="BookTitle"/>
          <w:rFonts w:asciiTheme="minorHAnsi" w:hAnsiTheme="minorHAnsi" w:cstheme="minorHAnsi"/>
          <w:b w:val="0"/>
          <w:bCs w:val="0"/>
          <w:color w:val="000000"/>
          <w:sz w:val="28"/>
          <w:szCs w:val="28"/>
        </w:rPr>
        <w:t xml:space="preserve">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(1.3.3), he says: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’untouched by the </w:t>
      </w:r>
      <w:r w:rsidRPr="00790008">
        <w:rPr>
          <w:rStyle w:val="BookTitle"/>
          <w:rFonts w:asciiTheme="minorHAnsi" w:hAnsiTheme="minorHAnsi" w:cstheme="minorHAnsi"/>
          <w:b w:val="0"/>
          <w:bCs w:val="0"/>
          <w:i/>
          <w:iCs/>
          <w:color w:val="000000"/>
          <w:sz w:val="28"/>
          <w:szCs w:val="28"/>
        </w:rPr>
        <w:t>guṇas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ūrjitam </w:t>
      </w:r>
      <w:r w:rsidRPr="00790008">
        <w:rPr>
          <w:rStyle w:val="BookTitle"/>
          <w:rFonts w:asciiTheme="minorHAnsi" w:hAnsiTheme="minorHAnsi" w:cstheme="minorHAnsi"/>
          <w:b w:val="0"/>
          <w:bCs w:val="0"/>
          <w:color w:val="000000"/>
          <w:sz w:val="28"/>
          <w:szCs w:val="28"/>
        </w:rPr>
        <w:t>means ’unsurpassed.</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 xml:space="preserve">Śrī Bhāgavata-tātparya, </w:t>
      </w:r>
      <w:r w:rsidRPr="00790008">
        <w:rPr>
          <w:rStyle w:val="BookTitle"/>
          <w:rFonts w:asciiTheme="minorHAnsi" w:hAnsiTheme="minorHAnsi" w:cstheme="minorHAnsi"/>
          <w:b w:val="0"/>
          <w:bCs w:val="0"/>
          <w:color w:val="000000"/>
          <w:sz w:val="28"/>
          <w:szCs w:val="28"/>
        </w:rPr>
        <w:t>Śrī Madhvācārya says: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refers to the possession of saintly qualities, knowledge, strength, and attractive form.” In the </w:t>
      </w:r>
      <w:r w:rsidRPr="00790008">
        <w:rPr>
          <w:rStyle w:val="BookTitle"/>
          <w:rFonts w:asciiTheme="minorHAnsi" w:hAnsiTheme="minorHAnsi" w:cstheme="minorHAnsi"/>
          <w:b w:val="0"/>
          <w:bCs w:val="0"/>
          <w:i/>
          <w:iCs/>
          <w:color w:val="000000"/>
          <w:sz w:val="28"/>
          <w:szCs w:val="28"/>
        </w:rPr>
        <w:t>Matsya Purāṇa</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 xml:space="preserve">Sattva </w:t>
      </w:r>
      <w:r w:rsidRPr="00790008">
        <w:rPr>
          <w:rStyle w:val="BookTitle"/>
          <w:rFonts w:asciiTheme="minorHAnsi" w:hAnsiTheme="minorHAnsi" w:cstheme="minorHAnsi"/>
          <w:b w:val="0"/>
          <w:bCs w:val="0"/>
          <w:color w:val="000000"/>
          <w:sz w:val="28"/>
          <w:szCs w:val="28"/>
        </w:rPr>
        <w:t xml:space="preserve">refers to the totality of all strength and knowledge.” Another name for the state of pure goodness is </w:t>
      </w:r>
      <w:r w:rsidRPr="00790008">
        <w:rPr>
          <w:rStyle w:val="BookTitle"/>
          <w:rFonts w:asciiTheme="minorHAnsi" w:hAnsiTheme="minorHAnsi" w:cstheme="minorHAnsi"/>
          <w:b w:val="0"/>
          <w:bCs w:val="0"/>
          <w:i/>
          <w:iCs/>
          <w:color w:val="000000"/>
          <w:sz w:val="28"/>
          <w:szCs w:val="28"/>
        </w:rPr>
        <w:t>vasudeva</w:t>
      </w:r>
      <w:r w:rsidRPr="00790008">
        <w:rPr>
          <w:rStyle w:val="BookTitle"/>
          <w:rFonts w:asciiTheme="minorHAnsi" w:hAnsiTheme="minorHAnsi" w:cstheme="minorHAnsi"/>
          <w:b w:val="0"/>
          <w:bCs w:val="0"/>
          <w:color w:val="000000"/>
          <w:sz w:val="28"/>
          <w:szCs w:val="28"/>
        </w:rPr>
        <w:t>. One who appears in that state is called Vāsudeva.</w:t>
      </w:r>
    </w:p>
    <w:p w14:paraId="79CC6F7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4.64-65): “The essential portion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potency is</w:t>
      </w:r>
      <w:r w:rsidRPr="00790008">
        <w:rPr>
          <w:rStyle w:val="BookTitle"/>
          <w:rFonts w:asciiTheme="minorHAnsi" w:hAnsiTheme="minorHAnsi" w:cstheme="minorHAnsi"/>
          <w:b w:val="0"/>
          <w:bCs w:val="0"/>
          <w:i/>
          <w:iCs/>
          <w:color w:val="000000"/>
          <w:sz w:val="28"/>
          <w:szCs w:val="28"/>
        </w:rPr>
        <w:t xml:space="preserve"> śuddha-sattva</w:t>
      </w:r>
      <w:r w:rsidRPr="00790008">
        <w:rPr>
          <w:rStyle w:val="BookTitle"/>
          <w:rFonts w:asciiTheme="minorHAnsi" w:hAnsiTheme="minorHAnsi" w:cstheme="minorHAnsi"/>
          <w:b w:val="0"/>
          <w:bCs w:val="0"/>
          <w:color w:val="000000"/>
          <w:sz w:val="28"/>
          <w:szCs w:val="28"/>
        </w:rPr>
        <w:t xml:space="preserve">. Lord Kṛṣṇa’s existence rests upon it. Kṛṣṇa’s mother, father, abode, house, bedding, seats, and so on are all transformations of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Again,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5.43-44, 48) it is said: “One variety of the pastimes of the spiritual energy is described as pure goodness [</w:t>
      </w:r>
      <w:r w:rsidRPr="00790008">
        <w:rPr>
          <w:rStyle w:val="BookTitle"/>
          <w:rFonts w:asciiTheme="minorHAnsi" w:hAnsiTheme="minorHAnsi" w:cstheme="minorHAnsi"/>
          <w:b w:val="0"/>
          <w:bCs w:val="0"/>
          <w:i/>
          <w:iCs/>
          <w:color w:val="000000"/>
          <w:sz w:val="28"/>
          <w:szCs w:val="28"/>
        </w:rPr>
        <w:t>viśuddha-sattva</w:t>
      </w:r>
      <w:r w:rsidRPr="00790008">
        <w:rPr>
          <w:rStyle w:val="BookTitle"/>
          <w:rFonts w:asciiTheme="minorHAnsi" w:hAnsiTheme="minorHAnsi" w:cstheme="minorHAnsi"/>
          <w:b w:val="0"/>
          <w:bCs w:val="0"/>
          <w:color w:val="000000"/>
          <w:sz w:val="28"/>
          <w:szCs w:val="28"/>
        </w:rPr>
        <w:t>]. It comprises all the abodes of Vaikuṇṭha. The six attributes are all spiritual. Know for certain that they are all manifestations of the opulence of Saṅkarṣaṇa. That Saṅkarṣaṇa, who is transcendental pure goodness, is a partial expansion of Nityānanda Balarāma.”</w:t>
      </w:r>
    </w:p>
    <w:p w14:paraId="32DC87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mūrti</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vigraha</w:t>
      </w:r>
      <w:r w:rsidRPr="00790008">
        <w:rPr>
          <w:rStyle w:val="BookTitle"/>
          <w:rFonts w:asciiTheme="minorHAnsi" w:hAnsiTheme="minorHAnsi" w:cstheme="minorHAnsi"/>
          <w:b w:val="0"/>
          <w:bCs w:val="0"/>
          <w:color w:val="000000"/>
          <w:sz w:val="28"/>
          <w:szCs w:val="28"/>
        </w:rPr>
        <w:t xml:space="preserve"> are synonymous—both mean form. All the forms of Lord Viṣṇu are naturally eternal, full of knowledge and bliss, and purely spiritual; His name, form, qualities, associates, and pastimes are all transcendental. He is factually not impersonal or devoid of spiritual variegatedness. A conditioned soul who is averse to the Lord cannot comprehend the Lord with his imagination born of mental speculation, which is a product of material qualities and faults. The Lord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or beyond material conception, and the living entities are also transcendental and superior to material nature.</w:t>
      </w:r>
    </w:p>
    <w:p w14:paraId="514971A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sabāra</w:t>
      </w:r>
      <w:r w:rsidRPr="00790008">
        <w:rPr>
          <w:rStyle w:val="BookTitle"/>
          <w:rFonts w:asciiTheme="minorHAnsi" w:hAnsiTheme="minorHAnsi" w:cstheme="minorHAnsi"/>
          <w:b w:val="0"/>
          <w:bCs w:val="0"/>
          <w:color w:val="000000"/>
          <w:sz w:val="28"/>
          <w:szCs w:val="28"/>
        </w:rPr>
        <w:t xml:space="preserve"> in this verse means “of the material and spiritual worlds,” in other words, “of this material world, which is a mixture of cause and effect, and of the spiritual worlds, including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w:t>
      </w:r>
    </w:p>
    <w:p w14:paraId="099A2B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sulīlāya</w:t>
      </w:r>
      <w:r w:rsidRPr="00790008">
        <w:rPr>
          <w:rStyle w:val="BookTitle"/>
          <w:rFonts w:asciiTheme="minorHAnsi" w:hAnsiTheme="minorHAnsi" w:cstheme="minorHAnsi"/>
          <w:b w:val="0"/>
          <w:bCs w:val="0"/>
          <w:color w:val="000000"/>
          <w:sz w:val="28"/>
          <w:szCs w:val="28"/>
        </w:rPr>
        <w:t xml:space="preserve"> means “natural” or “by the influence of wonderful pastimes.”</w:t>
      </w:r>
    </w:p>
    <w:p w14:paraId="7A8E1A6D" w14:textId="527A4B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w:t>
      </w:r>
    </w:p>
    <w:p w14:paraId="3898BD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7B648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taraṅga śikhi’ siṁha mahāvalī</w:t>
      </w:r>
      <w:r w:rsidRPr="00790008">
        <w:rPr>
          <w:rStyle w:val="BookTitle"/>
          <w:rFonts w:asciiTheme="minorHAnsi" w:hAnsiTheme="minorHAnsi" w:cstheme="minorHAnsi"/>
          <w:b w:val="0"/>
          <w:bCs w:val="0"/>
          <w:color w:val="000000"/>
          <w:sz w:val="28"/>
          <w:szCs w:val="28"/>
        </w:rPr>
        <w:br/>
        <w:t>nija-jana-mano rañje hañā kutūhalī</w:t>
      </w:r>
    </w:p>
    <w:p w14:paraId="35F298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is very powerful and always prepared to please His personal associates and </w:t>
      </w:r>
      <w:r w:rsidRPr="00790008">
        <w:rPr>
          <w:rStyle w:val="BookTitle"/>
          <w:rFonts w:asciiTheme="minorHAnsi" w:hAnsiTheme="minorHAnsi" w:cstheme="minorHAnsi"/>
          <w:b/>
          <w:bCs/>
          <w:color w:val="800000"/>
          <w:sz w:val="28"/>
          <w:szCs w:val="28"/>
        </w:rPr>
        <w:lastRenderedPageBreak/>
        <w:t>devotees with waves of pastimes.</w:t>
      </w:r>
    </w:p>
    <w:p w14:paraId="5EBE1A2B" w14:textId="0115A1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taraṅga</w:t>
      </w:r>
      <w:r w:rsidRPr="00790008">
        <w:rPr>
          <w:rStyle w:val="BookTitle"/>
          <w:rFonts w:asciiTheme="minorHAnsi" w:hAnsiTheme="minorHAnsi" w:cstheme="minorHAnsi"/>
          <w:b w:val="0"/>
          <w:bCs w:val="0"/>
          <w:color w:val="000000"/>
          <w:sz w:val="28"/>
          <w:szCs w:val="28"/>
        </w:rPr>
        <w:t xml:space="preserve"> in this verse refers to the waves of the Lord’s unlimited ocean of pastimes. The word </w:t>
      </w:r>
      <w:r w:rsidRPr="00790008">
        <w:rPr>
          <w:rStyle w:val="BookTitle"/>
          <w:rFonts w:asciiTheme="minorHAnsi" w:hAnsiTheme="minorHAnsi" w:cstheme="minorHAnsi"/>
          <w:b w:val="0"/>
          <w:bCs w:val="0"/>
          <w:i/>
          <w:iCs/>
          <w:color w:val="000000"/>
          <w:sz w:val="28"/>
          <w:szCs w:val="28"/>
        </w:rPr>
        <w:t>śikhi</w:t>
      </w:r>
      <w:r w:rsidRPr="00790008">
        <w:rPr>
          <w:rStyle w:val="BookTitle"/>
          <w:rFonts w:asciiTheme="minorHAnsi" w:hAnsiTheme="minorHAnsi" w:cstheme="minorHAnsi"/>
          <w:b w:val="0"/>
          <w:bCs w:val="0"/>
          <w:color w:val="000000"/>
          <w:sz w:val="28"/>
          <w:szCs w:val="28"/>
        </w:rPr>
        <w:t xml:space="preserve"> means “having learned,” and the word </w:t>
      </w:r>
      <w:r w:rsidRPr="00790008">
        <w:rPr>
          <w:rStyle w:val="BookTitle"/>
          <w:rFonts w:asciiTheme="minorHAnsi" w:hAnsiTheme="minorHAnsi" w:cstheme="minorHAnsi"/>
          <w:b w:val="0"/>
          <w:bCs w:val="0"/>
          <w:i/>
          <w:iCs/>
          <w:color w:val="000000"/>
          <w:sz w:val="28"/>
          <w:szCs w:val="28"/>
        </w:rPr>
        <w:t>siṁha</w:t>
      </w:r>
      <w:r w:rsidRPr="00790008">
        <w:rPr>
          <w:rStyle w:val="BookTitle"/>
          <w:rFonts w:asciiTheme="minorHAnsi" w:hAnsiTheme="minorHAnsi" w:cstheme="minorHAnsi"/>
          <w:b w:val="0"/>
          <w:bCs w:val="0"/>
          <w:color w:val="000000"/>
          <w:sz w:val="28"/>
          <w:szCs w:val="28"/>
        </w:rPr>
        <w:t xml:space="preserve"> means “the lion,” “Śrī Nṛsiṁhadeva,” or, according to Śrīla Jīva Gosvāmī, “Śrī Varāhadeva.” The word </w:t>
      </w:r>
      <w:r w:rsidRPr="00790008">
        <w:rPr>
          <w:rStyle w:val="BookTitle"/>
          <w:rFonts w:asciiTheme="minorHAnsi" w:hAnsiTheme="minorHAnsi" w:cstheme="minorHAnsi"/>
          <w:b w:val="0"/>
          <w:bCs w:val="0"/>
          <w:i/>
          <w:iCs/>
          <w:color w:val="000000"/>
          <w:sz w:val="28"/>
          <w:szCs w:val="28"/>
        </w:rPr>
        <w:t>mahāvalī</w:t>
      </w:r>
      <w:r w:rsidRPr="00790008">
        <w:rPr>
          <w:rStyle w:val="BookTitle"/>
          <w:rFonts w:asciiTheme="minorHAnsi" w:hAnsiTheme="minorHAnsi" w:cstheme="minorHAnsi"/>
          <w:b w:val="0"/>
          <w:bCs w:val="0"/>
          <w:color w:val="000000"/>
          <w:sz w:val="28"/>
          <w:szCs w:val="28"/>
        </w:rPr>
        <w:t xml:space="preserve"> means “powerfully magnanimous.” The word </w:t>
      </w:r>
      <w:r w:rsidRPr="00790008">
        <w:rPr>
          <w:rStyle w:val="BookTitle"/>
          <w:rFonts w:asciiTheme="minorHAnsi" w:hAnsiTheme="minorHAnsi" w:cstheme="minorHAnsi"/>
          <w:b w:val="0"/>
          <w:bCs w:val="0"/>
          <w:i/>
          <w:iCs/>
          <w:color w:val="000000"/>
          <w:sz w:val="28"/>
          <w:szCs w:val="28"/>
        </w:rPr>
        <w:t>nija-jana</w:t>
      </w:r>
      <w:r w:rsidRPr="00790008">
        <w:rPr>
          <w:rStyle w:val="BookTitle"/>
          <w:rFonts w:asciiTheme="minorHAnsi" w:hAnsiTheme="minorHAnsi" w:cstheme="minorHAnsi"/>
          <w:b w:val="0"/>
          <w:bCs w:val="0"/>
          <w:color w:val="000000"/>
          <w:sz w:val="28"/>
          <w:szCs w:val="28"/>
        </w:rPr>
        <w:t xml:space="preserve"> means “other beasts” for the lion, “the devotee Prahlāda” for Nṛsiṁhadeva, and “the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headed by Brahmā” or “the earth” for Varāhadeva.</w:t>
      </w:r>
    </w:p>
    <w:p w14:paraId="3DFEC52E" w14:textId="29EB60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1.62-63</w:t>
      </w:r>
    </w:p>
    <w:p w14:paraId="71DF3C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62-63</w:t>
      </w:r>
    </w:p>
    <w:p w14:paraId="1C1607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ananta-nāmera śravaṇa-saṅkīrtane</w:t>
      </w:r>
      <w:r w:rsidRPr="00790008">
        <w:rPr>
          <w:rStyle w:val="BookTitle"/>
          <w:rFonts w:asciiTheme="minorHAnsi" w:hAnsiTheme="minorHAnsi" w:cstheme="minorHAnsi"/>
          <w:b w:val="0"/>
          <w:bCs w:val="0"/>
          <w:color w:val="000000"/>
          <w:sz w:val="28"/>
          <w:szCs w:val="28"/>
        </w:rPr>
        <w:br/>
        <w:t>ye-te mate kene nāhi bole ye-te jane</w:t>
      </w:r>
    </w:p>
    <w:p w14:paraId="6ECB04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aśeṣa-janmera bandha chiṇḍe sei-kṣaṇe</w:t>
      </w:r>
      <w:r w:rsidRPr="00790008">
        <w:rPr>
          <w:rStyle w:val="BookTitle"/>
          <w:rFonts w:asciiTheme="minorHAnsi" w:hAnsiTheme="minorHAnsi" w:cstheme="minorHAnsi"/>
          <w:b w:val="0"/>
          <w:bCs w:val="0"/>
          <w:color w:val="000000"/>
          <w:sz w:val="28"/>
          <w:szCs w:val="28"/>
        </w:rPr>
        <w:br/>
        <w:t>ataeva vaiṣṇava nā chāḍena kabhu tāne</w:t>
      </w:r>
    </w:p>
    <w:p w14:paraId="0A9598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simply try to engage in the congregational chanting of the glories of Lord Anantadeva, the dirty things in our hearts, accumulated during many births, will immediately be washed away. Therefore a Vaiṣṇava never misses the opportunity to glorify Anantadeva.</w:t>
      </w:r>
    </w:p>
    <w:p w14:paraId="609BB52A" w14:textId="36D453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Verses 62 through 64 are the translation of verse 55.</w:t>
      </w:r>
    </w:p>
    <w:p w14:paraId="5081F0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refer to the translation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(6.16.44) quoted in the purport of verse 18.</w:t>
      </w:r>
    </w:p>
    <w:p w14:paraId="24002C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bandha</w:t>
      </w:r>
      <w:r w:rsidRPr="00790008">
        <w:rPr>
          <w:rStyle w:val="BookTitle"/>
          <w:rFonts w:asciiTheme="minorHAnsi" w:hAnsiTheme="minorHAnsi" w:cstheme="minorHAnsi"/>
          <w:b w:val="0"/>
          <w:bCs w:val="0"/>
          <w:color w:val="000000"/>
          <w:sz w:val="28"/>
          <w:szCs w:val="28"/>
        </w:rPr>
        <w:t xml:space="preserve"> refers to the dirty things in the heart of a conditioned soul, and the word </w:t>
      </w:r>
      <w:r w:rsidRPr="00790008">
        <w:rPr>
          <w:rStyle w:val="BookTitle"/>
          <w:rFonts w:asciiTheme="minorHAnsi" w:hAnsiTheme="minorHAnsi" w:cstheme="minorHAnsi"/>
          <w:b w:val="0"/>
          <w:bCs w:val="0"/>
          <w:i/>
          <w:iCs/>
          <w:color w:val="000000"/>
          <w:sz w:val="28"/>
          <w:szCs w:val="28"/>
        </w:rPr>
        <w:t>chiṇḍe</w:t>
      </w:r>
      <w:r w:rsidRPr="00790008">
        <w:rPr>
          <w:rStyle w:val="BookTitle"/>
          <w:rFonts w:asciiTheme="minorHAnsi" w:hAnsiTheme="minorHAnsi" w:cstheme="minorHAnsi"/>
          <w:b w:val="0"/>
          <w:bCs w:val="0"/>
          <w:color w:val="000000"/>
          <w:sz w:val="28"/>
          <w:szCs w:val="28"/>
        </w:rPr>
        <w:t xml:space="preserve"> means “washed away.” For an elaboration on the second line of verse 63, one may refer to the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(5.25.4, 6.16.34, and 6.16.43).</w:t>
      </w:r>
    </w:p>
    <w:p w14:paraId="35AED1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giving up the offenses in the chanting of the holy names, if one somehow utters the name of Śrī Anantadeva, the knots of speculation born of nescience, which are the root cause of illusory conceptions, are destroyed. As such, Vaiṣṇavas will never attempt to disrespect Śrī Anantadeva in any way.</w:t>
      </w:r>
    </w:p>
    <w:p w14:paraId="0EB60F16" w14:textId="6368D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w:t>
      </w:r>
    </w:p>
    <w:p w14:paraId="796D85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668DF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 ba-i saṁsārera gati nāhi āra</w:t>
      </w:r>
      <w:r w:rsidRPr="00790008">
        <w:rPr>
          <w:rStyle w:val="BookTitle"/>
          <w:rFonts w:asciiTheme="minorHAnsi" w:hAnsiTheme="minorHAnsi" w:cstheme="minorHAnsi"/>
          <w:b w:val="0"/>
          <w:bCs w:val="0"/>
          <w:color w:val="000000"/>
          <w:sz w:val="28"/>
          <w:szCs w:val="28"/>
        </w:rPr>
        <w:br/>
        <w:t>anantera nāme sarva-jīvera uddhāra</w:t>
      </w:r>
    </w:p>
    <w:p w14:paraId="402530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Lord Anantadeva is known as Śeṣa [the unlimited end] because He alone ends our passage through this material world. By chanting His glories, everyone can </w:t>
      </w:r>
      <w:r w:rsidRPr="00790008">
        <w:rPr>
          <w:rStyle w:val="BookTitle"/>
          <w:rFonts w:asciiTheme="minorHAnsi" w:hAnsiTheme="minorHAnsi" w:cstheme="minorHAnsi"/>
          <w:b/>
          <w:bCs/>
          <w:color w:val="800000"/>
          <w:sz w:val="28"/>
          <w:szCs w:val="28"/>
        </w:rPr>
        <w:lastRenderedPageBreak/>
        <w:t>be liberated.</w:t>
      </w:r>
    </w:p>
    <w:p w14:paraId="1E5778F6" w14:textId="27F6BFB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purport to verse 46 for the meaning of the word Śeṣa. The word </w:t>
      </w:r>
      <w:r w:rsidRPr="00790008">
        <w:rPr>
          <w:rStyle w:val="BookTitle"/>
          <w:rFonts w:asciiTheme="minorHAnsi" w:hAnsiTheme="minorHAnsi" w:cstheme="minorHAnsi"/>
          <w:b w:val="0"/>
          <w:bCs w:val="0"/>
          <w:i/>
          <w:iCs/>
          <w:color w:val="000000"/>
          <w:sz w:val="28"/>
          <w:szCs w:val="28"/>
        </w:rPr>
        <w:t>ba-i</w:t>
      </w:r>
      <w:r w:rsidRPr="00790008">
        <w:rPr>
          <w:rStyle w:val="BookTitle"/>
          <w:rFonts w:asciiTheme="minorHAnsi" w:hAnsiTheme="minorHAnsi" w:cstheme="minorHAnsi"/>
          <w:b w:val="0"/>
          <w:bCs w:val="0"/>
          <w:color w:val="000000"/>
          <w:sz w:val="28"/>
          <w:szCs w:val="28"/>
        </w:rPr>
        <w:t xml:space="preserve"> means “without” or “beyond.” The word </w:t>
      </w:r>
      <w:r w:rsidRPr="00790008">
        <w:rPr>
          <w:rStyle w:val="BookTitle"/>
          <w:rFonts w:asciiTheme="minorHAnsi" w:hAnsiTheme="minorHAnsi" w:cstheme="minorHAnsi"/>
          <w:b w:val="0"/>
          <w:bCs w:val="0"/>
          <w:i/>
          <w:iCs/>
          <w:color w:val="000000"/>
          <w:sz w:val="28"/>
          <w:szCs w:val="28"/>
        </w:rPr>
        <w:t>gati</w:t>
      </w:r>
      <w:r w:rsidRPr="00790008">
        <w:rPr>
          <w:rStyle w:val="BookTitle"/>
          <w:rFonts w:asciiTheme="minorHAnsi" w:hAnsiTheme="minorHAnsi" w:cstheme="minorHAnsi"/>
          <w:b w:val="0"/>
          <w:bCs w:val="0"/>
          <w:color w:val="000000"/>
          <w:sz w:val="28"/>
          <w:szCs w:val="28"/>
        </w:rPr>
        <w:t xml:space="preserve"> refers to the means of ending material life. For the meaning of the words </w:t>
      </w:r>
      <w:r w:rsidRPr="00790008">
        <w:rPr>
          <w:rStyle w:val="BookTitle"/>
          <w:rFonts w:asciiTheme="minorHAnsi" w:hAnsiTheme="minorHAnsi" w:cstheme="minorHAnsi"/>
          <w:b w:val="0"/>
          <w:bCs w:val="0"/>
          <w:i/>
          <w:iCs/>
          <w:color w:val="000000"/>
          <w:sz w:val="28"/>
          <w:szCs w:val="28"/>
        </w:rPr>
        <w:t>sarva-jīvera uddhāra,</w:t>
      </w:r>
      <w:r w:rsidRPr="00790008">
        <w:rPr>
          <w:rStyle w:val="BookTitle"/>
          <w:rFonts w:asciiTheme="minorHAnsi" w:hAnsiTheme="minorHAnsi" w:cstheme="minorHAnsi"/>
          <w:b w:val="0"/>
          <w:bCs w:val="0"/>
          <w:color w:val="000000"/>
          <w:sz w:val="28"/>
          <w:szCs w:val="28"/>
        </w:rPr>
        <w:t xml:space="preserve"> one may refer to the Fifth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 26, the first half of verse 8, quoted in the purports of verses 14, 18, and 21, as well as the translation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(6.16.44).</w:t>
      </w:r>
    </w:p>
    <w:p w14:paraId="1CC8458B" w14:textId="3F9919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w:t>
      </w:r>
    </w:p>
    <w:p w14:paraId="4A20A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13E13C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pṛthivī giri-samudra-sahite</w:t>
      </w:r>
      <w:r w:rsidRPr="00790008">
        <w:rPr>
          <w:rStyle w:val="BookTitle"/>
          <w:rFonts w:asciiTheme="minorHAnsi" w:hAnsiTheme="minorHAnsi" w:cstheme="minorHAnsi"/>
          <w:b w:val="0"/>
          <w:bCs w:val="0"/>
          <w:color w:val="000000"/>
          <w:sz w:val="28"/>
          <w:szCs w:val="28"/>
        </w:rPr>
        <w:br/>
        <w:t>ye-prabhu dharena śire pālana karite</w:t>
      </w:r>
    </w:p>
    <w:p w14:paraId="59CEC55E" w14:textId="204F0E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His head, Anantadeva sustains the entire universe, with its millions of planets containing enormous oceans and mountains.</w:t>
      </w:r>
    </w:p>
    <w:p w14:paraId="6C767E4A" w14:textId="65C807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w:t>
      </w:r>
    </w:p>
    <w:p w14:paraId="18D7C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2DFE1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phaṇāra eka-phaṇe ’bindu’ yena</w:t>
      </w:r>
      <w:r w:rsidRPr="00790008">
        <w:rPr>
          <w:rStyle w:val="BookTitle"/>
          <w:rFonts w:asciiTheme="minorHAnsi" w:hAnsiTheme="minorHAnsi" w:cstheme="minorHAnsi"/>
          <w:b w:val="0"/>
          <w:bCs w:val="0"/>
          <w:color w:val="000000"/>
          <w:sz w:val="28"/>
          <w:szCs w:val="28"/>
        </w:rPr>
        <w:br/>
        <w:t>ananta vikrama, nā jānena, ’āche’ hena</w:t>
      </w:r>
    </w:p>
    <w:p w14:paraId="454CE8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so large and powerful that this universe rests on one of His hoods just like a mustard seed. Indeed, He does not know where it is.</w:t>
      </w:r>
    </w:p>
    <w:p w14:paraId="69FADA21" w14:textId="6DCF50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Verses 65 and 66 are the translation of verse 56. In this regard one may refer to the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(5.17.21, 5.25.2, and the second half of 6.16.48), which are quoted in the purport of verse 15. The word </w:t>
      </w:r>
      <w:r w:rsidRPr="00790008">
        <w:rPr>
          <w:rStyle w:val="BookTitle"/>
          <w:rFonts w:asciiTheme="minorHAnsi" w:hAnsiTheme="minorHAnsi" w:cstheme="minorHAnsi"/>
          <w:b w:val="0"/>
          <w:bCs w:val="0"/>
          <w:i/>
          <w:iCs/>
          <w:color w:val="000000"/>
          <w:sz w:val="28"/>
          <w:szCs w:val="28"/>
        </w:rPr>
        <w:t>bindu</w:t>
      </w:r>
      <w:r w:rsidRPr="00790008">
        <w:rPr>
          <w:rStyle w:val="BookTitle"/>
          <w:rFonts w:asciiTheme="minorHAnsi" w:hAnsiTheme="minorHAnsi" w:cstheme="minorHAnsi"/>
          <w:b w:val="0"/>
          <w:bCs w:val="0"/>
          <w:color w:val="000000"/>
          <w:sz w:val="28"/>
          <w:szCs w:val="28"/>
        </w:rPr>
        <w:t xml:space="preserve"> means “mustard seed.” The meaning of </w:t>
      </w:r>
      <w:r w:rsidRPr="00790008">
        <w:rPr>
          <w:rStyle w:val="BookTitle"/>
          <w:rFonts w:asciiTheme="minorHAnsi" w:hAnsiTheme="minorHAnsi" w:cstheme="minorHAnsi"/>
          <w:b w:val="0"/>
          <w:bCs w:val="0"/>
          <w:i/>
          <w:iCs/>
          <w:color w:val="000000"/>
          <w:sz w:val="28"/>
          <w:szCs w:val="28"/>
        </w:rPr>
        <w:t>ananta vikrama</w:t>
      </w:r>
      <w:r w:rsidRPr="00790008">
        <w:rPr>
          <w:rStyle w:val="BookTitle"/>
          <w:rFonts w:asciiTheme="minorHAnsi" w:hAnsiTheme="minorHAnsi" w:cstheme="minorHAnsi"/>
          <w:b w:val="0"/>
          <w:bCs w:val="0"/>
          <w:color w:val="000000"/>
          <w:sz w:val="28"/>
          <w:szCs w:val="28"/>
        </w:rPr>
        <w:t xml:space="preserve"> may be found in the translation of verse 56.</w:t>
      </w:r>
    </w:p>
    <w:p w14:paraId="578F09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Ananta Śeṣa has thousands of hoods upon one of which He holds the entire universe, with its many mountains and oceans, like a tiny mustard seed. What to speak of perceiving its weight, the unlimitedly powerful Anantadeva is not even aware of its presence.</w:t>
      </w:r>
    </w:p>
    <w:p w14:paraId="25758B20" w14:textId="43C3CE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w:t>
      </w:r>
    </w:p>
    <w:p w14:paraId="296720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EE19F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sahasra-vadane kṛṣṇa-yaśa nirantara</w:t>
      </w:r>
      <w:r w:rsidRPr="00790008">
        <w:rPr>
          <w:rStyle w:val="BookTitle"/>
          <w:rFonts w:asciiTheme="minorHAnsi" w:hAnsiTheme="minorHAnsi" w:cstheme="minorHAnsi"/>
          <w:b w:val="0"/>
          <w:bCs w:val="0"/>
          <w:color w:val="000000"/>
          <w:sz w:val="28"/>
          <w:szCs w:val="28"/>
        </w:rPr>
        <w:br/>
        <w:t>gāite āchena ādi-deva mahī-dhara</w:t>
      </w:r>
    </w:p>
    <w:p w14:paraId="072D9F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bearing the universe on one of His hoods, Anantadeva chants the glories of Kṛṣṇa with each of His thousands of mouths.</w:t>
      </w:r>
    </w:p>
    <w:p w14:paraId="0248A65B" w14:textId="326FD4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Lord Śrī Ananta Śeṣa, who holds the universe on His hood, constantly chants the glories of Lord Kṛṣṇa with His thousands of mouths. One may refer to the purport of verses 12 and 13 in this regard.</w:t>
      </w:r>
    </w:p>
    <w:p w14:paraId="3822A103" w14:textId="41E644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w:t>
      </w:r>
    </w:p>
    <w:p w14:paraId="2387D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654680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gāyena ananta, śrī-yaśera nāhi anta</w:t>
      </w:r>
      <w:r w:rsidRPr="00790008">
        <w:rPr>
          <w:rStyle w:val="BookTitle"/>
          <w:rFonts w:asciiTheme="minorHAnsi" w:hAnsiTheme="minorHAnsi" w:cstheme="minorHAnsi"/>
          <w:b w:val="0"/>
          <w:bCs w:val="0"/>
          <w:color w:val="000000"/>
          <w:sz w:val="28"/>
          <w:szCs w:val="28"/>
        </w:rPr>
        <w:br/>
        <w:t>jaya-bhaṅga nāhi kāru, doṅhe—balavanta</w:t>
      </w:r>
    </w:p>
    <w:p w14:paraId="41A289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has been chanting the glories of Lord Kṛṣṇa since time immemorial, He has still not come to their end. Both are unconquerable.</w:t>
      </w:r>
    </w:p>
    <w:p w14:paraId="4E274884" w14:textId="7C4016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śrī-yaśera</w:t>
      </w:r>
      <w:r w:rsidRPr="00790008">
        <w:rPr>
          <w:rStyle w:val="BookTitle"/>
          <w:rFonts w:asciiTheme="minorHAnsi" w:hAnsiTheme="minorHAnsi" w:cstheme="minorHAnsi"/>
          <w:b w:val="0"/>
          <w:bCs w:val="0"/>
          <w:color w:val="000000"/>
          <w:sz w:val="28"/>
          <w:szCs w:val="28"/>
        </w:rPr>
        <w:t xml:space="preserve"> in this verse refers to the glories or qualities of Lord Kṛṣṇa. The word </w:t>
      </w:r>
      <w:r w:rsidRPr="00790008">
        <w:rPr>
          <w:rStyle w:val="BookTitle"/>
          <w:rFonts w:asciiTheme="minorHAnsi" w:hAnsiTheme="minorHAnsi" w:cstheme="minorHAnsi"/>
          <w:b w:val="0"/>
          <w:bCs w:val="0"/>
          <w:i/>
          <w:iCs/>
          <w:color w:val="000000"/>
          <w:sz w:val="28"/>
          <w:szCs w:val="28"/>
        </w:rPr>
        <w:t>jaya-bhaṅga</w:t>
      </w:r>
      <w:r w:rsidRPr="00790008">
        <w:rPr>
          <w:rStyle w:val="BookTitle"/>
          <w:rFonts w:asciiTheme="minorHAnsi" w:hAnsiTheme="minorHAnsi" w:cstheme="minorHAnsi"/>
          <w:b w:val="0"/>
          <w:bCs w:val="0"/>
          <w:color w:val="000000"/>
          <w:sz w:val="28"/>
          <w:szCs w:val="28"/>
        </w:rPr>
        <w:t xml:space="preserve"> means “end.” The word </w:t>
      </w:r>
      <w:r w:rsidRPr="00790008">
        <w:rPr>
          <w:rStyle w:val="BookTitle"/>
          <w:rFonts w:asciiTheme="minorHAnsi" w:hAnsiTheme="minorHAnsi" w:cstheme="minorHAnsi"/>
          <w:b w:val="0"/>
          <w:bCs w:val="0"/>
          <w:i/>
          <w:iCs/>
          <w:color w:val="000000"/>
          <w:sz w:val="28"/>
          <w:szCs w:val="28"/>
        </w:rPr>
        <w:t>doṅhe</w:t>
      </w:r>
      <w:r w:rsidRPr="00790008">
        <w:rPr>
          <w:rStyle w:val="BookTitle"/>
          <w:rFonts w:asciiTheme="minorHAnsi" w:hAnsiTheme="minorHAnsi" w:cstheme="minorHAnsi"/>
          <w:b w:val="0"/>
          <w:bCs w:val="0"/>
          <w:color w:val="000000"/>
          <w:sz w:val="28"/>
          <w:szCs w:val="28"/>
        </w:rPr>
        <w:t xml:space="preserve"> means “both Anantadeva and Kṛṣṇa,” who are the crest jewels amongst eloquent speakers.</w:t>
      </w:r>
    </w:p>
    <w:p w14:paraId="5415DA6D" w14:textId="6B1747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w:t>
      </w:r>
    </w:p>
    <w:p w14:paraId="656965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27D0D1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adyāpiha ’śeṣa’-deva sahasra-śrī-mukhe</w:t>
      </w:r>
      <w:r w:rsidRPr="00790008">
        <w:rPr>
          <w:rStyle w:val="BookTitle"/>
          <w:rFonts w:asciiTheme="minorHAnsi" w:hAnsiTheme="minorHAnsi" w:cstheme="minorHAnsi"/>
          <w:b w:val="0"/>
          <w:bCs w:val="0"/>
          <w:color w:val="000000"/>
          <w:sz w:val="28"/>
          <w:szCs w:val="28"/>
        </w:rPr>
        <w:br/>
        <w:t>gāyena caitanya-yaśa anta nāhi dekhe</w:t>
      </w:r>
    </w:p>
    <w:p w14:paraId="70A97E58" w14:textId="5CBF09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this very day, Lord Ananta continues to chant the glories of Śrī Caitanya Mahāprabhu, and still He finds no end to them.</w:t>
      </w:r>
    </w:p>
    <w:p w14:paraId="3160DF2B" w14:textId="64DA43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1.70</w:t>
      </w:r>
    </w:p>
    <w:p w14:paraId="6C5E4F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14B87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āre, rāma-gopāle vāda lāgiyāche</w:t>
      </w:r>
      <w:r w:rsidRPr="00790008">
        <w:rPr>
          <w:rStyle w:val="BookTitle"/>
          <w:rFonts w:asciiTheme="minorHAnsi" w:hAnsiTheme="minorHAnsi" w:cstheme="minorHAnsi"/>
          <w:b w:val="0"/>
          <w:bCs w:val="0"/>
          <w:color w:val="000000"/>
          <w:sz w:val="28"/>
          <w:szCs w:val="28"/>
        </w:rPr>
        <w:br/>
        <w:t>brahmā, rudra, sura, siddha muniśvara, ānande dekhiche</w:t>
      </w:r>
    </w:p>
    <w:p w14:paraId="190208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wonderful is the competition between Balarāma and Kṛṣṇa! Brahmā and Śiva along with the demigods, Siddhas, and Munis watch in great happiness.</w:t>
      </w:r>
    </w:p>
    <w:p w14:paraId="16276D93" w14:textId="13720A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rāma-gopāle</w:t>
      </w:r>
      <w:r w:rsidRPr="00790008">
        <w:rPr>
          <w:rStyle w:val="BookTitle"/>
          <w:rFonts w:asciiTheme="minorHAnsi" w:hAnsiTheme="minorHAnsi" w:cstheme="minorHAnsi"/>
          <w:b w:val="0"/>
          <w:bCs w:val="0"/>
          <w:color w:val="000000"/>
          <w:sz w:val="28"/>
          <w:szCs w:val="28"/>
        </w:rPr>
        <w:t xml:space="preserve"> means “between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Śrī Kṛṣṇa, and the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Balarāma, or Anantadeva.” The words </w:t>
      </w:r>
      <w:r w:rsidRPr="00790008">
        <w:rPr>
          <w:rStyle w:val="BookTitle"/>
          <w:rFonts w:asciiTheme="minorHAnsi" w:hAnsiTheme="minorHAnsi" w:cstheme="minorHAnsi"/>
          <w:b w:val="0"/>
          <w:bCs w:val="0"/>
          <w:i/>
          <w:iCs/>
          <w:color w:val="000000"/>
          <w:sz w:val="28"/>
          <w:szCs w:val="28"/>
        </w:rPr>
        <w:t>vāda lāgiyāche</w:t>
      </w:r>
      <w:r w:rsidRPr="00790008">
        <w:rPr>
          <w:rStyle w:val="BookTitle"/>
          <w:rFonts w:asciiTheme="minorHAnsi" w:hAnsiTheme="minorHAnsi" w:cstheme="minorHAnsi"/>
          <w:b w:val="0"/>
          <w:bCs w:val="0"/>
          <w:color w:val="000000"/>
          <w:sz w:val="28"/>
          <w:szCs w:val="28"/>
        </w:rPr>
        <w:t xml:space="preserve"> refers to the competition for superiority between the worshipable Lord Kṛṣṇa, whose sweet qualities are constantly increasing, and the worshiper Lord Ananta, who glorifies the qualities of Śrī Kṛṣṇa with thousands of mouths in thousands of ways.</w:t>
      </w:r>
    </w:p>
    <w:p w14:paraId="01A3524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Siddha</w:t>
      </w:r>
      <w:r w:rsidRPr="00790008">
        <w:rPr>
          <w:rStyle w:val="BookTitle"/>
          <w:rFonts w:asciiTheme="minorHAnsi" w:hAnsiTheme="minorHAnsi" w:cstheme="minorHAnsi"/>
          <w:b w:val="0"/>
          <w:bCs w:val="0"/>
          <w:color w:val="000000"/>
          <w:sz w:val="28"/>
          <w:szCs w:val="28"/>
        </w:rPr>
        <w:t xml:space="preserve"> in this verse refers to a type of demigod, and </w:t>
      </w:r>
      <w:r w:rsidRPr="00790008">
        <w:rPr>
          <w:rStyle w:val="BookTitle"/>
          <w:rFonts w:asciiTheme="minorHAnsi" w:hAnsiTheme="minorHAnsi" w:cstheme="minorHAnsi"/>
          <w:b w:val="0"/>
          <w:bCs w:val="0"/>
          <w:i/>
          <w:iCs/>
          <w:color w:val="000000"/>
          <w:sz w:val="28"/>
          <w:szCs w:val="28"/>
        </w:rPr>
        <w:t>muniśvara</w:t>
      </w:r>
      <w:r w:rsidRPr="00790008">
        <w:rPr>
          <w:rStyle w:val="BookTitle"/>
          <w:rFonts w:asciiTheme="minorHAnsi" w:hAnsiTheme="minorHAnsi" w:cstheme="minorHAnsi"/>
          <w:b w:val="0"/>
          <w:bCs w:val="0"/>
          <w:color w:val="000000"/>
          <w:sz w:val="28"/>
          <w:szCs w:val="28"/>
        </w:rPr>
        <w:t xml:space="preserve"> refers to great sages and the best of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w:t>
      </w:r>
    </w:p>
    <w:p w14:paraId="71995320" w14:textId="0A50B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w:t>
      </w:r>
    </w:p>
    <w:p w14:paraId="2216D5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EB96C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 bali cali’ yāya sindhu taribāre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yaśera sindhu nā deya kūla, adhika adhika bāḍe</w:t>
      </w:r>
    </w:p>
    <w:p w14:paraId="299FCE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Śrī Ananta tries to reach the shore of the ocean of Kṛṣṇa’s qualities, He is unable to do so, for the ocean is continually expanding.</w:t>
      </w:r>
    </w:p>
    <w:p w14:paraId="3130DD4E" w14:textId="7E15E9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w:t>
      </w:r>
      <w:r w:rsidRPr="00790008">
        <w:rPr>
          <w:rStyle w:val="BookTitle"/>
          <w:rFonts w:asciiTheme="minorHAnsi" w:hAnsiTheme="minorHAnsi" w:cstheme="minorHAnsi"/>
          <w:b w:val="0"/>
          <w:bCs w:val="0"/>
          <w:color w:val="000000"/>
          <w:sz w:val="28"/>
          <w:szCs w:val="28"/>
        </w:rPr>
        <w:t xml:space="preserve"> means “reach” or “near.” Although the ever-increasing ocean of Kṛṣṇa’s glories is unsurpassable, in order to surpass that ocean, Śrī Balarāma, or Anantadeva, vigorously chants Kṛṣṇa’s glories. In this regard, the word </w:t>
      </w:r>
      <w:r w:rsidRPr="00790008">
        <w:rPr>
          <w:rStyle w:val="BookTitle"/>
          <w:rFonts w:asciiTheme="minorHAnsi" w:hAnsiTheme="minorHAnsi" w:cstheme="minorHAnsi"/>
          <w:b w:val="0"/>
          <w:bCs w:val="0"/>
          <w:i/>
          <w:iCs/>
          <w:color w:val="000000"/>
          <w:sz w:val="28"/>
          <w:szCs w:val="28"/>
        </w:rPr>
        <w:t xml:space="preserve">sindhu </w:t>
      </w:r>
      <w:r w:rsidRPr="00790008">
        <w:rPr>
          <w:rStyle w:val="BookTitle"/>
          <w:rFonts w:asciiTheme="minorHAnsi" w:hAnsiTheme="minorHAnsi" w:cstheme="minorHAnsi"/>
          <w:b w:val="0"/>
          <w:bCs w:val="0"/>
          <w:color w:val="000000"/>
          <w:sz w:val="28"/>
          <w:szCs w:val="28"/>
        </w:rPr>
        <w:t>refers to the ocean of Kṛṣṇa’s glories. Śrī Anantadeva thinks that He will reach the shore of the ocean of Kṛṣṇa’s qualities by chanting with thousands of mouths, but the shoreline of the unsurpassable ocean of Kṛṣṇa’s glories remains beyond His reach. That is why Śrī Anantadeva continues to chant the sweet glories of the unlimited qualities of Kṛṣṇa with increased enthusiasm with His thousands of mouths.</w:t>
      </w:r>
    </w:p>
    <w:p w14:paraId="3AA6C2C4" w14:textId="5CFD1A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w:t>
      </w:r>
    </w:p>
    <w:p w14:paraId="2A8AB3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CB2AF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nāntaṁ vidāmy aham amī munayo ’gra-jās te</w:t>
      </w:r>
      <w:r w:rsidRPr="00790008">
        <w:rPr>
          <w:rStyle w:val="BookTitle"/>
          <w:rFonts w:asciiTheme="minorHAnsi" w:hAnsiTheme="minorHAnsi" w:cstheme="minorHAnsi"/>
          <w:b w:val="0"/>
          <w:bCs w:val="0"/>
          <w:color w:val="000000"/>
          <w:sz w:val="28"/>
          <w:szCs w:val="28"/>
        </w:rPr>
        <w:br/>
        <w:t>māyā-balasya puruṣasya kuto ’varā ye</w:t>
      </w:r>
      <w:r w:rsidRPr="00790008">
        <w:rPr>
          <w:rStyle w:val="BookTitle"/>
          <w:rFonts w:asciiTheme="minorHAnsi" w:hAnsiTheme="minorHAnsi" w:cstheme="minorHAnsi"/>
          <w:b w:val="0"/>
          <w:bCs w:val="0"/>
          <w:color w:val="000000"/>
          <w:sz w:val="28"/>
          <w:szCs w:val="28"/>
        </w:rPr>
        <w:br/>
        <w:t>gāyan guṇān daśa-śatānana ādi-devaḥ</w:t>
      </w:r>
      <w:r w:rsidRPr="00790008">
        <w:rPr>
          <w:rStyle w:val="BookTitle"/>
          <w:rFonts w:asciiTheme="minorHAnsi" w:hAnsiTheme="minorHAnsi" w:cstheme="minorHAnsi"/>
          <w:b w:val="0"/>
          <w:bCs w:val="0"/>
          <w:color w:val="000000"/>
          <w:sz w:val="28"/>
          <w:szCs w:val="28"/>
        </w:rPr>
        <w:br/>
        <w:t>śeṣo ’dhunāpi samavasyati nāsya pāram</w:t>
      </w:r>
    </w:p>
    <w:p w14:paraId="7FD28C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Neither I nor all the sages born before you know fully the omnipotent Personality of Godhead. So what can others, who are born after us, know about Him? Even the first incarnation of the Lord, namely Śeṣa, has not been able to reach the limit of such knowledge, although He is describing the qualities of the Lord with ten hundred faces.</w:t>
      </w:r>
    </w:p>
    <w:p w14:paraId="3952D5D1" w14:textId="72D210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(2.7.41), the Supreme Lord’s heroic activities related with the material and spiritual worlds are described as unlimited. One may refer to Śrīla Jīva Gosvāmī’s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in this regard.</w:t>
      </w:r>
    </w:p>
    <w:p w14:paraId="39E174F0" w14:textId="1292F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w:t>
      </w:r>
    </w:p>
    <w:p w14:paraId="194FF6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2C1119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pālana-nimitta hena-prabhu rasātale</w:t>
      </w:r>
      <w:r w:rsidRPr="00790008">
        <w:rPr>
          <w:rStyle w:val="BookTitle"/>
          <w:rFonts w:asciiTheme="minorHAnsi" w:hAnsiTheme="minorHAnsi" w:cstheme="minorHAnsi"/>
          <w:b w:val="0"/>
          <w:bCs w:val="0"/>
          <w:color w:val="000000"/>
          <w:sz w:val="28"/>
          <w:szCs w:val="28"/>
        </w:rPr>
        <w:br/>
        <w:t>āchena mahā-śakti-dhara nija-kutūhale</w:t>
      </w:r>
    </w:p>
    <w:p w14:paraId="46FD9F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powerful Lord Ananta Śeṣa happily resides in Rasātala in order to maintain the universe.</w:t>
      </w:r>
    </w:p>
    <w:p w14:paraId="03465646" w14:textId="4B7448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the translation of the second half of verse 57. The word </w:t>
      </w:r>
      <w:r w:rsidRPr="00790008">
        <w:rPr>
          <w:rStyle w:val="BookTitle"/>
          <w:rFonts w:asciiTheme="minorHAnsi" w:hAnsiTheme="minorHAnsi" w:cstheme="minorHAnsi"/>
          <w:b w:val="0"/>
          <w:bCs w:val="0"/>
          <w:i/>
          <w:iCs/>
          <w:color w:val="000000"/>
          <w:sz w:val="28"/>
          <w:szCs w:val="28"/>
        </w:rPr>
        <w:t>pālana-nimitta</w:t>
      </w:r>
      <w:r w:rsidRPr="00790008">
        <w:rPr>
          <w:rStyle w:val="BookTitle"/>
          <w:rFonts w:asciiTheme="minorHAnsi" w:hAnsiTheme="minorHAnsi" w:cstheme="minorHAnsi"/>
          <w:b w:val="0"/>
          <w:bCs w:val="0"/>
          <w:color w:val="000000"/>
          <w:sz w:val="28"/>
          <w:szCs w:val="28"/>
        </w:rPr>
        <w:t xml:space="preserve"> means “maintains.” The word </w:t>
      </w:r>
      <w:r w:rsidRPr="00790008">
        <w:rPr>
          <w:rStyle w:val="BookTitle"/>
          <w:rFonts w:asciiTheme="minorHAnsi" w:hAnsiTheme="minorHAnsi" w:cstheme="minorHAnsi"/>
          <w:b w:val="0"/>
          <w:bCs w:val="0"/>
          <w:i/>
          <w:iCs/>
          <w:color w:val="000000"/>
          <w:sz w:val="28"/>
          <w:szCs w:val="28"/>
        </w:rPr>
        <w:t xml:space="preserve">rasātale </w:t>
      </w:r>
      <w:r w:rsidRPr="00790008">
        <w:rPr>
          <w:rStyle w:val="BookTitle"/>
          <w:rFonts w:asciiTheme="minorHAnsi" w:hAnsiTheme="minorHAnsi" w:cstheme="minorHAnsi"/>
          <w:b w:val="0"/>
          <w:bCs w:val="0"/>
          <w:color w:val="000000"/>
          <w:sz w:val="28"/>
          <w:szCs w:val="28"/>
        </w:rPr>
        <w:t xml:space="preserve">is mentioned in the </w:t>
      </w:r>
      <w:r w:rsidRPr="00790008">
        <w:rPr>
          <w:rStyle w:val="BookTitle"/>
          <w:rFonts w:asciiTheme="minorHAnsi" w:hAnsiTheme="minorHAnsi" w:cstheme="minorHAnsi"/>
          <w:b w:val="0"/>
          <w:bCs w:val="0"/>
          <w:i/>
          <w:iCs/>
          <w:color w:val="000000"/>
          <w:sz w:val="28"/>
          <w:szCs w:val="28"/>
        </w:rPr>
        <w:t xml:space="preserve">Śrīmad </w:t>
      </w:r>
      <w:r w:rsidRPr="00790008">
        <w:rPr>
          <w:rStyle w:val="BookTitle"/>
          <w:rFonts w:asciiTheme="minorHAnsi" w:hAnsiTheme="minorHAnsi" w:cstheme="minorHAnsi"/>
          <w:b w:val="0"/>
          <w:bCs w:val="0"/>
          <w:i/>
          <w:iCs/>
          <w:color w:val="000000"/>
          <w:sz w:val="28"/>
          <w:szCs w:val="28"/>
        </w:rPr>
        <w:lastRenderedPageBreak/>
        <w:t>Bhāgavatam</w:t>
      </w:r>
      <w:r w:rsidRPr="00790008">
        <w:rPr>
          <w:rStyle w:val="BookTitle"/>
          <w:rFonts w:asciiTheme="minorHAnsi" w:hAnsiTheme="minorHAnsi" w:cstheme="minorHAnsi"/>
          <w:b w:val="0"/>
          <w:bCs w:val="0"/>
          <w:color w:val="000000"/>
          <w:sz w:val="28"/>
          <w:szCs w:val="28"/>
        </w:rPr>
        <w:t xml:space="preserve"> (5.24.7) in the following words: “Beneath this earth are seven other planets, known as Atala, Vitala, Sutala, Talātala, Mahātala, Rasātala and Pātāla.”</w:t>
      </w:r>
    </w:p>
    <w:p w14:paraId="3C6867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Śrīla Śrīdhara Svāmī, the abode of Anantadeva is below the earth, or, according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it is below Pātāla. The meaning of </w:t>
      </w:r>
      <w:r w:rsidRPr="00790008">
        <w:rPr>
          <w:rStyle w:val="BookTitle"/>
          <w:rFonts w:asciiTheme="minorHAnsi" w:hAnsiTheme="minorHAnsi" w:cstheme="minorHAnsi"/>
          <w:b w:val="0"/>
          <w:bCs w:val="0"/>
          <w:i/>
          <w:iCs/>
          <w:color w:val="000000"/>
          <w:sz w:val="28"/>
          <w:szCs w:val="28"/>
        </w:rPr>
        <w:t>mahā-śakti-dhara</w:t>
      </w:r>
      <w:r w:rsidRPr="00790008">
        <w:rPr>
          <w:rStyle w:val="BookTitle"/>
          <w:rFonts w:asciiTheme="minorHAnsi" w:hAnsiTheme="minorHAnsi" w:cstheme="minorHAnsi"/>
          <w:b w:val="0"/>
          <w:bCs w:val="0"/>
          <w:color w:val="000000"/>
          <w:sz w:val="28"/>
          <w:szCs w:val="28"/>
        </w:rPr>
        <w:t xml:space="preserve"> is found in the first half of verse 57. </w:t>
      </w:r>
      <w:r w:rsidRPr="00790008">
        <w:rPr>
          <w:rStyle w:val="BookTitle"/>
          <w:rFonts w:asciiTheme="minorHAnsi" w:hAnsiTheme="minorHAnsi" w:cstheme="minorHAnsi"/>
          <w:b w:val="0"/>
          <w:bCs w:val="0"/>
          <w:i/>
          <w:iCs/>
          <w:color w:val="000000"/>
          <w:sz w:val="28"/>
          <w:szCs w:val="28"/>
        </w:rPr>
        <w:t>Nija-kutūhale</w:t>
      </w:r>
      <w:r w:rsidRPr="00790008">
        <w:rPr>
          <w:rStyle w:val="BookTitle"/>
          <w:rFonts w:asciiTheme="minorHAnsi" w:hAnsiTheme="minorHAnsi" w:cstheme="minorHAnsi"/>
          <w:b w:val="0"/>
          <w:bCs w:val="0"/>
          <w:color w:val="000000"/>
          <w:sz w:val="28"/>
          <w:szCs w:val="28"/>
        </w:rPr>
        <w:t xml:space="preserve"> means “by His own sweet will.”</w:t>
      </w:r>
    </w:p>
    <w:p w14:paraId="0C6837FC" w14:textId="78C333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w:t>
      </w:r>
    </w:p>
    <w:p w14:paraId="153888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C4FE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brahmāra sabhāya giyā nārada āpane</w:t>
      </w:r>
      <w:r w:rsidRPr="00790008">
        <w:rPr>
          <w:rStyle w:val="BookTitle"/>
          <w:rFonts w:asciiTheme="minorHAnsi" w:hAnsiTheme="minorHAnsi" w:cstheme="minorHAnsi"/>
          <w:b w:val="0"/>
          <w:bCs w:val="0"/>
          <w:color w:val="000000"/>
          <w:sz w:val="28"/>
          <w:szCs w:val="28"/>
        </w:rPr>
        <w:br/>
        <w:t>ei guṇa gāyena tumburu-vīṇā-sane</w:t>
      </w:r>
    </w:p>
    <w:p w14:paraId="3D8DF8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Nārada Muni visits the assembly of Lord Brahmā and glorifies the qualities of Lord Ananta accompanied by his vīṇā.</w:t>
      </w:r>
    </w:p>
    <w:p w14:paraId="32AB48F1" w14:textId="0AD8E3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Tumburu </w:t>
      </w:r>
      <w:r w:rsidRPr="00790008">
        <w:rPr>
          <w:rStyle w:val="BookTitle"/>
          <w:rFonts w:asciiTheme="minorHAnsi" w:hAnsiTheme="minorHAnsi" w:cstheme="minorHAnsi"/>
          <w:b w:val="0"/>
          <w:bCs w:val="0"/>
          <w:color w:val="000000"/>
          <w:sz w:val="28"/>
          <w:szCs w:val="28"/>
        </w:rPr>
        <w:t xml:space="preserve">is the stringed instrument that is always found with Śrī Nārada Ṛṣi. In another opinion it is known as </w:t>
      </w:r>
      <w:r w:rsidRPr="00790008">
        <w:rPr>
          <w:rStyle w:val="BookTitle"/>
          <w:rFonts w:asciiTheme="minorHAnsi" w:hAnsiTheme="minorHAnsi" w:cstheme="minorHAnsi"/>
          <w:b w:val="0"/>
          <w:bCs w:val="0"/>
          <w:i/>
          <w:iCs/>
          <w:color w:val="000000"/>
          <w:sz w:val="28"/>
          <w:szCs w:val="28"/>
        </w:rPr>
        <w:t>kacchapī</w:t>
      </w:r>
      <w:r w:rsidRPr="00790008">
        <w:rPr>
          <w:rStyle w:val="BookTitle"/>
          <w:rFonts w:asciiTheme="minorHAnsi" w:hAnsiTheme="minorHAnsi" w:cstheme="minorHAnsi"/>
          <w:b w:val="0"/>
          <w:bCs w:val="0"/>
          <w:color w:val="000000"/>
          <w:sz w:val="28"/>
          <w:szCs w:val="28"/>
        </w:rPr>
        <w:t>. One may refer to the purport of verse 52.</w:t>
      </w:r>
    </w:p>
    <w:p w14:paraId="701A186B" w14:textId="501CE6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w:t>
      </w:r>
    </w:p>
    <w:p w14:paraId="3427BD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69501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brahmādi—vihvala, ei yaśera śravaṇe</w:t>
      </w:r>
      <w:r w:rsidRPr="00790008">
        <w:rPr>
          <w:rStyle w:val="BookTitle"/>
          <w:rFonts w:asciiTheme="minorHAnsi" w:hAnsiTheme="minorHAnsi" w:cstheme="minorHAnsi"/>
          <w:b w:val="0"/>
          <w:bCs w:val="0"/>
          <w:color w:val="000000"/>
          <w:sz w:val="28"/>
          <w:szCs w:val="28"/>
        </w:rPr>
        <w:br/>
        <w:t>ihā gāi’ nārada—pūjita sarva-sthāne</w:t>
      </w:r>
    </w:p>
    <w:p w14:paraId="2CA157EA" w14:textId="102FD8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Headed by Lord Brahmā, everyone is overwhelmed while hearing the Lord’s glories. Nārada Muni is worshiped everywhere for chanting the Lord’s glories.</w:t>
      </w:r>
    </w:p>
    <w:p w14:paraId="44B6767D" w14:textId="53E6F2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w:t>
      </w:r>
    </w:p>
    <w:p w14:paraId="26EC6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B4B8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kahilāṅ ei kichu ananta prabhāva</w:t>
      </w:r>
      <w:r w:rsidRPr="00790008">
        <w:rPr>
          <w:rStyle w:val="BookTitle"/>
          <w:rFonts w:asciiTheme="minorHAnsi" w:hAnsiTheme="minorHAnsi" w:cstheme="minorHAnsi"/>
          <w:b w:val="0"/>
          <w:bCs w:val="0"/>
          <w:color w:val="000000"/>
          <w:sz w:val="28"/>
          <w:szCs w:val="28"/>
        </w:rPr>
        <w:br/>
        <w:t>hena-prabhu nityānanda kara anurāga</w:t>
      </w:r>
    </w:p>
    <w:p w14:paraId="3DBC0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thus described a portion of Lord Ananta’s glories. Please, therefore, develop attachment for Lord Nityānanda.</w:t>
      </w:r>
    </w:p>
    <w:p w14:paraId="14858AC7" w14:textId="0A88D0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ananta prabhāva </w:t>
      </w:r>
      <w:r w:rsidRPr="00790008">
        <w:rPr>
          <w:rStyle w:val="BookTitle"/>
          <w:rFonts w:asciiTheme="minorHAnsi" w:hAnsiTheme="minorHAnsi" w:cstheme="minorHAnsi"/>
          <w:b w:val="0"/>
          <w:bCs w:val="0"/>
          <w:color w:val="000000"/>
          <w:sz w:val="28"/>
          <w:szCs w:val="28"/>
        </w:rPr>
        <w:t xml:space="preserve">refers to the great influence of Śrī Anantadeva. That is why the author, who is a servant of Anantadeva, has addressed Him as Mahāprabhu in verse 16 and as Prabhu in verse 73. In this regard one may refer to Brahmā’s statement to King Raivataka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(4.1.26-33). The word </w:t>
      </w:r>
      <w:r w:rsidRPr="00790008">
        <w:rPr>
          <w:rStyle w:val="BookTitle"/>
          <w:rFonts w:asciiTheme="minorHAnsi" w:hAnsiTheme="minorHAnsi" w:cstheme="minorHAnsi"/>
          <w:b w:val="0"/>
          <w:bCs w:val="0"/>
          <w:i/>
          <w:iCs/>
          <w:color w:val="000000"/>
          <w:sz w:val="28"/>
          <w:szCs w:val="28"/>
        </w:rPr>
        <w:t>anurāga</w:t>
      </w:r>
      <w:r w:rsidRPr="00790008">
        <w:rPr>
          <w:rStyle w:val="BookTitle"/>
          <w:rFonts w:asciiTheme="minorHAnsi" w:hAnsiTheme="minorHAnsi" w:cstheme="minorHAnsi"/>
          <w:b w:val="0"/>
          <w:bCs w:val="0"/>
          <w:color w:val="000000"/>
          <w:sz w:val="28"/>
          <w:szCs w:val="28"/>
        </w:rPr>
        <w:t xml:space="preserve"> means “constant service with affection.”</w:t>
      </w:r>
    </w:p>
    <w:p w14:paraId="6229A5F8" w14:textId="44F7E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w:t>
      </w:r>
    </w:p>
    <w:p w14:paraId="72D10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4ED4BF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hai’ bhaktira sāgare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ye ḍubibe, se bhajuka nitāi-cāṅdere</w:t>
      </w:r>
    </w:p>
    <w:p w14:paraId="20DB4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wish to cross the ocean of material existence and drown in the ocean of devotional service should worship Lord Nityānanda.</w:t>
      </w:r>
    </w:p>
    <w:p w14:paraId="38E7D55E" w14:textId="71C801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saṁsāra</w:t>
      </w:r>
      <w:r w:rsidRPr="00790008">
        <w:rPr>
          <w:rStyle w:val="BookTitle"/>
          <w:rFonts w:asciiTheme="minorHAnsi" w:hAnsiTheme="minorHAnsi" w:cstheme="minorHAnsi"/>
          <w:b w:val="0"/>
          <w:bCs w:val="0"/>
          <w:color w:val="000000"/>
          <w:sz w:val="28"/>
          <w:szCs w:val="28"/>
        </w:rPr>
        <w:t xml:space="preserve"> means “like an ocean.” If a living entity drowns in it, he is ruined. But if one crosses this material ocean and drowns in the unfathomable water of the service of the Lord, then one achieves eternal happiness. Therefore one who desires to drown in the ocean of service must take shelter of the eternal lotus feet of the Lord.</w:t>
      </w:r>
    </w:p>
    <w:p w14:paraId="30F143F4" w14:textId="761DF3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w:t>
      </w:r>
    </w:p>
    <w:p w14:paraId="32C8A2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288A78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vaiṣṇava-caraṇe mora ei manaskāma</w:t>
      </w:r>
      <w:r w:rsidRPr="00790008">
        <w:rPr>
          <w:rStyle w:val="BookTitle"/>
          <w:rFonts w:asciiTheme="minorHAnsi" w:hAnsiTheme="minorHAnsi" w:cstheme="minorHAnsi"/>
          <w:b w:val="0"/>
          <w:bCs w:val="0"/>
          <w:color w:val="000000"/>
          <w:sz w:val="28"/>
          <w:szCs w:val="28"/>
        </w:rPr>
        <w:br/>
        <w:t>bhaji yena janme-janme prabhu balarāma</w:t>
      </w:r>
    </w:p>
    <w:p w14:paraId="72EB95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only desire at the feet of the Vaiṣṇavas is that birth after birth I may worship the feet of Lord Balarāma.</w:t>
      </w:r>
    </w:p>
    <w:p w14:paraId="0C87E615" w14:textId="17C4C5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living entities of this material world are busy gratifying their temporary senses. They want to enjoy the objects of the senses through the medium of material knowledge. When one becomes detached from the enjoying mood, he gets the opportunity to approach the Absolute Truth by taking shelter of the spiritual master, who is nondifferent from Lord Nityānanda.</w:t>
      </w:r>
    </w:p>
    <w:p w14:paraId="54927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Nityānanda is nondifferent from the worshipable Lord Śrī Kṛṣṇa Caitanya. In other words, He is the dearmost servant of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Lord Śrī Gaura-Kṛṣṇa. Pure devotional service is the propensity of pure liberated souls. A true disciple who is engaged in the unmotivated uninterrupted service of Gaura-Kṛṣṇa is eligible to swim in the ocean of the mellows of devotional service. It is explained 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w:t>
      </w:r>
    </w:p>
    <w:p w14:paraId="1167730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48B419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405358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Narottama dāsa Ṭhākura, the crest jewel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Prārthanā</w:t>
      </w:r>
      <w:r w:rsidRPr="00790008">
        <w:rPr>
          <w:rStyle w:val="BookTitle"/>
          <w:rFonts w:asciiTheme="minorHAnsi" w:hAnsiTheme="minorHAnsi" w:cstheme="minorHAnsi"/>
          <w:b w:val="0"/>
          <w:bCs w:val="0"/>
          <w:color w:val="000000"/>
          <w:sz w:val="28"/>
          <w:szCs w:val="28"/>
        </w:rPr>
        <w:t>:</w:t>
      </w:r>
    </w:p>
    <w:p w14:paraId="5881FFF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nitāi pada-kamala,      koṭī-candra-suśītala,</w:t>
      </w:r>
      <w:r w:rsidRPr="00790008">
        <w:rPr>
          <w:rStyle w:val="BookTitle"/>
          <w:rFonts w:asciiTheme="minorHAnsi" w:hAnsiTheme="minorHAnsi" w:cstheme="minorHAnsi"/>
          <w:b w:val="0"/>
          <w:bCs w:val="0"/>
          <w:color w:val="000000"/>
          <w:sz w:val="28"/>
          <w:szCs w:val="28"/>
        </w:rPr>
        <w:br/>
        <w:t>ye chāyāya jagat juḍāya.</w:t>
      </w:r>
      <w:r w:rsidRPr="00790008">
        <w:rPr>
          <w:rStyle w:val="BookTitle"/>
          <w:rFonts w:asciiTheme="minorHAnsi" w:hAnsiTheme="minorHAnsi" w:cstheme="minorHAnsi"/>
          <w:b w:val="0"/>
          <w:bCs w:val="0"/>
          <w:color w:val="000000"/>
          <w:sz w:val="28"/>
          <w:szCs w:val="28"/>
        </w:rPr>
        <w:br/>
        <w:t>hena nitāi vine bhāi,      rādhā-kṛṣṇa pāite nāi,</w:t>
      </w:r>
      <w:r w:rsidRPr="00790008">
        <w:rPr>
          <w:rStyle w:val="BookTitle"/>
          <w:rFonts w:asciiTheme="minorHAnsi" w:hAnsiTheme="minorHAnsi" w:cstheme="minorHAnsi"/>
          <w:b w:val="0"/>
          <w:bCs w:val="0"/>
          <w:color w:val="000000"/>
          <w:sz w:val="28"/>
          <w:szCs w:val="28"/>
        </w:rPr>
        <w:br/>
        <w:t>dṛḍha kari’ dhara nitāira pāya.</w:t>
      </w:r>
    </w:p>
    <w:p w14:paraId="0E469F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lotus feet of Lord Nityānanda are as soothing as the rays of millions of moons. The entire world can be solaced by the shelter of His lotus feet. Dear brother, without the mercy of Lord Nityānanda no one can attain the lotus feet of Rādhā-Kṛṣṇa. Therefore catch hold of the lotus feet of Nityānanda with firm determination.”</w:t>
      </w:r>
    </w:p>
    <w:p w14:paraId="4660A3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Nityānanda-Baladeva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and the Lord of the Vaiṣṇavas, or servants of Viṣṇu. In order to serve that Lord, the author offers prayers at the feet of His eternal servants, the Vaiṣṇavas. The Vaiṣṇavas are eternal, liberated, and always worshipable for the living entities. The author shows that submission to the Vaiṣṇavas is one of the inseparable limbs of pure devotional service. By setting example, he teaches cheaters, wretches, proud persons, and persons bewildered by the influence of false ego that in order to achieve one’s desired goal one should pray at the feet of the devotees.</w:t>
      </w:r>
    </w:p>
    <w:p w14:paraId="046E18DC" w14:textId="455F14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BC31A0"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BC31A0"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1.79</w:t>
      </w:r>
    </w:p>
    <w:p w14:paraId="0EBC66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047AA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 ’vipra’, ’brāhmaṇa’ yehena nāma-bheda</w:t>
      </w:r>
      <w:r w:rsidRPr="00790008">
        <w:rPr>
          <w:rStyle w:val="BookTitle"/>
          <w:rFonts w:asciiTheme="minorHAnsi" w:hAnsiTheme="minorHAnsi" w:cstheme="minorHAnsi"/>
          <w:b w:val="0"/>
          <w:bCs w:val="0"/>
          <w:color w:val="000000"/>
          <w:sz w:val="28"/>
          <w:szCs w:val="28"/>
        </w:rPr>
        <w:br/>
        <w:t>ei-mata ’nityānanda’, ’ananta’, baladeva’</w:t>
      </w:r>
    </w:p>
    <w:p w14:paraId="60A550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dvija, vipra, and brāhmaṇa are different names of the same person, Nityānanda, Ananta, and Baladeva are similarly different names of the same Lord.</w:t>
      </w:r>
    </w:p>
    <w:p w14:paraId="40C031E4" w14:textId="52E2C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the words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vipra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are of the same category, Ananta, Baladeva, and Nityānanda are different names for the same personality.</w:t>
      </w:r>
    </w:p>
    <w:p w14:paraId="2846DE68" w14:textId="525235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BC31A0"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BC31A0"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1.80</w:t>
      </w:r>
    </w:p>
    <w:p w14:paraId="41CF08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9E5B9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nityānanda balilā kautūke</w:t>
      </w:r>
      <w:r w:rsidRPr="00790008">
        <w:rPr>
          <w:rStyle w:val="BookTitle"/>
          <w:rFonts w:asciiTheme="minorHAnsi" w:hAnsiTheme="minorHAnsi" w:cstheme="minorHAnsi"/>
          <w:b w:val="0"/>
          <w:bCs w:val="0"/>
          <w:color w:val="000000"/>
          <w:sz w:val="28"/>
          <w:szCs w:val="28"/>
        </w:rPr>
        <w:br/>
        <w:t>caitanya-caritra kichu likhite pustake</w:t>
      </w:r>
    </w:p>
    <w:p w14:paraId="7D6668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who is the Supersoul, joyfully instructed me to write a book on the pastimes of Lord Caitanya.</w:t>
      </w:r>
    </w:p>
    <w:p w14:paraId="12B9EC27" w14:textId="4101CE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has described himself as the last servant of Lord Nityānanda. In other words, after accepting the author, Lord Nityānanda did not accept any other disciples. Śrī Nityānanda Prabhu appeared in the heart of the author and instructed him to describe the characteristics of Lord Caitanya. By using the word </w:t>
      </w:r>
      <w:r w:rsidRPr="00790008">
        <w:rPr>
          <w:rStyle w:val="BookTitle"/>
          <w:rFonts w:asciiTheme="minorHAnsi" w:hAnsiTheme="minorHAnsi" w:cstheme="minorHAnsi"/>
          <w:b w:val="0"/>
          <w:bCs w:val="0"/>
          <w:i/>
          <w:iCs/>
          <w:color w:val="000000"/>
          <w:sz w:val="28"/>
          <w:szCs w:val="28"/>
        </w:rPr>
        <w:t>antaryāmī</w:t>
      </w:r>
      <w:r w:rsidRPr="00790008">
        <w:rPr>
          <w:rStyle w:val="BookTitle"/>
          <w:rFonts w:asciiTheme="minorHAnsi" w:hAnsiTheme="minorHAnsi" w:cstheme="minorHAnsi"/>
          <w:b w:val="0"/>
          <w:bCs w:val="0"/>
          <w:color w:val="000000"/>
          <w:sz w:val="28"/>
          <w:szCs w:val="28"/>
        </w:rPr>
        <w:t xml:space="preserve"> as an adjective of Nityānanda Prabhu, it is indicated that the author received within his heart the instruction to write this book after the disappearance of Lord Nityānanda.</w:t>
      </w:r>
    </w:p>
    <w:p w14:paraId="01A54420" w14:textId="136B15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450135"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450135"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1.81</w:t>
      </w:r>
    </w:p>
    <w:p w14:paraId="3C333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113B4F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caitanya-caritra sphure yāṅhāra kṛpāya</w:t>
      </w:r>
      <w:r w:rsidRPr="00790008">
        <w:rPr>
          <w:rStyle w:val="BookTitle"/>
          <w:rFonts w:asciiTheme="minorHAnsi" w:hAnsiTheme="minorHAnsi" w:cstheme="minorHAnsi"/>
          <w:b w:val="0"/>
          <w:bCs w:val="0"/>
          <w:color w:val="000000"/>
          <w:sz w:val="28"/>
          <w:szCs w:val="28"/>
        </w:rPr>
        <w:br/>
        <w:t>yaśera bhāṇḍāra vaise śeṣera jihvāya</w:t>
      </w:r>
    </w:p>
    <w:p w14:paraId="68B05C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Lord Nityānanda the pastimes of Śrī Caitanya will become manifest, because His tongue is the storehouse of Lord Caitanya’s glories.</w:t>
      </w:r>
    </w:p>
    <w:p w14:paraId="33B2BF20" w14:textId="5CC410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may refer to verses 13 and 14 in this regard.</w:t>
      </w:r>
    </w:p>
    <w:p w14:paraId="6B5AFC9F" w14:textId="605129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450135"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450135"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1.82</w:t>
      </w:r>
    </w:p>
    <w:p w14:paraId="1C9A6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75787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yaśomaya-vigraha ananta</w:t>
      </w:r>
      <w:r w:rsidRPr="00790008">
        <w:rPr>
          <w:rStyle w:val="BookTitle"/>
          <w:rFonts w:asciiTheme="minorHAnsi" w:hAnsiTheme="minorHAnsi" w:cstheme="minorHAnsi"/>
          <w:b w:val="0"/>
          <w:bCs w:val="0"/>
          <w:color w:val="000000"/>
          <w:sz w:val="28"/>
          <w:szCs w:val="28"/>
        </w:rPr>
        <w:br/>
        <w:t>gāiluṅ tāhāna kichu pāda-padma-dvandva</w:t>
      </w:r>
    </w:p>
    <w:p w14:paraId="41292C8D" w14:textId="2B6B88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Śrī Ananta is the embodiment of Lord Caitanya’s glories. Thus I have described a fragment of Ananta’s glories.</w:t>
      </w:r>
    </w:p>
    <w:p w14:paraId="639EE3F4" w14:textId="693210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1.83</w:t>
      </w:r>
    </w:p>
    <w:p w14:paraId="619BF3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77F3AE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caitanya-candrera puṇya-śravaṇa carita</w:t>
      </w:r>
      <w:r w:rsidRPr="00790008">
        <w:rPr>
          <w:rStyle w:val="BookTitle"/>
          <w:rFonts w:asciiTheme="minorHAnsi" w:hAnsiTheme="minorHAnsi" w:cstheme="minorHAnsi"/>
          <w:b w:val="0"/>
          <w:bCs w:val="0"/>
          <w:color w:val="000000"/>
          <w:sz w:val="28"/>
          <w:szCs w:val="28"/>
        </w:rPr>
        <w:br/>
        <w:t>bhakta-prasāde se sphure,—jāniha niścita</w:t>
      </w:r>
    </w:p>
    <w:p w14:paraId="69C082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pastimes of Śrī Caitanyacandra brings all auspiciousness, but know for certain that they are revealed only through the mercy of the devotees.</w:t>
      </w:r>
    </w:p>
    <w:p w14:paraId="10BAC16D" w14:textId="50EB30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w:t>
      </w:r>
      <w:r w:rsidRPr="00790008">
        <w:rPr>
          <w:rStyle w:val="BookTitle"/>
          <w:rFonts w:asciiTheme="minorHAnsi" w:hAnsiTheme="minorHAnsi" w:cstheme="minorHAnsi"/>
          <w:b w:val="0"/>
          <w:bCs w:val="0"/>
          <w:i/>
          <w:iCs/>
          <w:color w:val="000000"/>
          <w:sz w:val="28"/>
          <w:szCs w:val="28"/>
        </w:rPr>
        <w:t>puṇya-śravaṇa carita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(1.2.17), which states: </w:t>
      </w:r>
      <w:r w:rsidRPr="00790008">
        <w:rPr>
          <w:rStyle w:val="BookTitle"/>
          <w:rFonts w:asciiTheme="minorHAnsi" w:hAnsiTheme="minorHAnsi" w:cstheme="minorHAnsi"/>
          <w:b w:val="0"/>
          <w:bCs w:val="0"/>
          <w:i/>
          <w:iCs/>
          <w:color w:val="000000"/>
          <w:sz w:val="28"/>
          <w:szCs w:val="28"/>
        </w:rPr>
        <w:t>puṇya-śravaṇa-kīrtanaḥ</w:t>
      </w:r>
      <w:r w:rsidRPr="00790008">
        <w:rPr>
          <w:rStyle w:val="BookTitle"/>
          <w:rFonts w:asciiTheme="minorHAnsi" w:hAnsiTheme="minorHAnsi" w:cstheme="minorHAnsi"/>
          <w:b w:val="0"/>
          <w:bCs w:val="0"/>
          <w:color w:val="000000"/>
          <w:sz w:val="28"/>
          <w:szCs w:val="28"/>
        </w:rPr>
        <w:t>—“hearing and chanting of the Lord’s names and characteristics is supremely purifying.”</w:t>
      </w:r>
    </w:p>
    <w:p w14:paraId="679B22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has accepted the pastimes of Śrī Caitanya Mahāprabhu that he heard from the mouths of His devotees as the ingredients for the composition of this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By this example the author shows that one must follow the footsteps of the Vaiṣṇavas and accept the process of hearing in disciplic succession.</w:t>
      </w:r>
    </w:p>
    <w:p w14:paraId="4580BF0A" w14:textId="6E8E08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1.84</w:t>
      </w:r>
    </w:p>
    <w:p w14:paraId="772DCA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68B7C8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veda-guhya caitanya-caritra kebā jāne?</w:t>
      </w:r>
      <w:r w:rsidRPr="00790008">
        <w:rPr>
          <w:rStyle w:val="BookTitle"/>
          <w:rFonts w:asciiTheme="minorHAnsi" w:hAnsiTheme="minorHAnsi" w:cstheme="minorHAnsi"/>
          <w:b w:val="0"/>
          <w:bCs w:val="0"/>
          <w:color w:val="000000"/>
          <w:sz w:val="28"/>
          <w:szCs w:val="28"/>
        </w:rPr>
        <w:br/>
        <w:t>tāi likhi, yāhā śuniyāchi bhakta-sthāne</w:t>
      </w:r>
    </w:p>
    <w:p w14:paraId="47EAD703" w14:textId="5A82D8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 pastimes of Śrī Caitanya? They are confidential even to the Vedas. Therefore I will write only what I have heard from the devotees.</w:t>
      </w:r>
    </w:p>
    <w:p w14:paraId="17477C50" w14:textId="0A2916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1.85</w:t>
      </w:r>
    </w:p>
    <w:p w14:paraId="2C78C3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85</w:t>
      </w:r>
    </w:p>
    <w:p w14:paraId="225F7C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caitanya-caritra ādi-anta nāhi dekhi</w:t>
      </w:r>
      <w:r w:rsidRPr="00790008">
        <w:rPr>
          <w:rStyle w:val="BookTitle"/>
          <w:rFonts w:asciiTheme="minorHAnsi" w:hAnsiTheme="minorHAnsi" w:cstheme="minorHAnsi"/>
          <w:b w:val="0"/>
          <w:bCs w:val="0"/>
          <w:color w:val="000000"/>
          <w:sz w:val="28"/>
          <w:szCs w:val="28"/>
        </w:rPr>
        <w:br/>
        <w:t>yena-mata dena śakti, tena-mata likhi</w:t>
      </w:r>
    </w:p>
    <w:p w14:paraId="2C15BE5F" w14:textId="6D9258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find a beginning or end to the pastimes of Śrī Caitanya. I write whatever He inspires me.</w:t>
      </w:r>
    </w:p>
    <w:p w14:paraId="59350AE4" w14:textId="61219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1.86</w:t>
      </w:r>
    </w:p>
    <w:p w14:paraId="62EFB8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2F2A73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kāṣṭera putalī yena kuhake nācāya</w:t>
      </w:r>
      <w:r w:rsidRPr="00790008">
        <w:rPr>
          <w:rStyle w:val="BookTitle"/>
          <w:rFonts w:asciiTheme="minorHAnsi" w:hAnsiTheme="minorHAnsi" w:cstheme="minorHAnsi"/>
          <w:b w:val="0"/>
          <w:bCs w:val="0"/>
          <w:color w:val="000000"/>
          <w:sz w:val="28"/>
          <w:szCs w:val="28"/>
        </w:rPr>
        <w:br/>
        <w:t>ei-mata gauracandra more ye bolāya</w:t>
      </w:r>
    </w:p>
    <w:p w14:paraId="7A82A8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I describe is only by the direction of Śrī Gauracandra, just as a puppet dances only by the direction of the puppeteer.</w:t>
      </w:r>
    </w:p>
    <w:p w14:paraId="75EB091E" w14:textId="195204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puppet cannot dance independently but dances in various ways according to the unseen direction of the puppeteer, the most merciful Supreme Lord, Śrī Gauracandra, has directed me to dance and chant His names and qualities. I am unable to independently dance, in the form of chanting His names and qualities. Śrīla Kavirāja Gosvāmī has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8.39): “Śrī Caitanya Mahāprabhu has personally spoken through the writings of Śrī Vṛndāvana dāsa Ṭhākura.”</w:t>
      </w:r>
    </w:p>
    <w:p w14:paraId="54C9C393" w14:textId="18C35E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1.87</w:t>
      </w:r>
    </w:p>
    <w:p w14:paraId="5B60CC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79B395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vaiṣṇavera pā’ye kari namaskāra</w:t>
      </w:r>
      <w:r w:rsidRPr="00790008">
        <w:rPr>
          <w:rStyle w:val="BookTitle"/>
          <w:rFonts w:asciiTheme="minorHAnsi" w:hAnsiTheme="minorHAnsi" w:cstheme="minorHAnsi"/>
          <w:b w:val="0"/>
          <w:bCs w:val="0"/>
          <w:color w:val="000000"/>
          <w:sz w:val="28"/>
          <w:szCs w:val="28"/>
        </w:rPr>
        <w:br/>
        <w:t>ithe aparādha kichu nahuka āmāra</w:t>
      </w:r>
    </w:p>
    <w:p w14:paraId="19064D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offer my respectful obeisances at the feet of the Vaiṣṇavas so that I may not commit any offenses to them.</w:t>
      </w:r>
    </w:p>
    <w:p w14:paraId="1ECD0DB5" w14:textId="019054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Vaiṣṇava author has humbly written this verse in various places of this book.</w:t>
      </w:r>
    </w:p>
    <w:p w14:paraId="3B938F3A" w14:textId="2B5958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1.88</w:t>
      </w:r>
    </w:p>
    <w:p w14:paraId="26EA7F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5B7F52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diyā śuna, bhāi, śrī caitanya-kathā</w:t>
      </w:r>
      <w:r w:rsidRPr="00790008">
        <w:rPr>
          <w:rStyle w:val="BookTitle"/>
          <w:rFonts w:asciiTheme="minorHAnsi" w:hAnsiTheme="minorHAnsi" w:cstheme="minorHAnsi"/>
          <w:b w:val="0"/>
          <w:bCs w:val="0"/>
          <w:color w:val="000000"/>
          <w:sz w:val="28"/>
          <w:szCs w:val="28"/>
        </w:rPr>
        <w:br/>
        <w:t>bhakta-saṅge ye ye līlā kailā yathā-yathā</w:t>
      </w:r>
    </w:p>
    <w:p w14:paraId="57372EA0" w14:textId="798AC3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 please hear with attention the topics of Śrī Caitanya concerning the various pastimes that He performed with His devotees.</w:t>
      </w:r>
    </w:p>
    <w:p w14:paraId="7B048FE1" w14:textId="44ADD4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1.89</w:t>
      </w:r>
    </w:p>
    <w:p w14:paraId="7910B0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9EC45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trividha caitanya-līlā—ānandera dhāma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ādi-khaṇḍa, madhya-khaṇḍa, śeṣa-khaṇḍa nāma</w:t>
      </w:r>
    </w:p>
    <w:p w14:paraId="3ED71243" w14:textId="3E8330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of Śrī Caitanya are the abode of all happiness. These pastimes are divided into Ādi-khaṇḍa, Madhya-khaṇḍa, and Antya-khaṇḍa.</w:t>
      </w:r>
    </w:p>
    <w:p w14:paraId="5BE47260" w14:textId="65008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1.90-91</w:t>
      </w:r>
    </w:p>
    <w:p w14:paraId="6604A5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90-91</w:t>
      </w:r>
    </w:p>
    <w:p w14:paraId="5B402ED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ādi-khaṇḍe—pradhānataḥ vidyāra vilāsa</w:t>
      </w:r>
      <w:r w:rsidRPr="00790008">
        <w:rPr>
          <w:rStyle w:val="BookTitle"/>
          <w:rFonts w:asciiTheme="minorHAnsi" w:hAnsiTheme="minorHAnsi" w:cstheme="minorHAnsi"/>
          <w:b w:val="0"/>
          <w:bCs w:val="0"/>
          <w:color w:val="000000"/>
          <w:sz w:val="28"/>
          <w:szCs w:val="28"/>
        </w:rPr>
        <w:br/>
        <w:t>madhya-khaṇḍe—caitanyera kīrtana-prakāśa</w:t>
      </w:r>
    </w:p>
    <w:p w14:paraId="0F207E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śeṣa-khaṇḍe—sannyāsi-rūpe nīlācale sthiti</w:t>
      </w:r>
      <w:r w:rsidRPr="00790008">
        <w:rPr>
          <w:rStyle w:val="BookTitle"/>
          <w:rFonts w:asciiTheme="minorHAnsi" w:hAnsiTheme="minorHAnsi" w:cstheme="minorHAnsi"/>
          <w:b w:val="0"/>
          <w:bCs w:val="0"/>
          <w:color w:val="000000"/>
          <w:sz w:val="28"/>
          <w:szCs w:val="28"/>
        </w:rPr>
        <w:br/>
        <w:t>nityānanda-sthāne samarpiyā gauḍa-kṣiti</w:t>
      </w:r>
    </w:p>
    <w:p w14:paraId="2958E7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Ādi-khaṇḍa mainly describes the Lord’s scholastic pastimes. In the Madhya-khaṇḍa the Lord’s kīrtana pastimes are described. The Antya-khaṇḍa contains descriptions of the Lord’s residence in Jagannātha Purī as a sannyāsī and His entrusting the Bengal preaching to Nityānanda Prabhu.</w:t>
      </w:r>
    </w:p>
    <w:p w14:paraId="421B3CE0" w14:textId="21C8A4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Among the three </w:t>
      </w:r>
      <w:r w:rsidRPr="00790008">
        <w:rPr>
          <w:rStyle w:val="BookTitle"/>
          <w:rFonts w:asciiTheme="minorHAnsi" w:hAnsiTheme="minorHAnsi" w:cstheme="minorHAnsi"/>
          <w:b w:val="0"/>
          <w:bCs w:val="0"/>
          <w:i/>
          <w:iCs/>
          <w:color w:val="000000"/>
          <w:sz w:val="28"/>
          <w:szCs w:val="28"/>
        </w:rPr>
        <w:t xml:space="preserve">khaṇdas, </w:t>
      </w:r>
      <w:r w:rsidRPr="00790008">
        <w:rPr>
          <w:rStyle w:val="BookTitle"/>
          <w:rFonts w:asciiTheme="minorHAnsi" w:hAnsiTheme="minorHAnsi" w:cstheme="minorHAnsi"/>
          <w:b w:val="0"/>
          <w:bCs w:val="0"/>
          <w:color w:val="000000"/>
          <w:sz w:val="28"/>
          <w:szCs w:val="28"/>
        </w:rPr>
        <w:t>or sections,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of this book,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describes the Lord’s scholastic pastimes,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describes the Lord’s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pastimes, and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describes the Lord’s residence in Jagannātha Purī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His pastimes as a householder, Lord Gaurasundara instructed the people of Bengal in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His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He remained in Jagannātha Purī and nourished His devotees. When the Lord preached devotional service in Bengal, Śrī Nityānanda Prabhu, Haridāsa Ṭhākura, and other pure devotees assisted Him in His preaching. When Śrīmān Mahāprabhu resided in Nīlācala, He appointed Lord Nityānanda as the principal preacher for Bengal. The Gauḍīya devotees who resided in Nīlācala were under the care of Śrī Svarūpa Dāmodara Gosvāmī, and the devotees in Bengal constantly worshiped Lord Hari under the care of Nityānanda Prabhu. Śrīmān Mahāprabhu was personally in charge of the preachers in Nīlācala, and He appointed Nityānanda Prabhu to take charge of the preachers in Bengal. Śrī Nityānanda Prabhu preached all over Bengal with His twelve prominent devotees. In Vraja-maṇḍala, Śrī Rūpa and Sanātana Gosvāmī were the commander-in-chiefs who accepted the responsibility for preaching in the West.</w:t>
      </w:r>
    </w:p>
    <w:p w14:paraId="29FB2409" w14:textId="0F7361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1.92</w:t>
      </w:r>
    </w:p>
    <w:p w14:paraId="22A22B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4F3F6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jagannātha-miśra-vara</w:t>
      </w:r>
      <w:r w:rsidRPr="00790008">
        <w:rPr>
          <w:rStyle w:val="BookTitle"/>
          <w:rFonts w:asciiTheme="minorHAnsi" w:hAnsiTheme="minorHAnsi" w:cstheme="minorHAnsi"/>
          <w:b w:val="0"/>
          <w:bCs w:val="0"/>
          <w:color w:val="000000"/>
          <w:sz w:val="28"/>
          <w:szCs w:val="28"/>
        </w:rPr>
        <w:br/>
        <w:t>vasudeva-prāya teṅho—sva-dharma-tatpara</w:t>
      </w:r>
    </w:p>
    <w:p w14:paraId="032C2524" w14:textId="6CA805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Jagannātha Miśra was always enthusiastic in following his religious principles </w:t>
      </w:r>
      <w:r w:rsidRPr="00790008">
        <w:rPr>
          <w:rStyle w:val="BookTitle"/>
          <w:rFonts w:asciiTheme="minorHAnsi" w:hAnsiTheme="minorHAnsi" w:cstheme="minorHAnsi"/>
          <w:b/>
          <w:bCs/>
          <w:color w:val="800000"/>
          <w:sz w:val="28"/>
          <w:szCs w:val="28"/>
        </w:rPr>
        <w:lastRenderedPageBreak/>
        <w:t>while residing in Navadvīpa. He was equal to Vasudeva, the father of Lord Kṛṣṇa.</w:t>
      </w:r>
    </w:p>
    <w:p w14:paraId="4F998EE0" w14:textId="36E03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1.93</w:t>
      </w:r>
    </w:p>
    <w:p w14:paraId="510AF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7E34D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patnī śacī nāma—mahā-pati-vratā</w:t>
      </w:r>
      <w:r w:rsidRPr="00790008">
        <w:rPr>
          <w:rStyle w:val="BookTitle"/>
          <w:rFonts w:asciiTheme="minorHAnsi" w:hAnsiTheme="minorHAnsi" w:cstheme="minorHAnsi"/>
          <w:b w:val="0"/>
          <w:bCs w:val="0"/>
          <w:color w:val="000000"/>
          <w:sz w:val="28"/>
          <w:szCs w:val="28"/>
        </w:rPr>
        <w:br/>
        <w:t>dvitīya-devakī yena sei jagan-mātā</w:t>
      </w:r>
    </w:p>
    <w:p w14:paraId="40D27543" w14:textId="1E4068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most chaste wife, Śacīdevī, was just like Devakī, the universal mother.</w:t>
      </w:r>
    </w:p>
    <w:p w14:paraId="64E95212" w14:textId="332AF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1.94</w:t>
      </w:r>
    </w:p>
    <w:p w14:paraId="65FE68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03E9A4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garbhe avatīrṇa hailā nārāyaṇa</w:t>
      </w:r>
      <w:r w:rsidRPr="00790008">
        <w:rPr>
          <w:rStyle w:val="BookTitle"/>
          <w:rFonts w:asciiTheme="minorHAnsi" w:hAnsiTheme="minorHAnsi" w:cstheme="minorHAnsi"/>
          <w:b w:val="0"/>
          <w:bCs w:val="0"/>
          <w:color w:val="000000"/>
          <w:sz w:val="28"/>
          <w:szCs w:val="28"/>
        </w:rPr>
        <w:br/>
        <w:t>śrī kṛṣṇa-caitanya-nāma saṁsāra-bhūṣaṇa</w:t>
      </w:r>
    </w:p>
    <w:p w14:paraId="547655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womb of Mother Śacī appeared Nārāyaṇa. His name, Śrī Kṛṣṇa Caitanya, is the ornament of this world.</w:t>
      </w:r>
    </w:p>
    <w:p w14:paraId="36544C3E" w14:textId="52C7C2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narrating topics regarding the Absolute Truth, the author has addressed Lord Caitanya’s father and mother as Vasudeva and Devakī and Lord Caitanya Mahāprabhu as Nārāyaṇa. Such statements are not incorrect when describing the Absolute Truth or His opulences, for if the sweet features of the Lord are discussed amongst ignorant people they will achieve no benefit. While at home, Śrīmān Mahāprabhu had various names like Nimāi and Viśvambhara. After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was known as Śrī Kṛṣṇa Caitanya. The Lord inspired the people of the world to chant the names of Kṛṣṇa and thus fulfilled the purport of the name “Śrī Kṛṣṇa Caitanya.” Amongst the social orders, the order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is the highest. That is why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names are ornaments of the world.</w:t>
      </w:r>
    </w:p>
    <w:p w14:paraId="5AFDBCFD" w14:textId="025A3E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1.95</w:t>
      </w:r>
    </w:p>
    <w:p w14:paraId="53482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9C2B0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phālguna-pūrṇimā śubha-dine</w:t>
      </w:r>
      <w:r w:rsidRPr="00790008">
        <w:rPr>
          <w:rStyle w:val="BookTitle"/>
          <w:rFonts w:asciiTheme="minorHAnsi" w:hAnsiTheme="minorHAnsi" w:cstheme="minorHAnsi"/>
          <w:b w:val="0"/>
          <w:bCs w:val="0"/>
          <w:color w:val="000000"/>
          <w:sz w:val="28"/>
          <w:szCs w:val="28"/>
        </w:rPr>
        <w:br/>
        <w:t>avatīrṇa hailā prabhu niśāya grahaṇe</w:t>
      </w:r>
    </w:p>
    <w:p w14:paraId="5DB97D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Lord’s appearance during an eclipse on the night of the Phālguna Pūrṇimā is described.</w:t>
      </w:r>
    </w:p>
    <w:p w14:paraId="24919A61" w14:textId="5ABB47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appeared during a lunar eclipse on the full moon night of the month of Phālguna (February-March) in the year 1486.</w:t>
      </w:r>
    </w:p>
    <w:p w14:paraId="00DC4280" w14:textId="1E4B8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1.96</w:t>
      </w:r>
    </w:p>
    <w:p w14:paraId="1CEFD2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042D28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hari-nāma-maṅgala uṭhila catur-dige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janmilā īśvara saṅkīrtana kari’ āge</w:t>
      </w:r>
    </w:p>
    <w:p w14:paraId="412331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Preceding the Lord’s birth, the auspicious names of Lord Hari were heard from all directions.</w:t>
      </w:r>
    </w:p>
    <w:p w14:paraId="30E05313" w14:textId="300EC1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throughout the world considered the occasion of the lunar eclipse as most auspicious, so they engaged in loud chanting of the names of Hari. The Lord appeared as this chanting was going on.</w:t>
      </w:r>
    </w:p>
    <w:p w14:paraId="28DFCA28" w14:textId="1FB969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1.97</w:t>
      </w:r>
    </w:p>
    <w:p w14:paraId="2C5B3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71AF0E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śiśu-rūpe aneka prakāśa</w:t>
      </w:r>
      <w:r w:rsidRPr="00790008">
        <w:rPr>
          <w:rStyle w:val="BookTitle"/>
          <w:rFonts w:asciiTheme="minorHAnsi" w:hAnsiTheme="minorHAnsi" w:cstheme="minorHAnsi"/>
          <w:b w:val="0"/>
          <w:bCs w:val="0"/>
          <w:color w:val="000000"/>
          <w:sz w:val="28"/>
          <w:szCs w:val="28"/>
        </w:rPr>
        <w:br/>
        <w:t>pitā-mātā-prati dekhāilā gupta-vāsa</w:t>
      </w:r>
    </w:p>
    <w:p w14:paraId="5ECEE9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displays various pastimes as a child. He also reveals His own abode to His parents.</w:t>
      </w:r>
    </w:p>
    <w:p w14:paraId="11738BAD" w14:textId="7E31FD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material world, the Supreme Lord and His abode are unmanifested. The Lord exhibited His unmanifest abode to His parents by awakening their transcendental knowledge.</w:t>
      </w:r>
    </w:p>
    <w:p w14:paraId="18C22BFE" w14:textId="10527B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1.98</w:t>
      </w:r>
    </w:p>
    <w:p w14:paraId="6C1E65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0E31A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dvaja-vajra-aṅkuśa-patākā</w:t>
      </w:r>
      <w:r w:rsidRPr="00790008">
        <w:rPr>
          <w:rStyle w:val="BookTitle"/>
          <w:rFonts w:asciiTheme="minorHAnsi" w:hAnsiTheme="minorHAnsi" w:cstheme="minorHAnsi"/>
          <w:b w:val="0"/>
          <w:bCs w:val="0"/>
          <w:color w:val="000000"/>
          <w:sz w:val="28"/>
          <w:szCs w:val="28"/>
        </w:rPr>
        <w:br/>
        <w:t>gṛha-mājhe apūrva dekhilā pitā-mātā</w:t>
      </w:r>
    </w:p>
    <w:p w14:paraId="39E178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Lord’s parents are astonished to see footprints marked with the signs of a banner, a thunderbolt, an elephant goad, and a flag.</w:t>
      </w:r>
    </w:p>
    <w:p w14:paraId="50FBEDEF" w14:textId="42EA84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symptoms of a great personality like banner, thunderbolt, elephant goad, and flag are mentioned in the </w:t>
      </w:r>
      <w:r w:rsidRPr="00790008">
        <w:rPr>
          <w:rStyle w:val="BookTitle"/>
          <w:rFonts w:asciiTheme="minorHAnsi" w:hAnsiTheme="minorHAnsi" w:cstheme="minorHAnsi"/>
          <w:b w:val="0"/>
          <w:bCs w:val="0"/>
          <w:i/>
          <w:iCs/>
          <w:color w:val="000000"/>
          <w:sz w:val="28"/>
          <w:szCs w:val="28"/>
        </w:rPr>
        <w:t>Sāmudrika</w:t>
      </w:r>
      <w:r w:rsidRPr="00790008">
        <w:rPr>
          <w:rStyle w:val="BookTitle"/>
          <w:rFonts w:asciiTheme="minorHAnsi" w:hAnsiTheme="minorHAnsi" w:cstheme="minorHAnsi"/>
          <w:b w:val="0"/>
          <w:bCs w:val="0"/>
          <w:color w:val="000000"/>
          <w:sz w:val="28"/>
          <w:szCs w:val="28"/>
        </w:rPr>
        <w:t>. These marks are eternally manifested on the lotus feet of the Supreme Lord. Wherever the Lord walked within the house, He left impressions of these marks, which were seen by Mother Śacī.</w:t>
      </w:r>
    </w:p>
    <w:p w14:paraId="6BE3CB01" w14:textId="316C4E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1.99</w:t>
      </w:r>
    </w:p>
    <w:p w14:paraId="1CEFD5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36445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prabhure hariyāchila core</w:t>
      </w:r>
      <w:r w:rsidRPr="00790008">
        <w:rPr>
          <w:rStyle w:val="BookTitle"/>
          <w:rFonts w:asciiTheme="minorHAnsi" w:hAnsiTheme="minorHAnsi" w:cstheme="minorHAnsi"/>
          <w:b w:val="0"/>
          <w:bCs w:val="0"/>
          <w:color w:val="000000"/>
          <w:sz w:val="28"/>
          <w:szCs w:val="28"/>
        </w:rPr>
        <w:br/>
        <w:t>core bhāṇḍāiyā prabhu āilena ghare</w:t>
      </w:r>
    </w:p>
    <w:p w14:paraId="1CD2E4A7" w14:textId="22F45B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is kidnapped by thieves, who become bewildered and return the Lord to His home.</w:t>
      </w:r>
    </w:p>
    <w:p w14:paraId="619A8E38" w14:textId="19C56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1.100</w:t>
      </w:r>
    </w:p>
    <w:p w14:paraId="014ED2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88050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jagadīśa-hiraṇyera 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naivedya khāilā prabhu śrī-hari-vāsare</w:t>
      </w:r>
    </w:p>
    <w:p w14:paraId="3A2DD6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eats grains in the house of Jagadīśa and Hiraṇya on the day of Ekādaśī.</w:t>
      </w:r>
    </w:p>
    <w:p w14:paraId="7FCC0348" w14:textId="19DC79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appearance day of the Lord, Ekādaśī, and a few Dvādaśīs are called Hari-vāsara. On these days the servants of Lord Hari abstain from all kinds of activities and vow to serve Hari while fasting. But since the Lord is the Supreme Personality of Godhead, He did not exhibit pastimes like fasting on Hari-vāsara, which must be observed by His devotees; rather, He accepted various foodstuffs that were offered to Him.</w:t>
      </w:r>
    </w:p>
    <w:p w14:paraId="50A6DD63" w14:textId="295F32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1.101</w:t>
      </w:r>
    </w:p>
    <w:p w14:paraId="2C87F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217BE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śiśu chale kariyā krandana</w:t>
      </w:r>
      <w:r w:rsidRPr="00790008">
        <w:rPr>
          <w:rStyle w:val="BookTitle"/>
          <w:rFonts w:asciiTheme="minorHAnsi" w:hAnsiTheme="minorHAnsi" w:cstheme="minorHAnsi"/>
          <w:b w:val="0"/>
          <w:bCs w:val="0"/>
          <w:color w:val="000000"/>
          <w:sz w:val="28"/>
          <w:szCs w:val="28"/>
        </w:rPr>
        <w:br/>
        <w:t>bolāilā sarva-mukhe śrī-hari-kīrtana</w:t>
      </w:r>
    </w:p>
    <w:p w14:paraId="33C87F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tricks everyone into chanting the holy names of Hari by crying as a child.</w:t>
      </w:r>
    </w:p>
    <w:p w14:paraId="0BCCF1C0" w14:textId="0B9A26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the nature of children to cry when they are in pain or in need of something. In order to stop such crying, various methods are employed to distract their attention. Following such behavior, ladies who were on the level of motherly relations with the Lord also chanted the names of Hari in order to divert Gaurahari’s attention. In order to stop His crying in this way, Gaurahari demanded that the ladies chant the holy names, which is the religious principle for this age.</w:t>
      </w:r>
    </w:p>
    <w:p w14:paraId="5063118A" w14:textId="1EFF96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1.102</w:t>
      </w:r>
    </w:p>
    <w:p w14:paraId="03A4BD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F000F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loka-varjya hāṇḍira āsane</w:t>
      </w:r>
      <w:r w:rsidRPr="00790008">
        <w:rPr>
          <w:rStyle w:val="BookTitle"/>
          <w:rFonts w:asciiTheme="minorHAnsi" w:hAnsiTheme="minorHAnsi" w:cstheme="minorHAnsi"/>
          <w:b w:val="0"/>
          <w:bCs w:val="0"/>
          <w:color w:val="000000"/>
          <w:sz w:val="28"/>
          <w:szCs w:val="28"/>
        </w:rPr>
        <w:br/>
        <w:t>vasiyā māyere tattva kahilā āpane</w:t>
      </w:r>
    </w:p>
    <w:p w14:paraId="56DE8F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sits on rejected cooking pots and instructs His mother on the Absolute Truth.</w:t>
      </w:r>
    </w:p>
    <w:p w14:paraId="07ED1B3D" w14:textId="2DC76E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ordinary behavior, earthen pots that have been used for sinful purposes are considered impure and thrown away. The place where such earthen pots are thrown is also generally considered impure. In order to exhibit His pastime of equal vision, the Lord rejected considerations of purity and impurity by establishing impure places as pure. When Mother Śacī desired to understand the real truth behind this pastime, the Lord instructed her in </w:t>
      </w:r>
      <w:commentRangeStart w:id="16"/>
      <w:r w:rsidRPr="00790008">
        <w:rPr>
          <w:rStyle w:val="BookTitle"/>
          <w:rFonts w:asciiTheme="minorHAnsi" w:hAnsiTheme="minorHAnsi" w:cstheme="minorHAnsi"/>
          <w:b w:val="0"/>
          <w:bCs w:val="0"/>
          <w:color w:val="000000"/>
          <w:sz w:val="28"/>
          <w:szCs w:val="28"/>
        </w:rPr>
        <w:t>absolute knowledge</w:t>
      </w:r>
      <w:commentRangeEnd w:id="16"/>
      <w:r w:rsidR="000F5BA5" w:rsidRPr="00790008">
        <w:rPr>
          <w:rStyle w:val="CommentReference"/>
          <w:color w:val="auto"/>
        </w:rPr>
        <w:commentReference w:id="16"/>
      </w:r>
      <w:r w:rsidRPr="00790008">
        <w:rPr>
          <w:rStyle w:val="BookTitle"/>
          <w:rFonts w:asciiTheme="minorHAnsi" w:hAnsiTheme="minorHAnsi" w:cstheme="minorHAnsi"/>
          <w:b w:val="0"/>
          <w:bCs w:val="0"/>
          <w:color w:val="000000"/>
          <w:sz w:val="28"/>
          <w:szCs w:val="28"/>
        </w:rPr>
        <w:t xml:space="preserve">. Conceptions of superior and inferior in regard to items of this world are not supported by absolute knowledge. In one’s constitutional position, everything is </w:t>
      </w:r>
      <w:r w:rsidRPr="00790008">
        <w:rPr>
          <w:rStyle w:val="BookTitle"/>
          <w:rFonts w:asciiTheme="minorHAnsi" w:hAnsiTheme="minorHAnsi" w:cstheme="minorHAnsi"/>
          <w:b w:val="0"/>
          <w:bCs w:val="0"/>
          <w:color w:val="000000"/>
          <w:sz w:val="28"/>
          <w:szCs w:val="28"/>
        </w:rPr>
        <w:lastRenderedPageBreak/>
        <w:t>perceived equally. The Lord imparted this truth to His mother.</w:t>
      </w:r>
    </w:p>
    <w:p w14:paraId="2E3A958E" w14:textId="23104D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1.103</w:t>
      </w:r>
    </w:p>
    <w:p w14:paraId="18882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E636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cāpalya apāra</w:t>
      </w:r>
      <w:r w:rsidRPr="00790008">
        <w:rPr>
          <w:rStyle w:val="BookTitle"/>
          <w:rFonts w:asciiTheme="minorHAnsi" w:hAnsiTheme="minorHAnsi" w:cstheme="minorHAnsi"/>
          <w:b w:val="0"/>
          <w:bCs w:val="0"/>
          <w:color w:val="000000"/>
          <w:sz w:val="28"/>
          <w:szCs w:val="28"/>
        </w:rPr>
        <w:br/>
        <w:t>śiśu-gaṇa-saṅge yena gokula-vihāra</w:t>
      </w:r>
    </w:p>
    <w:p w14:paraId="05C566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Gaurāṅga displays unlimited restlessness and imitates His Gokula pastimes with His friends.</w:t>
      </w:r>
    </w:p>
    <w:p w14:paraId="2F259B19" w14:textId="33314F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Kṛṣṇa in His Vṛndāvana pastimes played with His cowherd boyfriends in various ways, the Lord in His Navadvīpa pastimes played with 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boyfriends in various mischievous ways.</w:t>
      </w:r>
    </w:p>
    <w:p w14:paraId="50BBE30D" w14:textId="41C170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1.104</w:t>
      </w:r>
    </w:p>
    <w:p w14:paraId="530242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67A8C0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kailena ārambha paḍite</w:t>
      </w:r>
      <w:r w:rsidRPr="00790008">
        <w:rPr>
          <w:rStyle w:val="BookTitle"/>
          <w:rFonts w:asciiTheme="minorHAnsi" w:hAnsiTheme="minorHAnsi" w:cstheme="minorHAnsi"/>
          <w:b w:val="0"/>
          <w:bCs w:val="0"/>
          <w:color w:val="000000"/>
          <w:sz w:val="28"/>
          <w:szCs w:val="28"/>
        </w:rPr>
        <w:br/>
        <w:t>alpe adhyāpaka hailā sakala-śāstrete</w:t>
      </w:r>
    </w:p>
    <w:p w14:paraId="1CCF01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begins His studies, and in a short time He becomes a teacher of the scriptures.</w:t>
      </w:r>
    </w:p>
    <w:p w14:paraId="07F3A442" w14:textId="00FA48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course of the Lord’s ordinary studies, He quickly became a highly learned professor. This extraordinary display of scholarship was not the result of intense study. The Lord exhibited His proficiency in all forms of knowledge in the course of His ordinary studies.</w:t>
      </w:r>
    </w:p>
    <w:p w14:paraId="28F11FC4" w14:textId="150FB6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1.105</w:t>
      </w:r>
    </w:p>
    <w:p w14:paraId="455C66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A5C2A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jagannātha-miśra-paraloka</w:t>
      </w:r>
      <w:r w:rsidRPr="00790008">
        <w:rPr>
          <w:rStyle w:val="BookTitle"/>
          <w:rFonts w:asciiTheme="minorHAnsi" w:hAnsiTheme="minorHAnsi" w:cstheme="minorHAnsi"/>
          <w:b w:val="0"/>
          <w:bCs w:val="0"/>
          <w:color w:val="000000"/>
          <w:sz w:val="28"/>
          <w:szCs w:val="28"/>
        </w:rPr>
        <w:br/>
        <w:t>viśvarūpa-sannyāsa,—śacīra dui śoka</w:t>
      </w:r>
    </w:p>
    <w:p w14:paraId="6FBC77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Śacīdevī laments for both the disappearance of Jagannātha Miśra and the acceptance of sannyāsa by Viśvarūpa.</w:t>
      </w:r>
    </w:p>
    <w:p w14:paraId="214D6E7B" w14:textId="4C86F0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Mother Śacī had two reasons for lamenting—the first was the disappearance of the Lord’s father and the second was separation from her son, the Lord’s elder brother, who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329429EB" w14:textId="4DBFB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1.106</w:t>
      </w:r>
    </w:p>
    <w:p w14:paraId="7918E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18EFEA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vidyā-vilāsera mahārambha</w:t>
      </w:r>
      <w:r w:rsidRPr="00790008">
        <w:rPr>
          <w:rStyle w:val="BookTitle"/>
          <w:rFonts w:asciiTheme="minorHAnsi" w:hAnsiTheme="minorHAnsi" w:cstheme="minorHAnsi"/>
          <w:b w:val="0"/>
          <w:bCs w:val="0"/>
          <w:color w:val="000000"/>
          <w:sz w:val="28"/>
          <w:szCs w:val="28"/>
        </w:rPr>
        <w:br/>
        <w:t>pāṣaṇḍī dekhaye yena mūrti-manta dambha</w:t>
      </w:r>
    </w:p>
    <w:p w14:paraId="00AC42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Ādi-khaṇḍa at the beginning of the Lord’s educational pastimes He </w:t>
      </w:r>
      <w:r w:rsidRPr="00790008">
        <w:rPr>
          <w:rStyle w:val="BookTitle"/>
          <w:rFonts w:asciiTheme="minorHAnsi" w:hAnsiTheme="minorHAnsi" w:cstheme="minorHAnsi"/>
          <w:b/>
          <w:bCs/>
          <w:color w:val="800000"/>
          <w:sz w:val="28"/>
          <w:szCs w:val="28"/>
        </w:rPr>
        <w:lastRenderedPageBreak/>
        <w:t>appears to the atheists as the personification of pride.</w:t>
      </w:r>
    </w:p>
    <w:p w14:paraId="22063943" w14:textId="2C4F7E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Lord ridiculed the foolish people by His exhibition of scholarship, He was regarded by the atheists as the personification of pride. The devotees of the Lord, who accept His qualities as all-auspicious, were overjoyed on seeing His scholastic pastimes. Envious persons shook in fear of Him and accused Him of being proud.</w:t>
      </w:r>
    </w:p>
    <w:p w14:paraId="63CF9548" w14:textId="06ED62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1.107</w:t>
      </w:r>
    </w:p>
    <w:p w14:paraId="2D9ED2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0C271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 paḍuyā-gaṇa meli’</w:t>
      </w:r>
      <w:r w:rsidRPr="00790008">
        <w:rPr>
          <w:rStyle w:val="BookTitle"/>
          <w:rFonts w:asciiTheme="minorHAnsi" w:hAnsiTheme="minorHAnsi" w:cstheme="minorHAnsi"/>
          <w:b w:val="0"/>
          <w:bCs w:val="0"/>
          <w:color w:val="000000"/>
          <w:sz w:val="28"/>
          <w:szCs w:val="28"/>
        </w:rPr>
        <w:br/>
        <w:t>jāhnavīra taraṅge nirbhaya jala-keli</w:t>
      </w:r>
    </w:p>
    <w:p w14:paraId="7F954A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along with other students sports fearlessly in the waters of the Ganges.</w:t>
      </w:r>
    </w:p>
    <w:p w14:paraId="543D55B4" w14:textId="6B88F1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jala-keli</w:t>
      </w:r>
      <w:r w:rsidRPr="00790008">
        <w:rPr>
          <w:rStyle w:val="BookTitle"/>
          <w:rFonts w:asciiTheme="minorHAnsi" w:hAnsiTheme="minorHAnsi" w:cstheme="minorHAnsi"/>
          <w:b w:val="0"/>
          <w:bCs w:val="0"/>
          <w:color w:val="000000"/>
          <w:sz w:val="28"/>
          <w:szCs w:val="28"/>
        </w:rPr>
        <w:t xml:space="preserve"> indicates swimming and splashing water.</w:t>
      </w:r>
    </w:p>
    <w:p w14:paraId="500DD02D" w14:textId="4A20B2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1.108</w:t>
      </w:r>
    </w:p>
    <w:p w14:paraId="3CF83C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DB560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sarva-śāstre jaya</w:t>
      </w:r>
      <w:r w:rsidRPr="00790008">
        <w:rPr>
          <w:rStyle w:val="BookTitle"/>
          <w:rFonts w:asciiTheme="minorHAnsi" w:hAnsiTheme="minorHAnsi" w:cstheme="minorHAnsi"/>
          <w:b w:val="0"/>
          <w:bCs w:val="0"/>
          <w:color w:val="000000"/>
          <w:sz w:val="28"/>
          <w:szCs w:val="28"/>
        </w:rPr>
        <w:br/>
        <w:t>tri-bhuvane hena nāhi ye sanmukha haya</w:t>
      </w:r>
    </w:p>
    <w:p w14:paraId="23A127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Ādi-khaṇḍa </w:t>
      </w:r>
      <w:commentRangeStart w:id="17"/>
      <w:r w:rsidRPr="00790008">
        <w:rPr>
          <w:rStyle w:val="BookTitle"/>
          <w:rFonts w:asciiTheme="minorHAnsi" w:hAnsiTheme="minorHAnsi" w:cstheme="minorHAnsi"/>
          <w:b/>
          <w:bCs/>
          <w:color w:val="800000"/>
          <w:sz w:val="28"/>
          <w:szCs w:val="28"/>
        </w:rPr>
        <w:t>Lord Gaurāṅga masters all the scriptures</w:t>
      </w:r>
      <w:commentRangeEnd w:id="17"/>
      <w:r w:rsidR="00C4527F" w:rsidRPr="00790008">
        <w:rPr>
          <w:rStyle w:val="CommentReference"/>
          <w:b w:val="0"/>
          <w:bCs w:val="0"/>
          <w:color w:val="auto"/>
        </w:rPr>
        <w:commentReference w:id="17"/>
      </w:r>
      <w:r w:rsidRPr="00790008">
        <w:rPr>
          <w:rStyle w:val="BookTitle"/>
          <w:rFonts w:asciiTheme="minorHAnsi" w:hAnsiTheme="minorHAnsi" w:cstheme="minorHAnsi"/>
          <w:b/>
          <w:bCs/>
          <w:color w:val="800000"/>
          <w:sz w:val="28"/>
          <w:szCs w:val="28"/>
        </w:rPr>
        <w:t>. No one in the three worlds can compete with Him.</w:t>
      </w:r>
    </w:p>
    <w:p w14:paraId="1B7C8B9F" w14:textId="1D5366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defeated all scholars by the strength of His great learning. Neither the spiritual master of the demigods who reside in the heavenly planets, nor the scholars of this planet, nor the so-called scholars of the abominable lower planets could stand before the Lord in debate.</w:t>
      </w:r>
    </w:p>
    <w:p w14:paraId="14051F92" w14:textId="14D9AB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1.109</w:t>
      </w:r>
    </w:p>
    <w:p w14:paraId="2398CF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4FBC4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baṅga-deśe prabhura gamana</w:t>
      </w:r>
      <w:r w:rsidRPr="00790008">
        <w:rPr>
          <w:rStyle w:val="BookTitle"/>
          <w:rFonts w:asciiTheme="minorHAnsi" w:hAnsiTheme="minorHAnsi" w:cstheme="minorHAnsi"/>
          <w:b w:val="0"/>
          <w:bCs w:val="0"/>
          <w:color w:val="000000"/>
          <w:sz w:val="28"/>
          <w:szCs w:val="28"/>
        </w:rPr>
        <w:br/>
        <w:t>prācya-bhūmi tīrtha haila pāi’ śrī-caraṇa</w:t>
      </w:r>
    </w:p>
    <w:p w14:paraId="17453A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travels to East Bengal [modern day Bangladesh], which becomes a holy place by the touch of His lotus feet.</w:t>
      </w:r>
    </w:p>
    <w:p w14:paraId="631B24AF" w14:textId="787764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few places in East Bengal [Bangladesh] that the Pāṇḍavas did not visit are still known as impure, because the pure Bhāgīrathī River does not flow there. In His travels to Bangladesh, Śrī Gaurasundara turned those places into </w:t>
      </w:r>
      <w:r w:rsidRPr="00790008">
        <w:rPr>
          <w:rStyle w:val="BookTitle"/>
          <w:rFonts w:asciiTheme="minorHAnsi" w:hAnsiTheme="minorHAnsi" w:cstheme="minorHAnsi"/>
          <w:b w:val="0"/>
          <w:bCs w:val="0"/>
          <w:i/>
          <w:iCs/>
          <w:color w:val="000000"/>
          <w:sz w:val="28"/>
          <w:szCs w:val="28"/>
        </w:rPr>
        <w:t>tīrthas</w:t>
      </w:r>
      <w:r w:rsidRPr="00790008">
        <w:rPr>
          <w:rStyle w:val="BookTitle"/>
          <w:rFonts w:asciiTheme="minorHAnsi" w:hAnsiTheme="minorHAnsi" w:cstheme="minorHAnsi"/>
          <w:b w:val="0"/>
          <w:bCs w:val="0"/>
          <w:color w:val="000000"/>
          <w:sz w:val="28"/>
          <w:szCs w:val="28"/>
        </w:rPr>
        <w:t xml:space="preserve"> by the sanctified touch of His lotus feet.</w:t>
      </w:r>
    </w:p>
    <w:p w14:paraId="235B42D7" w14:textId="4C589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w:t>
      </w:r>
    </w:p>
    <w:p w14:paraId="7F1FEF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31219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ādi-khaṇḍe, parva-parigrahera vijaya</w:t>
      </w:r>
      <w:r w:rsidRPr="00790008">
        <w:rPr>
          <w:rStyle w:val="BookTitle"/>
          <w:rFonts w:asciiTheme="minorHAnsi" w:hAnsiTheme="minorHAnsi" w:cstheme="minorHAnsi"/>
          <w:b w:val="0"/>
          <w:bCs w:val="0"/>
          <w:color w:val="000000"/>
          <w:sz w:val="28"/>
          <w:szCs w:val="28"/>
        </w:rPr>
        <w:br/>
        <w:t>śeṣe, rāja-paṇḍitera kanyā pariṇaya</w:t>
      </w:r>
    </w:p>
    <w:p w14:paraId="0CF771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Ādi-khaṇḍa describes the disappearance of Lakṣmīpriyā and the Lord’s second marriage with the daughter of the </w:t>
      </w:r>
      <w:commentRangeStart w:id="18"/>
      <w:r w:rsidRPr="00790008">
        <w:rPr>
          <w:rStyle w:val="BookTitle"/>
          <w:rFonts w:asciiTheme="minorHAnsi" w:hAnsiTheme="minorHAnsi" w:cstheme="minorHAnsi"/>
          <w:b/>
          <w:bCs/>
          <w:color w:val="800000"/>
          <w:sz w:val="28"/>
          <w:szCs w:val="28"/>
        </w:rPr>
        <w:t>Rāja Paṇḍita</w:t>
      </w:r>
      <w:commentRangeEnd w:id="18"/>
      <w:r w:rsidR="00484D0C" w:rsidRPr="00790008">
        <w:rPr>
          <w:rStyle w:val="CommentReference"/>
          <w:b w:val="0"/>
          <w:bCs w:val="0"/>
          <w:color w:val="auto"/>
        </w:rPr>
        <w:commentReference w:id="18"/>
      </w:r>
      <w:r w:rsidRPr="00790008">
        <w:rPr>
          <w:rStyle w:val="BookTitle"/>
          <w:rFonts w:asciiTheme="minorHAnsi" w:hAnsiTheme="minorHAnsi" w:cstheme="minorHAnsi"/>
          <w:b/>
          <w:bCs/>
          <w:color w:val="800000"/>
          <w:sz w:val="28"/>
          <w:szCs w:val="28"/>
        </w:rPr>
        <w:t>.</w:t>
      </w:r>
    </w:p>
    <w:p w14:paraId="1CC90A55" w14:textId="55E353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Lord’s first wife was Lakṣmīpriyādevī. The word </w:t>
      </w:r>
      <w:r w:rsidRPr="00790008">
        <w:rPr>
          <w:rStyle w:val="BookTitle"/>
          <w:rFonts w:asciiTheme="minorHAnsi" w:hAnsiTheme="minorHAnsi" w:cstheme="minorHAnsi"/>
          <w:b w:val="0"/>
          <w:bCs w:val="0"/>
          <w:i/>
          <w:iCs/>
          <w:color w:val="000000"/>
          <w:sz w:val="28"/>
          <w:szCs w:val="28"/>
        </w:rPr>
        <w:t>vijaya</w:t>
      </w:r>
      <w:r w:rsidRPr="00790008">
        <w:rPr>
          <w:rStyle w:val="BookTitle"/>
          <w:rFonts w:asciiTheme="minorHAnsi" w:hAnsiTheme="minorHAnsi" w:cstheme="minorHAnsi"/>
          <w:b w:val="0"/>
          <w:bCs w:val="0"/>
          <w:color w:val="000000"/>
          <w:sz w:val="28"/>
          <w:szCs w:val="28"/>
        </w:rPr>
        <w:t xml:space="preserve"> in this verse indicates that she gave up her body and returned to her own abode. The Lord then married Śrī Viṣṇupriyādevī, the daughter of Sanātana Miśra, who was the king’s priest.</w:t>
      </w:r>
    </w:p>
    <w:p w14:paraId="679E3053" w14:textId="407A89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w:t>
      </w:r>
    </w:p>
    <w:p w14:paraId="3AB0CB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08BB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vāyu-deha-māndya kari’ chala</w:t>
      </w:r>
      <w:r w:rsidRPr="00790008">
        <w:rPr>
          <w:rStyle w:val="BookTitle"/>
          <w:rFonts w:asciiTheme="minorHAnsi" w:hAnsiTheme="minorHAnsi" w:cstheme="minorHAnsi"/>
          <w:b w:val="0"/>
          <w:bCs w:val="0"/>
          <w:color w:val="000000"/>
          <w:sz w:val="28"/>
          <w:szCs w:val="28"/>
        </w:rPr>
        <w:br/>
        <w:t>prakāśilā prema-bhakti-vikāra-sakala</w:t>
      </w:r>
    </w:p>
    <w:p w14:paraId="382465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displays ecstatic devotional sentiments on the pretension of an imbalance of bodily airs.</w:t>
      </w:r>
    </w:p>
    <w:p w14:paraId="16E000EB" w14:textId="0BC8F9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exhibited various transformations of ecstatic love on the pretext of gastric disorder.</w:t>
      </w:r>
    </w:p>
    <w:p w14:paraId="2A8FF51D" w14:textId="237DB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w:t>
      </w:r>
    </w:p>
    <w:p w14:paraId="6FBB2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5B986A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 bhaktere śakti diyā</w:t>
      </w:r>
      <w:r w:rsidRPr="00790008">
        <w:rPr>
          <w:rStyle w:val="BookTitle"/>
          <w:rFonts w:asciiTheme="minorHAnsi" w:hAnsiTheme="minorHAnsi" w:cstheme="minorHAnsi"/>
          <w:b w:val="0"/>
          <w:bCs w:val="0"/>
          <w:color w:val="000000"/>
          <w:sz w:val="28"/>
          <w:szCs w:val="28"/>
        </w:rPr>
        <w:br/>
        <w:t>āpane bhramena mahā-paṇḍita hañā</w:t>
      </w:r>
    </w:p>
    <w:p w14:paraId="5C7F1F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empowers the devotees and wanders about as a great scholar.</w:t>
      </w:r>
    </w:p>
    <w:p w14:paraId="0468270C" w14:textId="675C56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His life as a scholar, the Lord would enlighten His students while wandering about Navadvīpa.</w:t>
      </w:r>
    </w:p>
    <w:p w14:paraId="2AAEB15B" w14:textId="7CB001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1.113</w:t>
      </w:r>
    </w:p>
    <w:p w14:paraId="0AD6BA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B4063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divya-paridhāna, divya-sukha</w:t>
      </w:r>
      <w:r w:rsidRPr="00790008">
        <w:rPr>
          <w:rStyle w:val="BookTitle"/>
          <w:rFonts w:asciiTheme="minorHAnsi" w:hAnsiTheme="minorHAnsi" w:cstheme="minorHAnsi"/>
          <w:b w:val="0"/>
          <w:bCs w:val="0"/>
          <w:color w:val="000000"/>
          <w:sz w:val="28"/>
          <w:szCs w:val="28"/>
        </w:rPr>
        <w:br/>
        <w:t>ānande bhāsena śacī dekhi’ candra-mukha</w:t>
      </w:r>
    </w:p>
    <w:p w14:paraId="1FB2A4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Mother Śacī floats in an ocean of happiness on seeing the moonlike face of the Lord, who dresses enchantingly and enjoys transcendental pleasure.</w:t>
      </w:r>
    </w:p>
    <w:p w14:paraId="5EEAE495" w14:textId="13D64F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divya-paridhāna</w:t>
      </w:r>
      <w:r w:rsidRPr="00790008">
        <w:rPr>
          <w:rStyle w:val="BookTitle"/>
          <w:rFonts w:asciiTheme="minorHAnsi" w:hAnsiTheme="minorHAnsi" w:cstheme="minorHAnsi"/>
          <w:b w:val="0"/>
          <w:bCs w:val="0"/>
          <w:color w:val="000000"/>
          <w:sz w:val="28"/>
          <w:szCs w:val="28"/>
        </w:rPr>
        <w:t xml:space="preserve"> refers to exotic clothes. </w:t>
      </w:r>
      <w:r w:rsidRPr="00790008">
        <w:rPr>
          <w:rStyle w:val="BookTitle"/>
          <w:rFonts w:asciiTheme="minorHAnsi" w:hAnsiTheme="minorHAnsi" w:cstheme="minorHAnsi"/>
          <w:b w:val="0"/>
          <w:bCs w:val="0"/>
          <w:i/>
          <w:iCs/>
          <w:color w:val="000000"/>
          <w:sz w:val="28"/>
          <w:szCs w:val="28"/>
        </w:rPr>
        <w:t xml:space="preserve">Divya-sukha </w:t>
      </w:r>
      <w:r w:rsidRPr="00790008">
        <w:rPr>
          <w:rStyle w:val="BookTitle"/>
          <w:rFonts w:asciiTheme="minorHAnsi" w:hAnsiTheme="minorHAnsi" w:cstheme="minorHAnsi"/>
          <w:b w:val="0"/>
          <w:bCs w:val="0"/>
          <w:color w:val="000000"/>
          <w:sz w:val="28"/>
          <w:szCs w:val="28"/>
        </w:rPr>
        <w:t xml:space="preserve">means “unsurpassable transcendental bliss.” The word </w:t>
      </w:r>
      <w:r w:rsidRPr="00790008">
        <w:rPr>
          <w:rStyle w:val="BookTitle"/>
          <w:rFonts w:asciiTheme="minorHAnsi" w:hAnsiTheme="minorHAnsi" w:cstheme="minorHAnsi"/>
          <w:b w:val="0"/>
          <w:bCs w:val="0"/>
          <w:i/>
          <w:iCs/>
          <w:color w:val="000000"/>
          <w:sz w:val="28"/>
          <w:szCs w:val="28"/>
        </w:rPr>
        <w:t xml:space="preserve">candra-mukha </w:t>
      </w:r>
      <w:r w:rsidRPr="00790008">
        <w:rPr>
          <w:rStyle w:val="BookTitle"/>
          <w:rFonts w:asciiTheme="minorHAnsi" w:hAnsiTheme="minorHAnsi" w:cstheme="minorHAnsi"/>
          <w:b w:val="0"/>
          <w:bCs w:val="0"/>
          <w:color w:val="000000"/>
          <w:sz w:val="28"/>
          <w:szCs w:val="28"/>
        </w:rPr>
        <w:t>means “a bright, cool, shining face.”</w:t>
      </w:r>
    </w:p>
    <w:p w14:paraId="744FFF45" w14:textId="006A3A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1.114</w:t>
      </w:r>
    </w:p>
    <w:p w14:paraId="3C00DD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114</w:t>
      </w:r>
    </w:p>
    <w:p w14:paraId="51F12F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digvijayī-jaya</w:t>
      </w:r>
      <w:r w:rsidRPr="00790008">
        <w:rPr>
          <w:rStyle w:val="BookTitle"/>
          <w:rFonts w:asciiTheme="minorHAnsi" w:hAnsiTheme="minorHAnsi" w:cstheme="minorHAnsi"/>
          <w:b w:val="0"/>
          <w:bCs w:val="0"/>
          <w:color w:val="000000"/>
          <w:sz w:val="28"/>
          <w:szCs w:val="28"/>
        </w:rPr>
        <w:br/>
        <w:t>śeṣe karilena tāṅra sarva-bandha-kṣaya</w:t>
      </w:r>
    </w:p>
    <w:p w14:paraId="48E5C1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Lord Gaurāṅga defeats the Digvijayī scholar and ultimately delivers him from all bondage.</w:t>
      </w:r>
    </w:p>
    <w:p w14:paraId="6D6B62A4" w14:textId="236085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Gaurāṅga defeated Keśavācārya, a Digvijayī from Kashmir, and thus vanquished his pride. Śrī Gaurāṅga removed Keśava’s adoration for material knowledge by instructing him on the transcendental science of Kṛṣṇa. Keśava could spontaneously compose and recite various types of poems. He composed many original verses in glorification of the Ganges, and the Lord retained them all in His heart. After the recitation, the Lord pointed out various grammatical faults, which left Keśava struck with wonder. Keśava received an opportunity from the Lord to gather the conclusions of the philosophy of simultaneous oneness and difference, in the form of Śrī Rādhā-Govinda’s worship. Later on, this Keśava composed an elaborate commentary on Nimbārka’s </w:t>
      </w:r>
      <w:r w:rsidRPr="00790008">
        <w:rPr>
          <w:rStyle w:val="BookTitle"/>
          <w:rFonts w:asciiTheme="minorHAnsi" w:hAnsiTheme="minorHAnsi" w:cstheme="minorHAnsi"/>
          <w:b w:val="0"/>
          <w:bCs w:val="0"/>
          <w:i/>
          <w:iCs/>
          <w:color w:val="000000"/>
          <w:sz w:val="28"/>
          <w:szCs w:val="28"/>
        </w:rPr>
        <w:t xml:space="preserve">Vedānta-kaustubha </w:t>
      </w:r>
      <w:r w:rsidRPr="00790008">
        <w:rPr>
          <w:rStyle w:val="BookTitle"/>
          <w:rFonts w:asciiTheme="minorHAnsi" w:hAnsiTheme="minorHAnsi" w:cstheme="minorHAnsi"/>
          <w:b w:val="0"/>
          <w:bCs w:val="0"/>
          <w:color w:val="000000"/>
          <w:sz w:val="28"/>
          <w:szCs w:val="28"/>
        </w:rPr>
        <w:t xml:space="preserve">named </w:t>
      </w:r>
      <w:r w:rsidRPr="00790008">
        <w:rPr>
          <w:rStyle w:val="BookTitle"/>
          <w:rFonts w:asciiTheme="minorHAnsi" w:hAnsiTheme="minorHAnsi" w:cstheme="minorHAnsi"/>
          <w:b w:val="0"/>
          <w:bCs w:val="0"/>
          <w:i/>
          <w:iCs/>
          <w:color w:val="000000"/>
          <w:sz w:val="28"/>
          <w:szCs w:val="28"/>
        </w:rPr>
        <w:t>Kaustubha-prabhā</w:t>
      </w:r>
      <w:r w:rsidRPr="00790008">
        <w:rPr>
          <w:rStyle w:val="BookTitle"/>
          <w:rFonts w:asciiTheme="minorHAnsi" w:hAnsiTheme="minorHAnsi" w:cstheme="minorHAnsi"/>
          <w:b w:val="0"/>
          <w:bCs w:val="0"/>
          <w:color w:val="000000"/>
          <w:sz w:val="28"/>
          <w:szCs w:val="28"/>
        </w:rPr>
        <w:t xml:space="preserve">. Various </w:t>
      </w:r>
      <w:r w:rsidRPr="00790008">
        <w:rPr>
          <w:rStyle w:val="BookTitle"/>
          <w:rFonts w:asciiTheme="minorHAnsi" w:hAnsiTheme="minorHAnsi" w:cstheme="minorHAnsi"/>
          <w:b w:val="0"/>
          <w:bCs w:val="0"/>
          <w:i/>
          <w:iCs/>
          <w:color w:val="000000"/>
          <w:sz w:val="28"/>
          <w:szCs w:val="28"/>
        </w:rPr>
        <w:t xml:space="preserve">ślokas </w:t>
      </w:r>
      <w:r w:rsidRPr="00790008">
        <w:rPr>
          <w:rStyle w:val="BookTitle"/>
          <w:rFonts w:asciiTheme="minorHAnsi" w:hAnsiTheme="minorHAnsi" w:cstheme="minorHAnsi"/>
          <w:b w:val="0"/>
          <w:bCs w:val="0"/>
          <w:color w:val="000000"/>
          <w:sz w:val="28"/>
          <w:szCs w:val="28"/>
        </w:rPr>
        <w:t xml:space="preserve">and prescriptions in the compilation of Vaiṣṇavas rituals, </w:t>
      </w:r>
      <w:r w:rsidRPr="00790008">
        <w:rPr>
          <w:rStyle w:val="BookTitle"/>
          <w:rFonts w:asciiTheme="minorHAnsi" w:hAnsiTheme="minorHAnsi" w:cstheme="minorHAnsi"/>
          <w:b w:val="0"/>
          <w:bCs w:val="0"/>
          <w:i/>
          <w:iCs/>
          <w:color w:val="000000"/>
          <w:sz w:val="28"/>
          <w:szCs w:val="28"/>
        </w:rPr>
        <w:t>Śrī Hari-bhakti-vilāsa</w:t>
      </w:r>
      <w:r w:rsidRPr="00790008">
        <w:rPr>
          <w:rStyle w:val="BookTitle"/>
          <w:rFonts w:asciiTheme="minorHAnsi" w:hAnsiTheme="minorHAnsi" w:cstheme="minorHAnsi"/>
          <w:b w:val="0"/>
          <w:bCs w:val="0"/>
          <w:color w:val="000000"/>
          <w:sz w:val="28"/>
          <w:szCs w:val="28"/>
        </w:rPr>
        <w:t xml:space="preserve">, are taken from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which was composed by this Keśava. By His causeless mercy, Gaurasundara conferred on Keśava the title Ācārya amongst the Vaiṣṇavas. Nowadays many less intelligent pseudo followers of Keśava try to establish him as the </w:t>
      </w:r>
      <w:r w:rsidRPr="00790008">
        <w:rPr>
          <w:rStyle w:val="BookTitle"/>
          <w:rFonts w:asciiTheme="minorHAnsi" w:hAnsiTheme="minorHAnsi" w:cstheme="minorHAnsi"/>
          <w:b w:val="0"/>
          <w:bCs w:val="0"/>
          <w:i/>
          <w:iCs/>
          <w:color w:val="000000"/>
          <w:sz w:val="28"/>
          <w:szCs w:val="28"/>
        </w:rPr>
        <w:t xml:space="preserve">vartma-pradarśaka-guru </w:t>
      </w:r>
      <w:r w:rsidRPr="00790008">
        <w:rPr>
          <w:rStyle w:val="BookTitle"/>
          <w:rFonts w:asciiTheme="minorHAnsi" w:hAnsiTheme="minorHAnsi" w:cstheme="minorHAnsi"/>
          <w:b w:val="0"/>
          <w:bCs w:val="0"/>
          <w:color w:val="000000"/>
          <w:sz w:val="28"/>
          <w:szCs w:val="28"/>
        </w:rPr>
        <w:t xml:space="preserve">of Śrīmān Mahāprabhu. In order to protect these people from the offense of such useless proud attempts and their reaction, Vṛndāvana dāsa Ṭhākura has herein written: </w:t>
      </w:r>
      <w:r w:rsidRPr="00790008">
        <w:rPr>
          <w:rStyle w:val="BookTitle"/>
          <w:rFonts w:asciiTheme="minorHAnsi" w:hAnsiTheme="minorHAnsi" w:cstheme="minorHAnsi"/>
          <w:b w:val="0"/>
          <w:bCs w:val="0"/>
          <w:i/>
          <w:iCs/>
          <w:color w:val="000000"/>
          <w:sz w:val="28"/>
          <w:szCs w:val="28"/>
        </w:rPr>
        <w:t>śeṣe karilena tāṅra sarva-bandha-kṣaya</w:t>
      </w:r>
      <w:r w:rsidRPr="00790008">
        <w:rPr>
          <w:rStyle w:val="BookTitle"/>
          <w:rFonts w:asciiTheme="minorHAnsi" w:hAnsiTheme="minorHAnsi" w:cstheme="minorHAnsi"/>
          <w:b w:val="0"/>
          <w:bCs w:val="0"/>
          <w:color w:val="000000"/>
          <w:sz w:val="28"/>
          <w:szCs w:val="28"/>
        </w:rPr>
        <w:t>—“[Gaurāṅga] ultimately delivers him from all bondage.”</w:t>
      </w:r>
    </w:p>
    <w:p w14:paraId="4BB413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lists Keśava’s predecessors in his disciplic succession. [Śrīla Prabhupāda quotes this list in his purport to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16.25).] The name Keśava Kāśmīrī may be found in the first chapter of </w:t>
      </w:r>
      <w:r w:rsidRPr="00790008">
        <w:rPr>
          <w:rStyle w:val="BookTitle"/>
          <w:rFonts w:asciiTheme="minorHAnsi" w:hAnsiTheme="minorHAnsi" w:cstheme="minorHAnsi"/>
          <w:b w:val="0"/>
          <w:bCs w:val="0"/>
          <w:i/>
          <w:iCs/>
          <w:color w:val="000000"/>
          <w:sz w:val="28"/>
          <w:szCs w:val="28"/>
        </w:rPr>
        <w:t>Vaiṣṇava-mañjuṣā</w:t>
      </w:r>
      <w:r w:rsidRPr="00790008">
        <w:rPr>
          <w:rStyle w:val="BookTitle"/>
          <w:rFonts w:asciiTheme="minorHAnsi" w:hAnsiTheme="minorHAnsi" w:cstheme="minorHAnsi"/>
          <w:b w:val="0"/>
          <w:bCs w:val="0"/>
          <w:color w:val="000000"/>
          <w:sz w:val="28"/>
          <w:szCs w:val="28"/>
        </w:rPr>
        <w:t>.</w:t>
      </w:r>
    </w:p>
    <w:p w14:paraId="565950ED" w14:textId="2B433B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1.115</w:t>
      </w:r>
    </w:p>
    <w:p w14:paraId="3B826D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51B76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sakala-bhaktere moha diyā</w:t>
      </w:r>
      <w:r w:rsidRPr="00790008">
        <w:rPr>
          <w:rStyle w:val="BookTitle"/>
          <w:rFonts w:asciiTheme="minorHAnsi" w:hAnsiTheme="minorHAnsi" w:cstheme="minorHAnsi"/>
          <w:b w:val="0"/>
          <w:bCs w:val="0"/>
          <w:color w:val="000000"/>
          <w:sz w:val="28"/>
          <w:szCs w:val="28"/>
        </w:rPr>
        <w:br/>
        <w:t>seikhāne bule prabhu sabāre bhāṇḍiyā</w:t>
      </w:r>
    </w:p>
    <w:p w14:paraId="2E8D01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bewilders the devotees and lives amongst them as an ordinary person.</w:t>
      </w:r>
    </w:p>
    <w:p w14:paraId="5B5FA208" w14:textId="313DE5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Lord’s childhood pastimes at Navadvīpa, the devotees could not understand Him as Lord Kṛṣṇa Himself. He created misconceptions in the minds of </w:t>
      </w:r>
      <w:r w:rsidRPr="00790008">
        <w:rPr>
          <w:rStyle w:val="BookTitle"/>
          <w:rFonts w:asciiTheme="minorHAnsi" w:hAnsiTheme="minorHAnsi" w:cstheme="minorHAnsi"/>
          <w:b w:val="0"/>
          <w:bCs w:val="0"/>
          <w:color w:val="000000"/>
          <w:sz w:val="28"/>
          <w:szCs w:val="28"/>
        </w:rPr>
        <w:lastRenderedPageBreak/>
        <w:t xml:space="preserve">all the devotees by personally exhibiting indifference to devotional service. The word </w:t>
      </w:r>
      <w:r w:rsidRPr="00790008">
        <w:rPr>
          <w:rStyle w:val="BookTitle"/>
          <w:rFonts w:asciiTheme="minorHAnsi" w:hAnsiTheme="minorHAnsi" w:cstheme="minorHAnsi"/>
          <w:b w:val="0"/>
          <w:bCs w:val="0"/>
          <w:i/>
          <w:iCs/>
          <w:color w:val="000000"/>
          <w:sz w:val="28"/>
          <w:szCs w:val="28"/>
        </w:rPr>
        <w:t>seikhāne</w:t>
      </w:r>
      <w:r w:rsidRPr="00790008">
        <w:rPr>
          <w:rStyle w:val="BookTitle"/>
          <w:rFonts w:asciiTheme="minorHAnsi" w:hAnsiTheme="minorHAnsi" w:cstheme="minorHAnsi"/>
          <w:b w:val="0"/>
          <w:bCs w:val="0"/>
          <w:color w:val="000000"/>
          <w:sz w:val="28"/>
          <w:szCs w:val="28"/>
        </w:rPr>
        <w:t xml:space="preserve"> means “in Navadvīpa.” The word </w:t>
      </w:r>
      <w:r w:rsidRPr="00790008">
        <w:rPr>
          <w:rStyle w:val="BookTitle"/>
          <w:rFonts w:asciiTheme="minorHAnsi" w:hAnsiTheme="minorHAnsi" w:cstheme="minorHAnsi"/>
          <w:b w:val="0"/>
          <w:bCs w:val="0"/>
          <w:i/>
          <w:iCs/>
          <w:color w:val="000000"/>
          <w:sz w:val="28"/>
          <w:szCs w:val="28"/>
        </w:rPr>
        <w:t>bule</w:t>
      </w:r>
      <w:r w:rsidRPr="00790008">
        <w:rPr>
          <w:rStyle w:val="BookTitle"/>
          <w:rFonts w:asciiTheme="minorHAnsi" w:hAnsiTheme="minorHAnsi" w:cstheme="minorHAnsi"/>
          <w:b w:val="0"/>
          <w:bCs w:val="0"/>
          <w:color w:val="000000"/>
          <w:sz w:val="28"/>
          <w:szCs w:val="28"/>
        </w:rPr>
        <w:t xml:space="preserve"> indicates that the Lord lived amongst the residents as one of them.</w:t>
      </w:r>
    </w:p>
    <w:p w14:paraId="7ED8034A" w14:textId="27EFB2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1.116</w:t>
      </w:r>
    </w:p>
    <w:p w14:paraId="40032D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1554B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gayā gelā viśvambhara-rāya</w:t>
      </w:r>
      <w:r w:rsidRPr="00790008">
        <w:rPr>
          <w:rStyle w:val="BookTitle"/>
          <w:rFonts w:asciiTheme="minorHAnsi" w:hAnsiTheme="minorHAnsi" w:cstheme="minorHAnsi"/>
          <w:b w:val="0"/>
          <w:bCs w:val="0"/>
          <w:color w:val="000000"/>
          <w:sz w:val="28"/>
          <w:szCs w:val="28"/>
        </w:rPr>
        <w:br/>
        <w:t>īśvara-purīre kṛpā karilā yathāya</w:t>
      </w:r>
    </w:p>
    <w:p w14:paraId="6761F5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Lord Viśvambhara goes to Gayā and bestows mercy on Śrī Īśvara Purī.</w:t>
      </w:r>
    </w:p>
    <w:p w14:paraId="4421931D" w14:textId="727401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went to Gayā in order to perform His father’s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ceremony. The abode of Gayā is celebrated by the mark of the lotus feet of Lord Hari. By accepting Śrī Īśvara Purī as His spiritual master, the Lord showered unlimited mercy on the beloved disciple of Śrī Mādhavendra Purī, who belongs to the Madhva-sampradāya.</w:t>
      </w:r>
    </w:p>
    <w:p w14:paraId="5715AAC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son of Advaita Ācārya and follower of Gadādhara Paṇḍita, Śrī Acyutānanda, replied to His father’s question as follows, “Lord Caitanya Mahāprabhu is the spiritual master of the fourteen worlds, but You say that someone else is His spiritual master. This is not supported by any revealed scripture.” Under the influence of material knowledge, many foolish persons accept Śrī Gaurasundara as the disciple of Śrī Īśvara Purī, but in order to deliver such deluded people from calamity, Śrī Vṛndāvana dāsa Ṭhākura, the king of Vaiṣṇavas, established Īśvara Purī as the recipient of the Lord’s mercy.</w:t>
      </w:r>
    </w:p>
    <w:p w14:paraId="7544AB8A" w14:textId="76D073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1.117</w:t>
      </w:r>
    </w:p>
    <w:p w14:paraId="6675CF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90078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āche kata ananta vilāsa</w:t>
      </w:r>
      <w:r w:rsidRPr="00790008">
        <w:rPr>
          <w:rStyle w:val="BookTitle"/>
          <w:rFonts w:asciiTheme="minorHAnsi" w:hAnsiTheme="minorHAnsi" w:cstheme="minorHAnsi"/>
          <w:b w:val="0"/>
          <w:bCs w:val="0"/>
          <w:color w:val="000000"/>
          <w:sz w:val="28"/>
          <w:szCs w:val="28"/>
        </w:rPr>
        <w:br/>
        <w:t>kichu śeṣe varṇibena mahāmuni vyāsa</w:t>
      </w:r>
    </w:p>
    <w:p w14:paraId="51227B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there are innumerable pastimes that will be described in the future by the great sage Vyāsadeva.</w:t>
      </w:r>
    </w:p>
    <w:p w14:paraId="45DFEFD0" w14:textId="340F7C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 sage Śrīla Vyāsadeva has described innumerable pastimes of the Lord. Apart from the pastimes of Gaurasundara described in this book, His many other pastimes will be described by followers of Vedavyāsa. Those who follow in the disciplic succession of Vyāsadeva by narrating and compiling the pastimes of Lord Gaurasundara are also known as Vyāsa and sit on </w:t>
      </w:r>
      <w:r w:rsidRPr="00790008">
        <w:rPr>
          <w:rStyle w:val="BookTitle"/>
          <w:rFonts w:asciiTheme="minorHAnsi" w:hAnsiTheme="minorHAnsi" w:cstheme="minorHAnsi"/>
          <w:b w:val="0"/>
          <w:bCs w:val="0"/>
          <w:i/>
          <w:iCs/>
          <w:color w:val="000000"/>
          <w:sz w:val="28"/>
          <w:szCs w:val="28"/>
        </w:rPr>
        <w:t>vyāsāsanas</w:t>
      </w:r>
      <w:r w:rsidRPr="00790008">
        <w:rPr>
          <w:rStyle w:val="BookTitle"/>
          <w:rFonts w:asciiTheme="minorHAnsi" w:hAnsiTheme="minorHAnsi" w:cstheme="minorHAnsi"/>
          <w:b w:val="0"/>
          <w:bCs w:val="0"/>
          <w:color w:val="000000"/>
          <w:sz w:val="28"/>
          <w:szCs w:val="28"/>
        </w:rPr>
        <w:t xml:space="preserve">. Ordinary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describe topics other than those of the Lord. But since Śrīla Vyāsadeva does not describe topics other than those of the Lord, he alone is addressed as Mahāmuni, </w:t>
      </w:r>
      <w:r w:rsidRPr="00790008">
        <w:rPr>
          <w:rStyle w:val="BookTitle"/>
          <w:rFonts w:asciiTheme="minorHAnsi" w:hAnsiTheme="minorHAnsi" w:cstheme="minorHAnsi"/>
          <w:b w:val="0"/>
          <w:bCs w:val="0"/>
          <w:color w:val="000000"/>
          <w:sz w:val="28"/>
          <w:szCs w:val="28"/>
        </w:rPr>
        <w:lastRenderedPageBreak/>
        <w:t xml:space="preserve">while others are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only in name. Topics not related with Kṛṣṇa are known simply as the urge of speech. One who controls this urge through the service of Kṛṣṇa is a real </w:t>
      </w:r>
      <w:r w:rsidRPr="00790008">
        <w:rPr>
          <w:rStyle w:val="BookTitle"/>
          <w:rFonts w:asciiTheme="minorHAnsi" w:hAnsiTheme="minorHAnsi" w:cstheme="minorHAnsi"/>
          <w:b w:val="0"/>
          <w:bCs w:val="0"/>
          <w:i/>
          <w:iCs/>
          <w:color w:val="000000"/>
          <w:sz w:val="28"/>
          <w:szCs w:val="28"/>
        </w:rPr>
        <w:t>muni</w:t>
      </w:r>
      <w:r w:rsidRPr="00790008">
        <w:rPr>
          <w:rStyle w:val="BookTitle"/>
          <w:rFonts w:asciiTheme="minorHAnsi" w:hAnsiTheme="minorHAnsi" w:cstheme="minorHAnsi"/>
          <w:b w:val="0"/>
          <w:bCs w:val="0"/>
          <w:color w:val="000000"/>
          <w:sz w:val="28"/>
          <w:szCs w:val="28"/>
        </w:rPr>
        <w:t>.</w:t>
      </w:r>
    </w:p>
    <w:p w14:paraId="3AFFD4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varṇibena</w:t>
      </w:r>
      <w:r w:rsidRPr="00790008">
        <w:rPr>
          <w:rStyle w:val="BookTitle"/>
          <w:rFonts w:asciiTheme="minorHAnsi" w:hAnsiTheme="minorHAnsi" w:cstheme="minorHAnsi"/>
          <w:b w:val="0"/>
          <w:bCs w:val="0"/>
          <w:color w:val="000000"/>
          <w:sz w:val="28"/>
          <w:szCs w:val="28"/>
        </w:rPr>
        <w:t xml:space="preserve"> is in the future tense. Seeing this usage, materialistic persons become doubtful about the existence of Vyāsas, who are followers of the original Vedavyāsa.</w:t>
      </w:r>
    </w:p>
    <w:p w14:paraId="0393BF4D" w14:textId="4F09DE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1.118</w:t>
      </w:r>
    </w:p>
    <w:p w14:paraId="561EA5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920A8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bālya-līlā-ādi kari’ yateka prakāśa</w:t>
      </w:r>
      <w:r w:rsidRPr="00790008">
        <w:rPr>
          <w:rStyle w:val="BookTitle"/>
          <w:rFonts w:asciiTheme="minorHAnsi" w:hAnsiTheme="minorHAnsi" w:cstheme="minorHAnsi"/>
          <w:b w:val="0"/>
          <w:bCs w:val="0"/>
          <w:color w:val="000000"/>
          <w:sz w:val="28"/>
          <w:szCs w:val="28"/>
        </w:rPr>
        <w:br/>
        <w:t>gayāra avadhi ’ādi-khaṇḍe’ra vilāsa</w:t>
      </w:r>
    </w:p>
    <w:p w14:paraId="79BB51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Ādi-khaṇḍa begins with the Lord’s childhood pastimes and continues through His visit to Gayā.</w:t>
      </w:r>
    </w:p>
    <w:p w14:paraId="328AB470" w14:textId="32D6E9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ends with the Lord’s visit to Gayā and return to Navadvīpa.</w:t>
      </w:r>
    </w:p>
    <w:p w14:paraId="0E38FF1D" w14:textId="6DEBEA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1.119</w:t>
      </w:r>
    </w:p>
    <w:p w14:paraId="3B9FA7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520362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vidita hailā gaura-siṁha</w:t>
      </w:r>
      <w:r w:rsidRPr="00790008">
        <w:rPr>
          <w:rStyle w:val="BookTitle"/>
          <w:rFonts w:asciiTheme="minorHAnsi" w:hAnsiTheme="minorHAnsi" w:cstheme="minorHAnsi"/>
          <w:b w:val="0"/>
          <w:bCs w:val="0"/>
          <w:color w:val="000000"/>
          <w:sz w:val="28"/>
          <w:szCs w:val="28"/>
        </w:rPr>
        <w:br/>
        <w:t>cinilena yata saba caraṇera bhṛṅga</w:t>
      </w:r>
    </w:p>
    <w:p w14:paraId="181EF9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lionlike Lord Gaurāṅga reveals Himself so that the devotees, who are like bees at His lotus feet, are able to recognize Him.</w:t>
      </w:r>
    </w:p>
    <w:p w14:paraId="32157608" w14:textId="2239A2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word </w:t>
      </w:r>
      <w:r w:rsidRPr="00790008">
        <w:rPr>
          <w:rStyle w:val="BookTitle"/>
          <w:rFonts w:asciiTheme="minorHAnsi" w:hAnsiTheme="minorHAnsi" w:cstheme="minorHAnsi"/>
          <w:b w:val="0"/>
          <w:bCs w:val="0"/>
          <w:i/>
          <w:iCs/>
          <w:color w:val="000000"/>
          <w:sz w:val="28"/>
          <w:szCs w:val="28"/>
        </w:rPr>
        <w:t>gaura-siṁha</w:t>
      </w:r>
      <w:r w:rsidRPr="00790008">
        <w:rPr>
          <w:rStyle w:val="BookTitle"/>
          <w:rFonts w:asciiTheme="minorHAnsi" w:hAnsiTheme="minorHAnsi" w:cstheme="minorHAnsi"/>
          <w:b w:val="0"/>
          <w:bCs w:val="0"/>
          <w:color w:val="000000"/>
          <w:sz w:val="28"/>
          <w:szCs w:val="28"/>
        </w:rPr>
        <w:t xml:space="preserve"> may be found in the commentary on Pāṇini (2.1.6).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3.30) it is also stated: “Thus the lionlike Lord Caitanya has appeared in Navadvīpa. He has the shoulders of a lion, the powers of a lion, and the loud voice of a lion.”</w:t>
      </w:r>
    </w:p>
    <w:p w14:paraId="7C5DD0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feet of the Supreme Lord are always compared to the lotus flower. The devotees, who are like bees, are attracted to drink the honey from those lotus feet.</w:t>
      </w:r>
    </w:p>
    <w:p w14:paraId="360CC0B6" w14:textId="35912E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1.120</w:t>
      </w:r>
    </w:p>
    <w:p w14:paraId="2249DC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94465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advaitādi śrīvāsera ghare</w:t>
      </w:r>
      <w:r w:rsidRPr="00790008">
        <w:rPr>
          <w:rStyle w:val="BookTitle"/>
          <w:rFonts w:asciiTheme="minorHAnsi" w:hAnsiTheme="minorHAnsi" w:cstheme="minorHAnsi"/>
          <w:b w:val="0"/>
          <w:bCs w:val="0"/>
          <w:color w:val="000000"/>
          <w:sz w:val="28"/>
          <w:szCs w:val="28"/>
        </w:rPr>
        <w:br/>
        <w:t>vyakta hailā vasi’ viṣṇu-khaṭṭāra upare</w:t>
      </w:r>
    </w:p>
    <w:p w14:paraId="0B32D4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Supreme Lord reveals His identity at the houses of Śrīvāsa Paṇḍita and Advaita Prabhu while sitting on Viṣṇu’s altar.</w:t>
      </w:r>
    </w:p>
    <w:p w14:paraId="475E3120" w14:textId="774E20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viṣṇu-khaṭṭā</w:t>
      </w:r>
      <w:r w:rsidRPr="00790008">
        <w:rPr>
          <w:rStyle w:val="BookTitle"/>
          <w:rFonts w:asciiTheme="minorHAnsi" w:hAnsiTheme="minorHAnsi" w:cstheme="minorHAnsi"/>
          <w:b w:val="0"/>
          <w:bCs w:val="0"/>
          <w:color w:val="000000"/>
          <w:sz w:val="28"/>
          <w:szCs w:val="28"/>
        </w:rPr>
        <w:t xml:space="preserve"> refers to the cot or throne reserved for the worship of </w:t>
      </w:r>
      <w:r w:rsidRPr="00790008">
        <w:rPr>
          <w:rStyle w:val="BookTitle"/>
          <w:rFonts w:asciiTheme="minorHAnsi" w:hAnsiTheme="minorHAnsi" w:cstheme="minorHAnsi"/>
          <w:b w:val="0"/>
          <w:bCs w:val="0"/>
          <w:color w:val="000000"/>
          <w:sz w:val="28"/>
          <w:szCs w:val="28"/>
        </w:rPr>
        <w:lastRenderedPageBreak/>
        <w:t xml:space="preserve">Viṣṇu. The word </w:t>
      </w:r>
      <w:r w:rsidRPr="00790008">
        <w:rPr>
          <w:rStyle w:val="BookTitle"/>
          <w:rFonts w:asciiTheme="minorHAnsi" w:hAnsiTheme="minorHAnsi" w:cstheme="minorHAnsi"/>
          <w:b w:val="0"/>
          <w:bCs w:val="0"/>
          <w:i/>
          <w:iCs/>
          <w:color w:val="000000"/>
          <w:sz w:val="28"/>
          <w:szCs w:val="28"/>
        </w:rPr>
        <w:t xml:space="preserve">khaṭṭā </w:t>
      </w:r>
      <w:r w:rsidRPr="00790008">
        <w:rPr>
          <w:rStyle w:val="BookTitle"/>
          <w:rFonts w:asciiTheme="minorHAnsi" w:hAnsiTheme="minorHAnsi" w:cstheme="minorHAnsi"/>
          <w:b w:val="0"/>
          <w:bCs w:val="0"/>
          <w:color w:val="000000"/>
          <w:sz w:val="28"/>
          <w:szCs w:val="28"/>
        </w:rPr>
        <w:t xml:space="preserve">indicates a four-legged throne made of wood. In ordinary usage it refers to a cot. The words </w:t>
      </w:r>
      <w:r w:rsidRPr="00790008">
        <w:rPr>
          <w:rStyle w:val="BookTitle"/>
          <w:rFonts w:asciiTheme="minorHAnsi" w:hAnsiTheme="minorHAnsi" w:cstheme="minorHAnsi"/>
          <w:b w:val="0"/>
          <w:bCs w:val="0"/>
          <w:i/>
          <w:iCs/>
          <w:color w:val="000000"/>
          <w:sz w:val="28"/>
          <w:szCs w:val="28"/>
        </w:rPr>
        <w:t xml:space="preserve">vyakta hailā </w:t>
      </w:r>
      <w:r w:rsidRPr="00790008">
        <w:rPr>
          <w:rStyle w:val="BookTitle"/>
          <w:rFonts w:asciiTheme="minorHAnsi" w:hAnsiTheme="minorHAnsi" w:cstheme="minorHAnsi"/>
          <w:b w:val="0"/>
          <w:bCs w:val="0"/>
          <w:color w:val="000000"/>
          <w:sz w:val="28"/>
          <w:szCs w:val="28"/>
        </w:rPr>
        <w:t xml:space="preserve">indicate that Lord Gaurasundara displayed the opulent pastimes of Nārāyaṇa, His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w:t>
      </w:r>
    </w:p>
    <w:p w14:paraId="038F7012" w14:textId="6680E0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1.121</w:t>
      </w:r>
    </w:p>
    <w:p w14:paraId="30CB15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29B91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nityānanda-saṅge daraśana</w:t>
      </w:r>
      <w:r w:rsidRPr="00790008">
        <w:rPr>
          <w:rStyle w:val="BookTitle"/>
          <w:rFonts w:asciiTheme="minorHAnsi" w:hAnsiTheme="minorHAnsi" w:cstheme="minorHAnsi"/>
          <w:b w:val="0"/>
          <w:bCs w:val="0"/>
          <w:color w:val="000000"/>
          <w:sz w:val="28"/>
          <w:szCs w:val="28"/>
        </w:rPr>
        <w:br/>
        <w:t>eka ṭhāñi dui bhāi karilā kīrtana</w:t>
      </w:r>
    </w:p>
    <w:p w14:paraId="75BC93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meets Nityānanda Prabhu, and the two brothers perform kīrtana together.</w:t>
      </w:r>
    </w:p>
    <w:p w14:paraId="7B13C0CB" w14:textId="37FCBB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dui bhāi </w:t>
      </w:r>
      <w:r w:rsidRPr="00790008">
        <w:rPr>
          <w:rStyle w:val="BookTitle"/>
          <w:rFonts w:asciiTheme="minorHAnsi" w:hAnsiTheme="minorHAnsi" w:cstheme="minorHAnsi"/>
          <w:b w:val="0"/>
          <w:bCs w:val="0"/>
          <w:color w:val="000000"/>
          <w:sz w:val="28"/>
          <w:szCs w:val="28"/>
        </w:rPr>
        <w:t xml:space="preserve">refers to Gaura-Nityānanda, or Śrī Kṛṣṇa-Balarāma. These two Lords were not born from the same father—Nityānanda was the son of Hāḍu Ojhā, and Gaurasundara was the son of Jagannātha. The relationship of brotherhood between the two is spiritual, not seminal. The Lord first met Nityānanda at Śrī Māyāpur after He returned from Gayā. Nityānanda’s name as the son of Hāḍu Ojhā is not found. Nityānanda’s name, “Svarūpa,” is simply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title that is given by a Tīrtha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3FD816AB" w14:textId="36C47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1.122</w:t>
      </w:r>
    </w:p>
    <w:p w14:paraId="5FEA7F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343C25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’ṣaḍ-bhuja’ dekhilā nityānanda</w:t>
      </w:r>
      <w:r w:rsidRPr="00790008">
        <w:rPr>
          <w:rStyle w:val="BookTitle"/>
          <w:rFonts w:asciiTheme="minorHAnsi" w:hAnsiTheme="minorHAnsi" w:cstheme="minorHAnsi"/>
          <w:b w:val="0"/>
          <w:bCs w:val="0"/>
          <w:color w:val="000000"/>
          <w:sz w:val="28"/>
          <w:szCs w:val="28"/>
        </w:rPr>
        <w:br/>
        <w:t>madhya-khaṇḍe, advaita dekhilā ’viśva-raṅga’</w:t>
      </w:r>
    </w:p>
    <w:p w14:paraId="489581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Nityānanda Prabhu sees the Lord’s six-armed form and Advaita Prabhu sees the Lord’s universal form.</w:t>
      </w:r>
    </w:p>
    <w:p w14:paraId="4244DA04" w14:textId="5E7BA5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ṣaḍ-bhuja</w:t>
      </w:r>
      <w:r w:rsidRPr="00790008">
        <w:rPr>
          <w:rStyle w:val="BookTitle"/>
          <w:rFonts w:asciiTheme="minorHAnsi" w:hAnsiTheme="minorHAnsi" w:cstheme="minorHAnsi"/>
          <w:b w:val="0"/>
          <w:bCs w:val="0"/>
          <w:color w:val="000000"/>
          <w:sz w:val="28"/>
          <w:szCs w:val="28"/>
        </w:rPr>
        <w:t xml:space="preserve"> refers to the famous six-armed form of Lord Gaurasundara with the two hands of Śrī Rāmacandra, the two hands of Śrī Kṛṣṇa, and the two hands of Śrī Gaurahari. Another opinion is that </w:t>
      </w:r>
      <w:r w:rsidRPr="00790008">
        <w:rPr>
          <w:rStyle w:val="BookTitle"/>
          <w:rFonts w:asciiTheme="minorHAnsi" w:hAnsiTheme="minorHAnsi" w:cstheme="minorHAnsi"/>
          <w:b w:val="0"/>
          <w:bCs w:val="0"/>
          <w:i/>
          <w:iCs/>
          <w:color w:val="000000"/>
          <w:sz w:val="28"/>
          <w:szCs w:val="28"/>
        </w:rPr>
        <w:t xml:space="preserve">ṣaḍ-bhuja </w:t>
      </w:r>
      <w:r w:rsidRPr="00790008">
        <w:rPr>
          <w:rStyle w:val="BookTitle"/>
          <w:rFonts w:asciiTheme="minorHAnsi" w:hAnsiTheme="minorHAnsi" w:cstheme="minorHAnsi"/>
          <w:b w:val="0"/>
          <w:bCs w:val="0"/>
          <w:color w:val="000000"/>
          <w:sz w:val="28"/>
          <w:szCs w:val="28"/>
        </w:rPr>
        <w:t xml:space="preserve">has the two hands of Nṛsiṁha, the two hands of Rāma, and the two hands of Kṛṣṇa. The two hands of Gaurasundara hold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kamaṇḍalu</w:t>
      </w:r>
      <w:r w:rsidRPr="00790008">
        <w:rPr>
          <w:rStyle w:val="BookTitle"/>
          <w:rFonts w:asciiTheme="minorHAnsi" w:hAnsiTheme="minorHAnsi" w:cstheme="minorHAnsi"/>
          <w:b w:val="0"/>
          <w:bCs w:val="0"/>
          <w:color w:val="000000"/>
          <w:sz w:val="28"/>
          <w:szCs w:val="28"/>
        </w:rPr>
        <w:t>, the two hands of Kṛṣṇa hold a flute, and the two hands of Rāma hold bow and arrows. A painting of this form is found in Jagannātha Purī in one temple [in Sārvabhauma Bhaṭṭācārya’s house, or Gaṅgā-mātā Maṭha].</w:t>
      </w:r>
    </w:p>
    <w:p w14:paraId="666CAF5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viśva-raṅga</w:t>
      </w:r>
      <w:r w:rsidRPr="00790008">
        <w:rPr>
          <w:rStyle w:val="BookTitle"/>
          <w:rFonts w:asciiTheme="minorHAnsi" w:hAnsiTheme="minorHAnsi" w:cstheme="minorHAnsi"/>
          <w:b w:val="0"/>
          <w:bCs w:val="0"/>
          <w:color w:val="000000"/>
          <w:sz w:val="28"/>
          <w:szCs w:val="28"/>
        </w:rPr>
        <w:t xml:space="preserve"> refers to the universal form of the Lord as mentioned in the Eleventh Chapter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w:t>
      </w:r>
    </w:p>
    <w:p w14:paraId="728F3CF9" w14:textId="65C78D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1.123</w:t>
      </w:r>
    </w:p>
    <w:p w14:paraId="7C2308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41255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nityānanda-vyāsa-pūjā kahi madhya-khaṇḍe</w:t>
      </w:r>
      <w:r w:rsidRPr="00790008">
        <w:rPr>
          <w:rStyle w:val="BookTitle"/>
          <w:rFonts w:asciiTheme="minorHAnsi" w:hAnsiTheme="minorHAnsi" w:cstheme="minorHAnsi"/>
          <w:b w:val="0"/>
          <w:bCs w:val="0"/>
          <w:color w:val="000000"/>
          <w:sz w:val="28"/>
          <w:szCs w:val="28"/>
        </w:rPr>
        <w:br/>
        <w:t>ye prabhure nindā kare pāpiṣṭha pāṣaṇḍe</w:t>
      </w:r>
    </w:p>
    <w:p w14:paraId="250CC3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there is a description of the </w:t>
      </w:r>
      <w:commentRangeStart w:id="19"/>
      <w:r w:rsidRPr="00790008">
        <w:rPr>
          <w:rStyle w:val="BookTitle"/>
          <w:rFonts w:asciiTheme="minorHAnsi" w:hAnsiTheme="minorHAnsi" w:cstheme="minorHAnsi"/>
          <w:b/>
          <w:bCs/>
          <w:color w:val="800000"/>
          <w:sz w:val="28"/>
          <w:szCs w:val="28"/>
        </w:rPr>
        <w:t>Vyāsa-pūjā performed by Lord Nityānanda</w:t>
      </w:r>
      <w:commentRangeEnd w:id="19"/>
      <w:r w:rsidR="006F7698" w:rsidRPr="00790008">
        <w:rPr>
          <w:rStyle w:val="CommentReference"/>
          <w:b w:val="0"/>
          <w:bCs w:val="0"/>
          <w:color w:val="auto"/>
        </w:rPr>
        <w:commentReference w:id="19"/>
      </w:r>
      <w:r w:rsidRPr="00790008">
        <w:rPr>
          <w:rStyle w:val="BookTitle"/>
          <w:rFonts w:asciiTheme="minorHAnsi" w:hAnsiTheme="minorHAnsi" w:cstheme="minorHAnsi"/>
          <w:b/>
          <w:bCs/>
          <w:color w:val="800000"/>
          <w:sz w:val="28"/>
          <w:szCs w:val="28"/>
        </w:rPr>
        <w:t>, who is criticized by sinners and atheists.</w:t>
      </w:r>
    </w:p>
    <w:p w14:paraId="140DAA7C" w14:textId="2A94A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People who are averse to Lord Viṣṇu are known as </w:t>
      </w:r>
      <w:r w:rsidRPr="00790008">
        <w:rPr>
          <w:rStyle w:val="BookTitle"/>
          <w:rFonts w:asciiTheme="minorHAnsi" w:hAnsiTheme="minorHAnsi" w:cstheme="minorHAnsi"/>
          <w:b w:val="0"/>
          <w:bCs w:val="0"/>
          <w:i/>
          <w:iCs/>
          <w:color w:val="000000"/>
          <w:sz w:val="28"/>
          <w:szCs w:val="28"/>
        </w:rPr>
        <w:t>pāpiṣṭha</w:t>
      </w:r>
      <w:r w:rsidRPr="00790008">
        <w:rPr>
          <w:rStyle w:val="BookTitle"/>
          <w:rFonts w:asciiTheme="minorHAnsi" w:hAnsiTheme="minorHAnsi" w:cstheme="minorHAnsi"/>
          <w:b w:val="0"/>
          <w:bCs w:val="0"/>
          <w:color w:val="000000"/>
          <w:sz w:val="28"/>
          <w:szCs w:val="28"/>
        </w:rPr>
        <w:t xml:space="preserve">, or sinners, and people who consider the demigods as equal to Lord Viṣṇu are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or atheists. Sinners and atheists criticize Lord Nityānanda Prabhu without understanding His position. Although Śrī Nityānanda Prabhu is personally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He accepted His own servant, Vyāsadeva, as spiritual master and demonstrated the process of Vyāsa-pūjā. The arrangement for Lord Nityānanda Prabhu’s Vyāsa-pūjā was made in order to fulfil the purport of the verses </w:t>
      </w:r>
      <w:r w:rsidRPr="00790008">
        <w:rPr>
          <w:rStyle w:val="BookTitle"/>
          <w:rFonts w:asciiTheme="minorHAnsi" w:hAnsiTheme="minorHAnsi" w:cstheme="minorHAnsi"/>
          <w:b w:val="0"/>
          <w:bCs w:val="0"/>
          <w:i/>
          <w:iCs/>
          <w:color w:val="000000"/>
          <w:sz w:val="28"/>
          <w:szCs w:val="28"/>
        </w:rPr>
        <w:t xml:space="preserve">yasya deve parā bhaktir, tad vijñānārthaṁ sa gurum evābhigacchet,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sampradāya-vihīnā ye mantrās te niṣphalā matāḥ</w:t>
      </w:r>
      <w:r w:rsidRPr="00790008">
        <w:rPr>
          <w:rStyle w:val="BookTitle"/>
          <w:rFonts w:asciiTheme="minorHAnsi" w:hAnsiTheme="minorHAnsi" w:cstheme="minorHAnsi"/>
          <w:b w:val="0"/>
          <w:bCs w:val="0"/>
          <w:color w:val="000000"/>
          <w:sz w:val="28"/>
          <w:szCs w:val="28"/>
        </w:rPr>
        <w:t>.</w:t>
      </w:r>
    </w:p>
    <w:p w14:paraId="6B521503" w14:textId="746CB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1.124</w:t>
      </w:r>
    </w:p>
    <w:p w14:paraId="46FCF6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4586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haladhara hailā gauracandra</w:t>
      </w:r>
      <w:r w:rsidRPr="00790008">
        <w:rPr>
          <w:rStyle w:val="BookTitle"/>
          <w:rFonts w:asciiTheme="minorHAnsi" w:hAnsiTheme="minorHAnsi" w:cstheme="minorHAnsi"/>
          <w:b w:val="0"/>
          <w:bCs w:val="0"/>
          <w:color w:val="000000"/>
          <w:sz w:val="28"/>
          <w:szCs w:val="28"/>
        </w:rPr>
        <w:br/>
        <w:t>haste hala-muṣala dilā nityānanda</w:t>
      </w:r>
    </w:p>
    <w:p w14:paraId="078E56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Lord Gauracandra accepts the mood of Balarāma, and Nityānanda Prabhu gives Him a plow and club.</w:t>
      </w:r>
    </w:p>
    <w:p w14:paraId="4828877A" w14:textId="75C0FB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Śrī Gaurahari is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or the Supreme Personality of Godhead, Śrī Baladeva, His manifestation, is certainly included in Him. So it is not improper for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to display Baladeva’s pastimes and hold His weapons. Nityānanda Prabhu also handed His own weapons like the plow and club to Śrīmān Mahāprabhu for that particular pastime.</w:t>
      </w:r>
    </w:p>
    <w:p w14:paraId="55E21BDA" w14:textId="071C15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1.125</w:t>
      </w:r>
    </w:p>
    <w:p w14:paraId="5E534D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8C82E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dui ati pātakī-mocana</w:t>
      </w:r>
      <w:r w:rsidRPr="00790008">
        <w:rPr>
          <w:rStyle w:val="BookTitle"/>
          <w:rFonts w:asciiTheme="minorHAnsi" w:hAnsiTheme="minorHAnsi" w:cstheme="minorHAnsi"/>
          <w:b w:val="0"/>
          <w:bCs w:val="0"/>
          <w:color w:val="000000"/>
          <w:sz w:val="28"/>
          <w:szCs w:val="28"/>
        </w:rPr>
        <w:br/>
        <w:t>’jagāi-mādhāi’-nāma vikhyāta bhuvana</w:t>
      </w:r>
    </w:p>
    <w:p w14:paraId="3889C6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there is a description of the deliverance of the two most sinful persons, known throughout the world as Jagāi and Mādhāi.</w:t>
      </w:r>
    </w:p>
    <w:p w14:paraId="662E5D91" w14:textId="7A9EC8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Jagāi and Mādhāi, the two brothers named Jagadānanda Bandyopādhyāya and Mādhavānanda Bandyopādhyāya, used to live on the bank of the Ganges near the Māyāpur village of Navadvīpa. Due to their sinful nature they obstructed Nityānanda Prabhu and Haridāsa Ṭhākura, who were preaching under the instructions of Śrīmān Mahāprabhu. Later, when Nityānanda Prabhu excused </w:t>
      </w:r>
      <w:r w:rsidRPr="00790008">
        <w:rPr>
          <w:rStyle w:val="BookTitle"/>
          <w:rFonts w:asciiTheme="minorHAnsi" w:hAnsiTheme="minorHAnsi" w:cstheme="minorHAnsi"/>
          <w:b w:val="0"/>
          <w:bCs w:val="0"/>
          <w:color w:val="000000"/>
          <w:sz w:val="28"/>
          <w:szCs w:val="28"/>
        </w:rPr>
        <w:lastRenderedPageBreak/>
        <w:t>their offenses, they were delivered and became pure devotees by the mercy of Śrī Gaurasundara.</w:t>
      </w:r>
    </w:p>
    <w:p w14:paraId="1BC87F89" w14:textId="21A5D6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1.126</w:t>
      </w:r>
    </w:p>
    <w:p w14:paraId="75D167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136CCF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kṛṣṇa-rāma—caitanya-nitāi</w:t>
      </w:r>
      <w:r w:rsidRPr="00790008">
        <w:rPr>
          <w:rStyle w:val="BookTitle"/>
          <w:rFonts w:asciiTheme="minorHAnsi" w:hAnsiTheme="minorHAnsi" w:cstheme="minorHAnsi"/>
          <w:b w:val="0"/>
          <w:bCs w:val="0"/>
          <w:color w:val="000000"/>
          <w:sz w:val="28"/>
          <w:szCs w:val="28"/>
        </w:rPr>
        <w:br/>
        <w:t>śyāma-śukla-rūpa dekhilena śacī āi</w:t>
      </w:r>
    </w:p>
    <w:p w14:paraId="0B43B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Mother Śacī sees Lord Caitanya and Nityānanda in Their blackish and whitish forms as Kṛṣṇa and Balarāma.</w:t>
      </w:r>
    </w:p>
    <w:p w14:paraId="2C52EA5B" w14:textId="189E48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color of Kṛṣṇa is blackish, and the color of Balarāma is whitish. Lord Caitanyadeva is Kṛṣṇa, and Śrī Nityānanda is Balarāma. Śacīdevī saw Gaura-Nitāi with the color of Kṛṣṇa-Balarāma.</w:t>
      </w:r>
    </w:p>
    <w:p w14:paraId="03F57649" w14:textId="1395E7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1.127</w:t>
      </w:r>
    </w:p>
    <w:p w14:paraId="7AC77E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00B7E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caitanyera mahā-parakāśa</w:t>
      </w:r>
      <w:r w:rsidRPr="00790008">
        <w:rPr>
          <w:rStyle w:val="BookTitle"/>
          <w:rFonts w:asciiTheme="minorHAnsi" w:hAnsiTheme="minorHAnsi" w:cstheme="minorHAnsi"/>
          <w:b w:val="0"/>
          <w:bCs w:val="0"/>
          <w:color w:val="000000"/>
          <w:sz w:val="28"/>
          <w:szCs w:val="28"/>
        </w:rPr>
        <w:br/>
        <w:t>’sāt-prahariyā bhāva’ aiśvarya-vilāsa</w:t>
      </w:r>
    </w:p>
    <w:p w14:paraId="790C4E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displays His mahā-prakāśa, His divine opulences, for twenty-one hours.</w:t>
      </w:r>
    </w:p>
    <w:p w14:paraId="77AB9B59" w14:textId="408CEA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mahā-parakāśa</w:t>
      </w:r>
      <w:r w:rsidRPr="00790008">
        <w:rPr>
          <w:rStyle w:val="BookTitle"/>
          <w:rFonts w:asciiTheme="minorHAnsi" w:hAnsiTheme="minorHAnsi" w:cstheme="minorHAnsi"/>
          <w:b w:val="0"/>
          <w:bCs w:val="0"/>
          <w:color w:val="000000"/>
          <w:sz w:val="28"/>
          <w:szCs w:val="28"/>
        </w:rPr>
        <w:t xml:space="preserve"> refers to the Lord’s pastime of displaying His opulence. The Lord manifested His opulences for </w:t>
      </w:r>
      <w:r w:rsidRPr="00790008">
        <w:rPr>
          <w:rStyle w:val="BookTitle"/>
          <w:rFonts w:asciiTheme="minorHAnsi" w:hAnsiTheme="minorHAnsi" w:cstheme="minorHAnsi"/>
          <w:b w:val="0"/>
          <w:bCs w:val="0"/>
          <w:i/>
          <w:iCs/>
          <w:color w:val="000000"/>
          <w:sz w:val="28"/>
          <w:szCs w:val="28"/>
        </w:rPr>
        <w:t>sāta-prahara</w:t>
      </w:r>
      <w:r w:rsidRPr="00790008">
        <w:rPr>
          <w:rStyle w:val="BookTitle"/>
          <w:rFonts w:asciiTheme="minorHAnsi" w:hAnsiTheme="minorHAnsi" w:cstheme="minorHAnsi"/>
          <w:b w:val="0"/>
          <w:bCs w:val="0"/>
          <w:color w:val="000000"/>
          <w:sz w:val="28"/>
          <w:szCs w:val="28"/>
        </w:rPr>
        <w:t>, or twenty-one hours.</w:t>
      </w:r>
    </w:p>
    <w:p w14:paraId="0D7390DC" w14:textId="5FA156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1.128</w:t>
      </w:r>
    </w:p>
    <w:p w14:paraId="2588EE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082BCA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dina a-māyāya kahilena kathā</w:t>
      </w:r>
      <w:r w:rsidRPr="00790008">
        <w:rPr>
          <w:rStyle w:val="BookTitle"/>
          <w:rFonts w:asciiTheme="minorHAnsi" w:hAnsiTheme="minorHAnsi" w:cstheme="minorHAnsi"/>
          <w:b w:val="0"/>
          <w:bCs w:val="0"/>
          <w:color w:val="000000"/>
          <w:sz w:val="28"/>
          <w:szCs w:val="28"/>
        </w:rPr>
        <w:br/>
        <w:t>ye-ye-sevakera janma haila yathā yathā</w:t>
      </w:r>
    </w:p>
    <w:p w14:paraId="392791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that day the Lord spontaneously revealed the past identities of His servants.</w:t>
      </w:r>
    </w:p>
    <w:p w14:paraId="34D19AE7" w14:textId="6837A0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a-māyāya </w:t>
      </w:r>
      <w:r w:rsidRPr="00790008">
        <w:rPr>
          <w:rStyle w:val="BookTitle"/>
          <w:rFonts w:asciiTheme="minorHAnsi" w:hAnsiTheme="minorHAnsi" w:cstheme="minorHAnsi"/>
          <w:b w:val="0"/>
          <w:bCs w:val="0"/>
          <w:color w:val="000000"/>
          <w:sz w:val="28"/>
          <w:szCs w:val="28"/>
        </w:rPr>
        <w:t xml:space="preserve">indicates that the Lord manifested the Absolute Truth by dissipating illusion, removing the material conceptions of the living entities who are prone to be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cheating the demons through His illusory energy, and manifesting His supreme abode of Vaikuṇṭha, which is beyond the realm of the nondevotees’ senses.</w:t>
      </w:r>
    </w:p>
    <w:p w14:paraId="68305A05" w14:textId="4AAC7D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1.129</w:t>
      </w:r>
    </w:p>
    <w:p w14:paraId="21FA6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173871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nāce vaikuṇṭhera nārāyaṇa</w:t>
      </w:r>
      <w:r w:rsidRPr="00790008">
        <w:rPr>
          <w:rStyle w:val="BookTitle"/>
          <w:rFonts w:asciiTheme="minorHAnsi" w:hAnsiTheme="minorHAnsi" w:cstheme="minorHAnsi"/>
          <w:b w:val="0"/>
          <w:bCs w:val="0"/>
          <w:color w:val="000000"/>
          <w:sz w:val="28"/>
          <w:szCs w:val="28"/>
        </w:rPr>
        <w:br/>
        <w:t>nagare nagare kaila āpane kīrtana</w:t>
      </w:r>
    </w:p>
    <w:p w14:paraId="712F6E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Nārāyaṇa, the Lord of Vaikuṇṭha, dances and personally </w:t>
      </w:r>
      <w:r w:rsidRPr="00790008">
        <w:rPr>
          <w:rStyle w:val="BookTitle"/>
          <w:rFonts w:asciiTheme="minorHAnsi" w:hAnsiTheme="minorHAnsi" w:cstheme="minorHAnsi"/>
          <w:b/>
          <w:bCs/>
          <w:color w:val="800000"/>
          <w:sz w:val="28"/>
          <w:szCs w:val="28"/>
        </w:rPr>
        <w:lastRenderedPageBreak/>
        <w:t>performs kīrtana throughout the streets of Navadvīpa.</w:t>
      </w:r>
    </w:p>
    <w:p w14:paraId="413F5BC1" w14:textId="3E161B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Nārāyaṇa eternally resides in the opulent abode of Vaikuṇṭha, surrounded by His quadruple expansions, headed by Vāsudeva. That transcendental Supreme Lord personally danced and chanted His own glories throughout the streets of Navadvīpa. He thus allowed the living entities to hear the transcendental sound vibration of the holy names.</w:t>
      </w:r>
    </w:p>
    <w:p w14:paraId="36AFDE78" w14:textId="2AF76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1.130</w:t>
      </w:r>
    </w:p>
    <w:p w14:paraId="13F675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292CF1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kājīra bhāṅgilā ahaṅkāra</w:t>
      </w:r>
      <w:r w:rsidRPr="00790008">
        <w:rPr>
          <w:rStyle w:val="BookTitle"/>
          <w:rFonts w:asciiTheme="minorHAnsi" w:hAnsiTheme="minorHAnsi" w:cstheme="minorHAnsi"/>
          <w:b w:val="0"/>
          <w:bCs w:val="0"/>
          <w:color w:val="000000"/>
          <w:sz w:val="28"/>
          <w:szCs w:val="28"/>
        </w:rPr>
        <w:br/>
        <w:t>nija-śakti prakāśiyā kīrtana apāra</w:t>
      </w:r>
    </w:p>
    <w:p w14:paraId="6870CF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breaks the Kazi’s pride, while manifesting His potency in a tremendous kīrtana.</w:t>
      </w:r>
    </w:p>
    <w:p w14:paraId="705AD194" w14:textId="439C90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Lord’s manifest pastimes, a magistrate was appointed to maintain peace in the city of Navadvīpa. The name of that post was “Kazi.” At that time, Maulana Sirajudin, who was known as Chand Kazi, was appointed as the magistrate to maintain peace. Since he was engaged in the task of administration, he forgot his eternal identification and proudly considered himself a government officer. By glorifying the service of the Transcendence, Śrī Gaurasundara delivered the Kazi from his atheistic mentality arising from the three modes of material nature. The Lord converted the mentality of people who were under the clutches of the covering and throwing potencies of the illusory energy and who were trying to either enjoy or renounce the material world. He thus manifested His own internal potency.</w:t>
      </w:r>
    </w:p>
    <w:p w14:paraId="67270ADB" w14:textId="668D4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1.131</w:t>
      </w:r>
    </w:p>
    <w:p w14:paraId="5FD869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CB7A2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pāila kājī prabhu-gauraṅgera vare</w:t>
      </w:r>
      <w:r w:rsidRPr="00790008">
        <w:rPr>
          <w:rStyle w:val="BookTitle"/>
          <w:rFonts w:asciiTheme="minorHAnsi" w:hAnsiTheme="minorHAnsi" w:cstheme="minorHAnsi"/>
          <w:b w:val="0"/>
          <w:bCs w:val="0"/>
          <w:color w:val="000000"/>
          <w:sz w:val="28"/>
          <w:szCs w:val="28"/>
        </w:rPr>
        <w:br/>
        <w:t>svacchande kīrtana kare nagare nagare</w:t>
      </w:r>
    </w:p>
    <w:p w14:paraId="78009D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benediction of Lord Gaurāṅga, the Kazi attains devotional service. Thus all the devotees are allowed to freely perform kīrtana in the streets of Navadvīpa.</w:t>
      </w:r>
    </w:p>
    <w:p w14:paraId="48F8C941" w14:textId="4AD56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Lord’s mercy, Kazi Mahāśaya became attached to the service of the supreme worshipable object. Śrīmān Mahāprabhu benefited one and all by getting the process of continuous chanting of the holy names sanctioned throughout Navadvīpa, the jurisdiction of the Kazi.</w:t>
      </w:r>
    </w:p>
    <w:p w14:paraId="0B4DB149" w14:textId="60E93B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1.132</w:t>
      </w:r>
    </w:p>
    <w:p w14:paraId="3E96FB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132</w:t>
      </w:r>
    </w:p>
    <w:p w14:paraId="52D9CD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mahāprabhu varāha haiyā</w:t>
      </w:r>
      <w:r w:rsidRPr="00790008">
        <w:rPr>
          <w:rStyle w:val="BookTitle"/>
          <w:rFonts w:asciiTheme="minorHAnsi" w:hAnsiTheme="minorHAnsi" w:cstheme="minorHAnsi"/>
          <w:b w:val="0"/>
          <w:bCs w:val="0"/>
          <w:color w:val="000000"/>
          <w:sz w:val="28"/>
          <w:szCs w:val="28"/>
        </w:rPr>
        <w:br/>
        <w:t>nija-tattva murārire kahilā garjiyā</w:t>
      </w:r>
    </w:p>
    <w:p w14:paraId="09C6C4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accepts the form of Varāha and discloses His identity to Murāri Gupta.</w:t>
      </w:r>
    </w:p>
    <w:p w14:paraId="36523A84" w14:textId="4AA07C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is the fountainhead of all incarnations and the Supreme Absolute Truth. In the form of Varāha, He roared loudly and instructed Murāri Gupta about His own identity.</w:t>
      </w:r>
    </w:p>
    <w:p w14:paraId="0B9B978C" w14:textId="19F5D0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1.133</w:t>
      </w:r>
    </w:p>
    <w:p w14:paraId="6B1195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4593F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murārira skande ārohaṇa</w:t>
      </w:r>
      <w:r w:rsidRPr="00790008">
        <w:rPr>
          <w:rStyle w:val="BookTitle"/>
          <w:rFonts w:asciiTheme="minorHAnsi" w:hAnsiTheme="minorHAnsi" w:cstheme="minorHAnsi"/>
          <w:b w:val="0"/>
          <w:bCs w:val="0"/>
          <w:color w:val="000000"/>
          <w:sz w:val="28"/>
          <w:szCs w:val="28"/>
        </w:rPr>
        <w:br/>
        <w:t>catur-bhuja hañā kailā aṅgane bhramaṇa</w:t>
      </w:r>
    </w:p>
    <w:p w14:paraId="63CB9A51" w14:textId="08B291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accepts a four-armed form and rides on Murāri’s shoulders throughout his courtyard.</w:t>
      </w:r>
    </w:p>
    <w:p w14:paraId="14EBF437" w14:textId="0D0B0A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3B048C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B9EEE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śuklāmbara-taṇḍula-bhojana</w:t>
      </w:r>
      <w:r w:rsidRPr="00790008">
        <w:rPr>
          <w:rStyle w:val="BookTitle"/>
          <w:rFonts w:asciiTheme="minorHAnsi" w:hAnsiTheme="minorHAnsi" w:cstheme="minorHAnsi"/>
          <w:b w:val="0"/>
          <w:bCs w:val="0"/>
          <w:color w:val="000000"/>
          <w:sz w:val="28"/>
          <w:szCs w:val="28"/>
        </w:rPr>
        <w:br/>
        <w:t>madhya-khaṇḍe, nānā chānda hailā nārāyaṇa</w:t>
      </w:r>
    </w:p>
    <w:p w14:paraId="6E2749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eats Śuklāmbara Brahmacārī’s rice and performs various pastimes as Nārāyaṇa.</w:t>
      </w:r>
    </w:p>
    <w:p w14:paraId="22F23015" w14:textId="297E52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displayed His pastimes of eating </w:t>
      </w:r>
      <w:r w:rsidRPr="00790008">
        <w:rPr>
          <w:rStyle w:val="BookTitle"/>
          <w:rFonts w:asciiTheme="minorHAnsi" w:hAnsiTheme="minorHAnsi" w:cstheme="minorHAnsi"/>
          <w:b w:val="0"/>
          <w:bCs w:val="0"/>
          <w:i/>
          <w:iCs/>
          <w:color w:val="000000"/>
          <w:sz w:val="28"/>
          <w:szCs w:val="28"/>
        </w:rPr>
        <w:t xml:space="preserve">ātapa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siddha </w:t>
      </w:r>
      <w:r w:rsidRPr="00790008">
        <w:rPr>
          <w:rStyle w:val="BookTitle"/>
          <w:rFonts w:asciiTheme="minorHAnsi" w:hAnsiTheme="minorHAnsi" w:cstheme="minorHAnsi"/>
          <w:b w:val="0"/>
          <w:bCs w:val="0"/>
          <w:color w:val="000000"/>
          <w:sz w:val="28"/>
          <w:szCs w:val="28"/>
        </w:rPr>
        <w:t xml:space="preserve">rice </w:t>
      </w:r>
      <w:r w:rsidRPr="00790008">
        <w:rPr>
          <w:rStyle w:val="EndnoteReference"/>
          <w:rFonts w:asciiTheme="minorHAnsi" w:hAnsiTheme="minorHAnsi" w:cstheme="minorHAnsi"/>
        </w:rPr>
        <w:endnoteReference w:id="2"/>
      </w:r>
      <w:r w:rsidRPr="00790008">
        <w:rPr>
          <w:rStyle w:val="BookTitle"/>
          <w:rFonts w:asciiTheme="minorHAnsi" w:hAnsiTheme="minorHAnsi" w:cstheme="minorHAnsi"/>
          <w:b w:val="0"/>
          <w:bCs w:val="0"/>
          <w:color w:val="000000"/>
          <w:sz w:val="28"/>
          <w:szCs w:val="28"/>
        </w:rPr>
        <w:t xml:space="preserve">1, which are prepared from </w:t>
      </w:r>
      <w:r w:rsidRPr="00790008">
        <w:rPr>
          <w:rStyle w:val="BookTitle"/>
          <w:rFonts w:asciiTheme="minorHAnsi" w:hAnsiTheme="minorHAnsi" w:cstheme="minorHAnsi"/>
          <w:b w:val="0"/>
          <w:bCs w:val="0"/>
          <w:i/>
          <w:iCs/>
          <w:color w:val="000000"/>
          <w:sz w:val="28"/>
          <w:szCs w:val="28"/>
        </w:rPr>
        <w:t xml:space="preserve">āśu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haimantika </w:t>
      </w:r>
      <w:r w:rsidRPr="00790008">
        <w:rPr>
          <w:rStyle w:val="BookTitle"/>
          <w:rFonts w:asciiTheme="minorHAnsi" w:hAnsiTheme="minorHAnsi" w:cstheme="minorHAnsi"/>
          <w:b w:val="0"/>
          <w:bCs w:val="0"/>
          <w:color w:val="000000"/>
          <w:sz w:val="28"/>
          <w:szCs w:val="28"/>
        </w:rPr>
        <w:t xml:space="preserve">paddy. He took both varieties of rice from the alms received by Śuklāmbara Brahmacārī. The word </w:t>
      </w:r>
      <w:r w:rsidRPr="00790008">
        <w:rPr>
          <w:rStyle w:val="BookTitle"/>
          <w:rFonts w:asciiTheme="minorHAnsi" w:hAnsiTheme="minorHAnsi" w:cstheme="minorHAnsi"/>
          <w:b w:val="0"/>
          <w:bCs w:val="0"/>
          <w:i/>
          <w:iCs/>
          <w:color w:val="000000"/>
          <w:sz w:val="28"/>
          <w:szCs w:val="28"/>
        </w:rPr>
        <w:t>chānda</w:t>
      </w:r>
      <w:r w:rsidRPr="00790008">
        <w:rPr>
          <w:rStyle w:val="BookTitle"/>
          <w:rFonts w:asciiTheme="minorHAnsi" w:hAnsiTheme="minorHAnsi" w:cstheme="minorHAnsi"/>
          <w:b w:val="0"/>
          <w:bCs w:val="0"/>
          <w:color w:val="000000"/>
          <w:sz w:val="28"/>
          <w:szCs w:val="28"/>
        </w:rPr>
        <w:t xml:space="preserve"> refers to the display of pastimes through various amazing gestures.</w:t>
      </w:r>
    </w:p>
    <w:p w14:paraId="402B5EE9" w14:textId="3E8F47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1.135</w:t>
      </w:r>
    </w:p>
    <w:p w14:paraId="5AE4D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11550B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rukmiṇīra veśe nārāyaṇa</w:t>
      </w:r>
      <w:r w:rsidRPr="00790008">
        <w:rPr>
          <w:rStyle w:val="BookTitle"/>
          <w:rFonts w:asciiTheme="minorHAnsi" w:hAnsiTheme="minorHAnsi" w:cstheme="minorHAnsi"/>
          <w:b w:val="0"/>
          <w:bCs w:val="0"/>
          <w:color w:val="000000"/>
          <w:sz w:val="28"/>
          <w:szCs w:val="28"/>
        </w:rPr>
        <w:br/>
        <w:t>nācilena, stana pila sarva-bhakta-gaṇa</w:t>
      </w:r>
    </w:p>
    <w:p w14:paraId="5AACCD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Gaura-Nārāyaṇa dances in the dress of Rukmiṇī and breast-feeds all the devotees.</w:t>
      </w:r>
    </w:p>
    <w:p w14:paraId="031088D5" w14:textId="744A1F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Rukmiṇīdevī is Mahālakṣmī herself and Kṛṣṇa’s legitimately married queen. She is the mother of the universe. As the Supersoul, the Lord is the maintainer and sustainer of the entire universe, so He also manifests motherly propensities. He thus breast-fed all His subordinates in the mood of parenthood. Kṛṣṇa is the </w:t>
      </w:r>
      <w:r w:rsidRPr="00790008">
        <w:rPr>
          <w:rStyle w:val="BookTitle"/>
          <w:rFonts w:asciiTheme="minorHAnsi" w:hAnsiTheme="minorHAnsi" w:cstheme="minorHAnsi"/>
          <w:b w:val="0"/>
          <w:bCs w:val="0"/>
          <w:color w:val="000000"/>
          <w:sz w:val="28"/>
          <w:szCs w:val="28"/>
        </w:rPr>
        <w:lastRenderedPageBreak/>
        <w:t>mother, Kṛṣṇa is the father, Kṛṣṇa is the wealth and life of everyone. That is why Kṛṣṇa is the source of all pastimes. But this does not mean that everyone should consider Kṛṣṇa their mother and accept service from Him for their own enjoyment. Lord Kṛṣṇa is the Absolute Truth beyond material sense perception, therefore the base qualities found in the service of a mother in this temporary world cannot touch Him. The followers of Durgā who are bewildered by material knowledge under the influence of desire imagine themselves as children and display the wicked mentality of accepting service from the eternal worshipable Lord. Such mentality should not be directed towards the eternal object of worship.</w:t>
      </w:r>
    </w:p>
    <w:p w14:paraId="2C5E123F" w14:textId="700CFC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1.136</w:t>
      </w:r>
    </w:p>
    <w:p w14:paraId="2FEEBD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12627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mukundera daṇḍa saṅga-doṣe</w:t>
      </w:r>
      <w:r w:rsidRPr="00790008">
        <w:rPr>
          <w:rStyle w:val="BookTitle"/>
          <w:rFonts w:asciiTheme="minorHAnsi" w:hAnsiTheme="minorHAnsi" w:cstheme="minorHAnsi"/>
          <w:b w:val="0"/>
          <w:bCs w:val="0"/>
          <w:color w:val="000000"/>
          <w:sz w:val="28"/>
          <w:szCs w:val="28"/>
        </w:rPr>
        <w:br/>
        <w:t>śeṣe anugraha kailā parama santoṣe</w:t>
      </w:r>
    </w:p>
    <w:p w14:paraId="185414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 Lord punishes Mukunda for associating with </w:t>
      </w:r>
      <w:commentRangeStart w:id="20"/>
      <w:r w:rsidRPr="00790008">
        <w:rPr>
          <w:rStyle w:val="BookTitle"/>
          <w:rFonts w:asciiTheme="minorHAnsi" w:hAnsiTheme="minorHAnsi" w:cstheme="minorHAnsi"/>
          <w:b/>
          <w:bCs/>
          <w:color w:val="800000"/>
          <w:sz w:val="28"/>
          <w:szCs w:val="28"/>
        </w:rPr>
        <w:t xml:space="preserve">jñānīs </w:t>
      </w:r>
      <w:commentRangeEnd w:id="20"/>
      <w:r w:rsidR="0096056A" w:rsidRPr="00790008">
        <w:rPr>
          <w:rStyle w:val="CommentReference"/>
          <w:b w:val="0"/>
          <w:bCs w:val="0"/>
          <w:color w:val="auto"/>
        </w:rPr>
        <w:commentReference w:id="20"/>
      </w:r>
      <w:r w:rsidRPr="00790008">
        <w:rPr>
          <w:rStyle w:val="BookTitle"/>
          <w:rFonts w:asciiTheme="minorHAnsi" w:hAnsiTheme="minorHAnsi" w:cstheme="minorHAnsi"/>
          <w:b/>
          <w:bCs/>
          <w:color w:val="800000"/>
          <w:sz w:val="28"/>
          <w:szCs w:val="28"/>
        </w:rPr>
        <w:t>and later blesses him with great satisfaction.</w:t>
      </w:r>
    </w:p>
    <w:p w14:paraId="6FD56B48" w14:textId="325F9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desire for sense enjoyment and the desire for renunciation, which are found in living entities who are afflicted by three types of miseries, are the result of bad association. Mukunda played the role of a </w:t>
      </w:r>
      <w:r w:rsidRPr="00790008">
        <w:rPr>
          <w:rStyle w:val="BookTitle"/>
          <w:rFonts w:asciiTheme="minorHAnsi" w:hAnsiTheme="minorHAnsi" w:cstheme="minorHAnsi"/>
          <w:b w:val="0"/>
          <w:bCs w:val="0"/>
          <w:i/>
          <w:iCs/>
          <w:color w:val="000000"/>
          <w:sz w:val="28"/>
          <w:szCs w:val="28"/>
        </w:rPr>
        <w:t xml:space="preserve">jñānī </w:t>
      </w:r>
      <w:r w:rsidRPr="00790008">
        <w:rPr>
          <w:rStyle w:val="BookTitle"/>
          <w:rFonts w:asciiTheme="minorHAnsi" w:hAnsiTheme="minorHAnsi" w:cstheme="minorHAnsi"/>
          <w:b w:val="0"/>
          <w:bCs w:val="0"/>
          <w:color w:val="000000"/>
          <w:sz w:val="28"/>
          <w:szCs w:val="28"/>
        </w:rPr>
        <w:t>by accepting the philosophy of the Māyāvādīs of that time. The Lord relieved Mukunda of the Māyāvādīs’ bad association by punishing him and later bestowed mercy on him.</w:t>
      </w:r>
    </w:p>
    <w:p w14:paraId="69818B29" w14:textId="7EC7D3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1.137</w:t>
      </w:r>
    </w:p>
    <w:p w14:paraId="29C494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2FA466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mahāprabhura niśāya kīrtana</w:t>
      </w:r>
      <w:r w:rsidRPr="00790008">
        <w:rPr>
          <w:rStyle w:val="BookTitle"/>
          <w:rFonts w:asciiTheme="minorHAnsi" w:hAnsiTheme="minorHAnsi" w:cstheme="minorHAnsi"/>
          <w:b w:val="0"/>
          <w:bCs w:val="0"/>
          <w:color w:val="000000"/>
          <w:sz w:val="28"/>
          <w:szCs w:val="28"/>
        </w:rPr>
        <w:br/>
        <w:t>vatsareka navadvīpe kailā anukṣaṇa</w:t>
      </w:r>
    </w:p>
    <w:p w14:paraId="16C17B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there are descriptions of the all night kīrtanas that the Lord performs for one year in Navadvīpa.</w:t>
      </w:r>
    </w:p>
    <w:p w14:paraId="4C7F3DE0" w14:textId="6CB27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day people were busy with various activities for the gratification of their senses, and at night they gratified their senses by sleeping. Śrī Gaurasundara benefited the residents of Māyāpur and Navadvīpa who were under the influence of the illusory energy of the Lord by performing congregational chanting of the holy name of the Lord every night for one year. In this way He checked their activities of sense gratification.</w:t>
      </w:r>
    </w:p>
    <w:p w14:paraId="48758E25" w14:textId="1BF870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1.138</w:t>
      </w:r>
    </w:p>
    <w:p w14:paraId="60DAFE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022713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madhya-khaṇḍe, nityānanda-advaita kautuka</w:t>
      </w:r>
      <w:r w:rsidRPr="00790008">
        <w:rPr>
          <w:rStyle w:val="BookTitle"/>
          <w:rFonts w:asciiTheme="minorHAnsi" w:hAnsiTheme="minorHAnsi" w:cstheme="minorHAnsi"/>
          <w:b w:val="0"/>
          <w:bCs w:val="0"/>
          <w:color w:val="000000"/>
          <w:sz w:val="28"/>
          <w:szCs w:val="28"/>
        </w:rPr>
        <w:br/>
        <w:t>ajña-jane bujhe yena kalaha-svarūpa</w:t>
      </w:r>
    </w:p>
    <w:p w14:paraId="01CAB2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Nityānanda and Advaita exchange jokes, which ignorant people consider as quarreling.</w:t>
      </w:r>
    </w:p>
    <w:p w14:paraId="2ABD651B" w14:textId="17BB26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Prabhu and Śrī Advaita Prabhu are both Viṣṇu and devotees of Gaura. The jokes They exchange in Their conversations are misunderstood by less intelligent, unfortunate people, who conclude that They have different opinions.</w:t>
      </w:r>
    </w:p>
    <w:p w14:paraId="3EDC9826" w14:textId="722670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1.139</w:t>
      </w:r>
    </w:p>
    <w:p w14:paraId="2FC5AD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07C4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jananīra lakṣye bhagavān</w:t>
      </w:r>
      <w:r w:rsidRPr="00790008">
        <w:rPr>
          <w:rStyle w:val="BookTitle"/>
          <w:rFonts w:asciiTheme="minorHAnsi" w:hAnsiTheme="minorHAnsi" w:cstheme="minorHAnsi"/>
          <w:b w:val="0"/>
          <w:bCs w:val="0"/>
          <w:color w:val="000000"/>
          <w:sz w:val="28"/>
          <w:szCs w:val="28"/>
        </w:rPr>
        <w:br/>
        <w:t>vaiṣṇavāparādha karāilā sāvadhāna</w:t>
      </w:r>
    </w:p>
    <w:p w14:paraId="0D028D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warns everyone about offending Vaiṣṇavas, using His mother as an example.</w:t>
      </w:r>
    </w:p>
    <w:p w14:paraId="33A1A1B2" w14:textId="582135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omniscient Gaurahari instructed His mother Śacīdevī to beg pardon from Advaita Prabhu for her offense. By this incident the Lord instructed everyone about the severity of </w:t>
      </w:r>
      <w:r w:rsidRPr="00790008">
        <w:rPr>
          <w:rStyle w:val="BookTitle"/>
          <w:rFonts w:asciiTheme="minorHAnsi" w:hAnsiTheme="minorHAnsi" w:cstheme="minorHAnsi"/>
          <w:b w:val="0"/>
          <w:bCs w:val="0"/>
          <w:i/>
          <w:iCs/>
          <w:color w:val="000000"/>
          <w:sz w:val="28"/>
          <w:szCs w:val="28"/>
        </w:rPr>
        <w:t xml:space="preserve">vaiṣṇava-aparādha </w:t>
      </w:r>
      <w:r w:rsidRPr="00790008">
        <w:rPr>
          <w:rStyle w:val="BookTitle"/>
          <w:rFonts w:asciiTheme="minorHAnsi" w:hAnsiTheme="minorHAnsi" w:cstheme="minorHAnsi"/>
          <w:b w:val="0"/>
          <w:bCs w:val="0"/>
          <w:color w:val="000000"/>
          <w:sz w:val="28"/>
          <w:szCs w:val="28"/>
        </w:rPr>
        <w:t>and the need for becoming free from it.</w:t>
      </w:r>
    </w:p>
    <w:p w14:paraId="5AC5053A" w14:textId="09E95B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1.140</w:t>
      </w:r>
    </w:p>
    <w:p w14:paraId="53665A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CC4F1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sakala-vaiṣṇava jane-jane</w:t>
      </w:r>
      <w:r w:rsidRPr="00790008">
        <w:rPr>
          <w:rStyle w:val="BookTitle"/>
          <w:rFonts w:asciiTheme="minorHAnsi" w:hAnsiTheme="minorHAnsi" w:cstheme="minorHAnsi"/>
          <w:b w:val="0"/>
          <w:bCs w:val="0"/>
          <w:color w:val="000000"/>
          <w:sz w:val="28"/>
          <w:szCs w:val="28"/>
        </w:rPr>
        <w:br/>
        <w:t>sabe vara pāilena kariyā stavane</w:t>
      </w:r>
    </w:p>
    <w:p w14:paraId="6363C6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all the Vaiṣṇavas receive benedictions after offering prayers.</w:t>
      </w:r>
    </w:p>
    <w:p w14:paraId="48CB7365" w14:textId="35F718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jane-jane </w:t>
      </w:r>
      <w:r w:rsidRPr="00790008">
        <w:rPr>
          <w:rStyle w:val="BookTitle"/>
          <w:rFonts w:asciiTheme="minorHAnsi" w:hAnsiTheme="minorHAnsi" w:cstheme="minorHAnsi"/>
          <w:b w:val="0"/>
          <w:bCs w:val="0"/>
          <w:color w:val="000000"/>
          <w:sz w:val="28"/>
          <w:szCs w:val="28"/>
        </w:rPr>
        <w:t>means “each individual.”</w:t>
      </w:r>
    </w:p>
    <w:p w14:paraId="4016CF38" w14:textId="00A53F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1.141</w:t>
      </w:r>
    </w:p>
    <w:p w14:paraId="461875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00D59A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prasāda pāilā haridāsa</w:t>
      </w:r>
      <w:r w:rsidRPr="00790008">
        <w:rPr>
          <w:rStyle w:val="BookTitle"/>
          <w:rFonts w:asciiTheme="minorHAnsi" w:hAnsiTheme="minorHAnsi" w:cstheme="minorHAnsi"/>
          <w:b w:val="0"/>
          <w:bCs w:val="0"/>
          <w:color w:val="000000"/>
          <w:sz w:val="28"/>
          <w:szCs w:val="28"/>
        </w:rPr>
        <w:br/>
        <w:t>śrīdharera jala-pāna—kāruṇya-vilāsa</w:t>
      </w:r>
    </w:p>
    <w:p w14:paraId="74C467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Haridāsa Ṭhākura receives the Lord’s mercy, and the Lord mercifully drinks Śrīdhara’s water.</w:t>
      </w:r>
    </w:p>
    <w:p w14:paraId="633A987E" w14:textId="05D26D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Śrīdhara was a poor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Navadvīpa who met his livelihood by maintaining a banana-tree garden. In the cottage of this poor devotee the Lord drank water from an iron pot with holes and thus displayed His pastime of </w:t>
      </w:r>
      <w:r w:rsidRPr="00790008">
        <w:rPr>
          <w:rStyle w:val="BookTitle"/>
          <w:rFonts w:asciiTheme="minorHAnsi" w:hAnsiTheme="minorHAnsi" w:cstheme="minorHAnsi"/>
          <w:b w:val="0"/>
          <w:bCs w:val="0"/>
          <w:i/>
          <w:iCs/>
          <w:color w:val="000000"/>
          <w:sz w:val="28"/>
          <w:szCs w:val="28"/>
        </w:rPr>
        <w:t xml:space="preserve">bhakta-vātsalya, </w:t>
      </w:r>
      <w:r w:rsidRPr="00790008">
        <w:rPr>
          <w:rStyle w:val="BookTitle"/>
          <w:rFonts w:asciiTheme="minorHAnsi" w:hAnsiTheme="minorHAnsi" w:cstheme="minorHAnsi"/>
          <w:b w:val="0"/>
          <w:bCs w:val="0"/>
          <w:color w:val="000000"/>
          <w:sz w:val="28"/>
          <w:szCs w:val="28"/>
        </w:rPr>
        <w:t>affection for His devotees.</w:t>
      </w:r>
    </w:p>
    <w:p w14:paraId="59F8F99B" w14:textId="419C30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1.142</w:t>
      </w:r>
    </w:p>
    <w:p w14:paraId="3F8C95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142</w:t>
      </w:r>
    </w:p>
    <w:p w14:paraId="0E8D86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sakala-vaiṣṇava kari’ saṅge</w:t>
      </w:r>
      <w:r w:rsidRPr="00790008">
        <w:rPr>
          <w:rStyle w:val="BookTitle"/>
          <w:rFonts w:asciiTheme="minorHAnsi" w:hAnsiTheme="minorHAnsi" w:cstheme="minorHAnsi"/>
          <w:b w:val="0"/>
          <w:bCs w:val="0"/>
          <w:color w:val="000000"/>
          <w:sz w:val="28"/>
          <w:szCs w:val="28"/>
        </w:rPr>
        <w:br/>
        <w:t>prati-dina jāhnavīte jala-keli raṅge</w:t>
      </w:r>
    </w:p>
    <w:p w14:paraId="4AFAAA65" w14:textId="1D8EE9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daily sports in the waters of the Ganges with the devotees.</w:t>
      </w:r>
    </w:p>
    <w:p w14:paraId="0D67B1DF" w14:textId="5C945E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1.143</w:t>
      </w:r>
    </w:p>
    <w:p w14:paraId="5E1F6E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4357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gauracandra nityānanda-saṅge</w:t>
      </w:r>
      <w:r w:rsidRPr="00790008">
        <w:rPr>
          <w:rStyle w:val="BookTitle"/>
          <w:rFonts w:asciiTheme="minorHAnsi" w:hAnsiTheme="minorHAnsi" w:cstheme="minorHAnsi"/>
          <w:b w:val="0"/>
          <w:bCs w:val="0"/>
          <w:color w:val="000000"/>
          <w:sz w:val="28"/>
          <w:szCs w:val="28"/>
        </w:rPr>
        <w:br/>
        <w:t>advaitera gṛhe giyāchilā kona raṅge</w:t>
      </w:r>
    </w:p>
    <w:p w14:paraId="44816672" w14:textId="66674E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Lord Gauracandra and Nityānanda Prabhu go on a mission to Advaita Prabhu’s house.</w:t>
      </w:r>
    </w:p>
    <w:p w14:paraId="3343ED98" w14:textId="43B41E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1.144</w:t>
      </w:r>
    </w:p>
    <w:p w14:paraId="4FFEB3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2F5905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advaitera kari’ bahu daṇḍa</w:t>
      </w:r>
      <w:r w:rsidRPr="00790008">
        <w:rPr>
          <w:rStyle w:val="BookTitle"/>
          <w:rFonts w:asciiTheme="minorHAnsi" w:hAnsiTheme="minorHAnsi" w:cstheme="minorHAnsi"/>
          <w:b w:val="0"/>
          <w:bCs w:val="0"/>
          <w:color w:val="000000"/>
          <w:sz w:val="28"/>
          <w:szCs w:val="28"/>
        </w:rPr>
        <w:br/>
        <w:t>śeṣe anugraha kailā parama-pracaṇḍa</w:t>
      </w:r>
    </w:p>
    <w:p w14:paraId="23FBAD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punishes Advaita Prabhu and then bestows great mercy on Him.</w:t>
      </w:r>
    </w:p>
    <w:p w14:paraId="3C561D34" w14:textId="2DC61A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seeing the behavior of Advaita Prabhu, many people fall into the trap of considering Him a Māyāvādī. In order to check this, the Lord physically punished Advaita; then later the Lord bestowed mercy on Him to glorify His devotee.</w:t>
      </w:r>
    </w:p>
    <w:p w14:paraId="4EAB2603" w14:textId="76E52E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1.145</w:t>
      </w:r>
    </w:p>
    <w:p w14:paraId="16DE1D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77870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caitanya-nitāi—kṛṣṇa-rāma</w:t>
      </w:r>
      <w:r w:rsidRPr="00790008">
        <w:rPr>
          <w:rStyle w:val="BookTitle"/>
          <w:rFonts w:asciiTheme="minorHAnsi" w:hAnsiTheme="minorHAnsi" w:cstheme="minorHAnsi"/>
          <w:b w:val="0"/>
          <w:bCs w:val="0"/>
          <w:color w:val="000000"/>
          <w:sz w:val="28"/>
          <w:szCs w:val="28"/>
        </w:rPr>
        <w:br/>
        <w:t>jānilā murāri-gupta mahā-bhāgyavān</w:t>
      </w:r>
    </w:p>
    <w:p w14:paraId="3E38E6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most fortunate Murāri Gupta is able to recognize Lord Caitanya and Nityānanda Prabhu to be Kṛṣṇa and Balarāma.</w:t>
      </w:r>
    </w:p>
    <w:p w14:paraId="30801F99" w14:textId="094885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most fortunate Murāri Gupta certainly knew that Nitāi and Gaura were Rāma and Kṛṣṇa.</w:t>
      </w:r>
    </w:p>
    <w:p w14:paraId="3E490FAB" w14:textId="0A666E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1.146</w:t>
      </w:r>
    </w:p>
    <w:p w14:paraId="13EAD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042F06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dui prabhu caitanya-nitāi</w:t>
      </w:r>
      <w:r w:rsidRPr="00790008">
        <w:rPr>
          <w:rStyle w:val="BookTitle"/>
          <w:rFonts w:asciiTheme="minorHAnsi" w:hAnsiTheme="minorHAnsi" w:cstheme="minorHAnsi"/>
          <w:b w:val="0"/>
          <w:bCs w:val="0"/>
          <w:color w:val="000000"/>
          <w:sz w:val="28"/>
          <w:szCs w:val="28"/>
        </w:rPr>
        <w:br/>
        <w:t>nācilena śrīvāsa-aṅgane eka-ṭhāñi</w:t>
      </w:r>
    </w:p>
    <w:p w14:paraId="0B48FFF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two Lords, Caitanya and Nityānanda, dance together in the house of Śrīvāsa Ṭhākura.</w:t>
      </w:r>
    </w:p>
    <w:p w14:paraId="3B35579B" w14:textId="27F208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house of Śrīvāsa Paṇḍita is famous as Śrīvāsāṅgana.</w:t>
      </w:r>
    </w:p>
    <w:p w14:paraId="086EA4F6" w14:textId="3CBCE9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1.147</w:t>
      </w:r>
    </w:p>
    <w:p w14:paraId="17BB28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A9C1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śrīvāsera mṛta-putra-mukhe</w:t>
      </w:r>
      <w:r w:rsidRPr="00790008">
        <w:rPr>
          <w:rStyle w:val="BookTitle"/>
          <w:rFonts w:asciiTheme="minorHAnsi" w:hAnsiTheme="minorHAnsi" w:cstheme="minorHAnsi"/>
          <w:b w:val="0"/>
          <w:bCs w:val="0"/>
          <w:color w:val="000000"/>
          <w:sz w:val="28"/>
          <w:szCs w:val="28"/>
        </w:rPr>
        <w:br/>
        <w:t>jīva-tattva kahāiyā ghucāilā duḥkhe</w:t>
      </w:r>
    </w:p>
    <w:p w14:paraId="006B92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induces Śrīvāsa’s dead son to speak on the science of the soul, thus destroying everyone’s sorrow.</w:t>
      </w:r>
    </w:p>
    <w:p w14:paraId="541B663F" w14:textId="0A913A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helped the relatives of Śrīvāsa mitigate their distress of separation by inducing Śrīvāsa’s dead son to describe the living entities’ transmigration from one body to another.</w:t>
      </w:r>
    </w:p>
    <w:p w14:paraId="3A2E646A" w14:textId="0380A8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1.148</w:t>
      </w:r>
    </w:p>
    <w:p w14:paraId="20CF15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494B41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anugrahe śrīvāsa-paṇḍita</w:t>
      </w:r>
      <w:r w:rsidRPr="00790008">
        <w:rPr>
          <w:rStyle w:val="BookTitle"/>
          <w:rFonts w:asciiTheme="minorHAnsi" w:hAnsiTheme="minorHAnsi" w:cstheme="minorHAnsi"/>
          <w:b w:val="0"/>
          <w:bCs w:val="0"/>
          <w:color w:val="000000"/>
          <w:sz w:val="28"/>
          <w:szCs w:val="28"/>
        </w:rPr>
        <w:br/>
        <w:t>pāsarilā putra-śoke,—jagate vidita</w:t>
      </w:r>
    </w:p>
    <w:p w14:paraId="229334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Lord Caitanya, Śrīvāsa Ṭhākura gave up lamentation over his son’s death. This incident became known to all.</w:t>
      </w:r>
    </w:p>
    <w:p w14:paraId="53B7EA81" w14:textId="39E508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pāsarilā</w:t>
      </w:r>
      <w:r w:rsidRPr="00790008">
        <w:rPr>
          <w:rStyle w:val="BookTitle"/>
          <w:rFonts w:asciiTheme="minorHAnsi" w:hAnsiTheme="minorHAnsi" w:cstheme="minorHAnsi"/>
          <w:b w:val="0"/>
          <w:bCs w:val="0"/>
          <w:color w:val="000000"/>
          <w:sz w:val="28"/>
          <w:szCs w:val="28"/>
        </w:rPr>
        <w:t xml:space="preserve"> means “having forgotten.”</w:t>
      </w:r>
    </w:p>
    <w:p w14:paraId="51AC3AAB" w14:textId="00422C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1.149</w:t>
      </w:r>
    </w:p>
    <w:p w14:paraId="575389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911C8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gaṅgāya paḍilā duḥkha pāiyā</w:t>
      </w:r>
      <w:r w:rsidRPr="00790008">
        <w:rPr>
          <w:rStyle w:val="BookTitle"/>
          <w:rFonts w:asciiTheme="minorHAnsi" w:hAnsiTheme="minorHAnsi" w:cstheme="minorHAnsi"/>
          <w:b w:val="0"/>
          <w:bCs w:val="0"/>
          <w:color w:val="000000"/>
          <w:sz w:val="28"/>
          <w:szCs w:val="28"/>
        </w:rPr>
        <w:br/>
        <w:t>nityānanda-haridāsa ānila tuliyā</w:t>
      </w:r>
    </w:p>
    <w:p w14:paraId="579061BA" w14:textId="671AC5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in distress, jumped into the Ganges, and Nityānanda and Haridāsa pulled Him out.</w:t>
      </w:r>
    </w:p>
    <w:p w14:paraId="5901FE33" w14:textId="04C301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1.150</w:t>
      </w:r>
    </w:p>
    <w:p w14:paraId="3C81DE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0DFE7B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caitanyera avaśeṣa-pātra</w:t>
      </w:r>
      <w:r w:rsidRPr="00790008">
        <w:rPr>
          <w:rStyle w:val="BookTitle"/>
          <w:rFonts w:asciiTheme="minorHAnsi" w:hAnsiTheme="minorHAnsi" w:cstheme="minorHAnsi"/>
          <w:b w:val="0"/>
          <w:bCs w:val="0"/>
          <w:color w:val="000000"/>
          <w:sz w:val="28"/>
          <w:szCs w:val="28"/>
        </w:rPr>
        <w:br/>
        <w:t>brahmāra durlabha nārāyaṇī pāilā mātra</w:t>
      </w:r>
    </w:p>
    <w:p w14:paraId="2F2AD9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Nārāyaṇī received Lord Caitanya’s remnants, which are rarely attained by even Lord Brahmā.</w:t>
      </w:r>
    </w:p>
    <w:p w14:paraId="26375870" w14:textId="044A3D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is the Supreme Absolute Truth. His remnants are rarely attained by even Lord Brahmā, who is the first created being of this universe. Nārāyaṇīdevī, the niece of Śrīvāsa, was fortunate to receive those remnants. The son of this Nārāyaṇīdevī, Vṛndāvana dāsa Ṭhākura, is the author of this book.</w:t>
      </w:r>
    </w:p>
    <w:p w14:paraId="344874EA" w14:textId="528A03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1.151</w:t>
      </w:r>
    </w:p>
    <w:p w14:paraId="5AB9FF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151</w:t>
      </w:r>
    </w:p>
    <w:p w14:paraId="2580AF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sarva-jīva uddhāra-kāruṇe</w:t>
      </w:r>
      <w:r w:rsidRPr="00790008">
        <w:rPr>
          <w:rStyle w:val="BookTitle"/>
          <w:rFonts w:asciiTheme="minorHAnsi" w:hAnsiTheme="minorHAnsi" w:cstheme="minorHAnsi"/>
          <w:b w:val="0"/>
          <w:bCs w:val="0"/>
          <w:color w:val="000000"/>
          <w:sz w:val="28"/>
          <w:szCs w:val="28"/>
        </w:rPr>
        <w:br/>
        <w:t>sannyāsa karite prabhu karilā gamane</w:t>
      </w:r>
    </w:p>
    <w:p w14:paraId="23A08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leaves home and accepts sannyāsa in order to deliver the living entities.</w:t>
      </w:r>
    </w:p>
    <w:p w14:paraId="45EA01E4" w14:textId="19F33E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four social orders in the life of a living entity. Among them, the highest is the order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People of the other orders naturally take instructions from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as a result they achieve freedom from the bondage of material life. Because Śrī Gaurasundara accepted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of life, all living entities attained liberation from their respective status. As stated 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(113): “Now that Lord Caitanyacandra has revealed the path of pure devotional service, the materialists have given up talking about their wives, children, and material affairs, the scholars have given up debating the scriptures, the </w:t>
      </w:r>
      <w:r w:rsidRPr="00790008">
        <w:rPr>
          <w:rStyle w:val="BookTitle"/>
          <w:rFonts w:asciiTheme="minorHAnsi" w:hAnsiTheme="minorHAnsi" w:cstheme="minorHAnsi"/>
          <w:b w:val="0"/>
          <w:bCs w:val="0"/>
          <w:i/>
          <w:iCs/>
          <w:color w:val="000000"/>
          <w:sz w:val="28"/>
          <w:szCs w:val="28"/>
        </w:rPr>
        <w:t>yog</w:t>
      </w:r>
      <w:r w:rsidR="000223F3" w:rsidRPr="00790008">
        <w:rPr>
          <w:rStyle w:val="BookTitle"/>
          <w:rFonts w:asciiTheme="minorHAnsi" w:hAnsiTheme="minorHAnsi" w:cstheme="minorHAnsi"/>
          <w:b w:val="0"/>
          <w:bCs w:val="0"/>
          <w:i/>
          <w:iCs/>
          <w:color w:val="000000"/>
          <w:sz w:val="28"/>
          <w:szCs w:val="28"/>
        </w:rPr>
        <w:t>ī</w:t>
      </w:r>
      <w:r w:rsidRPr="00790008">
        <w:rPr>
          <w:rStyle w:val="BookTitle"/>
          <w:rFonts w:asciiTheme="minorHAnsi" w:hAnsiTheme="minorHAnsi" w:cstheme="minorHAnsi"/>
          <w:b w:val="0"/>
          <w:bCs w:val="0"/>
          <w:i/>
          <w:iCs/>
          <w:color w:val="000000"/>
          <w:sz w:val="28"/>
          <w:szCs w:val="28"/>
        </w:rPr>
        <w:t>s</w:t>
      </w:r>
      <w:r w:rsidRPr="00790008">
        <w:rPr>
          <w:rStyle w:val="BookTitle"/>
          <w:rFonts w:asciiTheme="minorHAnsi" w:hAnsiTheme="minorHAnsi" w:cstheme="minorHAnsi"/>
          <w:b w:val="0"/>
          <w:bCs w:val="0"/>
          <w:color w:val="000000"/>
          <w:sz w:val="28"/>
          <w:szCs w:val="28"/>
        </w:rPr>
        <w:t xml:space="preserve"> have given up the trouble to control their breath, the ascetics have given up their austerities, and the impersonalists have given up impersonalism. Now there is only the sweetness of pure devotional service.”</w:t>
      </w:r>
    </w:p>
    <w:p w14:paraId="3D576C28" w14:textId="68D6A2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1.152</w:t>
      </w:r>
    </w:p>
    <w:p w14:paraId="5DDD1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768E75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kīrtana kariyā ’ādi’, avadhi ’sannyāsa’</w:t>
      </w:r>
      <w:r w:rsidRPr="00790008">
        <w:rPr>
          <w:rStyle w:val="BookTitle"/>
          <w:rFonts w:asciiTheme="minorHAnsi" w:hAnsiTheme="minorHAnsi" w:cstheme="minorHAnsi"/>
          <w:b w:val="0"/>
          <w:bCs w:val="0"/>
          <w:color w:val="000000"/>
          <w:sz w:val="28"/>
          <w:szCs w:val="28"/>
        </w:rPr>
        <w:br/>
        <w:t>ei haite kahi ’madhya-khaṇḍe’ra vilāsa</w:t>
      </w:r>
    </w:p>
    <w:p w14:paraId="0FCC9FF7" w14:textId="54E880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of the Madhya-khaṇḍa begin with the Lord’s kīrtana and end with His acceptance of sannyāsa.</w:t>
      </w:r>
    </w:p>
    <w:p w14:paraId="38218B37" w14:textId="3F12BE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1.153</w:t>
      </w:r>
    </w:p>
    <w:p w14:paraId="79E697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6250A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āche āra kata-koṭi līlā</w:t>
      </w:r>
      <w:r w:rsidRPr="00790008">
        <w:rPr>
          <w:rStyle w:val="BookTitle"/>
          <w:rFonts w:asciiTheme="minorHAnsi" w:hAnsiTheme="minorHAnsi" w:cstheme="minorHAnsi"/>
          <w:b w:val="0"/>
          <w:bCs w:val="0"/>
          <w:color w:val="000000"/>
          <w:sz w:val="28"/>
          <w:szCs w:val="28"/>
        </w:rPr>
        <w:br/>
        <w:t>vedavyāsa varṇibena se-sakala khelā</w:t>
      </w:r>
    </w:p>
    <w:p w14:paraId="0BE9A5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are millions of other pastimes in the Madhya-khaṇḍa that will be described in the future by Śrīla Vyāsadeva.</w:t>
      </w:r>
    </w:p>
    <w:p w14:paraId="37526A7C" w14:textId="606B35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hearing from Īśvara Purī, the Lord inaugurates the congregational chanting of the holy names. These pastimes up to His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leaving Navadvīpa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The Lord has unlimited pastimes apart from those described in this book. Śrīla Vyāsadeva will describe those pastimes in the future. But if one wants to create imaginary pastimes of the Lord that are mixed with </w:t>
      </w:r>
      <w:r w:rsidRPr="00790008">
        <w:rPr>
          <w:rStyle w:val="BookTitle"/>
          <w:rFonts w:asciiTheme="minorHAnsi" w:hAnsiTheme="minorHAnsi" w:cstheme="minorHAnsi"/>
          <w:b w:val="0"/>
          <w:bCs w:val="0"/>
          <w:i/>
          <w:iCs/>
          <w:color w:val="000000"/>
          <w:sz w:val="28"/>
          <w:szCs w:val="28"/>
        </w:rPr>
        <w:t xml:space="preserve">rasābhāsa </w:t>
      </w:r>
      <w:r w:rsidRPr="00790008">
        <w:rPr>
          <w:rStyle w:val="BookTitle"/>
          <w:rFonts w:asciiTheme="minorHAnsi" w:hAnsiTheme="minorHAnsi" w:cstheme="minorHAnsi"/>
          <w:b w:val="0"/>
          <w:bCs w:val="0"/>
          <w:color w:val="000000"/>
          <w:sz w:val="28"/>
          <w:szCs w:val="28"/>
        </w:rPr>
        <w:t>and opposing śāstric conclusions, that is offensive and must be rejected by the followers of Vyāsadeva.</w:t>
      </w:r>
    </w:p>
    <w:p w14:paraId="6FCBE44C" w14:textId="5B2FEF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1.154</w:t>
      </w:r>
    </w:p>
    <w:p w14:paraId="7C021B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7AF0D1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viśvambhara karilā sannyāsa</w:t>
      </w:r>
      <w:r w:rsidRPr="00790008">
        <w:rPr>
          <w:rStyle w:val="BookTitle"/>
          <w:rFonts w:asciiTheme="minorHAnsi" w:hAnsiTheme="minorHAnsi" w:cstheme="minorHAnsi"/>
          <w:b w:val="0"/>
          <w:bCs w:val="0"/>
          <w:color w:val="000000"/>
          <w:sz w:val="28"/>
          <w:szCs w:val="28"/>
        </w:rPr>
        <w:br/>
        <w:t>’śrī-kṛṣṇa-caitanya’-nāma tabe parakāśa</w:t>
      </w:r>
    </w:p>
    <w:p w14:paraId="77DD63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after Viśvambhara takes sannyāsa, He becomes known as Śrī Kṛṣṇa Caitanya.</w:t>
      </w:r>
    </w:p>
    <w:p w14:paraId="0D9B4D4D" w14:textId="1D76F6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means to give up absorption in material enjoyment. Endeavoring for material enjoyment or artificial endeavor for renunciation is known as </w:t>
      </w:r>
      <w:r w:rsidRPr="00790008">
        <w:rPr>
          <w:rStyle w:val="BookTitle"/>
          <w:rFonts w:asciiTheme="minorHAnsi" w:hAnsiTheme="minorHAnsi" w:cstheme="minorHAnsi"/>
          <w:b w:val="0"/>
          <w:bCs w:val="0"/>
          <w:i/>
          <w:iCs/>
          <w:color w:val="000000"/>
          <w:sz w:val="28"/>
          <w:szCs w:val="28"/>
        </w:rPr>
        <w:t>karma-sannyāsa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jñāna-sannyāsa</w:t>
      </w:r>
      <w:r w:rsidRPr="00790008">
        <w:rPr>
          <w:rStyle w:val="BookTitle"/>
          <w:rFonts w:asciiTheme="minorHAnsi" w:hAnsiTheme="minorHAnsi" w:cstheme="minorHAnsi"/>
          <w:b w:val="0"/>
          <w:bCs w:val="0"/>
          <w:color w:val="000000"/>
          <w:sz w:val="28"/>
          <w:szCs w:val="28"/>
        </w:rPr>
        <w:t xml:space="preserve">. Although Śrīmān Mahāprabhu displayed His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pastimes like a </w:t>
      </w:r>
      <w:r w:rsidRPr="00790008">
        <w:rPr>
          <w:rStyle w:val="BookTitle"/>
          <w:rFonts w:asciiTheme="minorHAnsi" w:hAnsiTheme="minorHAnsi" w:cstheme="minorHAnsi"/>
          <w:b w:val="0"/>
          <w:bCs w:val="0"/>
          <w:i/>
          <w:iCs/>
          <w:color w:val="000000"/>
          <w:sz w:val="28"/>
          <w:szCs w:val="28"/>
        </w:rPr>
        <w:t>jñānī</w:t>
      </w:r>
      <w:r w:rsidRPr="00790008">
        <w:rPr>
          <w:rStyle w:val="BookTitle"/>
          <w:rFonts w:asciiTheme="minorHAnsi" w:hAnsiTheme="minorHAnsi" w:cstheme="minorHAnsi"/>
          <w:b w:val="0"/>
          <w:bCs w:val="0"/>
          <w:color w:val="000000"/>
          <w:sz w:val="28"/>
          <w:szCs w:val="28"/>
        </w:rPr>
        <w:t xml:space="preserve">, His aim was to perform the activities of a </w:t>
      </w:r>
      <w:r w:rsidRPr="00790008">
        <w:rPr>
          <w:rStyle w:val="BookTitle"/>
          <w:rFonts w:asciiTheme="minorHAnsi" w:hAnsiTheme="minorHAnsi" w:cstheme="minorHAnsi"/>
          <w:b w:val="0"/>
          <w:bCs w:val="0"/>
          <w:i/>
          <w:iCs/>
          <w:color w:val="000000"/>
          <w:sz w:val="28"/>
          <w:szCs w:val="28"/>
        </w:rPr>
        <w:t>tridaṇḍi-sannyāsī</w:t>
      </w:r>
      <w:r w:rsidRPr="00790008">
        <w:rPr>
          <w:rStyle w:val="BookTitle"/>
          <w:rFonts w:asciiTheme="minorHAnsi" w:hAnsiTheme="minorHAnsi" w:cstheme="minorHAnsi"/>
          <w:b w:val="0"/>
          <w:bCs w:val="0"/>
          <w:color w:val="000000"/>
          <w:sz w:val="28"/>
          <w:szCs w:val="28"/>
        </w:rPr>
        <w:t xml:space="preserve">, as mentioned in the Twenty-third Chapter,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Lord often chanted the verse </w:t>
      </w:r>
      <w:r w:rsidRPr="00790008">
        <w:rPr>
          <w:rStyle w:val="BookTitle"/>
          <w:rFonts w:asciiTheme="minorHAnsi" w:hAnsiTheme="minorHAnsi" w:cstheme="minorHAnsi"/>
          <w:b w:val="0"/>
          <w:bCs w:val="0"/>
          <w:i/>
          <w:iCs/>
          <w:color w:val="000000"/>
          <w:sz w:val="28"/>
          <w:szCs w:val="28"/>
        </w:rPr>
        <w:t>etāṁ sa āsthāya</w:t>
      </w:r>
      <w:r w:rsidRPr="00790008">
        <w:rPr>
          <w:rStyle w:val="BookTitle"/>
          <w:rFonts w:asciiTheme="minorHAnsi" w:hAnsiTheme="minorHAnsi" w:cstheme="minorHAnsi"/>
          <w:b w:val="0"/>
          <w:bCs w:val="0"/>
          <w:color w:val="000000"/>
          <w:sz w:val="28"/>
          <w:szCs w:val="28"/>
        </w:rPr>
        <w:t xml:space="preserve"> spoken by the Avantī mendicant. This is the evidence of the Lord’s service to Mukunda in the guise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Lord, who is the supreme teacher of the living entities, did not at all accept the philosophy of </w:t>
      </w:r>
      <w:r w:rsidRPr="00790008">
        <w:rPr>
          <w:rStyle w:val="BookTitle"/>
          <w:rFonts w:asciiTheme="minorHAnsi" w:hAnsiTheme="minorHAnsi" w:cstheme="minorHAnsi"/>
          <w:b w:val="0"/>
          <w:bCs w:val="0"/>
          <w:i/>
          <w:iCs/>
          <w:color w:val="000000"/>
          <w:sz w:val="28"/>
          <w:szCs w:val="28"/>
        </w:rPr>
        <w:t xml:space="preserve">ahaṅgrahopāsanā, </w:t>
      </w:r>
      <w:r w:rsidRPr="00790008">
        <w:rPr>
          <w:rStyle w:val="BookTitle"/>
          <w:rFonts w:asciiTheme="minorHAnsi" w:hAnsiTheme="minorHAnsi" w:cstheme="minorHAnsi"/>
          <w:b w:val="0"/>
          <w:bCs w:val="0"/>
          <w:color w:val="000000"/>
          <w:sz w:val="28"/>
          <w:szCs w:val="28"/>
        </w:rPr>
        <w:t>which results in becoming one with the Lord.</w:t>
      </w:r>
    </w:p>
    <w:p w14:paraId="19F12F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are seen in the external appearance of a </w:t>
      </w:r>
      <w:r w:rsidRPr="00790008">
        <w:rPr>
          <w:rStyle w:val="BookTitle"/>
          <w:rFonts w:asciiTheme="minorHAnsi" w:hAnsiTheme="minorHAnsi" w:cstheme="minorHAnsi"/>
          <w:b w:val="0"/>
          <w:bCs w:val="0"/>
          <w:i/>
          <w:iCs/>
          <w:color w:val="000000"/>
          <w:sz w:val="28"/>
          <w:szCs w:val="28"/>
        </w:rPr>
        <w:t>tridaṇḍi-sannyāsī</w:t>
      </w:r>
      <w:r w:rsidRPr="00790008">
        <w:rPr>
          <w:rStyle w:val="BookTitle"/>
          <w:rFonts w:asciiTheme="minorHAnsi" w:hAnsiTheme="minorHAnsi" w:cstheme="minorHAnsi"/>
          <w:b w:val="0"/>
          <w:bCs w:val="0"/>
          <w:color w:val="000000"/>
          <w:sz w:val="28"/>
          <w:szCs w:val="28"/>
        </w:rPr>
        <w:t xml:space="preserve">. Even today this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is called </w:t>
      </w:r>
      <w:r w:rsidRPr="00790008">
        <w:rPr>
          <w:rStyle w:val="BookTitle"/>
          <w:rFonts w:asciiTheme="minorHAnsi" w:hAnsiTheme="minorHAnsi" w:cstheme="minorHAnsi"/>
          <w:b w:val="0"/>
          <w:bCs w:val="0"/>
          <w:i/>
          <w:iCs/>
          <w:color w:val="000000"/>
          <w:sz w:val="28"/>
          <w:szCs w:val="28"/>
        </w:rPr>
        <w:t>caitanya-śikhā</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keep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are more dear devotees to Śrī Caitanyadeva than those who do not keep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The devotee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give up activities that are unfavorable in the execution of devotional service. They reject </w:t>
      </w:r>
      <w:r w:rsidRPr="00790008">
        <w:rPr>
          <w:rStyle w:val="BookTitle"/>
          <w:rFonts w:asciiTheme="minorHAnsi" w:hAnsiTheme="minorHAnsi" w:cstheme="minorHAnsi"/>
          <w:b w:val="0"/>
          <w:bCs w:val="0"/>
          <w:i/>
          <w:iCs/>
          <w:color w:val="000000"/>
          <w:sz w:val="28"/>
          <w:szCs w:val="28"/>
        </w:rPr>
        <w:t xml:space="preserve">phalgu-vairāgya </w:t>
      </w:r>
      <w:r w:rsidRPr="00790008">
        <w:rPr>
          <w:rStyle w:val="BookTitle"/>
          <w:rFonts w:asciiTheme="minorHAnsi" w:hAnsiTheme="minorHAnsi" w:cstheme="minorHAnsi"/>
          <w:b w:val="0"/>
          <w:bCs w:val="0"/>
          <w:color w:val="000000"/>
          <w:sz w:val="28"/>
          <w:szCs w:val="28"/>
        </w:rPr>
        <w:t xml:space="preserve">and accept </w:t>
      </w:r>
      <w:r w:rsidRPr="00790008">
        <w:rPr>
          <w:rStyle w:val="BookTitle"/>
          <w:rFonts w:asciiTheme="minorHAnsi" w:hAnsiTheme="minorHAnsi" w:cstheme="minorHAnsi"/>
          <w:b w:val="0"/>
          <w:bCs w:val="0"/>
          <w:i/>
          <w:iCs/>
          <w:color w:val="000000"/>
          <w:sz w:val="28"/>
          <w:szCs w:val="28"/>
        </w:rPr>
        <w:t xml:space="preserve">yukta-vairāgya </w:t>
      </w: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w:t>
      </w:r>
    </w:p>
    <w:p w14:paraId="54B477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anāsaktasya viṣayān      yathārham upayuñjataḥ</w:t>
      </w:r>
      <w:r w:rsidRPr="00790008">
        <w:rPr>
          <w:rStyle w:val="BookTitle"/>
          <w:rFonts w:asciiTheme="minorHAnsi" w:hAnsiTheme="minorHAnsi" w:cstheme="minorHAnsi"/>
          <w:b w:val="0"/>
          <w:bCs w:val="0"/>
          <w:color w:val="000000"/>
          <w:sz w:val="28"/>
          <w:szCs w:val="28"/>
        </w:rPr>
        <w:br/>
        <w:t>nirbandhaḥ kṛṣṇa-sambandhe      yuktaṁ vairāgyam ucyate</w:t>
      </w:r>
    </w:p>
    <w:p w14:paraId="2A5D52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“Things should be accepted for the Lord’s service and not for one’s personal sense gratification. If one accepts something without attachment and accepts it because it is related to Kṛṣṇa, one’s renunciation is called </w:t>
      </w:r>
      <w:r w:rsidRPr="00790008">
        <w:rPr>
          <w:rStyle w:val="BookTitle"/>
          <w:rFonts w:asciiTheme="minorHAnsi" w:hAnsiTheme="minorHAnsi" w:cstheme="minorHAnsi"/>
          <w:b w:val="0"/>
          <w:bCs w:val="0"/>
          <w:i/>
          <w:iCs/>
          <w:color w:val="000000"/>
          <w:sz w:val="28"/>
          <w:szCs w:val="28"/>
        </w:rPr>
        <w:t>yukta-vairāgya</w:t>
      </w:r>
      <w:r w:rsidRPr="00790008">
        <w:rPr>
          <w:rStyle w:val="BookTitle"/>
          <w:rFonts w:asciiTheme="minorHAnsi" w:hAnsiTheme="minorHAnsi" w:cstheme="minorHAnsi"/>
          <w:b w:val="0"/>
          <w:bCs w:val="0"/>
          <w:color w:val="000000"/>
          <w:sz w:val="28"/>
          <w:szCs w:val="28"/>
        </w:rPr>
        <w:t>.”</w:t>
      </w:r>
    </w:p>
    <w:p w14:paraId="5930B0C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prāpañcikatayā buddhyā      hari-sambandhi-vastunaḥ</w:t>
      </w:r>
      <w:r w:rsidRPr="00790008">
        <w:rPr>
          <w:rStyle w:val="BookTitle"/>
          <w:rFonts w:asciiTheme="minorHAnsi" w:hAnsiTheme="minorHAnsi" w:cstheme="minorHAnsi"/>
          <w:b w:val="0"/>
          <w:bCs w:val="0"/>
          <w:color w:val="000000"/>
          <w:sz w:val="28"/>
          <w:szCs w:val="28"/>
        </w:rPr>
        <w:br/>
        <w:t>mumukṣubhiḥ parityāgo      vairāgyaṁ phalgu kathyate</w:t>
      </w:r>
    </w:p>
    <w:p w14:paraId="3BFAF2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persons eager to achieve liberation renounce things which are related to the Supreme Personality of Godhead, though they are material, this is called incomplete renunciation.”</w:t>
      </w:r>
    </w:p>
    <w:p w14:paraId="25454044" w14:textId="3CBA56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1.155</w:t>
      </w:r>
    </w:p>
    <w:p w14:paraId="6CBF3A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5BD87A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śuni’ prabhura śikhāra muṇḍana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vistara karilā prabhu-advaita krandana</w:t>
      </w:r>
    </w:p>
    <w:p w14:paraId="2EBBDDF5" w14:textId="039DE7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Advaita Prabhu cries profusely upon hearing that the Lord has shaved His śikhā and hair.</w:t>
      </w:r>
    </w:p>
    <w:p w14:paraId="783ECE13" w14:textId="1DB232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1.156</w:t>
      </w:r>
    </w:p>
    <w:p w14:paraId="1C74B9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39174A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śacī-duḥkha—akathya-kathana</w:t>
      </w:r>
      <w:r w:rsidRPr="00790008">
        <w:rPr>
          <w:rStyle w:val="BookTitle"/>
          <w:rFonts w:asciiTheme="minorHAnsi" w:hAnsiTheme="minorHAnsi" w:cstheme="minorHAnsi"/>
          <w:b w:val="0"/>
          <w:bCs w:val="0"/>
          <w:color w:val="000000"/>
          <w:sz w:val="28"/>
          <w:szCs w:val="28"/>
        </w:rPr>
        <w:br/>
        <w:t>caitanya-prabhāve sabāra rahila jīvana</w:t>
      </w:r>
    </w:p>
    <w:p w14:paraId="163244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Śacīdevī’s lamentation is indescribable, and the devotees remained alive only by influence of Śrī Caitanya.</w:t>
      </w:r>
    </w:p>
    <w:p w14:paraId="5317AD54" w14:textId="034F59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Mother Śacī, Viṣṇupriyādevī, and the devotees were able to tolerate indescribable distress due to separation from Mahāprabhu only by His mercy. Thus they were able to pass their lives in the service of Lord Kṛṣṇa.</w:t>
      </w:r>
    </w:p>
    <w:p w14:paraId="4E6153FE" w14:textId="15E206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1.157</w:t>
      </w:r>
    </w:p>
    <w:p w14:paraId="06E027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D5B39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caitanyera daṇḍa</w:t>
      </w:r>
      <w:r w:rsidRPr="00790008">
        <w:rPr>
          <w:rStyle w:val="BookTitle"/>
          <w:rFonts w:asciiTheme="minorHAnsi" w:hAnsiTheme="minorHAnsi" w:cstheme="minorHAnsi"/>
          <w:b w:val="0"/>
          <w:bCs w:val="0"/>
          <w:color w:val="000000"/>
          <w:sz w:val="28"/>
          <w:szCs w:val="28"/>
        </w:rPr>
        <w:br/>
        <w:t>bhāṅgilena, balarāma parama-pracaṇḍa</w:t>
      </w:r>
    </w:p>
    <w:p w14:paraId="643FF2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most powerful Śrī Nityānanda Rāma breaks Lord Caitanya’s sannyāsa daṇḍa.</w:t>
      </w:r>
    </w:p>
    <w:p w14:paraId="44B997F0" w14:textId="2180C6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Vedic injunctions, those who accept the fourth social order of life are supposed to carry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In accordance with those injunctions, only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was accepted in ancient times. Then, later on, the three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were combined together and the system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was introduced. This system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is accepted as a prescribed activity by the followers of </w:t>
      </w:r>
      <w:r w:rsidRPr="00790008">
        <w:rPr>
          <w:rStyle w:val="BookTitle"/>
          <w:rFonts w:asciiTheme="minorHAnsi" w:hAnsiTheme="minorHAnsi" w:cstheme="minorHAnsi"/>
          <w:b w:val="0"/>
          <w:bCs w:val="0"/>
          <w:i/>
          <w:iCs/>
          <w:color w:val="000000"/>
          <w:sz w:val="28"/>
          <w:szCs w:val="28"/>
        </w:rPr>
        <w:t>advaita-vāda</w:t>
      </w:r>
      <w:r w:rsidRPr="00790008">
        <w:rPr>
          <w:rStyle w:val="BookTitle"/>
          <w:rFonts w:asciiTheme="minorHAnsi" w:hAnsiTheme="minorHAnsi" w:cstheme="minorHAnsi"/>
          <w:b w:val="0"/>
          <w:bCs w:val="0"/>
          <w:color w:val="000000"/>
          <w:sz w:val="28"/>
          <w:szCs w:val="28"/>
        </w:rPr>
        <w:t>.</w:t>
      </w:r>
    </w:p>
    <w:p w14:paraId="1F069BD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addition of the </w:t>
      </w:r>
      <w:r w:rsidRPr="00790008">
        <w:rPr>
          <w:rStyle w:val="BookTitle"/>
          <w:rFonts w:asciiTheme="minorHAnsi" w:hAnsiTheme="minorHAnsi" w:cstheme="minorHAnsi"/>
          <w:b w:val="0"/>
          <w:bCs w:val="0"/>
          <w:i/>
          <w:iCs/>
          <w:color w:val="000000"/>
          <w:sz w:val="28"/>
          <w:szCs w:val="28"/>
        </w:rPr>
        <w:t>jīva-daṇḍa</w:t>
      </w:r>
      <w:r w:rsidRPr="00790008">
        <w:rPr>
          <w:rStyle w:val="BookTitle"/>
          <w:rFonts w:asciiTheme="minorHAnsi" w:hAnsiTheme="minorHAnsi" w:cstheme="minorHAnsi"/>
          <w:b w:val="0"/>
          <w:bCs w:val="0"/>
          <w:color w:val="000000"/>
          <w:sz w:val="28"/>
          <w:szCs w:val="28"/>
        </w:rPr>
        <w:t xml:space="preserve"> with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is accepted by followers of the philosophies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oneness),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and</w:t>
      </w:r>
      <w:r w:rsidRPr="00790008">
        <w:rPr>
          <w:rStyle w:val="BookTitle"/>
          <w:rFonts w:asciiTheme="minorHAnsi" w:hAnsiTheme="minorHAnsi" w:cstheme="minorHAnsi"/>
          <w:b w:val="0"/>
          <w:bCs w:val="0"/>
          <w:i/>
          <w:iCs/>
          <w:color w:val="000000"/>
          <w:sz w:val="28"/>
          <w:szCs w:val="28"/>
        </w:rPr>
        <w:t xml:space="preserve"> dvaitādvaita </w:t>
      </w:r>
      <w:r w:rsidRPr="00790008">
        <w:rPr>
          <w:rStyle w:val="BookTitle"/>
          <w:rFonts w:asciiTheme="minorHAnsi" w:hAnsiTheme="minorHAnsi" w:cstheme="minorHAnsi"/>
          <w:b w:val="0"/>
          <w:bCs w:val="0"/>
          <w:color w:val="000000"/>
          <w:sz w:val="28"/>
          <w:szCs w:val="28"/>
        </w:rPr>
        <w:t xml:space="preserve">(simultaneous oneness and difference). Whenever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is converted into that of </w:t>
      </w:r>
      <w:r w:rsidRPr="00790008">
        <w:rPr>
          <w:rStyle w:val="BookTitle"/>
          <w:rFonts w:asciiTheme="minorHAnsi" w:hAnsiTheme="minorHAnsi" w:cstheme="minorHAnsi"/>
          <w:b w:val="0"/>
          <w:bCs w:val="0"/>
          <w:i/>
          <w:iCs/>
          <w:color w:val="000000"/>
          <w:sz w:val="28"/>
          <w:szCs w:val="28"/>
        </w:rPr>
        <w:t>viddhādvaita</w:t>
      </w:r>
      <w:r w:rsidRPr="00790008">
        <w:rPr>
          <w:rStyle w:val="BookTitle"/>
          <w:rFonts w:asciiTheme="minorHAnsi" w:hAnsiTheme="minorHAnsi" w:cstheme="minorHAnsi"/>
          <w:b w:val="0"/>
          <w:bCs w:val="0"/>
          <w:color w:val="000000"/>
          <w:sz w:val="28"/>
          <w:szCs w:val="28"/>
        </w:rPr>
        <w:t xml:space="preserve">, or monism, the acceptance of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is replaced with the acceptance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Among the names of Vedic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the ten principle names have been reserved by the monists. Of those ten names, Śrī Kṛṣṇa Caitanya Mahāprabhu purified the Bhāratī branch of the Śaṅkara-sampradāya. Later on, Śrī Nityānanda Prabhu broke Śrīmān Mahāprabhu’s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which is the symbol of subordination to the Śaṅkara-sampradāya, and threw it in the ocean. By so doing, Nityānanda showed the world that only acceptance of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—not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—is favorable for devotional service.</w:t>
      </w:r>
    </w:p>
    <w:p w14:paraId="5B957626" w14:textId="5BCFA4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1.158</w:t>
      </w:r>
    </w:p>
    <w:p w14:paraId="0FE270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AD59E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giyā nīlācale</w:t>
      </w:r>
      <w:r w:rsidRPr="00790008">
        <w:rPr>
          <w:rStyle w:val="BookTitle"/>
          <w:rFonts w:asciiTheme="minorHAnsi" w:hAnsiTheme="minorHAnsi" w:cstheme="minorHAnsi"/>
          <w:b w:val="0"/>
          <w:bCs w:val="0"/>
          <w:color w:val="000000"/>
          <w:sz w:val="28"/>
          <w:szCs w:val="28"/>
        </w:rPr>
        <w:br/>
        <w:t>āpanāre lukāi’ rahilā kutūhale</w:t>
      </w:r>
    </w:p>
    <w:p w14:paraId="39F065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Gauracandra arrives in Nīlācala and hides Himself.</w:t>
      </w:r>
    </w:p>
    <w:p w14:paraId="301EF57B" w14:textId="0439D6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Nīlācala is also called Śrī Kṣetra or Puruṣottama. Sundarācala Mountain is situated near Nīlācala. The word </w:t>
      </w:r>
      <w:r w:rsidRPr="00790008">
        <w:rPr>
          <w:rStyle w:val="BookTitle"/>
          <w:rFonts w:asciiTheme="minorHAnsi" w:hAnsiTheme="minorHAnsi" w:cstheme="minorHAnsi"/>
          <w:b w:val="0"/>
          <w:bCs w:val="0"/>
          <w:i/>
          <w:iCs/>
          <w:color w:val="000000"/>
          <w:sz w:val="28"/>
          <w:szCs w:val="28"/>
        </w:rPr>
        <w:t>acala</w:t>
      </w:r>
      <w:r w:rsidRPr="00790008">
        <w:rPr>
          <w:rStyle w:val="BookTitle"/>
          <w:rFonts w:asciiTheme="minorHAnsi" w:hAnsiTheme="minorHAnsi" w:cstheme="minorHAnsi"/>
          <w:b w:val="0"/>
          <w:bCs w:val="0"/>
          <w:color w:val="000000"/>
          <w:sz w:val="28"/>
          <w:szCs w:val="28"/>
        </w:rPr>
        <w:t xml:space="preserve"> means “mountain.”</w:t>
      </w:r>
    </w:p>
    <w:p w14:paraId="2EBC48B3" w14:textId="15D552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1.159</w:t>
      </w:r>
    </w:p>
    <w:p w14:paraId="083DCC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B6F01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sārvabhauma-prati āge kari’ parihāsa</w:t>
      </w:r>
      <w:r w:rsidRPr="00790008">
        <w:rPr>
          <w:rStyle w:val="BookTitle"/>
          <w:rFonts w:asciiTheme="minorHAnsi" w:hAnsiTheme="minorHAnsi" w:cstheme="minorHAnsi"/>
          <w:b w:val="0"/>
          <w:bCs w:val="0"/>
          <w:color w:val="000000"/>
          <w:sz w:val="28"/>
          <w:szCs w:val="28"/>
        </w:rPr>
        <w:br/>
        <w:t>śeṣe sārvabhaumere ṣaḍ-bhuja-parakāśa</w:t>
      </w:r>
    </w:p>
    <w:p w14:paraId="348A76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first the Lord teases Sārvabhauma, but later He displays His six-armed form to him.</w:t>
      </w:r>
    </w:p>
    <w:p w14:paraId="68ACD4A1" w14:textId="565FCE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Śārīraka-bhāṣya</w:t>
      </w:r>
      <w:r w:rsidRPr="00790008">
        <w:rPr>
          <w:rStyle w:val="BookTitle"/>
          <w:rFonts w:asciiTheme="minorHAnsi" w:hAnsiTheme="minorHAnsi" w:cstheme="minorHAnsi"/>
          <w:b w:val="0"/>
          <w:bCs w:val="0"/>
          <w:color w:val="000000"/>
          <w:sz w:val="28"/>
          <w:szCs w:val="28"/>
        </w:rPr>
        <w:t xml:space="preserve">, propounded by the mental speculator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is a subject of laughter, Mahāprabhu nevertheless heard that commentary from Vāsudeva Sārvabhauma, who was a Godbrother of the Lord’s grandfather, Nīlāmbara Cakravartī. The Lord then teased him in the manner of a mischievous child. Later, however, the Lord showed him His six-armed form, endowed with the two hands of Rāma, the two hands of Kṛṣṇa, and the two hands of Gaura, with Their respective articles. Vāsudeva Sārvabhauma was a famous logician and Vedāntist of Navadvīpa. In the last stage of his life he went to Puruṣottama with his wife and lived there as a </w:t>
      </w:r>
      <w:r w:rsidRPr="00790008">
        <w:rPr>
          <w:rStyle w:val="BookTitle"/>
          <w:rFonts w:asciiTheme="minorHAnsi" w:hAnsiTheme="minorHAnsi" w:cstheme="minorHAnsi"/>
          <w:b w:val="0"/>
          <w:bCs w:val="0"/>
          <w:i/>
          <w:iCs/>
          <w:color w:val="000000"/>
          <w:sz w:val="28"/>
          <w:szCs w:val="28"/>
        </w:rPr>
        <w:t>kṣetra-sannyāsī</w:t>
      </w:r>
      <w:r w:rsidRPr="00790008">
        <w:rPr>
          <w:rStyle w:val="BookTitle"/>
          <w:rFonts w:asciiTheme="minorHAnsi" w:hAnsiTheme="minorHAnsi" w:cstheme="minorHAnsi"/>
          <w:b w:val="0"/>
          <w:bCs w:val="0"/>
          <w:color w:val="000000"/>
          <w:sz w:val="28"/>
          <w:szCs w:val="28"/>
        </w:rPr>
        <w:t>. He was the son of Maheśvara Viśārada and brother-in-law of Gopīnātha Bhaṭṭācārya.</w:t>
      </w:r>
    </w:p>
    <w:p w14:paraId="4966213E" w14:textId="3FEBA2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1.160</w:t>
      </w:r>
    </w:p>
    <w:p w14:paraId="6E1631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232042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pratāparudrere paritrāṇa</w:t>
      </w:r>
      <w:r w:rsidRPr="00790008">
        <w:rPr>
          <w:rStyle w:val="BookTitle"/>
          <w:rFonts w:asciiTheme="minorHAnsi" w:hAnsiTheme="minorHAnsi" w:cstheme="minorHAnsi"/>
          <w:b w:val="0"/>
          <w:bCs w:val="0"/>
          <w:color w:val="000000"/>
          <w:sz w:val="28"/>
          <w:szCs w:val="28"/>
        </w:rPr>
        <w:br/>
        <w:t>kāśī-miśra-gṛhete karilā adhiṣṭhāna</w:t>
      </w:r>
    </w:p>
    <w:p w14:paraId="59CBC1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delivers Mahārāja Pratāparudra and resides in the house of Kāśī Miśra.</w:t>
      </w:r>
    </w:p>
    <w:p w14:paraId="562336B4" w14:textId="3EF50B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Mahārāja Pratāparudra was the king of Utkala [Orissa] and belonged to the Gaṅgā dynasty. The Lord freed him from material life and brought him into the kingdom of Kṛṣṇa’s worship. The family priest of this emperor was Kāśī Miśra, and it was in his house that the Lord used to live. The house of Kāśī Miśra is situated between the temple of Lord Jagannātha and the ocean.</w:t>
      </w:r>
    </w:p>
    <w:p w14:paraId="1FF673B4" w14:textId="6E5D67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1.161</w:t>
      </w:r>
    </w:p>
    <w:p w14:paraId="4CC191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161</w:t>
      </w:r>
    </w:p>
    <w:p w14:paraId="1F96D1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dāmodara svarūpa, paramānanda-purī</w:t>
      </w:r>
      <w:r w:rsidRPr="00790008">
        <w:rPr>
          <w:rStyle w:val="BookTitle"/>
          <w:rFonts w:asciiTheme="minorHAnsi" w:hAnsiTheme="minorHAnsi" w:cstheme="minorHAnsi"/>
          <w:b w:val="0"/>
          <w:bCs w:val="0"/>
          <w:color w:val="000000"/>
          <w:sz w:val="28"/>
          <w:szCs w:val="28"/>
        </w:rPr>
        <w:br/>
        <w:t>śeṣa-khaṇḍe, ei dui saṅge adhikārī</w:t>
      </w:r>
    </w:p>
    <w:p w14:paraId="2CD02B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two great authorities, Svarūpa Dāmodara and Paramānanda Purī, reside with the Lord.</w:t>
      </w:r>
    </w:p>
    <w:p w14:paraId="3C37E319" w14:textId="78CB5D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Dāmodara Svarūpa is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of Śrī Puruṣottama Bhaṭṭācārya of Navadvīpa. He went to Vārāṇasī prior to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expressed to one Caitanyānanda his desire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w:t>
      </w:r>
      <w:commentRangeStart w:id="21"/>
      <w:r w:rsidRPr="00790008">
        <w:rPr>
          <w:rStyle w:val="BookTitle"/>
          <w:rFonts w:asciiTheme="minorHAnsi" w:hAnsiTheme="minorHAnsi" w:cstheme="minorHAnsi"/>
          <w:b w:val="0"/>
          <w:bCs w:val="0"/>
          <w:color w:val="000000"/>
          <w:sz w:val="28"/>
          <w:szCs w:val="28"/>
        </w:rPr>
        <w:t xml:space="preserve">Before </w:t>
      </w:r>
      <w:commentRangeEnd w:id="21"/>
      <w:r w:rsidR="000223F3" w:rsidRPr="00790008">
        <w:rPr>
          <w:rStyle w:val="CommentReference"/>
          <w:color w:val="auto"/>
        </w:rPr>
        <w:commentReference w:id="21"/>
      </w:r>
      <w:r w:rsidRPr="00790008">
        <w:rPr>
          <w:rStyle w:val="BookTitle"/>
          <w:rFonts w:asciiTheme="minorHAnsi" w:hAnsiTheme="minorHAnsi" w:cstheme="minorHAnsi"/>
          <w:b w:val="0"/>
          <w:bCs w:val="0"/>
          <w:color w:val="000000"/>
          <w:sz w:val="28"/>
          <w:szCs w:val="28"/>
        </w:rPr>
        <w:t xml:space="preserve">being formally awarded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he was known as Dāmodara Svarūpa. He did not wait for those formalities, however, but went to Śrī Kṣetra and took shelter of the lotus feet of Śrī Gaurasundara. From that time on he was master of the Gauḍīya Vaiṣṇava-sampradāya and one of the Lord’s most confidential associates during His eighteen year stay at Nīlācala.</w:t>
      </w:r>
    </w:p>
    <w:p w14:paraId="471012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Paramānanda Purī was one of the principle disciples of Śrīla Mādhavendra Purī. He was a recipient of Śrīmān Mahāprabhu’s mercy and respect. As Paramānanda Purī and Svarūpa Gosvāmī were both engaged in the service of the Lord, they are both authorities.</w:t>
      </w:r>
    </w:p>
    <w:p w14:paraId="4EB57D1A" w14:textId="216CA4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1.162</w:t>
      </w:r>
    </w:p>
    <w:p w14:paraId="238D3E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B27DF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prabhu punaḥ āilā gauḍa-deśe</w:t>
      </w:r>
      <w:r w:rsidRPr="00790008">
        <w:rPr>
          <w:rStyle w:val="BookTitle"/>
          <w:rFonts w:asciiTheme="minorHAnsi" w:hAnsiTheme="minorHAnsi" w:cstheme="minorHAnsi"/>
          <w:b w:val="0"/>
          <w:bCs w:val="0"/>
          <w:color w:val="000000"/>
          <w:sz w:val="28"/>
          <w:szCs w:val="28"/>
        </w:rPr>
        <w:br/>
        <w:t>mathurā dekhiba bali’ ānanda viśeṣe</w:t>
      </w:r>
    </w:p>
    <w:p w14:paraId="6B98E6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returns to Bengal while traveling in ecstasy to see Mathurā.</w:t>
      </w:r>
    </w:p>
    <w:p w14:paraId="6AAE019C" w14:textId="491953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gauḍa-deśa </w:t>
      </w:r>
      <w:r w:rsidRPr="00790008">
        <w:rPr>
          <w:rStyle w:val="BookTitle"/>
          <w:rFonts w:asciiTheme="minorHAnsi" w:hAnsiTheme="minorHAnsi" w:cstheme="minorHAnsi"/>
          <w:b w:val="0"/>
          <w:bCs w:val="0"/>
          <w:color w:val="000000"/>
          <w:sz w:val="28"/>
          <w:szCs w:val="28"/>
        </w:rPr>
        <w:t>in this verse refers to Śrī Navadvīpa and the places north of Navadvīpa such as Rāmakeli (the site of Dabira Khāsa and Sākara Mallika’s office and the capitol of the king of Gauḍa), which is in the present day district of Maldah.</w:t>
      </w:r>
    </w:p>
    <w:p w14:paraId="3080B58F" w14:textId="1FC88A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1.163</w:t>
      </w:r>
    </w:p>
    <w:p w14:paraId="54C1F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5E2071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rahilā vidyāvācaspati-ghare</w:t>
      </w:r>
      <w:r w:rsidRPr="00790008">
        <w:rPr>
          <w:rStyle w:val="BookTitle"/>
          <w:rFonts w:asciiTheme="minorHAnsi" w:hAnsiTheme="minorHAnsi" w:cstheme="minorHAnsi"/>
          <w:b w:val="0"/>
          <w:bCs w:val="0"/>
          <w:color w:val="000000"/>
          <w:sz w:val="28"/>
          <w:szCs w:val="28"/>
        </w:rPr>
        <w:br/>
        <w:t>tabe ta’ āilā prabhu kuliyā-nagare</w:t>
      </w:r>
    </w:p>
    <w:p w14:paraId="74936E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way the Lord happily stays at the house of Vidyā-vācaspati, before going on to Kuliyā.</w:t>
      </w:r>
    </w:p>
    <w:p w14:paraId="4A0C41FA" w14:textId="63CAC27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Vidyā-vācaspati is the son of Maheśvara Viśārada and the brother of Vāsudeva </w:t>
      </w:r>
      <w:r w:rsidRPr="00790008">
        <w:rPr>
          <w:rStyle w:val="BookTitle"/>
          <w:rFonts w:asciiTheme="minorHAnsi" w:hAnsiTheme="minorHAnsi" w:cstheme="minorHAnsi"/>
          <w:b w:val="0"/>
          <w:bCs w:val="0"/>
          <w:color w:val="000000"/>
          <w:sz w:val="28"/>
          <w:szCs w:val="28"/>
        </w:rPr>
        <w:lastRenderedPageBreak/>
        <w:t>Sārvabhauma. It appears that the village of Vidyānagara was named after him.</w:t>
      </w:r>
    </w:p>
    <w:p w14:paraId="534BE6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place known as Kuliyā-nagara is now the city of Navadvīpa. Another name for this area is Koladvīpa. It is the fifth of the nine islands of Navadvīpa and is situated on the western side of the Ganges.</w:t>
      </w:r>
    </w:p>
    <w:p w14:paraId="21CF8ABE" w14:textId="20619F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1.164</w:t>
      </w:r>
    </w:p>
    <w:p w14:paraId="320A6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6DD0BB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arbuda loka gelā dekhibāre</w:t>
      </w:r>
      <w:r w:rsidRPr="00790008">
        <w:rPr>
          <w:rStyle w:val="BookTitle"/>
          <w:rFonts w:asciiTheme="minorHAnsi" w:hAnsiTheme="minorHAnsi" w:cstheme="minorHAnsi"/>
          <w:b w:val="0"/>
          <w:bCs w:val="0"/>
          <w:color w:val="000000"/>
          <w:sz w:val="28"/>
          <w:szCs w:val="28"/>
        </w:rPr>
        <w:br/>
        <w:t>śeṣa-khaṇḍe sarva-jīva pāilā nistāre</w:t>
      </w:r>
    </w:p>
    <w:p w14:paraId="77E779A1" w14:textId="1DC01A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innumerable people go to see the Lord and are thus delivered.</w:t>
      </w:r>
    </w:p>
    <w:p w14:paraId="0631FE9E" w14:textId="1B0248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1.165</w:t>
      </w:r>
    </w:p>
    <w:p w14:paraId="4701A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6E91E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madhupurī dekhite calilā</w:t>
      </w:r>
      <w:r w:rsidRPr="00790008">
        <w:rPr>
          <w:rStyle w:val="BookTitle"/>
          <w:rFonts w:asciiTheme="minorHAnsi" w:hAnsiTheme="minorHAnsi" w:cstheme="minorHAnsi"/>
          <w:b w:val="0"/>
          <w:bCs w:val="0"/>
          <w:color w:val="000000"/>
          <w:sz w:val="28"/>
          <w:szCs w:val="28"/>
        </w:rPr>
        <w:br/>
        <w:t>katho dūra giyā prabhu nivṛta hailā</w:t>
      </w:r>
    </w:p>
    <w:p w14:paraId="63D31C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goes to see Mathurā, but He returns after going part way.</w:t>
      </w:r>
    </w:p>
    <w:p w14:paraId="7CBB09DC" w14:textId="570131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His desire to visit Mathurā, the Lord went up to Kānāi Nāṭaśālā, near the town of Rajmohala, and then returned to Nīlācala.</w:t>
      </w:r>
    </w:p>
    <w:p w14:paraId="2E7647EA" w14:textId="5F8040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1.166</w:t>
      </w:r>
    </w:p>
    <w:p w14:paraId="0AB1B3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5AC47A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punaḥ āilena nīlācale</w:t>
      </w:r>
      <w:r w:rsidRPr="00790008">
        <w:rPr>
          <w:rStyle w:val="BookTitle"/>
          <w:rFonts w:asciiTheme="minorHAnsi" w:hAnsiTheme="minorHAnsi" w:cstheme="minorHAnsi"/>
          <w:b w:val="0"/>
          <w:bCs w:val="0"/>
          <w:color w:val="000000"/>
          <w:sz w:val="28"/>
          <w:szCs w:val="28"/>
        </w:rPr>
        <w:br/>
        <w:t>niravadhi bhakta-saṅge kṛṣṇa-kolāhale</w:t>
      </w:r>
    </w:p>
    <w:p w14:paraId="570A1C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returns to Nīlācala and engages in discussing topics of Kṛṣṇa with the devotees.</w:t>
      </w:r>
    </w:p>
    <w:p w14:paraId="0CBB5986" w14:textId="350334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kṛṣṇa-kolāhala</w:t>
      </w:r>
      <w:r w:rsidRPr="00790008">
        <w:rPr>
          <w:rStyle w:val="BookTitle"/>
          <w:rFonts w:asciiTheme="minorHAnsi" w:hAnsiTheme="minorHAnsi" w:cstheme="minorHAnsi"/>
          <w:b w:val="0"/>
          <w:bCs w:val="0"/>
          <w:color w:val="000000"/>
          <w:sz w:val="28"/>
          <w:szCs w:val="28"/>
        </w:rPr>
        <w:t xml:space="preserve"> indicates a place that is diametrically opposite to a secluded place of material enjoyment. Pure devotees give up gossiping on topics not related with Kṛṣṇa and become maddened by performing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the association of other pure devotees.</w:t>
      </w:r>
    </w:p>
    <w:p w14:paraId="0A66161E" w14:textId="36895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1.167</w:t>
      </w:r>
    </w:p>
    <w:p w14:paraId="096B25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70A6AD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gauḍa-deśe nityānanda-svarūpe pāṭhāñā</w:t>
      </w:r>
      <w:r w:rsidRPr="00790008">
        <w:rPr>
          <w:rStyle w:val="BookTitle"/>
          <w:rFonts w:asciiTheme="minorHAnsi" w:hAnsiTheme="minorHAnsi" w:cstheme="minorHAnsi"/>
          <w:b w:val="0"/>
          <w:bCs w:val="0"/>
          <w:color w:val="000000"/>
          <w:sz w:val="28"/>
          <w:szCs w:val="28"/>
        </w:rPr>
        <w:br/>
        <w:t>rahilena nīlācale katho jana laño</w:t>
      </w:r>
    </w:p>
    <w:p w14:paraId="02F9BA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sends Nityānanda Svarūpa to Bengal and stays Himself in Nīlācala with a few devotees.</w:t>
      </w:r>
    </w:p>
    <w:p w14:paraId="5832BD6A" w14:textId="39E436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Lord sent Nityānanda Svarūpa to preach in Bengal and personally engaged in preaching at Nīlācala with a few devotees.</w:t>
      </w:r>
    </w:p>
    <w:p w14:paraId="2D9983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“Svarūpa” is awarded by Tīrtha and Āśrama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w:t>
      </w:r>
      <w:r w:rsidRPr="00790008">
        <w:rPr>
          <w:rStyle w:val="BookTitle"/>
          <w:rFonts w:asciiTheme="minorHAnsi" w:hAnsiTheme="minorHAnsi" w:cstheme="minorHAnsi"/>
          <w:b w:val="0"/>
          <w:bCs w:val="0"/>
          <w:i/>
          <w:iCs/>
          <w:color w:val="000000"/>
          <w:sz w:val="28"/>
          <w:szCs w:val="28"/>
        </w:rPr>
        <w:t xml:space="preserve">ekadaṇḍi </w:t>
      </w:r>
      <w:r w:rsidRPr="00790008">
        <w:rPr>
          <w:rStyle w:val="BookTitle"/>
          <w:rFonts w:asciiTheme="minorHAnsi" w:hAnsiTheme="minorHAnsi" w:cstheme="minorHAnsi"/>
          <w:b w:val="0"/>
          <w:bCs w:val="0"/>
          <w:color w:val="000000"/>
          <w:sz w:val="28"/>
          <w:szCs w:val="28"/>
        </w:rPr>
        <w:t>Śaṅkara-sampradāya. Some people say that Nityānanda was awarded the title “Svarūpa” by Lakṣmīpati Tīrtha.</w:t>
      </w:r>
    </w:p>
    <w:p w14:paraId="755B24C1" w14:textId="7C4E99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1.168</w:t>
      </w:r>
    </w:p>
    <w:p w14:paraId="449DF0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20E5EE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rathera sammukhe bhakta-saṅge</w:t>
      </w:r>
      <w:r w:rsidRPr="00790008">
        <w:rPr>
          <w:rStyle w:val="BookTitle"/>
          <w:rFonts w:asciiTheme="minorHAnsi" w:hAnsiTheme="minorHAnsi" w:cstheme="minorHAnsi"/>
          <w:b w:val="0"/>
          <w:bCs w:val="0"/>
          <w:color w:val="000000"/>
          <w:sz w:val="28"/>
          <w:szCs w:val="28"/>
        </w:rPr>
        <w:br/>
        <w:t>āpane karilā nṛtya āpanāra raṅge</w:t>
      </w:r>
    </w:p>
    <w:p w14:paraId="65F2247D" w14:textId="456724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enjoys His pastime of dancing with the devotees before Lord Jagannātha’s chariot.</w:t>
      </w:r>
    </w:p>
    <w:p w14:paraId="156ECC8B" w14:textId="72A022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1.169</w:t>
      </w:r>
    </w:p>
    <w:p w14:paraId="56A9B1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21EF72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setubandhe gelā gaura-rāya</w:t>
      </w:r>
      <w:r w:rsidRPr="00790008">
        <w:rPr>
          <w:rStyle w:val="BookTitle"/>
          <w:rFonts w:asciiTheme="minorHAnsi" w:hAnsiTheme="minorHAnsi" w:cstheme="minorHAnsi"/>
          <w:b w:val="0"/>
          <w:bCs w:val="0"/>
          <w:color w:val="000000"/>
          <w:sz w:val="28"/>
          <w:szCs w:val="28"/>
        </w:rPr>
        <w:br/>
        <w:t>jharikhaṇḍa diyā punaḥ gelā mathurāya</w:t>
      </w:r>
    </w:p>
    <w:p w14:paraId="7E8801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Gaurāṅga goes to Rāmeśvara and later travels again to Mathurā through the Jhārikhaṇḍa forest.</w:t>
      </w:r>
    </w:p>
    <w:p w14:paraId="0E931840" w14:textId="416298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reach Setubandha Rāmeśvara, one should first go to Maṇḍapam Station via Rāmanāda Station on the S.I.R. Railway. From there one should cross the long bridge over the Panvam Channel and reach Panvam Station. Rāmeśvaram Station is a couple of stations after this. It is the southernmost tip of the India peninsula and situated on the opposite shore from Śrī Laṅkā. Rāmeśvaram is situated two stations before Dhanuṣkoṭi, the last stop on the S.I.R. line, between Panvam and Rāmeśvaram island. One mile from the station there are twenty-four lakes, such as Rāma-tīrtha and Lakṣmaṇa-tīrtha. One mile from those lakes is the huge Rāmeśvara-Śiva Temple (the temple of Lord Śiva, who is the greatest devotee and whose worshipable Lord is Rāma), which is made of stone. On the four sides of this temple there are four </w:t>
      </w:r>
      <w:r w:rsidRPr="00790008">
        <w:rPr>
          <w:rStyle w:val="BookTitle"/>
          <w:rFonts w:asciiTheme="minorHAnsi" w:hAnsiTheme="minorHAnsi" w:cstheme="minorHAnsi"/>
          <w:b w:val="0"/>
          <w:bCs w:val="0"/>
          <w:i/>
          <w:iCs/>
          <w:color w:val="000000"/>
          <w:sz w:val="28"/>
          <w:szCs w:val="28"/>
        </w:rPr>
        <w:t>gopuras</w:t>
      </w:r>
      <w:r w:rsidRPr="00790008">
        <w:rPr>
          <w:rStyle w:val="BookTitle"/>
          <w:rFonts w:asciiTheme="minorHAnsi" w:hAnsiTheme="minorHAnsi" w:cstheme="minorHAnsi"/>
          <w:b w:val="0"/>
          <w:bCs w:val="0"/>
          <w:color w:val="000000"/>
          <w:sz w:val="28"/>
          <w:szCs w:val="28"/>
        </w:rPr>
        <w:t xml:space="preserve">, or lion gates. Within these gates is the </w:t>
      </w:r>
      <w:r w:rsidRPr="00790008">
        <w:rPr>
          <w:rStyle w:val="BookTitle"/>
          <w:rFonts w:asciiTheme="minorHAnsi" w:hAnsiTheme="minorHAnsi" w:cstheme="minorHAnsi"/>
          <w:b w:val="0"/>
          <w:bCs w:val="0"/>
          <w:i/>
          <w:iCs/>
          <w:color w:val="000000"/>
          <w:sz w:val="28"/>
          <w:szCs w:val="28"/>
        </w:rPr>
        <w:t>nāṭaśālā</w:t>
      </w:r>
      <w:r w:rsidRPr="00790008">
        <w:rPr>
          <w:rStyle w:val="BookTitle"/>
          <w:rFonts w:asciiTheme="minorHAnsi" w:hAnsiTheme="minorHAnsi" w:cstheme="minorHAnsi"/>
          <w:b w:val="0"/>
          <w:bCs w:val="0"/>
          <w:color w:val="000000"/>
          <w:sz w:val="28"/>
          <w:szCs w:val="28"/>
        </w:rPr>
        <w:t xml:space="preserve"> and the main temple room, which is constructed of granite. Beyond the temple is Adams Bridge, or the historical Setubandha.</w:t>
      </w:r>
    </w:p>
    <w:p w14:paraId="3C15F6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forest of Jhārikhaṇḍa is situated in the present day states of Orissa, western Bengal, the southwestern districts of Bihar, and the eastern districts of Madhya Pradesh. In the book </w:t>
      </w:r>
      <w:r w:rsidRPr="00790008">
        <w:rPr>
          <w:rStyle w:val="BookTitle"/>
          <w:rFonts w:asciiTheme="minorHAnsi" w:hAnsiTheme="minorHAnsi" w:cstheme="minorHAnsi"/>
          <w:b w:val="0"/>
          <w:bCs w:val="0"/>
          <w:i/>
          <w:iCs/>
          <w:color w:val="000000"/>
          <w:sz w:val="28"/>
          <w:szCs w:val="28"/>
        </w:rPr>
        <w:t xml:space="preserve">Ākabar-nāma </w:t>
      </w:r>
      <w:r w:rsidRPr="00790008">
        <w:rPr>
          <w:rStyle w:val="BookTitle"/>
          <w:rFonts w:asciiTheme="minorHAnsi" w:hAnsiTheme="minorHAnsi" w:cstheme="minorHAnsi"/>
          <w:b w:val="0"/>
          <w:bCs w:val="0"/>
          <w:color w:val="000000"/>
          <w:sz w:val="28"/>
          <w:szCs w:val="28"/>
        </w:rPr>
        <w:t xml:space="preserve">the forest of Jhārikhaṇḍa is said to extend from Birbhum up to Ratanpura, Madhya Pradesh, and from Rotoshgarh, South Bihar, up to the border of Orissa. The towns and cities of Athgarh, Dhenkanal, </w:t>
      </w:r>
      <w:r w:rsidRPr="00790008">
        <w:rPr>
          <w:rStyle w:val="BookTitle"/>
          <w:rFonts w:asciiTheme="minorHAnsi" w:hAnsiTheme="minorHAnsi" w:cstheme="minorHAnsi"/>
          <w:b w:val="0"/>
          <w:bCs w:val="0"/>
          <w:color w:val="000000"/>
          <w:sz w:val="28"/>
          <w:szCs w:val="28"/>
        </w:rPr>
        <w:lastRenderedPageBreak/>
        <w:t>Angul, Sambalpur, Lahara, Keonjhar, Bamra, Bonai, Gangapur, Mayurabhunja, Simbhuma, Ranchi, Manabhuma, Bankura (Viṣṇupura), Sanotalaparagana, Hazaribag, Palamau, Jashpur, Raigarh, Udayapuragarh, and Saraguja are situated within the mountains and dense forests of Jhārikhaṇḍa.</w:t>
      </w:r>
    </w:p>
    <w:p w14:paraId="319C0074" w14:textId="174C9D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1.170</w:t>
      </w:r>
    </w:p>
    <w:p w14:paraId="48CA2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14D9EA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rāmānanda-rāyera uddhāra</w:t>
      </w:r>
      <w:r w:rsidRPr="00790008">
        <w:rPr>
          <w:rStyle w:val="BookTitle"/>
          <w:rFonts w:asciiTheme="minorHAnsi" w:hAnsiTheme="minorHAnsi" w:cstheme="minorHAnsi"/>
          <w:b w:val="0"/>
          <w:bCs w:val="0"/>
          <w:color w:val="000000"/>
          <w:sz w:val="28"/>
          <w:szCs w:val="28"/>
        </w:rPr>
        <w:br/>
        <w:t>śeṣa-khaṇḍe, mathurāya aneka vihāra</w:t>
      </w:r>
    </w:p>
    <w:p w14:paraId="6CD9A5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delivers Rāmānanda Rāya and performs various pastimes in Mathurā.</w:t>
      </w:r>
    </w:p>
    <w:p w14:paraId="2390C505" w14:textId="42AFC9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Rāmānanda Rāya was the governor of Kaliṅga under the rule of Mahārāja Pratāparudra, the independent king of Orissa. He was the eldest of Bhavānanda Paṭṭanāyaka’s five sons. He wrote the drama </w:t>
      </w:r>
      <w:r w:rsidRPr="00790008">
        <w:rPr>
          <w:rStyle w:val="BookTitle"/>
          <w:rFonts w:asciiTheme="minorHAnsi" w:hAnsiTheme="minorHAnsi" w:cstheme="minorHAnsi"/>
          <w:b w:val="0"/>
          <w:bCs w:val="0"/>
          <w:i/>
          <w:iCs/>
          <w:color w:val="000000"/>
          <w:sz w:val="28"/>
          <w:szCs w:val="28"/>
        </w:rPr>
        <w:t>Jagannātha-vallabha-nāṭaka</w:t>
      </w:r>
      <w:r w:rsidRPr="00790008">
        <w:rPr>
          <w:rStyle w:val="BookTitle"/>
          <w:rFonts w:asciiTheme="minorHAnsi" w:hAnsiTheme="minorHAnsi" w:cstheme="minorHAnsi"/>
          <w:b w:val="0"/>
          <w:bCs w:val="0"/>
          <w:color w:val="000000"/>
          <w:sz w:val="28"/>
          <w:szCs w:val="28"/>
        </w:rPr>
        <w:t xml:space="preserve">, and he was a most intimate devotee of the Lord. Throughout South India there was no other unalloyed devotee of Kṛṣṇa in the </w:t>
      </w:r>
      <w:r w:rsidRPr="00790008">
        <w:rPr>
          <w:rStyle w:val="BookTitle"/>
          <w:rFonts w:asciiTheme="minorHAnsi" w:hAnsiTheme="minorHAnsi" w:cstheme="minorHAnsi"/>
          <w:b w:val="0"/>
          <w:bCs w:val="0"/>
          <w:i/>
          <w:iCs/>
          <w:color w:val="000000"/>
          <w:sz w:val="28"/>
          <w:szCs w:val="28"/>
        </w:rPr>
        <w:t xml:space="preserve">rāga-mārga </w:t>
      </w:r>
      <w:r w:rsidRPr="00790008">
        <w:rPr>
          <w:rStyle w:val="BookTitle"/>
          <w:rFonts w:asciiTheme="minorHAnsi" w:hAnsiTheme="minorHAnsi" w:cstheme="minorHAnsi"/>
          <w:b w:val="0"/>
          <w:bCs w:val="0"/>
          <w:color w:val="000000"/>
          <w:sz w:val="28"/>
          <w:szCs w:val="28"/>
        </w:rPr>
        <w:t>comparable with him.</w:t>
      </w:r>
    </w:p>
    <w:p w14:paraId="03E30858" w14:textId="5DF817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1.171</w:t>
      </w:r>
    </w:p>
    <w:p w14:paraId="37C3BB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CAB61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śrī gaurasundara mahāśaya</w:t>
      </w:r>
      <w:r w:rsidRPr="00790008">
        <w:rPr>
          <w:rStyle w:val="BookTitle"/>
          <w:rFonts w:asciiTheme="minorHAnsi" w:hAnsiTheme="minorHAnsi" w:cstheme="minorHAnsi"/>
          <w:b w:val="0"/>
          <w:bCs w:val="0"/>
          <w:color w:val="000000"/>
          <w:sz w:val="28"/>
          <w:szCs w:val="28"/>
        </w:rPr>
        <w:br/>
        <w:t>dabira-khāsere prabhu dilā paricaya</w:t>
      </w:r>
    </w:p>
    <w:p w14:paraId="317E9C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Gaurasundara reveals Himself to Dabira Khāsa.</w:t>
      </w:r>
    </w:p>
    <w:p w14:paraId="525FBFB1" w14:textId="74A679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Dabira Khāsa is the Mohammedan name of Śrīla Rūpa Gosvāmī. He was born in a Karṇāṭa (Karnataka)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His father was Kumāradeva, his elder brother was Sanātana Gosvāmī, and his younger brother was Śrī Vallabha, or Anupama. The Lord gave him the name “Śrī Rūpa,” by which he became famous in the society of devotees.</w:t>
      </w:r>
    </w:p>
    <w:p w14:paraId="3E49C6D0" w14:textId="3F21A7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1.172</w:t>
      </w:r>
    </w:p>
    <w:p w14:paraId="2F5CE7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17F0B6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cini’ dui bhāira bandha-vimocana</w:t>
      </w:r>
      <w:r w:rsidRPr="00790008">
        <w:rPr>
          <w:rStyle w:val="BookTitle"/>
          <w:rFonts w:asciiTheme="minorHAnsi" w:hAnsiTheme="minorHAnsi" w:cstheme="minorHAnsi"/>
          <w:b w:val="0"/>
          <w:bCs w:val="0"/>
          <w:color w:val="000000"/>
          <w:sz w:val="28"/>
          <w:szCs w:val="28"/>
        </w:rPr>
        <w:br/>
        <w:t>śeṣe nāma thuilena ’rūpa’-’sanātana’</w:t>
      </w:r>
    </w:p>
    <w:p w14:paraId="4359542B" w14:textId="15BD3D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brothers achieve liberation by recognizing the Lord, and they become known as Rūpa and Sanātana.</w:t>
      </w:r>
    </w:p>
    <w:p w14:paraId="54FEDBBF" w14:textId="498F21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1.173</w:t>
      </w:r>
    </w:p>
    <w:p w14:paraId="50411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FD0D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gelā vārāṇasī</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 pāila dekhā yata nindaka sannyāsī</w:t>
      </w:r>
    </w:p>
    <w:p w14:paraId="126134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goes to Vārāṇasī, where the blasphemous sannyāsīs cannot recognize Him.</w:t>
      </w:r>
    </w:p>
    <w:p w14:paraId="2ADE441B" w14:textId="614E42B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ancient city of Vārāṇasī is inhabited by highly learned scholars and situated on the banks of the Ganges. It is also inhabited by many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monist school who criticize the devotees and devotional service. Because they criticize the devotees and devotional service, these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known as </w:t>
      </w:r>
      <w:r w:rsidRPr="00790008">
        <w:rPr>
          <w:rStyle w:val="BookTitle"/>
          <w:rFonts w:asciiTheme="minorHAnsi" w:hAnsiTheme="minorHAnsi" w:cstheme="minorHAnsi"/>
          <w:b w:val="0"/>
          <w:bCs w:val="0"/>
          <w:i/>
          <w:iCs/>
          <w:color w:val="000000"/>
          <w:sz w:val="28"/>
          <w:szCs w:val="28"/>
        </w:rPr>
        <w:t>nindaka</w:t>
      </w:r>
      <w:r w:rsidRPr="00790008">
        <w:rPr>
          <w:rStyle w:val="BookTitle"/>
          <w:rFonts w:asciiTheme="minorHAnsi" w:hAnsiTheme="minorHAnsi" w:cstheme="minorHAnsi"/>
          <w:b w:val="0"/>
          <w:bCs w:val="0"/>
          <w:color w:val="000000"/>
          <w:sz w:val="28"/>
          <w:szCs w:val="28"/>
        </w:rPr>
        <w:t xml:space="preserve">, or blasphemous,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2BE77A78" w14:textId="041A71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1.174</w:t>
      </w:r>
    </w:p>
    <w:p w14:paraId="6A5220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4D4AE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punaḥ nīlācale āgamana</w:t>
      </w:r>
      <w:r w:rsidRPr="00790008">
        <w:rPr>
          <w:rStyle w:val="BookTitle"/>
          <w:rFonts w:asciiTheme="minorHAnsi" w:hAnsiTheme="minorHAnsi" w:cstheme="minorHAnsi"/>
          <w:b w:val="0"/>
          <w:bCs w:val="0"/>
          <w:color w:val="000000"/>
          <w:sz w:val="28"/>
          <w:szCs w:val="28"/>
        </w:rPr>
        <w:br/>
        <w:t>ahar-niśa karilena hari-saṅkīrtana</w:t>
      </w:r>
    </w:p>
    <w:p w14:paraId="48DFA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again returns to Nīlācala and engages day and night in saṅkīrtana.</w:t>
      </w:r>
    </w:p>
    <w:p w14:paraId="53D49151" w14:textId="362BC9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Hari-saṅkīrtana</w:t>
      </w:r>
      <w:r w:rsidRPr="00790008">
        <w:rPr>
          <w:rStyle w:val="BookTitle"/>
          <w:rFonts w:asciiTheme="minorHAnsi" w:hAnsiTheme="minorHAnsi" w:cstheme="minorHAnsi"/>
          <w:b w:val="0"/>
          <w:bCs w:val="0"/>
          <w:color w:val="000000"/>
          <w:sz w:val="28"/>
          <w:szCs w:val="28"/>
        </w:rPr>
        <w:t xml:space="preserve"> refers to a group of many devotees offenselessly chanting together the names and glories of the Supreme Lord Hari.</w:t>
      </w:r>
    </w:p>
    <w:p w14:paraId="1CD7A2A0" w14:textId="242EA9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1.175</w:t>
      </w:r>
    </w:p>
    <w:p w14:paraId="178691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23EFF4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katheka divasa</w:t>
      </w:r>
      <w:r w:rsidRPr="00790008">
        <w:rPr>
          <w:rStyle w:val="BookTitle"/>
          <w:rFonts w:asciiTheme="minorHAnsi" w:hAnsiTheme="minorHAnsi" w:cstheme="minorHAnsi"/>
          <w:b w:val="0"/>
          <w:bCs w:val="0"/>
          <w:color w:val="000000"/>
          <w:sz w:val="28"/>
          <w:szCs w:val="28"/>
        </w:rPr>
        <w:br/>
        <w:t>karilena pṛthivīte paryaṭana-rasa</w:t>
      </w:r>
    </w:p>
    <w:p w14:paraId="0ACDE6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Nityānanda travels throughout India as a wandering mendicant.</w:t>
      </w:r>
    </w:p>
    <w:p w14:paraId="52495921" w14:textId="47D328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paryaṭana-rasa</w:t>
      </w:r>
      <w:r w:rsidRPr="00790008">
        <w:rPr>
          <w:rStyle w:val="BookTitle"/>
          <w:rFonts w:asciiTheme="minorHAnsi" w:hAnsiTheme="minorHAnsi" w:cstheme="minorHAnsi"/>
          <w:b w:val="0"/>
          <w:bCs w:val="0"/>
          <w:color w:val="000000"/>
          <w:sz w:val="28"/>
          <w:szCs w:val="28"/>
        </w:rPr>
        <w:t xml:space="preserve"> refers to the occupational duties of a </w:t>
      </w:r>
      <w:r w:rsidRPr="00790008">
        <w:rPr>
          <w:rStyle w:val="BookTitle"/>
          <w:rFonts w:asciiTheme="minorHAnsi" w:hAnsiTheme="minorHAnsi" w:cstheme="minorHAnsi"/>
          <w:b w:val="0"/>
          <w:bCs w:val="0"/>
          <w:i/>
          <w:iCs/>
          <w:color w:val="000000"/>
          <w:sz w:val="28"/>
          <w:szCs w:val="28"/>
        </w:rPr>
        <w:t>parivrājaka</w:t>
      </w:r>
      <w:r w:rsidRPr="00790008">
        <w:rPr>
          <w:rStyle w:val="BookTitle"/>
          <w:rFonts w:asciiTheme="minorHAnsi" w:hAnsiTheme="minorHAnsi" w:cstheme="minorHAnsi"/>
          <w:b w:val="0"/>
          <w:bCs w:val="0"/>
          <w:color w:val="000000"/>
          <w:sz w:val="28"/>
          <w:szCs w:val="28"/>
        </w:rPr>
        <w:t>, or wandering mendicant.</w:t>
      </w:r>
    </w:p>
    <w:p w14:paraId="62ED3AD3" w14:textId="2F9C25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1.176</w:t>
      </w:r>
    </w:p>
    <w:p w14:paraId="41F6A9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54ED8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caritra keha bujhite nā pāre</w:t>
      </w:r>
      <w:r w:rsidRPr="00790008">
        <w:rPr>
          <w:rStyle w:val="BookTitle"/>
          <w:rFonts w:asciiTheme="minorHAnsi" w:hAnsiTheme="minorHAnsi" w:cstheme="minorHAnsi"/>
          <w:b w:val="0"/>
          <w:bCs w:val="0"/>
          <w:color w:val="000000"/>
          <w:sz w:val="28"/>
          <w:szCs w:val="28"/>
        </w:rPr>
        <w:br/>
        <w:t>caraṇe nūpura, sarva-mathurā vihare</w:t>
      </w:r>
    </w:p>
    <w:p w14:paraId="2CA554D2" w14:textId="477E57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understand Lord Nityānanda’s unlimited characteristics as He wanders about Mathurā with ankle bells on His feet.</w:t>
      </w:r>
    </w:p>
    <w:p w14:paraId="5DB3B9F4" w14:textId="136EBE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1.177</w:t>
      </w:r>
    </w:p>
    <w:p w14:paraId="52F1B2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0BEDA3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pāṇihāṭi-grāme</w:t>
      </w:r>
      <w:r w:rsidRPr="00790008">
        <w:rPr>
          <w:rStyle w:val="BookTitle"/>
          <w:rFonts w:asciiTheme="minorHAnsi" w:hAnsiTheme="minorHAnsi" w:cstheme="minorHAnsi"/>
          <w:b w:val="0"/>
          <w:bCs w:val="0"/>
          <w:color w:val="000000"/>
          <w:sz w:val="28"/>
          <w:szCs w:val="28"/>
        </w:rPr>
        <w:br/>
        <w:t>caitanya-ājñāya bhakti karilena dāne</w:t>
      </w:r>
    </w:p>
    <w:p w14:paraId="35AA08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the Antya-khaṇḍa Lord Nityānanda distributes devotional service to everyone in Pānihāṭi on the order of Lord Caitanya.</w:t>
      </w:r>
    </w:p>
    <w:p w14:paraId="35088765" w14:textId="1805E8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Pānihāṭi is a village on the bank of the Ganges near Sodapura Station on the E.B.R. line. The houses of Śrī Rāghava Paṇḍita and Śrī Makaradhvaja are situated here.</w:t>
      </w:r>
    </w:p>
    <w:p w14:paraId="233EF207" w14:textId="6D8430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1.178</w:t>
      </w:r>
    </w:p>
    <w:p w14:paraId="40D7C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526B95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mahā-malla-rāya</w:t>
      </w:r>
      <w:r w:rsidRPr="00790008">
        <w:rPr>
          <w:rStyle w:val="BookTitle"/>
          <w:rFonts w:asciiTheme="minorHAnsi" w:hAnsiTheme="minorHAnsi" w:cstheme="minorHAnsi"/>
          <w:b w:val="0"/>
          <w:bCs w:val="0"/>
          <w:color w:val="000000"/>
          <w:sz w:val="28"/>
          <w:szCs w:val="28"/>
        </w:rPr>
        <w:br/>
        <w:t>vaṇikādi uddhārilā parama-kṛpāya</w:t>
      </w:r>
    </w:p>
    <w:p w14:paraId="26091C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commander-in-chief of the kīrtana party, Lord Nityānanda, delivers the merchant community.</w:t>
      </w:r>
    </w:p>
    <w:p w14:paraId="207DD833" w14:textId="571043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mahā-malla-rāya</w:t>
      </w:r>
      <w:r w:rsidRPr="00790008">
        <w:rPr>
          <w:rStyle w:val="BookTitle"/>
          <w:rFonts w:asciiTheme="minorHAnsi" w:hAnsiTheme="minorHAnsi" w:cstheme="minorHAnsi"/>
          <w:b w:val="0"/>
          <w:bCs w:val="0"/>
          <w:color w:val="000000"/>
          <w:sz w:val="28"/>
          <w:szCs w:val="28"/>
        </w:rPr>
        <w:t xml:space="preserve"> indicates the commander-in-chief of the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party.</w:t>
      </w:r>
    </w:p>
    <w:p w14:paraId="50094382" w14:textId="0A269EBE" w:rsidR="00FC4C2E" w:rsidRPr="00790008" w:rsidRDefault="00FC4C2E" w:rsidP="00FC4C2E">
      <w:pPr>
        <w:pStyle w:val="VerseNumber"/>
        <w:spacing w:after="86"/>
        <w:rPr>
          <w:ins w:id="22" w:author="your servant" w:date="2024-01-11T10:57:00Z"/>
          <w:rStyle w:val="BookTitle"/>
          <w:rFonts w:asciiTheme="minorHAnsi" w:hAnsiTheme="minorHAnsi" w:cstheme="minorHAnsi"/>
          <w:b w:val="0"/>
          <w:bCs w:val="0"/>
          <w:vanish w:val="0"/>
          <w:color w:val="008000"/>
          <w:sz w:val="20"/>
          <w:szCs w:val="20"/>
        </w:rPr>
      </w:pPr>
      <w:ins w:id="23" w:author="your servant" w:date="2024-01-11T10:57: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w:t>
        </w:r>
        <w:r>
          <w:rPr>
            <w:rStyle w:val="BookTitle"/>
            <w:rFonts w:asciiTheme="minorHAnsi" w:hAnsiTheme="minorHAnsi" w:cstheme="minorHAnsi"/>
            <w:b w:val="0"/>
            <w:bCs w:val="0"/>
            <w:vanish w:val="0"/>
            <w:color w:val="008000"/>
            <w:sz w:val="20"/>
            <w:szCs w:val="20"/>
          </w:rPr>
          <w:t>9</w:t>
        </w:r>
      </w:ins>
    </w:p>
    <w:p w14:paraId="16DBE6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61039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mahā-maheśvara</w:t>
      </w:r>
      <w:r w:rsidRPr="00790008">
        <w:rPr>
          <w:rStyle w:val="BookTitle"/>
          <w:rFonts w:asciiTheme="minorHAnsi" w:hAnsiTheme="minorHAnsi" w:cstheme="minorHAnsi"/>
          <w:b w:val="0"/>
          <w:bCs w:val="0"/>
          <w:color w:val="000000"/>
          <w:sz w:val="28"/>
          <w:szCs w:val="28"/>
        </w:rPr>
        <w:br/>
        <w:t>nīlācale vāsa aṣṭādaśa-samvatsara</w:t>
      </w:r>
    </w:p>
    <w:p w14:paraId="59043F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Supreme Lord, Śrī Gauracandra, resides in Nīlācala for eighteen years.</w:t>
      </w:r>
    </w:p>
    <w:p w14:paraId="7DED2FAC" w14:textId="46918E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Īśvara</w:t>
      </w:r>
      <w:r w:rsidRPr="00790008">
        <w:rPr>
          <w:rStyle w:val="BookTitle"/>
          <w:rFonts w:asciiTheme="minorHAnsi" w:hAnsiTheme="minorHAnsi" w:cstheme="minorHAnsi"/>
          <w:b w:val="0"/>
          <w:bCs w:val="0"/>
          <w:color w:val="000000"/>
          <w:sz w:val="28"/>
          <w:szCs w:val="28"/>
        </w:rPr>
        <w:t xml:space="preserve"> refers to the worshipable object of the controlled, while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refers to the controller of the controllers. The chief controller of all </w:t>
      </w:r>
      <w:r w:rsidRPr="00790008">
        <w:rPr>
          <w:rStyle w:val="BookTitle"/>
          <w:rFonts w:asciiTheme="minorHAnsi" w:hAnsiTheme="minorHAnsi" w:cstheme="minorHAnsi"/>
          <w:b w:val="0"/>
          <w:bCs w:val="0"/>
          <w:i/>
          <w:iCs/>
          <w:color w:val="000000"/>
          <w:sz w:val="28"/>
          <w:szCs w:val="28"/>
        </w:rPr>
        <w:t>maheśvaras</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mahā-maheśvara</w:t>
      </w:r>
      <w:r w:rsidRPr="00790008">
        <w:rPr>
          <w:rStyle w:val="BookTitle"/>
          <w:rFonts w:asciiTheme="minorHAnsi" w:hAnsiTheme="minorHAnsi" w:cstheme="minorHAnsi"/>
          <w:b w:val="0"/>
          <w:bCs w:val="0"/>
          <w:color w:val="000000"/>
          <w:sz w:val="28"/>
          <w:szCs w:val="28"/>
        </w:rPr>
        <w:t xml:space="preserve">, from whom all </w:t>
      </w:r>
      <w:r w:rsidRPr="00790008">
        <w:rPr>
          <w:rStyle w:val="BookTitle"/>
          <w:rFonts w:asciiTheme="minorHAnsi" w:hAnsiTheme="minorHAnsi" w:cstheme="minorHAnsi"/>
          <w:b w:val="0"/>
          <w:bCs w:val="0"/>
          <w:i/>
          <w:iCs/>
          <w:color w:val="000000"/>
          <w:sz w:val="28"/>
          <w:szCs w:val="28"/>
        </w:rPr>
        <w:t xml:space="preserve">īśvara-tattvas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maheśvara-tattvas </w:t>
      </w:r>
      <w:r w:rsidRPr="00790008">
        <w:rPr>
          <w:rStyle w:val="BookTitle"/>
          <w:rFonts w:asciiTheme="minorHAnsi" w:hAnsiTheme="minorHAnsi" w:cstheme="minorHAnsi"/>
          <w:b w:val="0"/>
          <w:bCs w:val="0"/>
          <w:color w:val="000000"/>
          <w:sz w:val="28"/>
          <w:szCs w:val="28"/>
        </w:rPr>
        <w:t>are born. In other words, Śrī Gaura-Kṛṣṇa is the Supreme Personality of Godhead, the Absolute Truth, and the Lord of all lords.</w:t>
      </w:r>
    </w:p>
    <w:p w14:paraId="0F4AD6FE" w14:textId="43E45B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1.180</w:t>
      </w:r>
    </w:p>
    <w:p w14:paraId="45268B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3FAC6F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caitanyera ananta vilāsa</w:t>
      </w:r>
      <w:r w:rsidRPr="00790008">
        <w:rPr>
          <w:rStyle w:val="BookTitle"/>
          <w:rFonts w:asciiTheme="minorHAnsi" w:hAnsiTheme="minorHAnsi" w:cstheme="minorHAnsi"/>
          <w:b w:val="0"/>
          <w:bCs w:val="0"/>
          <w:color w:val="000000"/>
          <w:sz w:val="28"/>
          <w:szCs w:val="28"/>
        </w:rPr>
        <w:br/>
        <w:t>vistāriyā varṇite āchena veda-vyāsa</w:t>
      </w:r>
    </w:p>
    <w:p w14:paraId="5CB3DE61" w14:textId="624301E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unlimited pastimes of Śrī Caitanya in the Antya-khaṇḍa will be described by Vyāsadeva in the future.</w:t>
      </w:r>
    </w:p>
    <w:p w14:paraId="7B670B8C" w14:textId="7A5C35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1.181</w:t>
      </w:r>
    </w:p>
    <w:p w14:paraId="3B32F1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691985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ye-te mate caitanyera gāite mahimā</w:t>
      </w:r>
      <w:r w:rsidRPr="00790008">
        <w:rPr>
          <w:rStyle w:val="BookTitle"/>
          <w:rFonts w:asciiTheme="minorHAnsi" w:hAnsiTheme="minorHAnsi" w:cstheme="minorHAnsi"/>
          <w:b w:val="0"/>
          <w:bCs w:val="0"/>
          <w:color w:val="000000"/>
          <w:sz w:val="28"/>
          <w:szCs w:val="28"/>
        </w:rPr>
        <w:br/>
        <w:t>nityānanda-prīti baḍa, tāra nāhi sīmā</w:t>
      </w:r>
    </w:p>
    <w:p w14:paraId="299BF118" w14:textId="552E37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somehow or other glorifies Lord Caitanya, then Lord Nityānanda becomes unlimitedly pleased with him.</w:t>
      </w:r>
    </w:p>
    <w:p w14:paraId="5E7CFCA2" w14:textId="234FB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1.182</w:t>
      </w:r>
    </w:p>
    <w:p w14:paraId="7BF4C7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CB26F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dharaṇī-dharendra nityānandera caraṇa</w:t>
      </w:r>
      <w:r w:rsidRPr="00790008">
        <w:rPr>
          <w:rStyle w:val="BookTitle"/>
          <w:rFonts w:asciiTheme="minorHAnsi" w:hAnsiTheme="minorHAnsi" w:cstheme="minorHAnsi"/>
          <w:b w:val="0"/>
          <w:bCs w:val="0"/>
          <w:color w:val="000000"/>
          <w:sz w:val="28"/>
          <w:szCs w:val="28"/>
        </w:rPr>
        <w:br/>
        <w:t>deha’ prabhu-gauracandra, āmāre sevana</w:t>
      </w:r>
    </w:p>
    <w:p w14:paraId="63D30F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Gauracandra, please allow me to serve the feet of Nityānanda Prabhu, who, as Ananta Śeṣa, holds all the universes on His heads.</w:t>
      </w:r>
    </w:p>
    <w:p w14:paraId="63ACF17B" w14:textId="1305E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dharaṇī-dharendra</w:t>
      </w:r>
      <w:r w:rsidRPr="00790008">
        <w:rPr>
          <w:rStyle w:val="BookTitle"/>
          <w:rFonts w:asciiTheme="minorHAnsi" w:hAnsiTheme="minorHAnsi" w:cstheme="minorHAnsi"/>
          <w:b w:val="0"/>
          <w:bCs w:val="0"/>
          <w:color w:val="000000"/>
          <w:sz w:val="28"/>
          <w:szCs w:val="28"/>
        </w:rPr>
        <w:t xml:space="preserve"> refers to the Lord of Śeṣa, who supports the universe. In other words, Śrī Balarāma-Nityānanda is the source of all </w:t>
      </w:r>
      <w:r w:rsidRPr="00790008">
        <w:rPr>
          <w:rStyle w:val="BookTitle"/>
          <w:rFonts w:asciiTheme="minorHAnsi" w:hAnsiTheme="minorHAnsi" w:cstheme="minorHAnsi"/>
          <w:b w:val="0"/>
          <w:bCs w:val="0"/>
          <w:i/>
          <w:iCs/>
          <w:color w:val="000000"/>
          <w:sz w:val="28"/>
          <w:szCs w:val="28"/>
        </w:rPr>
        <w:t>puruṣāvatāras</w:t>
      </w:r>
      <w:r w:rsidRPr="00790008">
        <w:rPr>
          <w:rStyle w:val="BookTitle"/>
          <w:rFonts w:asciiTheme="minorHAnsi" w:hAnsiTheme="minorHAnsi" w:cstheme="minorHAnsi"/>
          <w:b w:val="0"/>
          <w:bCs w:val="0"/>
          <w:color w:val="000000"/>
          <w:sz w:val="28"/>
          <w:szCs w:val="28"/>
        </w:rPr>
        <w:t>.</w:t>
      </w:r>
    </w:p>
    <w:p w14:paraId="7CB8EC26" w14:textId="59B676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1.183</w:t>
      </w:r>
    </w:p>
    <w:p w14:paraId="5D486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045CDD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ta’ kahiluṅ sūtra saṅkṣepa kariyā</w:t>
      </w:r>
      <w:r w:rsidRPr="00790008">
        <w:rPr>
          <w:rStyle w:val="BookTitle"/>
          <w:rFonts w:asciiTheme="minorHAnsi" w:hAnsiTheme="minorHAnsi" w:cstheme="minorHAnsi"/>
          <w:b w:val="0"/>
          <w:bCs w:val="0"/>
          <w:color w:val="000000"/>
          <w:sz w:val="28"/>
          <w:szCs w:val="28"/>
        </w:rPr>
        <w:br/>
        <w:t>tina khaṇḍe ārambhira ihāi gāiyā</w:t>
      </w:r>
    </w:p>
    <w:p w14:paraId="26A19C89" w14:textId="5466BC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these sūtras I have thus briefly described the contents of this book. Now I will begin to narrate these three divisions of pastimes.</w:t>
      </w:r>
    </w:p>
    <w:p w14:paraId="20FEF7CF" w14:textId="0E3A44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1.184</w:t>
      </w:r>
    </w:p>
    <w:p w14:paraId="70757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1E4426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śuna eka-cite</w:t>
      </w:r>
      <w:r w:rsidRPr="00790008">
        <w:rPr>
          <w:rStyle w:val="BookTitle"/>
          <w:rFonts w:asciiTheme="minorHAnsi" w:hAnsiTheme="minorHAnsi" w:cstheme="minorHAnsi"/>
          <w:b w:val="0"/>
          <w:bCs w:val="0"/>
          <w:color w:val="000000"/>
          <w:sz w:val="28"/>
          <w:szCs w:val="28"/>
        </w:rPr>
        <w:br/>
        <w:t>śrī-caitanya avatīrṇa haila yena-mate</w:t>
      </w:r>
    </w:p>
    <w:p w14:paraId="47B91E6C" w14:textId="79ADDE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now hear attentively the topics of Ādi-khaṇḍa regarding the appearance of Lord Caitanya.</w:t>
      </w:r>
    </w:p>
    <w:p w14:paraId="23D0E470" w14:textId="77D27D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1.185</w:t>
      </w:r>
    </w:p>
    <w:p w14:paraId="1FD84F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E81A6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1D90A9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00D63B2C" w14:textId="33068E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commentRangeStart w:id="24"/>
      <w:r w:rsidRPr="00790008">
        <w:rPr>
          <w:rStyle w:val="BookTitle"/>
          <w:rFonts w:asciiTheme="minorHAnsi" w:hAnsiTheme="minorHAnsi" w:cstheme="minorHAnsi"/>
          <w:b w:val="0"/>
          <w:bCs w:val="0"/>
          <w:i/>
          <w:iCs/>
          <w:color w:val="000000"/>
          <w:sz w:val="28"/>
          <w:szCs w:val="28"/>
        </w:rPr>
        <w:t>canda</w:t>
      </w:r>
      <w:r w:rsidRPr="00790008">
        <w:rPr>
          <w:rStyle w:val="BookTitle"/>
          <w:rFonts w:asciiTheme="minorHAnsi" w:hAnsiTheme="minorHAnsi" w:cstheme="minorHAnsi"/>
          <w:b w:val="0"/>
          <w:bCs w:val="0"/>
          <w:color w:val="000000"/>
          <w:sz w:val="28"/>
          <w:szCs w:val="28"/>
        </w:rPr>
        <w:t xml:space="preserve"> </w:t>
      </w:r>
      <w:commentRangeEnd w:id="24"/>
      <w:r w:rsidR="006D3397" w:rsidRPr="00790008">
        <w:rPr>
          <w:rStyle w:val="CommentReference"/>
          <w:color w:val="auto"/>
        </w:rPr>
        <w:commentReference w:id="24"/>
      </w:r>
      <w:r w:rsidRPr="00790008">
        <w:rPr>
          <w:rStyle w:val="BookTitle"/>
          <w:rFonts w:asciiTheme="minorHAnsi" w:hAnsiTheme="minorHAnsi" w:cstheme="minorHAnsi"/>
          <w:b w:val="0"/>
          <w:bCs w:val="0"/>
          <w:color w:val="000000"/>
          <w:sz w:val="28"/>
          <w:szCs w:val="28"/>
        </w:rPr>
        <w:t xml:space="preserve">means “moon,” and the word </w:t>
      </w:r>
      <w:r w:rsidRPr="00790008">
        <w:rPr>
          <w:rStyle w:val="BookTitle"/>
          <w:rFonts w:asciiTheme="minorHAnsi" w:hAnsiTheme="minorHAnsi" w:cstheme="minorHAnsi"/>
          <w:b w:val="0"/>
          <w:bCs w:val="0"/>
          <w:i/>
          <w:iCs/>
          <w:color w:val="000000"/>
          <w:sz w:val="28"/>
          <w:szCs w:val="28"/>
        </w:rPr>
        <w:t xml:space="preserve">jāna </w:t>
      </w:r>
      <w:r w:rsidRPr="00790008">
        <w:rPr>
          <w:rStyle w:val="BookTitle"/>
          <w:rFonts w:asciiTheme="minorHAnsi" w:hAnsiTheme="minorHAnsi" w:cstheme="minorHAnsi"/>
          <w:b w:val="0"/>
          <w:bCs w:val="0"/>
          <w:color w:val="000000"/>
          <w:sz w:val="28"/>
          <w:szCs w:val="28"/>
        </w:rPr>
        <w:t xml:space="preserve">is a </w:t>
      </w:r>
      <w:commentRangeStart w:id="25"/>
      <w:r w:rsidRPr="00790008">
        <w:rPr>
          <w:rStyle w:val="BookTitle"/>
          <w:rFonts w:asciiTheme="minorHAnsi" w:hAnsiTheme="minorHAnsi" w:cstheme="minorHAnsi"/>
          <w:b w:val="0"/>
          <w:bCs w:val="0"/>
          <w:color w:val="000000"/>
          <w:sz w:val="28"/>
          <w:szCs w:val="28"/>
        </w:rPr>
        <w:t xml:space="preserve">Pharsee </w:t>
      </w:r>
      <w:commentRangeEnd w:id="25"/>
      <w:r w:rsidR="00377873" w:rsidRPr="00790008">
        <w:rPr>
          <w:rStyle w:val="CommentReference"/>
          <w:color w:val="auto"/>
        </w:rPr>
        <w:commentReference w:id="25"/>
      </w:r>
      <w:r w:rsidRPr="00790008">
        <w:rPr>
          <w:rStyle w:val="BookTitle"/>
          <w:rFonts w:asciiTheme="minorHAnsi" w:hAnsiTheme="minorHAnsi" w:cstheme="minorHAnsi"/>
          <w:b w:val="0"/>
          <w:bCs w:val="0"/>
          <w:color w:val="000000"/>
          <w:sz w:val="28"/>
          <w:szCs w:val="28"/>
        </w:rPr>
        <w:t xml:space="preserve">noun that means “life.” Another meaning of </w:t>
      </w:r>
      <w:r w:rsidRPr="00790008">
        <w:rPr>
          <w:rStyle w:val="BookTitle"/>
          <w:rFonts w:asciiTheme="minorHAnsi" w:hAnsiTheme="minorHAnsi" w:cstheme="minorHAnsi"/>
          <w:b w:val="0"/>
          <w:bCs w:val="0"/>
          <w:i/>
          <w:iCs/>
          <w:color w:val="000000"/>
          <w:sz w:val="28"/>
          <w:szCs w:val="28"/>
        </w:rPr>
        <w:t xml:space="preserve">jāna </w:t>
      </w:r>
      <w:r w:rsidRPr="00790008">
        <w:rPr>
          <w:rStyle w:val="BookTitle"/>
          <w:rFonts w:asciiTheme="minorHAnsi" w:hAnsiTheme="minorHAnsi" w:cstheme="minorHAnsi"/>
          <w:b w:val="0"/>
          <w:bCs w:val="0"/>
          <w:color w:val="000000"/>
          <w:sz w:val="28"/>
          <w:szCs w:val="28"/>
        </w:rPr>
        <w:t xml:space="preserve">is the verb “to know.” The word </w:t>
      </w:r>
      <w:r w:rsidRPr="00790008">
        <w:rPr>
          <w:rStyle w:val="BookTitle"/>
          <w:rFonts w:asciiTheme="minorHAnsi" w:hAnsiTheme="minorHAnsi" w:cstheme="minorHAnsi"/>
          <w:b w:val="0"/>
          <w:bCs w:val="0"/>
          <w:i/>
          <w:iCs/>
          <w:color w:val="000000"/>
          <w:sz w:val="28"/>
          <w:szCs w:val="28"/>
        </w:rPr>
        <w:t xml:space="preserve">tachu </w:t>
      </w:r>
      <w:r w:rsidRPr="00790008">
        <w:rPr>
          <w:rStyle w:val="BookTitle"/>
          <w:rFonts w:asciiTheme="minorHAnsi" w:hAnsiTheme="minorHAnsi" w:cstheme="minorHAnsi"/>
          <w:b w:val="0"/>
          <w:bCs w:val="0"/>
          <w:color w:val="000000"/>
          <w:sz w:val="28"/>
          <w:szCs w:val="28"/>
        </w:rPr>
        <w:t>means “Their.”</w:t>
      </w:r>
    </w:p>
    <w:p w14:paraId="35A8BBE2" w14:textId="77777777" w:rsidR="00594D06" w:rsidRPr="00790008" w:rsidRDefault="00594D06" w:rsidP="00FB48CC">
      <w:pPr>
        <w:pStyle w:val="Thusend"/>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Thus ends the English translation of the Gauḍīya-bhāṣya of Śrī Caitanya-bhāgavata, Chapter One, entitled “Summary of Lord Gaura’s Pastimes.”</w:t>
      </w:r>
    </w:p>
    <w:p w14:paraId="253CB01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2: The Lord’s Appearance</w:t>
      </w:r>
    </w:p>
    <w:p w14:paraId="243BF8E9"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Two: The Lord’s Appearance</w:t>
      </w:r>
    </w:p>
    <w:p w14:paraId="2BC8CF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appearance of the Lord’s elders and eternal associates by the desire of the Lord, the godless atmosphere of Navadvīpa, Śrī Advaita Prabhu’s worship of Kṛṣṇa with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the appearance of Śrī Nityānanda on the thirteenth day of the waxing moon, the prayers offered by the demigods to the Lord in the womb, the appearance of Śrī Gauracandra on the full moon night of the month of Phālguna amidst the congregational chanting of the holy names, and the joyful celebration of the Lord’s appearance.</w:t>
      </w:r>
    </w:p>
    <w:p w14:paraId="51DF4851" w14:textId="647C8F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science of the Supreme Lord and His various incarnations is difficult to understand. What to speak of ordinary living entities, even Lord Brahmā cannot fathom this science without the mercy of the Lord. The statement of Lord Brahmā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evidence in this regard. Although the cause of the Supreme Lord’s appearance is most confidential, the statements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reveal that Lord Viṣṇu appears in every millenium in order to protect the pious people, deliver the miscreants, and re</w:t>
      </w:r>
      <w:r w:rsidR="007C1707">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t xml:space="preserve">establish the principles of religion. Therefore the author has pointed out that the chanting of the holy names of Kṛṣṇa is the religious principle for the Age of Kali. Śrī Gaurahari has appeared along with His abode, Śrī Navadvīpa, to propagate this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author also explains that by the will of the Lord, great devotees and eternal associates such as Ananta, Śiva, and Brahmā appeared prior to the Lord in various impious families and impious places where the Ganges does not flow and the holy names are not chanted. In this way such families and places were purified. The author also describes how after the appearance of Śrī Gaurahari, His associates joined Him in Navadvīpa to assist in 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At the time of the Lord’s appearance, Śrī Navadvīpa was most prosperous. Millions of people took bath at each of the bathing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 xml:space="preserve"> on the Ganges. By the benedictions of Sarasvatī and Lakṣmī, the residents of Navadvīpa were absorbed in scholastic pursuits and material enjoyment, but there was ample evidence of people’s aversion to Lord Kṛṣṇa. Although it was the beginning of Kali-yuga, people exhibited the behavior foretold for the future of the age. People considered their religious duty was to worship demigods such as Maṅgalacaṇḍī, Viṣahari, and Vāśulī. They thought the purpose of having money was to spend it for enjoying the marriage of their sons and daughters or the marriage of idols. Since the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scholars maintained the ass</w:t>
      </w:r>
      <w:r w:rsidR="007C1707">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t xml:space="preserve">like mentality of accepting only the gross meaning of the scriptures without understanding the actual purport, when they tried to teach </w:t>
      </w:r>
      <w:r w:rsidRPr="00790008">
        <w:rPr>
          <w:rStyle w:val="BookTitle"/>
          <w:rFonts w:asciiTheme="minorHAnsi" w:hAnsiTheme="minorHAnsi" w:cstheme="minorHAnsi"/>
          <w:b w:val="0"/>
          <w:bCs w:val="0"/>
          <w:color w:val="000000"/>
          <w:sz w:val="28"/>
          <w:szCs w:val="28"/>
        </w:rPr>
        <w:lastRenderedPageBreak/>
        <w:t>their students, both teachers and students were bound by the ropes of Yamarāja and led to hell. Even the so-called austere renunciates did not chant the names of Hari. Everyone was maddened with pride on account of their high birth, opulence, knowledge, and beauty. At that time Śrī Advaita Ācārya Prabhu, along with pure devotees like Śrīvāsa, loudly chanted the names of Lord Hari. But people who were averse to the Lord continually harassed and teased the non</w:t>
      </w:r>
      <w:ins w:id="26" w:author="your servant" w:date="2020-06-28T18:58:00Z">
        <w:r w:rsidR="007C1707">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envious pure devotees. When the compassionate Śrī Advaita Prabhu saw people’s extreme aversion to Kṛṣṇa cause great distress to the devotees, He began to worship Kṛṣṇa with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with a vow to bring about the advent of Kṛṣṇa. Before the advent of Lord Gaurahari, Śrī Nityānanda Prabhu—who is nondifferent from Lord Baladeva, the elder brother of Kṛṣṇa—appeared from the womb of Padmāvatī, the wife of Hāḍāi Paṇḍita, in the village of Ekacaka, in Rāḍha-deśa, on the thirteenth day of the waxing moon in the month of Magha. Meanwhile, in Navadvīpa, Śrī Viśvarūpa Prabhu, who is nondifferent from Nityānanda Prabhu, appeared as the son of Śacī and Jagannātha, after their many daughters had met early deaths. A few years after the advent of Śrī Viśvarūpa, Śrī Gaurahari, the original Personality of Godhead, appeared in the hearts of Śrī Śacī and Jagannātha, who are nondifferent from Devakī and Vasudeva. Understanding this, the demigods offered prayers to Lord Śrī Gaura-Kṛṣṇa, the Supreme Absolute Truth and source of all incarnations, who was situated within the womb of Śacī. Śrī Gauracandra, the inaugurator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appeared during an eclipse on the full moon night in the month of Phālguna as everyone engaged in the congregational chanting of the names of Hari. This chapter ends with the jubilant celebration of the Lord’s advent accompanied by the chanting of auspicious hymns and the demigods’ visit to the house of Śacī in the form of human beings.</w:t>
      </w:r>
    </w:p>
    <w:p w14:paraId="7DE6227D" w14:textId="6A5F51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w:t>
      </w:r>
    </w:p>
    <w:p w14:paraId="00C618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A538F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gaurasundara</w:t>
      </w:r>
      <w:r w:rsidRPr="00790008">
        <w:rPr>
          <w:rStyle w:val="BookTitle"/>
          <w:rFonts w:asciiTheme="minorHAnsi" w:hAnsiTheme="minorHAnsi" w:cstheme="minorHAnsi"/>
          <w:b w:val="0"/>
          <w:bCs w:val="0"/>
          <w:color w:val="000000"/>
          <w:sz w:val="28"/>
          <w:szCs w:val="28"/>
        </w:rPr>
        <w:br/>
        <w:t>jaya jagannātha-putra mahā-maheśvara</w:t>
      </w:r>
    </w:p>
    <w:p w14:paraId="25BE6BEB" w14:textId="0EE961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Mahāprabhu Śrī Gaurasundara! All glories to the son of Jagannātha Miśra, the Lord of all lords!</w:t>
      </w:r>
    </w:p>
    <w:p w14:paraId="153ED5D7" w14:textId="222EE2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w:t>
      </w:r>
    </w:p>
    <w:p w14:paraId="269E4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6E6CD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nityānanda gadādharera jīvana</w:t>
      </w:r>
      <w:r w:rsidRPr="00790008">
        <w:rPr>
          <w:rStyle w:val="BookTitle"/>
          <w:rFonts w:asciiTheme="minorHAnsi" w:hAnsiTheme="minorHAnsi" w:cstheme="minorHAnsi"/>
          <w:b w:val="0"/>
          <w:bCs w:val="0"/>
          <w:color w:val="000000"/>
          <w:sz w:val="28"/>
          <w:szCs w:val="28"/>
        </w:rPr>
        <w:br/>
        <w:t>jaya jaya advaitādi-bhaktera śaraṇa</w:t>
      </w:r>
    </w:p>
    <w:p w14:paraId="68162F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glories to the life and soul of Nityānanda and Gadādhara! All glories to the shelter of the devotees headed by Advaita Prabhu!</w:t>
      </w:r>
    </w:p>
    <w:p w14:paraId="79AA2726" w14:textId="51C0AF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Gadādhara Paṇḍita Gosvāmī was the foremost amongst Mahāprabhu’s intimate devotees. As he is the origin of the </w:t>
      </w:r>
      <w:r w:rsidRPr="00790008">
        <w:rPr>
          <w:rStyle w:val="BookTitle"/>
          <w:rFonts w:asciiTheme="minorHAnsi" w:hAnsiTheme="minorHAnsi" w:cstheme="minorHAnsi"/>
          <w:b w:val="0"/>
          <w:bCs w:val="0"/>
          <w:i/>
          <w:iCs/>
          <w:color w:val="000000"/>
          <w:sz w:val="28"/>
          <w:szCs w:val="28"/>
        </w:rPr>
        <w:t>śakti-tattva</w:t>
      </w:r>
      <w:r w:rsidRPr="00790008">
        <w:rPr>
          <w:rStyle w:val="BookTitle"/>
          <w:rFonts w:asciiTheme="minorHAnsi" w:hAnsiTheme="minorHAnsi" w:cstheme="minorHAnsi"/>
          <w:b w:val="0"/>
          <w:bCs w:val="0"/>
          <w:color w:val="000000"/>
          <w:sz w:val="28"/>
          <w:szCs w:val="28"/>
        </w:rPr>
        <w:t xml:space="preserve">, he was present in the Lord’s pastimes at both Navadvīpa and Nīlācala. He lived first in Navadvīpa, and later he lived as a </w:t>
      </w:r>
      <w:r w:rsidRPr="00790008">
        <w:rPr>
          <w:rStyle w:val="BookTitle"/>
          <w:rFonts w:asciiTheme="minorHAnsi" w:hAnsiTheme="minorHAnsi" w:cstheme="minorHAnsi"/>
          <w:b w:val="0"/>
          <w:bCs w:val="0"/>
          <w:i/>
          <w:iCs/>
          <w:color w:val="000000"/>
          <w:sz w:val="28"/>
          <w:szCs w:val="28"/>
        </w:rPr>
        <w:t>kṣetra-sannyāsī</w:t>
      </w:r>
      <w:r w:rsidRPr="00790008">
        <w:rPr>
          <w:rStyle w:val="BookTitle"/>
          <w:rFonts w:asciiTheme="minorHAnsi" w:hAnsiTheme="minorHAnsi" w:cstheme="minorHAnsi"/>
          <w:b w:val="0"/>
          <w:bCs w:val="0"/>
          <w:color w:val="000000"/>
          <w:sz w:val="28"/>
          <w:szCs w:val="28"/>
        </w:rPr>
        <w:t xml:space="preserve"> in a subforest near the ocean at Nīlācala. The pure devotees who worship the sweet feature of Śrī Śrī Rādhā-Govinda take shelter of Gadādhara and thus become known as intimate devotees of Śrī Gaura. Those who are not enthusiastic to worship the sweet feature of the Lord perform devotional service under the shelter of Nityānanda Prabhu. Some of Gaura’s devotees like Śrī Narahari were followers of Śrī Gadādhara Paṇḍita who had taken shelter of Gadādhara under the consideration that Śrī Gaurasundara was his only worshipable Lord. Some people call Śrīmān Mahāprabhu the life and soul of Nityānanda, and some people call Him the life and soul of Gadādhara.</w:t>
      </w:r>
    </w:p>
    <w:p w14:paraId="0FACC6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was also the Lord of both Śrī Advaita Prabhu, the incarnation of Mahā-Viṣṇu, and Śrīvāsa Paṇḍita, the incarnation of Nārada.</w:t>
      </w:r>
    </w:p>
    <w:p w14:paraId="72576D8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Pañca-tattva has thus been described in this way. Śrī Gaurasundara is the form of a devotee, Śrī Nityānanda is the expansion of a devotee, Śrī Advaita is the incarnation of a devotee, Śrī Gadādhara is the energy of the Lord, and Śrīvāsa is the pure devotee—Śrī Gaura enjoys pastimes in these five features.</w:t>
      </w:r>
    </w:p>
    <w:p w14:paraId="1F1287B3" w14:textId="0BD603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w:t>
      </w:r>
    </w:p>
    <w:p w14:paraId="24ECB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7857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bhakta-goṣṭhī 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1E886A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Gaurāṅga along with His associates! By hearing the topics of Śrī Caitanya, one attains devotional service to the Lord.</w:t>
      </w:r>
    </w:p>
    <w:p w14:paraId="35AD2A23" w14:textId="3634B1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bhakta-goṣṭhī</w:t>
      </w:r>
      <w:r w:rsidRPr="00790008">
        <w:rPr>
          <w:rStyle w:val="BookTitle"/>
          <w:rFonts w:asciiTheme="minorHAnsi" w:hAnsiTheme="minorHAnsi" w:cstheme="minorHAnsi"/>
          <w:b w:val="0"/>
          <w:bCs w:val="0"/>
          <w:color w:val="000000"/>
          <w:sz w:val="28"/>
          <w:szCs w:val="28"/>
        </w:rPr>
        <w:t xml:space="preserve"> refers to the worshipable Lord Gaurasundara and His four principle devotees, headed by Śrī Nityānanda, who are under His shelter. These devotees have no business other than the service of Lord Gaurasundara.</w:t>
      </w:r>
    </w:p>
    <w:p w14:paraId="4F364E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Simply by hearing the pastimes of Śrīmān Mahāprabhu, one’s constitutional position is revived. The activity of one in that constitutional position is the devotional service of Lord Kṛṣṇa. Knowledge of Śrī Caitanya, His manifestations, and His glories is nourishment for the living entity’s ears. When the living entity awakens to his constitutional activities, he fully engages in the service of Śrī Gaura-Kṛṣṇa. In other words, he performs pure devotional service with knowledge </w:t>
      </w:r>
      <w:r w:rsidRPr="00790008">
        <w:rPr>
          <w:rStyle w:val="BookTitle"/>
          <w:rFonts w:asciiTheme="minorHAnsi" w:hAnsiTheme="minorHAnsi" w:cstheme="minorHAnsi"/>
          <w:b w:val="0"/>
          <w:bCs w:val="0"/>
          <w:color w:val="000000"/>
          <w:sz w:val="28"/>
          <w:szCs w:val="28"/>
        </w:rPr>
        <w:lastRenderedPageBreak/>
        <w:t>of his relationship with the Lord.</w:t>
      </w:r>
    </w:p>
    <w:p w14:paraId="71769FB0" w14:textId="56971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w:t>
      </w:r>
    </w:p>
    <w:p w14:paraId="6ED92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A398F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bhakta-saṅge prabhu-pade namaskāra</w:t>
      </w:r>
      <w:r w:rsidRPr="00790008">
        <w:rPr>
          <w:rStyle w:val="BookTitle"/>
          <w:rFonts w:asciiTheme="minorHAnsi" w:hAnsiTheme="minorHAnsi" w:cstheme="minorHAnsi"/>
          <w:b w:val="0"/>
          <w:bCs w:val="0"/>
          <w:color w:val="000000"/>
          <w:sz w:val="28"/>
          <w:szCs w:val="28"/>
        </w:rPr>
        <w:br/>
        <w:t>sphuruka jihvāya gauracandra avatāra</w:t>
      </w:r>
    </w:p>
    <w:p w14:paraId="1D95B7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again offer my obeisances at the lotus feet of Śrī Caitanya and His devotees. Let the topics of Śrī Gauracandra become manifest on my tongue.</w:t>
      </w:r>
    </w:p>
    <w:p w14:paraId="5A9D9A97" w14:textId="72756A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With a desire to achieve his goal, the author again offers his respectful obeisances to the Lord and His associates and prays for the blessing that the transcendental pastimes of Lord Gaurasundara manifest on his tongue.</w:t>
      </w:r>
    </w:p>
    <w:p w14:paraId="6B408199" w14:textId="7E75CF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w:t>
      </w:r>
    </w:p>
    <w:p w14:paraId="24B8B6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3503AF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 karuṇā-sindhu gauracandra</w:t>
      </w:r>
      <w:r w:rsidRPr="00790008">
        <w:rPr>
          <w:rStyle w:val="BookTitle"/>
          <w:rFonts w:asciiTheme="minorHAnsi" w:hAnsiTheme="minorHAnsi" w:cstheme="minorHAnsi"/>
          <w:b w:val="0"/>
          <w:bCs w:val="0"/>
          <w:color w:val="000000"/>
          <w:sz w:val="28"/>
          <w:szCs w:val="28"/>
        </w:rPr>
        <w:br/>
        <w:t>jaya jaya śrī sevā-vigraha nityānanda</w:t>
      </w:r>
    </w:p>
    <w:p w14:paraId="329BD6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ocean of mercy! All glories to Nityānanda Prabhu, the personification of devotional service!</w:t>
      </w:r>
    </w:p>
    <w:p w14:paraId="78268816" w14:textId="139ABE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Gaurahari is an ocean of mercy. Śrī Kṛṣṇadāsa Kavirāja has described Him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8.15) as follows: “If you are indeed interested in logic and argument, kindly apply it to the mercy of Śrī Caitanya Mahāprabhu. If you do so, you will find it to be strikingly wonderful.” Śrīla Rūpa Gosvāmī Prabhu has also offered his obeisances to the Lord and glorified Him as </w:t>
      </w:r>
      <w:r w:rsidRPr="00790008">
        <w:rPr>
          <w:rStyle w:val="BookTitle"/>
          <w:rFonts w:asciiTheme="minorHAnsi" w:hAnsiTheme="minorHAnsi" w:cstheme="minorHAnsi"/>
          <w:b w:val="0"/>
          <w:bCs w:val="0"/>
          <w:i/>
          <w:iCs/>
          <w:color w:val="000000"/>
          <w:sz w:val="28"/>
          <w:szCs w:val="28"/>
        </w:rPr>
        <w:t>mahā-vadānyā</w:t>
      </w:r>
      <w:r w:rsidRPr="00790008">
        <w:rPr>
          <w:rStyle w:val="BookTitle"/>
          <w:rFonts w:asciiTheme="minorHAnsi" w:hAnsiTheme="minorHAnsi" w:cstheme="minorHAnsi"/>
          <w:b w:val="0"/>
          <w:bCs w:val="0"/>
          <w:color w:val="000000"/>
          <w:sz w:val="28"/>
          <w:szCs w:val="28"/>
        </w:rPr>
        <w:t xml:space="preserve">, the most magnanimous, and </w:t>
      </w:r>
      <w:r w:rsidRPr="00790008">
        <w:rPr>
          <w:rStyle w:val="BookTitle"/>
          <w:rFonts w:asciiTheme="minorHAnsi" w:hAnsiTheme="minorHAnsi" w:cstheme="minorHAnsi"/>
          <w:b w:val="0"/>
          <w:bCs w:val="0"/>
          <w:i/>
          <w:iCs/>
          <w:color w:val="000000"/>
          <w:sz w:val="28"/>
          <w:szCs w:val="28"/>
        </w:rPr>
        <w:t>kṛṣṇa-prema-pradā</w:t>
      </w:r>
      <w:r w:rsidRPr="00790008">
        <w:rPr>
          <w:rStyle w:val="BookTitle"/>
          <w:rFonts w:asciiTheme="minorHAnsi" w:hAnsiTheme="minorHAnsi" w:cstheme="minorHAnsi"/>
          <w:b w:val="0"/>
          <w:bCs w:val="0"/>
          <w:color w:val="000000"/>
          <w:sz w:val="28"/>
          <w:szCs w:val="28"/>
        </w:rPr>
        <w:t xml:space="preserve">, the bestower of love of Kṛṣṇa. Lord Śrī Kṛṣṇa, the personification of </w:t>
      </w:r>
      <w:r w:rsidRPr="00790008">
        <w:rPr>
          <w:rStyle w:val="BookTitle"/>
          <w:rFonts w:asciiTheme="minorHAnsi" w:hAnsiTheme="minorHAnsi" w:cstheme="minorHAnsi"/>
          <w:b w:val="0"/>
          <w:bCs w:val="0"/>
          <w:i/>
          <w:iCs/>
          <w:color w:val="000000"/>
          <w:sz w:val="28"/>
          <w:szCs w:val="28"/>
        </w:rPr>
        <w:t>mādhurya-līlā</w:t>
      </w:r>
      <w:r w:rsidRPr="00790008">
        <w:rPr>
          <w:rStyle w:val="BookTitle"/>
          <w:rFonts w:asciiTheme="minorHAnsi" w:hAnsiTheme="minorHAnsi" w:cstheme="minorHAnsi"/>
          <w:b w:val="0"/>
          <w:bCs w:val="0"/>
          <w:color w:val="000000"/>
          <w:sz w:val="28"/>
          <w:szCs w:val="28"/>
        </w:rPr>
        <w:t xml:space="preserve">, or sweet pastimes, has displayed </w:t>
      </w:r>
      <w:r w:rsidRPr="00790008">
        <w:rPr>
          <w:rStyle w:val="BookTitle"/>
          <w:rFonts w:asciiTheme="minorHAnsi" w:hAnsiTheme="minorHAnsi" w:cstheme="minorHAnsi"/>
          <w:b w:val="0"/>
          <w:bCs w:val="0"/>
          <w:i/>
          <w:iCs/>
          <w:color w:val="000000"/>
          <w:sz w:val="28"/>
          <w:szCs w:val="28"/>
        </w:rPr>
        <w:t>audārya-līlā</w:t>
      </w:r>
      <w:r w:rsidRPr="00790008">
        <w:rPr>
          <w:rStyle w:val="BookTitle"/>
          <w:rFonts w:asciiTheme="minorHAnsi" w:hAnsiTheme="minorHAnsi" w:cstheme="minorHAnsi"/>
          <w:b w:val="0"/>
          <w:bCs w:val="0"/>
          <w:color w:val="000000"/>
          <w:sz w:val="28"/>
          <w:szCs w:val="28"/>
        </w:rPr>
        <w:t>, or magnanamous pastimes, in His Gaura pastimes.</w:t>
      </w:r>
    </w:p>
    <w:p w14:paraId="793FBE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Nityānanda Prabhu is the personification of service. Being a servant of Śrī Gaurasundara, who is the supreme worshipable Lord, Śrī Nityānanda personally worships Gaura and is the worshipable Lord of the pure devotees. Although Śrī Nityānanda Rāma, the Lord of lords, is Viṣṇu Himself, He is the servant and assistant in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Gaura’s magnanimous pastimes. Lord Nityānanda serves His Lord in ten forms. Even today the Deity of Nityānanda is seen in Navadvīpa and Jagannātha Purī.</w:t>
      </w:r>
    </w:p>
    <w:p w14:paraId="1D7D6211" w14:textId="43135D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w:t>
      </w:r>
    </w:p>
    <w:p w14:paraId="6E27E6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559F00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avijñāta-tattva dui bhāi āra bhakta</w:t>
      </w:r>
      <w:r w:rsidRPr="00790008">
        <w:rPr>
          <w:rStyle w:val="BookTitle"/>
          <w:rFonts w:asciiTheme="minorHAnsi" w:hAnsiTheme="minorHAnsi" w:cstheme="minorHAnsi"/>
          <w:b w:val="0"/>
          <w:bCs w:val="0"/>
          <w:color w:val="000000"/>
          <w:sz w:val="28"/>
          <w:szCs w:val="28"/>
        </w:rPr>
        <w:br/>
        <w:t>tathāpi kṛpāya tattva karena suvyakta</w:t>
      </w:r>
    </w:p>
    <w:p w14:paraId="09C97A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Although the truths of the two brothers and Their devotees are incomprehensible, they can be realized by the mercy of Their Lordships.</w:t>
      </w:r>
    </w:p>
    <w:p w14:paraId="49B39DF5" w14:textId="1F8699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Both Lords, Gaura and Nitāi, as well as Their pure devotees are beyond the reach of material senses and eternally full of knowledge and bliss. Therefore proud mundane speculators who are simply interested in sense gratification cannot understand Their real forms. They mercifully manifest Their incomprehensible forms only to Their fully surrendered servants who have taken shelter of Them. Śrīla Kavirāja Gosvāmī has prayed to Gaura-Nitāi in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 as follows: “I offer my respectful obeisances unto Śrī Kṛṣṇa Caitanya and Lord Nityānanda, who are like the sun and moon. They have arisen simultaneously on the horizon of Gauḍa to dissipate the darkness of ignorance and thus wonderfully bestow benediction upon all.” Also in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1.98) he writes: “But these two brothers [Lord Caitanya and Lord Nityānanda] dissipate the darkness of the inner core of the heart, and thus They help one meet the two kinds of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[persons or things in relationship with the Personality of Godhead].”</w:t>
      </w:r>
    </w:p>
    <w:p w14:paraId="0ABF95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avijñāta-tattva</w:t>
      </w:r>
      <w:r w:rsidRPr="00790008">
        <w:rPr>
          <w:rStyle w:val="BookTitle"/>
          <w:rFonts w:asciiTheme="minorHAnsi" w:hAnsiTheme="minorHAnsi" w:cstheme="minorHAnsi"/>
          <w:b w:val="0"/>
          <w:bCs w:val="0"/>
          <w:color w:val="000000"/>
          <w:sz w:val="28"/>
          <w:szCs w:val="28"/>
        </w:rPr>
        <w:t xml:space="preserve"> indicates that the truth of these two brothers is unknown to one with a materialistic enjoying mentality. In other words, They are beyond the jurisdiction of material knowledge or sense perception.</w:t>
      </w:r>
    </w:p>
    <w:p w14:paraId="72C5CD6A" w14:textId="24513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w:t>
      </w:r>
    </w:p>
    <w:p w14:paraId="296656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C90E4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brahmādira sphūrti haya kṛṣṇera kṛpāya</w:t>
      </w:r>
      <w:r w:rsidRPr="00790008">
        <w:rPr>
          <w:rStyle w:val="BookTitle"/>
          <w:rFonts w:asciiTheme="minorHAnsi" w:hAnsiTheme="minorHAnsi" w:cstheme="minorHAnsi"/>
          <w:b w:val="0"/>
          <w:bCs w:val="0"/>
          <w:color w:val="000000"/>
          <w:sz w:val="28"/>
          <w:szCs w:val="28"/>
        </w:rPr>
        <w:br/>
        <w:t>sarva-śāstre, vede, bhāgavata ei gāya</w:t>
      </w:r>
    </w:p>
    <w:p w14:paraId="433DB1DA" w14:textId="4FF171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knowledge of personalities like Lord Brahmā is enhanced by the mercy of Lord Kṛṣṇa. This is confirmed in all the scriptures such as the Vedas and the Śrīmad Bhāgavatam.</w:t>
      </w:r>
    </w:p>
    <w:p w14:paraId="30DCD4A8" w14:textId="29DB43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w:t>
      </w:r>
    </w:p>
    <w:p w14:paraId="22D710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7BD55B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pracoditā yena purā sarasvatī</w:t>
      </w:r>
      <w:r w:rsidRPr="00790008">
        <w:rPr>
          <w:rStyle w:val="BookTitle"/>
          <w:rFonts w:asciiTheme="minorHAnsi" w:hAnsiTheme="minorHAnsi" w:cstheme="minorHAnsi"/>
          <w:b w:val="0"/>
          <w:bCs w:val="0"/>
          <w:color w:val="000000"/>
          <w:sz w:val="28"/>
          <w:szCs w:val="28"/>
        </w:rPr>
        <w:br/>
        <w:t>vitanvatājasya satīṁ smṛtiṁ hṛdi</w:t>
      </w:r>
      <w:r w:rsidRPr="00790008">
        <w:rPr>
          <w:rStyle w:val="BookTitle"/>
          <w:rFonts w:asciiTheme="minorHAnsi" w:hAnsiTheme="minorHAnsi" w:cstheme="minorHAnsi"/>
          <w:b w:val="0"/>
          <w:bCs w:val="0"/>
          <w:color w:val="000000"/>
          <w:sz w:val="28"/>
          <w:szCs w:val="28"/>
        </w:rPr>
        <w:br/>
        <w:t>sva-lakṣaṇā prādurabhūt kilāsyataḥ</w:t>
      </w:r>
      <w:r w:rsidRPr="00790008">
        <w:rPr>
          <w:rStyle w:val="BookTitle"/>
          <w:rFonts w:asciiTheme="minorHAnsi" w:hAnsiTheme="minorHAnsi" w:cstheme="minorHAnsi"/>
          <w:b w:val="0"/>
          <w:bCs w:val="0"/>
          <w:color w:val="000000"/>
          <w:sz w:val="28"/>
          <w:szCs w:val="28"/>
        </w:rPr>
        <w:br/>
        <w:t>sa me ṛṣīṇām ṛṣabhaḥ prasīdatām</w:t>
      </w:r>
    </w:p>
    <w:p w14:paraId="104E77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May the Lord, who in the beginning of the creation amplified the potent knowledge of Brahmā from within his heart and inspired him with full knowledge of creation and of His own Self, and who appeared to be generated </w:t>
      </w:r>
      <w:r w:rsidRPr="00790008">
        <w:rPr>
          <w:rStyle w:val="BookTitle"/>
          <w:rFonts w:asciiTheme="minorHAnsi" w:hAnsiTheme="minorHAnsi" w:cstheme="minorHAnsi"/>
          <w:b/>
          <w:bCs/>
          <w:color w:val="800000"/>
          <w:sz w:val="28"/>
          <w:szCs w:val="28"/>
        </w:rPr>
        <w:lastRenderedPageBreak/>
        <w:t>from the mouth of Brahmā, be pleased with me.</w:t>
      </w:r>
    </w:p>
    <w:p w14:paraId="7A8E2087" w14:textId="117D55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Mahārāja Parīkṣit inquired from Śukadeva Gosvāmī about Lord Hari’s pastimes of creation, Śrī Śukadeva Gosvāmī first remembered the Supreme Lord and then offered his prayers, such as this verse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(2.4.22). There are many passages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describe how Lord Brahmā, the original spiritual master in the Brahma-sampradāya, heard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ripened fruit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from Lord Nārāyaṇa. Some of those passages are as follows: </w:t>
      </w:r>
      <w:r w:rsidRPr="00790008">
        <w:rPr>
          <w:rStyle w:val="BookTitle"/>
          <w:rFonts w:asciiTheme="minorHAnsi" w:hAnsiTheme="minorHAnsi" w:cstheme="minorHAnsi"/>
          <w:b w:val="0"/>
          <w:bCs w:val="0"/>
          <w:i/>
          <w:iCs/>
          <w:color w:val="000000"/>
          <w:sz w:val="28"/>
          <w:szCs w:val="28"/>
        </w:rPr>
        <w:t>tene brahma hṛdā ya ādi-kavaye</w:t>
      </w:r>
      <w:r w:rsidRPr="00790008">
        <w:rPr>
          <w:rStyle w:val="BookTitle"/>
          <w:rFonts w:asciiTheme="minorHAnsi" w:hAnsiTheme="minorHAnsi" w:cstheme="minorHAnsi"/>
          <w:b w:val="0"/>
          <w:bCs w:val="0"/>
          <w:color w:val="000000"/>
          <w:sz w:val="28"/>
          <w:szCs w:val="28"/>
        </w:rPr>
        <w:t>—“It is He only who first imparted Vedic knowledge unto the heart of Brahmājī, the original living being.”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1.1.1); </w:t>
      </w:r>
      <w:r w:rsidRPr="00790008">
        <w:rPr>
          <w:rStyle w:val="BookTitle"/>
          <w:rFonts w:asciiTheme="minorHAnsi" w:hAnsiTheme="minorHAnsi" w:cstheme="minorHAnsi"/>
          <w:b w:val="0"/>
          <w:bCs w:val="0"/>
          <w:i/>
          <w:iCs/>
          <w:color w:val="000000"/>
          <w:sz w:val="28"/>
          <w:szCs w:val="28"/>
        </w:rPr>
        <w:t>mayādau brahmaṇe proktā dharmo yasyāṁ mad-ātmakaḥ</w:t>
      </w:r>
      <w:r w:rsidRPr="00790008">
        <w:rPr>
          <w:rStyle w:val="BookTitle"/>
          <w:rFonts w:asciiTheme="minorHAnsi" w:hAnsiTheme="minorHAnsi" w:cstheme="minorHAnsi"/>
          <w:b w:val="0"/>
          <w:bCs w:val="0"/>
          <w:color w:val="000000"/>
          <w:sz w:val="28"/>
          <w:szCs w:val="28"/>
        </w:rPr>
        <w:t xml:space="preserve">—“I spoke the Vedic knowledge to Brahmā because I Myself am the religious principles enunciated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11.14.3); </w:t>
      </w:r>
      <w:r w:rsidRPr="00790008">
        <w:rPr>
          <w:rStyle w:val="BookTitle"/>
          <w:rFonts w:asciiTheme="minorHAnsi" w:hAnsiTheme="minorHAnsi" w:cstheme="minorHAnsi"/>
          <w:b w:val="0"/>
          <w:bCs w:val="0"/>
          <w:i/>
          <w:iCs/>
          <w:color w:val="000000"/>
          <w:sz w:val="28"/>
          <w:szCs w:val="28"/>
        </w:rPr>
        <w:t>idaṁ bhagavatā pūrvaṁ brahmaṇe nābhi-paṅkajesamprakāśitam</w:t>
      </w:r>
      <w:r w:rsidRPr="00790008">
        <w:rPr>
          <w:rStyle w:val="BookTitle"/>
          <w:rFonts w:asciiTheme="minorHAnsi" w:hAnsiTheme="minorHAnsi" w:cstheme="minorHAnsi"/>
          <w:b w:val="0"/>
          <w:bCs w:val="0"/>
          <w:color w:val="000000"/>
          <w:sz w:val="28"/>
          <w:szCs w:val="28"/>
        </w:rPr>
        <w:t xml:space="preserve">—“It was to Lord Brahmā that the Supreme Personality of Godhead first revealed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in full.”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12.13.10); </w:t>
      </w:r>
      <w:r w:rsidRPr="00790008">
        <w:rPr>
          <w:rStyle w:val="BookTitle"/>
          <w:rFonts w:asciiTheme="minorHAnsi" w:hAnsiTheme="minorHAnsi" w:cstheme="minorHAnsi"/>
          <w:b w:val="0"/>
          <w:bCs w:val="0"/>
          <w:i/>
          <w:iCs/>
          <w:color w:val="000000"/>
          <w:sz w:val="28"/>
          <w:szCs w:val="28"/>
        </w:rPr>
        <w:t>kasmai yena vibhāsito ’yam atulo jñāna-pradīpaḥ purā</w:t>
      </w:r>
      <w:r w:rsidRPr="00790008">
        <w:rPr>
          <w:rStyle w:val="BookTitle"/>
          <w:rFonts w:asciiTheme="minorHAnsi" w:hAnsiTheme="minorHAnsi" w:cstheme="minorHAnsi"/>
          <w:b w:val="0"/>
          <w:bCs w:val="0"/>
          <w:color w:val="000000"/>
          <w:sz w:val="28"/>
          <w:szCs w:val="28"/>
        </w:rPr>
        <w:t>—“Who in the beginning personally revealed this incomparable torchlight of knowledge to Brahmā.”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12.13.19); and </w:t>
      </w:r>
      <w:r w:rsidRPr="00790008">
        <w:rPr>
          <w:rStyle w:val="BookTitle"/>
          <w:rFonts w:asciiTheme="minorHAnsi" w:hAnsiTheme="minorHAnsi" w:cstheme="minorHAnsi"/>
          <w:b w:val="0"/>
          <w:bCs w:val="0"/>
          <w:i/>
          <w:iCs/>
          <w:color w:val="000000"/>
          <w:sz w:val="28"/>
          <w:szCs w:val="28"/>
        </w:rPr>
        <w:t>ya idam kṛpayā kasmai vyācacakṣe mumukṣave</w:t>
      </w:r>
      <w:r w:rsidRPr="00790008">
        <w:rPr>
          <w:rStyle w:val="BookTitle"/>
          <w:rFonts w:asciiTheme="minorHAnsi" w:hAnsiTheme="minorHAnsi" w:cstheme="minorHAnsi"/>
          <w:b w:val="0"/>
          <w:bCs w:val="0"/>
          <w:color w:val="000000"/>
          <w:sz w:val="28"/>
          <w:szCs w:val="28"/>
        </w:rPr>
        <w:t>—“Who mercifully explained this science to Brahmā when he anxiously desired salvation.”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12.13.20)</w:t>
      </w:r>
    </w:p>
    <w:p w14:paraId="3982D3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fact is also confirmed 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(6.18) as follows:</w:t>
      </w:r>
    </w:p>
    <w:p w14:paraId="6AF6DF1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brahmāṇaṁ vidadhāti pūrvaṁ</w:t>
      </w:r>
      <w:r w:rsidRPr="00790008">
        <w:rPr>
          <w:rStyle w:val="BookTitle"/>
          <w:rFonts w:asciiTheme="minorHAnsi" w:hAnsiTheme="minorHAnsi" w:cstheme="minorHAnsi"/>
          <w:b w:val="0"/>
          <w:bCs w:val="0"/>
          <w:color w:val="000000"/>
          <w:sz w:val="28"/>
          <w:szCs w:val="28"/>
        </w:rPr>
        <w:br/>
        <w:t>yo vai vedāṁś ca prahiṇoti tasmai</w:t>
      </w:r>
      <w:r w:rsidRPr="00790008">
        <w:rPr>
          <w:rStyle w:val="BookTitle"/>
          <w:rFonts w:asciiTheme="minorHAnsi" w:hAnsiTheme="minorHAnsi" w:cstheme="minorHAnsi"/>
          <w:b w:val="0"/>
          <w:bCs w:val="0"/>
          <w:color w:val="000000"/>
          <w:sz w:val="28"/>
          <w:szCs w:val="28"/>
        </w:rPr>
        <w:br/>
        <w:t>taṁ ha devam ātma-buddhi-prakāśaṁ</w:t>
      </w:r>
      <w:r w:rsidRPr="00790008">
        <w:rPr>
          <w:rStyle w:val="BookTitle"/>
          <w:rFonts w:asciiTheme="minorHAnsi" w:hAnsiTheme="minorHAnsi" w:cstheme="minorHAnsi"/>
          <w:b w:val="0"/>
          <w:bCs w:val="0"/>
          <w:color w:val="000000"/>
          <w:sz w:val="28"/>
          <w:szCs w:val="28"/>
        </w:rPr>
        <w:br/>
        <w:t>mumukṣur vai śaraṇam ahaṁ prapadye</w:t>
      </w:r>
    </w:p>
    <w:p w14:paraId="1BD90F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I desire liberation, let me surrender unto the Supreme Personality of Godhead, who first enlightened Lord Brahmā in Vedic knowledge through Lord Brahmā’s heart. The Lord is the original source of all enlightenment and spiritual advancement.” Also in the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 xml:space="preserve">(6.18) it is stated: </w:t>
      </w:r>
      <w:r w:rsidRPr="00790008">
        <w:rPr>
          <w:rStyle w:val="BookTitle"/>
          <w:rFonts w:asciiTheme="minorHAnsi" w:hAnsiTheme="minorHAnsi" w:cstheme="minorHAnsi"/>
          <w:b w:val="0"/>
          <w:bCs w:val="0"/>
          <w:i/>
          <w:iCs/>
          <w:color w:val="000000"/>
          <w:sz w:val="28"/>
          <w:szCs w:val="28"/>
        </w:rPr>
        <w:t>vedānte paramaṁ guhyaṁ purā kalpe pracoditam</w:t>
      </w:r>
      <w:r w:rsidRPr="00790008">
        <w:rPr>
          <w:rStyle w:val="BookTitle"/>
          <w:rFonts w:asciiTheme="minorHAnsi" w:hAnsiTheme="minorHAnsi" w:cstheme="minorHAnsi"/>
          <w:b w:val="0"/>
          <w:bCs w:val="0"/>
          <w:color w:val="000000"/>
          <w:sz w:val="28"/>
          <w:szCs w:val="28"/>
        </w:rPr>
        <w:t xml:space="preserve">—“The confidential knowledge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was spoken long ago in a previous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(4.5.11) it is stated: </w:t>
      </w:r>
      <w:r w:rsidRPr="00790008">
        <w:rPr>
          <w:rStyle w:val="BookTitle"/>
          <w:rFonts w:asciiTheme="minorHAnsi" w:hAnsiTheme="minorHAnsi" w:cstheme="minorHAnsi"/>
          <w:b w:val="0"/>
          <w:bCs w:val="0"/>
          <w:i/>
          <w:iCs/>
          <w:color w:val="000000"/>
          <w:sz w:val="28"/>
          <w:szCs w:val="28"/>
        </w:rPr>
        <w:t>asya mahato bhūtasya niśvasitam etad yad ṛg-vedo yajur-vedaḥ sāma-vedo ’tharvāṅgirasa itihāsaḥ purāṇaṁ vidyā upaniṣadaḥ ślokāḥ sūtrānyānuvyākhyānānyasyai vaitāni sarvāṇi niśvasitāni</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Ṛg Veda, Yajur Veda, Sāma Veda,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Atharva Veda, </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Itihāsas</w:t>
      </w:r>
      <w:r w:rsidRPr="00790008">
        <w:rPr>
          <w:rStyle w:val="BookTitle"/>
          <w:rFonts w:asciiTheme="minorHAnsi" w:hAnsiTheme="minorHAnsi" w:cstheme="minorHAnsi"/>
          <w:b w:val="0"/>
          <w:bCs w:val="0"/>
          <w:color w:val="000000"/>
          <w:sz w:val="28"/>
          <w:szCs w:val="28"/>
        </w:rPr>
        <w:t xml:space="preserve">, or histories,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ślokas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mantras </w:t>
      </w:r>
      <w:r w:rsidRPr="00790008">
        <w:rPr>
          <w:rStyle w:val="BookTitle"/>
          <w:rFonts w:asciiTheme="minorHAnsi" w:hAnsiTheme="minorHAnsi" w:cstheme="minorHAnsi"/>
          <w:b w:val="0"/>
          <w:bCs w:val="0"/>
          <w:color w:val="000000"/>
          <w:sz w:val="28"/>
          <w:szCs w:val="28"/>
        </w:rPr>
        <w:t xml:space="preserve">chanted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sūtras</w:t>
      </w:r>
      <w:r w:rsidRPr="00790008">
        <w:rPr>
          <w:rStyle w:val="BookTitle"/>
          <w:rFonts w:asciiTheme="minorHAnsi" w:hAnsiTheme="minorHAnsi" w:cstheme="minorHAnsi"/>
          <w:b w:val="0"/>
          <w:bCs w:val="0"/>
          <w:color w:val="000000"/>
          <w:sz w:val="28"/>
          <w:szCs w:val="28"/>
        </w:rPr>
        <w:t xml:space="preserve">, or accumulations of Vedic statements, as well as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transcendental knowledge, </w:t>
      </w:r>
      <w:r w:rsidRPr="00790008">
        <w:rPr>
          <w:rStyle w:val="BookTitle"/>
          <w:rFonts w:asciiTheme="minorHAnsi" w:hAnsiTheme="minorHAnsi" w:cstheme="minorHAnsi"/>
          <w:b w:val="0"/>
          <w:bCs w:val="0"/>
          <w:color w:val="000000"/>
          <w:sz w:val="28"/>
          <w:szCs w:val="28"/>
        </w:rPr>
        <w:lastRenderedPageBreak/>
        <w:t xml:space="preserve">and the explanations of the </w:t>
      </w:r>
      <w:r w:rsidRPr="00790008">
        <w:rPr>
          <w:rStyle w:val="BookTitle"/>
          <w:rFonts w:asciiTheme="minorHAnsi" w:hAnsiTheme="minorHAnsi" w:cstheme="minorHAnsi"/>
          <w:b w:val="0"/>
          <w:bCs w:val="0"/>
          <w:i/>
          <w:iCs/>
          <w:color w:val="000000"/>
          <w:sz w:val="28"/>
          <w:szCs w:val="28"/>
        </w:rPr>
        <w:t xml:space="preserve">sūtras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mantras</w:t>
      </w:r>
      <w:r w:rsidRPr="00790008">
        <w:rPr>
          <w:rStyle w:val="BookTitle"/>
          <w:rFonts w:asciiTheme="minorHAnsi" w:hAnsiTheme="minorHAnsi" w:cstheme="minorHAnsi"/>
          <w:b w:val="0"/>
          <w:bCs w:val="0"/>
          <w:color w:val="000000"/>
          <w:sz w:val="28"/>
          <w:szCs w:val="28"/>
        </w:rPr>
        <w:t xml:space="preserve"> are all emanations from the breathing of the great Personality of Godhead.”</w:t>
      </w:r>
    </w:p>
    <w:p w14:paraId="713790C8" w14:textId="2B036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2.9-11</w:t>
      </w:r>
    </w:p>
    <w:p w14:paraId="7BBA3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9-11</w:t>
      </w:r>
    </w:p>
    <w:p w14:paraId="31F7AF5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brahmā janmilena nābhi-padma haite</w:t>
      </w:r>
      <w:r w:rsidRPr="00790008">
        <w:rPr>
          <w:rStyle w:val="BookTitle"/>
          <w:rFonts w:asciiTheme="minorHAnsi" w:hAnsiTheme="minorHAnsi" w:cstheme="minorHAnsi"/>
          <w:b w:val="0"/>
          <w:bCs w:val="0"/>
          <w:color w:val="000000"/>
          <w:sz w:val="28"/>
          <w:szCs w:val="28"/>
        </w:rPr>
        <w:br/>
        <w:t>tathāpiha śakti nāi kichui dekhite</w:t>
      </w:r>
    </w:p>
    <w:p w14:paraId="060F34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yabe sarva-bhāve lailā śaraṇa</w:t>
      </w:r>
      <w:r w:rsidRPr="00790008">
        <w:rPr>
          <w:rStyle w:val="BookTitle"/>
          <w:rFonts w:asciiTheme="minorHAnsi" w:hAnsiTheme="minorHAnsi" w:cstheme="minorHAnsi"/>
          <w:b w:val="0"/>
          <w:bCs w:val="0"/>
          <w:color w:val="000000"/>
          <w:sz w:val="28"/>
          <w:szCs w:val="28"/>
        </w:rPr>
        <w:br/>
        <w:t>tabe prabhu kṛpāya dilena daraśana</w:t>
      </w:r>
    </w:p>
    <w:p w14:paraId="0F35ED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kṛṣṇa-kṛpāya sphurila sarasvatī</w:t>
      </w:r>
      <w:r w:rsidRPr="00790008">
        <w:rPr>
          <w:rStyle w:val="BookTitle"/>
          <w:rFonts w:asciiTheme="minorHAnsi" w:hAnsiTheme="minorHAnsi" w:cstheme="minorHAnsi"/>
          <w:b w:val="0"/>
          <w:bCs w:val="0"/>
          <w:color w:val="000000"/>
          <w:sz w:val="28"/>
          <w:szCs w:val="28"/>
        </w:rPr>
        <w:br/>
        <w:t>tabe se jānilā sarva-avatāra-sthiti</w:t>
      </w:r>
    </w:p>
    <w:p w14:paraId="1EFBF7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beginning of creation Lord Brahmā was born from the lotus sprouted from the navel of Lord Viṣṇu. Still, he had no power to see anything. When Brahmā took full shelter of the Lord, then out of compassion the Lord appeared before him. Then, by the mercy of Kṛṣṇa, Brahmā received transcendental knowledge so that he could understand the various incarnations of the Supreme Lord.</w:t>
      </w:r>
    </w:p>
    <w:p w14:paraId="403E1F47" w14:textId="2D4DD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Seven different lives of Brahmā are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w:t>
      </w:r>
      <w:r w:rsidRPr="00790008">
        <w:rPr>
          <w:rStyle w:val="BookTitle"/>
          <w:rFonts w:asciiTheme="minorHAnsi" w:hAnsiTheme="minorHAnsi" w:cstheme="minorHAnsi"/>
          <w:b w:val="0"/>
          <w:bCs w:val="0"/>
          <w:color w:val="000000"/>
          <w:sz w:val="28"/>
          <w:szCs w:val="28"/>
        </w:rPr>
        <w:t xml:space="preserve"> 347.40-43). Besides being born from the lotus, Brahmā was also born from the mind, eyes, speech, ears, nose, and egg. When Brahmā was born from the lotus, he opened his eyes and could not see his worshipable Lord. He then took shelter of the Supreme Lord and was able to see Him. Therefore it is stated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Kaṭha Upaniṣad </w:t>
      </w:r>
      <w:r w:rsidRPr="00790008">
        <w:rPr>
          <w:rStyle w:val="BookTitle"/>
          <w:rFonts w:asciiTheme="minorHAnsi" w:hAnsiTheme="minorHAnsi" w:cstheme="minorHAnsi"/>
          <w:b w:val="0"/>
          <w:bCs w:val="0"/>
          <w:color w:val="000000"/>
          <w:sz w:val="28"/>
          <w:szCs w:val="28"/>
        </w:rPr>
        <w:t xml:space="preserve">1.2.23 and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3.2.3):</w:t>
      </w:r>
    </w:p>
    <w:p w14:paraId="2A42C11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nāyam ātmā pravacanena labhyo</w:t>
      </w:r>
      <w:r w:rsidRPr="00790008">
        <w:rPr>
          <w:rStyle w:val="BookTitle"/>
          <w:rFonts w:asciiTheme="minorHAnsi" w:hAnsiTheme="minorHAnsi" w:cstheme="minorHAnsi"/>
          <w:b w:val="0"/>
          <w:bCs w:val="0"/>
          <w:color w:val="000000"/>
          <w:sz w:val="28"/>
          <w:szCs w:val="28"/>
        </w:rPr>
        <w:br/>
        <w:t>na medhasā na bahunā śrutena</w:t>
      </w:r>
      <w:r w:rsidRPr="00790008">
        <w:rPr>
          <w:rStyle w:val="BookTitle"/>
          <w:rFonts w:asciiTheme="minorHAnsi" w:hAnsiTheme="minorHAnsi" w:cstheme="minorHAnsi"/>
          <w:b w:val="0"/>
          <w:bCs w:val="0"/>
          <w:color w:val="000000"/>
          <w:sz w:val="28"/>
          <w:szCs w:val="28"/>
        </w:rPr>
        <w:br/>
        <w:t>yam evaiṣa vṛṇute tena labhyas</w:t>
      </w:r>
      <w:r w:rsidRPr="00790008">
        <w:rPr>
          <w:rStyle w:val="BookTitle"/>
          <w:rFonts w:asciiTheme="minorHAnsi" w:hAnsiTheme="minorHAnsi" w:cstheme="minorHAnsi"/>
          <w:b w:val="0"/>
          <w:bCs w:val="0"/>
          <w:color w:val="000000"/>
          <w:sz w:val="28"/>
          <w:szCs w:val="28"/>
        </w:rPr>
        <w:br/>
        <w:t>tasyaiṣa ātmā vivṛṇute tanūṁ svām</w:t>
      </w:r>
    </w:p>
    <w:p w14:paraId="5DF617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is not obtained by expert explanations, by vast intelligence, or even by much hearing. He is obtained only by one whom He Himself chooses. To such a person, He manifests His own form.”</w:t>
      </w:r>
    </w:p>
    <w:p w14:paraId="44F9E1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omnipotent Lord Kṛṣṇa manifested His quality of magnificence and thus empowered Lord Brahmā to realize his constitutional position and disseminate transcendental knowledge. Thereafter the words </w:t>
      </w:r>
      <w:r w:rsidRPr="00790008">
        <w:rPr>
          <w:rStyle w:val="BookTitle"/>
          <w:rFonts w:asciiTheme="minorHAnsi" w:hAnsiTheme="minorHAnsi" w:cstheme="minorHAnsi"/>
          <w:b w:val="0"/>
          <w:bCs w:val="0"/>
          <w:i/>
          <w:iCs/>
          <w:color w:val="000000"/>
          <w:sz w:val="28"/>
          <w:szCs w:val="28"/>
        </w:rPr>
        <w:t xml:space="preserve">oṁ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ataḥ</w:t>
      </w:r>
      <w:r w:rsidRPr="00790008">
        <w:rPr>
          <w:rStyle w:val="BookTitle"/>
          <w:rFonts w:asciiTheme="minorHAnsi" w:hAnsiTheme="minorHAnsi" w:cstheme="minorHAnsi"/>
          <w:b w:val="0"/>
          <w:bCs w:val="0"/>
          <w:color w:val="000000"/>
          <w:sz w:val="28"/>
          <w:szCs w:val="28"/>
        </w:rPr>
        <w:t xml:space="preserve"> manifested from the mouth of Brahmā. As a result, Lord Brahmā understood the causelessly merciful advent and wonderful variegated pastimes of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Supreme Lord through the descending process, rather than the ascending </w:t>
      </w:r>
      <w:r w:rsidRPr="00790008">
        <w:rPr>
          <w:rStyle w:val="BookTitle"/>
          <w:rFonts w:asciiTheme="minorHAnsi" w:hAnsiTheme="minorHAnsi" w:cstheme="minorHAnsi"/>
          <w:b w:val="0"/>
          <w:bCs w:val="0"/>
          <w:color w:val="000000"/>
          <w:sz w:val="28"/>
          <w:szCs w:val="28"/>
        </w:rPr>
        <w:lastRenderedPageBreak/>
        <w:t xml:space="preserve">process.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 “It is He only who first imparted Vedic knowledge unto the heart of Brahmājī, the original living being.”</w:t>
      </w:r>
    </w:p>
    <w:p w14:paraId="41496F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the powerful glorification of Kṛṣṇa from the mouths of pure devotees, the living entities are unable to get free from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in the form of aversion to Kṛṣṇa, by uttering lifeless words born of material enjoyment.</w:t>
      </w:r>
    </w:p>
    <w:p w14:paraId="3959CD2C" w14:textId="524DBF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w:t>
      </w:r>
    </w:p>
    <w:p w14:paraId="4520D4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EDAD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kṛṣṇa-candrera durjñeya avatāra</w:t>
      </w:r>
      <w:r w:rsidRPr="00790008">
        <w:rPr>
          <w:rStyle w:val="BookTitle"/>
          <w:rFonts w:asciiTheme="minorHAnsi" w:hAnsiTheme="minorHAnsi" w:cstheme="minorHAnsi"/>
          <w:b w:val="0"/>
          <w:bCs w:val="0"/>
          <w:color w:val="000000"/>
          <w:sz w:val="28"/>
          <w:szCs w:val="28"/>
        </w:rPr>
        <w:br/>
        <w:t>tāna kṛpā vine kā’ra śakti jānibāra?</w:t>
      </w:r>
    </w:p>
    <w:p w14:paraId="60196A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Kṛṣṇa’s incarnations are very difficult to understand. Who has the power to understand Them without His mercy?</w:t>
      </w:r>
    </w:p>
    <w:p w14:paraId="28450944" w14:textId="434599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Kṛṣṇa are completely incomprehensible for people who are overwhelmed by the knowledge acquired through their material senses. Material scholars do not accept the Lord of all energies and incarnations of Viṣṇu, Kṛṣṇa, as the source of the omnipotent four-handed Nārāyaṇa; rather, they consider Him a political hero and an ordinary historical descendant of the Yadu dynasty. In other words, rather than understanding Kṛṣṇa as the Absolute Truth and cause of all causes, due to their material conceptions they consider Him an ordinary living entity with a material form and one of various objects of material enjoyment. When the Supreme Personality of Godhead, Kṛṣṇa, appears in this world, all the occasional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combine in His form. This fact is also extremely incomprehensible. Without the mercy of Kṛṣṇa, one can never understand the science of Kṛṣṇa by his own endeavor. Only that person to whom Kṛṣṇacandra has mercifully revealed His pastimes has attained the fortune to worship Him. In this regard one may discuss the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(10.14.3) that begins: </w:t>
      </w:r>
      <w:r w:rsidRPr="00790008">
        <w:rPr>
          <w:rStyle w:val="BookTitle"/>
          <w:rFonts w:asciiTheme="minorHAnsi" w:hAnsiTheme="minorHAnsi" w:cstheme="minorHAnsi"/>
          <w:b w:val="0"/>
          <w:bCs w:val="0"/>
          <w:i/>
          <w:iCs/>
          <w:color w:val="000000"/>
          <w:sz w:val="28"/>
          <w:szCs w:val="28"/>
        </w:rPr>
        <w:t>jñāne prayāsam udapāsya</w:t>
      </w:r>
      <w:r w:rsidRPr="00790008">
        <w:rPr>
          <w:rStyle w:val="BookTitle"/>
          <w:rFonts w:asciiTheme="minorHAnsi" w:hAnsiTheme="minorHAnsi" w:cstheme="minorHAnsi"/>
          <w:b w:val="0"/>
          <w:bCs w:val="0"/>
          <w:color w:val="000000"/>
          <w:sz w:val="28"/>
          <w:szCs w:val="28"/>
        </w:rPr>
        <w:t>.</w:t>
      </w:r>
    </w:p>
    <w:p w14:paraId="7B81426D" w14:textId="6F4C1F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w:t>
      </w:r>
    </w:p>
    <w:p w14:paraId="28DE4F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0209FC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acintya, agamya kṛṣṇa-avatāra-līlā</w:t>
      </w:r>
      <w:r w:rsidRPr="00790008">
        <w:rPr>
          <w:rStyle w:val="BookTitle"/>
          <w:rFonts w:asciiTheme="minorHAnsi" w:hAnsiTheme="minorHAnsi" w:cstheme="minorHAnsi"/>
          <w:b w:val="0"/>
          <w:bCs w:val="0"/>
          <w:color w:val="000000"/>
          <w:sz w:val="28"/>
          <w:szCs w:val="28"/>
        </w:rPr>
        <w:br/>
        <w:t>sei brahmā bhāgavate āpane kahilā</w:t>
      </w:r>
    </w:p>
    <w:p w14:paraId="74D164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Śrīmad Bhāgavatam Lord Brahmā concludes that the pastimes of Kṛṣṇa’s incarnations are inconceivable and inaccessible.</w:t>
      </w:r>
    </w:p>
    <w:p w14:paraId="234A0CF1" w14:textId="4A247C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Mother Yaśodā saw the universe within the mouth of her son, she offered her obeisances to Him as follows: “I offer my respects to the form of the </w:t>
      </w:r>
      <w:r w:rsidRPr="00790008">
        <w:rPr>
          <w:rStyle w:val="BookTitle"/>
          <w:rFonts w:asciiTheme="minorHAnsi" w:hAnsiTheme="minorHAnsi" w:cstheme="minorHAnsi"/>
          <w:b w:val="0"/>
          <w:bCs w:val="0"/>
          <w:color w:val="000000"/>
          <w:sz w:val="28"/>
          <w:szCs w:val="28"/>
        </w:rPr>
        <w:lastRenderedPageBreak/>
        <w:t xml:space="preserve">inconceivable and unmanifest, who is without qualities but who is the soul of all qualities, the form holding all the universes, the supreme Brahman.” Lord Brahmā also declares that the Lord’s pastimes are inconceivable and incomprehensible in the Tenth Canto, Fourteenth Chapter,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6ADF4693" w14:textId="796AAB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w:t>
      </w:r>
    </w:p>
    <w:p w14:paraId="12A36B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75794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 vetti bhūman bhagavan parātman</w:t>
      </w:r>
      <w:r w:rsidRPr="00790008">
        <w:rPr>
          <w:rStyle w:val="BookTitle"/>
          <w:rFonts w:asciiTheme="minorHAnsi" w:hAnsiTheme="minorHAnsi" w:cstheme="minorHAnsi"/>
          <w:b w:val="0"/>
          <w:bCs w:val="0"/>
          <w:color w:val="000000"/>
          <w:sz w:val="28"/>
          <w:szCs w:val="28"/>
        </w:rPr>
        <w:br/>
        <w:t>yogeśvarotīr bhavatas tri-lokyām</w:t>
      </w:r>
      <w:r w:rsidRPr="00790008">
        <w:rPr>
          <w:rStyle w:val="BookTitle"/>
          <w:rFonts w:asciiTheme="minorHAnsi" w:hAnsiTheme="minorHAnsi" w:cstheme="minorHAnsi"/>
          <w:b w:val="0"/>
          <w:bCs w:val="0"/>
          <w:color w:val="000000"/>
          <w:sz w:val="28"/>
          <w:szCs w:val="28"/>
        </w:rPr>
        <w:br/>
        <w:t>kva vā kathaṁ vā kati vā kadeti</w:t>
      </w:r>
      <w:r w:rsidRPr="00790008">
        <w:rPr>
          <w:rStyle w:val="BookTitle"/>
          <w:rFonts w:asciiTheme="minorHAnsi" w:hAnsiTheme="minorHAnsi" w:cstheme="minorHAnsi"/>
          <w:b w:val="0"/>
          <w:bCs w:val="0"/>
          <w:color w:val="000000"/>
          <w:sz w:val="28"/>
          <w:szCs w:val="28"/>
        </w:rPr>
        <w:br/>
        <w:t>vistārayan krīḍasi yoga-māyām</w:t>
      </w:r>
    </w:p>
    <w:p w14:paraId="268610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621BE9F7" w14:textId="201025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Lord Kṛṣṇa smashed the pride of Brahmā, who had stolen the calves of Vraja, Brahmā offered prayers to Lord Kṛṣṇa, including the above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(10.14.21).</w:t>
      </w:r>
    </w:p>
    <w:p w14:paraId="63EBA1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Brahmā to counteract the following doubts: Why does the supremely independent Lord appear in an lowborn species like Matsya? Why does the Lord exhibit the humble act of begging in His Vāmana incarnation? Why did Kṛṣṇa run away from the battle? By addressing the Lord as </w:t>
      </w:r>
      <w:r w:rsidRPr="00790008">
        <w:rPr>
          <w:rStyle w:val="BookTitle"/>
          <w:rFonts w:asciiTheme="minorHAnsi" w:hAnsiTheme="minorHAnsi" w:cstheme="minorHAnsi"/>
          <w:b w:val="0"/>
          <w:bCs w:val="0"/>
          <w:i/>
          <w:iCs/>
          <w:color w:val="000000"/>
          <w:sz w:val="28"/>
          <w:szCs w:val="28"/>
        </w:rPr>
        <w:t>bhūman,</w:t>
      </w:r>
      <w:r w:rsidRPr="00790008">
        <w:rPr>
          <w:rStyle w:val="BookTitle"/>
          <w:rFonts w:asciiTheme="minorHAnsi" w:hAnsiTheme="minorHAnsi" w:cstheme="minorHAnsi"/>
          <w:b w:val="0"/>
          <w:bCs w:val="0"/>
          <w:color w:val="000000"/>
          <w:sz w:val="28"/>
          <w:szCs w:val="28"/>
        </w:rPr>
        <w:t xml:space="preserve"> it is understood that the Lord is incomprehensible. (Śrīdhara Svāmī)</w:t>
      </w:r>
    </w:p>
    <w:p w14:paraId="61A5D7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bhūman </w:t>
      </w:r>
      <w:r w:rsidRPr="00790008">
        <w:rPr>
          <w:rStyle w:val="BookTitle"/>
          <w:rFonts w:asciiTheme="minorHAnsi" w:hAnsiTheme="minorHAnsi" w:cstheme="minorHAnsi"/>
          <w:b w:val="0"/>
          <w:bCs w:val="0"/>
          <w:color w:val="000000"/>
          <w:sz w:val="28"/>
          <w:szCs w:val="28"/>
        </w:rPr>
        <w:t xml:space="preserve">means “the supreme great one,” the word </w:t>
      </w:r>
      <w:r w:rsidRPr="00790008">
        <w:rPr>
          <w:rStyle w:val="BookTitle"/>
          <w:rFonts w:asciiTheme="minorHAnsi" w:hAnsiTheme="minorHAnsi" w:cstheme="minorHAnsi"/>
          <w:b w:val="0"/>
          <w:bCs w:val="0"/>
          <w:i/>
          <w:iCs/>
          <w:color w:val="000000"/>
          <w:sz w:val="28"/>
          <w:szCs w:val="28"/>
        </w:rPr>
        <w:t>bhagavān</w:t>
      </w:r>
      <w:r w:rsidRPr="00790008">
        <w:rPr>
          <w:rStyle w:val="BookTitle"/>
          <w:rFonts w:asciiTheme="minorHAnsi" w:hAnsiTheme="minorHAnsi" w:cstheme="minorHAnsi"/>
          <w:b w:val="0"/>
          <w:bCs w:val="0"/>
          <w:color w:val="000000"/>
          <w:sz w:val="28"/>
          <w:szCs w:val="28"/>
        </w:rPr>
        <w:t xml:space="preserve"> means “full of all opulences,” the word </w:t>
      </w:r>
      <w:r w:rsidRPr="00790008">
        <w:rPr>
          <w:rStyle w:val="BookTitle"/>
          <w:rFonts w:asciiTheme="minorHAnsi" w:hAnsiTheme="minorHAnsi" w:cstheme="minorHAnsi"/>
          <w:b w:val="0"/>
          <w:bCs w:val="0"/>
          <w:i/>
          <w:iCs/>
          <w:color w:val="000000"/>
          <w:sz w:val="28"/>
          <w:szCs w:val="28"/>
        </w:rPr>
        <w:t>parātman</w:t>
      </w:r>
      <w:r w:rsidRPr="00790008">
        <w:rPr>
          <w:rStyle w:val="BookTitle"/>
          <w:rFonts w:asciiTheme="minorHAnsi" w:hAnsiTheme="minorHAnsi" w:cstheme="minorHAnsi"/>
          <w:b w:val="0"/>
          <w:bCs w:val="0"/>
          <w:color w:val="000000"/>
          <w:sz w:val="28"/>
          <w:szCs w:val="28"/>
        </w:rPr>
        <w:t xml:space="preserve"> means “the Supersoul of all” or “the cause of all causes,” and the word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means “the eternal master of all mystic potencies.” Since no one knows Your pastimes, You are Yourself the basis of Your unmanifest pastimes; since You are full of all opulences, You are Yourself the source of varieties of pastimes; since You are the Supersoul, You are Yourself the limit of Your pastimes; and since You are ever-existing, You are Yourself the knower of the time of Your pastimes. The word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refers to the supreme internal energy of the Lord. (Jīva Gosvāmī)</w:t>
      </w:r>
    </w:p>
    <w:p w14:paraId="32378422" w14:textId="63BE37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it is said that You (Kṛṣṇa) appeared to minimize the burden of the earth, Rāma appeared to kill Rāvaṇa, and various other incarnations appeared to re</w:t>
      </w:r>
      <w:ins w:id="27" w:author="your servant" w:date="2020-06-28T19:54:00Z">
        <w:r w:rsidR="005729D6">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 the principles of religion, is Your destruction of the pride of the demons deluded with material knowledge not known? Yes, it is known. But no one is able to fully </w:t>
      </w:r>
      <w:r w:rsidRPr="00790008">
        <w:rPr>
          <w:rStyle w:val="BookTitle"/>
          <w:rFonts w:asciiTheme="minorHAnsi" w:hAnsiTheme="minorHAnsi" w:cstheme="minorHAnsi"/>
          <w:b w:val="0"/>
          <w:bCs w:val="0"/>
          <w:color w:val="000000"/>
          <w:sz w:val="28"/>
          <w:szCs w:val="28"/>
        </w:rPr>
        <w:lastRenderedPageBreak/>
        <w:t>understand the cause of the Lord’s advent, for what purpose the Lord’s pastimes are performed, when the Lord will appear, and how long the Lord will stay. This verse was spoken to emphasize this point.</w:t>
      </w:r>
    </w:p>
    <w:p w14:paraId="16D4DC9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bhūman </w:t>
      </w:r>
      <w:r w:rsidRPr="00790008">
        <w:rPr>
          <w:rStyle w:val="BookTitle"/>
          <w:rFonts w:asciiTheme="minorHAnsi" w:hAnsiTheme="minorHAnsi" w:cstheme="minorHAnsi"/>
          <w:b w:val="0"/>
          <w:bCs w:val="0"/>
          <w:color w:val="000000"/>
          <w:sz w:val="28"/>
          <w:szCs w:val="28"/>
        </w:rPr>
        <w:t xml:space="preserve">refers to the all-pervading personality with innumerable forms. The word </w:t>
      </w:r>
      <w:r w:rsidRPr="00790008">
        <w:rPr>
          <w:rStyle w:val="BookTitle"/>
          <w:rFonts w:asciiTheme="minorHAnsi" w:hAnsiTheme="minorHAnsi" w:cstheme="minorHAnsi"/>
          <w:b w:val="0"/>
          <w:bCs w:val="0"/>
          <w:i/>
          <w:iCs/>
          <w:color w:val="000000"/>
          <w:sz w:val="28"/>
          <w:szCs w:val="28"/>
        </w:rPr>
        <w:t xml:space="preserve">bhagavān </w:t>
      </w:r>
      <w:r w:rsidRPr="00790008">
        <w:rPr>
          <w:rStyle w:val="BookTitle"/>
          <w:rFonts w:asciiTheme="minorHAnsi" w:hAnsiTheme="minorHAnsi" w:cstheme="minorHAnsi"/>
          <w:b w:val="0"/>
          <w:bCs w:val="0"/>
          <w:color w:val="000000"/>
          <w:sz w:val="28"/>
          <w:szCs w:val="28"/>
        </w:rPr>
        <w:t xml:space="preserve">indicates that although the Lord has a universal form, He is nevertheless full with six opulences. The word </w:t>
      </w:r>
      <w:r w:rsidRPr="00790008">
        <w:rPr>
          <w:rStyle w:val="BookTitle"/>
          <w:rFonts w:asciiTheme="minorHAnsi" w:hAnsiTheme="minorHAnsi" w:cstheme="minorHAnsi"/>
          <w:b w:val="0"/>
          <w:bCs w:val="0"/>
          <w:i/>
          <w:iCs/>
          <w:color w:val="000000"/>
          <w:sz w:val="28"/>
          <w:szCs w:val="28"/>
        </w:rPr>
        <w:t xml:space="preserve">parātman </w:t>
      </w:r>
      <w:r w:rsidRPr="00790008">
        <w:rPr>
          <w:rStyle w:val="BookTitle"/>
          <w:rFonts w:asciiTheme="minorHAnsi" w:hAnsiTheme="minorHAnsi" w:cstheme="minorHAnsi"/>
          <w:b w:val="0"/>
          <w:bCs w:val="0"/>
          <w:color w:val="000000"/>
          <w:sz w:val="28"/>
          <w:szCs w:val="28"/>
        </w:rPr>
        <w:t xml:space="preserve">indicates that although the Lord is the Supreme Personality of Godhead, He is also the Supersoul. The word </w:t>
      </w:r>
      <w:r w:rsidRPr="00790008">
        <w:rPr>
          <w:rStyle w:val="BookTitle"/>
          <w:rFonts w:asciiTheme="minorHAnsi" w:hAnsiTheme="minorHAnsi" w:cstheme="minorHAnsi"/>
          <w:b w:val="0"/>
          <w:bCs w:val="0"/>
          <w:i/>
          <w:iCs/>
          <w:color w:val="000000"/>
          <w:sz w:val="28"/>
          <w:szCs w:val="28"/>
        </w:rPr>
        <w:t xml:space="preserve">yogeśvara </w:t>
      </w:r>
      <w:r w:rsidRPr="00790008">
        <w:rPr>
          <w:rStyle w:val="BookTitle"/>
          <w:rFonts w:asciiTheme="minorHAnsi" w:hAnsiTheme="minorHAnsi" w:cstheme="minorHAnsi"/>
          <w:b w:val="0"/>
          <w:bCs w:val="0"/>
          <w:color w:val="000000"/>
          <w:sz w:val="28"/>
          <w:szCs w:val="28"/>
        </w:rPr>
        <w:t xml:space="preserve">indicates that by the influence of His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the Lord is full of the greatest opulences, such as His universal form. The word </w:t>
      </w:r>
      <w:r w:rsidRPr="00790008">
        <w:rPr>
          <w:rStyle w:val="BookTitle"/>
          <w:rFonts w:asciiTheme="minorHAnsi" w:hAnsiTheme="minorHAnsi" w:cstheme="minorHAnsi"/>
          <w:b w:val="0"/>
          <w:bCs w:val="0"/>
          <w:i/>
          <w:iCs/>
          <w:color w:val="000000"/>
          <w:sz w:val="28"/>
          <w:szCs w:val="28"/>
        </w:rPr>
        <w:t xml:space="preserve">ūtīḥ </w:t>
      </w:r>
      <w:r w:rsidRPr="00790008">
        <w:rPr>
          <w:rStyle w:val="BookTitle"/>
          <w:rFonts w:asciiTheme="minorHAnsi" w:hAnsiTheme="minorHAnsi" w:cstheme="minorHAnsi"/>
          <w:b w:val="0"/>
          <w:bCs w:val="0"/>
          <w:color w:val="000000"/>
          <w:sz w:val="28"/>
          <w:szCs w:val="28"/>
        </w:rPr>
        <w:t xml:space="preserve">refers to the Lord’s pastimes beginning with His appearance. Since Your innumerable forms are all-pervading, full with six opulences, not made of material elements, and forms of the Supersoul, how then is it possible that Your innumerable forms are simultaneously performing various pastimes within the three worlds for the pleasure of the devotees? In answer to this it is understood that these innumerable forms of the Lord perform Their pastimes by manifesting Themselves at appropriate times, according to the desire of His devotees, and by the influence of His inconceivable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potency. (Śrīmad Viśvanātha Cakravartī Ṭhākura)</w:t>
      </w:r>
    </w:p>
    <w:p w14:paraId="7F1FC8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there is no truth superior to Kṛṣṇa, no one is able to realize His omnipotency. Although the Lord is the Absolute Truth, He manifests His pastimes within this material world, yet He has not given anyone the ability to fully understand the purposes for which He incarnates.</w:t>
      </w:r>
    </w:p>
    <w:p w14:paraId="01498459" w14:textId="618528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w:t>
      </w:r>
    </w:p>
    <w:p w14:paraId="7C66E8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AA672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hetu kṛṣṇacandra kare avatāra</w:t>
      </w:r>
      <w:r w:rsidRPr="00790008">
        <w:rPr>
          <w:rStyle w:val="BookTitle"/>
          <w:rFonts w:asciiTheme="minorHAnsi" w:hAnsiTheme="minorHAnsi" w:cstheme="minorHAnsi"/>
          <w:b w:val="0"/>
          <w:bCs w:val="0"/>
          <w:color w:val="000000"/>
          <w:sz w:val="28"/>
          <w:szCs w:val="28"/>
        </w:rPr>
        <w:br/>
        <w:t>kā’ra śakti āche tattva jānite tāhāra?</w:t>
      </w:r>
    </w:p>
    <w:p w14:paraId="7FC13B8B" w14:textId="4891C10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know why Kṛṣṇacandra incarnates?</w:t>
      </w:r>
    </w:p>
    <w:p w14:paraId="331642CD" w14:textId="5B8CE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w:t>
      </w:r>
    </w:p>
    <w:p w14:paraId="780D7D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0C12C2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 śrī bhāgavate, gītāya ye kaya</w:t>
      </w:r>
      <w:r w:rsidRPr="00790008">
        <w:rPr>
          <w:rStyle w:val="BookTitle"/>
          <w:rFonts w:asciiTheme="minorHAnsi" w:hAnsiTheme="minorHAnsi" w:cstheme="minorHAnsi"/>
          <w:b w:val="0"/>
          <w:bCs w:val="0"/>
          <w:color w:val="000000"/>
          <w:sz w:val="28"/>
          <w:szCs w:val="28"/>
        </w:rPr>
        <w:br/>
        <w:t>tāhā likhi, ye-nimitte ’avatāra’ haya</w:t>
      </w:r>
    </w:p>
    <w:p w14:paraId="20CC08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I am giving whatever reasons are described in the Śrīmad Bhāgavatam and the Bhagavad-gītā.</w:t>
      </w:r>
    </w:p>
    <w:p w14:paraId="1A05F630" w14:textId="003588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People who are on the path of ascending knowledge try to find the cause of the activities of this material world. That this material world is the effect of </w:t>
      </w:r>
      <w:r w:rsidRPr="00790008">
        <w:rPr>
          <w:rStyle w:val="BookTitle"/>
          <w:rFonts w:asciiTheme="minorHAnsi" w:hAnsiTheme="minorHAnsi" w:cstheme="minorHAnsi"/>
          <w:b w:val="0"/>
          <w:bCs w:val="0"/>
          <w:color w:val="000000"/>
          <w:sz w:val="28"/>
          <w:szCs w:val="28"/>
        </w:rPr>
        <w:lastRenderedPageBreak/>
        <w:t xml:space="preserve">someone’s actions is very difficult to comprehend, yet the author appropriately explains the cause of all causes, as revealed by Lord Kṛṣṇa to Arjuna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ripened fruit of desire tree of Vedic literature. The author explains the cause of Lord Kṛṣṇa’s advent by following in the footsteps of the Vedic literature rather than making his own personal endeavor. Śrīla Kavirāja Gosvāmī, however, has ascertained these causes as secondary and meant particularly for devotees following the process of regulative devotional service. Kavirāja Gosvāmī says that these incarnations of Viṣṇu are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incarnations.</w:t>
      </w:r>
    </w:p>
    <w:p w14:paraId="71C24BE7" w14:textId="138C9D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w:t>
      </w:r>
    </w:p>
    <w:p w14:paraId="45E6C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41F0A5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yadā hi dharmasya      glānir bhavati bhārata</w:t>
      </w:r>
      <w:r w:rsidRPr="00790008">
        <w:rPr>
          <w:rStyle w:val="BookTitle"/>
          <w:rFonts w:asciiTheme="minorHAnsi" w:hAnsiTheme="minorHAnsi" w:cstheme="minorHAnsi"/>
          <w:b w:val="0"/>
          <w:bCs w:val="0"/>
          <w:color w:val="000000"/>
          <w:sz w:val="28"/>
          <w:szCs w:val="28"/>
        </w:rPr>
        <w:br/>
        <w:t>abhyutthānam adharmasya      tadātmānaṁ sṛjāmy aham</w:t>
      </w:r>
    </w:p>
    <w:p w14:paraId="153D7D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and wherever there is a decline in religious practice, O descendant of Bharata, and a predominant rise of irreligion—at that time I descend Myself.</w:t>
      </w:r>
    </w:p>
    <w:p w14:paraId="18BA523E" w14:textId="4E7FBB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(9.24.56), wherein Śrī Śukadeva Gosvāmī says to Mahārāja Parīkṣit: “Whenever the principles of religion deteriorate and the principles of irreligion increase, the supreme controller, the Personality of Godhead Śrī Hari, appears by His own will.”</w:t>
      </w:r>
    </w:p>
    <w:p w14:paraId="3EF1DF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advent Myself”—in other words, to bewilder the demons I manifest Myself in this world like a created being under the clutches of the illusory energy. (Viśvanātha Cakravartī’s </w:t>
      </w:r>
      <w:r w:rsidRPr="00790008">
        <w:rPr>
          <w:rStyle w:val="BookTitle"/>
          <w:rFonts w:asciiTheme="minorHAnsi" w:hAnsiTheme="minorHAnsi" w:cstheme="minorHAnsi"/>
          <w:b w:val="0"/>
          <w:bCs w:val="0"/>
          <w:i/>
          <w:iCs/>
          <w:color w:val="000000"/>
          <w:sz w:val="28"/>
          <w:szCs w:val="28"/>
        </w:rPr>
        <w:t>Sārārtha-darṣiṇī</w:t>
      </w:r>
      <w:r w:rsidRPr="00790008">
        <w:rPr>
          <w:rStyle w:val="BookTitle"/>
          <w:rFonts w:asciiTheme="minorHAnsi" w:hAnsiTheme="minorHAnsi" w:cstheme="minorHAnsi"/>
          <w:b w:val="0"/>
          <w:bCs w:val="0"/>
          <w:color w:val="000000"/>
          <w:sz w:val="28"/>
          <w:szCs w:val="28"/>
        </w:rPr>
        <w:t>)</w:t>
      </w:r>
    </w:p>
    <w:p w14:paraId="6007D1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that is described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glāniḥ</w:t>
      </w:r>
      <w:r w:rsidRPr="00790008">
        <w:rPr>
          <w:rStyle w:val="BookTitle"/>
          <w:rFonts w:asciiTheme="minorHAnsi" w:hAnsiTheme="minorHAnsi" w:cstheme="minorHAnsi"/>
          <w:b w:val="0"/>
          <w:bCs w:val="0"/>
          <w:color w:val="000000"/>
          <w:sz w:val="28"/>
          <w:szCs w:val="28"/>
        </w:rPr>
        <w:t xml:space="preserve"> means “destroy.” The word </w:t>
      </w:r>
      <w:r w:rsidRPr="00790008">
        <w:rPr>
          <w:rStyle w:val="BookTitle"/>
          <w:rFonts w:asciiTheme="minorHAnsi" w:hAnsiTheme="minorHAnsi" w:cstheme="minorHAnsi"/>
          <w:b w:val="0"/>
          <w:bCs w:val="0"/>
          <w:i/>
          <w:iCs/>
          <w:color w:val="000000"/>
          <w:sz w:val="28"/>
          <w:szCs w:val="28"/>
        </w:rPr>
        <w:t>adharma</w:t>
      </w:r>
      <w:r w:rsidRPr="00790008">
        <w:rPr>
          <w:rStyle w:val="BookTitle"/>
          <w:rFonts w:asciiTheme="minorHAnsi" w:hAnsiTheme="minorHAnsi" w:cstheme="minorHAnsi"/>
          <w:b w:val="0"/>
          <w:bCs w:val="0"/>
          <w:color w:val="000000"/>
          <w:sz w:val="28"/>
          <w:szCs w:val="28"/>
        </w:rPr>
        <w:t xml:space="preserve"> refers to that which is contrary to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abhyutthān</w:t>
      </w:r>
      <w:r w:rsidRPr="00790008">
        <w:rPr>
          <w:rStyle w:val="BookTitle"/>
          <w:rFonts w:asciiTheme="minorHAnsi" w:hAnsiTheme="minorHAnsi" w:cstheme="minorHAnsi"/>
          <w:b w:val="0"/>
          <w:bCs w:val="0"/>
          <w:color w:val="000000"/>
          <w:sz w:val="28"/>
          <w:szCs w:val="28"/>
        </w:rPr>
        <w:t xml:space="preserve"> means “arising.” The words “I manifest” do not mean created like a material object, because I was personally present even before creation. Therefore created objects have no lordship over Me. (Baladeva Vidyābhūṣaṇa’s </w:t>
      </w:r>
      <w:r w:rsidRPr="00790008">
        <w:rPr>
          <w:rStyle w:val="BookTitle"/>
          <w:rFonts w:asciiTheme="minorHAnsi" w:hAnsiTheme="minorHAnsi" w:cstheme="minorHAnsi"/>
          <w:b w:val="0"/>
          <w:bCs w:val="0"/>
          <w:i/>
          <w:iCs/>
          <w:color w:val="000000"/>
          <w:sz w:val="28"/>
          <w:szCs w:val="28"/>
        </w:rPr>
        <w:t>Gītā-bhūṣaṇa</w:t>
      </w:r>
      <w:r w:rsidRPr="00790008">
        <w:rPr>
          <w:rStyle w:val="BookTitle"/>
          <w:rFonts w:asciiTheme="minorHAnsi" w:hAnsiTheme="minorHAnsi" w:cstheme="minorHAnsi"/>
          <w:b w:val="0"/>
          <w:bCs w:val="0"/>
          <w:color w:val="000000"/>
          <w:sz w:val="28"/>
          <w:szCs w:val="28"/>
        </w:rPr>
        <w:t xml:space="preserve"> commentary)</w:t>
      </w:r>
    </w:p>
    <w:p w14:paraId="2709FB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adharma </w:t>
      </w:r>
      <w:r w:rsidRPr="00790008">
        <w:rPr>
          <w:rStyle w:val="BookTitle"/>
          <w:rFonts w:asciiTheme="minorHAnsi" w:hAnsiTheme="minorHAnsi" w:cstheme="minorHAnsi"/>
          <w:b w:val="0"/>
          <w:bCs w:val="0"/>
          <w:color w:val="000000"/>
          <w:sz w:val="28"/>
          <w:szCs w:val="28"/>
        </w:rPr>
        <w:t xml:space="preserve">is explained by Nārada Muni to Mahārāja Yudhiṣṭhira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(7.15.12-14) in the following words: “There are five branches of irreligion, appropriately known as irreligion [</w:t>
      </w:r>
      <w:r w:rsidRPr="00790008">
        <w:rPr>
          <w:rStyle w:val="BookTitle"/>
          <w:rFonts w:asciiTheme="minorHAnsi" w:hAnsiTheme="minorHAnsi" w:cstheme="minorHAnsi"/>
          <w:b w:val="0"/>
          <w:bCs w:val="0"/>
          <w:i/>
          <w:iCs/>
          <w:color w:val="000000"/>
          <w:sz w:val="28"/>
          <w:szCs w:val="28"/>
        </w:rPr>
        <w:t>vidharma</w:t>
      </w:r>
      <w:r w:rsidRPr="00790008">
        <w:rPr>
          <w:rStyle w:val="BookTitle"/>
          <w:rFonts w:asciiTheme="minorHAnsi" w:hAnsiTheme="minorHAnsi" w:cstheme="minorHAnsi"/>
          <w:b w:val="0"/>
          <w:bCs w:val="0"/>
          <w:color w:val="000000"/>
          <w:sz w:val="28"/>
          <w:szCs w:val="28"/>
        </w:rPr>
        <w:t>], religious principles for which one is unfit [</w:t>
      </w:r>
      <w:r w:rsidRPr="00790008">
        <w:rPr>
          <w:rStyle w:val="BookTitle"/>
          <w:rFonts w:asciiTheme="minorHAnsi" w:hAnsiTheme="minorHAnsi" w:cstheme="minorHAnsi"/>
          <w:b w:val="0"/>
          <w:bCs w:val="0"/>
          <w:i/>
          <w:iCs/>
          <w:color w:val="000000"/>
          <w:sz w:val="28"/>
          <w:szCs w:val="28"/>
        </w:rPr>
        <w:t>para-dharma</w:t>
      </w:r>
      <w:r w:rsidRPr="00790008">
        <w:rPr>
          <w:rStyle w:val="BookTitle"/>
          <w:rFonts w:asciiTheme="minorHAnsi" w:hAnsiTheme="minorHAnsi" w:cstheme="minorHAnsi"/>
          <w:b w:val="0"/>
          <w:bCs w:val="0"/>
          <w:color w:val="000000"/>
          <w:sz w:val="28"/>
          <w:szCs w:val="28"/>
        </w:rPr>
        <w:t>], pretentious religion [</w:t>
      </w:r>
      <w:r w:rsidRPr="00790008">
        <w:rPr>
          <w:rStyle w:val="BookTitle"/>
          <w:rFonts w:asciiTheme="minorHAnsi" w:hAnsiTheme="minorHAnsi" w:cstheme="minorHAnsi"/>
          <w:b w:val="0"/>
          <w:bCs w:val="0"/>
          <w:i/>
          <w:iCs/>
          <w:color w:val="000000"/>
          <w:sz w:val="28"/>
          <w:szCs w:val="28"/>
        </w:rPr>
        <w:t>ābhāsa</w:t>
      </w:r>
      <w:r w:rsidRPr="00790008">
        <w:rPr>
          <w:rStyle w:val="BookTitle"/>
          <w:rFonts w:asciiTheme="minorHAnsi" w:hAnsiTheme="minorHAnsi" w:cstheme="minorHAnsi"/>
          <w:b w:val="0"/>
          <w:bCs w:val="0"/>
          <w:color w:val="000000"/>
          <w:sz w:val="28"/>
          <w:szCs w:val="28"/>
        </w:rPr>
        <w:t>], analogical religion [</w:t>
      </w:r>
      <w:r w:rsidRPr="00790008">
        <w:rPr>
          <w:rStyle w:val="BookTitle"/>
          <w:rFonts w:asciiTheme="minorHAnsi" w:hAnsiTheme="minorHAnsi" w:cstheme="minorHAnsi"/>
          <w:b w:val="0"/>
          <w:bCs w:val="0"/>
          <w:i/>
          <w:iCs/>
          <w:color w:val="000000"/>
          <w:sz w:val="28"/>
          <w:szCs w:val="28"/>
        </w:rPr>
        <w:t>upadharma</w:t>
      </w:r>
      <w:r w:rsidRPr="00790008">
        <w:rPr>
          <w:rStyle w:val="BookTitle"/>
          <w:rFonts w:asciiTheme="minorHAnsi" w:hAnsiTheme="minorHAnsi" w:cstheme="minorHAnsi"/>
          <w:b w:val="0"/>
          <w:bCs w:val="0"/>
          <w:color w:val="000000"/>
          <w:sz w:val="28"/>
          <w:szCs w:val="28"/>
        </w:rPr>
        <w:t>] and cheating religion [</w:t>
      </w:r>
      <w:r w:rsidRPr="00790008">
        <w:rPr>
          <w:rStyle w:val="BookTitle"/>
          <w:rFonts w:asciiTheme="minorHAnsi" w:hAnsiTheme="minorHAnsi" w:cstheme="minorHAnsi"/>
          <w:b w:val="0"/>
          <w:bCs w:val="0"/>
          <w:i/>
          <w:iCs/>
          <w:color w:val="000000"/>
          <w:sz w:val="28"/>
          <w:szCs w:val="28"/>
        </w:rPr>
        <w:t>chala-dharma</w:t>
      </w:r>
      <w:r w:rsidRPr="00790008">
        <w:rPr>
          <w:rStyle w:val="BookTitle"/>
          <w:rFonts w:asciiTheme="minorHAnsi" w:hAnsiTheme="minorHAnsi" w:cstheme="minorHAnsi"/>
          <w:b w:val="0"/>
          <w:bCs w:val="0"/>
          <w:color w:val="000000"/>
          <w:sz w:val="28"/>
          <w:szCs w:val="28"/>
        </w:rPr>
        <w:t xml:space="preserve">]. One who is aware of real religious life must abandon these five as irreligious. Religious principles that obstruct one from following his own religion are called </w:t>
      </w:r>
      <w:r w:rsidRPr="00790008">
        <w:rPr>
          <w:rStyle w:val="BookTitle"/>
          <w:rFonts w:asciiTheme="minorHAnsi" w:hAnsiTheme="minorHAnsi" w:cstheme="minorHAnsi"/>
          <w:b w:val="0"/>
          <w:bCs w:val="0"/>
          <w:i/>
          <w:iCs/>
          <w:color w:val="000000"/>
          <w:sz w:val="28"/>
          <w:szCs w:val="28"/>
        </w:rPr>
        <w:t>vidharma</w:t>
      </w:r>
      <w:r w:rsidRPr="00790008">
        <w:rPr>
          <w:rStyle w:val="BookTitle"/>
          <w:rFonts w:asciiTheme="minorHAnsi" w:hAnsiTheme="minorHAnsi" w:cstheme="minorHAnsi"/>
          <w:b w:val="0"/>
          <w:bCs w:val="0"/>
          <w:color w:val="000000"/>
          <w:sz w:val="28"/>
          <w:szCs w:val="28"/>
        </w:rPr>
        <w:t xml:space="preserve">. Religious principles introduced by others are called </w:t>
      </w:r>
      <w:r w:rsidRPr="00790008">
        <w:rPr>
          <w:rStyle w:val="BookTitle"/>
          <w:rFonts w:asciiTheme="minorHAnsi" w:hAnsiTheme="minorHAnsi" w:cstheme="minorHAnsi"/>
          <w:b w:val="0"/>
          <w:bCs w:val="0"/>
          <w:i/>
          <w:iCs/>
          <w:color w:val="000000"/>
          <w:sz w:val="28"/>
          <w:szCs w:val="28"/>
        </w:rPr>
        <w:t>para-dharma</w:t>
      </w:r>
      <w:r w:rsidRPr="00790008">
        <w:rPr>
          <w:rStyle w:val="BookTitle"/>
          <w:rFonts w:asciiTheme="minorHAnsi" w:hAnsiTheme="minorHAnsi" w:cstheme="minorHAnsi"/>
          <w:b w:val="0"/>
          <w:bCs w:val="0"/>
          <w:color w:val="000000"/>
          <w:sz w:val="28"/>
          <w:szCs w:val="28"/>
        </w:rPr>
        <w:t xml:space="preserve">. A new type of religion </w:t>
      </w:r>
      <w:r w:rsidRPr="00790008">
        <w:rPr>
          <w:rStyle w:val="BookTitle"/>
          <w:rFonts w:asciiTheme="minorHAnsi" w:hAnsiTheme="minorHAnsi" w:cstheme="minorHAnsi"/>
          <w:b w:val="0"/>
          <w:bCs w:val="0"/>
          <w:color w:val="000000"/>
          <w:sz w:val="28"/>
          <w:szCs w:val="28"/>
        </w:rPr>
        <w:lastRenderedPageBreak/>
        <w:t xml:space="preserve">created by one who is falsely proud and who opposes the principles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called </w:t>
      </w:r>
      <w:r w:rsidRPr="00790008">
        <w:rPr>
          <w:rStyle w:val="BookTitle"/>
          <w:rFonts w:asciiTheme="minorHAnsi" w:hAnsiTheme="minorHAnsi" w:cstheme="minorHAnsi"/>
          <w:b w:val="0"/>
          <w:bCs w:val="0"/>
          <w:i/>
          <w:iCs/>
          <w:color w:val="000000"/>
          <w:sz w:val="28"/>
          <w:szCs w:val="28"/>
        </w:rPr>
        <w:t>upadharma</w:t>
      </w:r>
      <w:r w:rsidRPr="00790008">
        <w:rPr>
          <w:rStyle w:val="BookTitle"/>
          <w:rFonts w:asciiTheme="minorHAnsi" w:hAnsiTheme="minorHAnsi" w:cstheme="minorHAnsi"/>
          <w:b w:val="0"/>
          <w:bCs w:val="0"/>
          <w:color w:val="000000"/>
          <w:sz w:val="28"/>
          <w:szCs w:val="28"/>
        </w:rPr>
        <w:t xml:space="preserve">. And interpretation by one’s jugglery of words is called </w:t>
      </w:r>
      <w:r w:rsidRPr="00790008">
        <w:rPr>
          <w:rStyle w:val="BookTitle"/>
          <w:rFonts w:asciiTheme="minorHAnsi" w:hAnsiTheme="minorHAnsi" w:cstheme="minorHAnsi"/>
          <w:b w:val="0"/>
          <w:bCs w:val="0"/>
          <w:i/>
          <w:iCs/>
          <w:color w:val="000000"/>
          <w:sz w:val="28"/>
          <w:szCs w:val="28"/>
        </w:rPr>
        <w:t>chala-dharma</w:t>
      </w:r>
      <w:r w:rsidRPr="00790008">
        <w:rPr>
          <w:rStyle w:val="BookTitle"/>
          <w:rFonts w:asciiTheme="minorHAnsi" w:hAnsiTheme="minorHAnsi" w:cstheme="minorHAnsi"/>
          <w:b w:val="0"/>
          <w:bCs w:val="0"/>
          <w:color w:val="000000"/>
          <w:sz w:val="28"/>
          <w:szCs w:val="28"/>
        </w:rPr>
        <w:t xml:space="preserve">. A pretentious religious system manufactured by one who willfully neglects the prescribed duties of his order of life is called </w:t>
      </w:r>
      <w:r w:rsidRPr="00790008">
        <w:rPr>
          <w:rStyle w:val="BookTitle"/>
          <w:rFonts w:asciiTheme="minorHAnsi" w:hAnsiTheme="minorHAnsi" w:cstheme="minorHAnsi"/>
          <w:b w:val="0"/>
          <w:bCs w:val="0"/>
          <w:i/>
          <w:iCs/>
          <w:color w:val="000000"/>
          <w:sz w:val="28"/>
          <w:szCs w:val="28"/>
        </w:rPr>
        <w:t>ābhāsa</w:t>
      </w:r>
      <w:r w:rsidRPr="00790008">
        <w:rPr>
          <w:rStyle w:val="BookTitle"/>
          <w:rFonts w:asciiTheme="minorHAnsi" w:hAnsiTheme="minorHAnsi" w:cstheme="minorHAnsi"/>
          <w:b w:val="0"/>
          <w:bCs w:val="0"/>
          <w:color w:val="000000"/>
          <w:sz w:val="28"/>
          <w:szCs w:val="28"/>
        </w:rPr>
        <w:t xml:space="preserve"> [a dim reflection or false similarity]. But if one performs the prescribed duties for his particular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why are they not sufficient to mitigate all material distresses?”</w:t>
      </w:r>
    </w:p>
    <w:p w14:paraId="44F6A2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only injunction governing My appearance is that I am independent, so I appear whenever I desire. Whenever there is a decline in religious principles and a predominant rise of irreligion, at that time I descend by My own sweet will. The regulations that govern the entire universe are beginningless. But when in due course of time these regulations become defective by some undetermined cause, irreligiousity becomes prominent. No one is able to counteract this situation other than Me. Therefore I appear in this material world along with My internal potencies in order to destroy irreligious principles. It is not that I appear only in the land of Bhārata-varṣa, but according to the need I also appear amongst the demigods and lower species. So do not think that I do not appear amongst the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and other low-born human beings. I also appear among them as a </w:t>
      </w:r>
      <w:r w:rsidRPr="00790008">
        <w:rPr>
          <w:rStyle w:val="BookTitle"/>
          <w:rFonts w:asciiTheme="minorHAnsi" w:hAnsiTheme="minorHAnsi" w:cstheme="minorHAnsi"/>
          <w:b w:val="0"/>
          <w:bCs w:val="0"/>
          <w:i/>
          <w:iCs/>
          <w:color w:val="000000"/>
          <w:sz w:val="28"/>
          <w:szCs w:val="28"/>
        </w:rPr>
        <w:t>śaktyāveśa-avatāra</w:t>
      </w:r>
      <w:r w:rsidRPr="00790008">
        <w:rPr>
          <w:rStyle w:val="BookTitle"/>
          <w:rFonts w:asciiTheme="minorHAnsi" w:hAnsiTheme="minorHAnsi" w:cstheme="minorHAnsi"/>
          <w:b w:val="0"/>
          <w:bCs w:val="0"/>
          <w:color w:val="000000"/>
          <w:sz w:val="28"/>
          <w:szCs w:val="28"/>
        </w:rPr>
        <w:t xml:space="preserve">, or empowered incarnation, to protect them and whatever little religious principles those impure persons follow. Yet I am more anxious to appear amongst My dependents in India, because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is followed there without obstruction. Therefore all the pleasing </w:t>
      </w:r>
      <w:r w:rsidRPr="00790008">
        <w:rPr>
          <w:rStyle w:val="BookTitle"/>
          <w:rFonts w:asciiTheme="minorHAnsi" w:hAnsiTheme="minorHAnsi" w:cstheme="minorHAnsi"/>
          <w:b w:val="0"/>
          <w:bCs w:val="0"/>
          <w:i/>
          <w:iCs/>
          <w:color w:val="000000"/>
          <w:sz w:val="28"/>
          <w:szCs w:val="28"/>
        </w:rPr>
        <w:t>yuga-avatāras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aṁśa-avatāras </w:t>
      </w:r>
      <w:r w:rsidRPr="00790008">
        <w:rPr>
          <w:rStyle w:val="BookTitle"/>
          <w:rFonts w:asciiTheme="minorHAnsi" w:hAnsiTheme="minorHAnsi" w:cstheme="minorHAnsi"/>
          <w:b w:val="0"/>
          <w:bCs w:val="0"/>
          <w:color w:val="000000"/>
          <w:sz w:val="28"/>
          <w:szCs w:val="28"/>
        </w:rPr>
        <w:t>are found only in the land of Bhārata-varṣa. Activities performed without fruitive desire (</w:t>
      </w:r>
      <w:r w:rsidRPr="00790008">
        <w:rPr>
          <w:rStyle w:val="BookTitle"/>
          <w:rFonts w:asciiTheme="minorHAnsi" w:hAnsiTheme="minorHAnsi" w:cstheme="minorHAnsi"/>
          <w:b w:val="0"/>
          <w:bCs w:val="0"/>
          <w:i/>
          <w:iCs/>
          <w:color w:val="000000"/>
          <w:sz w:val="28"/>
          <w:szCs w:val="28"/>
        </w:rPr>
        <w:t>niṣkāma-karma-yoga</w:t>
      </w:r>
      <w:r w:rsidRPr="00790008">
        <w:rPr>
          <w:rStyle w:val="BookTitle"/>
          <w:rFonts w:asciiTheme="minorHAnsi" w:hAnsiTheme="minorHAnsi" w:cstheme="minorHAnsi"/>
          <w:b w:val="0"/>
          <w:bCs w:val="0"/>
          <w:color w:val="000000"/>
          <w:sz w:val="28"/>
          <w:szCs w:val="28"/>
        </w:rPr>
        <w:t>), philosophical speculation (</w:t>
      </w:r>
      <w:r w:rsidRPr="00790008">
        <w:rPr>
          <w:rStyle w:val="BookTitle"/>
          <w:rFonts w:asciiTheme="minorHAnsi" w:hAnsiTheme="minorHAnsi" w:cstheme="minorHAnsi"/>
          <w:b w:val="0"/>
          <w:bCs w:val="0"/>
          <w:i/>
          <w:iCs/>
          <w:color w:val="000000"/>
          <w:sz w:val="28"/>
          <w:szCs w:val="28"/>
        </w:rPr>
        <w:t>jñāna-yoga</w:t>
      </w:r>
      <w:r w:rsidRPr="00790008">
        <w:rPr>
          <w:rStyle w:val="BookTitle"/>
          <w:rFonts w:asciiTheme="minorHAnsi" w:hAnsiTheme="minorHAnsi" w:cstheme="minorHAnsi"/>
          <w:b w:val="0"/>
          <w:bCs w:val="0"/>
          <w:color w:val="000000"/>
          <w:sz w:val="28"/>
          <w:szCs w:val="28"/>
        </w:rPr>
        <w:t>), and the ultimate process of devotional service (</w:t>
      </w:r>
      <w:r w:rsidRPr="00790008">
        <w:rPr>
          <w:rStyle w:val="BookTitle"/>
          <w:rFonts w:asciiTheme="minorHAnsi" w:hAnsiTheme="minorHAnsi" w:cstheme="minorHAnsi"/>
          <w:b w:val="0"/>
          <w:bCs w:val="0"/>
          <w:i/>
          <w:iCs/>
          <w:color w:val="000000"/>
          <w:sz w:val="28"/>
          <w:szCs w:val="28"/>
        </w:rPr>
        <w:t>bhakti-yoga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not properly practiced where there is no practice of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But know for certain that the traces of devotion found amongst the low-born humans are due to the mercy of the devotees. (Śrīla Bhaktivinoda’s </w:t>
      </w:r>
      <w:r w:rsidRPr="00790008">
        <w:rPr>
          <w:rStyle w:val="BookTitle"/>
          <w:rFonts w:asciiTheme="minorHAnsi" w:hAnsiTheme="minorHAnsi" w:cstheme="minorHAnsi"/>
          <w:b w:val="0"/>
          <w:bCs w:val="0"/>
          <w:i/>
          <w:iCs/>
          <w:color w:val="000000"/>
          <w:sz w:val="28"/>
          <w:szCs w:val="28"/>
        </w:rPr>
        <w:t xml:space="preserve">Vidvad-rañjana </w:t>
      </w:r>
      <w:r w:rsidRPr="00790008">
        <w:rPr>
          <w:rStyle w:val="BookTitle"/>
          <w:rFonts w:asciiTheme="minorHAnsi" w:hAnsiTheme="minorHAnsi" w:cstheme="minorHAnsi"/>
          <w:b w:val="0"/>
          <w:bCs w:val="0"/>
          <w:color w:val="000000"/>
          <w:sz w:val="28"/>
          <w:szCs w:val="28"/>
        </w:rPr>
        <w:t>commentary)</w:t>
      </w:r>
    </w:p>
    <w:p w14:paraId="44B3B459" w14:textId="2E56FA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w:t>
      </w:r>
    </w:p>
    <w:p w14:paraId="3D1A9C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92B21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paritrāṇāya sādhūnāṁ      vināśāya ca duṣkṛtām</w:t>
      </w:r>
      <w:r w:rsidRPr="00790008">
        <w:rPr>
          <w:rStyle w:val="BookTitle"/>
          <w:rFonts w:asciiTheme="minorHAnsi" w:hAnsiTheme="minorHAnsi" w:cstheme="minorHAnsi"/>
          <w:b w:val="0"/>
          <w:bCs w:val="0"/>
          <w:color w:val="000000"/>
          <w:sz w:val="28"/>
          <w:szCs w:val="28"/>
        </w:rPr>
        <w:br/>
        <w:t>dharma-saṁsthāpanārthāya      sambhavāmi yuge yuge</w:t>
      </w:r>
    </w:p>
    <w:p w14:paraId="1072D1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deliver the pious and to annihilate the miscreants, as well as to reestablish the principles of religion, I Myself appear, millennium after millennium.</w:t>
      </w:r>
    </w:p>
    <w:p w14:paraId="1870489A" w14:textId="7311E4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Do not suspect that the Lord is cruel because He annihilates the miscreants. As a mother’s fondling and chastisement of her children are not displays of cruelty but </w:t>
      </w:r>
      <w:r w:rsidRPr="00790008">
        <w:rPr>
          <w:rStyle w:val="BookTitle"/>
          <w:rFonts w:asciiTheme="minorHAnsi" w:hAnsiTheme="minorHAnsi" w:cstheme="minorHAnsi"/>
          <w:b w:val="0"/>
          <w:bCs w:val="0"/>
          <w:color w:val="000000"/>
          <w:sz w:val="28"/>
          <w:szCs w:val="28"/>
        </w:rPr>
        <w:lastRenderedPageBreak/>
        <w:t xml:space="preserve">exhibitions of her affection, it should be understood that the killing of demons and protection of devotees are similar exhibitions of the mercy of the Supreme Lord Viṣṇu, who is the maintainer of both pious and sinful persons. (Śrīdhara Svāmī’s </w:t>
      </w:r>
      <w:r w:rsidRPr="00790008">
        <w:rPr>
          <w:rStyle w:val="BookTitle"/>
          <w:rFonts w:asciiTheme="minorHAnsi" w:hAnsiTheme="minorHAnsi" w:cstheme="minorHAnsi"/>
          <w:b w:val="0"/>
          <w:bCs w:val="0"/>
          <w:i/>
          <w:iCs/>
          <w:color w:val="000000"/>
          <w:sz w:val="28"/>
          <w:szCs w:val="28"/>
        </w:rPr>
        <w:t xml:space="preserve">Subodhinī </w:t>
      </w:r>
      <w:r w:rsidRPr="00790008">
        <w:rPr>
          <w:rStyle w:val="BookTitle"/>
          <w:rFonts w:asciiTheme="minorHAnsi" w:hAnsiTheme="minorHAnsi" w:cstheme="minorHAnsi"/>
          <w:b w:val="0"/>
          <w:bCs w:val="0"/>
          <w:color w:val="000000"/>
          <w:sz w:val="28"/>
          <w:szCs w:val="28"/>
        </w:rPr>
        <w:t>commentary)</w:t>
      </w:r>
    </w:p>
    <w:p w14:paraId="269DFAF6" w14:textId="2B6DBE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argue that the great sages and devotee kings are qualified to counteract the decline of religious principles and check the increase of irreligious practices, so what is the need for Your appearance? This is true. But delivering the </w:t>
      </w:r>
      <w:r w:rsidRPr="00F442B0">
        <w:rPr>
          <w:rStyle w:val="BookTitle"/>
          <w:rFonts w:asciiTheme="minorHAnsi" w:hAnsiTheme="minorHAnsi" w:cstheme="minorHAnsi"/>
          <w:b w:val="0"/>
          <w:bCs w:val="0"/>
          <w:i/>
          <w:iCs/>
          <w:color w:val="000000"/>
          <w:sz w:val="28"/>
          <w:szCs w:val="28"/>
          <w:rPrChange w:id="28" w:author="your servant" w:date="2020-06-28T20:05:00Z">
            <w:rPr>
              <w:rStyle w:val="BookTitle"/>
              <w:rFonts w:asciiTheme="minorHAnsi" w:hAnsiTheme="minorHAnsi" w:cstheme="minorHAnsi"/>
              <w:b w:val="0"/>
              <w:bCs w:val="0"/>
              <w:color w:val="000000"/>
              <w:sz w:val="28"/>
              <w:szCs w:val="28"/>
            </w:rPr>
          </w:rPrChange>
        </w:rPr>
        <w:t>s</w:t>
      </w:r>
      <w:ins w:id="29" w:author="your servant" w:date="2020-06-28T20:05:00Z">
        <w:r w:rsidR="00F442B0" w:rsidRPr="00F442B0">
          <w:rPr>
            <w:rStyle w:val="BookTitle"/>
            <w:rFonts w:asciiTheme="minorHAnsi" w:hAnsiTheme="minorHAnsi" w:cstheme="minorHAnsi"/>
            <w:b w:val="0"/>
            <w:bCs w:val="0"/>
            <w:i/>
            <w:iCs/>
            <w:color w:val="000000"/>
            <w:sz w:val="28"/>
            <w:szCs w:val="28"/>
            <w:rPrChange w:id="30" w:author="your servant" w:date="2020-06-28T20:05:00Z">
              <w:rPr>
                <w:rStyle w:val="BookTitle"/>
                <w:rFonts w:asciiTheme="minorHAnsi" w:hAnsiTheme="minorHAnsi" w:cstheme="minorHAnsi"/>
                <w:b w:val="0"/>
                <w:bCs w:val="0"/>
                <w:color w:val="000000"/>
                <w:sz w:val="28"/>
                <w:szCs w:val="28"/>
              </w:rPr>
            </w:rPrChange>
          </w:rPr>
          <w:t>ā</w:t>
        </w:r>
      </w:ins>
      <w:r w:rsidRPr="00F442B0">
        <w:rPr>
          <w:rStyle w:val="BookTitle"/>
          <w:rFonts w:asciiTheme="minorHAnsi" w:hAnsiTheme="minorHAnsi" w:cstheme="minorHAnsi"/>
          <w:b w:val="0"/>
          <w:bCs w:val="0"/>
          <w:i/>
          <w:iCs/>
          <w:color w:val="000000"/>
          <w:sz w:val="28"/>
          <w:szCs w:val="28"/>
          <w:rPrChange w:id="31" w:author="your servant" w:date="2020-06-28T20:0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destroying the miscreants, and re</w:t>
      </w:r>
      <w:ins w:id="32" w:author="your servant" w:date="2020-06-28T20:05: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establishing the principles of religion are impossible for others to perform, therefore I personally appear. Delivering the </w:t>
      </w:r>
      <w:r w:rsidRPr="00F442B0">
        <w:rPr>
          <w:rStyle w:val="BookTitle"/>
          <w:rFonts w:asciiTheme="minorHAnsi" w:hAnsiTheme="minorHAnsi" w:cstheme="minorHAnsi"/>
          <w:b w:val="0"/>
          <w:bCs w:val="0"/>
          <w:i/>
          <w:iCs/>
          <w:color w:val="000000"/>
          <w:sz w:val="28"/>
          <w:szCs w:val="28"/>
          <w:rPrChange w:id="33" w:author="your servant" w:date="2020-06-28T20:05:00Z">
            <w:rPr>
              <w:rStyle w:val="BookTitle"/>
              <w:rFonts w:asciiTheme="minorHAnsi" w:hAnsiTheme="minorHAnsi" w:cstheme="minorHAnsi"/>
              <w:b w:val="0"/>
              <w:bCs w:val="0"/>
              <w:color w:val="000000"/>
              <w:sz w:val="28"/>
              <w:szCs w:val="28"/>
            </w:rPr>
          </w:rPrChange>
        </w:rPr>
        <w:t>s</w:t>
      </w:r>
      <w:ins w:id="34" w:author="your servant" w:date="2020-06-28T20:05:00Z">
        <w:r w:rsidR="00F442B0">
          <w:rPr>
            <w:rStyle w:val="BookTitle"/>
            <w:rFonts w:asciiTheme="minorHAnsi" w:hAnsiTheme="minorHAnsi" w:cstheme="minorHAnsi"/>
            <w:b w:val="0"/>
            <w:bCs w:val="0"/>
            <w:i/>
            <w:iCs/>
            <w:color w:val="000000"/>
            <w:sz w:val="28"/>
            <w:szCs w:val="28"/>
          </w:rPr>
          <w:t>ā</w:t>
        </w:r>
      </w:ins>
      <w:r w:rsidRPr="00F442B0">
        <w:rPr>
          <w:rStyle w:val="BookTitle"/>
          <w:rFonts w:asciiTheme="minorHAnsi" w:hAnsiTheme="minorHAnsi" w:cstheme="minorHAnsi"/>
          <w:b w:val="0"/>
          <w:bCs w:val="0"/>
          <w:i/>
          <w:iCs/>
          <w:color w:val="000000"/>
          <w:sz w:val="28"/>
          <w:szCs w:val="28"/>
          <w:rPrChange w:id="35" w:author="your servant" w:date="2020-06-28T20:0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means to deliver the unalloyed devotees from the misery of their intense desire to see Me. The word </w:t>
      </w:r>
      <w:r w:rsidRPr="00790008">
        <w:rPr>
          <w:rStyle w:val="BookTitle"/>
          <w:rFonts w:asciiTheme="minorHAnsi" w:hAnsiTheme="minorHAnsi" w:cstheme="minorHAnsi"/>
          <w:b w:val="0"/>
          <w:bCs w:val="0"/>
          <w:i/>
          <w:iCs/>
          <w:color w:val="000000"/>
          <w:sz w:val="28"/>
          <w:szCs w:val="28"/>
        </w:rPr>
        <w:t>duṣkṛtām</w:t>
      </w:r>
      <w:r w:rsidRPr="00790008">
        <w:rPr>
          <w:rStyle w:val="BookTitle"/>
          <w:rFonts w:asciiTheme="minorHAnsi" w:hAnsiTheme="minorHAnsi" w:cstheme="minorHAnsi"/>
          <w:b w:val="0"/>
          <w:bCs w:val="0"/>
          <w:color w:val="000000"/>
          <w:sz w:val="28"/>
          <w:szCs w:val="28"/>
        </w:rPr>
        <w:t xml:space="preserve"> refers to demons like Rāvaṇa, Kaṁsa, and Keśī, who are invincible to others and who give distress to My devotees. The word </w:t>
      </w:r>
      <w:r w:rsidRPr="00790008">
        <w:rPr>
          <w:rStyle w:val="BookTitle"/>
          <w:rFonts w:asciiTheme="minorHAnsi" w:hAnsiTheme="minorHAnsi" w:cstheme="minorHAnsi"/>
          <w:b w:val="0"/>
          <w:bCs w:val="0"/>
          <w:i/>
          <w:iCs/>
          <w:color w:val="000000"/>
          <w:sz w:val="28"/>
          <w:szCs w:val="28"/>
        </w:rPr>
        <w:t>dharma-saṁsthāpana</w:t>
      </w:r>
      <w:r w:rsidRPr="00790008">
        <w:rPr>
          <w:rStyle w:val="BookTitle"/>
          <w:rFonts w:asciiTheme="minorHAnsi" w:hAnsiTheme="minorHAnsi" w:cstheme="minorHAnsi"/>
          <w:b w:val="0"/>
          <w:bCs w:val="0"/>
          <w:color w:val="000000"/>
          <w:sz w:val="28"/>
          <w:szCs w:val="28"/>
        </w:rPr>
        <w:t xml:space="preserve"> refers to supreme occupational duties in the form of meditating on, worshiping, serving, and glorifying Me, which cannot be propagated by anyone other than Me. The word </w:t>
      </w:r>
      <w:r w:rsidRPr="00790008">
        <w:rPr>
          <w:rStyle w:val="BookTitle"/>
          <w:rFonts w:asciiTheme="minorHAnsi" w:hAnsiTheme="minorHAnsi" w:cstheme="minorHAnsi"/>
          <w:b w:val="0"/>
          <w:bCs w:val="0"/>
          <w:i/>
          <w:iCs/>
          <w:color w:val="000000"/>
          <w:sz w:val="28"/>
          <w:szCs w:val="28"/>
        </w:rPr>
        <w:t xml:space="preserve">yuge yuge </w:t>
      </w:r>
      <w:r w:rsidRPr="00790008">
        <w:rPr>
          <w:rStyle w:val="BookTitle"/>
          <w:rFonts w:asciiTheme="minorHAnsi" w:hAnsiTheme="minorHAnsi" w:cstheme="minorHAnsi"/>
          <w:b w:val="0"/>
          <w:bCs w:val="0"/>
          <w:color w:val="000000"/>
          <w:sz w:val="28"/>
          <w:szCs w:val="28"/>
        </w:rPr>
        <w:t xml:space="preserve">refers to every millenium or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One should not doubt the Lord’s impartiality when He kills the demons, because the demons who are killed by the hand of the Lord are delivered from hellish material life, which has been awarded to them due to their sinful activities. This punishment awarded to the demons by the Lord is also His mercy. (Śrīmad Viśvanātha Cakravartī)</w:t>
      </w:r>
    </w:p>
    <w:p w14:paraId="15B17FFE" w14:textId="0056FC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Delivering the </w:t>
      </w:r>
      <w:r w:rsidRPr="00F442B0">
        <w:rPr>
          <w:rStyle w:val="BookTitle"/>
          <w:rFonts w:asciiTheme="minorHAnsi" w:hAnsiTheme="minorHAnsi" w:cstheme="minorHAnsi"/>
          <w:b w:val="0"/>
          <w:bCs w:val="0"/>
          <w:i/>
          <w:iCs/>
          <w:color w:val="000000"/>
          <w:sz w:val="28"/>
          <w:szCs w:val="28"/>
          <w:rPrChange w:id="36" w:author="your servant" w:date="2020-06-28T20:06:00Z">
            <w:rPr>
              <w:rStyle w:val="BookTitle"/>
              <w:rFonts w:asciiTheme="minorHAnsi" w:hAnsiTheme="minorHAnsi" w:cstheme="minorHAnsi"/>
              <w:b w:val="0"/>
              <w:bCs w:val="0"/>
              <w:color w:val="000000"/>
              <w:sz w:val="28"/>
              <w:szCs w:val="28"/>
            </w:rPr>
          </w:rPrChange>
        </w:rPr>
        <w:t>s</w:t>
      </w:r>
      <w:ins w:id="37" w:author="your servant" w:date="2020-06-28T20:06:00Z">
        <w:r w:rsidR="00F442B0" w:rsidRPr="00F442B0">
          <w:rPr>
            <w:rStyle w:val="BookTitle"/>
            <w:rFonts w:asciiTheme="minorHAnsi" w:hAnsiTheme="minorHAnsi" w:cstheme="minorHAnsi"/>
            <w:b w:val="0"/>
            <w:bCs w:val="0"/>
            <w:i/>
            <w:iCs/>
            <w:color w:val="000000"/>
            <w:sz w:val="28"/>
            <w:szCs w:val="28"/>
            <w:rPrChange w:id="38" w:author="your servant" w:date="2020-06-28T20:06:00Z">
              <w:rPr>
                <w:rStyle w:val="BookTitle"/>
                <w:rFonts w:asciiTheme="minorHAnsi" w:hAnsiTheme="minorHAnsi" w:cstheme="minorHAnsi"/>
                <w:b w:val="0"/>
                <w:bCs w:val="0"/>
                <w:color w:val="000000"/>
                <w:sz w:val="28"/>
                <w:szCs w:val="28"/>
              </w:rPr>
            </w:rPrChange>
          </w:rPr>
          <w:t>ā</w:t>
        </w:r>
      </w:ins>
      <w:r w:rsidRPr="00F442B0">
        <w:rPr>
          <w:rStyle w:val="BookTitle"/>
          <w:rFonts w:asciiTheme="minorHAnsi" w:hAnsiTheme="minorHAnsi" w:cstheme="minorHAnsi"/>
          <w:b w:val="0"/>
          <w:bCs w:val="0"/>
          <w:i/>
          <w:iCs/>
          <w:color w:val="000000"/>
          <w:sz w:val="28"/>
          <w:szCs w:val="28"/>
          <w:rPrChange w:id="39" w:author="your servant" w:date="2020-06-28T20:06: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means that the Lord delivers His devotees from the distress of intense eagerness to see the Lord. Because the devotees are constantly engaged in remembering the Lord’s form and qualities, they have a strong desire to see the Lord, who thus manifests His enchanting form before them. The word </w:t>
      </w:r>
      <w:r w:rsidRPr="00790008">
        <w:rPr>
          <w:rStyle w:val="BookTitle"/>
          <w:rFonts w:asciiTheme="minorHAnsi" w:hAnsiTheme="minorHAnsi" w:cstheme="minorHAnsi"/>
          <w:b w:val="0"/>
          <w:bCs w:val="0"/>
          <w:i/>
          <w:iCs/>
          <w:color w:val="000000"/>
          <w:sz w:val="28"/>
          <w:szCs w:val="28"/>
        </w:rPr>
        <w:t>duṣkṛtām</w:t>
      </w:r>
      <w:r w:rsidRPr="00790008">
        <w:rPr>
          <w:rStyle w:val="BookTitle"/>
          <w:rFonts w:asciiTheme="minorHAnsi" w:hAnsiTheme="minorHAnsi" w:cstheme="minorHAnsi"/>
          <w:b w:val="0"/>
          <w:bCs w:val="0"/>
          <w:color w:val="000000"/>
          <w:sz w:val="28"/>
          <w:szCs w:val="28"/>
        </w:rPr>
        <w:t xml:space="preserve"> refers to demons such as Rāvaṇa and Kaṁsa, who are averse to the devotees and who cannot be killed except by the Lord. The word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refers to the pure devotional process of worshiping the Lord and meditating on His form. Although this process of devotional service is performed on the basis of regulative principles, it cannot be propagated by others. The word </w:t>
      </w:r>
      <w:r w:rsidRPr="00790008">
        <w:rPr>
          <w:rStyle w:val="BookTitle"/>
          <w:rFonts w:asciiTheme="minorHAnsi" w:hAnsiTheme="minorHAnsi" w:cstheme="minorHAnsi"/>
          <w:b w:val="0"/>
          <w:bCs w:val="0"/>
          <w:i/>
          <w:iCs/>
          <w:color w:val="000000"/>
          <w:sz w:val="28"/>
          <w:szCs w:val="28"/>
        </w:rPr>
        <w:t>saṁsthāpana</w:t>
      </w:r>
      <w:r w:rsidRPr="00790008">
        <w:rPr>
          <w:rStyle w:val="BookTitle"/>
          <w:rFonts w:asciiTheme="minorHAnsi" w:hAnsiTheme="minorHAnsi" w:cstheme="minorHAnsi"/>
          <w:b w:val="0"/>
          <w:bCs w:val="0"/>
          <w:color w:val="000000"/>
          <w:sz w:val="28"/>
          <w:szCs w:val="28"/>
        </w:rPr>
        <w:t xml:space="preserve"> indicates preaching properly. These three purposes are the cause of the Lord’s appearance. No one should doubt the Lord’s impartiality when He kills the demons, because the demons who are killed by the Lord attain liberation. This chastisement of the demons is a display of the Lord’s mercy. (Śrī Baladeva Vidyābhūṣaṇa)</w:t>
      </w:r>
    </w:p>
    <w:p w14:paraId="5587F7D5" w14:textId="2429A4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establish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by appearing as an empowered incarnation amongst My devotees, who are sages amongst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kings, but actually I appear to deliver My great devotees who are afflicted by the distress born of intense longing to see Me. Thus, in the form of a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xml:space="preserve">, I deliver </w:t>
      </w:r>
      <w:r w:rsidRPr="00790008">
        <w:rPr>
          <w:rStyle w:val="BookTitle"/>
          <w:rFonts w:asciiTheme="minorHAnsi" w:hAnsiTheme="minorHAnsi" w:cstheme="minorHAnsi"/>
          <w:b w:val="0"/>
          <w:bCs w:val="0"/>
          <w:color w:val="000000"/>
          <w:sz w:val="28"/>
          <w:szCs w:val="28"/>
        </w:rPr>
        <w:lastRenderedPageBreak/>
        <w:t>My devotees from this distress and I deliver demons like Rāvaṇa and Kaṁsa by killing them. I re</w:t>
      </w:r>
      <w:ins w:id="40" w:author="your servant" w:date="2020-06-28T20:07: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establish the living entities’ eternal religious principles by preaching the devotional processes like hearing and chanting. When I say, “I appear in every millenium,” it is to be accepted that I also appear in the Age of Kali. The incarnation for Kali-yuga will distribute the rarely attained benediction of love of God through the process of chanting. Although this incarnation is the best of all, He is hidden to the common person. My great devotees will naturally be attracted by this incarnation. You also (O Arjuna) can see this incarnation when you appear as His assistant. The great mystery of this confidential incarnation for Kali-yuga is that He will destroy only the sinful mentality of the demons, not the demons themselves. (Śrīmad Bhaktivinoda Ṭhākura)</w:t>
      </w:r>
    </w:p>
    <w:p w14:paraId="5C3B87EF" w14:textId="1810BD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2.19-20</w:t>
      </w:r>
    </w:p>
    <w:p w14:paraId="72DAC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19-20</w:t>
      </w:r>
    </w:p>
    <w:p w14:paraId="4E522B9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dharma-parābhava haya yakhane yakhane</w:t>
      </w:r>
      <w:r w:rsidRPr="00790008">
        <w:rPr>
          <w:rStyle w:val="BookTitle"/>
          <w:rFonts w:asciiTheme="minorHAnsi" w:hAnsiTheme="minorHAnsi" w:cstheme="minorHAnsi"/>
          <w:b w:val="0"/>
          <w:bCs w:val="0"/>
          <w:color w:val="000000"/>
          <w:sz w:val="28"/>
          <w:szCs w:val="28"/>
        </w:rPr>
        <w:br/>
        <w:t>adharmera prabalatā bāḍe dine-dine</w:t>
      </w:r>
    </w:p>
    <w:p w14:paraId="30DCFF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sādhu-jana-rakṣa, duṣṭa-vināśa-kāraṇe</w:t>
      </w:r>
      <w:r w:rsidRPr="00790008">
        <w:rPr>
          <w:rStyle w:val="BookTitle"/>
          <w:rFonts w:asciiTheme="minorHAnsi" w:hAnsiTheme="minorHAnsi" w:cstheme="minorHAnsi"/>
          <w:b w:val="0"/>
          <w:bCs w:val="0"/>
          <w:color w:val="000000"/>
          <w:sz w:val="28"/>
          <w:szCs w:val="28"/>
        </w:rPr>
        <w:br/>
        <w:t>brahmādi prabhura pā’ya kare vijñāpane</w:t>
      </w:r>
    </w:p>
    <w:p w14:paraId="0B775F7E" w14:textId="38E3CA1F"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a decline in religious principles and irreligion becomes more prominent day by day, at that time the demigods headed by Brahmā pray at the feet of the Lord to protect the s</w:t>
      </w:r>
      <w:ins w:id="41" w:author="your servant" w:date="2020-06-28T20:07:00Z">
        <w:r w:rsidR="00F442B0">
          <w:rPr>
            <w:rStyle w:val="BookTitle"/>
            <w:rFonts w:asciiTheme="minorHAnsi" w:hAnsiTheme="minorHAnsi" w:cstheme="minorHAnsi"/>
            <w:b/>
            <w:bCs/>
            <w:color w:val="800000"/>
            <w:sz w:val="28"/>
            <w:szCs w:val="28"/>
          </w:rPr>
          <w:t>ā</w:t>
        </w:r>
      </w:ins>
      <w:r w:rsidRPr="00790008">
        <w:rPr>
          <w:rStyle w:val="BookTitle"/>
          <w:rFonts w:asciiTheme="minorHAnsi" w:hAnsiTheme="minorHAnsi" w:cstheme="minorHAnsi"/>
          <w:b/>
          <w:bCs/>
          <w:color w:val="800000"/>
          <w:sz w:val="28"/>
          <w:szCs w:val="28"/>
        </w:rPr>
        <w:t>dhus and destroy the miscreants.</w:t>
      </w:r>
    </w:p>
    <w:p w14:paraId="0EB46D07" w14:textId="1FE0BB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living entities who are averse to the Lord remain in the midst of temporary sense enjoyment, their material conceptions gradually increase. From Satya to Tretā to Dvāpara-yuga, religious principles gradually diminish and the propensity for material enjoyment gradually increases. At the same time, due to a lack of religious activities, irreligious activities become more prominent. The ascending process is a form of irreligion, because in this process there is no service attitude towards Śrī Adhokṣaja. The pure devotees of the Lord who are engaged in the service of Adhokṣaja are always disturbed by the conditioned living entities’ irreligious endeavors. The mental speculators consider themselves rich and powerful by five opulences: (1) gambling, (2) drinking, (3) illicit sex, (4) animal slaughter, and (5) gold. They thus attempt to attack the Absolute Truth, who descends for the eternal benefit of the living entities. In order to check such endeavors of the mental speculators and make them slip from their path, the unlimitedly powerful destroyer of nescience and bewilderer of the demons, the Supreme Absolute Truth, Lord Viṣṇu, incarnates. In this way Lord Brahmā offers prayers at the lotus feet of the Lord in every millenium.</w:t>
      </w:r>
    </w:p>
    <w:p w14:paraId="3AC76695" w14:textId="2742CE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w:t>
      </w:r>
    </w:p>
    <w:p w14:paraId="0EB72F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A4845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yuga-dharma sthāpana karite</w:t>
      </w:r>
      <w:r w:rsidRPr="00790008">
        <w:rPr>
          <w:rStyle w:val="BookTitle"/>
          <w:rFonts w:asciiTheme="minorHAnsi" w:hAnsiTheme="minorHAnsi" w:cstheme="minorHAnsi"/>
          <w:b w:val="0"/>
          <w:bCs w:val="0"/>
          <w:color w:val="000000"/>
          <w:sz w:val="28"/>
          <w:szCs w:val="28"/>
        </w:rPr>
        <w:br/>
        <w:t>sāṅgopāṇge avatīrṇa hana pṛthivīte</w:t>
      </w:r>
    </w:p>
    <w:p w14:paraId="2AA6889C" w14:textId="15CDD32B"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appears in this material world with His associates and paraphernalia in order to re</w:t>
      </w:r>
      <w:ins w:id="42" w:author="your servant" w:date="2020-06-28T20:09:00Z">
        <w:r w:rsidR="00F442B0">
          <w:rPr>
            <w:rStyle w:val="BookTitle"/>
            <w:rFonts w:asciiTheme="minorHAnsi" w:hAnsiTheme="minorHAnsi" w:cstheme="minorHAnsi"/>
            <w:b/>
            <w:bCs/>
            <w:color w:val="800000"/>
            <w:sz w:val="28"/>
            <w:szCs w:val="28"/>
          </w:rPr>
          <w:t>-</w:t>
        </w:r>
      </w:ins>
      <w:r w:rsidRPr="00790008">
        <w:rPr>
          <w:rStyle w:val="BookTitle"/>
          <w:rFonts w:asciiTheme="minorHAnsi" w:hAnsiTheme="minorHAnsi" w:cstheme="minorHAnsi"/>
          <w:b/>
          <w:bCs/>
          <w:color w:val="800000"/>
          <w:sz w:val="28"/>
          <w:szCs w:val="28"/>
        </w:rPr>
        <w:t>establish the principles of religion.</w:t>
      </w:r>
    </w:p>
    <w:p w14:paraId="22E3A5B1" w14:textId="48E78C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Lord Brahmā, the creator and regulator of the universe, prays for the Lord’s incarnation for the benefit of the entire universe, the Absolute Personality of Godhead descends along with His associates from His own abode in Vaikuṇṭha into this material world. The pure devotees know that re</w:t>
      </w:r>
      <w:ins w:id="43" w:author="your servant" w:date="2020-06-28T20:09: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establishing religious principles appropriate for the particular time is one of the purposes for the Lord’s advent. The function of the </w:t>
      </w:r>
      <w:r w:rsidRPr="00790008">
        <w:rPr>
          <w:rStyle w:val="BookTitle"/>
          <w:rFonts w:asciiTheme="minorHAnsi" w:hAnsiTheme="minorHAnsi" w:cstheme="minorHAnsi"/>
          <w:b w:val="0"/>
          <w:bCs w:val="0"/>
          <w:i/>
          <w:iCs/>
          <w:color w:val="000000"/>
          <w:sz w:val="28"/>
          <w:szCs w:val="28"/>
        </w:rPr>
        <w:t>naimittika-līlā-avatāras</w:t>
      </w:r>
      <w:r w:rsidRPr="00790008">
        <w:rPr>
          <w:rStyle w:val="BookTitle"/>
          <w:rFonts w:asciiTheme="minorHAnsi" w:hAnsiTheme="minorHAnsi" w:cstheme="minorHAnsi"/>
          <w:b w:val="0"/>
          <w:bCs w:val="0"/>
          <w:color w:val="000000"/>
          <w:sz w:val="28"/>
          <w:szCs w:val="28"/>
        </w:rPr>
        <w:t xml:space="preserve"> is to re</w:t>
      </w:r>
      <w:ins w:id="44" w:author="your servant" w:date="2020-06-28T20:09: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 the principles of religion, or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w:t>
      </w:r>
    </w:p>
    <w:p w14:paraId="125848E7" w14:textId="239022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w:t>
      </w:r>
    </w:p>
    <w:p w14:paraId="5FF17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EEF0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’dharma’ haya ’hari-saṅkīrtana’</w:t>
      </w:r>
      <w:r w:rsidRPr="00790008">
        <w:rPr>
          <w:rStyle w:val="BookTitle"/>
          <w:rFonts w:asciiTheme="minorHAnsi" w:hAnsiTheme="minorHAnsi" w:cstheme="minorHAnsi"/>
          <w:b w:val="0"/>
          <w:bCs w:val="0"/>
          <w:color w:val="000000"/>
          <w:sz w:val="28"/>
          <w:szCs w:val="28"/>
        </w:rPr>
        <w:br/>
        <w:t>etad arthe avatīrṇa śrī-śacī-nandana</w:t>
      </w:r>
    </w:p>
    <w:p w14:paraId="3DE35A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religious principle for the Age of Kali is the congregational chanting of the holy names of the Lord. Śrī Śacīnandana incarnates to establish this principle.</w:t>
      </w:r>
    </w:p>
    <w:p w14:paraId="2D29A3C6" w14:textId="51D39A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living entities are delivered by the process of meditation in Satya-yuga, fire sacrifice in Tretā-yuga, worship of the Lord in Dvāpara-yuga, and congregational chanting of Lord Hari’s names in Kali-yuga. Lord Śrī Śacīnandana appeared in this world to propagate this congregational chanting.</w:t>
      </w:r>
    </w:p>
    <w:p w14:paraId="317CA3D2" w14:textId="0C9C3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w:t>
      </w:r>
    </w:p>
    <w:p w14:paraId="15A56E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09DDEC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kahe bhāgavata sarva-tattva-sāra</w:t>
      </w:r>
      <w:r w:rsidRPr="00790008">
        <w:rPr>
          <w:rStyle w:val="BookTitle"/>
          <w:rFonts w:asciiTheme="minorHAnsi" w:hAnsiTheme="minorHAnsi" w:cstheme="minorHAnsi"/>
          <w:b w:val="0"/>
          <w:bCs w:val="0"/>
          <w:color w:val="000000"/>
          <w:sz w:val="28"/>
          <w:szCs w:val="28"/>
        </w:rPr>
        <w:br/>
        <w:t>’kīrtana’-nimitta ’gauracandra-avatāra’</w:t>
      </w:r>
    </w:p>
    <w:p w14:paraId="053E2B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stated in the Śrīmad Bhāgavatam that the Supreme Absolute Truth, Lord Gauracandra, incarnates to propagate the chanting of the holy names.</w:t>
      </w:r>
    </w:p>
    <w:p w14:paraId="4EBC940D" w14:textId="561BD8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people of this Age of Kali are engaged in arguments that result in various quarrels. In order to benefit these people, Śrī Gaurasundara propagated the congregational chanting of the Lord’s holy name, which is the Supreme Absolute Truth, the destroyer of all illusion, and the form of eternity, knowledge, and bliss.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it is also confirmed that Śrī Gaurasundara is the essence of all truths, the Supreme Absolute Truth, and the personification of </w:t>
      </w:r>
      <w:r w:rsidRPr="00790008">
        <w:rPr>
          <w:rStyle w:val="BookTitle"/>
          <w:rFonts w:asciiTheme="minorHAnsi" w:hAnsiTheme="minorHAnsi" w:cstheme="minorHAnsi"/>
          <w:b w:val="0"/>
          <w:bCs w:val="0"/>
          <w:i/>
          <w:iCs/>
          <w:color w:val="000000"/>
          <w:sz w:val="28"/>
          <w:szCs w:val="28"/>
        </w:rPr>
        <w:lastRenderedPageBreak/>
        <w:t>saṅkīrtana</w:t>
      </w:r>
      <w:r w:rsidRPr="00790008">
        <w:rPr>
          <w:rStyle w:val="BookTitle"/>
          <w:rFonts w:asciiTheme="minorHAnsi" w:hAnsiTheme="minorHAnsi" w:cstheme="minorHAnsi"/>
          <w:b w:val="0"/>
          <w:bCs w:val="0"/>
          <w:color w:val="000000"/>
          <w:sz w:val="28"/>
          <w:szCs w:val="28"/>
        </w:rPr>
        <w:t>.</w:t>
      </w:r>
    </w:p>
    <w:p w14:paraId="3388852C" w14:textId="6C1841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2.24</w:t>
      </w:r>
    </w:p>
    <w:p w14:paraId="1769C9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42D4C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iti dvāpara urv-īśa      stuvanti jagad-īśvaram</w:t>
      </w:r>
      <w:r w:rsidRPr="00790008">
        <w:rPr>
          <w:rStyle w:val="BookTitle"/>
          <w:rFonts w:asciiTheme="minorHAnsi" w:hAnsiTheme="minorHAnsi" w:cstheme="minorHAnsi"/>
          <w:b w:val="0"/>
          <w:bCs w:val="0"/>
          <w:color w:val="000000"/>
          <w:sz w:val="28"/>
          <w:szCs w:val="28"/>
        </w:rPr>
        <w:br/>
        <w:t>nānā-tantra-vidhānena      kalāv api tathā śṛṇu</w:t>
      </w:r>
    </w:p>
    <w:p w14:paraId="58206E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King, in this way people in Dvāpara-yuga glorified the Lord of the universe. In Kali-yuga also people worship the Supreme Personality of Godhead by following various regulations of the revealed scriptures. Now kindly hear of this from me.</w:t>
      </w:r>
    </w:p>
    <w:p w14:paraId="701EEEB3" w14:textId="3D0732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(11.5.31-32) were spoken by the great devotee Śrī Karabhājana Muni, one of the nine Yogendras, while describing the incarnation and process of worship for the Age of Kali. They are part of his reply to Nimi, the king of Videha, who inquired about the colors, features, names, times of advent, and processes for worshiping Lord Hari’s incarnations.</w:t>
      </w:r>
    </w:p>
    <w:p w14:paraId="6DB836CB" w14:textId="74F0DD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2.25</w:t>
      </w:r>
    </w:p>
    <w:p w14:paraId="4F1B0D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9A43B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1D94AF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w:t>
      </w:r>
    </w:p>
    <w:p w14:paraId="370F934A" w14:textId="6F2946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xml:space="preserve"> refers to He whose color is not blackish; in other words, He whose luster is golden. Intelligent persons worship this Lord. “Your son Kṛṣṇa appears as an incarnation in every millennium. In the past, He assumed three different colors—white, red and yellow—and now He has appeared in a blackish color.” In these words spoken by Gargamuni to Nanda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(10.8.13) it is proved that apart from white, red, and black, the Lord also appears with a yellow or golden complexion. The word </w:t>
      </w:r>
      <w:r w:rsidRPr="00790008">
        <w:rPr>
          <w:rStyle w:val="BookTitle"/>
          <w:rFonts w:asciiTheme="minorHAnsi" w:hAnsiTheme="minorHAnsi" w:cstheme="minorHAnsi"/>
          <w:b w:val="0"/>
          <w:bCs w:val="0"/>
          <w:i/>
          <w:iCs/>
          <w:color w:val="000000"/>
          <w:sz w:val="28"/>
          <w:szCs w:val="28"/>
        </w:rPr>
        <w:t>idānīṁ</w:t>
      </w:r>
      <w:r w:rsidRPr="00790008">
        <w:rPr>
          <w:rStyle w:val="BookTitle"/>
          <w:rFonts w:asciiTheme="minorHAnsi" w:hAnsiTheme="minorHAnsi" w:cstheme="minorHAnsi"/>
          <w:b w:val="0"/>
          <w:bCs w:val="0"/>
          <w:color w:val="000000"/>
          <w:sz w:val="28"/>
          <w:szCs w:val="28"/>
        </w:rPr>
        <w:t xml:space="preserve">, or “now,” in this verse indicates that the Lord has accepted a blackish color in His present incarnation. It is understood from this statement that the Lord appeared in Dvāpara-yuga in a blackish complexion and that He had previously appeared in the Satya-yuga and Tretā-yuga with white and red complexions. The word </w:t>
      </w:r>
      <w:r w:rsidRPr="00790008">
        <w:rPr>
          <w:rStyle w:val="BookTitle"/>
          <w:rFonts w:asciiTheme="minorHAnsi" w:hAnsiTheme="minorHAnsi" w:cstheme="minorHAnsi"/>
          <w:b w:val="0"/>
          <w:bCs w:val="0"/>
          <w:i/>
          <w:iCs/>
          <w:color w:val="000000"/>
          <w:sz w:val="28"/>
          <w:szCs w:val="28"/>
        </w:rPr>
        <w:t>pīta</w:t>
      </w:r>
      <w:r w:rsidRPr="00790008">
        <w:rPr>
          <w:rStyle w:val="BookTitle"/>
          <w:rFonts w:asciiTheme="minorHAnsi" w:hAnsiTheme="minorHAnsi" w:cstheme="minorHAnsi"/>
          <w:b w:val="0"/>
          <w:bCs w:val="0"/>
          <w:color w:val="000000"/>
          <w:sz w:val="28"/>
          <w:szCs w:val="28"/>
        </w:rPr>
        <w:t>, or golden, is used in the past tense to confirm that the Lord had appeared with a golden complexion in previous Kali-yugas.</w:t>
      </w:r>
    </w:p>
    <w:p w14:paraId="6B923C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Lord Śrī Kṛṣṇa will be fully glorified in this book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so in order to confirm that all incarnations are included in Kṛṣṇa, He was also known as the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Whenever Lord Kṛṣṇa appears in Dvāpara-yuga, Lord Gaurasundara appears in the immediately following Kali-yuga. From this statement it is concluded that Śrī Gaurasundara is Himself Lord Kṛṣṇa, because there has never been an exception. The fact that Śrī Gaurasundara is Himself Lord Kṛṣṇa is being disclosed by the author by his use of the following adjectives.</w:t>
      </w:r>
    </w:p>
    <w:p w14:paraId="642015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kṛṣṇa-varṇa</w:t>
      </w:r>
      <w:r w:rsidRPr="00790008">
        <w:rPr>
          <w:rStyle w:val="BookTitle"/>
          <w:rFonts w:asciiTheme="minorHAnsi" w:hAnsiTheme="minorHAnsi" w:cstheme="minorHAnsi"/>
          <w:b w:val="0"/>
          <w:bCs w:val="0"/>
          <w:color w:val="000000"/>
          <w:sz w:val="28"/>
          <w:szCs w:val="28"/>
        </w:rPr>
        <w:t xml:space="preserve"> indicates one who possesses the two syllables </w:t>
      </w:r>
      <w:r w:rsidRPr="00790008">
        <w:rPr>
          <w:rStyle w:val="BookTitle"/>
          <w:rFonts w:asciiTheme="minorHAnsi" w:hAnsiTheme="minorHAnsi" w:cstheme="minorHAnsi"/>
          <w:b w:val="0"/>
          <w:bCs w:val="0"/>
          <w:i/>
          <w:iCs/>
          <w:color w:val="000000"/>
          <w:sz w:val="28"/>
          <w:szCs w:val="28"/>
        </w:rPr>
        <w:t>kṛ</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ṣṇa</w:t>
      </w:r>
      <w:r w:rsidRPr="00790008">
        <w:rPr>
          <w:rStyle w:val="BookTitle"/>
          <w:rFonts w:asciiTheme="minorHAnsi" w:hAnsiTheme="minorHAnsi" w:cstheme="minorHAnsi"/>
          <w:b w:val="0"/>
          <w:bCs w:val="0"/>
          <w:color w:val="000000"/>
          <w:sz w:val="28"/>
          <w:szCs w:val="28"/>
        </w:rPr>
        <w:t xml:space="preserve">. In other words, He whose name, Śrī Kṛṣṇa Caitanyadeva, includes these two syllables, </w:t>
      </w:r>
      <w:r w:rsidRPr="00790008">
        <w:rPr>
          <w:rStyle w:val="BookTitle"/>
          <w:rFonts w:asciiTheme="minorHAnsi" w:hAnsiTheme="minorHAnsi" w:cstheme="minorHAnsi"/>
          <w:b w:val="0"/>
          <w:bCs w:val="0"/>
          <w:i/>
          <w:iCs/>
          <w:color w:val="000000"/>
          <w:sz w:val="28"/>
          <w:szCs w:val="28"/>
        </w:rPr>
        <w:t>kṛ</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ṣṇa</w:t>
      </w:r>
      <w:r w:rsidRPr="00790008">
        <w:rPr>
          <w:rStyle w:val="BookTitle"/>
          <w:rFonts w:asciiTheme="minorHAnsi" w:hAnsiTheme="minorHAnsi" w:cstheme="minorHAnsi"/>
          <w:b w:val="0"/>
          <w:bCs w:val="0"/>
          <w:color w:val="000000"/>
          <w:sz w:val="28"/>
          <w:szCs w:val="28"/>
        </w:rPr>
        <w:t xml:space="preserve"> (the Supreme Personality of Godhead).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(3.3.3), Śrīdhara Svāmī has explained that of the words </w:t>
      </w:r>
      <w:r w:rsidRPr="00790008">
        <w:rPr>
          <w:rStyle w:val="BookTitle"/>
          <w:rFonts w:asciiTheme="minorHAnsi" w:hAnsiTheme="minorHAnsi" w:cstheme="minorHAnsi"/>
          <w:b w:val="0"/>
          <w:bCs w:val="0"/>
          <w:i/>
          <w:iCs/>
          <w:color w:val="000000"/>
          <w:sz w:val="28"/>
          <w:szCs w:val="28"/>
        </w:rPr>
        <w:t>śriyaḥ savarṇena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śriyaḥ</w:t>
      </w:r>
      <w:r w:rsidRPr="00790008">
        <w:rPr>
          <w:rStyle w:val="BookTitle"/>
          <w:rFonts w:asciiTheme="minorHAnsi" w:hAnsiTheme="minorHAnsi" w:cstheme="minorHAnsi"/>
          <w:b w:val="0"/>
          <w:bCs w:val="0"/>
          <w:color w:val="000000"/>
          <w:sz w:val="28"/>
          <w:szCs w:val="28"/>
        </w:rPr>
        <w:t xml:space="preserve"> means “of Śrī or of Rukmiṇī,” and </w:t>
      </w:r>
      <w:r w:rsidRPr="00790008">
        <w:rPr>
          <w:rStyle w:val="BookTitle"/>
          <w:rFonts w:asciiTheme="minorHAnsi" w:hAnsiTheme="minorHAnsi" w:cstheme="minorHAnsi"/>
          <w:b w:val="0"/>
          <w:bCs w:val="0"/>
          <w:i/>
          <w:iCs/>
          <w:color w:val="000000"/>
          <w:sz w:val="28"/>
          <w:szCs w:val="28"/>
        </w:rPr>
        <w:t>savarṇena</w:t>
      </w:r>
      <w:r w:rsidRPr="00790008">
        <w:rPr>
          <w:rStyle w:val="BookTitle"/>
          <w:rFonts w:asciiTheme="minorHAnsi" w:hAnsiTheme="minorHAnsi" w:cstheme="minorHAnsi"/>
          <w:b w:val="0"/>
          <w:bCs w:val="0"/>
          <w:color w:val="000000"/>
          <w:sz w:val="28"/>
          <w:szCs w:val="28"/>
        </w:rPr>
        <w:t xml:space="preserve"> refers to one who possesses the two equal syllables </w:t>
      </w:r>
      <w:r w:rsidRPr="00790008">
        <w:rPr>
          <w:rStyle w:val="BookTitle"/>
          <w:rFonts w:asciiTheme="minorHAnsi" w:hAnsiTheme="minorHAnsi" w:cstheme="minorHAnsi"/>
          <w:b w:val="0"/>
          <w:bCs w:val="0"/>
          <w:i/>
          <w:iCs/>
          <w:color w:val="000000"/>
          <w:sz w:val="28"/>
          <w:szCs w:val="28"/>
        </w:rPr>
        <w:t>ru</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kmī</w:t>
      </w:r>
      <w:r w:rsidRPr="00790008">
        <w:rPr>
          <w:rStyle w:val="BookTitle"/>
          <w:rFonts w:asciiTheme="minorHAnsi" w:hAnsiTheme="minorHAnsi" w:cstheme="minorHAnsi"/>
          <w:b w:val="0"/>
          <w:bCs w:val="0"/>
          <w:color w:val="000000"/>
          <w:sz w:val="28"/>
          <w:szCs w:val="28"/>
        </w:rPr>
        <w:t xml:space="preserve">. Such dual meanings are found in various places within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3DDA9E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the word </w:t>
      </w:r>
      <w:r w:rsidRPr="00790008">
        <w:rPr>
          <w:rStyle w:val="BookTitle"/>
          <w:rFonts w:asciiTheme="minorHAnsi" w:hAnsiTheme="minorHAnsi" w:cstheme="minorHAnsi"/>
          <w:b w:val="0"/>
          <w:bCs w:val="0"/>
          <w:i/>
          <w:iCs/>
          <w:color w:val="000000"/>
          <w:sz w:val="28"/>
          <w:szCs w:val="28"/>
        </w:rPr>
        <w:t>kṛṣṇa-varṇa</w:t>
      </w:r>
      <w:r w:rsidRPr="00790008">
        <w:rPr>
          <w:rStyle w:val="BookTitle"/>
          <w:rFonts w:asciiTheme="minorHAnsi" w:hAnsiTheme="minorHAnsi" w:cstheme="minorHAnsi"/>
          <w:b w:val="0"/>
          <w:bCs w:val="0"/>
          <w:color w:val="000000"/>
          <w:sz w:val="28"/>
          <w:szCs w:val="28"/>
        </w:rPr>
        <w:t xml:space="preserve"> means “one who describes Kṛṣṇa.” In other words, He personally chants the holy names while remembering His own ecstatic spiritual pastimes, and He mercifully instructs everyone about His holy names.</w:t>
      </w:r>
    </w:p>
    <w:p w14:paraId="06F1D0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although He is personally </w:t>
      </w:r>
      <w:r w:rsidRPr="00790008">
        <w:rPr>
          <w:rStyle w:val="BookTitle"/>
          <w:rFonts w:asciiTheme="minorHAnsi" w:hAnsiTheme="minorHAnsi" w:cstheme="minorHAnsi"/>
          <w:b w:val="0"/>
          <w:bCs w:val="0"/>
          <w:i/>
          <w:iCs/>
          <w:color w:val="000000"/>
          <w:sz w:val="28"/>
          <w:szCs w:val="28"/>
        </w:rPr>
        <w:t>a-kṛṣṇa</w:t>
      </w:r>
      <w:r w:rsidRPr="00790008">
        <w:rPr>
          <w:rStyle w:val="BookTitle"/>
          <w:rFonts w:asciiTheme="minorHAnsi" w:hAnsiTheme="minorHAnsi" w:cstheme="minorHAnsi"/>
          <w:b w:val="0"/>
          <w:bCs w:val="0"/>
          <w:color w:val="000000"/>
          <w:sz w:val="28"/>
          <w:szCs w:val="28"/>
        </w:rPr>
        <w:t xml:space="preserve">, or golden, He is nevertheless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or lustrous. In other words, He distributes the holy names of Kṛṣṇa to everyone by His sweet beauty; or in other words, everyone becomes Kṛṣṇa consciousness by seeing Him.</w:t>
      </w:r>
    </w:p>
    <w:p w14:paraId="05C572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although Śrī Kṛṣṇa appears as Gaura, in the eyes of His devotees He is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or of lustrous blackish complexion. In other words, He is seen by His devotees as Śrī Śyāmasundara. Therefore Śrī Gaurasundara is Śrī Kṛṣṇa Himself, or, in other words, Śrī Kṛṣṇa has personally appeared as Śrī Gaurasundara. Therefore the conclusion is that Śrī Gaurasundara is Śrī Kṛṣṇa Himself.</w:t>
      </w:r>
    </w:p>
    <w:p w14:paraId="02CD5F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supremacy of Śrī Gaurasundara is established by the words </w:t>
      </w:r>
      <w:r w:rsidRPr="00790008">
        <w:rPr>
          <w:rStyle w:val="BookTitle"/>
          <w:rFonts w:asciiTheme="minorHAnsi" w:hAnsiTheme="minorHAnsi" w:cstheme="minorHAnsi"/>
          <w:b w:val="0"/>
          <w:bCs w:val="0"/>
          <w:i/>
          <w:iCs/>
          <w:color w:val="000000"/>
          <w:sz w:val="28"/>
          <w:szCs w:val="28"/>
        </w:rPr>
        <w:t>sāṅgopāṅgāstra-pārṣadam</w:t>
      </w:r>
      <w:r w:rsidRPr="00790008">
        <w:rPr>
          <w:rStyle w:val="BookTitle"/>
          <w:rFonts w:asciiTheme="minorHAnsi" w:hAnsiTheme="minorHAnsi" w:cstheme="minorHAnsi"/>
          <w:b w:val="0"/>
          <w:bCs w:val="0"/>
          <w:color w:val="000000"/>
          <w:sz w:val="28"/>
          <w:szCs w:val="28"/>
        </w:rPr>
        <w:t xml:space="preserve">. In other words, the Lord appears with His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astra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pārṣada</w:t>
      </w:r>
      <w:r w:rsidRPr="00790008">
        <w:rPr>
          <w:rStyle w:val="BookTitle"/>
          <w:rFonts w:asciiTheme="minorHAnsi" w:hAnsiTheme="minorHAnsi" w:cstheme="minorHAnsi"/>
          <w:b w:val="0"/>
          <w:bCs w:val="0"/>
          <w:color w:val="000000"/>
          <w:sz w:val="28"/>
          <w:szCs w:val="28"/>
        </w:rPr>
        <w:t xml:space="preserve">—His limbs, decorations, weapons, and associates. (This term has been used in </w:t>
      </w:r>
      <w:r w:rsidRPr="00790008">
        <w:rPr>
          <w:rStyle w:val="BookTitle"/>
          <w:rFonts w:asciiTheme="minorHAnsi" w:hAnsiTheme="minorHAnsi" w:cstheme="minorHAnsi"/>
          <w:b w:val="0"/>
          <w:bCs w:val="0"/>
          <w:i/>
          <w:iCs/>
          <w:color w:val="000000"/>
          <w:sz w:val="28"/>
          <w:szCs w:val="28"/>
        </w:rPr>
        <w:t>karma-dhāraya</w:t>
      </w:r>
      <w:r w:rsidRPr="00790008">
        <w:rPr>
          <w:rStyle w:val="BookTitle"/>
          <w:rFonts w:asciiTheme="minorHAnsi" w:hAnsiTheme="minorHAnsi" w:cstheme="minorHAnsi"/>
          <w:b w:val="0"/>
          <w:bCs w:val="0"/>
          <w:color w:val="000000"/>
          <w:sz w:val="28"/>
          <w:szCs w:val="28"/>
        </w:rPr>
        <w:t xml:space="preserve">, an appositional compound. According to Śrīla Vyāsadeva the </w:t>
      </w:r>
      <w:r w:rsidRPr="00790008">
        <w:rPr>
          <w:rStyle w:val="BookTitle"/>
          <w:rFonts w:asciiTheme="minorHAnsi" w:hAnsiTheme="minorHAnsi" w:cstheme="minorHAnsi"/>
          <w:b w:val="0"/>
          <w:bCs w:val="0"/>
          <w:i/>
          <w:iCs/>
          <w:color w:val="000000"/>
          <w:sz w:val="28"/>
          <w:szCs w:val="28"/>
        </w:rPr>
        <w:t xml:space="preserve">aṅgas </w:t>
      </w:r>
      <w:r w:rsidRPr="00790008">
        <w:rPr>
          <w:rStyle w:val="BookTitle"/>
          <w:rFonts w:asciiTheme="minorHAnsi" w:hAnsiTheme="minorHAnsi" w:cstheme="minorHAnsi"/>
          <w:b w:val="0"/>
          <w:bCs w:val="0"/>
          <w:color w:val="000000"/>
          <w:sz w:val="28"/>
          <w:szCs w:val="28"/>
        </w:rPr>
        <w:t xml:space="preserve">of the Lord are also called </w:t>
      </w:r>
      <w:r w:rsidRPr="00790008">
        <w:rPr>
          <w:rStyle w:val="BookTitle"/>
          <w:rFonts w:asciiTheme="minorHAnsi" w:hAnsiTheme="minorHAnsi" w:cstheme="minorHAnsi"/>
          <w:b w:val="0"/>
          <w:bCs w:val="0"/>
          <w:i/>
          <w:iCs/>
          <w:color w:val="000000"/>
          <w:sz w:val="28"/>
          <w:szCs w:val="28"/>
        </w:rPr>
        <w:t>upāṅgas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astras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pārṣadas</w:t>
      </w:r>
      <w:r w:rsidRPr="00790008">
        <w:rPr>
          <w:rStyle w:val="BookTitle"/>
          <w:rFonts w:asciiTheme="minorHAnsi" w:hAnsiTheme="minorHAnsi" w:cstheme="minorHAnsi"/>
          <w:b w:val="0"/>
          <w:bCs w:val="0"/>
          <w:color w:val="000000"/>
          <w:sz w:val="28"/>
          <w:szCs w:val="28"/>
        </w:rPr>
        <w:t xml:space="preserve">.) Since the limbs of the Supreme Lord are most enchanting, they are known as decorations; since the limbs of the Supreme Lord are most powerful, they are known as weapons; and since the limbs of the Supreme Lord always remain with the Lord, they are called associates of the Lord. Many great personalities have seen this form of the Lord. This is a well-known fact among the residents of West Bengal, </w:t>
      </w:r>
      <w:r w:rsidRPr="00790008">
        <w:rPr>
          <w:rStyle w:val="BookTitle"/>
          <w:rFonts w:asciiTheme="minorHAnsi" w:hAnsiTheme="minorHAnsi" w:cstheme="minorHAnsi"/>
          <w:b w:val="0"/>
          <w:bCs w:val="0"/>
          <w:color w:val="000000"/>
          <w:sz w:val="28"/>
          <w:szCs w:val="28"/>
        </w:rPr>
        <w:lastRenderedPageBreak/>
        <w:t xml:space="preserve">Orissa, and Bangladesh. Another meaning of this phrase is that the Lord has appeared along with His most powerful devoted companions, like Śrīmad Advaita Ācārya, who are counted as </w:t>
      </w:r>
      <w:r w:rsidRPr="00790008">
        <w:rPr>
          <w:rStyle w:val="BookTitle"/>
          <w:rFonts w:asciiTheme="minorHAnsi" w:hAnsiTheme="minorHAnsi" w:cstheme="minorHAnsi"/>
          <w:b w:val="0"/>
          <w:bCs w:val="0"/>
          <w:i/>
          <w:iCs/>
          <w:color w:val="000000"/>
          <w:sz w:val="28"/>
          <w:szCs w:val="28"/>
        </w:rPr>
        <w:t>aṅgas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upāṅgas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astras </w:t>
      </w:r>
      <w:r w:rsidRPr="00790008">
        <w:rPr>
          <w:rStyle w:val="BookTitle"/>
          <w:rFonts w:asciiTheme="minorHAnsi" w:hAnsiTheme="minorHAnsi" w:cstheme="minorHAnsi"/>
          <w:b w:val="0"/>
          <w:bCs w:val="0"/>
          <w:color w:val="000000"/>
          <w:sz w:val="28"/>
          <w:szCs w:val="28"/>
        </w:rPr>
        <w:t>of the Lord.</w:t>
      </w:r>
    </w:p>
    <w:p w14:paraId="1BD630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which processes do the devotees worship Śrī Gaurasundara? In answer to this, it is explained that people worship Him by sacrifice. The evidence of this fact is the statement of the demigods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(5.19.24): </w:t>
      </w:r>
      <w:r w:rsidRPr="00790008">
        <w:rPr>
          <w:rStyle w:val="BookTitle"/>
          <w:rFonts w:asciiTheme="minorHAnsi" w:hAnsiTheme="minorHAnsi" w:cstheme="minorHAnsi"/>
          <w:b w:val="0"/>
          <w:bCs w:val="0"/>
          <w:i/>
          <w:iCs/>
          <w:color w:val="000000"/>
          <w:sz w:val="28"/>
          <w:szCs w:val="28"/>
        </w:rPr>
        <w:t>na yatra yajñeśa-makhā mahotsavāḥ</w:t>
      </w:r>
      <w:r w:rsidRPr="00790008">
        <w:rPr>
          <w:rStyle w:val="BookTitle"/>
          <w:rFonts w:asciiTheme="minorHAnsi" w:hAnsiTheme="minorHAnsi" w:cstheme="minorHAnsi"/>
          <w:b w:val="0"/>
          <w:bCs w:val="0"/>
          <w:color w:val="000000"/>
          <w:sz w:val="28"/>
          <w:szCs w:val="28"/>
        </w:rPr>
        <w:t xml:space="preserve">—“where there are no festivals of </w:t>
      </w:r>
      <w:r w:rsidRPr="00790008">
        <w:rPr>
          <w:rStyle w:val="BookTitle"/>
          <w:rFonts w:asciiTheme="minorHAnsi" w:hAnsiTheme="minorHAnsi" w:cstheme="minorHAnsi"/>
          <w:b w:val="0"/>
          <w:bCs w:val="0"/>
          <w:i/>
          <w:iCs/>
          <w:color w:val="000000"/>
          <w:sz w:val="28"/>
          <w:szCs w:val="28"/>
        </w:rPr>
        <w:t xml:space="preserve">saṅkīrtana-yajña </w:t>
      </w:r>
      <w:r w:rsidRPr="00790008">
        <w:rPr>
          <w:rStyle w:val="BookTitle"/>
          <w:rFonts w:asciiTheme="minorHAnsi" w:hAnsiTheme="minorHAnsi" w:cstheme="minorHAnsi"/>
          <w:b w:val="0"/>
          <w:bCs w:val="0"/>
          <w:color w:val="000000"/>
          <w:sz w:val="28"/>
          <w:szCs w:val="28"/>
        </w:rPr>
        <w:t xml:space="preserve">to satisfy the Lord.” The use of the adjective </w:t>
      </w:r>
      <w:r w:rsidRPr="00790008">
        <w:rPr>
          <w:rStyle w:val="BookTitle"/>
          <w:rFonts w:asciiTheme="minorHAnsi" w:hAnsiTheme="minorHAnsi" w:cstheme="minorHAnsi"/>
          <w:b w:val="0"/>
          <w:bCs w:val="0"/>
          <w:i/>
          <w:iCs/>
          <w:color w:val="000000"/>
          <w:sz w:val="28"/>
          <w:szCs w:val="28"/>
        </w:rPr>
        <w:t>saṅkīrtana-prāyair</w:t>
      </w:r>
      <w:r w:rsidRPr="00790008">
        <w:rPr>
          <w:rStyle w:val="BookTitle"/>
          <w:rFonts w:asciiTheme="minorHAnsi" w:hAnsiTheme="minorHAnsi" w:cstheme="minorHAnsi"/>
          <w:b w:val="0"/>
          <w:bCs w:val="0"/>
          <w:color w:val="000000"/>
          <w:sz w:val="28"/>
          <w:szCs w:val="28"/>
        </w:rPr>
        <w:t xml:space="preserve"> is a confirmation of accepting this sacrifice as the means of attaining perfection. The word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refers to a large gathering of people chanting the holy names of Kṛṣṇa. The process of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or congregational glorification of Lord Kṛṣṇa, which is prominently displayed by devotees of the Lord, is thus concluded to be the process of attaining perfection.</w:t>
      </w:r>
    </w:p>
    <w:p w14:paraId="031A3CB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Dāna-dharma</w:t>
      </w:r>
      <w:r w:rsidRPr="00790008">
        <w:rPr>
          <w:rStyle w:val="BookTitle"/>
          <w:rFonts w:asciiTheme="minorHAnsi" w:hAnsiTheme="minorHAnsi" w:cstheme="minorHAnsi"/>
          <w:b w:val="0"/>
          <w:bCs w:val="0"/>
          <w:color w:val="000000"/>
          <w:sz w:val="28"/>
          <w:szCs w:val="28"/>
        </w:rPr>
        <w:t xml:space="preserve"> 149.92, 75) the following characteristics of the Lord (Śrī Gaura) are described: </w:t>
      </w:r>
      <w:r w:rsidRPr="00790008">
        <w:rPr>
          <w:rStyle w:val="BookTitle"/>
          <w:rFonts w:asciiTheme="minorHAnsi" w:hAnsiTheme="minorHAnsi" w:cstheme="minorHAnsi"/>
          <w:b w:val="0"/>
          <w:bCs w:val="0"/>
          <w:i/>
          <w:iCs/>
          <w:color w:val="000000"/>
          <w:sz w:val="28"/>
          <w:szCs w:val="28"/>
        </w:rPr>
        <w:t>suvarṇa-varṇaḥ</w:t>
      </w:r>
      <w:r w:rsidRPr="00790008">
        <w:rPr>
          <w:rStyle w:val="BookTitle"/>
          <w:rFonts w:asciiTheme="minorHAnsi" w:hAnsiTheme="minorHAnsi" w:cstheme="minorHAnsi"/>
          <w:b w:val="0"/>
          <w:bCs w:val="0"/>
          <w:color w:val="000000"/>
          <w:sz w:val="28"/>
          <w:szCs w:val="28"/>
        </w:rPr>
        <w:t xml:space="preserve">—He whose body is the color of gold; </w:t>
      </w:r>
      <w:r w:rsidRPr="00790008">
        <w:rPr>
          <w:rStyle w:val="BookTitle"/>
          <w:rFonts w:asciiTheme="minorHAnsi" w:hAnsiTheme="minorHAnsi" w:cstheme="minorHAnsi"/>
          <w:b w:val="0"/>
          <w:bCs w:val="0"/>
          <w:i/>
          <w:iCs/>
          <w:color w:val="000000"/>
          <w:sz w:val="28"/>
          <w:szCs w:val="28"/>
        </w:rPr>
        <w:t>hema-aṅgaḥ</w:t>
      </w:r>
      <w:r w:rsidRPr="00790008">
        <w:rPr>
          <w:rStyle w:val="BookTitle"/>
          <w:rFonts w:asciiTheme="minorHAnsi" w:hAnsiTheme="minorHAnsi" w:cstheme="minorHAnsi"/>
          <w:b w:val="0"/>
          <w:bCs w:val="0"/>
          <w:color w:val="000000"/>
          <w:sz w:val="28"/>
          <w:szCs w:val="28"/>
        </w:rPr>
        <w:t xml:space="preserve">—He whose body is like molten gold; </w:t>
      </w:r>
      <w:commentRangeStart w:id="45"/>
      <w:r w:rsidRPr="00790008">
        <w:rPr>
          <w:rStyle w:val="BookTitle"/>
          <w:rFonts w:asciiTheme="minorHAnsi" w:hAnsiTheme="minorHAnsi" w:cstheme="minorHAnsi"/>
          <w:b w:val="0"/>
          <w:bCs w:val="0"/>
          <w:i/>
          <w:iCs/>
          <w:color w:val="000000"/>
          <w:sz w:val="28"/>
          <w:szCs w:val="28"/>
        </w:rPr>
        <w:t>sutham</w:t>
      </w:r>
      <w:commentRangeEnd w:id="45"/>
      <w:r w:rsidR="00F442B0">
        <w:rPr>
          <w:rStyle w:val="CommentReference"/>
          <w:color w:val="auto"/>
        </w:rPr>
        <w:commentReference w:id="45"/>
      </w:r>
      <w:r w:rsidRPr="00790008">
        <w:rPr>
          <w:rStyle w:val="BookTitle"/>
          <w:rFonts w:asciiTheme="minorHAnsi" w:hAnsiTheme="minorHAnsi" w:cstheme="minorHAnsi"/>
          <w:b w:val="0"/>
          <w:bCs w:val="0"/>
          <w:color w:val="000000"/>
          <w:sz w:val="28"/>
          <w:szCs w:val="28"/>
        </w:rPr>
        <w:t xml:space="preserve">—He whose body is most beautiful; </w:t>
      </w:r>
      <w:commentRangeStart w:id="46"/>
      <w:r w:rsidRPr="00790008">
        <w:rPr>
          <w:rStyle w:val="BookTitle"/>
          <w:rFonts w:asciiTheme="minorHAnsi" w:hAnsiTheme="minorHAnsi" w:cstheme="minorHAnsi"/>
          <w:b w:val="0"/>
          <w:bCs w:val="0"/>
          <w:i/>
          <w:iCs/>
          <w:color w:val="000000"/>
          <w:sz w:val="28"/>
          <w:szCs w:val="28"/>
        </w:rPr>
        <w:t>candana-balai-yukta</w:t>
      </w:r>
      <w:commentRangeEnd w:id="46"/>
      <w:r w:rsidR="00F442B0">
        <w:rPr>
          <w:rStyle w:val="CommentReference"/>
          <w:color w:val="auto"/>
        </w:rPr>
        <w:commentReference w:id="46"/>
      </w:r>
      <w:r w:rsidRPr="00790008">
        <w:rPr>
          <w:rStyle w:val="BookTitle"/>
          <w:rFonts w:asciiTheme="minorHAnsi" w:hAnsiTheme="minorHAnsi" w:cstheme="minorHAnsi"/>
          <w:b w:val="0"/>
          <w:bCs w:val="0"/>
          <w:color w:val="000000"/>
          <w:sz w:val="28"/>
          <w:szCs w:val="28"/>
        </w:rPr>
        <w:t>—He whose body was smeared with sandalwood</w:t>
      </w:r>
      <w:commentRangeStart w:id="47"/>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sannyāsa-līlā-avinaya-kari</w:t>
      </w:r>
      <w:commentRangeEnd w:id="47"/>
      <w:r w:rsidR="00F442B0">
        <w:rPr>
          <w:rStyle w:val="CommentReference"/>
          <w:color w:val="auto"/>
        </w:rPr>
        <w:commentReference w:id="47"/>
      </w:r>
      <w:r w:rsidRPr="00790008">
        <w:rPr>
          <w:rStyle w:val="BookTitle"/>
          <w:rFonts w:asciiTheme="minorHAnsi" w:hAnsiTheme="minorHAnsi" w:cstheme="minorHAnsi"/>
          <w:b w:val="0"/>
          <w:bCs w:val="0"/>
          <w:color w:val="000000"/>
          <w:sz w:val="28"/>
          <w:szCs w:val="28"/>
        </w:rPr>
        <w:t xml:space="preserve">—He who practices the renounced order of life; </w:t>
      </w:r>
      <w:commentRangeStart w:id="48"/>
      <w:r w:rsidRPr="00790008">
        <w:rPr>
          <w:rStyle w:val="BookTitle"/>
          <w:rFonts w:asciiTheme="minorHAnsi" w:hAnsiTheme="minorHAnsi" w:cstheme="minorHAnsi"/>
          <w:b w:val="0"/>
          <w:bCs w:val="0"/>
          <w:i/>
          <w:iCs/>
          <w:color w:val="000000"/>
          <w:sz w:val="28"/>
          <w:szCs w:val="28"/>
        </w:rPr>
        <w:t>śama-guna-yukta</w:t>
      </w:r>
      <w:commentRangeEnd w:id="48"/>
      <w:r w:rsidR="00F442B0">
        <w:rPr>
          <w:rStyle w:val="CommentReference"/>
          <w:color w:val="auto"/>
        </w:rPr>
        <w:commentReference w:id="48"/>
      </w:r>
      <w:r w:rsidRPr="00790008">
        <w:rPr>
          <w:rStyle w:val="BookTitle"/>
          <w:rFonts w:asciiTheme="minorHAnsi" w:hAnsiTheme="minorHAnsi" w:cstheme="minorHAnsi"/>
          <w:b w:val="0"/>
          <w:bCs w:val="0"/>
          <w:color w:val="000000"/>
          <w:sz w:val="28"/>
          <w:szCs w:val="28"/>
        </w:rPr>
        <w:t xml:space="preserve">—He who is equipoised; and </w:t>
      </w:r>
      <w:r w:rsidRPr="00790008">
        <w:rPr>
          <w:rStyle w:val="BookTitle"/>
          <w:rFonts w:asciiTheme="minorHAnsi" w:hAnsiTheme="minorHAnsi" w:cstheme="minorHAnsi"/>
          <w:b w:val="0"/>
          <w:bCs w:val="0"/>
          <w:i/>
          <w:iCs/>
          <w:color w:val="000000"/>
          <w:sz w:val="28"/>
          <w:szCs w:val="28"/>
        </w:rPr>
        <w:t>śāntaḥ</w:t>
      </w:r>
      <w:r w:rsidRPr="00790008">
        <w:rPr>
          <w:rStyle w:val="BookTitle"/>
          <w:rFonts w:asciiTheme="minorHAnsi" w:hAnsiTheme="minorHAnsi" w:cstheme="minorHAnsi"/>
          <w:b w:val="0"/>
          <w:bCs w:val="0"/>
          <w:color w:val="000000"/>
          <w:sz w:val="28"/>
          <w:szCs w:val="28"/>
        </w:rPr>
        <w:t xml:space="preserve">—He who is peaceful. Śrī Sārvabhauma Bhaṭṭācārya, the crest jewel amongst learned scholars, also described this subject matter (the appearance of Gaura) in the following verse: “Let my consciousness, which is like a honeybee, take shelter of the lotus feet of the Supreme Personality of Godhead, who has just now appeared as Śrī Kṛṣṇa Caitanya Mahāprabhu to teach the ancient system of devotional service to Himself. This system had almost been lost due to the influence of time.” (Jīva Gosvāmī’s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Sarva-saṁvādinī</w:t>
      </w:r>
      <w:r w:rsidRPr="00790008">
        <w:rPr>
          <w:rStyle w:val="BookTitle"/>
          <w:rFonts w:asciiTheme="minorHAnsi" w:hAnsiTheme="minorHAnsi" w:cstheme="minorHAnsi"/>
          <w:b w:val="0"/>
          <w:bCs w:val="0"/>
          <w:color w:val="000000"/>
          <w:sz w:val="28"/>
          <w:szCs w:val="28"/>
        </w:rPr>
        <w:t>)</w:t>
      </w:r>
    </w:p>
    <w:p w14:paraId="209894C6" w14:textId="06750C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2.26</w:t>
      </w:r>
    </w:p>
    <w:p w14:paraId="18902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32E125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sarva-dharma—’hari-saṅkīrtana’</w:t>
      </w:r>
      <w:r w:rsidRPr="00790008">
        <w:rPr>
          <w:rStyle w:val="BookTitle"/>
          <w:rFonts w:asciiTheme="minorHAnsi" w:hAnsiTheme="minorHAnsi" w:cstheme="minorHAnsi"/>
          <w:b w:val="0"/>
          <w:bCs w:val="0"/>
          <w:color w:val="000000"/>
          <w:sz w:val="28"/>
          <w:szCs w:val="28"/>
        </w:rPr>
        <w:br/>
        <w:t>saba prakāśilena caitanya-nārāyaṇa</w:t>
      </w:r>
    </w:p>
    <w:p w14:paraId="428865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inaugurated the congregational chanting of the holy names as the essence of all religious principles for the Age of Kali.</w:t>
      </w:r>
    </w:p>
    <w:p w14:paraId="452A8572" w14:textId="6C1025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the senior Vaiṣṇava Śrī Madhva Muni has quoted the following verse from </w:t>
      </w:r>
      <w:r w:rsidRPr="00790008">
        <w:rPr>
          <w:rStyle w:val="BookTitle"/>
          <w:rFonts w:asciiTheme="minorHAnsi" w:hAnsiTheme="minorHAnsi" w:cstheme="minorHAnsi"/>
          <w:b w:val="0"/>
          <w:bCs w:val="0"/>
          <w:i/>
          <w:iCs/>
          <w:color w:val="000000"/>
          <w:sz w:val="28"/>
          <w:szCs w:val="28"/>
        </w:rPr>
        <w:t>Śrī Nārāyaṇa-saṁhitā</w:t>
      </w:r>
      <w:r w:rsidRPr="00790008">
        <w:rPr>
          <w:rStyle w:val="BookTitle"/>
          <w:rFonts w:asciiTheme="minorHAnsi" w:hAnsiTheme="minorHAnsi" w:cstheme="minorHAnsi"/>
          <w:b w:val="0"/>
          <w:bCs w:val="0"/>
          <w:color w:val="000000"/>
          <w:sz w:val="28"/>
          <w:szCs w:val="28"/>
        </w:rPr>
        <w:t>:</w:t>
      </w:r>
    </w:p>
    <w:p w14:paraId="0B4E3B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dvāparīyair janair viṣṇuḥ      pañcarātrais tu kevalaiḥ</w:t>
      </w:r>
      <w:r w:rsidRPr="00790008">
        <w:rPr>
          <w:rStyle w:val="BookTitle"/>
          <w:rFonts w:asciiTheme="minorHAnsi" w:hAnsiTheme="minorHAnsi" w:cstheme="minorHAnsi"/>
          <w:b w:val="0"/>
          <w:bCs w:val="0"/>
          <w:color w:val="000000"/>
          <w:sz w:val="28"/>
          <w:szCs w:val="28"/>
        </w:rPr>
        <w:br/>
        <w:t>kalau tu nāma-mātreṇa      pūjyate bhagavān hariḥ</w:t>
      </w:r>
    </w:p>
    <w:p w14:paraId="534EB7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Dvāpara-yuga people should worship Lord Viṣṇu only by the regulative principles of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 xml:space="preserve"> and other such authorized books. In the Age of Kali, however, people should simply chant the holy names of the Supreme Personality of Godhead.”</w:t>
      </w:r>
    </w:p>
    <w:p w14:paraId="0DDFED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there is a disagreement about the process of spiritual advancement, the process itself is generally criticized. But only the chanting of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is undisputedly situated above all other processes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In the first verse of His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Śrī Caitanya Nārāyaṇa has stated:</w:t>
      </w:r>
    </w:p>
    <w:p w14:paraId="62B2881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ceto-darpaṇa-mārjanaṁ bhava-mahā-dāvāgni-nirvāpaṇaṁ</w:t>
      </w:r>
      <w:r w:rsidRPr="00790008">
        <w:rPr>
          <w:rStyle w:val="BookTitle"/>
          <w:rFonts w:asciiTheme="minorHAnsi" w:hAnsiTheme="minorHAnsi" w:cstheme="minorHAnsi"/>
          <w:b w:val="0"/>
          <w:bCs w:val="0"/>
          <w:color w:val="000000"/>
          <w:sz w:val="28"/>
          <w:szCs w:val="28"/>
        </w:rPr>
        <w:br/>
        <w:t>śreyaḥ-kairava-candrikā-vitaraṇaṁ vidyā-vadhū-jīvanam</w:t>
      </w:r>
      <w:r w:rsidRPr="00790008">
        <w:rPr>
          <w:rStyle w:val="BookTitle"/>
          <w:rFonts w:asciiTheme="minorHAnsi" w:hAnsiTheme="minorHAnsi" w:cstheme="minorHAnsi"/>
          <w:b w:val="0"/>
          <w:bCs w:val="0"/>
          <w:color w:val="000000"/>
          <w:sz w:val="28"/>
          <w:szCs w:val="28"/>
        </w:rPr>
        <w:br/>
        <w:t>ānandāmbudhi-vardhanaṁ prati-padaṁ pūrṇāmṛtāsvādanaṁ</w:t>
      </w:r>
      <w:r w:rsidRPr="00790008">
        <w:rPr>
          <w:rStyle w:val="BookTitle"/>
          <w:rFonts w:asciiTheme="minorHAnsi" w:hAnsiTheme="minorHAnsi" w:cstheme="minorHAnsi"/>
          <w:b w:val="0"/>
          <w:bCs w:val="0"/>
          <w:color w:val="000000"/>
          <w:sz w:val="28"/>
          <w:szCs w:val="28"/>
        </w:rPr>
        <w:br/>
        <w:t>sarvātma-snapanaṁ paraṁ vijayate śrī-kṛṣṇa-saṅkīrtanam</w:t>
      </w:r>
    </w:p>
    <w:p w14:paraId="761BEA8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“Glory to the Śrī Kṛṣṇa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which cleanses the heart of all the dust accumulated for years and extinguishes the fire of conditional life, of repeated birth and death. This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is the prime benediction for humanity at large because it spreads the rays of the benediction moon. It is the life of all transcendental knowledge. It increases the ocean of transcendental bliss, and it enables us to fully taste the nectar for which we are always anxious.” The second and third verses of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xml:space="preserve"> also explain the process of chanting Kṛṣṇa’s names, the fourth verse explains the process of </w:t>
      </w:r>
      <w:r w:rsidRPr="00790008">
        <w:rPr>
          <w:rStyle w:val="BookTitle"/>
          <w:rFonts w:asciiTheme="minorHAnsi" w:hAnsiTheme="minorHAnsi" w:cstheme="minorHAnsi"/>
          <w:b w:val="0"/>
          <w:bCs w:val="0"/>
          <w:i/>
          <w:iCs/>
          <w:color w:val="000000"/>
          <w:sz w:val="28"/>
          <w:szCs w:val="28"/>
        </w:rPr>
        <w:t>anartha-nivṛtti</w:t>
      </w:r>
      <w:r w:rsidRPr="00790008">
        <w:rPr>
          <w:rStyle w:val="BookTitle"/>
          <w:rFonts w:asciiTheme="minorHAnsi" w:hAnsiTheme="minorHAnsi" w:cstheme="minorHAnsi"/>
          <w:b w:val="0"/>
          <w:bCs w:val="0"/>
          <w:color w:val="000000"/>
          <w:sz w:val="28"/>
          <w:szCs w:val="28"/>
        </w:rPr>
        <w:t xml:space="preserve">, cleansing the heart of all unwanted things, the fifth verse explains the living entity’s constitutional position, the sixth verse explains the state of a living entity who chants the holy name, the seventh verse explains the result of that state, and the eighth verse explains the symptoms of perfection. In his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(273) and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 Śrī Jīva Gosvāmī Prabhu has given the following process regarding the chanting of the holy names as instructed by Śrī Gaurasundara: </w:t>
      </w:r>
      <w:r w:rsidRPr="00790008">
        <w:rPr>
          <w:rStyle w:val="BookTitle"/>
          <w:rFonts w:asciiTheme="minorHAnsi" w:hAnsiTheme="minorHAnsi" w:cstheme="minorHAnsi"/>
          <w:b w:val="0"/>
          <w:bCs w:val="0"/>
          <w:i/>
          <w:iCs/>
          <w:color w:val="000000"/>
          <w:sz w:val="28"/>
          <w:szCs w:val="28"/>
        </w:rPr>
        <w:t>yadyapy anyā bhaktiḥ kalau kartavyā, tada tat (kīrtanākhya-bhakti) saṁyogenaiva</w:t>
      </w:r>
      <w:r w:rsidRPr="00790008">
        <w:rPr>
          <w:rStyle w:val="BookTitle"/>
          <w:rFonts w:asciiTheme="minorHAnsi" w:hAnsiTheme="minorHAnsi" w:cstheme="minorHAnsi"/>
          <w:b w:val="0"/>
          <w:bCs w:val="0"/>
          <w:color w:val="000000"/>
          <w:sz w:val="28"/>
          <w:szCs w:val="28"/>
        </w:rPr>
        <w:t>—“Although other processes of devotional service should be performed in Kali-yuga, they must all be accompanied by the chanting of the holy names.”</w:t>
      </w:r>
    </w:p>
    <w:p w14:paraId="2800B614" w14:textId="75C57E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2.27</w:t>
      </w:r>
    </w:p>
    <w:p w14:paraId="3E55D4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512A20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saṅkīrtana-dharma pālibāre</w:t>
      </w:r>
      <w:r w:rsidRPr="00790008">
        <w:rPr>
          <w:rStyle w:val="BookTitle"/>
          <w:rFonts w:asciiTheme="minorHAnsi" w:hAnsiTheme="minorHAnsi" w:cstheme="minorHAnsi"/>
          <w:b w:val="0"/>
          <w:bCs w:val="0"/>
          <w:color w:val="000000"/>
          <w:sz w:val="28"/>
          <w:szCs w:val="28"/>
        </w:rPr>
        <w:br/>
        <w:t>avatīrṇa hailā prabhu sarva-parikare</w:t>
      </w:r>
    </w:p>
    <w:p w14:paraId="451190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the Lord incarnates with His associates in order to maintain the religious principle of saṅkīrtana.</w:t>
      </w:r>
    </w:p>
    <w:p w14:paraId="7BE2C98D" w14:textId="059F23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refers to loud congregational chanting of </w:t>
      </w:r>
      <w:r w:rsidRPr="00790008">
        <w:rPr>
          <w:rStyle w:val="BookTitle"/>
          <w:rFonts w:asciiTheme="minorHAnsi" w:hAnsiTheme="minorHAnsi" w:cstheme="minorHAnsi"/>
          <w:b w:val="0"/>
          <w:bCs w:val="0"/>
          <w:i/>
          <w:iCs/>
          <w:color w:val="000000"/>
          <w:sz w:val="28"/>
          <w:szCs w:val="28"/>
        </w:rPr>
        <w:t>tāraka-brahma</w:t>
      </w:r>
      <w:r w:rsidRPr="00790008">
        <w:rPr>
          <w:rStyle w:val="BookTitle"/>
          <w:rFonts w:asciiTheme="minorHAnsi" w:hAnsiTheme="minorHAnsi" w:cstheme="minorHAnsi"/>
          <w:b w:val="0"/>
          <w:bCs w:val="0"/>
          <w:color w:val="000000"/>
          <w:sz w:val="28"/>
          <w:szCs w:val="28"/>
        </w:rPr>
        <w:t xml:space="preserve">, the holy names that deliver one. The </w:t>
      </w:r>
      <w:r w:rsidRPr="00790008">
        <w:rPr>
          <w:rStyle w:val="BookTitle"/>
          <w:rFonts w:asciiTheme="minorHAnsi" w:hAnsiTheme="minorHAnsi" w:cstheme="minorHAnsi"/>
          <w:b w:val="0"/>
          <w:bCs w:val="0"/>
          <w:i/>
          <w:iCs/>
          <w:color w:val="000000"/>
          <w:sz w:val="28"/>
          <w:szCs w:val="28"/>
        </w:rPr>
        <w:t xml:space="preserve">tāraka-brahma </w:t>
      </w:r>
      <w:r w:rsidRPr="00790008">
        <w:rPr>
          <w:rStyle w:val="BookTitle"/>
          <w:rFonts w:asciiTheme="minorHAnsi" w:hAnsiTheme="minorHAnsi" w:cstheme="minorHAnsi"/>
          <w:b w:val="0"/>
          <w:bCs w:val="0"/>
          <w:color w:val="000000"/>
          <w:sz w:val="28"/>
          <w:szCs w:val="28"/>
        </w:rPr>
        <w:t xml:space="preserve">names contain knowledge of one’s eternal relationship with the Supreme Lord. The Lord’s holy names are compared with the bud of a flower; from the holy names, the Lord’s form, qualities, associates, and pastimes gradually unfold. That is why Namācārya Śrī Ṭhākura Haridāsa always chanted the </w:t>
      </w:r>
      <w:r w:rsidRPr="00790008">
        <w:rPr>
          <w:rStyle w:val="BookTitle"/>
          <w:rFonts w:asciiTheme="minorHAnsi" w:hAnsiTheme="minorHAnsi" w:cstheme="minorHAnsi"/>
          <w:b w:val="0"/>
          <w:bCs w:val="0"/>
          <w:i/>
          <w:iCs/>
          <w:color w:val="000000"/>
          <w:sz w:val="28"/>
          <w:szCs w:val="28"/>
        </w:rPr>
        <w:t xml:space="preserve">tāraka-brahma mahā-mantra </w:t>
      </w:r>
      <w:r w:rsidRPr="00790008">
        <w:rPr>
          <w:rStyle w:val="BookTitle"/>
          <w:rFonts w:asciiTheme="minorHAnsi" w:hAnsiTheme="minorHAnsi" w:cstheme="minorHAnsi"/>
          <w:b w:val="0"/>
          <w:bCs w:val="0"/>
          <w:color w:val="000000"/>
          <w:sz w:val="28"/>
          <w:szCs w:val="28"/>
        </w:rPr>
        <w:t xml:space="preserve">for everyone’s benefit. Those who have recorded the transcendental activities of Śrī Gaurasundara have specifically refrained from describing His pastimes of giving formal initiation to anyone so that no one would glorify Him only as a “guru” who gave initiation into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devotees of Śrī Caitanya are initiated into the chanting of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and always chant loudly as well as softly in a secluded place.</w:t>
      </w:r>
    </w:p>
    <w:p w14:paraId="465B23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sarva-parikare</w:t>
      </w:r>
      <w:r w:rsidRPr="00790008">
        <w:rPr>
          <w:rStyle w:val="BookTitle"/>
          <w:rFonts w:asciiTheme="minorHAnsi" w:hAnsiTheme="minorHAnsi" w:cstheme="minorHAnsi"/>
          <w:b w:val="0"/>
          <w:bCs w:val="0"/>
          <w:color w:val="000000"/>
          <w:sz w:val="28"/>
          <w:szCs w:val="28"/>
        </w:rPr>
        <w:t xml:space="preserve"> indicates that the five types of Kṛṣṇa devotees neither considered the incarnation of </w:t>
      </w:r>
      <w:r w:rsidRPr="00790008">
        <w:rPr>
          <w:rStyle w:val="BookTitle"/>
          <w:rFonts w:asciiTheme="minorHAnsi" w:hAnsiTheme="minorHAnsi" w:cstheme="minorHAnsi"/>
          <w:b w:val="0"/>
          <w:bCs w:val="0"/>
          <w:i/>
          <w:iCs/>
          <w:color w:val="000000"/>
          <w:sz w:val="28"/>
          <w:szCs w:val="28"/>
        </w:rPr>
        <w:t>vipralambha</w:t>
      </w:r>
      <w:r w:rsidRPr="00790008">
        <w:rPr>
          <w:rStyle w:val="BookTitle"/>
          <w:rFonts w:asciiTheme="minorHAnsi" w:hAnsiTheme="minorHAnsi" w:cstheme="minorHAnsi"/>
          <w:b w:val="0"/>
          <w:bCs w:val="0"/>
          <w:color w:val="000000"/>
          <w:sz w:val="28"/>
          <w:szCs w:val="28"/>
        </w:rPr>
        <w:t xml:space="preserve">, Śrī Gaurasundara, as the object of </w:t>
      </w:r>
      <w:r w:rsidRPr="00790008">
        <w:rPr>
          <w:rStyle w:val="BookTitle"/>
          <w:rFonts w:asciiTheme="minorHAnsi" w:hAnsiTheme="minorHAnsi" w:cstheme="minorHAnsi"/>
          <w:b w:val="0"/>
          <w:bCs w:val="0"/>
          <w:i/>
          <w:iCs/>
          <w:color w:val="000000"/>
          <w:sz w:val="28"/>
          <w:szCs w:val="28"/>
        </w:rPr>
        <w:t xml:space="preserve">madhura-rasa </w:t>
      </w:r>
      <w:r w:rsidRPr="00790008">
        <w:rPr>
          <w:rStyle w:val="BookTitle"/>
          <w:rFonts w:asciiTheme="minorHAnsi" w:hAnsiTheme="minorHAnsi" w:cstheme="minorHAnsi"/>
          <w:b w:val="0"/>
          <w:bCs w:val="0"/>
          <w:color w:val="000000"/>
          <w:sz w:val="28"/>
          <w:szCs w:val="28"/>
        </w:rPr>
        <w:t>nor did they assist Him in conjugal affairs in the course of His magnanimous pastimes; rather, they nourished His feelings of separation from Kṛṣṇa by helping Him cultivate those mellows. Those who want to contradict the Gaura pastimes of the supreme shelter, Kṛṣṇa, by putting a flute or cowherd stick in Gaurasundara’s hands, imposing the mood of a paramour on Him, or considering Him the charioteer of Arjuna can never be counted amongst Gaura’s associates or servants.</w:t>
      </w:r>
    </w:p>
    <w:p w14:paraId="31739A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Many damsels from the sweet pastimes of Kṛṣṇa have displayed their service to Gaura by accepting male bodies in Gaura’s pastimes; therefore external appearance and activities are irrelevant in their service to the Supreme Lord.</w:t>
      </w:r>
    </w:p>
    <w:p w14:paraId="3AEFA33E" w14:textId="503F3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2.28</w:t>
      </w:r>
    </w:p>
    <w:p w14:paraId="165660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B5ABF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ājñāya āge sarva-parikara</w:t>
      </w:r>
      <w:r w:rsidRPr="00790008">
        <w:rPr>
          <w:rStyle w:val="BookTitle"/>
          <w:rFonts w:asciiTheme="minorHAnsi" w:hAnsiTheme="minorHAnsi" w:cstheme="minorHAnsi"/>
          <w:b w:val="0"/>
          <w:bCs w:val="0"/>
          <w:color w:val="000000"/>
          <w:sz w:val="28"/>
          <w:szCs w:val="28"/>
        </w:rPr>
        <w:br/>
        <w:t>janma labhilena sabe mānuṣa-bhitara</w:t>
      </w:r>
    </w:p>
    <w:p w14:paraId="24E137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the Lord, all of His associates took birth in human society.</w:t>
      </w:r>
    </w:p>
    <w:p w14:paraId="35610A4D" w14:textId="4DCF4D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of the Lord appeared on His order in the human society of this world in order to assist in Śrī Gaura’s pastimes. They are not ordinary human beings, prone to suffer the results of their past karma and subject to Yamarāja’s punishment.</w:t>
      </w:r>
    </w:p>
    <w:p w14:paraId="66D50DE7" w14:textId="18A9E1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2.29</w:t>
      </w:r>
    </w:p>
    <w:p w14:paraId="168340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661C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ki ananta, ki śiva, viriñci, ṛṣi-gaṇa</w:t>
      </w:r>
      <w:r w:rsidRPr="00790008">
        <w:rPr>
          <w:rStyle w:val="BookTitle"/>
          <w:rFonts w:asciiTheme="minorHAnsi" w:hAnsiTheme="minorHAnsi" w:cstheme="minorHAnsi"/>
          <w:b w:val="0"/>
          <w:bCs w:val="0"/>
          <w:color w:val="000000"/>
          <w:sz w:val="28"/>
          <w:szCs w:val="28"/>
        </w:rPr>
        <w:br/>
        <w:t>yata avatārera pārṣada āpta-gaṇa</w:t>
      </w:r>
    </w:p>
    <w:p w14:paraId="26E4FA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Ananta, Śiva, Brahmā, various sages, and the associates of all the Lord’s previous incarnations—all took birth as great devotees.</w:t>
      </w:r>
    </w:p>
    <w:p w14:paraId="7D2AAA3C" w14:textId="6F0ED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Various demigods and sages who had expertly offered prayers to the Lord in His various incarnations appeared in this material world as associates in Gaura’s eternal pastimes.</w:t>
      </w:r>
    </w:p>
    <w:p w14:paraId="68D1CB29" w14:textId="30AF26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2.30</w:t>
      </w:r>
    </w:p>
    <w:p w14:paraId="536BDE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0F4C13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 rūpe janma haila sabāra</w:t>
      </w:r>
      <w:r w:rsidRPr="00790008">
        <w:rPr>
          <w:rStyle w:val="BookTitle"/>
          <w:rFonts w:asciiTheme="minorHAnsi" w:hAnsiTheme="minorHAnsi" w:cstheme="minorHAnsi"/>
          <w:b w:val="0"/>
          <w:bCs w:val="0"/>
          <w:color w:val="000000"/>
          <w:sz w:val="28"/>
          <w:szCs w:val="28"/>
        </w:rPr>
        <w:br/>
        <w:t>kṛṣṇa se jānena,—yāṅra aṁśe janma yāṅra</w:t>
      </w:r>
    </w:p>
    <w:p w14:paraId="16980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Gaura-Kṛṣṇa knew which associate took birth as which devotee.</w:t>
      </w:r>
    </w:p>
    <w:p w14:paraId="25ABE919" w14:textId="3965EF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who had assisted in the pastimes of Kṛṣṇa now displayed their respective services to Śrī Gaurasundara as Vaiṣṇavas of this world. The original Personality of Godhead, Śrī Gaura-Kṛṣṇa, personally knew where each of His devotees appeared.</w:t>
      </w:r>
    </w:p>
    <w:p w14:paraId="4F1A2CE9" w14:textId="2A0CFF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2.31</w:t>
      </w:r>
    </w:p>
    <w:p w14:paraId="3A39D5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203134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janma navadvīpe, kāro cāṭigrāme</w:t>
      </w:r>
      <w:r w:rsidRPr="00790008">
        <w:rPr>
          <w:rStyle w:val="BookTitle"/>
          <w:rFonts w:asciiTheme="minorHAnsi" w:hAnsiTheme="minorHAnsi" w:cstheme="minorHAnsi"/>
          <w:b w:val="0"/>
          <w:bCs w:val="0"/>
          <w:color w:val="000000"/>
          <w:sz w:val="28"/>
          <w:szCs w:val="28"/>
        </w:rPr>
        <w:br/>
        <w:t>keha rāḍhe, oḍhra-deśe, śrīhaṭṭe, paścime</w:t>
      </w:r>
    </w:p>
    <w:p w14:paraId="7C4BE8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took birth in Navadvīpa, some in Caṭṭagrāma, some in Rāḍha-deśa, some in Orissa, some in Śrīhaṭṭa, and some in the West.</w:t>
      </w:r>
    </w:p>
    <w:p w14:paraId="4FE8713B" w14:textId="61D67B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Many devotees of the Lord such as Śrīla Gadādhara Paṇḍita Gosvāmī, Śrī Jagadānanda Paṇḍita Gosvāmī, Paṇḍita Sadāśiva, Gaṅgādāsa, Śuklāmbara, Śrīdhara, Puruṣottama, Sañjaya, Hiraṇya, and Jagadīśa appeared in Navadvīpa.</w:t>
      </w:r>
    </w:p>
    <w:p w14:paraId="234CC0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 Puṇḍarīka Vidyānidhi (Ācāryanidhi or Premanidhi), Śrī Vasudeva Datta Ṭhākura, and his brother Mukunda Datta appeared in the village of Cāṭigrāma (presently known as Caṭṭagrāma).</w:t>
      </w:r>
    </w:p>
    <w:p w14:paraId="527711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Rāḍha-deśa refers to places on the western side of the Ganges. Śrī Nityānanda Prabhu appeared in the village of Ekacaka, or Vīrcandrapura, in the district of Birbhum. Śrī Satyarāja Khan and Śrī Rāmānanda Vasu appeared in the village of Kulīna, in the district of Varddhamana (Burdwan). Śrī Mukunda, Śrī Narahari, Śrī Raghunanda, Cirañjīva, and Sulocana appeared at Śrīkhaṇḍa. Many devotees like Śrī Govinda, Śrī Mādhava, Śrī Vāsudeva Ghosh, Dvija Haridāsa, and Dvija </w:t>
      </w:r>
      <w:r w:rsidRPr="00790008">
        <w:rPr>
          <w:rStyle w:val="BookTitle"/>
          <w:rFonts w:asciiTheme="minorHAnsi" w:hAnsiTheme="minorHAnsi" w:cstheme="minorHAnsi"/>
          <w:b w:val="0"/>
          <w:bCs w:val="0"/>
          <w:color w:val="000000"/>
          <w:sz w:val="28"/>
          <w:szCs w:val="28"/>
        </w:rPr>
        <w:lastRenderedPageBreak/>
        <w:t>Vāṇīnātha Brahmacārī appeared at Agradvīpa.</w:t>
      </w:r>
    </w:p>
    <w:p w14:paraId="3CF060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oḍhra</w:t>
      </w:r>
      <w:r w:rsidRPr="00790008">
        <w:rPr>
          <w:rStyle w:val="BookTitle"/>
          <w:rFonts w:asciiTheme="minorHAnsi" w:hAnsiTheme="minorHAnsi" w:cstheme="minorHAnsi"/>
          <w:b w:val="0"/>
          <w:bCs w:val="0"/>
          <w:color w:val="000000"/>
          <w:sz w:val="28"/>
          <w:szCs w:val="28"/>
        </w:rPr>
        <w:t xml:space="preserve"> in this verse refers to Utkala, the state of Orissa, which is described in statements like: “Oḍhra-kṣetra [Orissa] is very famous as the abode of Puruṣottama (Lord Jagannātha),” and “These four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will appear in Kali-yuga at Utkala, from the Supreme Lord Puruṣottama.” Śrī Bhavānanda Rāya and his sons, headed by Śrīla Rāmānanda Rāya, Śrī Vāṇīnātha, and Gopīnātha, as well as Śrī Śikhi Māhiti, Śrī Mādhavīdevī, Murāri Māhiti, Paramānanda Mahāpātra, Orissa Śivānanda, Pratāparudra, Kāśī Miśra, Pradyumna Miśra, and many other devotees appeared there. (See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5)</w:t>
      </w:r>
    </w:p>
    <w:p w14:paraId="6CC5C8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Śrīhaṭṭa is presently situated in the state of Assam, which is adjacent to Bengal. Many great devotees like Śrīvāsa Paṇḍita, Śrīrāma Paṇḍita, Śrī Candraśekhara Ācārya, Śrī Jagannātha Miśra, and Śrī Advaita Prabhu appeared in this district.</w:t>
      </w:r>
    </w:p>
    <w:p w14:paraId="7A9FAF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paścime </w:t>
      </w:r>
      <w:r w:rsidRPr="00790008">
        <w:rPr>
          <w:rStyle w:val="BookTitle"/>
          <w:rFonts w:asciiTheme="minorHAnsi" w:hAnsiTheme="minorHAnsi" w:cstheme="minorHAnsi"/>
          <w:b w:val="0"/>
          <w:bCs w:val="0"/>
          <w:color w:val="000000"/>
          <w:sz w:val="28"/>
          <w:szCs w:val="28"/>
        </w:rPr>
        <w:t>indicates the place presently known as Trihut. The Sanskrit name of this place is Tīrabhukti. Śrīpāda Paramānanda Purī and Śrī Raghupati Upādhyāya appeared at this place. They were both disciples of Śrīla Mādhavendra Purīpāda and very intimate associates of Śrīmān Mahāprabhu.</w:t>
      </w:r>
    </w:p>
    <w:p w14:paraId="5B1A4F73" w14:textId="13596F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2.32</w:t>
      </w:r>
    </w:p>
    <w:p w14:paraId="1B66E1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3278E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nānā-sthāne ’avatīrṇa’ hailā bhakta-gaṇa</w:t>
      </w:r>
      <w:r w:rsidRPr="00790008">
        <w:rPr>
          <w:rStyle w:val="BookTitle"/>
          <w:rFonts w:asciiTheme="minorHAnsi" w:hAnsiTheme="minorHAnsi" w:cstheme="minorHAnsi"/>
          <w:b w:val="0"/>
          <w:bCs w:val="0"/>
          <w:color w:val="000000"/>
          <w:sz w:val="28"/>
          <w:szCs w:val="28"/>
        </w:rPr>
        <w:br/>
        <w:t>navadvīpe āsi’ haila sabāra milana</w:t>
      </w:r>
    </w:p>
    <w:p w14:paraId="234233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devotees appeared in different places, they all gathered in Navadvīpa.</w:t>
      </w:r>
    </w:p>
    <w:p w14:paraId="627AAA84" w14:textId="07109C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sabāra milana</w:t>
      </w:r>
      <w:r w:rsidRPr="00790008">
        <w:rPr>
          <w:rStyle w:val="BookTitle"/>
          <w:rFonts w:asciiTheme="minorHAnsi" w:hAnsiTheme="minorHAnsi" w:cstheme="minorHAnsi"/>
          <w:b w:val="0"/>
          <w:bCs w:val="0"/>
          <w:color w:val="000000"/>
          <w:sz w:val="28"/>
          <w:szCs w:val="28"/>
        </w:rPr>
        <w:t xml:space="preserve"> indicate that the associates of Śrī Gaurasundara appeared in various impure places in order to illuminate and increase the glories of these places, and later they came to the lotus feet of Śrī Caitanya in Śrī Navadvīpa and joined 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w:t>
      </w:r>
    </w:p>
    <w:p w14:paraId="16EC85F6" w14:textId="21CCEB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2.33</w:t>
      </w:r>
    </w:p>
    <w:p w14:paraId="0ADBF9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A7700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janma navadvīpa dhāme</w:t>
      </w:r>
      <w:r w:rsidRPr="00790008">
        <w:rPr>
          <w:rStyle w:val="BookTitle"/>
          <w:rFonts w:asciiTheme="minorHAnsi" w:hAnsiTheme="minorHAnsi" w:cstheme="minorHAnsi"/>
          <w:b w:val="0"/>
          <w:bCs w:val="0"/>
          <w:color w:val="000000"/>
          <w:sz w:val="28"/>
          <w:szCs w:val="28"/>
        </w:rPr>
        <w:br/>
        <w:t>kona mahā-priya dāsera janma anya-sthāne</w:t>
      </w:r>
    </w:p>
    <w:p w14:paraId="00E891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Most of the Vaiṣṇavas took birth in Navadvīpa, and some beloved associates appeared elsewhere.</w:t>
      </w:r>
    </w:p>
    <w:p w14:paraId="536AFD80" w14:textId="3DC9C7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Most of the Vaiṣṇavas appeared in the various villages of Navadvīpa, but some of the followers of Śrī Gaura, headed by Śrī Nityānanda, appeared elsewhere.</w:t>
      </w:r>
    </w:p>
    <w:p w14:paraId="4A8C06FE" w14:textId="0412FA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2.34</w:t>
      </w:r>
    </w:p>
    <w:p w14:paraId="78F522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34</w:t>
      </w:r>
    </w:p>
    <w:p w14:paraId="61F5CA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śrīvāsa-paṇḍita, āra śrīrāma-paṇḍita</w:t>
      </w:r>
      <w:r w:rsidRPr="00790008">
        <w:rPr>
          <w:rStyle w:val="BookTitle"/>
          <w:rFonts w:asciiTheme="minorHAnsi" w:hAnsiTheme="minorHAnsi" w:cstheme="minorHAnsi"/>
          <w:b w:val="0"/>
          <w:bCs w:val="0"/>
          <w:color w:val="000000"/>
          <w:sz w:val="28"/>
          <w:szCs w:val="28"/>
        </w:rPr>
        <w:br/>
        <w:t>śrī candraśekhara-deva—trailokya-pūjita</w:t>
      </w:r>
    </w:p>
    <w:p w14:paraId="69D28B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Śrīrāma Paṇḍita, and Śrī Candraśekhara are worshiped throughout the three worlds.</w:t>
      </w:r>
    </w:p>
    <w:p w14:paraId="451340AD" w14:textId="7526BA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Śrīvāsa and Śrīrāma are described in Śrī Kavi-karṇapūra’s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(90) as follows: “The most intelligent Śrīvāsa Paṇḍita is nondifferent from Śrī Nārada Muni. Śrī Parvata Muni, who was very dear to Nārada Muni, has now appeared as Śrīrāma Paṇḍita, the younger brother of Śrīvāsa Paṇḍita.” After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Śrīvāsa and Śrīrāma left Navadvīpa and resided at Kumārahaṭṭa. (See </w:t>
      </w:r>
      <w:r w:rsidRPr="00790008">
        <w:rPr>
          <w:rStyle w:val="BookTitle"/>
          <w:rFonts w:asciiTheme="minorHAnsi" w:hAnsiTheme="minorHAnsi" w:cstheme="minorHAnsi"/>
          <w:b w:val="0"/>
          <w:bCs w:val="0"/>
          <w:i/>
          <w:iCs/>
          <w:color w:val="000000"/>
          <w:sz w:val="28"/>
          <w:szCs w:val="28"/>
        </w:rPr>
        <w:t xml:space="preserve">Antya-khaṇḍa, </w:t>
      </w:r>
      <w:r w:rsidRPr="00790008">
        <w:rPr>
          <w:rStyle w:val="BookTitle"/>
          <w:rFonts w:asciiTheme="minorHAnsi" w:hAnsiTheme="minorHAnsi" w:cstheme="minorHAnsi"/>
          <w:b w:val="0"/>
          <w:bCs w:val="0"/>
          <w:color w:val="000000"/>
          <w:sz w:val="28"/>
          <w:szCs w:val="28"/>
        </w:rPr>
        <w:t>Chapter 5.)</w:t>
      </w:r>
    </w:p>
    <w:p w14:paraId="0EA508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Śrīmān Candraśekhara Deva was the Lord’s devotee uncle (husband of Śacī’s sister). According to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he was one of the nine Nidhis or Candra. Śrīmān Mahāprabhu danced and sang in his house in the mood of Devī for the first time in Bengal. The place where Candraśekhara’s house was situated is now known as Vrajapattana. The huge octagonal temple known as Śrī Caitanya Maṭha is situated at this place. It is the center of nourishment for the world-famous Viśva-vaiṣṇava Rāja-sabhā. Deities of the four Vaiṣṇava-sampradāya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are established on the four sides of this temple. Śrī Guru-Gaurāṅga and Gāndharvikā-Giridhārī are being worshiped in the middle of the temple. Nityānanda Prabhu gave prior information to Śrī Candraśekhara of the Lord’s plan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26.) Śrī Candraśekhara was present with Śrī Nityānanda and Mukunda Datta at Katwa when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duly performed the prescribed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rituals and then returned to Navadvīpa to inform everyone of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 description of the Lord’s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the house of Candraśekhara Ācārya prior to His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8. The presence of Candraśekhara Ācārya during the huge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procession to subdue the Kazi and when the Lord bestowed His mercy on Śrīdhara is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23. He would accompany the devotees of Bengal to visit the Lord in Nīlācala every year.</w:t>
      </w:r>
    </w:p>
    <w:p w14:paraId="6C3ABCE4" w14:textId="2A33AF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2.35</w:t>
      </w:r>
    </w:p>
    <w:p w14:paraId="246D6C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10A617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bhava-roga-vaidya śrī murāri-nāma yāṅra</w:t>
      </w:r>
      <w:r w:rsidRPr="00790008">
        <w:rPr>
          <w:rStyle w:val="BookTitle"/>
          <w:rFonts w:asciiTheme="minorHAnsi" w:hAnsiTheme="minorHAnsi" w:cstheme="minorHAnsi"/>
          <w:b w:val="0"/>
          <w:bCs w:val="0"/>
          <w:color w:val="000000"/>
          <w:sz w:val="28"/>
          <w:szCs w:val="28"/>
        </w:rPr>
        <w:br/>
        <w:t>’śrīhaṭṭa’ e-saba vaiṣṇavera ’avatāra’</w:t>
      </w:r>
    </w:p>
    <w:p w14:paraId="43F4FB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They, along with Śrī Murāri Gupta, who cures the living entities of their material </w:t>
      </w:r>
      <w:r w:rsidRPr="00790008">
        <w:rPr>
          <w:rStyle w:val="BookTitle"/>
          <w:rFonts w:asciiTheme="minorHAnsi" w:hAnsiTheme="minorHAnsi" w:cstheme="minorHAnsi"/>
          <w:b/>
          <w:bCs/>
          <w:color w:val="800000"/>
          <w:sz w:val="28"/>
          <w:szCs w:val="28"/>
        </w:rPr>
        <w:lastRenderedPageBreak/>
        <w:t>disease, all took birth in Śrīhaṭṭa.</w:t>
      </w:r>
    </w:p>
    <w:p w14:paraId="3814E7F8" w14:textId="4D4750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bhava-roga</w:t>
      </w:r>
      <w:r w:rsidRPr="00790008">
        <w:rPr>
          <w:rStyle w:val="BookTitle"/>
          <w:rFonts w:asciiTheme="minorHAnsi" w:hAnsiTheme="minorHAnsi" w:cstheme="minorHAnsi"/>
          <w:b w:val="0"/>
          <w:bCs w:val="0"/>
          <w:color w:val="000000"/>
          <w:sz w:val="28"/>
          <w:szCs w:val="28"/>
        </w:rPr>
        <w:t xml:space="preserve"> refers to the disease of material life. In other words,</w:t>
      </w:r>
      <w:r w:rsidRPr="00790008">
        <w:rPr>
          <w:rStyle w:val="BookTitle"/>
          <w:rFonts w:asciiTheme="minorHAnsi" w:hAnsiTheme="minorHAnsi" w:cstheme="minorHAnsi"/>
          <w:b w:val="0"/>
          <w:bCs w:val="0"/>
          <w:i/>
          <w:iCs/>
          <w:color w:val="000000"/>
          <w:sz w:val="28"/>
          <w:szCs w:val="28"/>
        </w:rPr>
        <w:t xml:space="preserve"> bhava </w:t>
      </w:r>
      <w:r w:rsidRPr="00790008">
        <w:rPr>
          <w:rStyle w:val="BookTitle"/>
          <w:rFonts w:asciiTheme="minorHAnsi" w:hAnsiTheme="minorHAnsi" w:cstheme="minorHAnsi"/>
          <w:b w:val="0"/>
          <w:bCs w:val="0"/>
          <w:color w:val="000000"/>
          <w:sz w:val="28"/>
          <w:szCs w:val="28"/>
        </w:rPr>
        <w:t xml:space="preserve">refers to the material miseries born of attachment to one’s home. In this connection one should refer to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(10.51.53).</w:t>
      </w:r>
    </w:p>
    <w:p w14:paraId="1513D8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Vṛndāvana dāsa Ṭhākura has referred to Murāri Gupta as a </w:t>
      </w:r>
      <w:r w:rsidRPr="00790008">
        <w:rPr>
          <w:rStyle w:val="BookTitle"/>
          <w:rFonts w:asciiTheme="minorHAnsi" w:hAnsiTheme="minorHAnsi" w:cstheme="minorHAnsi"/>
          <w:b w:val="0"/>
          <w:bCs w:val="0"/>
          <w:i/>
          <w:iCs/>
          <w:color w:val="000000"/>
          <w:sz w:val="28"/>
          <w:szCs w:val="28"/>
        </w:rPr>
        <w:t>vaidya</w:t>
      </w:r>
      <w:r w:rsidRPr="00790008">
        <w:rPr>
          <w:rStyle w:val="BookTitle"/>
          <w:rFonts w:asciiTheme="minorHAnsi" w:hAnsiTheme="minorHAnsi" w:cstheme="minorHAnsi"/>
          <w:b w:val="0"/>
          <w:bCs w:val="0"/>
          <w:color w:val="000000"/>
          <w:sz w:val="28"/>
          <w:szCs w:val="28"/>
        </w:rPr>
        <w:t>, or doctor. By doing so, he indicated that Murāri exhibited great compassion on the living entities who have been averse to the Lord since time immemorial by destroying the seed of nescience and thus curing their disease of rebelliousness. Śrī Vṛndāvana dāsa Ṭhākura has never referred to Murāri Gupta as a doctor of simply the material body. The incarnation of Vyāsadeva and prime example of one recording the activities of the Lord and His devotees has thus confirmed that it is totally prohibited, hellish, and inauspicious to consider Lord Viṣṇu and the Vaiṣṇavas as belonging to a particular caste and mode of nature. They are in fact transcendental spiritual beings.</w:t>
      </w:r>
    </w:p>
    <w:p w14:paraId="356C5E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vaidya śrī murāri</w:t>
      </w:r>
      <w:r w:rsidRPr="00790008">
        <w:rPr>
          <w:rStyle w:val="BookTitle"/>
          <w:rFonts w:asciiTheme="minorHAnsi" w:hAnsiTheme="minorHAnsi" w:cstheme="minorHAnsi"/>
          <w:b w:val="0"/>
          <w:bCs w:val="0"/>
          <w:color w:val="000000"/>
          <w:sz w:val="28"/>
          <w:szCs w:val="28"/>
        </w:rPr>
        <w:t xml:space="preserve"> refer to Śrī Murāri Gupta, the writer of the celebrated book </w:t>
      </w:r>
      <w:r w:rsidRPr="00790008">
        <w:rPr>
          <w:rStyle w:val="BookTitle"/>
          <w:rFonts w:asciiTheme="minorHAnsi" w:hAnsiTheme="minorHAnsi" w:cstheme="minorHAnsi"/>
          <w:b w:val="0"/>
          <w:bCs w:val="0"/>
          <w:i/>
          <w:iCs/>
          <w:color w:val="000000"/>
          <w:sz w:val="28"/>
          <w:szCs w:val="28"/>
        </w:rPr>
        <w:t>Śrī Caitanya-carita</w:t>
      </w:r>
      <w:r w:rsidRPr="00790008">
        <w:rPr>
          <w:rStyle w:val="BookTitle"/>
          <w:rFonts w:asciiTheme="minorHAnsi" w:hAnsiTheme="minorHAnsi" w:cstheme="minorHAnsi"/>
          <w:b w:val="0"/>
          <w:bCs w:val="0"/>
          <w:color w:val="000000"/>
          <w:sz w:val="28"/>
          <w:szCs w:val="28"/>
        </w:rPr>
        <w:t>. He appeared in a doctor’s family in Śrīhaṭṭa and later became a resident of Śrī Navadvīpa. He was elder to Śrīmān Mahāprabhu. In his house the Lord exhibited His form of Varāha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3), and during the Lord’s </w:t>
      </w:r>
      <w:r w:rsidRPr="00790008">
        <w:rPr>
          <w:rStyle w:val="BookTitle"/>
          <w:rFonts w:asciiTheme="minorHAnsi" w:hAnsiTheme="minorHAnsi" w:cstheme="minorHAnsi"/>
          <w:b w:val="0"/>
          <w:bCs w:val="0"/>
          <w:i/>
          <w:iCs/>
          <w:color w:val="000000"/>
          <w:sz w:val="28"/>
          <w:szCs w:val="28"/>
        </w:rPr>
        <w:t>mahā-prakāśa</w:t>
      </w:r>
      <w:r w:rsidRPr="00790008">
        <w:rPr>
          <w:rStyle w:val="BookTitle"/>
          <w:rFonts w:asciiTheme="minorHAnsi" w:hAnsiTheme="minorHAnsi" w:cstheme="minorHAnsi"/>
          <w:b w:val="0"/>
          <w:bCs w:val="0"/>
          <w:color w:val="000000"/>
          <w:sz w:val="28"/>
          <w:szCs w:val="28"/>
        </w:rPr>
        <w:t xml:space="preserve"> pastimes the Lord revealed to him His form as Rāma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10). Once in the house of Śrīvāsa, when Murāri Gupta saw both Nityānanda and Gaurasundara, he offered his obeisances first to Mahāprabhu and then to Nityānanda Prabhu. Seeing this, Mahāprabhu told him, “You have violated proper etiquette by offering obeisances first to Me.” Later that night the Lord appeared to him in a dream and glorified the position of Nityānanda. Early the next day Murāri offered obeisances first to Nityānanda and then Mahāprabhu. This pleased Mahāprabhu, who then gave him His chewed betel nut remnants. One day Murāri offered fried rice to Mahāprabhu, and the next day the Lord displayed His pastime of having indigestion from eating that indigestible rice. The Lord therefore came to Murāri Gupta for treatment and drank water from his waterpot, saying, “This is the only remedy.” Another day, when Śrīmān Mahāprabhu accepted a four-armed form in the house of Śrīvāsa, Murāri manifested the mood of Garuḍa. The Lord then sat on his shoulders and exhibited His opulent pastimes.</w:t>
      </w:r>
    </w:p>
    <w:p w14:paraId="1981C0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Once Murāri considered that when the Lord disappeared, separation from Him would be unbearable, so he decided to give up his body while the Lord was still </w:t>
      </w:r>
      <w:r w:rsidRPr="00790008">
        <w:rPr>
          <w:rStyle w:val="BookTitle"/>
          <w:rFonts w:asciiTheme="minorHAnsi" w:hAnsiTheme="minorHAnsi" w:cstheme="minorHAnsi"/>
          <w:b w:val="0"/>
          <w:bCs w:val="0"/>
          <w:color w:val="000000"/>
          <w:sz w:val="28"/>
          <w:szCs w:val="28"/>
        </w:rPr>
        <w:lastRenderedPageBreak/>
        <w:t>present in this world. The Lord, who is the Supersoul, forbade him from this act (</w:t>
      </w:r>
      <w:r w:rsidRPr="00790008">
        <w:rPr>
          <w:rStyle w:val="BookTitle"/>
          <w:rFonts w:asciiTheme="minorHAnsi" w:hAnsiTheme="minorHAnsi" w:cstheme="minorHAnsi"/>
          <w:b w:val="0"/>
          <w:bCs w:val="0"/>
          <w:i/>
          <w:iCs/>
          <w:color w:val="000000"/>
          <w:sz w:val="28"/>
          <w:szCs w:val="28"/>
        </w:rPr>
        <w:t>Madhya-khāṇḍa,</w:t>
      </w:r>
      <w:r w:rsidRPr="00790008">
        <w:rPr>
          <w:rStyle w:val="BookTitle"/>
          <w:rFonts w:asciiTheme="minorHAnsi" w:hAnsiTheme="minorHAnsi" w:cstheme="minorHAnsi"/>
          <w:b w:val="0"/>
          <w:bCs w:val="0"/>
          <w:color w:val="000000"/>
          <w:sz w:val="28"/>
          <w:szCs w:val="28"/>
        </w:rPr>
        <w:t xml:space="preserve"> Chapter 20). On another occasion, Murāri offered prayers to the Lord when He accepted the form of Varāha in Murāri’s house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4). His humble entreaties are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11, verses 152 to 158. His attachment to Lord Rāmacandra is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Chapter Fifteen, verses 137 to 157.</w:t>
      </w:r>
    </w:p>
    <w:p w14:paraId="21AF920C" w14:textId="1DD161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vaiṣṇavera ’avatāra’</w:t>
      </w:r>
      <w:r w:rsidRPr="00790008">
        <w:rPr>
          <w:rStyle w:val="BookTitle"/>
          <w:rFonts w:asciiTheme="minorHAnsi" w:hAnsiTheme="minorHAnsi" w:cstheme="minorHAnsi"/>
          <w:b w:val="0"/>
          <w:bCs w:val="0"/>
          <w:color w:val="000000"/>
          <w:sz w:val="28"/>
          <w:szCs w:val="28"/>
        </w:rPr>
        <w:t xml:space="preserve"> indicate that the Vaiṣṇavas belong to Goloka. They do not possess gross or subtle designations. These residents of Goloka appear in this material world for the benefit of the living entities. The Vaiṣṇavas accept gross and subtle bodies to bewilder the demons and accomplish some task; those bodies are not their constitutional forms. If fruitive workers consider a Vaiṣṇava low-class because of his external appearance, this improper vision makes them offenders. Everyone within eight hundred thousand miles from where a Vaiṣṇava appears or incarnates in this world is freed from all material conceptions. They then become relieved from the misunderstandings of considering the Vaiṣṇavas as born in a particular caste, as belonging to a particular creed or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as being simply ordinary scholars, or as being objects of mundane enjoyment. The real </w:t>
      </w:r>
      <w:r w:rsidRPr="00A476A1">
        <w:rPr>
          <w:rStyle w:val="BookTitle"/>
          <w:rFonts w:asciiTheme="minorHAnsi" w:hAnsiTheme="minorHAnsi" w:cstheme="minorHAnsi"/>
          <w:b w:val="0"/>
          <w:bCs w:val="0"/>
          <w:i/>
          <w:iCs/>
          <w:color w:val="000000"/>
          <w:sz w:val="28"/>
          <w:szCs w:val="28"/>
          <w:rPrChange w:id="49" w:author="your servant" w:date="2020-06-28T20:25:00Z">
            <w:rPr>
              <w:rStyle w:val="BookTitle"/>
              <w:rFonts w:asciiTheme="minorHAnsi" w:hAnsiTheme="minorHAnsi" w:cstheme="minorHAnsi"/>
              <w:b w:val="0"/>
              <w:bCs w:val="0"/>
              <w:color w:val="000000"/>
              <w:sz w:val="28"/>
              <w:szCs w:val="28"/>
            </w:rPr>
          </w:rPrChange>
        </w:rPr>
        <w:t>s</w:t>
      </w:r>
      <w:ins w:id="50" w:author="your servant" w:date="2020-06-28T20:25:00Z">
        <w:r w:rsidR="00A476A1" w:rsidRPr="00A476A1">
          <w:rPr>
            <w:rStyle w:val="BookTitle"/>
            <w:rFonts w:asciiTheme="minorHAnsi" w:hAnsiTheme="minorHAnsi" w:cstheme="minorHAnsi"/>
            <w:b w:val="0"/>
            <w:bCs w:val="0"/>
            <w:i/>
            <w:iCs/>
            <w:color w:val="000000"/>
            <w:sz w:val="28"/>
            <w:szCs w:val="28"/>
            <w:rPrChange w:id="51" w:author="your servant" w:date="2020-06-28T20:25:00Z">
              <w:rPr>
                <w:rStyle w:val="BookTitle"/>
                <w:rFonts w:asciiTheme="minorHAnsi" w:hAnsiTheme="minorHAnsi" w:cstheme="minorHAnsi"/>
                <w:b w:val="0"/>
                <w:bCs w:val="0"/>
                <w:color w:val="000000"/>
                <w:sz w:val="28"/>
                <w:szCs w:val="28"/>
              </w:rPr>
            </w:rPrChange>
          </w:rPr>
          <w:t>ā</w:t>
        </w:r>
      </w:ins>
      <w:r w:rsidRPr="00A476A1">
        <w:rPr>
          <w:rStyle w:val="BookTitle"/>
          <w:rFonts w:asciiTheme="minorHAnsi" w:hAnsiTheme="minorHAnsi" w:cstheme="minorHAnsi"/>
          <w:b w:val="0"/>
          <w:bCs w:val="0"/>
          <w:i/>
          <w:iCs/>
          <w:color w:val="000000"/>
          <w:sz w:val="28"/>
          <w:szCs w:val="28"/>
          <w:rPrChange w:id="52" w:author="your servant" w:date="2020-06-28T20:2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who worship Śrī Hari and give proper respect to the demigods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never fall under the clutches of demonic vehement </w:t>
      </w:r>
      <w:r w:rsidRPr="00A476A1">
        <w:rPr>
          <w:rStyle w:val="BookTitle"/>
          <w:rFonts w:asciiTheme="minorHAnsi" w:hAnsiTheme="minorHAnsi" w:cstheme="minorHAnsi"/>
          <w:b w:val="0"/>
          <w:bCs w:val="0"/>
          <w:i/>
          <w:iCs/>
          <w:color w:val="000000"/>
          <w:sz w:val="28"/>
          <w:szCs w:val="28"/>
          <w:rPrChange w:id="53" w:author="your servant" w:date="2020-06-28T20:25:00Z">
            <w:rPr>
              <w:rStyle w:val="BookTitle"/>
              <w:rFonts w:asciiTheme="minorHAnsi" w:hAnsiTheme="minorHAnsi" w:cstheme="minorHAnsi"/>
              <w:b w:val="0"/>
              <w:bCs w:val="0"/>
              <w:color w:val="000000"/>
              <w:sz w:val="28"/>
              <w:szCs w:val="28"/>
            </w:rPr>
          </w:rPrChange>
        </w:rPr>
        <w:t>karm</w:t>
      </w:r>
      <w:ins w:id="54" w:author="your servant" w:date="2020-06-28T20:25:00Z">
        <w:r w:rsidR="00A476A1" w:rsidRPr="00A476A1">
          <w:rPr>
            <w:rStyle w:val="BookTitle"/>
            <w:rFonts w:asciiTheme="minorHAnsi" w:hAnsiTheme="minorHAnsi" w:cstheme="minorHAnsi"/>
            <w:b w:val="0"/>
            <w:bCs w:val="0"/>
            <w:i/>
            <w:iCs/>
            <w:color w:val="000000"/>
            <w:sz w:val="28"/>
            <w:szCs w:val="28"/>
            <w:rPrChange w:id="55" w:author="your servant" w:date="2020-06-28T20:25:00Z">
              <w:rPr>
                <w:rStyle w:val="BookTitle"/>
                <w:rFonts w:asciiTheme="minorHAnsi" w:hAnsiTheme="minorHAnsi" w:cstheme="minorHAnsi"/>
                <w:b w:val="0"/>
                <w:bCs w:val="0"/>
                <w:color w:val="000000"/>
                <w:sz w:val="28"/>
                <w:szCs w:val="28"/>
              </w:rPr>
            </w:rPrChange>
          </w:rPr>
          <w:t>ī</w:t>
        </w:r>
      </w:ins>
      <w:r w:rsidRPr="00A476A1">
        <w:rPr>
          <w:rStyle w:val="BookTitle"/>
          <w:rFonts w:asciiTheme="minorHAnsi" w:hAnsiTheme="minorHAnsi" w:cstheme="minorHAnsi"/>
          <w:b w:val="0"/>
          <w:bCs w:val="0"/>
          <w:i/>
          <w:iCs/>
          <w:color w:val="000000"/>
          <w:sz w:val="28"/>
          <w:szCs w:val="28"/>
          <w:rPrChange w:id="56" w:author="your servant" w:date="2020-06-28T20:2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by disrespecting the Vaiṣṇavas and thereby cleansing and widening their path to hell.</w:t>
      </w:r>
    </w:p>
    <w:p w14:paraId="6782AC3A" w14:textId="5C4CC8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2.36-37</w:t>
      </w:r>
    </w:p>
    <w:p w14:paraId="1B160D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36-37</w:t>
      </w:r>
    </w:p>
    <w:p w14:paraId="37FF9FB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puṇḍarīka-vidyānidhi—vaiṣṇava-pradhāna</w:t>
      </w:r>
      <w:r w:rsidRPr="00790008">
        <w:rPr>
          <w:rStyle w:val="BookTitle"/>
          <w:rFonts w:asciiTheme="minorHAnsi" w:hAnsiTheme="minorHAnsi" w:cstheme="minorHAnsi"/>
          <w:b w:val="0"/>
          <w:bCs w:val="0"/>
          <w:color w:val="000000"/>
          <w:sz w:val="28"/>
          <w:szCs w:val="28"/>
        </w:rPr>
        <w:br/>
        <w:t>caitanya-vallabha datta-vāsudeva nāma</w:t>
      </w:r>
    </w:p>
    <w:p w14:paraId="4E75DD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’cāṭigrāme’ haila iṅhā-sabāra parakāśa</w:t>
      </w:r>
      <w:r w:rsidRPr="00790008">
        <w:rPr>
          <w:rStyle w:val="BookTitle"/>
          <w:rFonts w:asciiTheme="minorHAnsi" w:hAnsiTheme="minorHAnsi" w:cstheme="minorHAnsi"/>
          <w:b w:val="0"/>
          <w:bCs w:val="0"/>
          <w:color w:val="000000"/>
          <w:sz w:val="28"/>
          <w:szCs w:val="28"/>
        </w:rPr>
        <w:br/>
        <w:t>’buḍhane’ hailā avatīrṇa haridāsa</w:t>
      </w:r>
    </w:p>
    <w:p w14:paraId="1A5C7F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Puṇḍarīka Vidyānidhi, the topmost Vaiṣṇava, Caitanya Vallabha, and Vasudeva Datta all appeared in Caṭṭagrāma. Haridāsa Ṭhākura appeared in the village of Buḍhana.</w:t>
      </w:r>
    </w:p>
    <w:p w14:paraId="664991AA" w14:textId="286734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Puṇḍarīka Vidyānidhi is also known as Premanidhi and Ācāryanidhi. He is described in Śrī Kavi-karṇapūra’s </w:t>
      </w:r>
      <w:r w:rsidRPr="00790008">
        <w:rPr>
          <w:rStyle w:val="BookTitle"/>
          <w:rFonts w:asciiTheme="minorHAnsi" w:hAnsiTheme="minorHAnsi" w:cstheme="minorHAnsi"/>
          <w:b w:val="0"/>
          <w:bCs w:val="0"/>
          <w:i/>
          <w:iCs/>
          <w:color w:val="000000"/>
          <w:sz w:val="28"/>
          <w:szCs w:val="28"/>
        </w:rPr>
        <w:t xml:space="preserve">Śrī Gaura-gaṇoddeśa-dīpikā </w:t>
      </w:r>
      <w:r w:rsidRPr="00790008">
        <w:rPr>
          <w:rStyle w:val="BookTitle"/>
          <w:rFonts w:asciiTheme="minorHAnsi" w:hAnsiTheme="minorHAnsi" w:cstheme="minorHAnsi"/>
          <w:b w:val="0"/>
          <w:bCs w:val="0"/>
          <w:color w:val="000000"/>
          <w:sz w:val="28"/>
          <w:szCs w:val="28"/>
        </w:rPr>
        <w:t>(54) as follows: “King Vṛṣabhānu of Vraja-maṇḍala has now appeared as Śrī Puṇḍarīka Vidyānidhi.”</w:t>
      </w:r>
    </w:p>
    <w:p w14:paraId="2F66093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Puṇḍarīka Vidyānidhi was the disciple of Śrī Mādhavendra Purīpāda and the spiritual master of Śrī Gadādhara Paṇḍita Gosvāmī. His wife’s name was </w:t>
      </w:r>
      <w:r w:rsidRPr="00790008">
        <w:rPr>
          <w:rStyle w:val="BookTitle"/>
          <w:rFonts w:asciiTheme="minorHAnsi" w:hAnsiTheme="minorHAnsi" w:cstheme="minorHAnsi"/>
          <w:b w:val="0"/>
          <w:bCs w:val="0"/>
          <w:color w:val="000000"/>
          <w:sz w:val="28"/>
          <w:szCs w:val="28"/>
        </w:rPr>
        <w:lastRenderedPageBreak/>
        <w:t xml:space="preserve">Ratnāvatī, his father’s name was Bāṇeśvara (or, in other’s opinion, Śuklāmbara) Brahmacārī, and his mother’s name was Gaṅgādevī. His ancestral house is situated in the village of Mekhalā, which is two miles east of the Hāta-hājāri police station, which is twelve miles north of Caṭṭagrāma. One can approach Mekhalā-grāma from Caṭṭagrāma either on horseback, by bullock cart, or by steamer. The steamer station is known as Annapūrṇāra-ghāṭa. The birthplace of Puṇḍarīka Vidyānidhi is about two miles southwest of Annapūrṇāra-ghāṭa. Although the father of Vidyānidhi belonged to the Vārendra class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when he shifted to the village of Bāghiyā, in the district of Dacca,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Rāḍha-deśa did not accept him. For this reason his descendants who followed Śākta-dharma [worship of Durgā] were isolated from the community and became the priests for the members of the isolated community. One of the members of this family is living in Vṛndāvana and is named Sarojānanda Gosvāmī. One special characteristic of this family is that each of its members had only one son or no son at all, and therefore the family was not very expansive.</w:t>
      </w:r>
    </w:p>
    <w:p w14:paraId="787C50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Śrīmān Mahāprabhu used to address Puṇḍarīka as </w:t>
      </w:r>
      <w:r w:rsidRPr="00790008">
        <w:rPr>
          <w:rStyle w:val="BookTitle"/>
          <w:rFonts w:asciiTheme="minorHAnsi" w:hAnsiTheme="minorHAnsi" w:cstheme="minorHAnsi"/>
          <w:b w:val="0"/>
          <w:bCs w:val="0"/>
          <w:i/>
          <w:iCs/>
          <w:color w:val="000000"/>
          <w:sz w:val="28"/>
          <w:szCs w:val="28"/>
        </w:rPr>
        <w:t>bāpa</w:t>
      </w:r>
      <w:r w:rsidRPr="00790008">
        <w:rPr>
          <w:rStyle w:val="BookTitle"/>
          <w:rFonts w:asciiTheme="minorHAnsi" w:hAnsiTheme="minorHAnsi" w:cstheme="minorHAnsi"/>
          <w:b w:val="0"/>
          <w:bCs w:val="0"/>
          <w:color w:val="000000"/>
          <w:sz w:val="28"/>
          <w:szCs w:val="28"/>
        </w:rPr>
        <w:t xml:space="preserve">, or “father,” and He gave him the title Premanidhi to indicate that he was the servant of the Supreme Lord. In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Seven, it is described that Puṇḍarīka Vidyānidhi was the spiritual master of Śrī Gadādhara Paṇḍita Gosvāmī. The description of Śrī Jagannāthadeva slapping the cheeks of Puṇḍarīka Vidyānidhi and his disclosing this fact to his dear friend Śrī Dāmodara Svarūpa are found in the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Ten.</w:t>
      </w:r>
    </w:p>
    <w:p w14:paraId="54248B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bhajana-kuṭira</w:t>
      </w:r>
      <w:r w:rsidRPr="00790008">
        <w:rPr>
          <w:rStyle w:val="BookTitle"/>
          <w:rFonts w:asciiTheme="minorHAnsi" w:hAnsiTheme="minorHAnsi" w:cstheme="minorHAnsi"/>
          <w:b w:val="0"/>
          <w:bCs w:val="0"/>
          <w:color w:val="000000"/>
          <w:sz w:val="28"/>
          <w:szCs w:val="28"/>
        </w:rPr>
        <w:t xml:space="preserve"> of Puṇḍarīka Vidyānidhi is now very old and dilapidated. Without repair, it may soon crumble. There are two verses inscribed on the wall of that temple, but they are so old that one cannot read or understand them. There is another temple, however, about two hundred yards southeast of this one, and the inscriptions on the wall of that temple are also illegible. One can infer from the pile of broken bricks ten yards from this temple that there used to be another temple there. Descendants there say that Mukunda Datta often came there to perform his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There are two living descendants of the family of Śrīla Vidyānidhi named Śrī Harakumāra Smṛtitīrtha and Śrī Kṛṣṇakiṅkara Vidyālaṅkāra. For further information one should refer to the dictionary known as </w:t>
      </w:r>
      <w:r w:rsidRPr="00790008">
        <w:rPr>
          <w:rStyle w:val="BookTitle"/>
          <w:rFonts w:asciiTheme="minorHAnsi" w:hAnsiTheme="minorHAnsi" w:cstheme="minorHAnsi"/>
          <w:b w:val="0"/>
          <w:bCs w:val="0"/>
          <w:i/>
          <w:iCs/>
          <w:color w:val="000000"/>
          <w:sz w:val="28"/>
          <w:szCs w:val="28"/>
        </w:rPr>
        <w:t>Vaiṣṇava-mañjuṣā</w:t>
      </w:r>
      <w:r w:rsidRPr="00790008">
        <w:rPr>
          <w:rStyle w:val="BookTitle"/>
          <w:rFonts w:asciiTheme="minorHAnsi" w:hAnsiTheme="minorHAnsi" w:cstheme="minorHAnsi"/>
          <w:b w:val="0"/>
          <w:bCs w:val="0"/>
          <w:color w:val="000000"/>
          <w:sz w:val="28"/>
          <w:szCs w:val="28"/>
        </w:rPr>
        <w:t>.</w:t>
      </w:r>
    </w:p>
    <w:p w14:paraId="1905CD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devotee named Caitanya-vallabha in the line of Gadādhara Paṇḍita (see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12.87). There is a difference in opinion whether or not this is the Caitanya-vallabha mentioned in this verse, otherwise the word </w:t>
      </w:r>
      <w:r w:rsidRPr="00790008">
        <w:rPr>
          <w:rStyle w:val="BookTitle"/>
          <w:rFonts w:asciiTheme="minorHAnsi" w:hAnsiTheme="minorHAnsi" w:cstheme="minorHAnsi"/>
          <w:b w:val="0"/>
          <w:bCs w:val="0"/>
          <w:i/>
          <w:iCs/>
          <w:color w:val="000000"/>
          <w:sz w:val="28"/>
          <w:szCs w:val="28"/>
        </w:rPr>
        <w:t>caitanya-vallabha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may be accepted as meaning “one who is very dear to Śrī Caitanya” (an adjective for Śrī Vasudeva Datta Ṭhākura).</w:t>
      </w:r>
    </w:p>
    <w:p w14:paraId="0EB91A0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Vasudeva Datta Ṭhākura was born in the village Chanharā, near the Paṭiyā police station in the district of Caṭṭagrāma. This village is situated twenty miles from Mekhalā, the birthplace of Śrī Puṇḍarīka Vidyānidhi.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(140): “In Vraja there were two very nice singers named Madhukaṇṭha and Madhuvrata. They appeared in </w:t>
      </w:r>
      <w:r w:rsidRPr="00790008">
        <w:rPr>
          <w:rStyle w:val="BookTitle"/>
          <w:rFonts w:asciiTheme="minorHAnsi" w:hAnsiTheme="minorHAnsi" w:cstheme="minorHAnsi"/>
          <w:b w:val="0"/>
          <w:bCs w:val="0"/>
          <w:i/>
          <w:iCs/>
          <w:color w:val="000000"/>
          <w:sz w:val="28"/>
          <w:szCs w:val="28"/>
        </w:rPr>
        <w:t>caitanya-līlā</w:t>
      </w:r>
      <w:r w:rsidRPr="00790008">
        <w:rPr>
          <w:rStyle w:val="BookTitle"/>
          <w:rFonts w:asciiTheme="minorHAnsi" w:hAnsiTheme="minorHAnsi" w:cstheme="minorHAnsi"/>
          <w:b w:val="0"/>
          <w:bCs w:val="0"/>
          <w:color w:val="000000"/>
          <w:sz w:val="28"/>
          <w:szCs w:val="28"/>
        </w:rPr>
        <w:t xml:space="preserve"> as Mukunda and Vāsudeva Datta, who were singers in the society of Lord Caitanya Mahāprabhu.” He was the dear well-wisher of Śrīvāsa Paṇḍita and Śrī Śivānanda Sena. There is a railway station named Pūrvasthalī on the E.I.R. Howra-Katwa line, and about one mile away, in a village known as Māmagāchi, which is the birthplace of Vṛndāvana dāsa Ṭhākura, there is an old temple of Madana-gopāla that was established by Vāsudeva Datta. He later on shifted to Kumārahaṭṭa, or Kāñcanapallī, and lived with Śrīvāsa and Śivānanda. Seeing his liberal nature, Śrīmān Mahāprabhu ordered Śivānanda to act as his manager and reduce his excessive expenditure (see </w:t>
      </w:r>
      <w:r w:rsidRPr="00790008">
        <w:rPr>
          <w:rStyle w:val="BookTitle"/>
          <w:rFonts w:asciiTheme="minorHAnsi" w:hAnsiTheme="minorHAnsi" w:cstheme="minorHAnsi"/>
          <w:b w:val="0"/>
          <w:bCs w:val="0"/>
          <w:i/>
          <w:iCs/>
          <w:color w:val="000000"/>
          <w:sz w:val="28"/>
          <w:szCs w:val="28"/>
        </w:rPr>
        <w:t>Cc. Madhya</w:t>
      </w:r>
      <w:r w:rsidRPr="00790008">
        <w:rPr>
          <w:rStyle w:val="BookTitle"/>
          <w:rFonts w:asciiTheme="minorHAnsi" w:hAnsiTheme="minorHAnsi" w:cstheme="minorHAnsi"/>
          <w:b w:val="0"/>
          <w:bCs w:val="0"/>
          <w:color w:val="000000"/>
          <w:sz w:val="28"/>
          <w:szCs w:val="28"/>
        </w:rPr>
        <w:t xml:space="preserve"> 15.93-96). His heart-rending prayers to Śrīmān Mahāprabhu on behalf of the miserable, misguided living entities who are averse to Lord Hari are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15.159-180). It is also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10.41-42): “Vāsudeva Datta, the nineteenth branch of the Śrī Caitanya tree, was a great personality and a most confidential devotee of the Lord. One could not describe his qualities even with thousands of mouths. Śrīla Vāsudeva Datta Ṭhākura wanted to suffer for the sinful activities of all the people of the world so that Lord Caitanya Mahāprabhu might deliver them</w:t>
      </w:r>
      <w:commentRangeStart w:id="57"/>
      <w:r w:rsidRPr="00790008">
        <w:rPr>
          <w:rStyle w:val="BookTitle"/>
          <w:rFonts w:asciiTheme="minorHAnsi" w:hAnsiTheme="minorHAnsi" w:cstheme="minorHAnsi"/>
          <w:b w:val="0"/>
          <w:bCs w:val="0"/>
          <w:color w:val="000000"/>
          <w:sz w:val="28"/>
          <w:szCs w:val="28"/>
        </w:rPr>
        <w:t xml:space="preserve">.” His disciple was Śrī Yadunandana Ācārya, </w:t>
      </w:r>
      <w:commentRangeEnd w:id="57"/>
      <w:r w:rsidR="00A476A1">
        <w:rPr>
          <w:rStyle w:val="CommentReference"/>
          <w:color w:val="auto"/>
        </w:rPr>
        <w:commentReference w:id="57"/>
      </w:r>
      <w:r w:rsidRPr="00790008">
        <w:rPr>
          <w:rStyle w:val="BookTitle"/>
          <w:rFonts w:asciiTheme="minorHAnsi" w:hAnsiTheme="minorHAnsi" w:cstheme="minorHAnsi"/>
          <w:b w:val="0"/>
          <w:bCs w:val="0"/>
          <w:color w:val="000000"/>
          <w:sz w:val="28"/>
          <w:szCs w:val="28"/>
        </w:rPr>
        <w:t xml:space="preserve">who was the initiating spiritual master of Śrīla Raghunātha dāsa Gosvāmī (see </w:t>
      </w:r>
      <w:r w:rsidRPr="00790008">
        <w:rPr>
          <w:rStyle w:val="BookTitle"/>
          <w:rFonts w:asciiTheme="minorHAnsi" w:hAnsiTheme="minorHAnsi" w:cstheme="minorHAnsi"/>
          <w:b w:val="0"/>
          <w:bCs w:val="0"/>
          <w:i/>
          <w:iCs/>
          <w:color w:val="000000"/>
          <w:sz w:val="28"/>
          <w:szCs w:val="28"/>
        </w:rPr>
        <w:t xml:space="preserve">Cc. </w:t>
      </w:r>
      <w:r w:rsidRPr="00790008">
        <w:rPr>
          <w:rStyle w:val="BookTitle"/>
          <w:rFonts w:asciiTheme="minorHAnsi" w:hAnsiTheme="minorHAnsi" w:cstheme="minorHAnsi"/>
          <w:b w:val="0"/>
          <w:bCs w:val="0"/>
          <w:color w:val="000000"/>
          <w:sz w:val="28"/>
          <w:szCs w:val="28"/>
        </w:rPr>
        <w:t>Antya 6.161). Śrī Mukunda Datta was his brother.</w:t>
      </w:r>
    </w:p>
    <w:p w14:paraId="6E28EC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not definitely certain whether Śrī Haridāsa Ṭhākura appeared in the village named Buḍhana that is in the district of Khulnā. Formerly this village was within a district of Twenty-four Parganas within the Sātakṣīrā division.</w:t>
      </w:r>
    </w:p>
    <w:p w14:paraId="3314B8F3" w14:textId="3B4E5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2.38</w:t>
      </w:r>
    </w:p>
    <w:p w14:paraId="3D081F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B494F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rāḍha-mājhe ’ekacākā’-nāme āche grāma</w:t>
      </w:r>
      <w:r w:rsidRPr="00790008">
        <w:rPr>
          <w:rStyle w:val="BookTitle"/>
          <w:rFonts w:asciiTheme="minorHAnsi" w:hAnsiTheme="minorHAnsi" w:cstheme="minorHAnsi"/>
          <w:b w:val="0"/>
          <w:bCs w:val="0"/>
          <w:color w:val="000000"/>
          <w:sz w:val="28"/>
          <w:szCs w:val="28"/>
        </w:rPr>
        <w:br/>
        <w:t>yaṅhi avatīrṇa nityānanda bhagavān</w:t>
      </w:r>
    </w:p>
    <w:p w14:paraId="684F7D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Nityānanda Prabhu, appeared in the village of Ekacakra, in Rāḍha-deśa.</w:t>
      </w:r>
    </w:p>
    <w:p w14:paraId="4B28E2ED" w14:textId="699DDD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village previously known Ekacākā, or Ekacakra, is presently known as </w:t>
      </w:r>
      <w:r w:rsidRPr="00790008">
        <w:rPr>
          <w:rStyle w:val="BookTitle"/>
          <w:rFonts w:asciiTheme="minorHAnsi" w:hAnsiTheme="minorHAnsi" w:cstheme="minorHAnsi"/>
          <w:b w:val="0"/>
          <w:bCs w:val="0"/>
          <w:color w:val="000000"/>
          <w:sz w:val="28"/>
          <w:szCs w:val="28"/>
        </w:rPr>
        <w:lastRenderedPageBreak/>
        <w:t>Vīrcandrapura and Garbhavāsa. It is situated 8 miles from the Mallārapura station, which is on the E.I.R loopline.</w:t>
      </w:r>
    </w:p>
    <w:p w14:paraId="7A967D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(2.72) Madhvācārya quotes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as follows: “By His own sweet will He exhibits various forms through His own internal potency. He does not appear from Vasudeva in the womb of Devakī. He is not born of Daśaratha, nor from Jamadagni. Rather, He eternally enjoys ecstasy in pure pastimes that are free from duality.”</w:t>
      </w:r>
    </w:p>
    <w:p w14:paraId="7A5B9A28" w14:textId="72CCC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2.39</w:t>
      </w:r>
    </w:p>
    <w:p w14:paraId="2735EE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574C87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hāḍāi-paṇḍita-nāma śuddha-vipra-rāja</w:t>
      </w:r>
      <w:r w:rsidRPr="00790008">
        <w:rPr>
          <w:rStyle w:val="BookTitle"/>
          <w:rFonts w:asciiTheme="minorHAnsi" w:hAnsiTheme="minorHAnsi" w:cstheme="minorHAnsi"/>
          <w:b w:val="0"/>
          <w:bCs w:val="0"/>
          <w:color w:val="000000"/>
          <w:sz w:val="28"/>
          <w:szCs w:val="28"/>
        </w:rPr>
        <w:br/>
        <w:t>mūle sarva-pitā tāne kare pitā-vyāja</w:t>
      </w:r>
    </w:p>
    <w:p w14:paraId="46A669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exalted Hāḍāi Paṇḍita was the king of the brāhmaṇas. He was accepted as the father of Lord Nityānanda, who is the original father of all.</w:t>
      </w:r>
    </w:p>
    <w:p w14:paraId="0BE9D7C1" w14:textId="4C968C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Hāḍāi Paṇḍita, or Hāḍo Ojhā, was born in a Maithila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His wife’s name was Padmāvatī. Although Lord Śrī Nityānanda Prabhu is the father of all universes, the Vaikuṇṭhas, the living entities, and the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He nevertheless appeared as the son of Hāḍāi Paṇḍita. Some time back a false rumor was spread that Śrī Nityānanda Prabhu was born in a non-</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This is totally baseless and born from the duplicitous </w:t>
      </w:r>
      <w:r w:rsidRPr="00790008">
        <w:rPr>
          <w:rStyle w:val="BookTitle"/>
          <w:rFonts w:asciiTheme="minorHAnsi" w:hAnsiTheme="minorHAnsi" w:cstheme="minorHAnsi"/>
          <w:b w:val="0"/>
          <w:bCs w:val="0"/>
          <w:i/>
          <w:iCs/>
          <w:color w:val="000000"/>
          <w:sz w:val="28"/>
          <w:szCs w:val="28"/>
        </w:rPr>
        <w:t xml:space="preserve">smārtas’ </w:t>
      </w:r>
      <w:r w:rsidRPr="00790008">
        <w:rPr>
          <w:rStyle w:val="BookTitle"/>
          <w:rFonts w:asciiTheme="minorHAnsi" w:hAnsiTheme="minorHAnsi" w:cstheme="minorHAnsi"/>
          <w:b w:val="0"/>
          <w:bCs w:val="0"/>
          <w:color w:val="000000"/>
          <w:sz w:val="28"/>
          <w:szCs w:val="28"/>
        </w:rPr>
        <w:t>envy and hatred of Lord Viṣṇu.</w:t>
      </w:r>
    </w:p>
    <w:p w14:paraId="2506C801" w14:textId="32020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2.40</w:t>
      </w:r>
    </w:p>
    <w:p w14:paraId="10338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52032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kṛpā-sindhu, bhakti-dātā, śrī vaiṣṇava-dhāma</w:t>
      </w:r>
      <w:r w:rsidRPr="00790008">
        <w:rPr>
          <w:rStyle w:val="BookTitle"/>
          <w:rFonts w:asciiTheme="minorHAnsi" w:hAnsiTheme="minorHAnsi" w:cstheme="minorHAnsi"/>
          <w:b w:val="0"/>
          <w:bCs w:val="0"/>
          <w:color w:val="000000"/>
          <w:sz w:val="28"/>
          <w:szCs w:val="28"/>
        </w:rPr>
        <w:br/>
        <w:t>rāḍhe avatīrṇa hailā nityānanda-rāma</w:t>
      </w:r>
    </w:p>
    <w:p w14:paraId="78BBFC06" w14:textId="2E0231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ocean of mercy, the giver of devotional service, and the shelter of all Vaiṣṇavas, Śrī Nityānanda Rāma, appeared in Rāḍha-deśa.</w:t>
      </w:r>
    </w:p>
    <w:p w14:paraId="5EC05F33" w14:textId="0DDAAD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2.41</w:t>
      </w:r>
    </w:p>
    <w:p w14:paraId="15110C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125019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mahā-jaya-jaya-dhvani puṣpa-variṣaṇa</w:t>
      </w:r>
      <w:r w:rsidRPr="00790008">
        <w:rPr>
          <w:rStyle w:val="BookTitle"/>
          <w:rFonts w:asciiTheme="minorHAnsi" w:hAnsiTheme="minorHAnsi" w:cstheme="minorHAnsi"/>
          <w:b w:val="0"/>
          <w:bCs w:val="0"/>
          <w:color w:val="000000"/>
          <w:sz w:val="28"/>
          <w:szCs w:val="28"/>
        </w:rPr>
        <w:br/>
        <w:t>saṁgope devatā-gaṇe kailena takhana</w:t>
      </w:r>
    </w:p>
    <w:p w14:paraId="798C9A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Nityānanda’s appearance, all the demigods secretly showered flowers and chanted, “Jaya! Jaya!”</w:t>
      </w:r>
    </w:p>
    <w:p w14:paraId="021DEF43" w14:textId="793B78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Śrī Nityānanda Prabhu appeared, all the demigods chanted His glories in ecstasy and showered flowers on Him. This incident was beyond the realm of those who believe only in direct perception.</w:t>
      </w:r>
    </w:p>
    <w:p w14:paraId="51708128" w14:textId="797B12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2.42</w:t>
      </w:r>
    </w:p>
    <w:p w14:paraId="6417AE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7476B0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dina haite rāḍha-maṇḍala sakala</w:t>
      </w:r>
      <w:r w:rsidRPr="00790008">
        <w:rPr>
          <w:rStyle w:val="BookTitle"/>
          <w:rFonts w:asciiTheme="minorHAnsi" w:hAnsiTheme="minorHAnsi" w:cstheme="minorHAnsi"/>
          <w:b w:val="0"/>
          <w:bCs w:val="0"/>
          <w:color w:val="000000"/>
          <w:sz w:val="28"/>
          <w:szCs w:val="28"/>
        </w:rPr>
        <w:br/>
        <w:t>punaḥ punaḥ bāḍite lāgila sumaṅgala</w:t>
      </w:r>
    </w:p>
    <w:p w14:paraId="519843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that day on, the land of Rāḍha began to prosper and signs of auspiciousness became visible.</w:t>
      </w:r>
    </w:p>
    <w:p w14:paraId="318E3670" w14:textId="222070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the appearance of Lord Nityānanda Prabhu, the barren areas of Gauḍa-deśa began to prosper. Gradually the entire Rāḍha-deśa became a center of advanced learning and culture.</w:t>
      </w:r>
    </w:p>
    <w:p w14:paraId="37CB3D4E" w14:textId="4FDA5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2.43</w:t>
      </w:r>
    </w:p>
    <w:p w14:paraId="0AFBB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737B3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trihute paramānanda-purīra prakāśa</w:t>
      </w:r>
      <w:r w:rsidRPr="00790008">
        <w:rPr>
          <w:rStyle w:val="BookTitle"/>
          <w:rFonts w:asciiTheme="minorHAnsi" w:hAnsiTheme="minorHAnsi" w:cstheme="minorHAnsi"/>
          <w:b w:val="0"/>
          <w:bCs w:val="0"/>
          <w:color w:val="000000"/>
          <w:sz w:val="28"/>
          <w:szCs w:val="28"/>
        </w:rPr>
        <w:br/>
        <w:t>nīlācale yāṅra saṅge ekatra vilāsa</w:t>
      </w:r>
    </w:p>
    <w:p w14:paraId="7B828E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Paramānanda Purī, who enjoyed pastimes with the Lord in Nīlācala, appeared at Trihuta.</w:t>
      </w:r>
    </w:p>
    <w:p w14:paraId="1F0728AE" w14:textId="595060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Trihuta consists of the districts presently known as Muzaffarpur, Darbhanga, and Chhapra. In his previous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Śrī Paramānanda Purī lived in Trihuta. He was the dear disciple of Śrī Mādhavendra Purīpāda. In the last portion of this book, various topics related to Paramānanda Purī in Nīlācala, such as his well, are described.</w:t>
      </w:r>
    </w:p>
    <w:p w14:paraId="70B065FD" w14:textId="4FEAA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2.44-45</w:t>
      </w:r>
    </w:p>
    <w:p w14:paraId="3A457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44-45</w:t>
      </w:r>
    </w:p>
    <w:p w14:paraId="1734E9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gaṅgā-tīra puṇya-sthāna-sakala thākite</w:t>
      </w:r>
      <w:r w:rsidRPr="00790008">
        <w:rPr>
          <w:rStyle w:val="BookTitle"/>
          <w:rFonts w:asciiTheme="minorHAnsi" w:hAnsiTheme="minorHAnsi" w:cstheme="minorHAnsi"/>
          <w:b w:val="0"/>
          <w:bCs w:val="0"/>
          <w:color w:val="000000"/>
          <w:sz w:val="28"/>
          <w:szCs w:val="28"/>
        </w:rPr>
        <w:br/>
        <w:t>’vaiṣṇava’ janmaye kene śocya-deśete?</w:t>
      </w:r>
    </w:p>
    <w:p w14:paraId="599379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hailā avatīrṇa gaṅgā-tīre</w:t>
      </w:r>
      <w:r w:rsidRPr="00790008">
        <w:rPr>
          <w:rStyle w:val="BookTitle"/>
          <w:rFonts w:asciiTheme="minorHAnsi" w:hAnsiTheme="minorHAnsi" w:cstheme="minorHAnsi"/>
          <w:b w:val="0"/>
          <w:bCs w:val="0"/>
          <w:color w:val="000000"/>
          <w:sz w:val="28"/>
          <w:szCs w:val="28"/>
        </w:rPr>
        <w:br/>
        <w:t>saṅgera pārṣade kene janmayena dūre?</w:t>
      </w:r>
    </w:p>
    <w:p w14:paraId="6B7E0C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banks of the Ganges are most sanctified. Why then would a Vaiṣṇava take birth at an impious place? The Lord appeared on the bank of the Ganges, so why did His associates appear in distant places?</w:t>
      </w:r>
    </w:p>
    <w:p w14:paraId="012047D7" w14:textId="5A9D9C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śocya-deśa</w:t>
      </w:r>
      <w:r w:rsidRPr="00790008">
        <w:rPr>
          <w:rStyle w:val="BookTitle"/>
          <w:rFonts w:asciiTheme="minorHAnsi" w:hAnsiTheme="minorHAnsi" w:cstheme="minorHAnsi"/>
          <w:b w:val="0"/>
          <w:bCs w:val="0"/>
          <w:color w:val="000000"/>
          <w:sz w:val="28"/>
          <w:szCs w:val="28"/>
        </w:rPr>
        <w:t xml:space="preserve">, or impious places,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(11.21.8) as follows: “Among places, those bereft of the spotted antelope, those devoid of devotion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those possessing spotted antelopes but bereft of respectable men, provinces like Kīkaṭa and places where cleanliness and purificatory rites are neglected, where meat-eaters are prominent or where the earth is barren, are all considered to be contaminated lands.” In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lastRenderedPageBreak/>
        <w:t>(2.23) it is stated: “Places devoid of sacrificial performances and naturally grazing spotted antelopes are known as Mleccha-deśas, or impious lands.”</w:t>
      </w:r>
    </w:p>
    <w:p w14:paraId="4E70AC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Ganges, which emanates from the lotus feet of Viṣṇu and which is the best of the seven sacred rivers, is glorified by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as possessing the topmost potency for purification. That is why she has a special position amongst the devotees. The Ganges, also known as Bhāgīrathī, flows through Navadvīpa of Gauḍa-deśa. Since many of Śrī Caitanya’s associates appeared outside of Gauḍa-deśa, many questions may arise in the hearts of materialistic people. If Vaiṣṇavas appear in a place that is so contaminated that the visitor requires atonement, a place that hinders one’s purification, then people will consider these pure Vaiṣṇavas as materially contaminated and forced to enjoy the fruits of pious and impious activities. Therefore the following question arises: Why did the pious Vaiṣṇavas take birth in places not visited by the Pāṇḍavas or touched by the Ganges instead of appearing on the banks of the Ganges? One may also question why Śrī Caitanyadeva personally appeared in the highest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Navadvīpa, which is situated on the banks of the supremely pure Ganges, yet He had His associates appear in places far from the Ganges in families other than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In answer to these questions it may be said that pure Vaiṣṇavas appeared in such places and in such families in order to purify those places and families. This will be explained by the author in verses 46 to 52.</w:t>
      </w:r>
    </w:p>
    <w:p w14:paraId="53925564" w14:textId="484688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2.46-47</w:t>
      </w:r>
    </w:p>
    <w:p w14:paraId="2FE2B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46-47</w:t>
      </w:r>
    </w:p>
    <w:p w14:paraId="2701652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ye-ye-deśa—gaṅgā-hari-nāma-vivarjita</w:t>
      </w:r>
      <w:r w:rsidRPr="00790008">
        <w:rPr>
          <w:rStyle w:val="BookTitle"/>
          <w:rFonts w:asciiTheme="minorHAnsi" w:hAnsiTheme="minorHAnsi" w:cstheme="minorHAnsi"/>
          <w:b w:val="0"/>
          <w:bCs w:val="0"/>
          <w:color w:val="000000"/>
          <w:sz w:val="28"/>
          <w:szCs w:val="28"/>
        </w:rPr>
        <w:br/>
        <w:t>ye-deśe pāṇḍava nāhi gela kadācit</w:t>
      </w:r>
    </w:p>
    <w:p w14:paraId="40B120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se-saba jīvere kṛṣṇa vatsala haiyā</w:t>
      </w:r>
      <w:r w:rsidRPr="00790008">
        <w:rPr>
          <w:rStyle w:val="BookTitle"/>
          <w:rFonts w:asciiTheme="minorHAnsi" w:hAnsiTheme="minorHAnsi" w:cstheme="minorHAnsi"/>
          <w:b w:val="0"/>
          <w:bCs w:val="0"/>
          <w:color w:val="000000"/>
          <w:sz w:val="28"/>
          <w:szCs w:val="28"/>
        </w:rPr>
        <w:br/>
        <w:t>mahā-bhakta saba janmāyena ājñā diyā</w:t>
      </w:r>
    </w:p>
    <w:p w14:paraId="0547C2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compassion, Lord Kṛṣṇa ordered His great devotees to appear in places where the Ganges does not flow, where the holy names are not chanted, and where the Pāṇḍavas did not visit.</w:t>
      </w:r>
    </w:p>
    <w:p w14:paraId="6E1B7D26" w14:textId="5DAE5D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the meaning of this verse one can refer to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(7.10.18-19 and 1.1.15): “The Supreme Personality of Godhead said: My dear Prahlāda, O most pure, O great saintly person, your father has been purified, along with twenty-one forefathers in your family. Because you were born in this family, the entire dynasty has been purified. Whenever and wherever there are peaceful, equipoised devotees who are well behaved and decorated with all good qualities, that place and the dynasties there, </w:t>
      </w:r>
      <w:r w:rsidRPr="00790008">
        <w:rPr>
          <w:rStyle w:val="BookTitle"/>
          <w:rFonts w:asciiTheme="minorHAnsi" w:hAnsiTheme="minorHAnsi" w:cstheme="minorHAnsi"/>
          <w:b w:val="0"/>
          <w:bCs w:val="0"/>
          <w:color w:val="000000"/>
          <w:sz w:val="28"/>
          <w:szCs w:val="28"/>
        </w:rPr>
        <w:lastRenderedPageBreak/>
        <w:t>even if condemned, are purified.” And, “O Sūta, those great sages who have completely taken shelter of the lotus feet of the Lord can at once sanctify those who come in touch with them, whereas the waters of the Ganges can sanctify only after prolonged use.”</w:t>
      </w:r>
    </w:p>
    <w:p w14:paraId="2F9CFC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requires atonement after visiting those places where Kṛṣṇa’s friends, the Pāṇḍavas, did not visit, as such places are not frequented by devotees. The Pāṇḍavas are as good as Kṛṣṇa, therefore the people of countries beyond the jurisdiction of their rule were fallen, devoid of devotional service, and absorbed in material sense gratification. In Dvāpara-yuga Lord Kṛṣṇa sent the Pāṇḍavas to various provinces and thus established His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affection for His devotees. Similarly, in Kali-yuga the magnanimous personality Śrī Gaurasundara displayed His extraordinary munificence by sending His own associates to places where even Kṛṣṇa had not sent the Pāṇḍavas.</w:t>
      </w:r>
    </w:p>
    <w:p w14:paraId="3484828D" w14:textId="5E0B96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2.48</w:t>
      </w:r>
    </w:p>
    <w:p w14:paraId="5A913A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2DFA1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saṁsāra tārite śrī-caitanya-avatāra</w:t>
      </w:r>
      <w:r w:rsidRPr="00790008">
        <w:rPr>
          <w:rStyle w:val="BookTitle"/>
          <w:rFonts w:asciiTheme="minorHAnsi" w:hAnsiTheme="minorHAnsi" w:cstheme="minorHAnsi"/>
          <w:b w:val="0"/>
          <w:bCs w:val="0"/>
          <w:color w:val="000000"/>
          <w:sz w:val="28"/>
          <w:szCs w:val="28"/>
        </w:rPr>
        <w:br/>
        <w:t>āpane śrī-mukhe kariyāchena aṅgīkāra</w:t>
      </w:r>
    </w:p>
    <w:p w14:paraId="72D2034E" w14:textId="66322D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descended to deliver the entire universe. He has confirmed this with His own words.</w:t>
      </w:r>
    </w:p>
    <w:p w14:paraId="7DD5CBF5" w14:textId="2E7302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2.49</w:t>
      </w:r>
    </w:p>
    <w:p w14:paraId="0DFE63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367F3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śocya-deśe, śocya-kule āpana-samāna</w:t>
      </w:r>
      <w:r w:rsidRPr="00790008">
        <w:rPr>
          <w:rStyle w:val="BookTitle"/>
          <w:rFonts w:asciiTheme="minorHAnsi" w:hAnsiTheme="minorHAnsi" w:cstheme="minorHAnsi"/>
          <w:b w:val="0"/>
          <w:bCs w:val="0"/>
          <w:color w:val="000000"/>
          <w:sz w:val="28"/>
          <w:szCs w:val="28"/>
        </w:rPr>
        <w:br/>
        <w:t>janmāiyā vaiṣṇave, sabāre kare trāṇa</w:t>
      </w:r>
    </w:p>
    <w:p w14:paraId="715D07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His devotees, who are equal to Him, appear at impious places and in impious families in order to deliver everyone.</w:t>
      </w:r>
    </w:p>
    <w:p w14:paraId="1C481ECD" w14:textId="2CFFEE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śocya-kule </w:t>
      </w:r>
      <w:r w:rsidRPr="00790008">
        <w:rPr>
          <w:rStyle w:val="BookTitle"/>
          <w:rFonts w:asciiTheme="minorHAnsi" w:hAnsiTheme="minorHAnsi" w:cstheme="minorHAnsi"/>
          <w:b w:val="0"/>
          <w:bCs w:val="0"/>
          <w:color w:val="000000"/>
          <w:sz w:val="28"/>
          <w:szCs w:val="28"/>
        </w:rPr>
        <w:t xml:space="preserve">is explained as follows: Pious people are not affected by low-birth, because they are born in pure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antyajas</w:t>
      </w:r>
      <w:r w:rsidRPr="00790008">
        <w:rPr>
          <w:rStyle w:val="BookTitle"/>
          <w:rFonts w:asciiTheme="minorHAnsi" w:hAnsiTheme="minorHAnsi" w:cstheme="minorHAnsi"/>
          <w:b w:val="0"/>
          <w:bCs w:val="0"/>
          <w:color w:val="000000"/>
          <w:sz w:val="28"/>
          <w:szCs w:val="28"/>
        </w:rPr>
        <w:t xml:space="preserve"> are progressively more impious. Fruitive workers are born in impious families due to their sinful activities, but Vaiṣṇavas, who are engaged in the service of Lord Viṣṇu, are as good as Viṣṇu. They are able to purify all sorts of impious countries and families. In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it is also stated:</w:t>
      </w:r>
    </w:p>
    <w:p w14:paraId="15D26B4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kulaṁ pavitraṁ jananī kṛtārthā</w:t>
      </w:r>
      <w:r w:rsidRPr="00790008">
        <w:rPr>
          <w:rStyle w:val="BookTitle"/>
          <w:rFonts w:asciiTheme="minorHAnsi" w:hAnsiTheme="minorHAnsi" w:cstheme="minorHAnsi"/>
          <w:b w:val="0"/>
          <w:bCs w:val="0"/>
          <w:color w:val="000000"/>
          <w:sz w:val="28"/>
          <w:szCs w:val="28"/>
        </w:rPr>
        <w:br/>
        <w:t>vasundharā vā vasatiś ca dhanyā</w:t>
      </w:r>
      <w:r w:rsidRPr="00790008">
        <w:rPr>
          <w:rStyle w:val="BookTitle"/>
          <w:rFonts w:asciiTheme="minorHAnsi" w:hAnsiTheme="minorHAnsi" w:cstheme="minorHAnsi"/>
          <w:b w:val="0"/>
          <w:bCs w:val="0"/>
          <w:color w:val="000000"/>
          <w:sz w:val="28"/>
          <w:szCs w:val="28"/>
        </w:rPr>
        <w:br/>
        <w:t>nṛtyanti svarge pitaro ’pi teṣāṁ</w:t>
      </w:r>
      <w:r w:rsidRPr="00790008">
        <w:rPr>
          <w:rStyle w:val="BookTitle"/>
          <w:rFonts w:asciiTheme="minorHAnsi" w:hAnsiTheme="minorHAnsi" w:cstheme="minorHAnsi"/>
          <w:b w:val="0"/>
          <w:bCs w:val="0"/>
          <w:color w:val="000000"/>
          <w:sz w:val="28"/>
          <w:szCs w:val="28"/>
        </w:rPr>
        <w:br/>
        <w:t>yeṣāṁ kule vaiṣṇava-nāmadheyam</w:t>
      </w:r>
    </w:p>
    <w:p w14:paraId="446A3D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“In whatever family a Vaiṣṇava appears, his family, mother, birthplace, and residence become purified and his forefathers dance in the heavens.”</w:t>
      </w:r>
    </w:p>
    <w:p w14:paraId="3ABC1A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āpana-samāna</w:t>
      </w:r>
      <w:r w:rsidRPr="00790008">
        <w:rPr>
          <w:rStyle w:val="BookTitle"/>
          <w:rFonts w:asciiTheme="minorHAnsi" w:hAnsiTheme="minorHAnsi" w:cstheme="minorHAnsi"/>
          <w:b w:val="0"/>
          <w:bCs w:val="0"/>
          <w:color w:val="000000"/>
          <w:sz w:val="28"/>
          <w:szCs w:val="28"/>
        </w:rPr>
        <w:t xml:space="preserve"> indicate that Vaiṣṇavas are the spiritual masters of the entire world and inconceivably one with and different from Lord Kṛṣṇa. They represent the lotus feet of Lord Viṣṇu, the Supreme Absolute Truth, and they personify the syllable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Through the Vaiṣṇavas, Śrī Kṛṣṇa delivers the conditioned souls, whose aversion to Hari is born from accepting materialistic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and caste consciousness. That is why the Vaiṣṇava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4.366)</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loudly declare:</w:t>
      </w:r>
    </w:p>
    <w:p w14:paraId="5D5991E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avaiṣṇavopadiṣṭena      mantreṇa nirayaṁ vrajet</w:t>
      </w:r>
      <w:r w:rsidRPr="00790008">
        <w:rPr>
          <w:rStyle w:val="BookTitle"/>
          <w:rFonts w:asciiTheme="minorHAnsi" w:hAnsiTheme="minorHAnsi" w:cstheme="minorHAnsi"/>
          <w:b w:val="0"/>
          <w:bCs w:val="0"/>
          <w:color w:val="000000"/>
          <w:sz w:val="28"/>
          <w:szCs w:val="28"/>
        </w:rPr>
        <w:br/>
        <w:t>punaś ca vidhinā samyag      grāhayed vaiṣṇavād guroḥ</w:t>
      </w:r>
    </w:p>
    <w:p w14:paraId="503E55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receives a mantra from a guru who is a nondevotee or who is addicted to sense enjoyment is doomed to a life in hell. Such a person must immediately approach a genuine Vaiṣṇava guru and again accept the mantra from him.” Other than pure Vaiṣṇavas, no one can properly act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Anyone other than a pure Vaiṣṇava is a conditioned soul who suffers the results of his karma. But Vaiṣṇavas are transcendental worshipers of Viṣṇu and have conquered the illusory energy, therefore they are as good as Lord Viṣṇu. They are liberated souls, situated in pure goodness, beyond the three modes of material nature. They are eternal associates of Lord Viṣṇu and capable of protecting the conditioned souls from the covering and throwing potencies of Māyā by their instructions on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People other than Vaiṣṇavas reject the service of Viṣṇu and serve Māyā, thus accepting temporary material objects as the controller. Eventually they accept the doctrine of impersonalism and fall in the path of atheism or godlessness. In this way they lose all inclination for serving Kṛṣṇa.</w:t>
      </w:r>
    </w:p>
    <w:p w14:paraId="026E9D5A" w14:textId="09C8A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2.50</w:t>
      </w:r>
    </w:p>
    <w:p w14:paraId="68972D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0FF649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deśe yai kule vaiṣṇava ’avatare’</w:t>
      </w:r>
      <w:r w:rsidRPr="00790008">
        <w:rPr>
          <w:rStyle w:val="BookTitle"/>
          <w:rFonts w:asciiTheme="minorHAnsi" w:hAnsiTheme="minorHAnsi" w:cstheme="minorHAnsi"/>
          <w:b w:val="0"/>
          <w:bCs w:val="0"/>
          <w:color w:val="000000"/>
          <w:sz w:val="28"/>
          <w:szCs w:val="28"/>
        </w:rPr>
        <w:br/>
        <w:t>tāṅhāra prabhāve lakṣa-yojana nistare</w:t>
      </w:r>
    </w:p>
    <w:p w14:paraId="553CFC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whatever place or family a Vaiṣṇava appears, people for hundreds of thousands of miles around are all delivered.</w:t>
      </w:r>
    </w:p>
    <w:p w14:paraId="7BDA8FF4" w14:textId="18FA4B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commentary on verse 35 for an explanation of the words </w:t>
      </w:r>
      <w:r w:rsidRPr="00790008">
        <w:rPr>
          <w:rStyle w:val="BookTitle"/>
          <w:rFonts w:asciiTheme="minorHAnsi" w:hAnsiTheme="minorHAnsi" w:cstheme="minorHAnsi"/>
          <w:b w:val="0"/>
          <w:bCs w:val="0"/>
          <w:i/>
          <w:iCs/>
          <w:color w:val="000000"/>
          <w:sz w:val="28"/>
          <w:szCs w:val="28"/>
        </w:rPr>
        <w:t>vaiṣṇava avatare</w:t>
      </w:r>
      <w:r w:rsidRPr="00790008">
        <w:rPr>
          <w:rStyle w:val="BookTitle"/>
          <w:rFonts w:asciiTheme="minorHAnsi" w:hAnsiTheme="minorHAnsi" w:cstheme="minorHAnsi"/>
          <w:b w:val="0"/>
          <w:bCs w:val="0"/>
          <w:color w:val="000000"/>
          <w:sz w:val="28"/>
          <w:szCs w:val="28"/>
        </w:rPr>
        <w:t>.</w:t>
      </w:r>
    </w:p>
    <w:p w14:paraId="0AD18B1D" w14:textId="06C251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2.51</w:t>
      </w:r>
    </w:p>
    <w:p w14:paraId="23D29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71AFC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ye-sthāne vaiṣṇava-gaṇa karena vijaya</w:t>
      </w:r>
      <w:r w:rsidRPr="00790008">
        <w:rPr>
          <w:rStyle w:val="BookTitle"/>
          <w:rFonts w:asciiTheme="minorHAnsi" w:hAnsiTheme="minorHAnsi" w:cstheme="minorHAnsi"/>
          <w:b w:val="0"/>
          <w:bCs w:val="0"/>
          <w:color w:val="000000"/>
          <w:sz w:val="28"/>
          <w:szCs w:val="28"/>
        </w:rPr>
        <w:br/>
        <w:t>sei-sthāna haya ati-puṇya-tīrtha-maya</w:t>
      </w:r>
    </w:p>
    <w:p w14:paraId="7DD32A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the Vaiṣṇavas go that place becomes a sanctified place of pilgrimage.</w:t>
      </w:r>
    </w:p>
    <w:p w14:paraId="377D3766" w14:textId="1FAAFD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Out of humility the great devotees, or swanlike Vaiṣṇavas, consider themselves impure. They play the role of visiting holy places to purify themselves just to deceive the materialists, while in fact they purify even the holy places. Ordinary places become sanctified by the presence of Vaiṣṇavas. In this regard, Mahārāja Yudhiṣṭhira said to Vidura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(1.13.10):</w:t>
      </w:r>
    </w:p>
    <w:p w14:paraId="59C30B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bhavad-vidhā bhāgavatās      tīrtha-bhūtāḥ svayaṁ vibho</w:t>
      </w:r>
      <w:r w:rsidRPr="00790008">
        <w:rPr>
          <w:rStyle w:val="BookTitle"/>
          <w:rFonts w:asciiTheme="minorHAnsi" w:hAnsiTheme="minorHAnsi" w:cstheme="minorHAnsi"/>
          <w:b w:val="0"/>
          <w:bCs w:val="0"/>
          <w:color w:val="000000"/>
          <w:sz w:val="28"/>
          <w:szCs w:val="28"/>
        </w:rPr>
        <w:br/>
        <w:t>tīrthī-kurvanti tīrthāni      svāntaḥ-sthena gadābhṛtā</w:t>
      </w:r>
    </w:p>
    <w:p w14:paraId="2A9E6B8D" w14:textId="0D77B4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lord, devotees like your good self are verily holy places personified. Because you carry the Personality of Godhead within your heart, you turn all places into places of pilgrimage.” When the materialistic enjoying mentality is absent in a conditioned soul, he becomes a </w:t>
      </w:r>
      <w:r w:rsidRPr="005B2ED3">
        <w:rPr>
          <w:rStyle w:val="BookTitle"/>
          <w:rFonts w:asciiTheme="minorHAnsi" w:hAnsiTheme="minorHAnsi" w:cstheme="minorHAnsi"/>
          <w:b w:val="0"/>
          <w:bCs w:val="0"/>
          <w:i/>
          <w:iCs/>
          <w:color w:val="000000"/>
          <w:sz w:val="28"/>
          <w:szCs w:val="28"/>
          <w:rPrChange w:id="58" w:author="your servant" w:date="2020-06-29T13:33:00Z">
            <w:rPr>
              <w:rStyle w:val="BookTitle"/>
              <w:rFonts w:asciiTheme="minorHAnsi" w:hAnsiTheme="minorHAnsi" w:cstheme="minorHAnsi"/>
              <w:b w:val="0"/>
              <w:bCs w:val="0"/>
              <w:color w:val="000000"/>
              <w:sz w:val="28"/>
              <w:szCs w:val="28"/>
            </w:rPr>
          </w:rPrChange>
        </w:rPr>
        <w:t>s</w:t>
      </w:r>
      <w:ins w:id="59" w:author="your servant" w:date="2020-06-29T13:33:00Z">
        <w:r w:rsidR="005B2ED3" w:rsidRPr="005B2ED3">
          <w:rPr>
            <w:rStyle w:val="BookTitle"/>
            <w:rFonts w:asciiTheme="minorHAnsi" w:hAnsiTheme="minorHAnsi" w:cstheme="minorHAnsi"/>
            <w:b w:val="0"/>
            <w:bCs w:val="0"/>
            <w:i/>
            <w:iCs/>
            <w:color w:val="000000"/>
            <w:sz w:val="28"/>
            <w:szCs w:val="28"/>
            <w:rPrChange w:id="60" w:author="your servant" w:date="2020-06-29T13:33:00Z">
              <w:rPr>
                <w:rStyle w:val="BookTitle"/>
                <w:rFonts w:asciiTheme="minorHAnsi" w:hAnsiTheme="minorHAnsi" w:cstheme="minorHAnsi"/>
                <w:b w:val="0"/>
                <w:bCs w:val="0"/>
                <w:color w:val="000000"/>
                <w:sz w:val="28"/>
                <w:szCs w:val="28"/>
              </w:rPr>
            </w:rPrChange>
          </w:rPr>
          <w:t>ā</w:t>
        </w:r>
      </w:ins>
      <w:r w:rsidRPr="005B2ED3">
        <w:rPr>
          <w:rStyle w:val="BookTitle"/>
          <w:rFonts w:asciiTheme="minorHAnsi" w:hAnsiTheme="minorHAnsi" w:cstheme="minorHAnsi"/>
          <w:b w:val="0"/>
          <w:bCs w:val="0"/>
          <w:i/>
          <w:iCs/>
          <w:color w:val="000000"/>
          <w:sz w:val="28"/>
          <w:szCs w:val="28"/>
          <w:rPrChange w:id="61" w:author="your servant" w:date="2020-06-29T13:33:00Z">
            <w:rPr>
              <w:rStyle w:val="BookTitle"/>
              <w:rFonts w:asciiTheme="minorHAnsi" w:hAnsiTheme="minorHAnsi" w:cstheme="minorHAnsi"/>
              <w:b w:val="0"/>
              <w:bCs w:val="0"/>
              <w:color w:val="000000"/>
              <w:sz w:val="28"/>
              <w:szCs w:val="28"/>
            </w:rPr>
          </w:rPrChange>
        </w:rPr>
        <w:t>dhu</w:t>
      </w:r>
      <w:r w:rsidRPr="00790008">
        <w:rPr>
          <w:rStyle w:val="BookTitle"/>
          <w:rFonts w:asciiTheme="minorHAnsi" w:hAnsiTheme="minorHAnsi" w:cstheme="minorHAnsi"/>
          <w:b w:val="0"/>
          <w:bCs w:val="0"/>
          <w:color w:val="000000"/>
          <w:sz w:val="28"/>
          <w:szCs w:val="28"/>
        </w:rPr>
        <w:t>. Places inhabited by Vaiṣṇavas are better than ordinary holy places.</w:t>
      </w:r>
    </w:p>
    <w:p w14:paraId="1A90BF77" w14:textId="623972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2.52</w:t>
      </w:r>
    </w:p>
    <w:p w14:paraId="3E0DF7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53220F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sarva-deśe nija-bhakta-gaṇa</w:t>
      </w:r>
      <w:r w:rsidRPr="00790008">
        <w:rPr>
          <w:rStyle w:val="BookTitle"/>
          <w:rFonts w:asciiTheme="minorHAnsi" w:hAnsiTheme="minorHAnsi" w:cstheme="minorHAnsi"/>
          <w:b w:val="0"/>
          <w:bCs w:val="0"/>
          <w:color w:val="000000"/>
          <w:sz w:val="28"/>
          <w:szCs w:val="28"/>
        </w:rPr>
        <w:br/>
        <w:t>avatīrṇa kailā śrī-caitanya-nārāyaṇa</w:t>
      </w:r>
    </w:p>
    <w:p w14:paraId="31481DC5" w14:textId="314F88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Śrī Caitanya had His devotees appear in all different countries.</w:t>
      </w:r>
    </w:p>
    <w:p w14:paraId="36AACE08" w14:textId="7F9A82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2.53</w:t>
      </w:r>
    </w:p>
    <w:p w14:paraId="51AEDC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48883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nānā-sthāne avatīrṇa hailā bhakta-gaṇa</w:t>
      </w:r>
      <w:r w:rsidRPr="00790008">
        <w:rPr>
          <w:rStyle w:val="BookTitle"/>
          <w:rFonts w:asciiTheme="minorHAnsi" w:hAnsiTheme="minorHAnsi" w:cstheme="minorHAnsi"/>
          <w:b w:val="0"/>
          <w:bCs w:val="0"/>
          <w:color w:val="000000"/>
          <w:sz w:val="28"/>
          <w:szCs w:val="28"/>
        </w:rPr>
        <w:br/>
        <w:t>navadvīpe āsi’ sabāra haila milana</w:t>
      </w:r>
    </w:p>
    <w:p w14:paraId="7FE89E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devotees appeared in various places, they all met together in Navadvīpa.</w:t>
      </w:r>
    </w:p>
    <w:p w14:paraId="40D80408" w14:textId="291AB04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Please refer to the commentary on verse 32.</w:t>
      </w:r>
    </w:p>
    <w:p w14:paraId="3A1F9101" w14:textId="5FED96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2.54</w:t>
      </w:r>
    </w:p>
    <w:p w14:paraId="680AB4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4E3F9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haiba prabhura avatāra</w:t>
      </w:r>
      <w:r w:rsidRPr="00790008">
        <w:rPr>
          <w:rStyle w:val="BookTitle"/>
          <w:rFonts w:asciiTheme="minorHAnsi" w:hAnsiTheme="minorHAnsi" w:cstheme="minorHAnsi"/>
          <w:b w:val="0"/>
          <w:bCs w:val="0"/>
          <w:color w:val="000000"/>
          <w:sz w:val="28"/>
          <w:szCs w:val="28"/>
        </w:rPr>
        <w:br/>
        <w:t>ataeva navadvīpe milana sabāra</w:t>
      </w:r>
    </w:p>
    <w:p w14:paraId="6FAAF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would appear in Navadvīpa, the devotees all gathered together there.</w:t>
      </w:r>
    </w:p>
    <w:p w14:paraId="4B9CF62D" w14:textId="1A1696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Navadvīpa is considered the most glorious abode in the entire universe, for on </w:t>
      </w:r>
      <w:r w:rsidRPr="00790008">
        <w:rPr>
          <w:rStyle w:val="BookTitle"/>
          <w:rFonts w:asciiTheme="minorHAnsi" w:hAnsiTheme="minorHAnsi" w:cstheme="minorHAnsi"/>
          <w:b w:val="0"/>
          <w:bCs w:val="0"/>
          <w:color w:val="000000"/>
          <w:sz w:val="28"/>
          <w:szCs w:val="28"/>
        </w:rPr>
        <w:lastRenderedPageBreak/>
        <w:t xml:space="preserve">one hand, Śrī Navadvīpa is the birthplace of Śrī Gaurasundara, the personification of love of God, and on the other hand, innumerable associates of the Lord, who are able to purify the entire world, were also present there. Since the wonderful, sweet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of Vṛndāvana was hidden, the Six Gosvāmīs and their followers lived in Śrī Vṛndāvana and broadcast Lord Kṛṣṇa’s eternal pastimes on the order of Śrī Gaurasundara. Similarly, during the time of Śrī Gaurasundara, many devotees came from various places to Śrī Navadvīpa and assisted the Lord in His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pastimes.</w:t>
      </w:r>
    </w:p>
    <w:p w14:paraId="5F9CFC7B" w14:textId="768629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2.55</w:t>
      </w:r>
    </w:p>
    <w:p w14:paraId="248ED6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0FEE0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’navadvīpa’-hena grāma tri-bhuvane nāi</w:t>
      </w:r>
      <w:r w:rsidRPr="00790008">
        <w:rPr>
          <w:rStyle w:val="BookTitle"/>
          <w:rFonts w:asciiTheme="minorHAnsi" w:hAnsiTheme="minorHAnsi" w:cstheme="minorHAnsi"/>
          <w:b w:val="0"/>
          <w:bCs w:val="0"/>
          <w:color w:val="000000"/>
          <w:sz w:val="28"/>
          <w:szCs w:val="28"/>
        </w:rPr>
        <w:br/>
        <w:t>yaṅhi avatīrṇa hailā caitanya-gosāñi</w:t>
      </w:r>
    </w:p>
    <w:p w14:paraId="7A3A81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place in the three worlds like Navadvīpa, where Lord Śrī Caitanya appeared.</w:t>
      </w:r>
    </w:p>
    <w:p w14:paraId="13ED1FE9" w14:textId="0BFCB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are fourteen worlds in the material universe. Among them, Bhūr, Bhuvar, and Svar are mainly inhabited by materialistic persons. Among these three worlds, Jambūdvīpa of this earth planet is the best; in Jambūdvīpa, Bhārata-varṣa is the best; in the land of Bhārata-varṣa, Gauḍa-maṇḍala, which is nondifferent from Śrī Vraja-maṇḍala, is the best; and in Gauḍa-maṇḍala, the most pious nine islands of Śrī Navadvīpa are the best. There is no place superior to Navadvīpa in the three worlds, because Śrī Gaurahari, the all-auspicious ocean of mercy, imparted love of God, which is rarely attained even by the demigods, to anyone and everyone without considering whether they were qualified recipients or not. Therefore the glories of Śrī Navadvīpa are factually incomparable and matchless.</w:t>
      </w:r>
    </w:p>
    <w:p w14:paraId="0AEDECF6" w14:textId="6677AC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2.56</w:t>
      </w:r>
    </w:p>
    <w:p w14:paraId="64A85F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F176B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’avataribena prabhu’ jāniyā vidhātā</w:t>
      </w:r>
      <w:r w:rsidRPr="00790008">
        <w:rPr>
          <w:rStyle w:val="BookTitle"/>
          <w:rFonts w:asciiTheme="minorHAnsi" w:hAnsiTheme="minorHAnsi" w:cstheme="minorHAnsi"/>
          <w:b w:val="0"/>
          <w:bCs w:val="0"/>
          <w:color w:val="000000"/>
          <w:sz w:val="28"/>
          <w:szCs w:val="28"/>
        </w:rPr>
        <w:br/>
        <w:t>sakala sampūrṇa kari’ thuilena tathā</w:t>
      </w:r>
    </w:p>
    <w:p w14:paraId="74C17E4E" w14:textId="3AB078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Lord would appear, providence arranged all prosperity and opulence in advance.</w:t>
      </w:r>
    </w:p>
    <w:p w14:paraId="3E176DFF" w14:textId="02B454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2.57</w:t>
      </w:r>
    </w:p>
    <w:p w14:paraId="23E3AC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736A74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navadvīpa-sampatti ke varṇibāre pāre?</w:t>
      </w:r>
      <w:r w:rsidRPr="00790008">
        <w:rPr>
          <w:rStyle w:val="BookTitle"/>
          <w:rFonts w:asciiTheme="minorHAnsi" w:hAnsiTheme="minorHAnsi" w:cstheme="minorHAnsi"/>
          <w:b w:val="0"/>
          <w:bCs w:val="0"/>
          <w:color w:val="000000"/>
          <w:sz w:val="28"/>
          <w:szCs w:val="28"/>
        </w:rPr>
        <w:br/>
        <w:t>eko gaṅgā-ghāṭe lakṣa loka snāna kare</w:t>
      </w:r>
    </w:p>
    <w:p w14:paraId="65A034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 can describe the opulences of Navadvīpa? One hundred thousand people </w:t>
      </w:r>
      <w:r w:rsidRPr="00790008">
        <w:rPr>
          <w:rStyle w:val="BookTitle"/>
          <w:rFonts w:asciiTheme="minorHAnsi" w:hAnsiTheme="minorHAnsi" w:cstheme="minorHAnsi"/>
          <w:b/>
          <w:bCs/>
          <w:color w:val="800000"/>
          <w:sz w:val="28"/>
          <w:szCs w:val="28"/>
        </w:rPr>
        <w:lastRenderedPageBreak/>
        <w:t>would take bath at one bathing ghāṭa.</w:t>
      </w:r>
    </w:p>
    <w:p w14:paraId="418EEDEA" w14:textId="31996A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 one is able to describe with words the opulences and prosperity of Navadvīpa at that time. Śrī Navadvīpa-dhāma was decorated with all the good fortune of the seven holy cities of India that award liberation—Ayodhyā, Mathurā, Haridvāra, Kāśī (Benares), Kāñcī, Avantī (Ujjain), and Dvārakā—and thus qualified to bear Śrī Caitanyadeva’s transcendental lotus feet, which purify the world. At that time Śrī Māyāpur-dhāma was so thickly populated that innumerable residents and visitors would bathe at each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on the Ganges.</w:t>
      </w:r>
    </w:p>
    <w:p w14:paraId="234A0426" w14:textId="0EF6D6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2.58</w:t>
      </w:r>
    </w:p>
    <w:p w14:paraId="698DEC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8FD6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trividha-vayase eka-jāti lakṣa-lakṣa</w:t>
      </w:r>
      <w:r w:rsidRPr="00790008">
        <w:rPr>
          <w:rStyle w:val="BookTitle"/>
          <w:rFonts w:asciiTheme="minorHAnsi" w:hAnsiTheme="minorHAnsi" w:cstheme="minorHAnsi"/>
          <w:b w:val="0"/>
          <w:bCs w:val="0"/>
          <w:color w:val="000000"/>
          <w:sz w:val="28"/>
          <w:szCs w:val="28"/>
        </w:rPr>
        <w:br/>
        <w:t>sarasvatī-prasāde sabei mahā-dakṣa</w:t>
      </w:r>
    </w:p>
    <w:p w14:paraId="64A250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merciful glance of Sarasvatī, the goddess of learning, hundreds of thousands of children, youths, and old people were expert in the scriptures.</w:t>
      </w:r>
    </w:p>
    <w:p w14:paraId="193DB90F" w14:textId="4E1708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trividha-vayase</w:t>
      </w:r>
      <w:r w:rsidRPr="00790008">
        <w:rPr>
          <w:rStyle w:val="BookTitle"/>
          <w:rFonts w:asciiTheme="minorHAnsi" w:hAnsiTheme="minorHAnsi" w:cstheme="minorHAnsi"/>
          <w:b w:val="0"/>
          <w:bCs w:val="0"/>
          <w:color w:val="000000"/>
          <w:sz w:val="28"/>
          <w:szCs w:val="28"/>
        </w:rPr>
        <w:t xml:space="preserve"> indicate children, youths, and old people. By the mercy of Sarasvatī, they were all expert in the scriptures.</w:t>
      </w:r>
    </w:p>
    <w:p w14:paraId="6FF128E5" w14:textId="4A759D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2.59</w:t>
      </w:r>
    </w:p>
    <w:p w14:paraId="11BADF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089459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mahā-adhyāpaka kari’ garva dhare</w:t>
      </w:r>
      <w:r w:rsidRPr="00790008">
        <w:rPr>
          <w:rStyle w:val="BookTitle"/>
          <w:rFonts w:asciiTheme="minorHAnsi" w:hAnsiTheme="minorHAnsi" w:cstheme="minorHAnsi"/>
          <w:b w:val="0"/>
          <w:bCs w:val="0"/>
          <w:color w:val="000000"/>
          <w:sz w:val="28"/>
          <w:szCs w:val="28"/>
        </w:rPr>
        <w:br/>
        <w:t>bālakeo bhaṭṭācārya-sane kakṣa kare</w:t>
      </w:r>
    </w:p>
    <w:p w14:paraId="426205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all proud of being great scholars. Even a young boy would challenge his teacher.</w:t>
      </w:r>
    </w:p>
    <w:p w14:paraId="6BA017C4" w14:textId="4207D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cultivation of knowledge was so mature that people all considered themselves matchless scholars. By the power of their learning, even young students who were still studying competed with elder mature teachers with hopes of winning. The word </w:t>
      </w:r>
      <w:r w:rsidRPr="00790008">
        <w:rPr>
          <w:rStyle w:val="BookTitle"/>
          <w:rFonts w:asciiTheme="minorHAnsi" w:hAnsiTheme="minorHAnsi" w:cstheme="minorHAnsi"/>
          <w:b w:val="0"/>
          <w:bCs w:val="0"/>
          <w:i/>
          <w:iCs/>
          <w:color w:val="000000"/>
          <w:sz w:val="28"/>
          <w:szCs w:val="28"/>
        </w:rPr>
        <w:t xml:space="preserve">kakṣa </w:t>
      </w:r>
      <w:r w:rsidRPr="00790008">
        <w:rPr>
          <w:rStyle w:val="BookTitle"/>
          <w:rFonts w:asciiTheme="minorHAnsi" w:hAnsiTheme="minorHAnsi" w:cstheme="minorHAnsi"/>
          <w:b w:val="0"/>
          <w:bCs w:val="0"/>
          <w:color w:val="000000"/>
          <w:sz w:val="28"/>
          <w:szCs w:val="28"/>
        </w:rPr>
        <w:t>in this verse means “competition” or “debate on the scriptures.”</w:t>
      </w:r>
    </w:p>
    <w:p w14:paraId="77BCA1C0" w14:textId="4E9C22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2.60</w:t>
      </w:r>
    </w:p>
    <w:p w14:paraId="1A964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7661DA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nānā-deśa haite loka navadvīpe yāya</w:t>
      </w:r>
      <w:r w:rsidRPr="00790008">
        <w:rPr>
          <w:rStyle w:val="BookTitle"/>
          <w:rFonts w:asciiTheme="minorHAnsi" w:hAnsiTheme="minorHAnsi" w:cstheme="minorHAnsi"/>
          <w:b w:val="0"/>
          <w:bCs w:val="0"/>
          <w:color w:val="000000"/>
          <w:sz w:val="28"/>
          <w:szCs w:val="28"/>
        </w:rPr>
        <w:br/>
        <w:t>navadvīpe paḍile se ’vidyā-rasa’ pāya</w:t>
      </w:r>
    </w:p>
    <w:p w14:paraId="032917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people came from various provinces to study in Navadvīpa, because by studying there one achieved a taste for education.</w:t>
      </w:r>
    </w:p>
    <w:p w14:paraId="568026C4" w14:textId="458B1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Students interested in studying logic came from Maithila to Navadvīpa. Many </w:t>
      </w:r>
      <w:r w:rsidRPr="00790008">
        <w:rPr>
          <w:rStyle w:val="BookTitle"/>
          <w:rFonts w:asciiTheme="minorHAnsi" w:hAnsiTheme="minorHAnsi" w:cstheme="minorHAnsi"/>
          <w:b w:val="0"/>
          <w:bCs w:val="0"/>
          <w:i/>
          <w:iCs/>
          <w:color w:val="000000"/>
          <w:sz w:val="28"/>
          <w:szCs w:val="28"/>
        </w:rPr>
        <w:lastRenderedPageBreak/>
        <w:t>sannyāsīs</w:t>
      </w:r>
      <w:r w:rsidRPr="00790008">
        <w:rPr>
          <w:rStyle w:val="BookTitle"/>
          <w:rFonts w:asciiTheme="minorHAnsi" w:hAnsiTheme="minorHAnsi" w:cstheme="minorHAnsi"/>
          <w:b w:val="0"/>
          <w:bCs w:val="0"/>
          <w:color w:val="000000"/>
          <w:sz w:val="28"/>
          <w:szCs w:val="28"/>
        </w:rPr>
        <w:t xml:space="preserve"> and qualified professors from Vārāṇasī in North India came to study Vedānta in Navadvīpa. Many students from Kāñcī in South India also came to study in Navadvīpa. Therefore student communities from various provinces came to Navadvīpa and got the opportunity to become expert scholars of various scriptures.</w:t>
      </w:r>
    </w:p>
    <w:p w14:paraId="0D5C2312" w14:textId="10E814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2.61</w:t>
      </w:r>
    </w:p>
    <w:p w14:paraId="22BA12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B1516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paḍuyāra nāhi samuccaya</w:t>
      </w:r>
      <w:r w:rsidRPr="00790008">
        <w:rPr>
          <w:rStyle w:val="BookTitle"/>
          <w:rFonts w:asciiTheme="minorHAnsi" w:hAnsiTheme="minorHAnsi" w:cstheme="minorHAnsi"/>
          <w:b w:val="0"/>
          <w:bCs w:val="0"/>
          <w:color w:val="000000"/>
          <w:sz w:val="28"/>
          <w:szCs w:val="28"/>
        </w:rPr>
        <w:br/>
        <w:t>lakṣa-koṭi adhyāpaka,—nāhika niścaya</w:t>
      </w:r>
    </w:p>
    <w:p w14:paraId="0882BB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no one could count the innumerable students and millions of teachers gathered there.</w:t>
      </w:r>
    </w:p>
    <w:p w14:paraId="7C906215" w14:textId="5A8702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 facility for studying various scriptures, there were innumerable teachers and students in Navadvīpa. The word </w:t>
      </w:r>
      <w:r w:rsidRPr="00790008">
        <w:rPr>
          <w:rStyle w:val="BookTitle"/>
          <w:rFonts w:asciiTheme="minorHAnsi" w:hAnsiTheme="minorHAnsi" w:cstheme="minorHAnsi"/>
          <w:b w:val="0"/>
          <w:bCs w:val="0"/>
          <w:i/>
          <w:iCs/>
          <w:color w:val="000000"/>
          <w:sz w:val="28"/>
          <w:szCs w:val="28"/>
        </w:rPr>
        <w:t xml:space="preserve">samuccaya </w:t>
      </w:r>
      <w:r w:rsidRPr="00790008">
        <w:rPr>
          <w:rStyle w:val="BookTitle"/>
          <w:rFonts w:asciiTheme="minorHAnsi" w:hAnsiTheme="minorHAnsi" w:cstheme="minorHAnsi"/>
          <w:b w:val="0"/>
          <w:bCs w:val="0"/>
          <w:color w:val="000000"/>
          <w:sz w:val="28"/>
          <w:szCs w:val="28"/>
        </w:rPr>
        <w:t>means “collection” or “assembly.”</w:t>
      </w:r>
    </w:p>
    <w:p w14:paraId="4A0FC78C" w14:textId="50D37B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2.62</w:t>
      </w:r>
    </w:p>
    <w:p w14:paraId="5A6732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7B6062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ramā-dṛṣṭi-pāte sarva-loka sukhe vase</w:t>
      </w:r>
      <w:r w:rsidRPr="00790008">
        <w:rPr>
          <w:rStyle w:val="BookTitle"/>
          <w:rFonts w:asciiTheme="minorHAnsi" w:hAnsiTheme="minorHAnsi" w:cstheme="minorHAnsi"/>
          <w:b w:val="0"/>
          <w:bCs w:val="0"/>
          <w:color w:val="000000"/>
          <w:sz w:val="28"/>
          <w:szCs w:val="28"/>
        </w:rPr>
        <w:br/>
        <w:t>vyartha kāla yāya mātra vyavahāra-rase</w:t>
      </w:r>
    </w:p>
    <w:p w14:paraId="02E433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merciful glance of Ramā, the goddess of fortune, everyone lived happily there, but they wasted their time in mundane activities.</w:t>
      </w:r>
    </w:p>
    <w:p w14:paraId="2F08A9D8" w14:textId="1A567C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by the mercy of Lakṣmīdevī, Navadvīpa was full of opulences and the abode of happiness, people who were maddened by material happiness were simply interested to increase their material knowledge in order to gratify their senses. Thus they uselessly spent their time in ordinary worldly dealings. In his book,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(113), Tridaṇḍi Svāmī Śrī Prabodhānanda Sarasvatīpāda has described the mentality of the materialists and </w:t>
      </w:r>
      <w:r w:rsidRPr="00790008">
        <w:rPr>
          <w:rStyle w:val="BookTitle"/>
          <w:rFonts w:asciiTheme="minorHAnsi" w:hAnsiTheme="minorHAnsi" w:cstheme="minorHAnsi"/>
          <w:b w:val="0"/>
          <w:bCs w:val="0"/>
          <w:i/>
          <w:iCs/>
          <w:color w:val="000000"/>
          <w:sz w:val="28"/>
          <w:szCs w:val="28"/>
        </w:rPr>
        <w:t>tapasvīs</w:t>
      </w:r>
      <w:r w:rsidRPr="00790008">
        <w:rPr>
          <w:rStyle w:val="BookTitle"/>
          <w:rFonts w:asciiTheme="minorHAnsi" w:hAnsiTheme="minorHAnsi" w:cstheme="minorHAnsi"/>
          <w:b w:val="0"/>
          <w:bCs w:val="0"/>
          <w:color w:val="000000"/>
          <w:sz w:val="28"/>
          <w:szCs w:val="28"/>
        </w:rPr>
        <w:t>, who at the time of Śrīmān Mahāprabhu were proud of their mundane godless knowledge.</w:t>
      </w:r>
    </w:p>
    <w:p w14:paraId="7A689822" w14:textId="58188C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2.63</w:t>
      </w:r>
    </w:p>
    <w:p w14:paraId="19A15A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43741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kṛṣṇa-rāma-bhakti-śūnya sakala saṁsāra</w:t>
      </w:r>
      <w:r w:rsidRPr="00790008">
        <w:rPr>
          <w:rStyle w:val="BookTitle"/>
          <w:rFonts w:asciiTheme="minorHAnsi" w:hAnsiTheme="minorHAnsi" w:cstheme="minorHAnsi"/>
          <w:b w:val="0"/>
          <w:bCs w:val="0"/>
          <w:color w:val="000000"/>
          <w:sz w:val="28"/>
          <w:szCs w:val="28"/>
        </w:rPr>
        <w:br/>
        <w:t>prathama-kalite haila bhaviṣya-ācāra</w:t>
      </w:r>
    </w:p>
    <w:p w14:paraId="6D613F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whole universe was devoid of devotion to Kṛṣṇa and Balarāma, and future symptoms of the Age of Kali became manifest in the beginning of the age.</w:t>
      </w:r>
    </w:p>
    <w:p w14:paraId="27F1818B" w14:textId="079EAD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various types of misbehavior, in the form of aversion to the Lord, </w:t>
      </w:r>
      <w:r w:rsidRPr="00790008">
        <w:rPr>
          <w:rStyle w:val="BookTitle"/>
          <w:rFonts w:asciiTheme="minorHAnsi" w:hAnsiTheme="minorHAnsi" w:cstheme="minorHAnsi"/>
          <w:b w:val="0"/>
          <w:bCs w:val="0"/>
          <w:color w:val="000000"/>
          <w:sz w:val="28"/>
          <w:szCs w:val="28"/>
        </w:rPr>
        <w:lastRenderedPageBreak/>
        <w:t>which was expected to appear at the end of Kali-yuga, began to manifest throughout the universe. People forgot that serving Balarāma and Kṛṣṇa was their only occupational duty.</w:t>
      </w:r>
    </w:p>
    <w:p w14:paraId="77038723" w14:textId="3A175C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2.64</w:t>
      </w:r>
    </w:p>
    <w:p w14:paraId="5D643B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057A95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 karma loka sabe ei mātra jāne</w:t>
      </w:r>
      <w:r w:rsidRPr="00790008">
        <w:rPr>
          <w:rStyle w:val="BookTitle"/>
          <w:rFonts w:asciiTheme="minorHAnsi" w:hAnsiTheme="minorHAnsi" w:cstheme="minorHAnsi"/>
          <w:b w:val="0"/>
          <w:bCs w:val="0"/>
          <w:color w:val="000000"/>
          <w:sz w:val="28"/>
          <w:szCs w:val="28"/>
        </w:rPr>
        <w:br/>
        <w:t>maṅgalacaṇḍīra gīte kare jāgaraṇe</w:t>
      </w:r>
    </w:p>
    <w:p w14:paraId="1D5DA9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People’s religion consisted of fruitive activities, and they would stay awake through the night chanting prayers to Maṅgalacaṇḍī, goddess Durgā.</w:t>
      </w:r>
    </w:p>
    <w:p w14:paraId="38C729BC" w14:textId="46DCBD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Material knowledge was so predominant at that time that people mistook speculation devoid of devotional service to Hari as scholarship. Ordinary people believed that the supreme goal of following religious principles was to increase their material happiness and prosperity by hearing and chanting songs about Maṅgalacaṇḍī. They actually mistook unnatural nondevotional endeavors for religion and thus increased the covering of desire for sense gratification, fruitive work, and speculative knowledge. They did not consider that worshiping the lotus feet of the Lord’s devotees was the living entities’ only goal.</w:t>
      </w:r>
    </w:p>
    <w:p w14:paraId="4B98D794" w14:textId="69A97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2.65</w:t>
      </w:r>
    </w:p>
    <w:p w14:paraId="419331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C04F1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dambha kari’ viṣahari pūje kona jana</w:t>
      </w:r>
      <w:r w:rsidRPr="00790008">
        <w:rPr>
          <w:rStyle w:val="BookTitle"/>
          <w:rFonts w:asciiTheme="minorHAnsi" w:hAnsiTheme="minorHAnsi" w:cstheme="minorHAnsi"/>
          <w:b w:val="0"/>
          <w:bCs w:val="0"/>
          <w:color w:val="000000"/>
          <w:sz w:val="28"/>
          <w:szCs w:val="28"/>
        </w:rPr>
        <w:br/>
        <w:t>puttali karaye keho diyā bahu-dhana</w:t>
      </w:r>
    </w:p>
    <w:p w14:paraId="6560D9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proudly worshiped Viṣahari, the goddess of snakes, and others spent great wealth on idol worship.</w:t>
      </w:r>
    </w:p>
    <w:p w14:paraId="5DD58659" w14:textId="2D45AF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people, particularly the rich mercantile community, lavishly spent money for the worship of Manasādevī [another name of Viṣahari]. They purchased the entire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paṇḍita</w:t>
      </w:r>
      <w:r w:rsidRPr="00790008">
        <w:rPr>
          <w:rStyle w:val="BookTitle"/>
          <w:rFonts w:asciiTheme="minorHAnsi" w:hAnsiTheme="minorHAnsi" w:cstheme="minorHAnsi"/>
          <w:b w:val="0"/>
          <w:bCs w:val="0"/>
          <w:color w:val="000000"/>
          <w:sz w:val="28"/>
          <w:szCs w:val="28"/>
        </w:rPr>
        <w:t xml:space="preserve"> communities and kept them under their control. They had various idols and deities of demigods and goddesses made, and they donated large sums of money in charity. Even today the practice of making various kinds of idols is current at the time of </w:t>
      </w:r>
      <w:r w:rsidRPr="00790008">
        <w:rPr>
          <w:rStyle w:val="BookTitle"/>
          <w:rFonts w:asciiTheme="minorHAnsi" w:hAnsiTheme="minorHAnsi" w:cstheme="minorHAnsi"/>
          <w:b w:val="0"/>
          <w:bCs w:val="0"/>
          <w:i/>
          <w:iCs/>
          <w:color w:val="000000"/>
          <w:sz w:val="28"/>
          <w:szCs w:val="28"/>
        </w:rPr>
        <w:t>rāsa-yātrā</w:t>
      </w:r>
      <w:r w:rsidRPr="00790008">
        <w:rPr>
          <w:rStyle w:val="BookTitle"/>
          <w:rFonts w:asciiTheme="minorHAnsi" w:hAnsiTheme="minorHAnsi" w:cstheme="minorHAnsi"/>
          <w:b w:val="0"/>
          <w:bCs w:val="0"/>
          <w:color w:val="000000"/>
          <w:sz w:val="28"/>
          <w:szCs w:val="28"/>
        </w:rPr>
        <w:t>. Instead of serving the Deity of the Supreme Lord on the spiritual platform, they followed the system of idol worship and spent huge amounts of money on festivals. Later, they immersed those idols in the water and proved the flickering nature of their worship and their object of worship. Because they spent large amounts of money on useless purposes, the worship of Deities such as Śrī Jagannāthadeva was rarely found in Bengal.</w:t>
      </w:r>
    </w:p>
    <w:p w14:paraId="638FF7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Another reading of the second line is </w:t>
      </w:r>
      <w:r w:rsidRPr="00790008">
        <w:rPr>
          <w:rStyle w:val="BookTitle"/>
          <w:rFonts w:asciiTheme="minorHAnsi" w:hAnsiTheme="minorHAnsi" w:cstheme="minorHAnsi"/>
          <w:b w:val="0"/>
          <w:bCs w:val="0"/>
          <w:i/>
          <w:iCs/>
          <w:color w:val="000000"/>
          <w:sz w:val="28"/>
          <w:szCs w:val="28"/>
        </w:rPr>
        <w:t>puttali vibhā dite deya bahu-dhana</w:t>
      </w:r>
      <w:r w:rsidRPr="00790008">
        <w:rPr>
          <w:rStyle w:val="BookTitle"/>
          <w:rFonts w:asciiTheme="minorHAnsi" w:hAnsiTheme="minorHAnsi" w:cstheme="minorHAnsi"/>
          <w:b w:val="0"/>
          <w:bCs w:val="0"/>
          <w:color w:val="000000"/>
          <w:sz w:val="28"/>
          <w:szCs w:val="28"/>
        </w:rPr>
        <w:t>, which indicates that people who were maddened with material enjoyment uselessly and proudly spent money in marriage ceremonies between male and female monkeys, cats, and dolls. In this way they increased their aversion to the Lord.</w:t>
      </w:r>
    </w:p>
    <w:p w14:paraId="2510E434" w14:textId="46E31D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2.66</w:t>
      </w:r>
    </w:p>
    <w:p w14:paraId="140F74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578EE7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dhana naṣṭa kare putra kanyāra vibhāya</w:t>
      </w:r>
      <w:r w:rsidRPr="00790008">
        <w:rPr>
          <w:rStyle w:val="BookTitle"/>
          <w:rFonts w:asciiTheme="minorHAnsi" w:hAnsiTheme="minorHAnsi" w:cstheme="minorHAnsi"/>
          <w:b w:val="0"/>
          <w:bCs w:val="0"/>
          <w:color w:val="000000"/>
          <w:sz w:val="28"/>
          <w:szCs w:val="28"/>
        </w:rPr>
        <w:br/>
        <w:t>ei-mata jagatera vyartha kāla yāya</w:t>
      </w:r>
    </w:p>
    <w:p w14:paraId="1C0D73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squandered money on the marriages of their sons and daughters. In this way they wasted their human lives.</w:t>
      </w:r>
    </w:p>
    <w:p w14:paraId="10E5B0EC" w14:textId="4F9180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people considered family life as the goal of life, and they thus spent large sums on the marriages of their sons and daughters. In this way they increased the happiness of those who were averse to Lord Hari. They concluded that getting their daughters and sons married is far better than worshiping the Supreme Lord, and in this way they simply wasted their time in mundane affairs.</w:t>
      </w:r>
    </w:p>
    <w:p w14:paraId="56C10DF2" w14:textId="05EA68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2.67</w:t>
      </w:r>
    </w:p>
    <w:p w14:paraId="4740F0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2ABA0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bhaṭṭācārya, cakravartī, miśra saba</w:t>
      </w:r>
      <w:r w:rsidRPr="00790008">
        <w:rPr>
          <w:rStyle w:val="BookTitle"/>
          <w:rFonts w:asciiTheme="minorHAnsi" w:hAnsiTheme="minorHAnsi" w:cstheme="minorHAnsi"/>
          <w:b w:val="0"/>
          <w:bCs w:val="0"/>
          <w:color w:val="000000"/>
          <w:sz w:val="28"/>
          <w:szCs w:val="28"/>
        </w:rPr>
        <w:br/>
        <w:t>tāhārāo nā jāne saba grantha-anubhava</w:t>
      </w:r>
    </w:p>
    <w:p w14:paraId="09336A5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so-called scholars—the Bhaṭṭācāryas, Cakravartīs, and Miśras—did not know the real purport of the scriptures.</w:t>
      </w:r>
    </w:p>
    <w:p w14:paraId="5A7DA0C7" w14:textId="372EF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grantha-anubhava</w:t>
      </w:r>
      <w:r w:rsidRPr="00790008">
        <w:rPr>
          <w:rStyle w:val="BookTitle"/>
          <w:rFonts w:asciiTheme="minorHAnsi" w:hAnsiTheme="minorHAnsi" w:cstheme="minorHAnsi"/>
          <w:b w:val="0"/>
          <w:bCs w:val="0"/>
          <w:color w:val="000000"/>
          <w:sz w:val="28"/>
          <w:szCs w:val="28"/>
        </w:rPr>
        <w:t xml:space="preserve"> mean “summary” or “purport.”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(1.2.28-29): “In the revealed scriptures, the ultimate object of knowledge is Śrī Kṛṣṇa, the Personality of Godhead. The purpose of performing sacrifice is to please Him. Yoga is for realizing Him. All fruitive activities are ultimately rewarded by Him only. He is supreme knowledge, and all severe austerities are performed to know Him. Religion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is rendering loving service unto Him. He is the supreme goal of life.” In his commentary on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(2.45), Śrī Madhvācārya quotes the following verses: “In the Vedic literature, including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from the very beginning (</w:t>
      </w:r>
      <w:r w:rsidRPr="00790008">
        <w:rPr>
          <w:rStyle w:val="BookTitle"/>
          <w:rFonts w:asciiTheme="minorHAnsi" w:hAnsiTheme="minorHAnsi" w:cstheme="minorHAnsi"/>
          <w:b w:val="0"/>
          <w:bCs w:val="0"/>
          <w:i/>
          <w:iCs/>
          <w:color w:val="000000"/>
          <w:sz w:val="28"/>
          <w:szCs w:val="28"/>
        </w:rPr>
        <w:t>ādau</w:t>
      </w:r>
      <w:r w:rsidRPr="00790008">
        <w:rPr>
          <w:rStyle w:val="BookTitle"/>
          <w:rFonts w:asciiTheme="minorHAnsi" w:hAnsiTheme="minorHAnsi" w:cstheme="minorHAnsi"/>
          <w:b w:val="0"/>
          <w:bCs w:val="0"/>
          <w:color w:val="000000"/>
          <w:sz w:val="28"/>
          <w:szCs w:val="28"/>
        </w:rPr>
        <w:t>) to the end (</w:t>
      </w:r>
      <w:r w:rsidRPr="00790008">
        <w:rPr>
          <w:rStyle w:val="BookTitle"/>
          <w:rFonts w:asciiTheme="minorHAnsi" w:hAnsiTheme="minorHAnsi" w:cstheme="minorHAnsi"/>
          <w:b w:val="0"/>
          <w:bCs w:val="0"/>
          <w:i/>
          <w:iCs/>
          <w:color w:val="000000"/>
          <w:sz w:val="28"/>
          <w:szCs w:val="28"/>
        </w:rPr>
        <w:t>ante ca</w:t>
      </w:r>
      <w:r w:rsidRPr="00790008">
        <w:rPr>
          <w:rStyle w:val="BookTitle"/>
          <w:rFonts w:asciiTheme="minorHAnsi" w:hAnsiTheme="minorHAnsi" w:cstheme="minorHAnsi"/>
          <w:b w:val="0"/>
          <w:bCs w:val="0"/>
          <w:color w:val="000000"/>
          <w:sz w:val="28"/>
          <w:szCs w:val="28"/>
        </w:rPr>
        <w:t>), as well as within the middle (</w:t>
      </w:r>
      <w:r w:rsidRPr="00790008">
        <w:rPr>
          <w:rStyle w:val="BookTitle"/>
          <w:rFonts w:asciiTheme="minorHAnsi" w:hAnsiTheme="minorHAnsi" w:cstheme="minorHAnsi"/>
          <w:b w:val="0"/>
          <w:bCs w:val="0"/>
          <w:i/>
          <w:iCs/>
          <w:color w:val="000000"/>
          <w:sz w:val="28"/>
          <w:szCs w:val="28"/>
        </w:rPr>
        <w:t>madhye ca</w:t>
      </w:r>
      <w:r w:rsidRPr="00790008">
        <w:rPr>
          <w:rStyle w:val="BookTitle"/>
          <w:rFonts w:asciiTheme="minorHAnsi" w:hAnsiTheme="minorHAnsi" w:cstheme="minorHAnsi"/>
          <w:b w:val="0"/>
          <w:bCs w:val="0"/>
          <w:color w:val="000000"/>
          <w:sz w:val="28"/>
          <w:szCs w:val="28"/>
        </w:rPr>
        <w:t>), only Hari, the Supreme Personality of Godhead, is explained,” and “All Vedic knowledge is searching after the Supreme Personality of Godhead.”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1.2.15) “The source of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or religious principles, is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their commentaries, the conduct of </w:t>
      </w:r>
      <w:r w:rsidRPr="00931253">
        <w:rPr>
          <w:rStyle w:val="BookTitle"/>
          <w:rFonts w:asciiTheme="minorHAnsi" w:hAnsiTheme="minorHAnsi" w:cstheme="minorHAnsi"/>
          <w:b w:val="0"/>
          <w:bCs w:val="0"/>
          <w:i/>
          <w:iCs/>
          <w:color w:val="000000"/>
          <w:sz w:val="28"/>
          <w:szCs w:val="28"/>
          <w:rPrChange w:id="62" w:author="your servant" w:date="2020-06-29T13:46:00Z">
            <w:rPr>
              <w:rStyle w:val="BookTitle"/>
              <w:rFonts w:asciiTheme="minorHAnsi" w:hAnsiTheme="minorHAnsi" w:cstheme="minorHAnsi"/>
              <w:b w:val="0"/>
              <w:bCs w:val="0"/>
              <w:color w:val="000000"/>
              <w:sz w:val="28"/>
              <w:szCs w:val="28"/>
            </w:rPr>
          </w:rPrChange>
        </w:rPr>
        <w:t>s</w:t>
      </w:r>
      <w:ins w:id="63" w:author="your servant" w:date="2020-06-29T13:46:00Z">
        <w:r w:rsidR="00931253" w:rsidRPr="00931253">
          <w:rPr>
            <w:rStyle w:val="BookTitle"/>
            <w:rFonts w:asciiTheme="minorHAnsi" w:hAnsiTheme="minorHAnsi" w:cstheme="minorHAnsi"/>
            <w:b w:val="0"/>
            <w:bCs w:val="0"/>
            <w:i/>
            <w:iCs/>
            <w:color w:val="000000"/>
            <w:sz w:val="28"/>
            <w:szCs w:val="28"/>
            <w:rPrChange w:id="64" w:author="your servant" w:date="2020-06-29T13:46:00Z">
              <w:rPr>
                <w:rStyle w:val="BookTitle"/>
                <w:rFonts w:asciiTheme="minorHAnsi" w:hAnsiTheme="minorHAnsi" w:cstheme="minorHAnsi"/>
                <w:b w:val="0"/>
                <w:bCs w:val="0"/>
                <w:color w:val="000000"/>
                <w:sz w:val="28"/>
                <w:szCs w:val="28"/>
              </w:rPr>
            </w:rPrChange>
          </w:rPr>
          <w:t>ā</w:t>
        </w:r>
      </w:ins>
      <w:r w:rsidRPr="00931253">
        <w:rPr>
          <w:rStyle w:val="BookTitle"/>
          <w:rFonts w:asciiTheme="minorHAnsi" w:hAnsiTheme="minorHAnsi" w:cstheme="minorHAnsi"/>
          <w:b w:val="0"/>
          <w:bCs w:val="0"/>
          <w:i/>
          <w:iCs/>
          <w:color w:val="000000"/>
          <w:sz w:val="28"/>
          <w:szCs w:val="28"/>
          <w:rPrChange w:id="65" w:author="your servant" w:date="2020-06-29T13:46: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and the satisfaction of the </w:t>
      </w:r>
      <w:r w:rsidRPr="00790008">
        <w:rPr>
          <w:rStyle w:val="BookTitle"/>
          <w:rFonts w:asciiTheme="minorHAnsi" w:hAnsiTheme="minorHAnsi" w:cstheme="minorHAnsi"/>
          <w:b w:val="0"/>
          <w:bCs w:val="0"/>
          <w:color w:val="000000"/>
          <w:sz w:val="28"/>
          <w:szCs w:val="28"/>
        </w:rPr>
        <w:lastRenderedPageBreak/>
        <w:t>soul.”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2.6) “That which is prescribed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constitutes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the religious principles, and the opposite of that is irreligion.”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6.1.40) Thus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primarily concerned with declaring the supremacy of Viṣṇu. In his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(32-34), Śrī Madhvācārya states: “The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are all factual evidence, being the same as the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All the original </w:t>
      </w:r>
      <w:r w:rsidRPr="00790008">
        <w:rPr>
          <w:rStyle w:val="BookTitle"/>
          <w:rFonts w:asciiTheme="minorHAnsi" w:hAnsiTheme="minorHAnsi" w:cstheme="minorHAnsi"/>
          <w:b w:val="0"/>
          <w:bCs w:val="0"/>
          <w:i/>
          <w:iCs/>
          <w:color w:val="000000"/>
          <w:sz w:val="28"/>
          <w:szCs w:val="28"/>
        </w:rPr>
        <w:t xml:space="preserve">smṛtis </w:t>
      </w:r>
      <w:r w:rsidRPr="00790008">
        <w:rPr>
          <w:rStyle w:val="BookTitle"/>
          <w:rFonts w:asciiTheme="minorHAnsi" w:hAnsiTheme="minorHAnsi" w:cstheme="minorHAnsi"/>
          <w:b w:val="0"/>
          <w:bCs w:val="0"/>
          <w:color w:val="000000"/>
          <w:sz w:val="28"/>
          <w:szCs w:val="28"/>
        </w:rPr>
        <w:t xml:space="preserve">are also evidence, being supportive. In all of these works, only the supremacy of Viṣṇu is proclaimed, nothing else. This alone is the final analysis. Other scriptures have been written on the order of Lord Hari for the purpose of bewildering the demons. The statements of these scriptures should not be accepted, as they are meant for the </w:t>
      </w:r>
      <w:r w:rsidRPr="00790008">
        <w:rPr>
          <w:rStyle w:val="BookTitle"/>
          <w:rFonts w:asciiTheme="minorHAnsi" w:hAnsiTheme="minorHAnsi" w:cstheme="minorHAnsi"/>
          <w:b w:val="0"/>
          <w:bCs w:val="0"/>
          <w:i/>
          <w:iCs/>
          <w:color w:val="000000"/>
          <w:sz w:val="28"/>
          <w:szCs w:val="28"/>
        </w:rPr>
        <w:t>asuras</w:t>
      </w:r>
      <w:r w:rsidRPr="00790008">
        <w:rPr>
          <w:rStyle w:val="BookTitle"/>
          <w:rFonts w:asciiTheme="minorHAnsi" w:hAnsiTheme="minorHAnsi" w:cstheme="minorHAnsi"/>
          <w:b w:val="0"/>
          <w:bCs w:val="0"/>
          <w:color w:val="000000"/>
          <w:sz w:val="28"/>
          <w:szCs w:val="28"/>
        </w:rPr>
        <w:t xml:space="preserve"> and lead one to the darkness of ignorance.” In his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(1.2.26) Śrī Madhvācārya quotes the following verse from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“Just as the </w:t>
      </w:r>
      <w:r w:rsidRPr="00790008">
        <w:rPr>
          <w:rStyle w:val="BookTitle"/>
          <w:rFonts w:asciiTheme="minorHAnsi" w:hAnsiTheme="minorHAnsi" w:cstheme="minorHAnsi"/>
          <w:b w:val="0"/>
          <w:bCs w:val="0"/>
          <w:i/>
          <w:iCs/>
          <w:color w:val="000000"/>
          <w:sz w:val="28"/>
          <w:szCs w:val="28"/>
        </w:rPr>
        <w:t>Puruṣa-sūkta</w:t>
      </w:r>
      <w:r w:rsidRPr="00790008">
        <w:rPr>
          <w:rStyle w:val="BookTitle"/>
          <w:rFonts w:asciiTheme="minorHAnsi" w:hAnsiTheme="minorHAnsi" w:cstheme="minorHAnsi"/>
          <w:b w:val="0"/>
          <w:bCs w:val="0"/>
          <w:color w:val="000000"/>
          <w:sz w:val="28"/>
          <w:szCs w:val="28"/>
        </w:rPr>
        <w:t xml:space="preserve"> continually glorifies Viṣṇu, my mind continually glorifies Viṣṇu.” In his commentary on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Śrī Madhvācārya quotes from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as follows: “It is proclaimed that the Vaiṣṇava scriptures consist of the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glorifying Lord Śiva should be adjusted so their statements do not conflict with the Vaiṣṇava literatures. Those who dishonor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taking shelter of philosophies like Gautama’s Nyāya, Kaṇāda’s Vaiśeṣika, [the atheist] Kapila’s Sāṅkhya, Patañjali’s Yoga, and that found in Śaivite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are of low intelligence.”</w:t>
      </w:r>
    </w:p>
    <w:p w14:paraId="208DC5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Bhaṭṭācāryas, who were expert in teaching, the Cakravartīs, who were expert in fruitive rituals, and the Miśras, who were learned scholars, were simply engaged in scriptural debate, therefore they were unable to understand the purport of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and essence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They were simply engaged in the path of useless fruitive activities and mental speculation. They could not understand that the only purpose of all activities of the living entities and the only goal of all scriptures is devotional service for the pleasure of Lord Hari.</w:t>
      </w:r>
    </w:p>
    <w:p w14:paraId="79E8B103" w14:textId="299265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2.68</w:t>
      </w:r>
    </w:p>
    <w:p w14:paraId="6EDBC4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16B251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 paḍāiyā sabe ei karma kare</w:t>
      </w:r>
      <w:r w:rsidRPr="00790008">
        <w:rPr>
          <w:rStyle w:val="BookTitle"/>
          <w:rFonts w:asciiTheme="minorHAnsi" w:hAnsiTheme="minorHAnsi" w:cstheme="minorHAnsi"/>
          <w:b w:val="0"/>
          <w:bCs w:val="0"/>
          <w:color w:val="000000"/>
          <w:sz w:val="28"/>
          <w:szCs w:val="28"/>
        </w:rPr>
        <w:br/>
        <w:t>śrotāra sahite yama-pāśe ḍubi’ mare</w:t>
      </w:r>
    </w:p>
    <w:p w14:paraId="2FDAC7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even after teaching the scriptures, the teachers still engaged in such activities. As a result, both the teachers and the students were punished by Yamarāja.</w:t>
      </w:r>
    </w:p>
    <w:p w14:paraId="63D0372D" w14:textId="14843B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teachers by teaching and the students by learning both became entangled in </w:t>
      </w:r>
      <w:r w:rsidRPr="00790008">
        <w:rPr>
          <w:rStyle w:val="BookTitle"/>
          <w:rFonts w:asciiTheme="minorHAnsi" w:hAnsiTheme="minorHAnsi" w:cstheme="minorHAnsi"/>
          <w:b w:val="0"/>
          <w:bCs w:val="0"/>
          <w:color w:val="000000"/>
          <w:sz w:val="28"/>
          <w:szCs w:val="28"/>
        </w:rPr>
        <w:lastRenderedPageBreak/>
        <w:t xml:space="preserve">the laws of karma, and due to these temporary endeavors they ultimately became punishable by Yamarāja.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(6.3.28-29) Śrī Yamarāja spoke the following words to his servants in connection with Ajāmila: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are exalted persons who have no taste for material enjoyment and who drink the honey of the Lord’s lotus feet. My dear servants, bring to me for punishment only persons who are averse to the taste of that honey, who do not associate with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and who are attached to family life and worldly enjoyment, which form the path to hell. My dear servants, please bring to me only those sinful persons who do not use their tongues to chant the holy name and qualities of Kṛṣṇa, whose hearts do not remember the lotus feet of Kṛṣṇa even once, and whose heads do not bow down even once before Lord Kṛṣṇa. Send me those who do not perform their duties toward Viṣṇu, which are the only duties in human life. Please bring me all such fools and rascals.”</w:t>
      </w:r>
    </w:p>
    <w:p w14:paraId="45E1AB3D" w14:textId="1D7298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2.69</w:t>
      </w:r>
    </w:p>
    <w:p w14:paraId="7D7320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6E33B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vākhāne ’yuga-dharma’ kṛṣṇera kīrtana</w:t>
      </w:r>
      <w:r w:rsidRPr="00790008">
        <w:rPr>
          <w:rStyle w:val="BookTitle"/>
          <w:rFonts w:asciiTheme="minorHAnsi" w:hAnsiTheme="minorHAnsi" w:cstheme="minorHAnsi"/>
          <w:b w:val="0"/>
          <w:bCs w:val="0"/>
          <w:color w:val="000000"/>
          <w:sz w:val="28"/>
          <w:szCs w:val="28"/>
        </w:rPr>
        <w:br/>
        <w:t>doṣa vinā guṇa kāro nā kare kathana</w:t>
      </w:r>
    </w:p>
    <w:p w14:paraId="13D678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never explained the religious principle for the age—chanting the holy names of the Lord. They only found faults with others; they never glorified anyone.</w:t>
      </w:r>
    </w:p>
    <w:p w14:paraId="59FEF9EB" w14:textId="771FA3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 than the pure devotees who chant the names of Kṛṣṇa, the selfish conditioned souls who are averse to Kṛṣṇa are crushed by the stringent laws of karma, and instead of self-realization, they identify themselves with matter and always criticize the people of this world. Therefore Śrīla Prabodhānanda Sarasvatīpāda has stated 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(5) as follows: “For those who have attained the merciful sidelong glance of Lord Gaura, the world is the abode of happiness and the position of Brahmā, Indra, and other demigods is considered no better than that of tiny insects.”</w:t>
      </w:r>
    </w:p>
    <w:p w14:paraId="25C6936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(12.3.52) states: “Whatever result was obtained in Satya-yuga by meditating on Viṣṇu, in Tretā-yuga by performing sacrifices, and in Dvāpara-yuga by serving the Lord’s lotus feet can be obtained in Kali-yuga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w:t>
      </w:r>
    </w:p>
    <w:p w14:paraId="4E1180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following verse from the </w:t>
      </w:r>
      <w:r w:rsidRPr="00790008">
        <w:rPr>
          <w:rStyle w:val="BookTitle"/>
          <w:rFonts w:asciiTheme="minorHAnsi" w:hAnsiTheme="minorHAnsi" w:cstheme="minorHAnsi"/>
          <w:b w:val="0"/>
          <w:bCs w:val="0"/>
          <w:i/>
          <w:iCs/>
          <w:color w:val="000000"/>
          <w:sz w:val="28"/>
          <w:szCs w:val="28"/>
        </w:rPr>
        <w:t xml:space="preserve">Śrī Nārāyaṇa-saṁhitā </w:t>
      </w:r>
      <w:r w:rsidRPr="00790008">
        <w:rPr>
          <w:rStyle w:val="BookTitle"/>
          <w:rFonts w:asciiTheme="minorHAnsi" w:hAnsiTheme="minorHAnsi" w:cstheme="minorHAnsi"/>
          <w:b w:val="0"/>
          <w:bCs w:val="0"/>
          <w:color w:val="000000"/>
          <w:sz w:val="28"/>
          <w:szCs w:val="28"/>
        </w:rPr>
        <w:t xml:space="preserve">is quoted by Śrī Madhvācārya in his commentary on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“In the Dvāpara-yuga people should worship Lord Viṣṇu only by the regulative principles of the </w:t>
      </w:r>
      <w:r w:rsidRPr="00790008">
        <w:rPr>
          <w:rStyle w:val="BookTitle"/>
          <w:rFonts w:asciiTheme="minorHAnsi" w:hAnsiTheme="minorHAnsi" w:cstheme="minorHAnsi"/>
          <w:b w:val="0"/>
          <w:bCs w:val="0"/>
          <w:i/>
          <w:iCs/>
          <w:color w:val="000000"/>
          <w:sz w:val="28"/>
          <w:szCs w:val="28"/>
        </w:rPr>
        <w:t xml:space="preserve">Nārada Pañcarātra </w:t>
      </w:r>
      <w:r w:rsidRPr="00790008">
        <w:rPr>
          <w:rStyle w:val="BookTitle"/>
          <w:rFonts w:asciiTheme="minorHAnsi" w:hAnsiTheme="minorHAnsi" w:cstheme="minorHAnsi"/>
          <w:b w:val="0"/>
          <w:bCs w:val="0"/>
          <w:color w:val="000000"/>
          <w:sz w:val="28"/>
          <w:szCs w:val="28"/>
        </w:rPr>
        <w:t xml:space="preserve">and other such authorized books. In the Age of Kali, however, people </w:t>
      </w:r>
      <w:r w:rsidRPr="00790008">
        <w:rPr>
          <w:rStyle w:val="BookTitle"/>
          <w:rFonts w:asciiTheme="minorHAnsi" w:hAnsiTheme="minorHAnsi" w:cstheme="minorHAnsi"/>
          <w:b w:val="0"/>
          <w:bCs w:val="0"/>
          <w:color w:val="000000"/>
          <w:sz w:val="28"/>
          <w:szCs w:val="28"/>
        </w:rPr>
        <w:lastRenderedPageBreak/>
        <w:t xml:space="preserve">should simply chant the holy names of the Supreme Personality of Godhead.” Instead of glorifying </w:t>
      </w:r>
      <w:r w:rsidRPr="00790008">
        <w:rPr>
          <w:rStyle w:val="BookTitle"/>
          <w:rFonts w:asciiTheme="minorHAnsi" w:hAnsiTheme="minorHAnsi" w:cstheme="minorHAnsi"/>
          <w:b w:val="0"/>
          <w:bCs w:val="0"/>
          <w:i/>
          <w:iCs/>
          <w:color w:val="000000"/>
          <w:sz w:val="28"/>
          <w:szCs w:val="28"/>
        </w:rPr>
        <w:t xml:space="preserve">śrī-kṛṣṇa-kīrtana </w:t>
      </w:r>
      <w:r w:rsidRPr="00790008">
        <w:rPr>
          <w:rStyle w:val="BookTitle"/>
          <w:rFonts w:asciiTheme="minorHAnsi" w:hAnsiTheme="minorHAnsi" w:cstheme="minorHAnsi"/>
          <w:b w:val="0"/>
          <w:bCs w:val="0"/>
          <w:color w:val="000000"/>
          <w:sz w:val="28"/>
          <w:szCs w:val="28"/>
        </w:rPr>
        <w:t xml:space="preserve">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argumentative and quarrelsome people of that time were busy talking about each other’s temporary faults. As soon as one gives up the glorification of the Lord’s qualities and transgresses the injunctions of the scriptures, one immediately acquires the quality of pride and is swallowed by envy, in the form of fault-finding.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(11.28.1-2) Lord Kṛṣṇa speaks to Uddhava as follows: “One should neither praise nor criticize the conditioned nature and activities of other persons. Rather, one should see this world as simply the combination of material nature and the enjoying souls, all based on the one Absolute Truth. Whoever indulges in praising or criticizing the qualities and behavior of others will quickly become deviated from his own best interest by his entanglement in illusory dualities.” When the living entities engage in hearing and chanting about the Absolute Truth, Śrī Vrajendra-nandana, they find relief from the quarrelsome nature of Kali-yuga and thus remain fixed in the path of hearing from authorities. Then they no longer discuss topics not related with Lord Kṛṣṇa.</w:t>
      </w:r>
    </w:p>
    <w:p w14:paraId="107C9808" w14:textId="54AB3E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2.70</w:t>
      </w:r>
    </w:p>
    <w:p w14:paraId="16E12E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0D67FB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saba—virakta-tapasvī-abhimānī</w:t>
      </w:r>
      <w:r w:rsidRPr="00790008">
        <w:rPr>
          <w:rStyle w:val="BookTitle"/>
          <w:rFonts w:asciiTheme="minorHAnsi" w:hAnsiTheme="minorHAnsi" w:cstheme="minorHAnsi"/>
          <w:b w:val="0"/>
          <w:bCs w:val="0"/>
          <w:color w:val="000000"/>
          <w:sz w:val="28"/>
          <w:szCs w:val="28"/>
        </w:rPr>
        <w:br/>
        <w:t>tāṅ-sabāra mukheha nāhika hari-dvani</w:t>
      </w:r>
    </w:p>
    <w:p w14:paraId="09DA95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so-called renunciates and ascetics never chanted the names of Hari.</w:t>
      </w:r>
    </w:p>
    <w:p w14:paraId="23C6B8CE" w14:textId="25E97F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virakta</w:t>
      </w:r>
      <w:r w:rsidRPr="00790008">
        <w:rPr>
          <w:rStyle w:val="BookTitle"/>
          <w:rFonts w:asciiTheme="minorHAnsi" w:hAnsiTheme="minorHAnsi" w:cstheme="minorHAnsi"/>
          <w:b w:val="0"/>
          <w:bCs w:val="0"/>
          <w:color w:val="000000"/>
          <w:sz w:val="28"/>
          <w:szCs w:val="28"/>
        </w:rPr>
        <w:t xml:space="preserve"> is expained as follows: The mixed feelings born from form, taste, smell, sound, and touch create obstacles in the living entities’ sense gratification from time to time. One who desires and tries to isolate and free oneself from such feelings is called </w:t>
      </w:r>
      <w:r w:rsidRPr="00790008">
        <w:rPr>
          <w:rStyle w:val="BookTitle"/>
          <w:rFonts w:asciiTheme="minorHAnsi" w:hAnsiTheme="minorHAnsi" w:cstheme="minorHAnsi"/>
          <w:b w:val="0"/>
          <w:bCs w:val="0"/>
          <w:i/>
          <w:iCs/>
          <w:color w:val="000000"/>
          <w:sz w:val="28"/>
          <w:szCs w:val="28"/>
        </w:rPr>
        <w:t>virakta</w:t>
      </w:r>
      <w:r w:rsidRPr="00790008">
        <w:rPr>
          <w:rStyle w:val="BookTitle"/>
          <w:rFonts w:asciiTheme="minorHAnsi" w:hAnsiTheme="minorHAnsi" w:cstheme="minorHAnsi"/>
          <w:b w:val="0"/>
          <w:bCs w:val="0"/>
          <w:color w:val="000000"/>
          <w:sz w:val="28"/>
          <w:szCs w:val="28"/>
        </w:rPr>
        <w:t>.</w:t>
      </w:r>
    </w:p>
    <w:p w14:paraId="19AC80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tapasvī</w:t>
      </w:r>
      <w:r w:rsidRPr="00790008">
        <w:rPr>
          <w:rStyle w:val="BookTitle"/>
          <w:rFonts w:asciiTheme="minorHAnsi" w:hAnsiTheme="minorHAnsi" w:cstheme="minorHAnsi"/>
          <w:b w:val="0"/>
          <w:bCs w:val="0"/>
          <w:color w:val="000000"/>
          <w:sz w:val="28"/>
          <w:szCs w:val="28"/>
        </w:rPr>
        <w:t xml:space="preserve"> refers to a living entity who tries to gain strength to deliver himself from the danger of being afflicted by the threefold miseries.</w:t>
      </w:r>
    </w:p>
    <w:p w14:paraId="09D2CA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renunciation and austerity are employed as means of getting relief from the miseries of this world, if they are not engaged in the service of Adhokṣaja, they fail to produce the desired results. All kinds of renunciation and austerity are subsidiary eternal assets of devotees who chant the names of the Supreme Lord. The endeavors of those who give up chanting the holy names and separately engage in renunciation and austerity are all useless. The communities of renunciates and ascetics aim for material enjoyment and are thus deprived of the wealth of devotional service to the lotus feet of Śrī Hari. Such people cannot expect any success from their laborious practices. Before the advent of </w:t>
      </w:r>
      <w:r w:rsidRPr="00790008">
        <w:rPr>
          <w:rStyle w:val="BookTitle"/>
          <w:rFonts w:asciiTheme="minorHAnsi" w:hAnsiTheme="minorHAnsi" w:cstheme="minorHAnsi"/>
          <w:b w:val="0"/>
          <w:bCs w:val="0"/>
          <w:color w:val="000000"/>
          <w:sz w:val="28"/>
          <w:szCs w:val="28"/>
        </w:rPr>
        <w:lastRenderedPageBreak/>
        <w:t xml:space="preserve">Mahāprabhu, the renunciates and ascetics were bereft of devotional service to Hari. It is stated in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w:t>
      </w:r>
    </w:p>
    <w:p w14:paraId="769EC2F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ārādhito yadi haris tapasā tataḥ kiṁ</w:t>
      </w:r>
      <w:r w:rsidRPr="00790008">
        <w:rPr>
          <w:rStyle w:val="BookTitle"/>
          <w:rFonts w:asciiTheme="minorHAnsi" w:hAnsiTheme="minorHAnsi" w:cstheme="minorHAnsi"/>
          <w:b w:val="0"/>
          <w:bCs w:val="0"/>
          <w:color w:val="000000"/>
          <w:sz w:val="28"/>
          <w:szCs w:val="28"/>
        </w:rPr>
        <w:br/>
        <w:t>nārādhito yadi haris tapasā tataḥ kim</w:t>
      </w:r>
      <w:r w:rsidRPr="00790008">
        <w:rPr>
          <w:rStyle w:val="BookTitle"/>
          <w:rFonts w:asciiTheme="minorHAnsi" w:hAnsiTheme="minorHAnsi" w:cstheme="minorHAnsi"/>
          <w:b w:val="0"/>
          <w:bCs w:val="0"/>
          <w:color w:val="000000"/>
          <w:sz w:val="28"/>
          <w:szCs w:val="28"/>
        </w:rPr>
        <w:br/>
        <w:t>antar bahir yadi haris tapasā tataḥ kiṁ</w:t>
      </w:r>
      <w:r w:rsidRPr="00790008">
        <w:rPr>
          <w:rStyle w:val="BookTitle"/>
          <w:rFonts w:asciiTheme="minorHAnsi" w:hAnsiTheme="minorHAnsi" w:cstheme="minorHAnsi"/>
          <w:b w:val="0"/>
          <w:bCs w:val="0"/>
          <w:color w:val="000000"/>
          <w:sz w:val="28"/>
          <w:szCs w:val="28"/>
        </w:rPr>
        <w:br/>
        <w:t>nāntar bahir yadi haris tapasā tataḥ kim</w:t>
      </w:r>
    </w:p>
    <w:p w14:paraId="43AB7B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is worshiping Lord Hari, what is the use of severe penances? And if one is not worshiping Lord Hari, what is the use of severe penances? If one can understand that Lord Hari is all-pervading, what is the use of severe penances? And if one cannot understand that Lord Hari is all-pervading, what is the use of severe penances?”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(11.20.8 and 31) Lord Kṛṣṇa tells Uddhava: “Being neither very disgusted with nor attached to material life, one should achieve perfection through the path of loving devotion to Me.” And, “The cultivation of knowledge and renunciation is generally not the means of achieving the highest perfection within this world.”</w:t>
      </w:r>
    </w:p>
    <w:p w14:paraId="24B8D56B" w14:textId="429305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2.71</w:t>
      </w:r>
    </w:p>
    <w:p w14:paraId="61E025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5975C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w:t>
      </w:r>
      <w:commentRangeStart w:id="66"/>
      <w:r w:rsidRPr="00790008">
        <w:rPr>
          <w:rStyle w:val="BookTitle"/>
          <w:rFonts w:asciiTheme="minorHAnsi" w:hAnsiTheme="minorHAnsi" w:cstheme="minorHAnsi"/>
          <w:b w:val="0"/>
          <w:bCs w:val="0"/>
          <w:color w:val="000000"/>
          <w:sz w:val="28"/>
          <w:szCs w:val="28"/>
        </w:rPr>
        <w:t xml:space="preserve">vaḍa </w:t>
      </w:r>
      <w:commentRangeEnd w:id="66"/>
      <w:r w:rsidR="00C95D69">
        <w:rPr>
          <w:rStyle w:val="CommentReference"/>
          <w:i w:val="0"/>
          <w:iCs w:val="0"/>
        </w:rPr>
        <w:commentReference w:id="66"/>
      </w:r>
      <w:r w:rsidRPr="00790008">
        <w:rPr>
          <w:rStyle w:val="BookTitle"/>
          <w:rFonts w:asciiTheme="minorHAnsi" w:hAnsiTheme="minorHAnsi" w:cstheme="minorHAnsi"/>
          <w:b w:val="0"/>
          <w:bCs w:val="0"/>
          <w:color w:val="000000"/>
          <w:sz w:val="28"/>
          <w:szCs w:val="28"/>
        </w:rPr>
        <w:t>sukṛti se snānera samaya</w:t>
      </w:r>
      <w:r w:rsidRPr="00790008">
        <w:rPr>
          <w:rStyle w:val="BookTitle"/>
          <w:rFonts w:asciiTheme="minorHAnsi" w:hAnsiTheme="minorHAnsi" w:cstheme="minorHAnsi"/>
          <w:b w:val="0"/>
          <w:bCs w:val="0"/>
          <w:color w:val="000000"/>
          <w:sz w:val="28"/>
          <w:szCs w:val="28"/>
        </w:rPr>
        <w:br/>
        <w:t>’govinda’ ’puṇḍarīkākṣa’-nāma uccāraya</w:t>
      </w:r>
    </w:p>
    <w:p w14:paraId="02E4C9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the most pious people would recite the names of Puṇḍarīkākṣa and Govinda at the time of taking bath.</w:t>
      </w:r>
    </w:p>
    <w:p w14:paraId="20D28AA4" w14:textId="21ACF2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Before the Lord inaugurated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so-called pious and religious persons chanted the names of Govinda and Puṇḍarīkākṣa only at the time of taking bath in order to cleanse their sins with water. They considered this a traditional social custom. Otherwise these people never chanted the names of Viṣṇu even by mistake. Rather, they believed that chanting the names of Govinda and Puṇḍarīkākṣa by everyone at all times is prohibited. They thought that the names of Govinda and Puṇḍarīkākṣa should not be chanted by unqualified persons or at improper times. This is how unfortunate and averse to Lord Hari the communities of so-called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were. Ultimately this consideration was checked by the </w:t>
      </w:r>
      <w:r w:rsidRPr="00790008">
        <w:rPr>
          <w:rStyle w:val="BookTitle"/>
          <w:rFonts w:asciiTheme="minorHAnsi" w:hAnsiTheme="minorHAnsi" w:cstheme="minorHAnsi"/>
          <w:b w:val="0"/>
          <w:bCs w:val="0"/>
          <w:i/>
          <w:iCs/>
          <w:color w:val="000000"/>
          <w:sz w:val="28"/>
          <w:szCs w:val="28"/>
        </w:rPr>
        <w:t xml:space="preserve">nāmnām akāri Śikṣāṣṭaka </w:t>
      </w:r>
      <w:r w:rsidRPr="00790008">
        <w:rPr>
          <w:rStyle w:val="BookTitle"/>
          <w:rFonts w:asciiTheme="minorHAnsi" w:hAnsiTheme="minorHAnsi" w:cstheme="minorHAnsi"/>
          <w:b w:val="0"/>
          <w:bCs w:val="0"/>
          <w:color w:val="000000"/>
          <w:sz w:val="28"/>
          <w:szCs w:val="28"/>
        </w:rPr>
        <w:t>verse of the most magnanimous friend of the living entities, Śrī Caitanyadeva.</w:t>
      </w:r>
    </w:p>
    <w:p w14:paraId="481D87B3" w14:textId="2E94C5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2.72</w:t>
      </w:r>
    </w:p>
    <w:p w14:paraId="2FEBBA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7AA10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ye-ye-janete paḍāya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bhaktira vyākhyāna nāhi tāhāra jihvāya</w:t>
      </w:r>
    </w:p>
    <w:p w14:paraId="2B24FF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someone explained the Bhagavad-gītā or Śrīmad Bhāgavatam, they would not mention anything about devotional service to the Lord.</w:t>
      </w:r>
    </w:p>
    <w:p w14:paraId="7E3275FF" w14:textId="1E1BCA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Śrī Madhvācārya quotes the following verse from the </w:t>
      </w:r>
      <w:r w:rsidRPr="00790008">
        <w:rPr>
          <w:rStyle w:val="BookTitle"/>
          <w:rFonts w:asciiTheme="minorHAnsi" w:hAnsiTheme="minorHAnsi" w:cstheme="minorHAnsi"/>
          <w:b w:val="0"/>
          <w:bCs w:val="0"/>
          <w:i/>
          <w:iCs/>
          <w:color w:val="000000"/>
          <w:sz w:val="28"/>
          <w:szCs w:val="28"/>
        </w:rPr>
        <w:t>Mahā-kūrma Purāṇa</w:t>
      </w:r>
      <w:r w:rsidRPr="00790008">
        <w:rPr>
          <w:rStyle w:val="BookTitle"/>
          <w:rFonts w:asciiTheme="minorHAnsi" w:hAnsiTheme="minorHAnsi" w:cstheme="minorHAnsi"/>
          <w:b w:val="0"/>
          <w:bCs w:val="0"/>
          <w:color w:val="000000"/>
          <w:sz w:val="28"/>
          <w:szCs w:val="28"/>
        </w:rPr>
        <w:t>:</w:t>
      </w:r>
    </w:p>
    <w:p w14:paraId="70E5AC5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bhārataṁ sarva-śāstreṣu      bhārate gītikā varā</w:t>
      </w:r>
      <w:r w:rsidRPr="00790008">
        <w:rPr>
          <w:rStyle w:val="BookTitle"/>
          <w:rFonts w:asciiTheme="minorHAnsi" w:hAnsiTheme="minorHAnsi" w:cstheme="minorHAnsi"/>
          <w:b w:val="0"/>
          <w:bCs w:val="0"/>
          <w:color w:val="000000"/>
          <w:sz w:val="28"/>
          <w:szCs w:val="28"/>
        </w:rPr>
        <w:br/>
        <w:t>viṣṇoḥ sahasra-nāmāpi      geyaṁ pāṭhyaṁ ca tad dvayam</w:t>
      </w:r>
    </w:p>
    <w:p w14:paraId="3612B8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is the best of all scriptures, and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 xml:space="preserve">are the best parts 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They should always be studied and recited.”</w:t>
      </w:r>
    </w:p>
    <w:p w14:paraId="0745163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is the speaker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Arjuna is the listener. </w:t>
      </w:r>
      <w:r w:rsidRPr="00790008">
        <w:rPr>
          <w:rStyle w:val="BookTitle"/>
          <w:rFonts w:asciiTheme="minorHAnsi" w:hAnsiTheme="minorHAnsi" w:cstheme="minorHAnsi"/>
          <w:b w:val="0"/>
          <w:bCs w:val="0"/>
          <w:i/>
          <w:iCs/>
          <w:color w:val="000000"/>
          <w:sz w:val="28"/>
          <w:szCs w:val="28"/>
        </w:rPr>
        <w:t xml:space="preserve">Śrīmad Bhagavad-gītā </w:t>
      </w:r>
      <w:r w:rsidRPr="00790008">
        <w:rPr>
          <w:rStyle w:val="BookTitle"/>
          <w:rFonts w:asciiTheme="minorHAnsi" w:hAnsiTheme="minorHAnsi" w:cstheme="minorHAnsi"/>
          <w:b w:val="0"/>
          <w:bCs w:val="0"/>
          <w:color w:val="000000"/>
          <w:sz w:val="28"/>
          <w:szCs w:val="28"/>
        </w:rPr>
        <w:t xml:space="preserve">consists of 700 </w:t>
      </w:r>
      <w:r w:rsidRPr="00790008">
        <w:rPr>
          <w:rStyle w:val="BookTitle"/>
          <w:rFonts w:asciiTheme="minorHAnsi" w:hAnsiTheme="minorHAnsi" w:cstheme="minorHAnsi"/>
          <w:b w:val="0"/>
          <w:bCs w:val="0"/>
          <w:i/>
          <w:iCs/>
          <w:color w:val="000000"/>
          <w:sz w:val="28"/>
          <w:szCs w:val="28"/>
        </w:rPr>
        <w:t xml:space="preserve">ślokas </w:t>
      </w:r>
      <w:r w:rsidRPr="00790008">
        <w:rPr>
          <w:rStyle w:val="BookTitle"/>
          <w:rFonts w:asciiTheme="minorHAnsi" w:hAnsiTheme="minorHAnsi" w:cstheme="minorHAnsi"/>
          <w:b w:val="0"/>
          <w:bCs w:val="0"/>
          <w:color w:val="000000"/>
          <w:sz w:val="28"/>
          <w:szCs w:val="28"/>
        </w:rPr>
        <w:t xml:space="preserve">in eighteen chapters and is found in the </w:t>
      </w:r>
      <w:r w:rsidRPr="00790008">
        <w:rPr>
          <w:rStyle w:val="BookTitle"/>
          <w:rFonts w:asciiTheme="minorHAnsi" w:hAnsiTheme="minorHAnsi" w:cstheme="minorHAnsi"/>
          <w:b w:val="0"/>
          <w:bCs w:val="0"/>
          <w:i/>
          <w:iCs/>
          <w:color w:val="000000"/>
          <w:sz w:val="28"/>
          <w:szCs w:val="28"/>
        </w:rPr>
        <w:t xml:space="preserve">Bhīṣma-parva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It is the first book to be read by persons on the spiritual path.</w:t>
      </w:r>
    </w:p>
    <w:p w14:paraId="00728F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consists of 18,000 verses and is one of the eighteen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composed by Śrī Vyāsa. It is the crest jewel of the </w:t>
      </w:r>
      <w:r w:rsidRPr="00790008">
        <w:rPr>
          <w:rStyle w:val="BookTitle"/>
          <w:rFonts w:asciiTheme="minorHAnsi" w:hAnsiTheme="minorHAnsi" w:cstheme="minorHAnsi"/>
          <w:b w:val="0"/>
          <w:bCs w:val="0"/>
          <w:i/>
          <w:iCs/>
          <w:color w:val="000000"/>
          <w:sz w:val="28"/>
          <w:szCs w:val="28"/>
        </w:rPr>
        <w:t>Sātvata-purāṇas</w:t>
      </w:r>
      <w:r w:rsidRPr="00790008">
        <w:rPr>
          <w:rStyle w:val="BookTitle"/>
          <w:rFonts w:asciiTheme="minorHAnsi" w:hAnsiTheme="minorHAnsi" w:cstheme="minorHAnsi"/>
          <w:b w:val="0"/>
          <w:bCs w:val="0"/>
          <w:color w:val="000000"/>
          <w:sz w:val="28"/>
          <w:szCs w:val="28"/>
        </w:rPr>
        <w:t xml:space="preserve">. This spotless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is also called </w:t>
      </w:r>
      <w:r w:rsidRPr="00790008">
        <w:rPr>
          <w:rStyle w:val="BookTitle"/>
          <w:rFonts w:asciiTheme="minorHAnsi" w:hAnsiTheme="minorHAnsi" w:cstheme="minorHAnsi"/>
          <w:b w:val="0"/>
          <w:bCs w:val="0"/>
          <w:i/>
          <w:iCs/>
          <w:color w:val="000000"/>
          <w:sz w:val="28"/>
          <w:szCs w:val="28"/>
        </w:rPr>
        <w:t>Sātvata-saṁhitā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Paramahaṁsi</w:t>
      </w:r>
      <w:r w:rsidRPr="00790008">
        <w:rPr>
          <w:rStyle w:val="BookTitle"/>
          <w:rFonts w:asciiTheme="minorHAnsi" w:hAnsiTheme="minorHAnsi" w:cstheme="minorHAnsi"/>
          <w:b w:val="0"/>
          <w:bCs w:val="0"/>
          <w:color w:val="000000"/>
          <w:sz w:val="28"/>
          <w:szCs w:val="28"/>
        </w:rPr>
        <w:t xml:space="preserve">, that which is meant for swanlike persons. It is stated in the </w:t>
      </w:r>
      <w:r w:rsidRPr="00790008">
        <w:rPr>
          <w:rStyle w:val="BookTitle"/>
          <w:rFonts w:asciiTheme="minorHAnsi" w:hAnsiTheme="minorHAnsi" w:cstheme="minorHAnsi"/>
          <w:b w:val="0"/>
          <w:bCs w:val="0"/>
          <w:i/>
          <w:iCs/>
          <w:color w:val="000000"/>
          <w:sz w:val="28"/>
          <w:szCs w:val="28"/>
        </w:rPr>
        <w:t>Garuḍa Purāṇa</w:t>
      </w:r>
      <w:r w:rsidRPr="00790008">
        <w:rPr>
          <w:rStyle w:val="BookTitle"/>
          <w:rFonts w:asciiTheme="minorHAnsi" w:hAnsiTheme="minorHAnsi" w:cstheme="minorHAnsi"/>
          <w:b w:val="0"/>
          <w:bCs w:val="0"/>
          <w:color w:val="000000"/>
          <w:sz w:val="28"/>
          <w:szCs w:val="28"/>
        </w:rPr>
        <w:t>:</w:t>
      </w:r>
    </w:p>
    <w:p w14:paraId="45F53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artho ’yaṁ brahma-sūtrāṇāṁ      bhāratārtha vinirṇayaḥ</w:t>
      </w:r>
      <w:r w:rsidRPr="00790008">
        <w:rPr>
          <w:rStyle w:val="BookTitle"/>
          <w:rFonts w:asciiTheme="minorHAnsi" w:hAnsiTheme="minorHAnsi" w:cstheme="minorHAnsi"/>
          <w:b w:val="0"/>
          <w:bCs w:val="0"/>
          <w:color w:val="000000"/>
          <w:sz w:val="28"/>
          <w:szCs w:val="28"/>
        </w:rPr>
        <w:br/>
        <w:t>gāyatrī-bhāṣya-rūpo ’sau      vedārtha-paribṛṁhitaḥ</w:t>
      </w:r>
    </w:p>
    <w:p w14:paraId="6B9B0D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the full purport 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commentary on Brahma-gāyatrī, and the fully expanded knowledge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all present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this statement it is understood that this emperor of all literatures, or spotless </w:t>
      </w:r>
      <w:r w:rsidRPr="00790008">
        <w:rPr>
          <w:rStyle w:val="BookTitle"/>
          <w:rFonts w:asciiTheme="minorHAnsi" w:hAnsiTheme="minorHAnsi" w:cstheme="minorHAnsi"/>
          <w:b w:val="0"/>
          <w:bCs w:val="0"/>
          <w:i/>
          <w:iCs/>
          <w:color w:val="000000"/>
          <w:sz w:val="28"/>
          <w:szCs w:val="28"/>
        </w:rPr>
        <w:t>pramāṇa</w:t>
      </w:r>
      <w:r w:rsidRPr="00790008">
        <w:rPr>
          <w:rStyle w:val="BookTitle"/>
          <w:rFonts w:asciiTheme="minorHAnsi" w:hAnsiTheme="minorHAnsi" w:cstheme="minorHAnsi"/>
          <w:b w:val="0"/>
          <w:bCs w:val="0"/>
          <w:color w:val="000000"/>
          <w:sz w:val="28"/>
          <w:szCs w:val="28"/>
        </w:rPr>
        <w:t xml:space="preserve">, is also a </w:t>
      </w:r>
      <w:r w:rsidRPr="00790008">
        <w:rPr>
          <w:rStyle w:val="BookTitle"/>
          <w:rFonts w:asciiTheme="minorHAnsi" w:hAnsiTheme="minorHAnsi" w:cstheme="minorHAnsi"/>
          <w:b w:val="0"/>
          <w:bCs w:val="0"/>
          <w:i/>
          <w:iCs/>
          <w:color w:val="000000"/>
          <w:sz w:val="28"/>
          <w:szCs w:val="28"/>
        </w:rPr>
        <w:t>śruti</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1.4.7 spoken by Śaunaka Ṛṣi to his spiritual master, Śrī Śukadeva Gosvāmī); it is also </w:t>
      </w:r>
      <w:r w:rsidRPr="00790008">
        <w:rPr>
          <w:rStyle w:val="BookTitle"/>
          <w:rFonts w:asciiTheme="minorHAnsi" w:hAnsiTheme="minorHAnsi" w:cstheme="minorHAnsi"/>
          <w:b w:val="0"/>
          <w:bCs w:val="0"/>
          <w:i/>
          <w:iCs/>
          <w:color w:val="000000"/>
          <w:sz w:val="28"/>
          <w:szCs w:val="28"/>
        </w:rPr>
        <w:t xml:space="preserve">nyāya </w:t>
      </w:r>
      <w:r w:rsidRPr="00790008">
        <w:rPr>
          <w:rStyle w:val="BookTitle"/>
          <w:rFonts w:asciiTheme="minorHAnsi" w:hAnsiTheme="minorHAnsi" w:cstheme="minorHAnsi"/>
          <w:b w:val="0"/>
          <w:bCs w:val="0"/>
          <w:color w:val="000000"/>
          <w:sz w:val="28"/>
          <w:szCs w:val="28"/>
        </w:rPr>
        <w:t xml:space="preserve">like the </w:t>
      </w:r>
      <w:r w:rsidRPr="00790008">
        <w:rPr>
          <w:rStyle w:val="BookTitle"/>
          <w:rFonts w:asciiTheme="minorHAnsi" w:hAnsiTheme="minorHAnsi" w:cstheme="minorHAnsi"/>
          <w:b w:val="0"/>
          <w:bCs w:val="0"/>
          <w:i/>
          <w:iCs/>
          <w:color w:val="000000"/>
          <w:sz w:val="28"/>
          <w:szCs w:val="28"/>
        </w:rPr>
        <w:t xml:space="preserve">Brahma-sūtras </w:t>
      </w:r>
      <w:r w:rsidRPr="00790008">
        <w:rPr>
          <w:rStyle w:val="BookTitle"/>
          <w:rFonts w:asciiTheme="minorHAnsi" w:hAnsiTheme="minorHAnsi" w:cstheme="minorHAnsi"/>
          <w:b w:val="0"/>
          <w:bCs w:val="0"/>
          <w:color w:val="000000"/>
          <w:sz w:val="28"/>
          <w:szCs w:val="28"/>
        </w:rPr>
        <w:t xml:space="preserve">(see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12.13.15); and it is also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Regarding the glories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one may refer to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Twenty-one, and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Three;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One,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Twenty, Twenty-four, and Twenty-five,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Chapters Five, Seven, and Thirteen; and Śrīla Jīva Gosvāmī Prabhu’s considerations in the </w:t>
      </w:r>
      <w:r w:rsidRPr="00790008">
        <w:rPr>
          <w:rStyle w:val="BookTitle"/>
          <w:rFonts w:asciiTheme="minorHAnsi" w:hAnsiTheme="minorHAnsi" w:cstheme="minorHAnsi"/>
          <w:b w:val="0"/>
          <w:bCs w:val="0"/>
          <w:i/>
          <w:iCs/>
          <w:color w:val="000000"/>
          <w:sz w:val="28"/>
          <w:szCs w:val="28"/>
        </w:rPr>
        <w:t>Tattva-sandarbha</w:t>
      </w:r>
      <w:r w:rsidRPr="00790008">
        <w:rPr>
          <w:rStyle w:val="BookTitle"/>
          <w:rFonts w:asciiTheme="minorHAnsi" w:hAnsiTheme="minorHAnsi" w:cstheme="minorHAnsi"/>
          <w:b w:val="0"/>
          <w:bCs w:val="0"/>
          <w:color w:val="000000"/>
          <w:sz w:val="28"/>
          <w:szCs w:val="28"/>
        </w:rPr>
        <w:t xml:space="preserve"> (18-28). This literature is always discussed among liberated swanlike Vaiṣṇavas.</w:t>
      </w:r>
    </w:p>
    <w:p w14:paraId="365A3D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those who studied pure devotional literatures like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never explained that worshiping the Supreme Lord is the </w:t>
      </w:r>
      <w:r w:rsidRPr="00790008">
        <w:rPr>
          <w:rStyle w:val="BookTitle"/>
          <w:rFonts w:asciiTheme="minorHAnsi" w:hAnsiTheme="minorHAnsi" w:cstheme="minorHAnsi"/>
          <w:b w:val="0"/>
          <w:bCs w:val="0"/>
          <w:color w:val="000000"/>
          <w:sz w:val="28"/>
          <w:szCs w:val="28"/>
        </w:rPr>
        <w:lastRenderedPageBreak/>
        <w:t xml:space="preserve">only duty of the living entities. Their recitation and teaching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was meant for achieving immediate sense gratification, and they thus twisted the meanings of these two books to make them appear like the ordinary book </w:t>
      </w:r>
      <w:r w:rsidRPr="00790008">
        <w:rPr>
          <w:rStyle w:val="BookTitle"/>
          <w:rFonts w:asciiTheme="minorHAnsi" w:hAnsiTheme="minorHAnsi" w:cstheme="minorHAnsi"/>
          <w:b w:val="0"/>
          <w:bCs w:val="0"/>
          <w:i/>
          <w:iCs/>
          <w:color w:val="000000"/>
          <w:sz w:val="28"/>
          <w:szCs w:val="28"/>
        </w:rPr>
        <w:t>Saptaśatī-caṇḍī</w:t>
      </w:r>
      <w:r w:rsidRPr="00790008">
        <w:rPr>
          <w:rStyle w:val="BookTitle"/>
          <w:rFonts w:asciiTheme="minorHAnsi" w:hAnsiTheme="minorHAnsi" w:cstheme="minorHAnsi"/>
          <w:b w:val="0"/>
          <w:bCs w:val="0"/>
          <w:color w:val="000000"/>
          <w:sz w:val="28"/>
          <w:szCs w:val="28"/>
        </w:rPr>
        <w:t xml:space="preserve">, which is meant for satisfying one’s senses. And the nondevotee communities presently recite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in this way. Such recitation of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 xml:space="preserve">by conditioned souls who are simply interested in sensual happiness is an obstacle for one’s advancement and simply leads one to hell, because that is never recitation of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Rather, such recitation is a collection of ordinary mundane words for gratifying the senses. </w:t>
      </w:r>
      <w:r w:rsidRPr="00790008">
        <w:rPr>
          <w:rStyle w:val="BookTitle"/>
          <w:rFonts w:asciiTheme="minorHAnsi" w:hAnsiTheme="minorHAnsi" w:cstheme="minorHAnsi"/>
          <w:b w:val="0"/>
          <w:bCs w:val="0"/>
          <w:i/>
          <w:iCs/>
          <w:color w:val="000000"/>
          <w:sz w:val="28"/>
          <w:szCs w:val="28"/>
        </w:rPr>
        <w:t>Śrī 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are the crest jewels of all scriptures, they are as great and as worthy of taking shelter of as Kṛṣṇa, and they are the transcendental manifestations of </w:t>
      </w:r>
      <w:r w:rsidRPr="00790008">
        <w:rPr>
          <w:rStyle w:val="BookTitle"/>
          <w:rFonts w:asciiTheme="minorHAnsi" w:hAnsiTheme="minorHAnsi" w:cstheme="minorHAnsi"/>
          <w:b w:val="0"/>
          <w:bCs w:val="0"/>
          <w:i/>
          <w:iCs/>
          <w:color w:val="000000"/>
          <w:sz w:val="28"/>
          <w:szCs w:val="28"/>
        </w:rPr>
        <w:t>śrī-kṛṣṇa-kīrtana</w:t>
      </w:r>
      <w:r w:rsidRPr="00790008">
        <w:rPr>
          <w:rStyle w:val="BookTitle"/>
          <w:rFonts w:asciiTheme="minorHAnsi" w:hAnsiTheme="minorHAnsi" w:cstheme="minorHAnsi"/>
          <w:b w:val="0"/>
          <w:bCs w:val="0"/>
          <w:color w:val="000000"/>
          <w:sz w:val="28"/>
          <w:szCs w:val="28"/>
        </w:rPr>
        <w:t>. They are neither mundane philosophical books nor ordinary poetry that are accessible to the mundane ears and tongues of materialistic people. This class of speakers and listeners who are interested in sensual happiness are ever bereft of the merciful glance of magnanimous Mahāprabhu.</w:t>
      </w:r>
    </w:p>
    <w:p w14:paraId="3EECD13D" w14:textId="733237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2.73</w:t>
      </w:r>
    </w:p>
    <w:p w14:paraId="1E23D6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D5479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viṣṇu-māyā-mohita saṁsāra</w:t>
      </w:r>
      <w:r w:rsidRPr="00790008">
        <w:rPr>
          <w:rStyle w:val="BookTitle"/>
          <w:rFonts w:asciiTheme="minorHAnsi" w:hAnsiTheme="minorHAnsi" w:cstheme="minorHAnsi"/>
          <w:b w:val="0"/>
          <w:bCs w:val="0"/>
          <w:color w:val="000000"/>
          <w:sz w:val="28"/>
          <w:szCs w:val="28"/>
        </w:rPr>
        <w:br/>
        <w:t>dekhi’ bhakta-saba duḥkha bhāvena apāra</w:t>
      </w:r>
    </w:p>
    <w:p w14:paraId="7BF853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entire world illusioned by the Lord’s external energy in this way, all the devotees felt unlimited distress.</w:t>
      </w:r>
    </w:p>
    <w:p w14:paraId="4BBF160B" w14:textId="457030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the Lord became extremely unhappy seeing the activities of so-called scholars and persons maddened with the materialistic way of life. On seeing persons who under the influence of Viṣṇu’s illusory energy proudly considered themselves great, the devotees exhibited distress for the benefit of such persons. If proud scholars are openly checked from sinful endeavors, then on the strength of their misguided intelligence, they may attack the devotees who are bestowing their mercy. Such attacks may then hinder their endeavors for spiritual advancement. With this thought in mind, the pure devotees, who are </w:t>
      </w:r>
      <w:r w:rsidRPr="00790008">
        <w:rPr>
          <w:rStyle w:val="BookTitle"/>
          <w:rFonts w:asciiTheme="minorHAnsi" w:hAnsiTheme="minorHAnsi" w:cstheme="minorHAnsi"/>
          <w:b w:val="0"/>
          <w:bCs w:val="0"/>
          <w:i/>
          <w:iCs/>
          <w:color w:val="000000"/>
          <w:sz w:val="28"/>
          <w:szCs w:val="28"/>
        </w:rPr>
        <w:t>para-duḥkha-duḥkhī</w:t>
      </w:r>
      <w:r w:rsidRPr="00790008">
        <w:rPr>
          <w:rStyle w:val="BookTitle"/>
          <w:rFonts w:asciiTheme="minorHAnsi" w:hAnsiTheme="minorHAnsi" w:cstheme="minorHAnsi"/>
          <w:b w:val="0"/>
          <w:bCs w:val="0"/>
          <w:color w:val="000000"/>
          <w:sz w:val="28"/>
          <w:szCs w:val="28"/>
        </w:rPr>
        <w:t>, unhappy for other’s unhappiness, had no alternative other than to display distress on seeing the living entities aversion to Lord Hari. They knew that those foolish living entities under the influence of false ego are bewildered by the covering and throwing potencies of the illusory energy of Viṣṇu. Such people are travelers on the path of death and in great danger.</w:t>
      </w:r>
    </w:p>
    <w:p w14:paraId="7CBD7B95" w14:textId="0B5C7C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2.74</w:t>
      </w:r>
    </w:p>
    <w:p w14:paraId="0C3B10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74</w:t>
      </w:r>
    </w:p>
    <w:p w14:paraId="312E8C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’kemane ei jīva-saba pāibe uddhāra!</w:t>
      </w:r>
      <w:r w:rsidRPr="00790008">
        <w:rPr>
          <w:rStyle w:val="BookTitle"/>
          <w:rFonts w:asciiTheme="minorHAnsi" w:hAnsiTheme="minorHAnsi" w:cstheme="minorHAnsi"/>
          <w:b w:val="0"/>
          <w:bCs w:val="0"/>
          <w:color w:val="000000"/>
          <w:sz w:val="28"/>
          <w:szCs w:val="28"/>
        </w:rPr>
        <w:br/>
        <w:t>viṣaya-sukhete saba majila saṁsāra</w:t>
      </w:r>
    </w:p>
    <w:p w14:paraId="44134C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thought:] “How will these people be delivered? The whole world is simply absorbed in material enjoyment.</w:t>
      </w:r>
    </w:p>
    <w:p w14:paraId="4C51AD83" w14:textId="00AB3B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will these people facing danger be eternally benefited? The hearts of those devotees were filled with compassion. They understood that living entities who were averse to the Lord were simply absorbed in sensual happiness. In other words, people considered material sense gratification as their immediate self-interest and source of enjoyment. They thus completely forgot pure devotional service to the Lord.</w:t>
      </w:r>
    </w:p>
    <w:p w14:paraId="747A4644" w14:textId="7E8A0A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2.75</w:t>
      </w:r>
    </w:p>
    <w:p w14:paraId="11E68A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F4861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balileo keha nāhi laya kṛṣṇa-nāma!</w:t>
      </w:r>
      <w:r w:rsidRPr="00790008">
        <w:rPr>
          <w:rStyle w:val="BookTitle"/>
          <w:rFonts w:asciiTheme="minorHAnsi" w:hAnsiTheme="minorHAnsi" w:cstheme="minorHAnsi"/>
          <w:b w:val="0"/>
          <w:bCs w:val="0"/>
          <w:color w:val="000000"/>
          <w:sz w:val="28"/>
          <w:szCs w:val="28"/>
        </w:rPr>
        <w:br/>
        <w:t>niravadhi vidyā-kula karena vyākhyāna</w:t>
      </w:r>
    </w:p>
    <w:p w14:paraId="5435AE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will not chant the names of Kṛṣṇa even if they are instructed! Rather, they constantly glorify their education and good birth.”</w:t>
      </w:r>
    </w:p>
    <w:p w14:paraId="1DD6810A" w14:textId="33580E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of the pure devotees chanted the name of Kṛṣṇa, the nondevotees would disregard the devotional process of the pure devotees, or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Vaiṣṇavas, by proclaiming their own noble birth and exhibiting their prowess in mundane knowledge. Regarding such people, Ṭhākura Śrī Narottama has sung as follows:</w:t>
      </w:r>
    </w:p>
    <w:p w14:paraId="49210EC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nitāi nā balila mukhe,      majila saṁsāra-sukhe,</w:t>
      </w:r>
      <w:r w:rsidRPr="00790008">
        <w:rPr>
          <w:rStyle w:val="BookTitle"/>
          <w:rFonts w:asciiTheme="minorHAnsi" w:hAnsiTheme="minorHAnsi" w:cstheme="minorHAnsi"/>
          <w:b w:val="0"/>
          <w:bCs w:val="0"/>
          <w:color w:val="000000"/>
          <w:sz w:val="28"/>
          <w:szCs w:val="28"/>
        </w:rPr>
        <w:br/>
        <w:t>vidyā-kule ki karibe tā’ra.</w:t>
      </w:r>
      <w:r w:rsidRPr="00790008">
        <w:rPr>
          <w:rStyle w:val="BookTitle"/>
          <w:rFonts w:asciiTheme="minorHAnsi" w:hAnsiTheme="minorHAnsi" w:cstheme="minorHAnsi"/>
          <w:b w:val="0"/>
          <w:bCs w:val="0"/>
          <w:color w:val="000000"/>
          <w:sz w:val="28"/>
          <w:szCs w:val="28"/>
        </w:rPr>
        <w:br/>
        <w:t>se sambandha nāhi yā’ra,      vṛthā janma gelo tā’ra,</w:t>
      </w:r>
      <w:r w:rsidRPr="00790008">
        <w:rPr>
          <w:rStyle w:val="BookTitle"/>
          <w:rFonts w:asciiTheme="minorHAnsi" w:hAnsiTheme="minorHAnsi" w:cstheme="minorHAnsi"/>
          <w:b w:val="0"/>
          <w:bCs w:val="0"/>
          <w:color w:val="000000"/>
          <w:sz w:val="28"/>
          <w:szCs w:val="28"/>
        </w:rPr>
        <w:br/>
        <w:t>sei paśu baḍa durācāra</w:t>
      </w:r>
    </w:p>
    <w:p w14:paraId="144016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does not chant the names of Nityānanda becomes absorbed in material happiness. Of what benefit is such a person’s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or so-called academic education, and </w:t>
      </w:r>
      <w:r w:rsidRPr="00790008">
        <w:rPr>
          <w:rStyle w:val="BookTitle"/>
          <w:rFonts w:asciiTheme="minorHAnsi" w:hAnsiTheme="minorHAnsi" w:cstheme="minorHAnsi"/>
          <w:b w:val="0"/>
          <w:bCs w:val="0"/>
          <w:i/>
          <w:iCs/>
          <w:color w:val="000000"/>
          <w:sz w:val="28"/>
          <w:szCs w:val="28"/>
        </w:rPr>
        <w:t>kula</w:t>
      </w:r>
      <w:r w:rsidRPr="00790008">
        <w:rPr>
          <w:rStyle w:val="BookTitle"/>
          <w:rFonts w:asciiTheme="minorHAnsi" w:hAnsiTheme="minorHAnsi" w:cstheme="minorHAnsi"/>
          <w:b w:val="0"/>
          <w:bCs w:val="0"/>
          <w:color w:val="000000"/>
          <w:sz w:val="28"/>
          <w:szCs w:val="28"/>
        </w:rPr>
        <w:t>, birth in high family or great nation? Anyone who has no relationship with Nityānanda, is simply spoiling his human form of life. Such a person is like an untamed animal.”</w:t>
      </w:r>
    </w:p>
    <w:p w14:paraId="799F6CD3" w14:textId="416FF4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2.76</w:t>
      </w:r>
    </w:p>
    <w:p w14:paraId="741EC8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0DA62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sva-kārya karena saba bhāgavata-gaṇa</w:t>
      </w:r>
      <w:r w:rsidRPr="00790008">
        <w:rPr>
          <w:rStyle w:val="BookTitle"/>
          <w:rFonts w:asciiTheme="minorHAnsi" w:hAnsiTheme="minorHAnsi" w:cstheme="minorHAnsi"/>
          <w:b w:val="0"/>
          <w:bCs w:val="0"/>
          <w:color w:val="000000"/>
          <w:sz w:val="28"/>
          <w:szCs w:val="28"/>
        </w:rPr>
        <w:br/>
        <w:t>kṛṣṇa-pūjā, gaṅgā-snāna, kṛṣṇera kathana</w:t>
      </w:r>
    </w:p>
    <w:p w14:paraId="0C0F97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great devotees, however, followed their prescribed duties like worshiping Kṛṣṇa, bathing in the Ganges, and discussing topics of Kṛṣṇa.</w:t>
      </w:r>
    </w:p>
    <w:p w14:paraId="292F5C9D" w14:textId="2A7600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gave up the association of those who were averse to Kṛṣṇa and continued to chant the names of Kṛṣṇa, discuss the topics of Kṛṣṇa, drink the </w:t>
      </w:r>
      <w:r w:rsidRPr="00790008">
        <w:rPr>
          <w:rStyle w:val="BookTitle"/>
          <w:rFonts w:asciiTheme="minorHAnsi" w:hAnsiTheme="minorHAnsi" w:cstheme="minorHAnsi"/>
          <w:b w:val="0"/>
          <w:bCs w:val="0"/>
          <w:i/>
          <w:iCs/>
          <w:color w:val="000000"/>
          <w:sz w:val="28"/>
          <w:szCs w:val="28"/>
        </w:rPr>
        <w:t xml:space="preserve">caraṇāmṛta </w:t>
      </w:r>
      <w:r w:rsidRPr="00790008">
        <w:rPr>
          <w:rStyle w:val="BookTitle"/>
          <w:rFonts w:asciiTheme="minorHAnsi" w:hAnsiTheme="minorHAnsi" w:cstheme="minorHAnsi"/>
          <w:b w:val="0"/>
          <w:bCs w:val="0"/>
          <w:color w:val="000000"/>
          <w:sz w:val="28"/>
          <w:szCs w:val="28"/>
        </w:rPr>
        <w:t>of Kṛṣṇa, serve Kṛṣṇa, and take bath in the Ganges. The devotees continually engaged is such activities in order to remain aloof from the service of Māyā.</w:t>
      </w:r>
    </w:p>
    <w:p w14:paraId="1900CEFA" w14:textId="1B5419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2.77</w:t>
      </w:r>
    </w:p>
    <w:p w14:paraId="4F10FB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55A4E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meli’ jagatere kare āśīrvāda</w:t>
      </w:r>
      <w:r w:rsidRPr="00790008">
        <w:rPr>
          <w:rStyle w:val="BookTitle"/>
          <w:rFonts w:asciiTheme="minorHAnsi" w:hAnsiTheme="minorHAnsi" w:cstheme="minorHAnsi"/>
          <w:b w:val="0"/>
          <w:bCs w:val="0"/>
          <w:color w:val="000000"/>
          <w:sz w:val="28"/>
          <w:szCs w:val="28"/>
        </w:rPr>
        <w:br/>
        <w:t>’śīghra, kṛṣṇa-candra, kara sabāre prasāda’</w:t>
      </w:r>
    </w:p>
    <w:p w14:paraId="6B9F8E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bestowed their blessings on the people of the world and prayed, “O Kṛṣṇacandra, please quickly bestow mercy on these people.”</w:t>
      </w:r>
    </w:p>
    <w:p w14:paraId="2A020E72" w14:textId="4D3454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 devotees failed to change the extremely materialistic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mentality by their cultivation of Kṛṣṇa consciousness, they would pray for Kṛṣṇa to bestow His mercy on them.</w:t>
      </w:r>
    </w:p>
    <w:p w14:paraId="2BF105A1" w14:textId="0419A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2.78</w:t>
      </w:r>
    </w:p>
    <w:p w14:paraId="5871BF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6ECA5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vaiṣṇavāgragaṇya</w:t>
      </w:r>
      <w:r w:rsidRPr="00790008">
        <w:rPr>
          <w:rStyle w:val="BookTitle"/>
          <w:rFonts w:asciiTheme="minorHAnsi" w:hAnsiTheme="minorHAnsi" w:cstheme="minorHAnsi"/>
          <w:b w:val="0"/>
          <w:bCs w:val="0"/>
          <w:color w:val="000000"/>
          <w:sz w:val="28"/>
          <w:szCs w:val="28"/>
        </w:rPr>
        <w:br/>
        <w:t>’advaita ācārya’ nāma, sarva-loke dhanya</w:t>
      </w:r>
    </w:p>
    <w:p w14:paraId="513B56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Residing in Navadvīpa at that time was Advaita Ācārya, the topmost Vaiṣṇava, who is glorified throughout the world.</w:t>
      </w:r>
    </w:p>
    <w:p w14:paraId="38CE1C71" w14:textId="6333B1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Even in that society of such materialistic persons, Śrī Advaita Ācārya was glorified and worshiped by everyone and accepted as the spokesman for the Vaiṣṇavas.</w:t>
      </w:r>
    </w:p>
    <w:p w14:paraId="5625EB39" w14:textId="76AD37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2.79</w:t>
      </w:r>
    </w:p>
    <w:p w14:paraId="07BDD1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C08CA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jñāna-bhakti-vairāgyera guru mukhyatara</w:t>
      </w:r>
      <w:r w:rsidRPr="00790008">
        <w:rPr>
          <w:rStyle w:val="BookTitle"/>
          <w:rFonts w:asciiTheme="minorHAnsi" w:hAnsiTheme="minorHAnsi" w:cstheme="minorHAnsi"/>
          <w:b w:val="0"/>
          <w:bCs w:val="0"/>
          <w:color w:val="000000"/>
          <w:sz w:val="28"/>
          <w:szCs w:val="28"/>
        </w:rPr>
        <w:br/>
        <w:t>kṛṣṇa-bhakti vākhānite yehena śaṅkara</w:t>
      </w:r>
    </w:p>
    <w:p w14:paraId="17BCE4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was the most respected teacher. He was as expert as Lord Śiva in explaining the devotional service of Lord Kṛṣṇa with knowledge and renunciation.</w:t>
      </w:r>
    </w:p>
    <w:p w14:paraId="51805E96" w14:textId="6C83CF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greatest teacher of the science of Kṛṣṇa, devotional service to Kṛṣṇa, and renunciation of everything unrelated to Kṛṣṇa, Śrī Advaita Ācārya preached the glories of pure devotional service to the Lord. He manifested pastimes like those </w:t>
      </w:r>
      <w:r w:rsidRPr="00790008">
        <w:rPr>
          <w:rStyle w:val="BookTitle"/>
          <w:rFonts w:asciiTheme="minorHAnsi" w:hAnsiTheme="minorHAnsi" w:cstheme="minorHAnsi"/>
          <w:b w:val="0"/>
          <w:bCs w:val="0"/>
          <w:color w:val="000000"/>
          <w:sz w:val="28"/>
          <w:szCs w:val="28"/>
        </w:rPr>
        <w:lastRenderedPageBreak/>
        <w:t xml:space="preserve">of Śrī Rudra, who is the principle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for broadcasting devotional service and the inaugurator of the Viṣṇusvāmī-sampradāya. Just as Śrī Śaṅkarācārya, the incarnation of Śaṅkara, scattered and covered the devotional service of the Lord through his philosophy, arguments, and scholarship in order to bewilder the demoniac people, Śrī Advaita Prabhu exhibited the true identity of pure knowledge, devotional service, and renunciation in the course of explaining the devotional service of Kṛṣṇa by His uncommon endeavors and activities. The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of the Śrī Rudra-sampradāya are known as Viṣṇusvāmī, because they preach pure devotional service. A few disciples of the Rudra-sampradāya gave up subordination to their spiritual master, or the process of accepting knowledge through aural reception, and practiced adulterated devotional service. They then created a new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known as the Śivasvāmi-sampradāya. Śrī Śaṅkarācārya appeared in this Śivasvāmi-sampradāya and vigorously preached adulterated devotional service in this world. Since less intelligent people considered both pure and adulterated devotional service as the same, they were cheated from achieving eternal benefit.</w:t>
      </w:r>
    </w:p>
    <w:p w14:paraId="44B97D07" w14:textId="478FD7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2.80</w:t>
      </w:r>
    </w:p>
    <w:p w14:paraId="1AFE5B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52EE34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tribhuvane āche yata śāstrera pracāra</w:t>
      </w:r>
      <w:r w:rsidRPr="00790008">
        <w:rPr>
          <w:rStyle w:val="BookTitle"/>
          <w:rFonts w:asciiTheme="minorHAnsi" w:hAnsiTheme="minorHAnsi" w:cstheme="minorHAnsi"/>
          <w:b w:val="0"/>
          <w:bCs w:val="0"/>
          <w:color w:val="000000"/>
          <w:sz w:val="28"/>
          <w:szCs w:val="28"/>
        </w:rPr>
        <w:br/>
        <w:t>sarvatra vākhāne,—’kṛṣṇa-pada-bhakti sāra’</w:t>
      </w:r>
    </w:p>
    <w:p w14:paraId="2812B7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explained all the scriptures that are found in the three worlds and concluded that devotional service to the lotus feet of Kṛṣṇa is the essence of all teachings.</w:t>
      </w:r>
    </w:p>
    <w:p w14:paraId="2E69101C" w14:textId="44A925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Mahābhārata-tātparya</w:t>
      </w:r>
      <w:r w:rsidRPr="00790008">
        <w:rPr>
          <w:rStyle w:val="BookTitle"/>
          <w:rFonts w:asciiTheme="minorHAnsi" w:hAnsiTheme="minorHAnsi" w:cstheme="minorHAnsi"/>
          <w:b w:val="0"/>
          <w:bCs w:val="0"/>
          <w:color w:val="000000"/>
          <w:sz w:val="28"/>
          <w:szCs w:val="28"/>
        </w:rPr>
        <w:t xml:space="preserve"> (1.53) it is stated:</w:t>
      </w:r>
    </w:p>
    <w:p w14:paraId="0F9BC29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paramo viṣṇur evaikas      taj jñānaṁ mukti-sādhana</w:t>
      </w:r>
      <w:r w:rsidRPr="00790008">
        <w:rPr>
          <w:rStyle w:val="BookTitle"/>
          <w:rFonts w:asciiTheme="minorHAnsi" w:hAnsiTheme="minorHAnsi" w:cstheme="minorHAnsi"/>
          <w:b w:val="0"/>
          <w:bCs w:val="0"/>
          <w:color w:val="000000"/>
          <w:sz w:val="28"/>
          <w:szCs w:val="28"/>
        </w:rPr>
        <w:br/>
        <w:t>śāstrāṇāṁ nirṇayas tv eṣa      tad anyan mohanāya hi</w:t>
      </w:r>
    </w:p>
    <w:p w14:paraId="6585BC9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 is the one Supreme Lord. Knowledge of Him is the means of liberation. He alone is the object of the scriptures. To conclude anything else is a cause of delusion.”</w:t>
      </w:r>
    </w:p>
    <w:p w14:paraId="56A149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Ācārya always preached that one should eternally take shelter of the service of Kṛṣṇa’s lotus feet, as this is the essence and goal of all scriptures within the three worlds. Śrī Advaita Prabhu preached that devotional service to Kṛṣṇa is the essence of all scriptures and the only objective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Śrī Vyāsadeva’s natural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the fountainhead of all scriptures. By preaching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He checked all kinds of false speculation and conclusions that are opposed to pure devotional service. He thus endeavored to establish the attitude of service to the Supreme Lord in the hearts </w:t>
      </w:r>
      <w:r w:rsidRPr="00790008">
        <w:rPr>
          <w:rStyle w:val="BookTitle"/>
          <w:rFonts w:asciiTheme="minorHAnsi" w:hAnsiTheme="minorHAnsi" w:cstheme="minorHAnsi"/>
          <w:b w:val="0"/>
          <w:bCs w:val="0"/>
          <w:color w:val="000000"/>
          <w:sz w:val="28"/>
          <w:szCs w:val="28"/>
        </w:rPr>
        <w:lastRenderedPageBreak/>
        <w:t>of His audience.</w:t>
      </w:r>
    </w:p>
    <w:p w14:paraId="0485AAED" w14:textId="227EA0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2.81</w:t>
      </w:r>
    </w:p>
    <w:p w14:paraId="16FAF0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54FA65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tulasī-mañjarī-sahita gaṅgā-jale</w:t>
      </w:r>
      <w:r w:rsidRPr="00790008">
        <w:rPr>
          <w:rStyle w:val="BookTitle"/>
          <w:rFonts w:asciiTheme="minorHAnsi" w:hAnsiTheme="minorHAnsi" w:cstheme="minorHAnsi"/>
          <w:b w:val="0"/>
          <w:bCs w:val="0"/>
          <w:color w:val="000000"/>
          <w:sz w:val="28"/>
          <w:szCs w:val="28"/>
        </w:rPr>
        <w:br/>
        <w:t>niravadhi seve kṛṣṇe mahā-kutūhale</w:t>
      </w:r>
    </w:p>
    <w:p w14:paraId="1CFDBD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would enthusiastically worship Kṛṣṇa with tulasī-mañjarīs and Ganges water.</w:t>
      </w:r>
    </w:p>
    <w:p w14:paraId="7D2BC4F9" w14:textId="711711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Gautamīya-tantra</w:t>
      </w:r>
      <w:r w:rsidRPr="00790008">
        <w:rPr>
          <w:rStyle w:val="BookTitle"/>
          <w:rFonts w:asciiTheme="minorHAnsi" w:hAnsiTheme="minorHAnsi" w:cstheme="minorHAnsi"/>
          <w:b w:val="0"/>
          <w:bCs w:val="0"/>
          <w:color w:val="000000"/>
          <w:sz w:val="28"/>
          <w:szCs w:val="28"/>
        </w:rPr>
        <w:t xml:space="preserve"> is quoted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(11.110) as follows:</w:t>
      </w:r>
    </w:p>
    <w:p w14:paraId="133083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tulasī-dala-mātreṇa      jalasya culukena vā</w:t>
      </w:r>
      <w:r w:rsidRPr="00790008">
        <w:rPr>
          <w:rStyle w:val="BookTitle"/>
          <w:rFonts w:asciiTheme="minorHAnsi" w:hAnsiTheme="minorHAnsi" w:cstheme="minorHAnsi"/>
          <w:b w:val="0"/>
          <w:bCs w:val="0"/>
          <w:color w:val="000000"/>
          <w:sz w:val="28"/>
          <w:szCs w:val="28"/>
        </w:rPr>
        <w:br/>
        <w:t>vikrīṇīte svam ātmānaṁ      bhaktebhyo bhakta-vatsalaḥ</w:t>
      </w:r>
    </w:p>
    <w:p w14:paraId="47443A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Kṛṣṇa, who is very affectionate toward His devotees, sells Himself to a devotee who offers merely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leaf and a palmful of water.”</w:t>
      </w:r>
    </w:p>
    <w:p w14:paraId="1F8081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Tulasī-mañjarī</w:t>
      </w:r>
      <w:r w:rsidRPr="00790008">
        <w:rPr>
          <w:rStyle w:val="BookTitle"/>
          <w:rFonts w:asciiTheme="minorHAnsi" w:hAnsiTheme="minorHAnsi" w:cstheme="minorHAnsi"/>
          <w:b w:val="0"/>
          <w:bCs w:val="0"/>
          <w:color w:val="000000"/>
          <w:sz w:val="28"/>
          <w:szCs w:val="28"/>
        </w:rPr>
        <w:t xml:space="preserve"> is a </w:t>
      </w:r>
      <w:r w:rsidRPr="00790008">
        <w:rPr>
          <w:rStyle w:val="BookTitle"/>
          <w:rFonts w:asciiTheme="minorHAnsi" w:hAnsiTheme="minorHAnsi" w:cstheme="minorHAnsi"/>
          <w:b w:val="0"/>
          <w:bCs w:val="0"/>
          <w:i/>
          <w:iCs/>
          <w:color w:val="000000"/>
          <w:sz w:val="28"/>
          <w:szCs w:val="28"/>
        </w:rPr>
        <w:t xml:space="preserve">mahā-bhāgavata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tadīya-vastu</w:t>
      </w:r>
      <w:r w:rsidRPr="00790008">
        <w:rPr>
          <w:rStyle w:val="BookTitle"/>
          <w:rFonts w:asciiTheme="minorHAnsi" w:hAnsiTheme="minorHAnsi" w:cstheme="minorHAnsi"/>
          <w:b w:val="0"/>
          <w:bCs w:val="0"/>
          <w:color w:val="000000"/>
          <w:sz w:val="28"/>
          <w:szCs w:val="28"/>
        </w:rPr>
        <w:t xml:space="preserve">, that which is related to the Supreme Lord. </w:t>
      </w:r>
      <w:r w:rsidRPr="00790008">
        <w:rPr>
          <w:rStyle w:val="BookTitle"/>
          <w:rFonts w:asciiTheme="minorHAnsi" w:hAnsiTheme="minorHAnsi" w:cstheme="minorHAnsi"/>
          <w:b w:val="0"/>
          <w:bCs w:val="0"/>
          <w:i/>
          <w:iCs/>
          <w:color w:val="000000"/>
          <w:sz w:val="28"/>
          <w:szCs w:val="28"/>
        </w:rPr>
        <w:t>Gaṅgā-jala</w:t>
      </w:r>
      <w:r w:rsidRPr="00790008">
        <w:rPr>
          <w:rStyle w:val="BookTitle"/>
          <w:rFonts w:asciiTheme="minorHAnsi" w:hAnsiTheme="minorHAnsi" w:cstheme="minorHAnsi"/>
          <w:b w:val="0"/>
          <w:bCs w:val="0"/>
          <w:color w:val="000000"/>
          <w:sz w:val="28"/>
          <w:szCs w:val="28"/>
        </w:rPr>
        <w:t xml:space="preserve"> refers to the nectar emanating from the lotus feet of Lord Kṛṣṇa or the ingredient used in worshiping Kṛṣṇa. Various foodstuffs are offered to Kṛṣṇa with </w:t>
      </w:r>
      <w:r w:rsidRPr="00790008">
        <w:rPr>
          <w:rStyle w:val="BookTitle"/>
          <w:rFonts w:asciiTheme="minorHAnsi" w:hAnsiTheme="minorHAnsi" w:cstheme="minorHAnsi"/>
          <w:b w:val="0"/>
          <w:bCs w:val="0"/>
          <w:i/>
          <w:iCs/>
          <w:color w:val="000000"/>
          <w:sz w:val="28"/>
          <w:szCs w:val="28"/>
        </w:rPr>
        <w:t>tulasī-mañjarīs</w:t>
      </w:r>
      <w:r w:rsidRPr="00790008">
        <w:rPr>
          <w:rStyle w:val="BookTitle"/>
          <w:rFonts w:asciiTheme="minorHAnsi" w:hAnsiTheme="minorHAnsi" w:cstheme="minorHAnsi"/>
          <w:b w:val="0"/>
          <w:bCs w:val="0"/>
          <w:color w:val="000000"/>
          <w:sz w:val="28"/>
          <w:szCs w:val="28"/>
        </w:rPr>
        <w:t xml:space="preserve">, which are dear to Kṛṣṇa, and Ganges water, which purifies the world. Śrī Advaita Prabhu began to continuously worship Kṛṣṇa with such ingredients in order to amend the polluted form of Dvāpara-yuga worship practiced at the time. His intention was that living entities would give up sense gratification and become devotees by seeing the behavior of pure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w:t>
      </w:r>
    </w:p>
    <w:p w14:paraId="1FECDCDC" w14:textId="50B418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2.82</w:t>
      </w:r>
    </w:p>
    <w:p w14:paraId="5CE1A9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4592EC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karaye kṛṣṇa-āveśera teje</w:t>
      </w:r>
      <w:r w:rsidRPr="00790008">
        <w:rPr>
          <w:rStyle w:val="BookTitle"/>
          <w:rFonts w:asciiTheme="minorHAnsi" w:hAnsiTheme="minorHAnsi" w:cstheme="minorHAnsi"/>
          <w:b w:val="0"/>
          <w:bCs w:val="0"/>
          <w:color w:val="000000"/>
          <w:sz w:val="28"/>
          <w:szCs w:val="28"/>
        </w:rPr>
        <w:br/>
        <w:t>ye dhvani brahmāṇḍa bhedi’ vaikuṇṭhete bāje</w:t>
      </w:r>
    </w:p>
    <w:p w14:paraId="5D8824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loudly called for Kṛṣṇa in great spiritual ecstasy. That sound vibration pierced the covering of the universe and was heard in the Vaikuṇṭha planets.</w:t>
      </w:r>
    </w:p>
    <w:p w14:paraId="1C960E84" w14:textId="4D5554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Ācārya Prabhu was a plenary incarnation of Lord Viṣṇu, therefore by His great endeavor and influence His chanting of Kṛṣṇa’s names crossed beyond the enjoying realm and sensual perception of the material world and echoed in the supreme abode of Viṣṇu, the transcendental Vaikuṇṭhalokas, which are composed of pure goodness. Within this universe there are fourteen planetary systems, among which Maharloka, Janaloka, Tapaloka, and Satyaloka are situated at the top of the three worlds. Śrī Advaita Ācārya Prabhu engaged in Lord Hari’s service by chanting the names of Kṛṣṇa, which crossed beyond these planets born </w:t>
      </w:r>
      <w:r w:rsidRPr="00790008">
        <w:rPr>
          <w:rStyle w:val="BookTitle"/>
          <w:rFonts w:asciiTheme="minorHAnsi" w:hAnsiTheme="minorHAnsi" w:cstheme="minorHAnsi"/>
          <w:b w:val="0"/>
          <w:bCs w:val="0"/>
          <w:color w:val="000000"/>
          <w:sz w:val="28"/>
          <w:szCs w:val="28"/>
        </w:rPr>
        <w:lastRenderedPageBreak/>
        <w:t>of the material modes of nature and entered into the transcendental realm of Vaikuṇṭha, which is free of all anxiety.</w:t>
      </w:r>
    </w:p>
    <w:p w14:paraId="43B7970C" w14:textId="638884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2.83</w:t>
      </w:r>
    </w:p>
    <w:p w14:paraId="752A90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AC727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ye-premera huṅkāra śuniñā kṛṣṇa nātha</w:t>
      </w:r>
      <w:r w:rsidRPr="00790008">
        <w:rPr>
          <w:rStyle w:val="BookTitle"/>
          <w:rFonts w:asciiTheme="minorHAnsi" w:hAnsiTheme="minorHAnsi" w:cstheme="minorHAnsi"/>
          <w:b w:val="0"/>
          <w:bCs w:val="0"/>
          <w:color w:val="000000"/>
          <w:sz w:val="28"/>
          <w:szCs w:val="28"/>
        </w:rPr>
        <w:br/>
        <w:t>bhakti-vaśe āpane ye hailā sākṣāt</w:t>
      </w:r>
    </w:p>
    <w:p w14:paraId="185C71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Advaita Prabhu’s cries of love, Lord Kṛṣṇa personally appeared, for He is controlled by the love of His devotees.</w:t>
      </w:r>
    </w:p>
    <w:p w14:paraId="226A5177" w14:textId="4AE6EE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of Śrī Advaita Prabhu, Śrī Kṛṣṇa, heard Advaita’s loud cries of love, and to fulfil His prayer and accept His pure service the Lord appeared for the benefit of Advaita Prabhu’s followers.</w:t>
      </w:r>
    </w:p>
    <w:p w14:paraId="63C406DD" w14:textId="2D3DA7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2.84</w:t>
      </w:r>
    </w:p>
    <w:p w14:paraId="724834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99199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advaita—vaiṣṇava-agragaṇya</w:t>
      </w:r>
      <w:r w:rsidRPr="00790008">
        <w:rPr>
          <w:rStyle w:val="BookTitle"/>
          <w:rFonts w:asciiTheme="minorHAnsi" w:hAnsiTheme="minorHAnsi" w:cstheme="minorHAnsi"/>
          <w:b w:val="0"/>
          <w:bCs w:val="0"/>
          <w:color w:val="000000"/>
          <w:sz w:val="28"/>
          <w:szCs w:val="28"/>
        </w:rPr>
        <w:br/>
        <w:t>nikhila-brahmāṇḍe yāṅra bhakti-yoga dhanya</w:t>
      </w:r>
    </w:p>
    <w:p w14:paraId="03CA28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Advaita Ācārya is the best of all Vaiṣṇavas. There is no comparison to His devotional service in the entire universe.</w:t>
      </w:r>
    </w:p>
    <w:p w14:paraId="24CA9AB3" w14:textId="2D7530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all these reasons Śrī Advaita Prabhu is the first and foremost of the Vaiṣṇavas. He is famous as the topmost devotee in the entire universe. In this world there is no devotee engaged in the service of Hari like Him. He is personally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and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He is an incarnation of a devotee and as good as Hari.</w:t>
      </w:r>
    </w:p>
    <w:p w14:paraId="0B9D8E63" w14:textId="016ED1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2.85</w:t>
      </w:r>
    </w:p>
    <w:p w14:paraId="366C18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C9D7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advaita vaisena nadīyāya</w:t>
      </w:r>
      <w:r w:rsidRPr="00790008">
        <w:rPr>
          <w:rStyle w:val="BookTitle"/>
          <w:rFonts w:asciiTheme="minorHAnsi" w:hAnsiTheme="minorHAnsi" w:cstheme="minorHAnsi"/>
          <w:b w:val="0"/>
          <w:bCs w:val="0"/>
          <w:color w:val="000000"/>
          <w:sz w:val="28"/>
          <w:szCs w:val="28"/>
        </w:rPr>
        <w:br/>
        <w:t>bhakti-yoga-śūnya loka dekhi’ duḥkha pāya</w:t>
      </w:r>
    </w:p>
    <w:p w14:paraId="153FEA9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Advaita Ācārya resided in Nadia in great distress due to people’s lack of devotion.</w:t>
      </w:r>
    </w:p>
    <w:p w14:paraId="0ACCCA19" w14:textId="7D8FEB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benefit materialistic persons, Śrī Advaita Prabhu displayed the pastime of worshiping Kṛṣṇa while residing in Māyāpur. The pathetic condition of those who were averse to Hari caused excessive pain to His heart.</w:t>
      </w:r>
    </w:p>
    <w:p w14:paraId="6D71DC59" w14:textId="38FD99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2.86</w:t>
      </w:r>
    </w:p>
    <w:p w14:paraId="441F36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E4E6C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saṁsāra matta vyavahāra-rase</w:t>
      </w:r>
      <w:r w:rsidRPr="00790008">
        <w:rPr>
          <w:rStyle w:val="BookTitle"/>
          <w:rFonts w:asciiTheme="minorHAnsi" w:hAnsiTheme="minorHAnsi" w:cstheme="minorHAnsi"/>
          <w:b w:val="0"/>
          <w:bCs w:val="0"/>
          <w:color w:val="000000"/>
          <w:sz w:val="28"/>
          <w:szCs w:val="28"/>
        </w:rPr>
        <w:br/>
        <w:t>kṛṣṇa-pūjā, kṛṣṇa-bhakti kāro nāhi vāse</w:t>
      </w:r>
    </w:p>
    <w:p w14:paraId="2704F2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Everyone in the entire world was engaged in materialistic activities; no one was engaged in worshiping or serving Kṛṣṇa.</w:t>
      </w:r>
    </w:p>
    <w:p w14:paraId="252C8CCC" w14:textId="501740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Whether scholar, fool, child, elder, or woman—everyone in Navadvīpa at that time was absorbed in the five types of sense gratification. None of them had any taste for constantly serving the worshipable Lord Kṛṣṇa with their senses. People’s tastes were so perverted that they were simply interested in worldly activities with no inclination for the worship of Lord Hari.</w:t>
      </w:r>
    </w:p>
    <w:p w14:paraId="3922245C" w14:textId="6EDCA1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2.87</w:t>
      </w:r>
    </w:p>
    <w:p w14:paraId="6DD9B2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3AE987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vāśulī pūjaye keha nānā upahāre</w:t>
      </w:r>
      <w:r w:rsidRPr="00790008">
        <w:rPr>
          <w:rStyle w:val="BookTitle"/>
          <w:rFonts w:asciiTheme="minorHAnsi" w:hAnsiTheme="minorHAnsi" w:cstheme="minorHAnsi"/>
          <w:b w:val="0"/>
          <w:bCs w:val="0"/>
          <w:color w:val="000000"/>
          <w:sz w:val="28"/>
          <w:szCs w:val="28"/>
        </w:rPr>
        <w:br/>
        <w:t>madya māṁsa diyā keha yakṣa-pūjā kare</w:t>
      </w:r>
    </w:p>
    <w:p w14:paraId="75E697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worshiped Vāśulī (Caṇḍī or Durgā) with various ingredients, and some people worshiped the Yakṣas with meat and wine.</w:t>
      </w:r>
    </w:p>
    <w:p w14:paraId="13AAC421" w14:textId="03E4A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 item of this world is an ingredient for the service of Lord Kṛṣṇa. People who were averse to and desiring to cheat Lord Kṛṣṇa did not accept material ingredients as suitable for Kṛṣṇa’s enjoyment or satisfaction, rather they considered these ingredients as meant for their own sense enjoyment. They therefore offered those ingredients to Vāśulīdevī, who awards boons according to her worshipers’ desires, and various imaginary demigoddesses, who were simply instruments for fulfilling their sense gratification. They even considered abominable items like wine and meat as suitable offerings. Some of them concluded that the highest activity in life was to earn money for sense gratification.</w:t>
      </w:r>
    </w:p>
    <w:p w14:paraId="1932E32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yakṣa-pūjā</w:t>
      </w:r>
      <w:r w:rsidRPr="00790008">
        <w:rPr>
          <w:rStyle w:val="BookTitle"/>
          <w:rFonts w:asciiTheme="minorHAnsi" w:hAnsiTheme="minorHAnsi" w:cstheme="minorHAnsi"/>
          <w:b w:val="0"/>
          <w:bCs w:val="0"/>
          <w:color w:val="000000"/>
          <w:sz w:val="28"/>
          <w:szCs w:val="28"/>
        </w:rPr>
        <w:t xml:space="preserve"> is explained as follows: Miserly persons devoid of knowledge of their relationship with the infallible Lord worship Yakṣas, who protect material wealth. Those fruitive workers who consider the mantra of </w:t>
      </w:r>
      <w:r w:rsidRPr="00790008">
        <w:rPr>
          <w:rStyle w:val="BookTitle"/>
          <w:rFonts w:asciiTheme="minorHAnsi" w:hAnsiTheme="minorHAnsi" w:cstheme="minorHAnsi"/>
          <w:b w:val="0"/>
          <w:bCs w:val="0"/>
          <w:i/>
          <w:iCs/>
          <w:color w:val="000000"/>
          <w:sz w:val="28"/>
          <w:szCs w:val="28"/>
        </w:rPr>
        <w:t xml:space="preserve">Īśopaniṣad </w:t>
      </w:r>
      <w:r w:rsidRPr="00790008">
        <w:rPr>
          <w:rStyle w:val="BookTitle"/>
          <w:rFonts w:asciiTheme="minorHAnsi" w:hAnsiTheme="minorHAnsi" w:cstheme="minorHAnsi"/>
          <w:b w:val="0"/>
          <w:bCs w:val="0"/>
          <w:color w:val="000000"/>
          <w:sz w:val="28"/>
          <w:szCs w:val="28"/>
        </w:rPr>
        <w:t xml:space="preserve">(18): </w:t>
      </w:r>
      <w:r w:rsidRPr="00790008">
        <w:rPr>
          <w:rStyle w:val="BookTitle"/>
          <w:rFonts w:asciiTheme="minorHAnsi" w:hAnsiTheme="minorHAnsi" w:cstheme="minorHAnsi"/>
          <w:b w:val="0"/>
          <w:bCs w:val="0"/>
          <w:i/>
          <w:iCs/>
          <w:color w:val="000000"/>
          <w:sz w:val="28"/>
          <w:szCs w:val="28"/>
        </w:rPr>
        <w:t>agne naya supathā rāye</w:t>
      </w:r>
      <w:r w:rsidRPr="00790008">
        <w:rPr>
          <w:rStyle w:val="BookTitle"/>
          <w:rFonts w:asciiTheme="minorHAnsi" w:hAnsiTheme="minorHAnsi" w:cstheme="minorHAnsi"/>
          <w:b w:val="0"/>
          <w:bCs w:val="0"/>
          <w:color w:val="000000"/>
          <w:sz w:val="28"/>
          <w:szCs w:val="28"/>
        </w:rPr>
        <w:t xml:space="preserve">—“O my Lord, please lead me on the right path to reach You,” as an instrument for their sense gratification engage in the worship of Yakṣas. It is stated in 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yo vā etad akṣaraṁ gārgy aviditvāsmāḷ lokāt praiti sa kṛpaṇaḥ</w:t>
      </w:r>
      <w:r w:rsidRPr="00790008">
        <w:rPr>
          <w:rStyle w:val="BookTitle"/>
          <w:rFonts w:asciiTheme="minorHAnsi" w:hAnsiTheme="minorHAnsi" w:cstheme="minorHAnsi"/>
          <w:b w:val="0"/>
          <w:bCs w:val="0"/>
          <w:color w:val="000000"/>
          <w:sz w:val="28"/>
          <w:szCs w:val="28"/>
        </w:rPr>
        <w:t xml:space="preserve">—“He is a miserly man who does not solve the problems of life as a human and who thus quits this world like the cats and dogs, without understanding the science of self-realization.” One may refer to the story of the astrologer and the Yakṣa in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Chapter 20.</w:t>
      </w:r>
    </w:p>
    <w:p w14:paraId="50404B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vāśulī</w:t>
      </w:r>
      <w:r w:rsidRPr="00790008">
        <w:rPr>
          <w:rStyle w:val="BookTitle"/>
          <w:rFonts w:asciiTheme="minorHAnsi" w:hAnsiTheme="minorHAnsi" w:cstheme="minorHAnsi"/>
          <w:b w:val="0"/>
          <w:bCs w:val="0"/>
          <w:color w:val="000000"/>
          <w:sz w:val="28"/>
          <w:szCs w:val="28"/>
        </w:rPr>
        <w:t xml:space="preserve"> is an abbreviation for the name Viśālākṣī, or Caṇḍī.</w:t>
      </w:r>
    </w:p>
    <w:p w14:paraId="4D92823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madya</w:t>
      </w:r>
      <w:r w:rsidRPr="00790008">
        <w:rPr>
          <w:rStyle w:val="BookTitle"/>
          <w:rFonts w:asciiTheme="minorHAnsi" w:hAnsiTheme="minorHAnsi" w:cstheme="minorHAnsi"/>
          <w:b w:val="0"/>
          <w:bCs w:val="0"/>
          <w:color w:val="000000"/>
          <w:sz w:val="28"/>
          <w:szCs w:val="28"/>
        </w:rPr>
        <w:t xml:space="preserve"> refers to an intoxicating liquor, the drinking of which robs one of </w:t>
      </w:r>
      <w:r w:rsidRPr="00790008">
        <w:rPr>
          <w:rStyle w:val="BookTitle"/>
          <w:rFonts w:asciiTheme="minorHAnsi" w:hAnsiTheme="minorHAnsi" w:cstheme="minorHAnsi"/>
          <w:b w:val="0"/>
          <w:bCs w:val="0"/>
          <w:color w:val="000000"/>
          <w:sz w:val="28"/>
          <w:szCs w:val="28"/>
        </w:rPr>
        <w:lastRenderedPageBreak/>
        <w:t>the power of discrimination. Wine is a liquid form of intoxication, and ganja, opium, and tobacco are smoked forms of intoxication. Both of these forms of intoxication are used for sense gratification and make one maddened.</w:t>
      </w:r>
    </w:p>
    <w:p w14:paraId="0899DD1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māṁsa</w:t>
      </w:r>
      <w:r w:rsidRPr="00790008">
        <w:rPr>
          <w:rStyle w:val="BookTitle"/>
          <w:rFonts w:asciiTheme="minorHAnsi" w:hAnsiTheme="minorHAnsi" w:cstheme="minorHAnsi"/>
          <w:b w:val="0"/>
          <w:bCs w:val="0"/>
          <w:color w:val="000000"/>
          <w:sz w:val="28"/>
          <w:szCs w:val="28"/>
        </w:rPr>
        <w:t xml:space="preserve"> refers to a lump of flesh produced from blood, one of the seven fluids of the body. It is one of the ingredients of the gross body, which is born of semen and blood, and it is the food of demoniac people. Although it is true that the flesh of a living entity is not impure so long as the living entity is alive, the flesh taken from a dead body for the purpose of eating is certainly abominable. No one with a sense of discrimination will accept such a disgusting thing; rather, it should be rejected and condemned like urine and stool. Living entities who are interested in eating stool, urine, semen, and blood accept such prohibited foodstuffs for their sense enjoyment. Such items can never be accepted by the demigods, who bestow happiness superior to that of the senses. In particular, the most immoral propensity of envy is attached to the eating of flesh.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(11.5.11, 14) as follows: “In this material world the conditioned soul is always inclined to sex, meat-eating, and intoxication. Therefore religious scriptures never actually encourage such activities. Although the scriptural injunctions provide for sex through sacred marriage, for meat-eating through sacrificial offerings, and for intoxication through the acceptance of ritual cups of wine, such ceremonies are meant for the ultimate purpose of renunciation. Those sinful persons who are ignorant of actual religious principles, yet consider themselves to be completely pious, without compunction commit violence against innocent animals who are fully trusting in them. In their next lives, such sinful persons will be eaten by the same creatures they have killed in this world.” It is also stated in the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(5.56): “There is no fault in eating meat, drinking liquor, or sexual intercourse, for that is the natural tendency of the living entities, but abstention yields great benefit.”</w:t>
      </w:r>
    </w:p>
    <w:p w14:paraId="11C340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yakṣa</w:t>
      </w:r>
      <w:r w:rsidRPr="00790008">
        <w:rPr>
          <w:rStyle w:val="BookTitle"/>
          <w:rFonts w:asciiTheme="minorHAnsi" w:hAnsiTheme="minorHAnsi" w:cstheme="minorHAnsi"/>
          <w:b w:val="0"/>
          <w:bCs w:val="0"/>
          <w:color w:val="000000"/>
          <w:sz w:val="28"/>
          <w:szCs w:val="28"/>
        </w:rPr>
        <w:t xml:space="preserve"> refers to an </w:t>
      </w:r>
      <w:r w:rsidRPr="00790008">
        <w:rPr>
          <w:rStyle w:val="BookTitle"/>
          <w:rFonts w:asciiTheme="minorHAnsi" w:hAnsiTheme="minorHAnsi" w:cstheme="minorHAnsi"/>
          <w:b w:val="0"/>
          <w:bCs w:val="0"/>
          <w:i/>
          <w:iCs/>
          <w:color w:val="000000"/>
          <w:sz w:val="28"/>
          <w:szCs w:val="28"/>
        </w:rPr>
        <w:t>apadeva</w:t>
      </w:r>
      <w:r w:rsidRPr="00790008">
        <w:rPr>
          <w:rStyle w:val="BookTitle"/>
          <w:rFonts w:asciiTheme="minorHAnsi" w:hAnsiTheme="minorHAnsi" w:cstheme="minorHAnsi"/>
          <w:b w:val="0"/>
          <w:bCs w:val="0"/>
          <w:color w:val="000000"/>
          <w:sz w:val="28"/>
          <w:szCs w:val="28"/>
        </w:rPr>
        <w:t>, or semipious spirit, follower of Kuvera.</w:t>
      </w:r>
    </w:p>
    <w:p w14:paraId="0A8C631B" w14:textId="60E422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2.88</w:t>
      </w:r>
    </w:p>
    <w:p w14:paraId="46C2C8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0D96B9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nṛtya, gīta, vādya-kolāhala</w:t>
      </w:r>
      <w:r w:rsidRPr="00790008">
        <w:rPr>
          <w:rStyle w:val="BookTitle"/>
          <w:rFonts w:asciiTheme="minorHAnsi" w:hAnsiTheme="minorHAnsi" w:cstheme="minorHAnsi"/>
          <w:b w:val="0"/>
          <w:bCs w:val="0"/>
          <w:color w:val="000000"/>
          <w:sz w:val="28"/>
          <w:szCs w:val="28"/>
        </w:rPr>
        <w:br/>
        <w:t>nā śune kṛṣṇera nāma parama maṅgala</w:t>
      </w:r>
    </w:p>
    <w:p w14:paraId="32E5F1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would constantly dance, sing, and play musical instruments in a great commotion, but they never heard the supremely auspicious names of Kṛṣṇa.</w:t>
      </w:r>
    </w:p>
    <w:p w14:paraId="26C7C05A" w14:textId="2A44F7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Dancing, singing, and playing musical instruments are forms of intoxication technically called </w:t>
      </w:r>
      <w:r w:rsidRPr="00790008">
        <w:rPr>
          <w:rStyle w:val="BookTitle"/>
          <w:rFonts w:asciiTheme="minorHAnsi" w:hAnsiTheme="minorHAnsi" w:cstheme="minorHAnsi"/>
          <w:b w:val="0"/>
          <w:bCs w:val="0"/>
          <w:i/>
          <w:iCs/>
          <w:color w:val="000000"/>
          <w:sz w:val="28"/>
          <w:szCs w:val="28"/>
        </w:rPr>
        <w:t>tauryatrika</w:t>
      </w:r>
      <w:r w:rsidRPr="00790008">
        <w:rPr>
          <w:rStyle w:val="BookTitle"/>
          <w:rFonts w:asciiTheme="minorHAnsi" w:hAnsiTheme="minorHAnsi" w:cstheme="minorHAnsi"/>
          <w:b w:val="0"/>
          <w:bCs w:val="0"/>
          <w:color w:val="000000"/>
          <w:sz w:val="28"/>
          <w:szCs w:val="28"/>
        </w:rPr>
        <w:t xml:space="preserve">. Persons who aspire for auspiciousness should never </w:t>
      </w:r>
      <w:r w:rsidRPr="00790008">
        <w:rPr>
          <w:rStyle w:val="BookTitle"/>
          <w:rFonts w:asciiTheme="minorHAnsi" w:hAnsiTheme="minorHAnsi" w:cstheme="minorHAnsi"/>
          <w:b w:val="0"/>
          <w:bCs w:val="0"/>
          <w:color w:val="000000"/>
          <w:sz w:val="28"/>
          <w:szCs w:val="28"/>
        </w:rPr>
        <w:lastRenderedPageBreak/>
        <w:t>come under the influence of such activities. Such activities induce one to forget Kṛṣṇa, but dancing, singing, and playing instruments for the service of Kṛṣṇa are forms of cultivating Kṛṣṇa consciousness. By such processes, the living entity is supremely benefited. Those who give up the intention of serving Kṛṣṇa while engaging in dancing, singing, and playing musical instruments out of greed for their own material sense enjoyment are unable to chant Kṛṣṇa’s names, which bestow supreme benefit. Material sound vibrations never allow one to cultivate Kṛṣṇa consciousness, rather they attract one to remain busy in sense gratification and thus spoil everything.</w:t>
      </w:r>
    </w:p>
    <w:p w14:paraId="582AF56A" w14:textId="71957A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2.89</w:t>
      </w:r>
    </w:p>
    <w:p w14:paraId="0315D0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41427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kṛṣṇa-śūnya maṅgale devera nāhi sukha</w:t>
      </w:r>
      <w:r w:rsidRPr="00790008">
        <w:rPr>
          <w:rStyle w:val="BookTitle"/>
          <w:rFonts w:asciiTheme="minorHAnsi" w:hAnsiTheme="minorHAnsi" w:cstheme="minorHAnsi"/>
          <w:b w:val="0"/>
          <w:bCs w:val="0"/>
          <w:color w:val="000000"/>
          <w:sz w:val="28"/>
          <w:szCs w:val="28"/>
        </w:rPr>
        <w:br/>
        <w:t>viśeṣa advaita mane pāya baḍa duḥkha</w:t>
      </w:r>
    </w:p>
    <w:p w14:paraId="0B24F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headed by Advaita Ācārya were distressed on seeing the people engaged in so-called auspicious activities that were not related to Kṛṣṇa.</w:t>
      </w:r>
    </w:p>
    <w:p w14:paraId="56682DAD" w14:textId="3A6D38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are never pleased by so-called prayers for auspiciousness that are unrelated to Kṛṣṇa. The demigods are devotees of Lord Viṣṇu, and persons devoid of unalloyed service to Viṣṇu are known as demons. Ideals of perishable temporary auspiciousness not related to Kṛṣṇa are appropriate for the demons’ selfish mentality, but such ideals may be profitable only temporarily, not permanently. Seeing the nondevotees’ endeavors for temporary concocted auspiciousness, the pure devotees of Navadvīpa, particularly Śrī Advaita Prabhu, were distressed rather than pleased.</w:t>
      </w:r>
    </w:p>
    <w:p w14:paraId="75AD3C15" w14:textId="5DD6E7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2.90</w:t>
      </w:r>
    </w:p>
    <w:p w14:paraId="11E6E3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6D74D0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sva-bhāve advaita—baḍa kāruṇya-hṛdaya</w:t>
      </w:r>
      <w:r w:rsidRPr="00790008">
        <w:rPr>
          <w:rStyle w:val="BookTitle"/>
          <w:rFonts w:asciiTheme="minorHAnsi" w:hAnsiTheme="minorHAnsi" w:cstheme="minorHAnsi"/>
          <w:b w:val="0"/>
          <w:bCs w:val="0"/>
          <w:color w:val="000000"/>
          <w:sz w:val="28"/>
          <w:szCs w:val="28"/>
        </w:rPr>
        <w:br/>
        <w:t>jīvera uddhāra cinte haiyā sadaya</w:t>
      </w:r>
    </w:p>
    <w:p w14:paraId="17A95E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nature the heart of Advaita Ācārya was full of compassion, so He mercifully contemplated how to deliver the living entities.</w:t>
      </w:r>
    </w:p>
    <w:p w14:paraId="48437257" w14:textId="23FF63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Advaita Prabhu was by nature full of compassion. The examples of compassion found in this material world are most insignificant compared to His compassion. Lord Viṣṇu and the Vaiṣṇavas have no need for insignificant fruitless compassion like the temporary compassion of displaying mercy on the material body or supplying fuel to the fire of material enjoyment. The kind-hearted Lord Viṣṇu and the Vaiṣṇava Ṭhākuras actually free the living entities from material bondage for </w:t>
      </w:r>
      <w:r w:rsidRPr="00790008">
        <w:rPr>
          <w:rStyle w:val="BookTitle"/>
          <w:rFonts w:asciiTheme="minorHAnsi" w:hAnsiTheme="minorHAnsi" w:cstheme="minorHAnsi"/>
          <w:b w:val="0"/>
          <w:bCs w:val="0"/>
          <w:color w:val="000000"/>
          <w:sz w:val="28"/>
          <w:szCs w:val="28"/>
        </w:rPr>
        <w:lastRenderedPageBreak/>
        <w:t>their eternal benefit. It is not possible to deliver the living entities from their enjoying propensity by the examples of cheating compassion that we see in this world of enjoyment. In order to deliver the conditioned souls who are averse to Viṣṇu from their propensity for imaginary happiness and comfort, one should awaken them to their constitutional position. In other words, one should help such people develop the qualification for receiving the direct mercy of the Supreme Lord.</w:t>
      </w:r>
    </w:p>
    <w:p w14:paraId="5E865B9B" w14:textId="74C291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2.91</w:t>
      </w:r>
    </w:p>
    <w:p w14:paraId="63752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11EC5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’mora prabhu āsi’ yadi kare avatāra</w:t>
      </w:r>
      <w:r w:rsidRPr="00790008">
        <w:rPr>
          <w:rStyle w:val="BookTitle"/>
          <w:rFonts w:asciiTheme="minorHAnsi" w:hAnsiTheme="minorHAnsi" w:cstheme="minorHAnsi"/>
          <w:b w:val="0"/>
          <w:bCs w:val="0"/>
          <w:color w:val="000000"/>
          <w:sz w:val="28"/>
          <w:szCs w:val="28"/>
        </w:rPr>
        <w:br/>
        <w:t>tabe haya e sakala jīvera uddhāra</w:t>
      </w:r>
    </w:p>
    <w:p w14:paraId="58DC06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My Lord descends, then all these fallen souls would be delivered.</w:t>
      </w:r>
    </w:p>
    <w:p w14:paraId="78691591" w14:textId="57A7BB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Absolute Truth is fully cognizant, fully independent, and fully self-satisfied. Therefore, if that compassionate Lord appears before the foolish living entities, they will awaken to their constitutional position and attain liberation from material entanglement. This is how Advaita Prabhu felt.</w:t>
      </w:r>
    </w:p>
    <w:p w14:paraId="726D6039" w14:textId="73C1C9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2.92</w:t>
      </w:r>
    </w:p>
    <w:p w14:paraId="691150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6F044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ta’ ’advaita siṁha’ āmāra baḍāi</w:t>
      </w:r>
      <w:r w:rsidRPr="00790008">
        <w:rPr>
          <w:rStyle w:val="BookTitle"/>
          <w:rFonts w:asciiTheme="minorHAnsi" w:hAnsiTheme="minorHAnsi" w:cstheme="minorHAnsi"/>
          <w:b w:val="0"/>
          <w:bCs w:val="0"/>
          <w:color w:val="000000"/>
          <w:sz w:val="28"/>
          <w:szCs w:val="28"/>
        </w:rPr>
        <w:br/>
        <w:t>vaikuṇṭha-vallabha yadi dekhāña hethāi</w:t>
      </w:r>
    </w:p>
    <w:p w14:paraId="13AE43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name, ’Advaita Siṁha,’ will be justified when I cause the descent of the beloved Lord of Vaikuṇṭha.</w:t>
      </w:r>
    </w:p>
    <w:p w14:paraId="6CCA5453" w14:textId="0C00BF0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the ocean of mercy, began to speak in the following way, “If I can make the Lord of Vaikuṇṭha appear in this material world and distribute His mercy to the people, then even though I am nondifferent from Viṣṇu, My supreme title as Vaiṣṇava Ācārya will be justified and My happiness will expand.”</w:t>
      </w:r>
    </w:p>
    <w:p w14:paraId="2911D75C" w14:textId="6F8C4A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2.93</w:t>
      </w:r>
    </w:p>
    <w:p w14:paraId="2C7FAA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F8BD7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āniyā vaikuṇṭha-nātha sākṣāt kariyā</w:t>
      </w:r>
      <w:r w:rsidRPr="00790008">
        <w:rPr>
          <w:rStyle w:val="BookTitle"/>
          <w:rFonts w:asciiTheme="minorHAnsi" w:hAnsiTheme="minorHAnsi" w:cstheme="minorHAnsi"/>
          <w:b w:val="0"/>
          <w:bCs w:val="0"/>
          <w:color w:val="000000"/>
          <w:sz w:val="28"/>
          <w:szCs w:val="28"/>
        </w:rPr>
        <w:br/>
        <w:t>nāciba, gāiba sarva-jīva uddhāriyā</w:t>
      </w:r>
    </w:p>
    <w:p w14:paraId="67C268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the Lord of Vaikuṇṭha appear in this world, and we will dance, chant, and thus deliver the fallen living entities.”</w:t>
      </w:r>
    </w:p>
    <w:p w14:paraId="2C06595C" w14:textId="1F5A56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can make the Lord of Vaikuṇṭha appear in this material world in order to deliver the living entities from their enjoying propensity through dancing and chanting the holy name of Kṛṣṇa, then I will truly be happy.”</w:t>
      </w:r>
    </w:p>
    <w:p w14:paraId="0A9EE4A2" w14:textId="0FC05D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2.94</w:t>
      </w:r>
    </w:p>
    <w:p w14:paraId="0CB5D5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7EC12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ei-mata saṅkalpa kariyā</w:t>
      </w:r>
      <w:r w:rsidRPr="00790008">
        <w:rPr>
          <w:rStyle w:val="BookTitle"/>
          <w:rFonts w:asciiTheme="minorHAnsi" w:hAnsiTheme="minorHAnsi" w:cstheme="minorHAnsi"/>
          <w:b w:val="0"/>
          <w:bCs w:val="0"/>
          <w:color w:val="000000"/>
          <w:sz w:val="28"/>
          <w:szCs w:val="28"/>
        </w:rPr>
        <w:br/>
        <w:t>sevena śrī-kṛṣṇa-pada eka-citta haiyā</w:t>
      </w:r>
    </w:p>
    <w:p w14:paraId="6B4387B8" w14:textId="22D8F2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this determination, Advaita Ācārya constantly served the lotus feet of Śrī Kṛṣṇacandra with fixed mind.</w:t>
      </w:r>
    </w:p>
    <w:p w14:paraId="18BA858C" w14:textId="4379A1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2.95</w:t>
      </w:r>
    </w:p>
    <w:p w14:paraId="46A20E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02083A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’advaitera kāraṇe caitanya avatāra’</w:t>
      </w:r>
      <w:r w:rsidRPr="00790008">
        <w:rPr>
          <w:rStyle w:val="BookTitle"/>
          <w:rFonts w:asciiTheme="minorHAnsi" w:hAnsiTheme="minorHAnsi" w:cstheme="minorHAnsi"/>
          <w:b w:val="0"/>
          <w:bCs w:val="0"/>
          <w:color w:val="000000"/>
          <w:sz w:val="28"/>
          <w:szCs w:val="28"/>
        </w:rPr>
        <w:br/>
        <w:t>sei prabhu kahiyāchena bāra-bāra</w:t>
      </w:r>
    </w:p>
    <w:p w14:paraId="568A2C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repeatedly confirmed that He incarnated due to the desire of Śrī Advaita Prabhu.</w:t>
      </w:r>
    </w:p>
    <w:p w14:paraId="2B30C4E9" w14:textId="281F5E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due only to Śrī Advaita Prabhu’s internal endeavor that Śrī Caitanyadeva awakened pure intelligence, in the form of devotional service, in the hearts of the living entities who were absorbed in material sense gratification. In this way everyone was benefited. This was repeatedly stated by Śrī Gaurāṅga Mahāprabhu Himself.</w:t>
      </w:r>
    </w:p>
    <w:p w14:paraId="08FEF68A" w14:textId="11C8A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2.96</w:t>
      </w:r>
    </w:p>
    <w:p w14:paraId="3844C2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78108E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paṇḍita śrīvāsa</w:t>
      </w:r>
      <w:r w:rsidRPr="00790008">
        <w:rPr>
          <w:rStyle w:val="BookTitle"/>
          <w:rFonts w:asciiTheme="minorHAnsi" w:hAnsiTheme="minorHAnsi" w:cstheme="minorHAnsi"/>
          <w:b w:val="0"/>
          <w:bCs w:val="0"/>
          <w:color w:val="000000"/>
          <w:sz w:val="28"/>
          <w:szCs w:val="28"/>
        </w:rPr>
        <w:br/>
        <w:t>yāṅhāra mandire haila caitanya-vilāsa</w:t>
      </w:r>
    </w:p>
    <w:p w14:paraId="01B0D6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resided in Navadvīpa. Lord Caitanya enjoyed many pastimes in his house.</w:t>
      </w:r>
    </w:p>
    <w:p w14:paraId="1EF16836" w14:textId="0DE0BC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Caitanyadeva performed His pastimes of chanting the holy names of Kṛṣṇa in Śrīvāsa Paṇḍita’s courtyard, which is nondifferent from Śrī Vṛndāvana.</w:t>
      </w:r>
    </w:p>
    <w:p w14:paraId="2E37AD78" w14:textId="5AB29A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2.97</w:t>
      </w:r>
    </w:p>
    <w:p w14:paraId="2906A3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4B4898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sarva-kāla cāri bhāi gāya kṛṣṇa-nāma</w:t>
      </w:r>
      <w:r w:rsidRPr="00790008">
        <w:rPr>
          <w:rStyle w:val="BookTitle"/>
          <w:rFonts w:asciiTheme="minorHAnsi" w:hAnsiTheme="minorHAnsi" w:cstheme="minorHAnsi"/>
          <w:b w:val="0"/>
          <w:bCs w:val="0"/>
          <w:color w:val="000000"/>
          <w:sz w:val="28"/>
          <w:szCs w:val="28"/>
        </w:rPr>
        <w:br/>
        <w:t>tri-kāla karaye kṛṣṇa-pūjā, gaṅgā-snāna</w:t>
      </w:r>
    </w:p>
    <w:p w14:paraId="5F9528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and his three brothers continually chanted the names of Kṛṣṇa. They would take three baths daily in the Gaṅgā and then worship Lord Kṛṣṇa.</w:t>
      </w:r>
    </w:p>
    <w:p w14:paraId="1EC41BF6" w14:textId="7811D7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cāri bhāi </w:t>
      </w:r>
      <w:r w:rsidRPr="00790008">
        <w:rPr>
          <w:rStyle w:val="BookTitle"/>
          <w:rFonts w:asciiTheme="minorHAnsi" w:hAnsiTheme="minorHAnsi" w:cstheme="minorHAnsi"/>
          <w:b w:val="0"/>
          <w:bCs w:val="0"/>
          <w:color w:val="000000"/>
          <w:sz w:val="28"/>
          <w:szCs w:val="28"/>
        </w:rPr>
        <w:t xml:space="preserve">refer to Śrīvāsa, Śrīrāma, Śrīpati, and Śrīnidhi. The words </w:t>
      </w:r>
      <w:r w:rsidRPr="00790008">
        <w:rPr>
          <w:rStyle w:val="BookTitle"/>
          <w:rFonts w:asciiTheme="minorHAnsi" w:hAnsiTheme="minorHAnsi" w:cstheme="minorHAnsi"/>
          <w:b w:val="0"/>
          <w:bCs w:val="0"/>
          <w:i/>
          <w:iCs/>
          <w:color w:val="000000"/>
          <w:sz w:val="28"/>
          <w:szCs w:val="28"/>
        </w:rPr>
        <w:t>kṛṣṇa-nāma gāya</w:t>
      </w:r>
      <w:r w:rsidRPr="00790008">
        <w:rPr>
          <w:rStyle w:val="BookTitle"/>
          <w:rFonts w:asciiTheme="minorHAnsi" w:hAnsiTheme="minorHAnsi" w:cstheme="minorHAnsi"/>
          <w:b w:val="0"/>
          <w:bCs w:val="0"/>
          <w:color w:val="000000"/>
          <w:sz w:val="28"/>
          <w:szCs w:val="28"/>
        </w:rPr>
        <w:t xml:space="preserve"> refer to the chanting of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tri-kāla</w:t>
      </w:r>
      <w:r w:rsidRPr="00790008">
        <w:rPr>
          <w:rStyle w:val="BookTitle"/>
          <w:rFonts w:asciiTheme="minorHAnsi" w:hAnsiTheme="minorHAnsi" w:cstheme="minorHAnsi"/>
          <w:b w:val="0"/>
          <w:bCs w:val="0"/>
          <w:color w:val="000000"/>
          <w:sz w:val="28"/>
          <w:szCs w:val="28"/>
        </w:rPr>
        <w:t xml:space="preserve"> means “morning, noon, and evening.” The word </w:t>
      </w:r>
      <w:r w:rsidRPr="00790008">
        <w:rPr>
          <w:rStyle w:val="BookTitle"/>
          <w:rFonts w:asciiTheme="minorHAnsi" w:hAnsiTheme="minorHAnsi" w:cstheme="minorHAnsi"/>
          <w:b w:val="0"/>
          <w:bCs w:val="0"/>
          <w:i/>
          <w:iCs/>
          <w:color w:val="000000"/>
          <w:sz w:val="28"/>
          <w:szCs w:val="28"/>
        </w:rPr>
        <w:t>gaṅgā-snāna</w:t>
      </w:r>
      <w:r w:rsidRPr="00790008">
        <w:rPr>
          <w:rStyle w:val="BookTitle"/>
          <w:rFonts w:asciiTheme="minorHAnsi" w:hAnsiTheme="minorHAnsi" w:cstheme="minorHAnsi"/>
          <w:b w:val="0"/>
          <w:bCs w:val="0"/>
          <w:color w:val="000000"/>
          <w:sz w:val="28"/>
          <w:szCs w:val="28"/>
        </w:rPr>
        <w:t xml:space="preserve"> refers to </w:t>
      </w:r>
      <w:r w:rsidRPr="00790008">
        <w:rPr>
          <w:rStyle w:val="BookTitle"/>
          <w:rFonts w:asciiTheme="minorHAnsi" w:hAnsiTheme="minorHAnsi" w:cstheme="minorHAnsi"/>
          <w:b w:val="0"/>
          <w:bCs w:val="0"/>
          <w:color w:val="000000"/>
          <w:sz w:val="28"/>
          <w:szCs w:val="28"/>
        </w:rPr>
        <w:lastRenderedPageBreak/>
        <w:t>taking bath in the Ganges, the nectar emanating from the lotus feet of Śrī Kṛṣṇa, in order to cleanse the dirt accumulated in the heart of the conditioned soul or to give up the propensity of accumulating piety and impiety.</w:t>
      </w:r>
    </w:p>
    <w:p w14:paraId="64716B4E" w14:textId="0E63E7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2.98-99</w:t>
      </w:r>
    </w:p>
    <w:p w14:paraId="6E2E7F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98-99</w:t>
      </w:r>
    </w:p>
    <w:p w14:paraId="08D88EB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nigūḍhe aneka āra vaise nadīyāya</w:t>
      </w:r>
      <w:r w:rsidRPr="00790008">
        <w:rPr>
          <w:rStyle w:val="BookTitle"/>
          <w:rFonts w:asciiTheme="minorHAnsi" w:hAnsiTheme="minorHAnsi" w:cstheme="minorHAnsi"/>
          <w:b w:val="0"/>
          <w:bCs w:val="0"/>
          <w:color w:val="000000"/>
          <w:sz w:val="28"/>
          <w:szCs w:val="28"/>
        </w:rPr>
        <w:br/>
        <w:t>pūrve sabe janmilena īśvara-ājñāya</w:t>
      </w:r>
    </w:p>
    <w:p w14:paraId="57049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candraśekhara, jagadīśa, gopīnātha</w:t>
      </w:r>
      <w:r w:rsidRPr="00790008">
        <w:rPr>
          <w:rStyle w:val="BookTitle"/>
          <w:rFonts w:asciiTheme="minorHAnsi" w:hAnsiTheme="minorHAnsi" w:cstheme="minorHAnsi"/>
          <w:b w:val="0"/>
          <w:bCs w:val="0"/>
          <w:color w:val="000000"/>
          <w:sz w:val="28"/>
          <w:szCs w:val="28"/>
        </w:rPr>
        <w:br/>
        <w:t>śrīmān, murāri, śrī garuḍa, gaṅgādāsa</w:t>
      </w:r>
    </w:p>
    <w:p w14:paraId="6420BE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other devotees lived incognito in Nadia. By the will of the Lord, Śrī Candraśekhara, Jagadīśa, Gopīnātha, Śrīmān Paṇḍita, Murāri Gupta, Śrī Garuḍa Paṇḍita, and Gaṅgādāsa all took birth before the Lord.</w:t>
      </w:r>
    </w:p>
    <w:p w14:paraId="5DFD8DE1" w14:textId="784402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nigūḍhe</w:t>
      </w:r>
      <w:r w:rsidRPr="00790008">
        <w:rPr>
          <w:rStyle w:val="BookTitle"/>
          <w:rFonts w:asciiTheme="minorHAnsi" w:hAnsiTheme="minorHAnsi" w:cstheme="minorHAnsi"/>
          <w:b w:val="0"/>
          <w:bCs w:val="0"/>
          <w:color w:val="000000"/>
          <w:sz w:val="28"/>
          <w:szCs w:val="28"/>
        </w:rPr>
        <w:t xml:space="preserve"> means “most secretively” or “incognito.”</w:t>
      </w:r>
    </w:p>
    <w:p w14:paraId="6338C8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Jagadīśa is described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(192) as follows: “Śrī Jagadīśa and Hiraṇya previously appeared as the wives of the yajñic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Vraja. The Lord asked for the grains they offered to Viṣṇu on the day of Ekādaśī.”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(143) also says: “Candrahāsa, the expert dancer and knower of the mellows of Vraja, has now appeared as Śrī Jagadīśa Paṇḍita.” A description of Śrīmān Mahāprabhu’s eating the grains offered to Viṣṇu on Ekādaśī at the house of Hiraṇya and Jagadīśa is found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Four, and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11.30 and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14.39). It is also stated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(5.736): “Śrī Nityānanda Prabhu with His associates are the life and wealth of the most effulgent Śrī Jagadīśa Paṇḍita.”</w:t>
      </w:r>
    </w:p>
    <w:p w14:paraId="1472C4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Gopīnātha Ācārya was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companion of the Lord at Navadvīpa. He was the brother-in-law (sister’s husband) of Sārvabhauma Bhaṭṭācārya.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(178): The </w:t>
      </w:r>
      <w:r w:rsidRPr="00790008">
        <w:rPr>
          <w:rStyle w:val="BookTitle"/>
          <w:rFonts w:asciiTheme="minorHAnsi" w:hAnsiTheme="minorHAnsi" w:cstheme="minorHAnsi"/>
          <w:b w:val="0"/>
          <w:bCs w:val="0"/>
          <w:i/>
          <w:iCs/>
          <w:color w:val="000000"/>
          <w:sz w:val="28"/>
          <w:szCs w:val="28"/>
        </w:rPr>
        <w:t>prāṇa-sakhī gopī</w:t>
      </w:r>
      <w:r w:rsidRPr="00790008">
        <w:rPr>
          <w:rStyle w:val="BookTitle"/>
          <w:rFonts w:asciiTheme="minorHAnsi" w:hAnsiTheme="minorHAnsi" w:cstheme="minorHAnsi"/>
          <w:b w:val="0"/>
          <w:bCs w:val="0"/>
          <w:color w:val="000000"/>
          <w:sz w:val="28"/>
          <w:szCs w:val="28"/>
        </w:rPr>
        <w:t xml:space="preserve"> Ratnāvalī of Vraja has now appeared as the most pure Gopīnātha Ācārya.” According to the opinion of others, he was an incarnation of Brahmā.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(75) states: “Lord Brahmā, the Lord of the universe and one of the </w:t>
      </w:r>
      <w:r w:rsidRPr="00790008">
        <w:rPr>
          <w:rStyle w:val="BookTitle"/>
          <w:rFonts w:asciiTheme="minorHAnsi" w:hAnsiTheme="minorHAnsi" w:cstheme="minorHAnsi"/>
          <w:b w:val="0"/>
          <w:bCs w:val="0"/>
          <w:i/>
          <w:iCs/>
          <w:color w:val="000000"/>
          <w:sz w:val="28"/>
          <w:szCs w:val="28"/>
        </w:rPr>
        <w:t>nava-vyūhas</w:t>
      </w:r>
      <w:r w:rsidRPr="00790008">
        <w:rPr>
          <w:rStyle w:val="BookTitle"/>
          <w:rFonts w:asciiTheme="minorHAnsi" w:hAnsiTheme="minorHAnsi" w:cstheme="minorHAnsi"/>
          <w:b w:val="0"/>
          <w:bCs w:val="0"/>
          <w:color w:val="000000"/>
          <w:sz w:val="28"/>
          <w:szCs w:val="28"/>
        </w:rPr>
        <w:t xml:space="preserve">, has appeared as Śrī Gopīnātha Ācārya.” It is also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10.130): “There was Sārvabhauma Bhaṭṭācārya, one of the biggest branches of the tree of the Lord, and his sister’s husband, Śrī Gopīnātha Ācārya.”</w:t>
      </w:r>
    </w:p>
    <w:p w14:paraId="11F9B4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śrīmān</w:t>
      </w:r>
      <w:r w:rsidRPr="00790008">
        <w:rPr>
          <w:rStyle w:val="BookTitle"/>
          <w:rFonts w:asciiTheme="minorHAnsi" w:hAnsiTheme="minorHAnsi" w:cstheme="minorHAnsi"/>
          <w:b w:val="0"/>
          <w:bCs w:val="0"/>
          <w:color w:val="000000"/>
          <w:sz w:val="28"/>
          <w:szCs w:val="28"/>
        </w:rPr>
        <w:t xml:space="preserve"> refers to Śrīmān Paṇḍita, a resident of Navadvīpa and participant in the Lord’s inauguration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At the time of the Lord’s dancing in the mood of Devī, he held a torch. It is stated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lastRenderedPageBreak/>
        <w:t>Madhya-khaṇḍa</w:t>
      </w:r>
      <w:r w:rsidRPr="00790008">
        <w:rPr>
          <w:rStyle w:val="BookTitle"/>
          <w:rFonts w:asciiTheme="minorHAnsi" w:hAnsiTheme="minorHAnsi" w:cstheme="minorHAnsi"/>
          <w:b w:val="0"/>
          <w:bCs w:val="0"/>
          <w:color w:val="000000"/>
          <w:sz w:val="28"/>
          <w:szCs w:val="28"/>
        </w:rPr>
        <w:t xml:space="preserve">, Chapter Eighteen: “All the beelike devotees happily watched as the lionlike Lord Gaura danced in the mood of Durgā. Śrīmān Paṇḍita held a torch in front of the Lord.”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10.37) it is stated: “The fifteenth branch was Śrīmān Paṇḍita, who was a constant servitor of Lord Caitanya Mahāprabhu. He used to carry a torch while the Lord danced.”</w:t>
      </w:r>
    </w:p>
    <w:p w14:paraId="337C5B0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Garuḍa Paṇḍita was a resident of Navadvīpa and an associate of the Lord. It is stated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Antya-khaṇḍa </w:t>
      </w:r>
      <w:del w:id="67" w:author="your servant" w:date="2020-06-29T15:13:00Z">
        <w:r w:rsidRPr="00790008" w:rsidDel="00E16862">
          <w:rPr>
            <w:rStyle w:val="BookTitle"/>
            <w:rFonts w:asciiTheme="minorHAnsi" w:hAnsiTheme="minorHAnsi" w:cstheme="minorHAnsi"/>
            <w:b w:val="0"/>
            <w:bCs w:val="0"/>
            <w:color w:val="000000"/>
            <w:sz w:val="28"/>
            <w:szCs w:val="28"/>
          </w:rPr>
          <w:delText xml:space="preserve"> </w:delText>
        </w:r>
      </w:del>
      <w:r w:rsidRPr="00790008">
        <w:rPr>
          <w:rStyle w:val="BookTitle"/>
          <w:rFonts w:asciiTheme="minorHAnsi" w:hAnsiTheme="minorHAnsi" w:cstheme="minorHAnsi"/>
          <w:b w:val="0"/>
          <w:bCs w:val="0"/>
          <w:color w:val="000000"/>
          <w:sz w:val="28"/>
          <w:szCs w:val="28"/>
        </w:rPr>
        <w:t xml:space="preserve">8.34): “As Śrī Garuḍa Paṇḍita traveled in ecstasy, the poison of a snake had no effect on him due to the strength of his chanting the holy name.”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(117): “He who previously appeared as Garuḍa has now appeared as Śrī Garuḍa Paṇḍita.”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10.75) it is stated: “Garuḍa Paṇḍita, the thirty-seventh branch of the tree, always engaged in chanting the auspicious name of the Lord. Because of the strength of this chanting, even the effects of poison could not touch him.”</w:t>
      </w:r>
    </w:p>
    <w:p w14:paraId="44BC86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studied Kalāpa grammar from Gaṅgādāsa Paṇḍita. His residence was at Gaṅgānagara near the Lord’s house.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(53): “Vaśiṣṭha Muni, who was the spiritual master of Lord Rāmacandra, has appeared as Gaṅgādāsa and Sudarśana.” The </w:t>
      </w:r>
      <w:r w:rsidRPr="00790008">
        <w:rPr>
          <w:rStyle w:val="BookTitle"/>
          <w:rFonts w:asciiTheme="minorHAnsi" w:hAnsiTheme="minorHAnsi" w:cstheme="minorHAnsi"/>
          <w:b w:val="0"/>
          <w:bCs w:val="0"/>
          <w:i/>
          <w:iCs/>
          <w:color w:val="000000"/>
          <w:sz w:val="28"/>
          <w:szCs w:val="28"/>
        </w:rPr>
        <w:t xml:space="preserve">Gaura-gaṇoddeśa-dīpikā </w:t>
      </w:r>
      <w:r w:rsidRPr="00790008">
        <w:rPr>
          <w:rStyle w:val="BookTitle"/>
          <w:rFonts w:asciiTheme="minorHAnsi" w:hAnsiTheme="minorHAnsi" w:cstheme="minorHAnsi"/>
          <w:b w:val="0"/>
          <w:bCs w:val="0"/>
          <w:color w:val="000000"/>
          <w:sz w:val="28"/>
          <w:szCs w:val="28"/>
        </w:rPr>
        <w:t xml:space="preserve">(111) also says: “Gaṅgādāsa, who is very dear to the Lord was formerly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esteemed Durvāsā of Nidhuvana.”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10.29): “Paṇḍita Gaṅgādāsa was the eighth dear branch of the tree of Śrī Caitanya Mahāprabhu. One who remembers his activities attains freedom from all bondage.”</w:t>
      </w:r>
    </w:p>
    <w:p w14:paraId="0F83218D" w14:textId="07A39E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2.100</w:t>
      </w:r>
    </w:p>
    <w:p w14:paraId="34AACC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2950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 eke balite haya pustaka-vistāra</w:t>
      </w:r>
      <w:r w:rsidRPr="00790008">
        <w:rPr>
          <w:rStyle w:val="BookTitle"/>
          <w:rFonts w:asciiTheme="minorHAnsi" w:hAnsiTheme="minorHAnsi" w:cstheme="minorHAnsi"/>
          <w:b w:val="0"/>
          <w:bCs w:val="0"/>
          <w:color w:val="000000"/>
          <w:sz w:val="28"/>
          <w:szCs w:val="28"/>
        </w:rPr>
        <w:br/>
        <w:t>kathāra prastāve nāma laiba, jāni yāṅra</w:t>
      </w:r>
    </w:p>
    <w:p w14:paraId="1602ED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listed the names of all the devotees this book would increase in size, so I will mention those names that I know at the appropriate time.</w:t>
      </w:r>
    </w:p>
    <w:p w14:paraId="0899832E" w14:textId="57453B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narrate descriptions of each devotee, then the book will become voluminous. Therefore I will describe only what is known to me at the proper place.”</w:t>
      </w:r>
    </w:p>
    <w:p w14:paraId="044A2813" w14:textId="56C07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2.101</w:t>
      </w:r>
    </w:p>
    <w:p w14:paraId="2BF002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B2B6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sva-dharma-para, sabei udāra</w:t>
      </w:r>
      <w:r w:rsidRPr="00790008">
        <w:rPr>
          <w:rStyle w:val="BookTitle"/>
          <w:rFonts w:asciiTheme="minorHAnsi" w:hAnsiTheme="minorHAnsi" w:cstheme="minorHAnsi"/>
          <w:b w:val="0"/>
          <w:bCs w:val="0"/>
          <w:color w:val="000000"/>
          <w:sz w:val="28"/>
          <w:szCs w:val="28"/>
        </w:rPr>
        <w:br/>
        <w:t>kṛṣṇa-bhakti bai keha nā jānaye āra</w:t>
      </w:r>
    </w:p>
    <w:p w14:paraId="741C6E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these devotees were engaged in their prescribed duties, they were all magnanimous, and they knew nothing other than the devotional service of Lord Kṛṣṇa.</w:t>
      </w:r>
    </w:p>
    <w:p w14:paraId="74A55542" w14:textId="095745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of Śrī Caitanyadeva were as good and as magnanimous as the Lord Himself. They had no interest in the living entities other than engaging them in the service of Kṛṣṇa.</w:t>
      </w:r>
    </w:p>
    <w:p w14:paraId="05C4C7A8" w14:textId="53D775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2.102</w:t>
      </w:r>
    </w:p>
    <w:p w14:paraId="692C23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7B0B3C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kare sabāre bāndhava-vyavahāra</w:t>
      </w:r>
      <w:r w:rsidRPr="00790008">
        <w:rPr>
          <w:rStyle w:val="BookTitle"/>
          <w:rFonts w:asciiTheme="minorHAnsi" w:hAnsiTheme="minorHAnsi" w:cstheme="minorHAnsi"/>
          <w:b w:val="0"/>
          <w:bCs w:val="0"/>
          <w:color w:val="000000"/>
          <w:sz w:val="28"/>
          <w:szCs w:val="28"/>
        </w:rPr>
        <w:br/>
        <w:t>keha kāro nā jānena nija-avatāra</w:t>
      </w:r>
    </w:p>
    <w:p w14:paraId="43506B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had friendly relationships with each other, although they were unaware of each other’s identity.</w:t>
      </w:r>
    </w:p>
    <w:p w14:paraId="12D26ED7" w14:textId="01C37A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Relatives and friends cooperated with the devotees in the service of Lord. Those relatives and friends of the devotees forgot themselves as they developed friendship with the devotees according to their own tastes.</w:t>
      </w:r>
    </w:p>
    <w:p w14:paraId="2DF2D6A5" w14:textId="21FCCB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2.103</w:t>
      </w:r>
    </w:p>
    <w:p w14:paraId="582135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68D8F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viṣṇu-bhakti-śūnya dekhi’ sakala saṁsāra</w:t>
      </w:r>
      <w:r w:rsidRPr="00790008">
        <w:rPr>
          <w:rStyle w:val="BookTitle"/>
          <w:rFonts w:asciiTheme="minorHAnsi" w:hAnsiTheme="minorHAnsi" w:cstheme="minorHAnsi"/>
          <w:b w:val="0"/>
          <w:bCs w:val="0"/>
          <w:color w:val="000000"/>
          <w:sz w:val="28"/>
          <w:szCs w:val="28"/>
        </w:rPr>
        <w:br/>
        <w:t>antare dahaye baḍa citta sabākāra</w:t>
      </w:r>
    </w:p>
    <w:p w14:paraId="1915B5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hearts of these devotees burned on seeing the people of the world devoid of devotion to Lord Viṣṇu.</w:t>
      </w:r>
    </w:p>
    <w:p w14:paraId="3C67893F" w14:textId="7F3B18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hearts burned as they observed the godless mentality of the living entities who were forced to enjoy the fruits of their karma.</w:t>
      </w:r>
    </w:p>
    <w:p w14:paraId="6B090ADA" w14:textId="11543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2.104</w:t>
      </w:r>
    </w:p>
    <w:p w14:paraId="54F24C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13710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kṛṣṇa-kathā śunibeka hena nāhi jana</w:t>
      </w:r>
      <w:r w:rsidRPr="00790008">
        <w:rPr>
          <w:rStyle w:val="BookTitle"/>
          <w:rFonts w:asciiTheme="minorHAnsi" w:hAnsiTheme="minorHAnsi" w:cstheme="minorHAnsi"/>
          <w:b w:val="0"/>
          <w:bCs w:val="0"/>
          <w:color w:val="000000"/>
          <w:sz w:val="28"/>
          <w:szCs w:val="28"/>
        </w:rPr>
        <w:br/>
        <w:t>āpanā-āpani sabe karena kīrtana</w:t>
      </w:r>
    </w:p>
    <w:p w14:paraId="2DD812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they could not find anyone interested in hearing topics of Lord Kṛṣṇa, they would engage in kīrtana by themselves.</w:t>
      </w:r>
    </w:p>
    <w:p w14:paraId="267ABEBE" w14:textId="70E21F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devotees of Gaura did not find anyone interested in hearing the topics of Lord Hari, they happily engaged in congregational chanting of the names of Hari by themselves.</w:t>
      </w:r>
    </w:p>
    <w:p w14:paraId="4DF43891" w14:textId="2237DF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2.105</w:t>
      </w:r>
    </w:p>
    <w:p w14:paraId="2D2AFF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531F4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dui cāri daṇḍa thāki’ advaita-sabhāya</w:t>
      </w:r>
      <w:r w:rsidRPr="00790008">
        <w:rPr>
          <w:rStyle w:val="BookTitle"/>
          <w:rFonts w:asciiTheme="minorHAnsi" w:hAnsiTheme="minorHAnsi" w:cstheme="minorHAnsi"/>
          <w:b w:val="0"/>
          <w:bCs w:val="0"/>
          <w:color w:val="000000"/>
          <w:sz w:val="28"/>
          <w:szCs w:val="28"/>
        </w:rPr>
        <w:br/>
        <w:t>kṛṣṇa-kathā-prasaṅge sakala duḥkha yāya</w:t>
      </w:r>
    </w:p>
    <w:p w14:paraId="7B1DBF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remain together for a couple hours in the house of Advaita Prabhu and mitigate their distress with topics of Kṛṣṇa.</w:t>
      </w:r>
    </w:p>
    <w:p w14:paraId="5FC4C341" w14:textId="5538B2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remained one or two hours in the association of Advaita Prabhu and got relief from their distress by discussing topics of Kṛṣṇa.</w:t>
      </w:r>
    </w:p>
    <w:p w14:paraId="1A8388AE" w14:textId="266DFB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2.106</w:t>
      </w:r>
    </w:p>
    <w:p w14:paraId="431F3C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DB75A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dagdha dekhe sakala saṁsāra bhakta-gaṇa</w:t>
      </w:r>
      <w:r w:rsidRPr="00790008">
        <w:rPr>
          <w:rStyle w:val="BookTitle"/>
          <w:rFonts w:asciiTheme="minorHAnsi" w:hAnsiTheme="minorHAnsi" w:cstheme="minorHAnsi"/>
          <w:b w:val="0"/>
          <w:bCs w:val="0"/>
          <w:color w:val="000000"/>
          <w:sz w:val="28"/>
          <w:szCs w:val="28"/>
        </w:rPr>
        <w:br/>
        <w:t>ālāpera sthāna nāhi, karena krandana</w:t>
      </w:r>
    </w:p>
    <w:p w14:paraId="272DB0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felt that the entire world was burning, and they felt sorry because they could not find anyone to speak with.</w:t>
      </w:r>
    </w:p>
    <w:p w14:paraId="2509C7A3" w14:textId="3F4723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found that discussion of topics not related to Kṛṣṇa was very prominent, so they considered the people of this world who were averse to Kṛṣṇa as unworthy of speaking to. The devotees understood that the ultimate goal of such people was inauspicious, so they felt pity on them and cried.</w:t>
      </w:r>
    </w:p>
    <w:p w14:paraId="033C7416" w14:textId="3D22E2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2.107</w:t>
      </w:r>
    </w:p>
    <w:p w14:paraId="413E28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CEEAB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vaiṣṇava meli’ āpani advait</w:t>
      </w:r>
      <w:commentRangeStart w:id="68"/>
      <w:r w:rsidRPr="00790008">
        <w:rPr>
          <w:rStyle w:val="BookTitle"/>
          <w:rFonts w:asciiTheme="minorHAnsi" w:hAnsiTheme="minorHAnsi" w:cstheme="minorHAnsi"/>
          <w:b w:val="0"/>
          <w:bCs w:val="0"/>
          <w:color w:val="000000"/>
          <w:sz w:val="28"/>
          <w:szCs w:val="28"/>
        </w:rPr>
        <w:t>a</w:t>
      </w:r>
      <w:commentRangeEnd w:id="68"/>
      <w:r w:rsidR="00E16862">
        <w:rPr>
          <w:rStyle w:val="CommentReference"/>
          <w:i w:val="0"/>
          <w:iCs w:val="0"/>
        </w:rPr>
        <w:commentReference w:id="68"/>
      </w:r>
      <w:r w:rsidRPr="00790008">
        <w:rPr>
          <w:rStyle w:val="BookTitle"/>
          <w:rFonts w:asciiTheme="minorHAnsi" w:hAnsiTheme="minorHAnsi" w:cstheme="minorHAnsi"/>
          <w:b w:val="0"/>
          <w:bCs w:val="0"/>
          <w:color w:val="000000"/>
          <w:sz w:val="28"/>
          <w:szCs w:val="28"/>
        </w:rPr>
        <w:br/>
        <w:t>prāṇi-mātra kāre keha nāre bujhāite</w:t>
      </w:r>
    </w:p>
    <w:p w14:paraId="478C5F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along with the other Vaiṣṇavas tried to preach to the people, but they could not understand anything.</w:t>
      </w:r>
    </w:p>
    <w:p w14:paraId="60C69C14" w14:textId="1EC6B1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and the Vaiṣṇavas tried to explain the science of self-realization to the people of this world, but no one could understand them.</w:t>
      </w:r>
    </w:p>
    <w:p w14:paraId="3E5E8F98" w14:textId="2491CA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2.108</w:t>
      </w:r>
    </w:p>
    <w:p w14:paraId="4CB79C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05E976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bhāvi’ advaita karena upavāsa</w:t>
      </w:r>
      <w:r w:rsidRPr="00790008">
        <w:rPr>
          <w:rStyle w:val="BookTitle"/>
          <w:rFonts w:asciiTheme="minorHAnsi" w:hAnsiTheme="minorHAnsi" w:cstheme="minorHAnsi"/>
          <w:b w:val="0"/>
          <w:bCs w:val="0"/>
          <w:color w:val="000000"/>
          <w:sz w:val="28"/>
          <w:szCs w:val="28"/>
        </w:rPr>
        <w:br/>
        <w:t>sakala vaiṣṇava-gaṇe chāḍe dīrgha śvāsa</w:t>
      </w:r>
    </w:p>
    <w:p w14:paraId="31C2E7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distress, Advaita Ācārya began to fast and the Vaiṣṇavas sighed deeply.</w:t>
      </w:r>
    </w:p>
    <w:p w14:paraId="09940DA9" w14:textId="6F3079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people of this world could not understand the importance of hearing topics of Hari, Śrī Advaita Prabhu became afflicted with distress and began to fast. Other devotees were also disappointed and sighed deeply.</w:t>
      </w:r>
    </w:p>
    <w:p w14:paraId="0FDCBEAD" w14:textId="4B3F92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2.109</w:t>
      </w:r>
    </w:p>
    <w:p w14:paraId="228BA1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36849C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’kena vā kṛṣṇera nṛtya, kena vā kīrtana?</w:t>
      </w:r>
      <w:r w:rsidRPr="00790008">
        <w:rPr>
          <w:rStyle w:val="BookTitle"/>
          <w:rFonts w:asciiTheme="minorHAnsi" w:hAnsiTheme="minorHAnsi" w:cstheme="minorHAnsi"/>
          <w:b w:val="0"/>
          <w:bCs w:val="0"/>
          <w:color w:val="000000"/>
          <w:sz w:val="28"/>
          <w:szCs w:val="28"/>
        </w:rPr>
        <w:br/>
        <w:t>kāre vā vaiṣṇava bali’, kibā saṅkīrtana?’</w:t>
      </w:r>
    </w:p>
    <w:p w14:paraId="7BC3E6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did not know why the devotees danced for Kṛṣṇa or chanted His names. They could not understand who was a Vaiṣṇava or what the purpose of saṅkīrtana was.</w:t>
      </w:r>
    </w:p>
    <w:p w14:paraId="45D8D26C" w14:textId="1D2A53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people could not enter into the mysteries of why Śrī Advaita Prabhu danced and chanted, who was a Vaiṣṇava, and what was the purpose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Similarly, ordinary people and fruitive workers are unable to understand the chanting of Kṛṣṇa’s names that is currently practiced by the servants of the Śrī Viśva-vaiṣṇava Rāja-sabhā.</w:t>
      </w:r>
    </w:p>
    <w:p w14:paraId="2A0D56D2" w14:textId="200F8C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2.110</w:t>
      </w:r>
    </w:p>
    <w:p w14:paraId="5CC88B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61712D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nāhi jāne loka dhana-putra-āśe</w:t>
      </w:r>
      <w:r w:rsidRPr="00790008">
        <w:rPr>
          <w:rStyle w:val="BookTitle"/>
          <w:rFonts w:asciiTheme="minorHAnsi" w:hAnsiTheme="minorHAnsi" w:cstheme="minorHAnsi"/>
          <w:b w:val="0"/>
          <w:bCs w:val="0"/>
          <w:color w:val="000000"/>
          <w:sz w:val="28"/>
          <w:szCs w:val="28"/>
        </w:rPr>
        <w:br/>
        <w:t>sakala pāṣaṇḍī meli’ vaiṣṇavere hāse</w:t>
      </w:r>
    </w:p>
    <w:p w14:paraId="7F64F4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could not understand any of these things because their hearts were filled with desires for wealth and children. All the atheists would laugh at the Vaiṣṇavas.</w:t>
      </w:r>
    </w:p>
    <w:p w14:paraId="718C1CD2" w14:textId="257E75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materialists consider wealth and children the only purpose of life, they can neither recognize pure Vaiṣṇavas nor understand the purpose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They are struck with wonder on seeing the activities of the Vaiṣṇavas, but they are unable to understand the actual purpose behind those activities and simply taunt and laugh at them.</w:t>
      </w:r>
    </w:p>
    <w:p w14:paraId="273AA120" w14:textId="0CDCC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2.111</w:t>
      </w:r>
    </w:p>
    <w:p w14:paraId="0F4404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495F55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 bhāi śrīvāsa miliyā nija-ghare</w:t>
      </w:r>
      <w:r w:rsidRPr="00790008">
        <w:rPr>
          <w:rStyle w:val="BookTitle"/>
          <w:rFonts w:asciiTheme="minorHAnsi" w:hAnsiTheme="minorHAnsi" w:cstheme="minorHAnsi"/>
          <w:b w:val="0"/>
          <w:bCs w:val="0"/>
          <w:color w:val="000000"/>
          <w:sz w:val="28"/>
          <w:szCs w:val="28"/>
        </w:rPr>
        <w:br/>
        <w:t>niśā haile hari-nāma gāya uccaiḥ-svare</w:t>
      </w:r>
    </w:p>
    <w:p w14:paraId="76E18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evening Śrīvāsa Paṇḍita and his three brothers would loudly chant the names of Hari in their house.</w:t>
      </w:r>
    </w:p>
    <w:p w14:paraId="7C11F085" w14:textId="5F0FA9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night, the four brothers headed by Śrīvāsa loudly chanted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in Śrīvāsa’s courtyard.</w:t>
      </w:r>
    </w:p>
    <w:p w14:paraId="57452B8E" w14:textId="0810D1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2.112</w:t>
      </w:r>
    </w:p>
    <w:p w14:paraId="13A4CF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551255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pāṣaṇḍī bole,—’haila pramāda</w:t>
      </w:r>
      <w:r w:rsidRPr="00790008">
        <w:rPr>
          <w:rStyle w:val="BookTitle"/>
          <w:rFonts w:asciiTheme="minorHAnsi" w:hAnsiTheme="minorHAnsi" w:cstheme="minorHAnsi"/>
          <w:b w:val="0"/>
          <w:bCs w:val="0"/>
          <w:color w:val="000000"/>
          <w:sz w:val="28"/>
          <w:szCs w:val="28"/>
        </w:rPr>
        <w:br/>
        <w:t>e brāhmaṇa karibeka grāmera utsāda</w:t>
      </w:r>
    </w:p>
    <w:p w14:paraId="00B051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 hearing this chanting, the atheists would remark, “What madness! This brāhmaṇa, Śrīvāsa, will ruin this village.</w:t>
      </w:r>
    </w:p>
    <w:p w14:paraId="21F8F105" w14:textId="43FDF517" w:rsidR="00594D06" w:rsidRDefault="00594D06" w:rsidP="00FB48CC">
      <w:pPr>
        <w:spacing w:before="0"/>
        <w:ind w:firstLine="0"/>
        <w:rPr>
          <w:ins w:id="69" w:author="your servant" w:date="2024-01-12T11:41:00Z"/>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envious of the Vaiṣṇavas became bewildered on seeing Śrīvāsa’s activities. They feared that by chanting the names of Hari, which deliver one from material life, all the living entities would be delivered. Therefore all the opulences and beauty of the village would be destroyed by such chanting. The word </w:t>
      </w:r>
      <w:r w:rsidRPr="00790008">
        <w:rPr>
          <w:rStyle w:val="BookTitle"/>
          <w:rFonts w:asciiTheme="minorHAnsi" w:hAnsiTheme="minorHAnsi" w:cstheme="minorHAnsi"/>
          <w:b w:val="0"/>
          <w:bCs w:val="0"/>
          <w:i/>
          <w:iCs/>
          <w:color w:val="000000"/>
          <w:sz w:val="28"/>
          <w:szCs w:val="28"/>
        </w:rPr>
        <w:t>e brāhmaṇa</w:t>
      </w:r>
      <w:r w:rsidRPr="00790008">
        <w:rPr>
          <w:rStyle w:val="BookTitle"/>
          <w:rFonts w:asciiTheme="minorHAnsi" w:hAnsiTheme="minorHAnsi" w:cstheme="minorHAnsi"/>
          <w:b w:val="0"/>
          <w:bCs w:val="0"/>
          <w:color w:val="000000"/>
          <w:sz w:val="28"/>
          <w:szCs w:val="28"/>
        </w:rPr>
        <w:t xml:space="preserve"> refers to Śrīvāsa Ṭhākura.</w:t>
      </w:r>
    </w:p>
    <w:p w14:paraId="086FC449" w14:textId="21678B11" w:rsidR="00E236AC" w:rsidRPr="00E236AC" w:rsidRDefault="00E236AC" w:rsidP="00E236AC">
      <w:pPr>
        <w:pStyle w:val="VerseNumber"/>
        <w:spacing w:after="86"/>
        <w:rPr>
          <w:rStyle w:val="BookTitle"/>
          <w:rFonts w:asciiTheme="minorHAnsi" w:hAnsiTheme="minorHAnsi" w:cstheme="minorHAnsi"/>
          <w:b w:val="0"/>
          <w:bCs w:val="0"/>
          <w:vanish w:val="0"/>
          <w:color w:val="008000"/>
          <w:sz w:val="20"/>
          <w:szCs w:val="20"/>
        </w:rPr>
      </w:pPr>
      <w:ins w:id="70" w:author="your servant" w:date="2024-01-12T11:42: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w:t>
        </w:r>
        <w:r>
          <w:rPr>
            <w:rStyle w:val="BookTitle"/>
            <w:rFonts w:asciiTheme="minorHAnsi" w:hAnsiTheme="minorHAnsi" w:cstheme="minorHAnsi"/>
            <w:b w:val="0"/>
            <w:bCs w:val="0"/>
            <w:vanish w:val="0"/>
            <w:color w:val="008000"/>
            <w:sz w:val="20"/>
            <w:szCs w:val="20"/>
          </w:rPr>
          <w:t>3</w:t>
        </w:r>
      </w:ins>
    </w:p>
    <w:p w14:paraId="664302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05B710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mahā-tīvra narapati yavana ihāra</w:t>
      </w:r>
      <w:r w:rsidRPr="00790008">
        <w:rPr>
          <w:rStyle w:val="BookTitle"/>
          <w:rFonts w:asciiTheme="minorHAnsi" w:hAnsiTheme="minorHAnsi" w:cstheme="minorHAnsi"/>
          <w:b w:val="0"/>
          <w:bCs w:val="0"/>
          <w:color w:val="000000"/>
          <w:sz w:val="28"/>
          <w:szCs w:val="28"/>
        </w:rPr>
        <w:br/>
        <w:t>e ākhyāna śunile pramāda nadīyāra’</w:t>
      </w:r>
    </w:p>
    <w:p w14:paraId="740DE4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Mohammedan King is very cruel by nature. If he hears about this </w:t>
      </w:r>
      <w:r w:rsidRPr="005F7C4A">
        <w:rPr>
          <w:rStyle w:val="BookTitle"/>
          <w:rFonts w:asciiTheme="minorHAnsi" w:hAnsiTheme="minorHAnsi" w:cstheme="minorHAnsi"/>
          <w:b/>
          <w:bCs/>
          <w:color w:val="800000"/>
          <w:sz w:val="28"/>
          <w:szCs w:val="28"/>
          <w:rPrChange w:id="71" w:author="your servant" w:date="2020-07-01T11:06:00Z">
            <w:rPr>
              <w:rStyle w:val="BookTitle"/>
              <w:rFonts w:asciiTheme="minorHAnsi" w:hAnsiTheme="minorHAnsi" w:cstheme="minorHAnsi"/>
              <w:b/>
              <w:bCs/>
              <w:color w:val="000000"/>
              <w:sz w:val="28"/>
              <w:szCs w:val="28"/>
            </w:rPr>
          </w:rPrChange>
        </w:rPr>
        <w:t>kīrtana</w:t>
      </w:r>
      <w:r w:rsidRPr="00790008">
        <w:rPr>
          <w:rStyle w:val="BookTitle"/>
          <w:rFonts w:asciiTheme="minorHAnsi" w:hAnsiTheme="minorHAnsi" w:cstheme="minorHAnsi"/>
          <w:b/>
          <w:bCs/>
          <w:color w:val="800000"/>
          <w:sz w:val="28"/>
          <w:szCs w:val="28"/>
        </w:rPr>
        <w:t>, the whole district will suffer.”</w:t>
      </w:r>
    </w:p>
    <w:p w14:paraId="452A9431" w14:textId="073AC1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mahā-tīvra</w:t>
      </w:r>
      <w:r w:rsidRPr="00790008">
        <w:rPr>
          <w:rStyle w:val="BookTitle"/>
          <w:rFonts w:asciiTheme="minorHAnsi" w:hAnsiTheme="minorHAnsi" w:cstheme="minorHAnsi"/>
          <w:b w:val="0"/>
          <w:bCs w:val="0"/>
          <w:color w:val="000000"/>
          <w:sz w:val="28"/>
          <w:szCs w:val="28"/>
        </w:rPr>
        <w:t xml:space="preserve"> means “very violent” or “formidable.”</w:t>
      </w:r>
    </w:p>
    <w:p w14:paraId="0D84034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yavana narapati</w:t>
      </w:r>
      <w:r w:rsidRPr="00790008">
        <w:rPr>
          <w:rStyle w:val="BookTitle"/>
          <w:rFonts w:asciiTheme="minorHAnsi" w:hAnsiTheme="minorHAnsi" w:cstheme="minorHAnsi"/>
          <w:b w:val="0"/>
          <w:bCs w:val="0"/>
          <w:color w:val="000000"/>
          <w:sz w:val="28"/>
          <w:szCs w:val="28"/>
        </w:rPr>
        <w:t xml:space="preserve"> refers to the Lodi and Sayed dynasty kings and their subordinates, who were the administrators of Bengal. If such administrators, who were envious of devotional service, heard about the strong introduction and preaching of day and night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Navadvīpa, the capitol of Bengal, they would oppress and torture the citizens.</w:t>
      </w:r>
    </w:p>
    <w:p w14:paraId="1C7E8EB7" w14:textId="380CD9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2.114</w:t>
      </w:r>
    </w:p>
    <w:p w14:paraId="3E35C6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05166D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 brāhmaṇe ei grāma haite</w:t>
      </w:r>
      <w:r w:rsidRPr="00790008">
        <w:rPr>
          <w:rStyle w:val="BookTitle"/>
          <w:rFonts w:asciiTheme="minorHAnsi" w:hAnsiTheme="minorHAnsi" w:cstheme="minorHAnsi"/>
          <w:b w:val="0"/>
          <w:bCs w:val="0"/>
          <w:color w:val="000000"/>
          <w:sz w:val="28"/>
          <w:szCs w:val="28"/>
        </w:rPr>
        <w:br/>
        <w:t>ghara bhāṇgi’ ghucāiyā phelāimu srote</w:t>
      </w:r>
    </w:p>
    <w:p w14:paraId="1DFE28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“I’ll drive this brāhmaṇa out of town, break his house, and throw it in the Ganges.</w:t>
      </w:r>
    </w:p>
    <w:p w14:paraId="21B5DFDE" w14:textId="5406A5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people considered, “In order to drive Śrīvāsa Paṇḍita out of this village, we will break his house and throw it in the Ganges.”</w:t>
      </w:r>
    </w:p>
    <w:p w14:paraId="5959FFC5" w14:textId="6E4A37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2.115</w:t>
      </w:r>
    </w:p>
    <w:p w14:paraId="6CB604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85157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vāmune ghucāile grāmera maṅgala</w:t>
      </w:r>
      <w:r w:rsidRPr="00790008">
        <w:rPr>
          <w:rStyle w:val="BookTitle"/>
          <w:rFonts w:asciiTheme="minorHAnsi" w:hAnsiTheme="minorHAnsi" w:cstheme="minorHAnsi"/>
          <w:b w:val="0"/>
          <w:bCs w:val="0"/>
          <w:color w:val="000000"/>
          <w:sz w:val="28"/>
          <w:szCs w:val="28"/>
        </w:rPr>
        <w:br/>
        <w:t>anyathā yavane grāma karibe karala’</w:t>
      </w:r>
    </w:p>
    <w:p w14:paraId="38FF87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get rid of this brāhmaṇa, then it will be good for the village. Otherwise the Yavanas will take over the town.”</w:t>
      </w:r>
    </w:p>
    <w:p w14:paraId="4B996826" w14:textId="3A71C0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we can drive Śrīvāsa out of the capitol, then the town will prosper. If Śrīvāsa </w:t>
      </w:r>
      <w:r w:rsidRPr="00790008">
        <w:rPr>
          <w:rStyle w:val="BookTitle"/>
          <w:rFonts w:asciiTheme="minorHAnsi" w:hAnsiTheme="minorHAnsi" w:cstheme="minorHAnsi"/>
          <w:b w:val="0"/>
          <w:bCs w:val="0"/>
          <w:color w:val="000000"/>
          <w:sz w:val="28"/>
          <w:szCs w:val="28"/>
        </w:rPr>
        <w:lastRenderedPageBreak/>
        <w:t>remains here, the Mohammedan King will destroy the villagers’ peace and happiness.”</w:t>
      </w:r>
    </w:p>
    <w:p w14:paraId="573D5FA2" w14:textId="5645A1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2.116</w:t>
      </w:r>
    </w:p>
    <w:p w14:paraId="688A9D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D25D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bole yata pāṣaṇḍīra gaṇa</w:t>
      </w:r>
      <w:r w:rsidRPr="00790008">
        <w:rPr>
          <w:rStyle w:val="BookTitle"/>
          <w:rFonts w:asciiTheme="minorHAnsi" w:hAnsiTheme="minorHAnsi" w:cstheme="minorHAnsi"/>
          <w:b w:val="0"/>
          <w:bCs w:val="0"/>
          <w:color w:val="000000"/>
          <w:sz w:val="28"/>
          <w:szCs w:val="28"/>
        </w:rPr>
        <w:br/>
        <w:t>śuni’ kṛṣṇa bali’ kānde bhāgavata-gaṇa</w:t>
      </w:r>
    </w:p>
    <w:p w14:paraId="69B39671" w14:textId="738E17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atheists speak in this way, the devotees began to cry and chant Kṛṣṇa’s name.</w:t>
      </w:r>
    </w:p>
    <w:p w14:paraId="299F61CA" w14:textId="1B80CF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2.117</w:t>
      </w:r>
    </w:p>
    <w:p w14:paraId="62775C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4BF903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advaita krodhe agni-hena jvale</w:t>
      </w:r>
      <w:r w:rsidRPr="00790008">
        <w:rPr>
          <w:rStyle w:val="BookTitle"/>
          <w:rFonts w:asciiTheme="minorHAnsi" w:hAnsiTheme="minorHAnsi" w:cstheme="minorHAnsi"/>
          <w:b w:val="0"/>
          <w:bCs w:val="0"/>
          <w:color w:val="000000"/>
          <w:sz w:val="28"/>
          <w:szCs w:val="28"/>
        </w:rPr>
        <w:br/>
      </w:r>
      <w:commentRangeStart w:id="72"/>
      <w:r w:rsidRPr="00790008">
        <w:rPr>
          <w:rStyle w:val="BookTitle"/>
          <w:rFonts w:asciiTheme="minorHAnsi" w:hAnsiTheme="minorHAnsi" w:cstheme="minorHAnsi"/>
          <w:b w:val="0"/>
          <w:bCs w:val="0"/>
          <w:color w:val="000000"/>
          <w:sz w:val="28"/>
          <w:szCs w:val="28"/>
        </w:rPr>
        <w:t xml:space="preserve">digambara </w:t>
      </w:r>
      <w:commentRangeEnd w:id="72"/>
      <w:r w:rsidR="005F7C4A">
        <w:rPr>
          <w:rStyle w:val="CommentReference"/>
          <w:i w:val="0"/>
          <w:iCs w:val="0"/>
        </w:rPr>
        <w:commentReference w:id="72"/>
      </w:r>
      <w:r w:rsidRPr="00790008">
        <w:rPr>
          <w:rStyle w:val="BookTitle"/>
          <w:rFonts w:asciiTheme="minorHAnsi" w:hAnsiTheme="minorHAnsi" w:cstheme="minorHAnsi"/>
          <w:b w:val="0"/>
          <w:bCs w:val="0"/>
          <w:color w:val="000000"/>
          <w:sz w:val="28"/>
          <w:szCs w:val="28"/>
        </w:rPr>
        <w:t>hai’ sarva-vaiṣṇavere bole</w:t>
      </w:r>
    </w:p>
    <w:p w14:paraId="24D6E6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Advaita Ācārya heard these things, He became as angry as fire. Neglecting whether He was dressed properly, He spoke to all the Vaiṣṇavas.</w:t>
      </w:r>
    </w:p>
    <w:p w14:paraId="4487ABF6" w14:textId="3DFCC3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became angry like fire on hearing the words of those who were envious of the Vaiṣṇavas. Neglecting His dress, He spoke to the Vaiṣṇavas.</w:t>
      </w:r>
    </w:p>
    <w:p w14:paraId="23DCD981" w14:textId="54F3D3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2.118-119</w:t>
      </w:r>
    </w:p>
    <w:p w14:paraId="6A90FB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118-119</w:t>
      </w:r>
    </w:p>
    <w:p w14:paraId="570310A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śrīnivāsa, gaṅgādāsa, śuklāmbara</w:t>
      </w:r>
      <w:r w:rsidRPr="00790008">
        <w:rPr>
          <w:rStyle w:val="BookTitle"/>
          <w:rFonts w:asciiTheme="minorHAnsi" w:hAnsiTheme="minorHAnsi" w:cstheme="minorHAnsi"/>
          <w:b w:val="0"/>
          <w:bCs w:val="0"/>
          <w:color w:val="000000"/>
          <w:sz w:val="28"/>
          <w:szCs w:val="28"/>
        </w:rPr>
        <w:br/>
        <w:t>karāiba kṛṣṇe sarva-nayana-gocara</w:t>
      </w:r>
    </w:p>
    <w:p w14:paraId="12502C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 uddhāribe kṛṣṇa āpane āsiyā</w:t>
      </w:r>
      <w:r w:rsidRPr="00790008">
        <w:rPr>
          <w:rStyle w:val="BookTitle"/>
          <w:rFonts w:asciiTheme="minorHAnsi" w:hAnsiTheme="minorHAnsi" w:cstheme="minorHAnsi"/>
          <w:b w:val="0"/>
          <w:bCs w:val="0"/>
          <w:color w:val="000000"/>
          <w:sz w:val="28"/>
          <w:szCs w:val="28"/>
        </w:rPr>
        <w:br/>
        <w:t>bujhāibe kṛṣṇa-bhakti tomā-sabā laiyā</w:t>
      </w:r>
    </w:p>
    <w:p w14:paraId="4162D67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Śrīvāsa, Gaṅgādāsa, and Śuklāmbara! I will make Kṛṣṇa descend for all to see. He will personally come and deliver one and all by preaching devotional service with your help.</w:t>
      </w:r>
    </w:p>
    <w:p w14:paraId="6F59D35E" w14:textId="6357FB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said, “O Śuklāmbara! O Gaṅgādāsa! O Śrīvāsa! Please listen. The people of this world are misguided due to a lack of Kṛṣṇa consciousness. I will bring Śrī Kṛṣṇa and show everyone. Śrī Kṛṣṇa will personally appear and deliver everyone. Along with devotees like yourselves, He will deliver everyone by teaching them the necessity of devotional service.</w:t>
      </w:r>
    </w:p>
    <w:p w14:paraId="640EB2DC" w14:textId="367D74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2.120</w:t>
      </w:r>
    </w:p>
    <w:p w14:paraId="22F089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103E7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nāhi pāroṅ, tabe ei deha haite</w:t>
      </w:r>
      <w:r w:rsidRPr="00790008">
        <w:rPr>
          <w:rStyle w:val="BookTitle"/>
          <w:rFonts w:asciiTheme="minorHAnsi" w:hAnsiTheme="minorHAnsi" w:cstheme="minorHAnsi"/>
          <w:b w:val="0"/>
          <w:bCs w:val="0"/>
          <w:color w:val="000000"/>
          <w:sz w:val="28"/>
          <w:szCs w:val="28"/>
        </w:rPr>
        <w:br/>
        <w:t>prakāśiyā cāri-bhuja, cakra laimu hāte</w:t>
      </w:r>
    </w:p>
    <w:p w14:paraId="6A22A3B7" w14:textId="28D6B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“If I fail to do this, then I will manifest four arms and take up My disc.</w:t>
      </w:r>
    </w:p>
    <w:p w14:paraId="4DEFA541" w14:textId="747AE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2.121</w:t>
      </w:r>
    </w:p>
    <w:p w14:paraId="7DA39F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6BF91E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pāṣaṇḍīre kāṭiyā karimu skandha nāśa</w:t>
      </w:r>
      <w:r w:rsidRPr="00790008">
        <w:rPr>
          <w:rStyle w:val="BookTitle"/>
          <w:rFonts w:asciiTheme="minorHAnsi" w:hAnsiTheme="minorHAnsi" w:cstheme="minorHAnsi"/>
          <w:b w:val="0"/>
          <w:bCs w:val="0"/>
          <w:color w:val="000000"/>
          <w:sz w:val="28"/>
          <w:szCs w:val="28"/>
        </w:rPr>
        <w:br/>
        <w:t>tabe kṛṣṇa—prabhu mora, muñi—tāṅra dāsa’</w:t>
      </w:r>
    </w:p>
    <w:p w14:paraId="1B8B0F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sever the heads of the atheists, and then it will be confirmed that Kṛṣṇa is My Lord and I am His servant.”</w:t>
      </w:r>
    </w:p>
    <w:p w14:paraId="1A7557CE" w14:textId="07CB41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am unable to bring the Supreme Lord to preach the process of worshiping Kṛṣṇa, then I will manifest four arms from this body and sever the heads of the atheists with My conchshell, disc, club, and lotus flower. If I can do this, then I will know that Śrī Kṛṣṇa is My Lord and I am His worthy servant.”</w:t>
      </w:r>
    </w:p>
    <w:p w14:paraId="22B62D9D" w14:textId="3BE8C3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2.122</w:t>
      </w:r>
    </w:p>
    <w:p w14:paraId="4200A7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03D0CC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advaita balena anukṣaṇa</w:t>
      </w:r>
      <w:r w:rsidRPr="00790008">
        <w:rPr>
          <w:rStyle w:val="BookTitle"/>
          <w:rFonts w:asciiTheme="minorHAnsi" w:hAnsiTheme="minorHAnsi" w:cstheme="minorHAnsi"/>
          <w:b w:val="0"/>
          <w:bCs w:val="0"/>
          <w:color w:val="000000"/>
          <w:sz w:val="28"/>
          <w:szCs w:val="28"/>
        </w:rPr>
        <w:br/>
        <w:t>saṅkalpa kariyā pūje kṛṣṇera caraṇa</w:t>
      </w:r>
    </w:p>
    <w:p w14:paraId="527FBA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Advaita Ācārya constantly worshiped the lotus feet of Kṛṣṇa with great determination.</w:t>
      </w:r>
    </w:p>
    <w:p w14:paraId="4B54558C" w14:textId="40D8A6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saṅkalpa kariyā</w:t>
      </w:r>
      <w:r w:rsidRPr="00790008">
        <w:rPr>
          <w:rStyle w:val="BookTitle"/>
          <w:rFonts w:asciiTheme="minorHAnsi" w:hAnsiTheme="minorHAnsi" w:cstheme="minorHAnsi"/>
          <w:b w:val="0"/>
          <w:bCs w:val="0"/>
          <w:color w:val="000000"/>
          <w:sz w:val="28"/>
          <w:szCs w:val="28"/>
        </w:rPr>
        <w:t xml:space="preserve"> mean “with a determined and unwavering heart.”</w:t>
      </w:r>
    </w:p>
    <w:p w14:paraId="7D62B28C" w14:textId="3C078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2.123</w:t>
      </w:r>
    </w:p>
    <w:p w14:paraId="4E68AB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4BB660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bhakta-saba niravadhi eka-citta haiyā</w:t>
      </w:r>
      <w:r w:rsidRPr="00790008">
        <w:rPr>
          <w:rStyle w:val="BookTitle"/>
          <w:rFonts w:asciiTheme="minorHAnsi" w:hAnsiTheme="minorHAnsi" w:cstheme="minorHAnsi"/>
          <w:b w:val="0"/>
          <w:bCs w:val="0"/>
          <w:color w:val="000000"/>
          <w:sz w:val="28"/>
          <w:szCs w:val="28"/>
        </w:rPr>
        <w:br/>
        <w:t>pūje kṛṣṇa-pāda-padma krandana kariyā</w:t>
      </w:r>
    </w:p>
    <w:p w14:paraId="76825555" w14:textId="7C4A5B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 devotees also shed tears as they all constantly worshiped Kṛṣṇa with fixed determination.</w:t>
      </w:r>
    </w:p>
    <w:p w14:paraId="0110A5A8" w14:textId="75650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2.124</w:t>
      </w:r>
    </w:p>
    <w:p w14:paraId="76AFC7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29B375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bhrame bhāgavata-gaṇa</w:t>
      </w:r>
      <w:r w:rsidRPr="00790008">
        <w:rPr>
          <w:rStyle w:val="BookTitle"/>
          <w:rFonts w:asciiTheme="minorHAnsi" w:hAnsiTheme="minorHAnsi" w:cstheme="minorHAnsi"/>
          <w:b w:val="0"/>
          <w:bCs w:val="0"/>
          <w:color w:val="000000"/>
          <w:sz w:val="28"/>
          <w:szCs w:val="28"/>
        </w:rPr>
        <w:br/>
        <w:t>kothāo nā śune bhakti-yogera kathana</w:t>
      </w:r>
    </w:p>
    <w:p w14:paraId="0A9FF3A6" w14:textId="2E9F20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wandered through Navadvīpa, they never heard any topics concerning devotional service.</w:t>
      </w:r>
    </w:p>
    <w:p w14:paraId="3552F0CF" w14:textId="70A910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2.125</w:t>
      </w:r>
    </w:p>
    <w:p w14:paraId="49ED16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D814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duḥkhe cāhe nija-śarīra eḍite</w:t>
      </w:r>
      <w:r w:rsidRPr="00790008">
        <w:rPr>
          <w:rStyle w:val="BookTitle"/>
          <w:rFonts w:asciiTheme="minorHAnsi" w:hAnsiTheme="minorHAnsi" w:cstheme="minorHAnsi"/>
          <w:b w:val="0"/>
          <w:bCs w:val="0"/>
          <w:color w:val="000000"/>
          <w:sz w:val="28"/>
          <w:szCs w:val="28"/>
        </w:rPr>
        <w:br/>
        <w:t>keha ’kṛṣṇa’ bali’ svāsa chāḍaye kāndite</w:t>
      </w:r>
    </w:p>
    <w:p w14:paraId="022984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the people’s pathetic condition, some of the devotees wanted to give up their bodies, while other devotees sighed deeply as they called out the name of Kṛṣṇa and cried.</w:t>
      </w:r>
    </w:p>
    <w:p w14:paraId="16699331" w14:textId="092597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desired to give up their bodies out of distress for the living entities of that time who had no inclination for serving the Lord. They displayed compassion for the living entities by crying, sighing heavily, and fasting. Seeing the behavior of people who were averse to Kṛṣṇa, the devotees’ hearts were afflicted with distress.</w:t>
      </w:r>
    </w:p>
    <w:p w14:paraId="6B406F34" w14:textId="0C8902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2.126</w:t>
      </w:r>
    </w:p>
    <w:p w14:paraId="21F704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79364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anna bhāla-mate kāro nā rucaye mukhe</w:t>
      </w:r>
      <w:r w:rsidRPr="00790008">
        <w:rPr>
          <w:rStyle w:val="BookTitle"/>
          <w:rFonts w:asciiTheme="minorHAnsi" w:hAnsiTheme="minorHAnsi" w:cstheme="minorHAnsi"/>
          <w:b w:val="0"/>
          <w:bCs w:val="0"/>
          <w:color w:val="000000"/>
          <w:sz w:val="28"/>
          <w:szCs w:val="28"/>
        </w:rPr>
        <w:br/>
        <w:t>jagatera vyavahāra dekhi’ pāya duḥkhe</w:t>
      </w:r>
    </w:p>
    <w:p w14:paraId="10D0176D" w14:textId="54504C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became so unhappy by seeing people’s behavior that they lost their desire to eat.</w:t>
      </w:r>
    </w:p>
    <w:p w14:paraId="1A1F7DC7" w14:textId="7C1BB3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2.127</w:t>
      </w:r>
    </w:p>
    <w:p w14:paraId="4528F2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24EBCF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chāḍilena bhakta-gaṇa sarva upabhoga</w:t>
      </w:r>
      <w:r w:rsidRPr="00790008">
        <w:rPr>
          <w:rStyle w:val="BookTitle"/>
          <w:rFonts w:asciiTheme="minorHAnsi" w:hAnsiTheme="minorHAnsi" w:cstheme="minorHAnsi"/>
          <w:b w:val="0"/>
          <w:bCs w:val="0"/>
          <w:color w:val="000000"/>
          <w:sz w:val="28"/>
          <w:szCs w:val="28"/>
        </w:rPr>
        <w:br/>
        <w:t>avataribāre prabhu karilā udyoga</w:t>
      </w:r>
    </w:p>
    <w:p w14:paraId="5C6D9D5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gave up all material comforts, the Supreme Lord prepared to advent.</w:t>
      </w:r>
    </w:p>
    <w:p w14:paraId="44DFB314" w14:textId="0DDFC3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the devotees anticipated the Lord’s appearance, they refrained from all forms of material happiness and enjoyment. The Supreme Lord prepared to advent as His heart melted with compassion for the devotees’ distress.</w:t>
      </w:r>
    </w:p>
    <w:p w14:paraId="54E5F097" w14:textId="6980DA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2.128</w:t>
      </w:r>
    </w:p>
    <w:p w14:paraId="144BA1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2CB08B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īśvara-ājñāya āge śrī-ananta-dhāma</w:t>
      </w:r>
      <w:r w:rsidRPr="00790008">
        <w:rPr>
          <w:rStyle w:val="BookTitle"/>
          <w:rFonts w:asciiTheme="minorHAnsi" w:hAnsiTheme="minorHAnsi" w:cstheme="minorHAnsi"/>
          <w:b w:val="0"/>
          <w:bCs w:val="0"/>
          <w:color w:val="000000"/>
          <w:sz w:val="28"/>
          <w:szCs w:val="28"/>
        </w:rPr>
        <w:br/>
        <w:t>rāḍhe avatīrṇa hailā nityānanda-rāma</w:t>
      </w:r>
    </w:p>
    <w:p w14:paraId="73635B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order of the Lord, Śrī Nityānanda Rāma, who is nondifferent from Ananta, first appeared in Rāḍha-deśa.</w:t>
      </w:r>
    </w:p>
    <w:p w14:paraId="7437FCDC" w14:textId="743A15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order of the Supreme Personality of Godhead, Śrī Kṛṣṇacandra, Śrī Baladeva, who is nondifferent from Ananta, appeared as Nityānanda Svarūpa in the village of Ekacakra, of Rāḍha-deśa.</w:t>
      </w:r>
    </w:p>
    <w:p w14:paraId="22EC7FB5" w14:textId="24047F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2.129-130</w:t>
      </w:r>
    </w:p>
    <w:p w14:paraId="65EBF8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129-130</w:t>
      </w:r>
    </w:p>
    <w:p w14:paraId="28B982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māgha-māse śuklā-trayodaśī śubha-dine</w:t>
      </w:r>
      <w:r w:rsidRPr="00790008">
        <w:rPr>
          <w:rStyle w:val="BookTitle"/>
          <w:rFonts w:asciiTheme="minorHAnsi" w:hAnsiTheme="minorHAnsi" w:cstheme="minorHAnsi"/>
          <w:b w:val="0"/>
          <w:bCs w:val="0"/>
          <w:color w:val="000000"/>
          <w:sz w:val="28"/>
          <w:szCs w:val="28"/>
        </w:rPr>
        <w:br/>
        <w:t>padmāvatī-garbhe ekacākā-nāma grāme</w:t>
      </w:r>
    </w:p>
    <w:p w14:paraId="0DFD0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hāḍāi-paṇḍita nāme śuddha-vipra-rāja</w:t>
      </w:r>
      <w:r w:rsidRPr="00790008">
        <w:rPr>
          <w:rStyle w:val="BookTitle"/>
          <w:rFonts w:asciiTheme="minorHAnsi" w:hAnsiTheme="minorHAnsi" w:cstheme="minorHAnsi"/>
          <w:b w:val="0"/>
          <w:bCs w:val="0"/>
          <w:color w:val="000000"/>
          <w:sz w:val="28"/>
          <w:szCs w:val="28"/>
        </w:rPr>
        <w:br/>
        <w:t>mūle sarva-pitā tāne kare pitā-vyāja</w:t>
      </w:r>
    </w:p>
    <w:p w14:paraId="32909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appeared from the womb of Padmāvatī in the village of Ekacakra on the auspicious thirteenth day of the waxing moon in the month of Magha. The Lord, who is the original father of everyone, accepted Hāḍāi Paṇḍita, the king of the brāhmaṇas, as His father.</w:t>
      </w:r>
    </w:p>
    <w:p w14:paraId="17800992" w14:textId="45C1B02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Svarūpa appeared as the son of Hāḍāi Paṇḍita, the personification of pure goodness, from the womb of Padmāvatī, the personification of pure goodness, on the thirteenth day of the waxing moon in the month of Magha.</w:t>
      </w:r>
    </w:p>
    <w:p w14:paraId="25FBE67B" w14:textId="0540E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2.131</w:t>
      </w:r>
    </w:p>
    <w:p w14:paraId="4BC5B8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12FDA1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kṛpā-sindhu, bhakti-dātā, prabhu balarāma</w:t>
      </w:r>
      <w:r w:rsidRPr="00790008">
        <w:rPr>
          <w:rStyle w:val="BookTitle"/>
          <w:rFonts w:asciiTheme="minorHAnsi" w:hAnsiTheme="minorHAnsi" w:cstheme="minorHAnsi"/>
          <w:b w:val="0"/>
          <w:bCs w:val="0"/>
          <w:color w:val="000000"/>
          <w:sz w:val="28"/>
          <w:szCs w:val="28"/>
        </w:rPr>
        <w:br/>
        <w:t>avatīrṇa hailā dhari’ nityānanda-nāma</w:t>
      </w:r>
    </w:p>
    <w:p w14:paraId="44A68A60" w14:textId="3E27AB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is an ocean of mercy and the bestower of devotional service. He appeared as Śrī Nityānanda Prabhu.</w:t>
      </w:r>
    </w:p>
    <w:p w14:paraId="44175AE5" w14:textId="57FDDC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2.132</w:t>
      </w:r>
    </w:p>
    <w:p w14:paraId="4F06CA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22767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mahā-jaya-jaya-dhvani, puṣpa-variṣaṇa</w:t>
      </w:r>
      <w:r w:rsidRPr="00790008">
        <w:rPr>
          <w:rStyle w:val="BookTitle"/>
          <w:rFonts w:asciiTheme="minorHAnsi" w:hAnsiTheme="minorHAnsi" w:cstheme="minorHAnsi"/>
          <w:b w:val="0"/>
          <w:bCs w:val="0"/>
          <w:color w:val="000000"/>
          <w:sz w:val="28"/>
          <w:szCs w:val="28"/>
        </w:rPr>
        <w:br/>
        <w:t>saṅgope devatā-gaṇa karilā takhana</w:t>
      </w:r>
    </w:p>
    <w:p w14:paraId="26D95B49" w14:textId="271D829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Invisible to humans, the demigods loudly chanted, “Jaya! Jaya!” and showered flowers.</w:t>
      </w:r>
    </w:p>
    <w:p w14:paraId="7B8FB431" w14:textId="2DA633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2.133</w:t>
      </w:r>
    </w:p>
    <w:p w14:paraId="5300B0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58158D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sei-dina haite rāḍha-maṇḍala sakala</w:t>
      </w:r>
      <w:r w:rsidRPr="00790008">
        <w:rPr>
          <w:rStyle w:val="BookTitle"/>
          <w:rFonts w:asciiTheme="minorHAnsi" w:hAnsiTheme="minorHAnsi" w:cstheme="minorHAnsi"/>
          <w:b w:val="0"/>
          <w:bCs w:val="0"/>
          <w:color w:val="000000"/>
          <w:sz w:val="28"/>
          <w:szCs w:val="28"/>
        </w:rPr>
        <w:br/>
        <w:t>bāḍite lāgila punaḥ punaḥ sumaṅgala</w:t>
      </w:r>
    </w:p>
    <w:p w14:paraId="397AE13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that day on, the district of Rāḍha-deśa became filled with prosperity.</w:t>
      </w:r>
    </w:p>
    <w:p w14:paraId="6F53645B" w14:textId="70604D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appearance of Śrī Nityānanda, the whole of Rāḍha-deśa gradually became filled with auspiciousness.</w:t>
      </w:r>
    </w:p>
    <w:p w14:paraId="6D3DE1E7" w14:textId="535CB6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2.134</w:t>
      </w:r>
    </w:p>
    <w:p w14:paraId="7A105C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6CAD65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 patita-jane nistāra karite</w:t>
      </w:r>
      <w:r w:rsidRPr="00790008">
        <w:rPr>
          <w:rStyle w:val="BookTitle"/>
          <w:rFonts w:asciiTheme="minorHAnsi" w:hAnsiTheme="minorHAnsi" w:cstheme="minorHAnsi"/>
          <w:b w:val="0"/>
          <w:bCs w:val="0"/>
          <w:color w:val="000000"/>
          <w:sz w:val="28"/>
          <w:szCs w:val="28"/>
        </w:rPr>
        <w:br/>
        <w:t>avadhūta-veśa dhari’ bhramilā jagate</w:t>
      </w:r>
    </w:p>
    <w:p w14:paraId="2EE4DB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order to deliver the fallen souls, Nityānanda Prabhu accepted the dress of a mendicant and traveled throughout the world.</w:t>
      </w:r>
    </w:p>
    <w:p w14:paraId="1E357629" w14:textId="3A1E13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deliver the fallen souls, Śrī Nityānanda Prabhu accepted the dress of a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and wandered like a mendicant.</w:t>
      </w:r>
    </w:p>
    <w:p w14:paraId="0402B2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avadhūta-veśa</w:t>
      </w:r>
      <w:r w:rsidRPr="00790008">
        <w:rPr>
          <w:rStyle w:val="BookTitle"/>
          <w:rFonts w:asciiTheme="minorHAnsi" w:hAnsiTheme="minorHAnsi" w:cstheme="minorHAnsi"/>
          <w:b w:val="0"/>
          <w:bCs w:val="0"/>
          <w:color w:val="000000"/>
          <w:sz w:val="28"/>
          <w:szCs w:val="28"/>
        </w:rPr>
        <w:t xml:space="preserve"> indicate accepting the appearance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rather than dressing like a materialist, who is under the control of material sense perception.</w:t>
      </w:r>
    </w:p>
    <w:p w14:paraId="76913263" w14:textId="5EC8F4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2.135</w:t>
      </w:r>
    </w:p>
    <w:p w14:paraId="3B4705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642EE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prakāra hailā hena-mate</w:t>
      </w:r>
      <w:r w:rsidRPr="00790008">
        <w:rPr>
          <w:rStyle w:val="BookTitle"/>
          <w:rFonts w:asciiTheme="minorHAnsi" w:hAnsiTheme="minorHAnsi" w:cstheme="minorHAnsi"/>
          <w:b w:val="0"/>
          <w:bCs w:val="0"/>
          <w:color w:val="000000"/>
          <w:sz w:val="28"/>
          <w:szCs w:val="28"/>
        </w:rPr>
        <w:br/>
        <w:t>ebe śuna,—kṛṣṇa avatarilā yena-mate</w:t>
      </w:r>
    </w:p>
    <w:p w14:paraId="00786D57" w14:textId="5328FB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the description of Lord Ananta’s appearance. Now please hear how Kṛṣṇa made His appearance.</w:t>
      </w:r>
    </w:p>
    <w:p w14:paraId="27075050" w14:textId="1D9C68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2.136</w:t>
      </w:r>
    </w:p>
    <w:p w14:paraId="5EA0DF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78C6BD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jagannātha miśra-vara</w:t>
      </w:r>
      <w:r w:rsidRPr="00790008">
        <w:rPr>
          <w:rStyle w:val="BookTitle"/>
          <w:rFonts w:asciiTheme="minorHAnsi" w:hAnsiTheme="minorHAnsi" w:cstheme="minorHAnsi"/>
          <w:b w:val="0"/>
          <w:bCs w:val="0"/>
          <w:color w:val="000000"/>
          <w:sz w:val="28"/>
          <w:szCs w:val="28"/>
        </w:rPr>
        <w:br/>
        <w:t>vasudeva-prāya teṅho sva-dharme tatpara</w:t>
      </w:r>
    </w:p>
    <w:p w14:paraId="56EA4FB6" w14:textId="30B708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Jagannātha Miśra lived in Navadvīpa. He was just like Vasudeva, and he was expert in following his prescribed duties.</w:t>
      </w:r>
    </w:p>
    <w:p w14:paraId="7600D4D4" w14:textId="28AB96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2.137</w:t>
      </w:r>
    </w:p>
    <w:p w14:paraId="18F1AF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F900E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udāra-caritra teṅho brahmaṇyera sīmā</w:t>
      </w:r>
      <w:r w:rsidRPr="00790008">
        <w:rPr>
          <w:rStyle w:val="BookTitle"/>
          <w:rFonts w:asciiTheme="minorHAnsi" w:hAnsiTheme="minorHAnsi" w:cstheme="minorHAnsi"/>
          <w:b w:val="0"/>
          <w:bCs w:val="0"/>
          <w:color w:val="000000"/>
          <w:sz w:val="28"/>
          <w:szCs w:val="28"/>
        </w:rPr>
        <w:br/>
        <w:t>hena nāhi, yāhā diyā kariba upamā</w:t>
      </w:r>
    </w:p>
    <w:p w14:paraId="19A1C8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was greatly magnanimous and the best of the </w:t>
      </w:r>
      <w:r w:rsidRPr="00EC22A7">
        <w:rPr>
          <w:rStyle w:val="BookTitle"/>
          <w:rFonts w:asciiTheme="minorHAnsi" w:hAnsiTheme="minorHAnsi" w:cstheme="minorHAnsi"/>
          <w:b/>
          <w:bCs/>
          <w:color w:val="800000"/>
          <w:sz w:val="28"/>
          <w:szCs w:val="28"/>
          <w:rPrChange w:id="73" w:author="your servant" w:date="2020-07-01T11:19:00Z">
            <w:rPr>
              <w:rStyle w:val="BookTitle"/>
              <w:rFonts w:asciiTheme="minorHAnsi" w:hAnsiTheme="minorHAnsi" w:cstheme="minorHAnsi"/>
              <w:b/>
              <w:bCs/>
              <w:color w:val="000000"/>
              <w:sz w:val="28"/>
              <w:szCs w:val="28"/>
            </w:rPr>
          </w:rPrChange>
        </w:rPr>
        <w:t>brāhmaṇas</w:t>
      </w:r>
      <w:r w:rsidRPr="00790008">
        <w:rPr>
          <w:rStyle w:val="BookTitle"/>
          <w:rFonts w:asciiTheme="minorHAnsi" w:hAnsiTheme="minorHAnsi" w:cstheme="minorHAnsi"/>
          <w:b/>
          <w:bCs/>
          <w:color w:val="800000"/>
          <w:sz w:val="28"/>
          <w:szCs w:val="28"/>
        </w:rPr>
        <w:t>. Indeed, I can find no comparison to him.</w:t>
      </w:r>
    </w:p>
    <w:p w14:paraId="3E422D46" w14:textId="1CC055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is no comparison with Śrī Jagannātha Miśra’s magnanimous characteristics in this world.</w:t>
      </w:r>
    </w:p>
    <w:p w14:paraId="0BCFA662" w14:textId="0B22EE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2.138</w:t>
      </w:r>
    </w:p>
    <w:p w14:paraId="382EA9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67409D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kaśyapa, daśaratha, vasudeva, nanda</w:t>
      </w:r>
      <w:r w:rsidRPr="00790008">
        <w:rPr>
          <w:rStyle w:val="BookTitle"/>
          <w:rFonts w:asciiTheme="minorHAnsi" w:hAnsiTheme="minorHAnsi" w:cstheme="minorHAnsi"/>
          <w:b w:val="0"/>
          <w:bCs w:val="0"/>
          <w:color w:val="000000"/>
          <w:sz w:val="28"/>
          <w:szCs w:val="28"/>
        </w:rPr>
        <w:br/>
        <w:t>sarva-maya-tattva jagannātha-miśra-candra</w:t>
      </w:r>
    </w:p>
    <w:p w14:paraId="331F6E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good qualities of Kaśyapa, Daśaratha, Vasudeva, and Nanda Mahārāja were found in the person of Jagannātha Miśra.</w:t>
      </w:r>
    </w:p>
    <w:p w14:paraId="2B793A99" w14:textId="6EA7B6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personifications of pure goodness like Kaśyapa Muni, the father of Upendra; </w:t>
      </w:r>
      <w:r w:rsidRPr="00790008">
        <w:rPr>
          <w:rStyle w:val="BookTitle"/>
          <w:rFonts w:asciiTheme="minorHAnsi" w:hAnsiTheme="minorHAnsi" w:cstheme="minorHAnsi"/>
          <w:b w:val="0"/>
          <w:bCs w:val="0"/>
          <w:color w:val="000000"/>
          <w:sz w:val="28"/>
          <w:szCs w:val="28"/>
        </w:rPr>
        <w:lastRenderedPageBreak/>
        <w:t>Daśaratha, the father of Rāmacandra; Vasudeva, the father of Vāsudeva; and Nanda Mahārāja, the father of Vrajendra-nandana, were all simultaneously manifested in the person of Jagannātha Miśra.</w:t>
      </w:r>
    </w:p>
    <w:p w14:paraId="64C9C437" w14:textId="502450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2.139</w:t>
      </w:r>
    </w:p>
    <w:p w14:paraId="2B795A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293CC1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tāṅna patnī śacī-nāma mahā-pati-vratā</w:t>
      </w:r>
      <w:r w:rsidRPr="00790008">
        <w:rPr>
          <w:rStyle w:val="BookTitle"/>
          <w:rFonts w:asciiTheme="minorHAnsi" w:hAnsiTheme="minorHAnsi" w:cstheme="minorHAnsi"/>
          <w:b w:val="0"/>
          <w:bCs w:val="0"/>
          <w:color w:val="000000"/>
          <w:sz w:val="28"/>
          <w:szCs w:val="28"/>
        </w:rPr>
        <w:br/>
        <w:t>mūrti-mati viṣṇu-bhakti sei jagan-mātā</w:t>
      </w:r>
    </w:p>
    <w:p w14:paraId="4F4B2E71" w14:textId="34D9F9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wife was the most chaste Śacīdevī, the universal mother and personification of devotional service to the Supreme Lord.</w:t>
      </w:r>
    </w:p>
    <w:p w14:paraId="12419778" w14:textId="75803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2.140</w:t>
      </w:r>
    </w:p>
    <w:p w14:paraId="795C98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7E5C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bahutara kanyāra haila tirobhāva</w:t>
      </w:r>
      <w:r w:rsidRPr="00790008">
        <w:rPr>
          <w:rStyle w:val="BookTitle"/>
          <w:rFonts w:asciiTheme="minorHAnsi" w:hAnsiTheme="minorHAnsi" w:cstheme="minorHAnsi"/>
          <w:b w:val="0"/>
          <w:bCs w:val="0"/>
          <w:color w:val="000000"/>
          <w:sz w:val="28"/>
          <w:szCs w:val="28"/>
        </w:rPr>
        <w:br/>
        <w:t>sabe eka putra viśvarūpa mahābhāga</w:t>
      </w:r>
    </w:p>
    <w:p w14:paraId="49490C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all her daughters expired, the most fortunate Viśvarūpa appeared as her son.</w:t>
      </w:r>
    </w:p>
    <w:p w14:paraId="6BEE9944" w14:textId="57E362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Before the Lord’s advent, Mother Śacī gave birth to eight daughters, who all expired. Only Śrī Viśvarūpa was present at the time of the Lord’s birth.</w:t>
      </w:r>
    </w:p>
    <w:p w14:paraId="3B7AA876" w14:textId="640CC9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2.141</w:t>
      </w:r>
    </w:p>
    <w:p w14:paraId="6B9D79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5192BD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viśvarūpa-mūrti—yena abhinna-madana</w:t>
      </w:r>
      <w:r w:rsidRPr="00790008">
        <w:rPr>
          <w:rStyle w:val="BookTitle"/>
          <w:rFonts w:asciiTheme="minorHAnsi" w:hAnsiTheme="minorHAnsi" w:cstheme="minorHAnsi"/>
          <w:b w:val="0"/>
          <w:bCs w:val="0"/>
          <w:color w:val="000000"/>
          <w:sz w:val="28"/>
          <w:szCs w:val="28"/>
        </w:rPr>
        <w:br/>
        <w:t>dekhi’ haraṣita dui brāhmaṇī-brāhmaṇa</w:t>
      </w:r>
    </w:p>
    <w:p w14:paraId="469DCD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was as attractive as Cupid personified. His mother and father were jubilant on seeing Him.</w:t>
      </w:r>
    </w:p>
    <w:p w14:paraId="11AF056C" w14:textId="305B896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that Śrī Viśvarūpa was as handsome as Cupid, His father and mother were greatly pleased.</w:t>
      </w:r>
    </w:p>
    <w:p w14:paraId="026FB9B5" w14:textId="40E989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2.142</w:t>
      </w:r>
    </w:p>
    <w:p w14:paraId="133414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B6755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 haite viśvarūpera haila virakti</w:t>
      </w:r>
      <w:r w:rsidRPr="00790008">
        <w:rPr>
          <w:rStyle w:val="BookTitle"/>
          <w:rFonts w:asciiTheme="minorHAnsi" w:hAnsiTheme="minorHAnsi" w:cstheme="minorHAnsi"/>
          <w:b w:val="0"/>
          <w:bCs w:val="0"/>
          <w:color w:val="000000"/>
          <w:sz w:val="28"/>
          <w:szCs w:val="28"/>
        </w:rPr>
        <w:br/>
        <w:t>śaiśabei sakala-śāstrete haila sphūrti</w:t>
      </w:r>
    </w:p>
    <w:p w14:paraId="3930A7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was detached from the time of His birth, and He realized the purport of the scriptures in His very childhood.</w:t>
      </w:r>
    </w:p>
    <w:p w14:paraId="7B4DAF9F" w14:textId="2EE599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the time of His birth, Śrī Viśvarūpa was detached from material enjoyment, which is unrelated with Kṛṣṇa. In His childhood He became expert in all scriptures.</w:t>
      </w:r>
    </w:p>
    <w:p w14:paraId="6E576577" w14:textId="03D392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2.143</w:t>
      </w:r>
    </w:p>
    <w:p w14:paraId="29DC66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143</w:t>
      </w:r>
    </w:p>
    <w:p w14:paraId="69D6E3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viṣṇu-bhakti-śūnya haila sakala saṁsāra</w:t>
      </w:r>
      <w:r w:rsidRPr="00790008">
        <w:rPr>
          <w:rStyle w:val="BookTitle"/>
          <w:rFonts w:asciiTheme="minorHAnsi" w:hAnsiTheme="minorHAnsi" w:cstheme="minorHAnsi"/>
          <w:b w:val="0"/>
          <w:bCs w:val="0"/>
          <w:color w:val="000000"/>
          <w:sz w:val="28"/>
          <w:szCs w:val="28"/>
        </w:rPr>
        <w:br/>
        <w:t>prathama-kalite haila bhaviṣya-ācāra</w:t>
      </w:r>
    </w:p>
    <w:p w14:paraId="44F2CD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entire world became devoid of devotion to Lord Viṣṇu, the future symptoms of Kali began to manifest in the beginning of the age.</w:t>
      </w:r>
    </w:p>
    <w:p w14:paraId="79BFDD8D" w14:textId="1AA19C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sinful activities predicted for the Age of Kali became prominent in the beginning of the age, and the whole world became devoid of the worship of Lord Viṣṇu.</w:t>
      </w:r>
    </w:p>
    <w:p w14:paraId="50A35944" w14:textId="216A4E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2.144-145</w:t>
      </w:r>
    </w:p>
    <w:p w14:paraId="25A467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144-145</w:t>
      </w:r>
    </w:p>
    <w:p w14:paraId="2F119C3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dharma-tirobhāva haile prabhu avatare</w:t>
      </w:r>
      <w:r w:rsidRPr="00790008">
        <w:rPr>
          <w:rStyle w:val="BookTitle"/>
          <w:rFonts w:asciiTheme="minorHAnsi" w:hAnsiTheme="minorHAnsi" w:cstheme="minorHAnsi"/>
          <w:b w:val="0"/>
          <w:bCs w:val="0"/>
          <w:color w:val="000000"/>
          <w:sz w:val="28"/>
          <w:szCs w:val="28"/>
        </w:rPr>
        <w:br/>
        <w:t>’bhakta-saba duḥkha pāya’ jāniyā antare</w:t>
      </w:r>
    </w:p>
    <w:p w14:paraId="3F28DA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gauracandra bhagavān</w:t>
      </w:r>
      <w:r w:rsidRPr="00790008">
        <w:rPr>
          <w:rStyle w:val="BookTitle"/>
          <w:rFonts w:asciiTheme="minorHAnsi" w:hAnsiTheme="minorHAnsi" w:cstheme="minorHAnsi"/>
          <w:b w:val="0"/>
          <w:bCs w:val="0"/>
          <w:color w:val="000000"/>
          <w:sz w:val="28"/>
          <w:szCs w:val="28"/>
        </w:rPr>
        <w:br/>
        <w:t>śacī-jagannātha-dehe hailā adhiṣṭhāna</w:t>
      </w:r>
    </w:p>
    <w:p w14:paraId="31455A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a decline in the practice of religious principles, the Lord incarnates. Knowing that the devotees were in distress, Lord Gauracandra Mahāprabhu appeared in the bodies of Jagannātha Miśra and Śacīdevī.</w:t>
      </w:r>
    </w:p>
    <w:p w14:paraId="61D35C44" w14:textId="31CD6F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there is a decline in religious principles, the merciful Lord and His devotees incarnate in order to reestablish those principles. When Lord Gauracandra saw the miserable condition of His devotees, He appeared in the bodies of Śacī and Jagannātha.</w:t>
      </w:r>
    </w:p>
    <w:p w14:paraId="04877533" w14:textId="72577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2.146</w:t>
      </w:r>
    </w:p>
    <w:p w14:paraId="5BA7C6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5DD38B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jaya-jaya-dhvani haila ananta-vadane</w:t>
      </w:r>
      <w:r w:rsidRPr="00790008">
        <w:rPr>
          <w:rStyle w:val="BookTitle"/>
          <w:rFonts w:asciiTheme="minorHAnsi" w:hAnsiTheme="minorHAnsi" w:cstheme="minorHAnsi"/>
          <w:b w:val="0"/>
          <w:bCs w:val="0"/>
          <w:color w:val="000000"/>
          <w:sz w:val="28"/>
          <w:szCs w:val="28"/>
        </w:rPr>
        <w:br/>
        <w:t>svapna-prāya jagannātha-miśra śacī śune</w:t>
      </w:r>
    </w:p>
    <w:p w14:paraId="1C1F8F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Ananta loudly chanted, “Jaya! Jaya!” Jagannātha Miśra and Śacīdevī heard this sound vibration as if it were a dream.</w:t>
      </w:r>
    </w:p>
    <w:p w14:paraId="6020090A" w14:textId="4CA2C9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Anantadeva, the servant of the Supreme Lord, began to glorify the Lord with His innumerable mouths. Śrī Jagannātha and Śacī heard His chanting as if it were a dream.</w:t>
      </w:r>
    </w:p>
    <w:p w14:paraId="4807A331" w14:textId="16E66F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2.147</w:t>
      </w:r>
    </w:p>
    <w:p w14:paraId="680C71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5CB0D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mahā-tejo-mūrtimanta haila dui-jane</w:t>
      </w:r>
      <w:r w:rsidRPr="00790008">
        <w:rPr>
          <w:rStyle w:val="BookTitle"/>
          <w:rFonts w:asciiTheme="minorHAnsi" w:hAnsiTheme="minorHAnsi" w:cstheme="minorHAnsi"/>
          <w:b w:val="0"/>
          <w:bCs w:val="0"/>
          <w:color w:val="000000"/>
          <w:sz w:val="28"/>
          <w:szCs w:val="28"/>
        </w:rPr>
        <w:br/>
        <w:t>tathāpiha lakhite nā pāre anya-jane</w:t>
      </w:r>
    </w:p>
    <w:p w14:paraId="04845EBC" w14:textId="17899F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Both husband and wife manifested brilliant spiritual effulgence, which common people could not perceive.</w:t>
      </w:r>
    </w:p>
    <w:p w14:paraId="6532FE21" w14:textId="5B21CC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2.148</w:t>
      </w:r>
    </w:p>
    <w:p w14:paraId="704C1B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DF3C5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avatīrṇa haibena īśvara jāniyā</w:t>
      </w:r>
      <w:r w:rsidRPr="00790008">
        <w:rPr>
          <w:rStyle w:val="BookTitle"/>
          <w:rFonts w:asciiTheme="minorHAnsi" w:hAnsiTheme="minorHAnsi" w:cstheme="minorHAnsi"/>
          <w:b w:val="0"/>
          <w:bCs w:val="0"/>
          <w:color w:val="000000"/>
          <w:sz w:val="28"/>
          <w:szCs w:val="28"/>
        </w:rPr>
        <w:br/>
        <w:t>brahmā-śiva-ādi stuti karena āsiyā</w:t>
      </w:r>
    </w:p>
    <w:p w14:paraId="2C849C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Supreme Lord would appear, personalities like Lord Brahmā and Lord Śiva came to offer prayers.</w:t>
      </w:r>
    </w:p>
    <w:p w14:paraId="43653908" w14:textId="01C638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(11.5.33-34) Karabhājana Muni, one of the nine Yogendras, narrated to Nimi Mahārāja as follows: “My dear Lord, You are the Mahā-puruṣa, the Supreme Personality of Godhead, and I worship Your lotus feet, which are the only eternal object of meditation. Those feet destroy the embarrassing conditions of material life and freely award the greatest desire of the soul, the attainment of pure love of Godhead. My dear Lord, Your lotus feet are the shelter of all holy places and of all saintly authorities in the line of devotional service and are honored by powerful demigods like Lord Śiva and Lord Brahmā. My Lord, You are so kind that You willingly protect all those who simply bow down to You with respect, and thus You mercifully relieve all the distress of Your servants. In conclusion, my Lord, Your lotus feet are actually the suitable boat for crossing over the ocean of birth and death, and therefore even Lord Brahmā and Lord Śiva seek shelter at Your lotus feet.</w:t>
      </w:r>
    </w:p>
    <w:p w14:paraId="1D49B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Mahā-puruṣa, I worship Your lotus feet. You gave up the association of the goddess of fortune and all her opulence, which is most difficult to renounce and is hankered after by even the great demigods. Being the most faithful follower of the path of religion, You thus left for the forest in obedience to a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curse. Out of sheer mercifulness You chased after the fallen conditioned souls, who are always in pursuit of the false enjoyment of illusion, and at the same time engaged in searching out Your own desired object, Lord Śyāmasundara.”</w:t>
      </w:r>
    </w:p>
    <w:p w14:paraId="2F39297A" w14:textId="7256C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2.149</w:t>
      </w:r>
    </w:p>
    <w:p w14:paraId="3EF8FE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0FF29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ati-mahā-veda-gopya e-sakala kathā</w:t>
      </w:r>
      <w:r w:rsidRPr="00790008">
        <w:rPr>
          <w:rStyle w:val="BookTitle"/>
          <w:rFonts w:asciiTheme="minorHAnsi" w:hAnsiTheme="minorHAnsi" w:cstheme="minorHAnsi"/>
          <w:b w:val="0"/>
          <w:bCs w:val="0"/>
          <w:color w:val="000000"/>
          <w:sz w:val="28"/>
          <w:szCs w:val="28"/>
        </w:rPr>
        <w:br/>
        <w:t>ihāte sandeha kichu nāhika sarvathā</w:t>
      </w:r>
    </w:p>
    <w:p w14:paraId="5F0F2EBD" w14:textId="6BDC6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these topics are unknown through the Vedas. Of this there is no doubt.</w:t>
      </w:r>
    </w:p>
    <w:p w14:paraId="6480E306" w14:textId="1FB701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2.150</w:t>
      </w:r>
    </w:p>
    <w:p w14:paraId="3F9239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B60F6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bhakti kari’ brahmādi-devera śuna stuti</w:t>
      </w:r>
      <w:r w:rsidRPr="00790008">
        <w:rPr>
          <w:rStyle w:val="BookTitle"/>
          <w:rFonts w:asciiTheme="minorHAnsi" w:hAnsiTheme="minorHAnsi" w:cstheme="minorHAnsi"/>
          <w:b w:val="0"/>
          <w:bCs w:val="0"/>
          <w:color w:val="000000"/>
          <w:sz w:val="28"/>
          <w:szCs w:val="28"/>
        </w:rPr>
        <w:br/>
        <w:t>ye gopya-śravaṇe haya kṛṣṇe rati-mati</w:t>
      </w:r>
    </w:p>
    <w:p w14:paraId="4A3695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with devotion the prayers offered by the demigods headed by Brahmā. By hearing these prayers, one’s mind becomes attached to Kṛṣṇa.</w:t>
      </w:r>
    </w:p>
    <w:p w14:paraId="3E8267D4" w14:textId="766CE2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one hears the most confidential prayers offered to Śrī Gaurasundara by the demigods, headed by Lord Brahmā, one’s attachment for Kṛṣṇa will certainly increase.</w:t>
      </w:r>
    </w:p>
    <w:p w14:paraId="2BD5FC5E" w14:textId="1AD92C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2.151</w:t>
      </w:r>
    </w:p>
    <w:p w14:paraId="4B3F7F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023F6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janaka sabāra</w:t>
      </w:r>
      <w:r w:rsidRPr="00790008">
        <w:rPr>
          <w:rStyle w:val="BookTitle"/>
          <w:rFonts w:asciiTheme="minorHAnsi" w:hAnsiTheme="minorHAnsi" w:cstheme="minorHAnsi"/>
          <w:b w:val="0"/>
          <w:bCs w:val="0"/>
          <w:color w:val="000000"/>
          <w:sz w:val="28"/>
          <w:szCs w:val="28"/>
        </w:rPr>
        <w:br/>
        <w:t>jaya jaya saṅkīrtana-hetu avatāra</w:t>
      </w:r>
    </w:p>
    <w:p w14:paraId="12E70C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Śrīmān Mahāprabhu, the father of all living entities. All glories to the Supreme Lord, who has incarnated to inaugurate the saṅkīrtana movement.</w:t>
      </w:r>
    </w:p>
    <w:p w14:paraId="73EEB2B3" w14:textId="2B1655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mahāprabhu</w:t>
      </w:r>
      <w:r w:rsidRPr="00790008">
        <w:rPr>
          <w:rStyle w:val="BookTitle"/>
          <w:rFonts w:asciiTheme="minorHAnsi" w:hAnsiTheme="minorHAnsi" w:cstheme="minorHAnsi"/>
          <w:b w:val="0"/>
          <w:bCs w:val="0"/>
          <w:color w:val="000000"/>
          <w:sz w:val="28"/>
          <w:szCs w:val="28"/>
        </w:rPr>
        <w:t xml:space="preserve"> refers to He who is directly Kṛṣṇacandra and therefore the cause of all causes. He appeared along with His associates in order to deliver the conditioned souls and perform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with them.</w:t>
      </w:r>
    </w:p>
    <w:p w14:paraId="274A651B" w14:textId="658760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2.152</w:t>
      </w:r>
    </w:p>
    <w:p w14:paraId="6C157B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21875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veda-dharma-sādhu-vipra-pāla</w:t>
      </w:r>
      <w:r w:rsidRPr="00790008">
        <w:rPr>
          <w:rStyle w:val="BookTitle"/>
          <w:rFonts w:asciiTheme="minorHAnsi" w:hAnsiTheme="minorHAnsi" w:cstheme="minorHAnsi"/>
          <w:b w:val="0"/>
          <w:bCs w:val="0"/>
          <w:color w:val="000000"/>
          <w:sz w:val="28"/>
          <w:szCs w:val="28"/>
        </w:rPr>
        <w:br/>
        <w:t>jaya jaya abhakta-damana-mahākāla</w:t>
      </w:r>
    </w:p>
    <w:p w14:paraId="3B6C8D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protector of Vedic principles, saintly persons, and brāhmaṇas. All glories to the personification of time, which destroys the nondevotees.</w:t>
      </w:r>
    </w:p>
    <w:p w14:paraId="13CCC42E" w14:textId="44C7AE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(1.3.16), Śrī Madhvācārya quotes the following verse from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“He is the Lord, the maintainer, controller, and protector of all universes. He is Lord Viṣṇu.”</w:t>
      </w:r>
    </w:p>
    <w:p w14:paraId="318EE7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Kṛṣṇa completed His pastimes in this world, the Vedic religious principles, saintly persons,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were bereft of shelter and fell down. Śrī Gaurasundara destroyed the non-Vedic philosophies of Buddhism, Jainism, and the logicians’ path of argument and thus protected the prestige of Vedic religious principles, saintly persons,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Śrī Gaurasundara is like the personification of death, Yamarāja, for the nondevotees, such as persons with material desires, fruitive workers, and speculators.</w:t>
      </w:r>
    </w:p>
    <w:p w14:paraId="5246FEEB" w14:textId="7A55C3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2.153</w:t>
      </w:r>
    </w:p>
    <w:p w14:paraId="08AE66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9BF53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jaya jaya sarva-satya-maya-kalevara</w:t>
      </w:r>
      <w:r w:rsidRPr="00790008">
        <w:rPr>
          <w:rStyle w:val="BookTitle"/>
          <w:rFonts w:asciiTheme="minorHAnsi" w:hAnsiTheme="minorHAnsi" w:cstheme="minorHAnsi"/>
          <w:b w:val="0"/>
          <w:bCs w:val="0"/>
          <w:color w:val="000000"/>
          <w:sz w:val="28"/>
          <w:szCs w:val="28"/>
        </w:rPr>
        <w:br/>
        <w:t>jaya jaya icchā-maya mahā-maheśvara</w:t>
      </w:r>
    </w:p>
    <w:p w14:paraId="23F104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who possesses a pure spiritual body. All glories to the fully independent Supreme Personality of Godhead.</w:t>
      </w:r>
    </w:p>
    <w:p w14:paraId="549C47E0" w14:textId="4E86C9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body of Śrī Gaurasundara is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All glories to that fully independent personality who is the Lord of lords.</w:t>
      </w:r>
    </w:p>
    <w:p w14:paraId="0A7E35C5" w14:textId="75928C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2.154</w:t>
      </w:r>
    </w:p>
    <w:p w14:paraId="26E16E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9BABA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tumi—ananta-koṭi-brahmāṇḍera vāsa</w:t>
      </w:r>
      <w:r w:rsidRPr="00790008">
        <w:rPr>
          <w:rStyle w:val="BookTitle"/>
          <w:rFonts w:asciiTheme="minorHAnsi" w:hAnsiTheme="minorHAnsi" w:cstheme="minorHAnsi"/>
          <w:b w:val="0"/>
          <w:bCs w:val="0"/>
          <w:color w:val="000000"/>
          <w:sz w:val="28"/>
          <w:szCs w:val="28"/>
        </w:rPr>
        <w:br/>
        <w:t>se tumi śrī-śacī-garbhe karilā prakāśa</w:t>
      </w:r>
    </w:p>
    <w:p w14:paraId="5BC9A663" w14:textId="7BFD26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shelter of innumerable universes, yet You have entered the womb of mother Śacīdevī.</w:t>
      </w:r>
    </w:p>
    <w:p w14:paraId="6200F87B" w14:textId="7F654C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2.155</w:t>
      </w:r>
    </w:p>
    <w:p w14:paraId="5A4982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7D4ED7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ye icchā, ke bujhite tāra pātra?</w:t>
      </w:r>
      <w:r w:rsidRPr="00790008">
        <w:rPr>
          <w:rStyle w:val="BookTitle"/>
          <w:rFonts w:asciiTheme="minorHAnsi" w:hAnsiTheme="minorHAnsi" w:cstheme="minorHAnsi"/>
          <w:b w:val="0"/>
          <w:bCs w:val="0"/>
          <w:color w:val="000000"/>
          <w:sz w:val="28"/>
          <w:szCs w:val="28"/>
        </w:rPr>
        <w:br/>
        <w:t>sṛṣṭi, sthiti, pralaya—tomāra līlā-mātra</w:t>
      </w:r>
    </w:p>
    <w:p w14:paraId="2365AAAE" w14:textId="4BA468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Your supreme will? Creation, maintenance, and annihilation are simply part of Your pastimes.</w:t>
      </w:r>
    </w:p>
    <w:p w14:paraId="0E51A65D" w14:textId="07F6DF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2.156</w:t>
      </w:r>
    </w:p>
    <w:p w14:paraId="6D67E6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FBFDB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saṁsāra yāṅra icchāya saṁhāre</w:t>
      </w:r>
      <w:r w:rsidRPr="00790008">
        <w:rPr>
          <w:rStyle w:val="BookTitle"/>
          <w:rFonts w:asciiTheme="minorHAnsi" w:hAnsiTheme="minorHAnsi" w:cstheme="minorHAnsi"/>
          <w:b w:val="0"/>
          <w:bCs w:val="0"/>
          <w:color w:val="000000"/>
          <w:sz w:val="28"/>
          <w:szCs w:val="28"/>
        </w:rPr>
        <w:br/>
        <w:t>se ki kaṁsa-rāvaṇa vadhite vākye nāre?</w:t>
      </w:r>
    </w:p>
    <w:p w14:paraId="4DB3BC61" w14:textId="54BADD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one who destroys the entire creation simply by His desire, can He not kill Rāvaṇa or Kaṁsa simply by giving an order?</w:t>
      </w:r>
    </w:p>
    <w:p w14:paraId="034EA8CA" w14:textId="749F9D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2.157</w:t>
      </w:r>
    </w:p>
    <w:p w14:paraId="7BADEE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4EE89E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daśaratha-vasudeva-ghare</w:t>
      </w:r>
      <w:r w:rsidRPr="00790008">
        <w:rPr>
          <w:rStyle w:val="BookTitle"/>
          <w:rFonts w:asciiTheme="minorHAnsi" w:hAnsiTheme="minorHAnsi" w:cstheme="minorHAnsi"/>
          <w:b w:val="0"/>
          <w:bCs w:val="0"/>
          <w:color w:val="000000"/>
          <w:sz w:val="28"/>
          <w:szCs w:val="28"/>
        </w:rPr>
        <w:br/>
        <w:t>avatīrṇa haiyā vadhilā tā-sabāre</w:t>
      </w:r>
    </w:p>
    <w:p w14:paraId="3CDBC5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He appeared in the house of Daśaratha and Vasudeva in order to kill them.</w:t>
      </w:r>
    </w:p>
    <w:p w14:paraId="63DB8279" w14:textId="70425C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offering prayers to the Lord in the womb, the demigods also prayed, “O moonlike personality. You have appeared in the oceanlike womb of Śacī, yet You are the shelter of innumerable universes.”</w:t>
      </w:r>
    </w:p>
    <w:p w14:paraId="77293E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fully independent and able to destroy the entire universe, so simply by </w:t>
      </w:r>
      <w:r w:rsidRPr="00790008">
        <w:rPr>
          <w:rStyle w:val="BookTitle"/>
          <w:rFonts w:asciiTheme="minorHAnsi" w:hAnsiTheme="minorHAnsi" w:cstheme="minorHAnsi"/>
          <w:b w:val="0"/>
          <w:bCs w:val="0"/>
          <w:color w:val="000000"/>
          <w:sz w:val="28"/>
          <w:szCs w:val="28"/>
        </w:rPr>
        <w:lastRenderedPageBreak/>
        <w:t>His will demons like Kaṁsa and Rāvaṇa who are averse to Lord Viṣṇu can be killed by a gesture. Nevertheless, as part of His pastimes, He appeared in the home of Daśaratha and sportingly killed Rāvaṇa, and He appeared in the home of Vasudeva and sportingly killed Kaṁsa.</w:t>
      </w:r>
    </w:p>
    <w:p w14:paraId="045A9544" w14:textId="569AE1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2.158</w:t>
      </w:r>
    </w:p>
    <w:p w14:paraId="221D09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4EF086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ke bujhe, prabhu, tomāra kāraṇa?</w:t>
      </w:r>
      <w:r w:rsidRPr="00790008">
        <w:rPr>
          <w:rStyle w:val="BookTitle"/>
          <w:rFonts w:asciiTheme="minorHAnsi" w:hAnsiTheme="minorHAnsi" w:cstheme="minorHAnsi"/>
          <w:b w:val="0"/>
          <w:bCs w:val="0"/>
          <w:color w:val="000000"/>
          <w:sz w:val="28"/>
          <w:szCs w:val="28"/>
        </w:rPr>
        <w:br/>
        <w:t>āpani se jāna tumi āpanāra mana</w:t>
      </w:r>
    </w:p>
    <w:p w14:paraId="14FF17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my Lord, who can understand the cause of Your appearance other than You Yourself?</w:t>
      </w:r>
    </w:p>
    <w:p w14:paraId="2A111FBA" w14:textId="5647A12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(3.19) states: </w:t>
      </w:r>
      <w:r w:rsidRPr="00790008">
        <w:rPr>
          <w:rStyle w:val="BookTitle"/>
          <w:rFonts w:asciiTheme="minorHAnsi" w:hAnsiTheme="minorHAnsi" w:cstheme="minorHAnsi"/>
          <w:b w:val="0"/>
          <w:bCs w:val="0"/>
          <w:i/>
          <w:iCs/>
          <w:color w:val="000000"/>
          <w:sz w:val="28"/>
          <w:szCs w:val="28"/>
        </w:rPr>
        <w:t>sa vetti vedyaṁ na ca tasya vettā</w:t>
      </w:r>
      <w:r w:rsidRPr="00790008">
        <w:rPr>
          <w:rStyle w:val="BookTitle"/>
          <w:rFonts w:asciiTheme="minorHAnsi" w:hAnsiTheme="minorHAnsi" w:cstheme="minorHAnsi"/>
          <w:b w:val="0"/>
          <w:bCs w:val="0"/>
          <w:color w:val="000000"/>
          <w:sz w:val="28"/>
          <w:szCs w:val="28"/>
        </w:rPr>
        <w:t>—“He knows everyone, yet no one knows Him.” Without understanding the purport of this verse, persons whose hearts are attached to false arguments cannot understand the fact that the Lord incarnates according to His own sweet will. In order to bewilder such persons by Your illusory energy, You remain fully independent and beyond the purview of their mental speculation.</w:t>
      </w:r>
    </w:p>
    <w:p w14:paraId="6DFAF1C4" w14:textId="1142B6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2.159</w:t>
      </w:r>
    </w:p>
    <w:p w14:paraId="4F19EC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6F83B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ājñāya eka eka sevake tomāra</w:t>
      </w:r>
      <w:r w:rsidRPr="00790008">
        <w:rPr>
          <w:rStyle w:val="BookTitle"/>
          <w:rFonts w:asciiTheme="minorHAnsi" w:hAnsiTheme="minorHAnsi" w:cstheme="minorHAnsi"/>
          <w:b w:val="0"/>
          <w:bCs w:val="0"/>
          <w:color w:val="000000"/>
          <w:sz w:val="28"/>
          <w:szCs w:val="28"/>
        </w:rPr>
        <w:br/>
        <w:t>ananta brahmāṇḍa pāre karite uddhāra</w:t>
      </w:r>
    </w:p>
    <w:p w14:paraId="3E1772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Your order, each one of Your servants can deliver innumerable universes.</w:t>
      </w:r>
    </w:p>
    <w:p w14:paraId="5F756891" w14:textId="1935C0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Vaiṣṇava poet Śrī Devakīnanda Dāsa has sung:] </w:t>
      </w:r>
      <w:r w:rsidRPr="00790008">
        <w:rPr>
          <w:rStyle w:val="BookTitle"/>
          <w:rFonts w:asciiTheme="minorHAnsi" w:hAnsiTheme="minorHAnsi" w:cstheme="minorHAnsi"/>
          <w:b w:val="0"/>
          <w:bCs w:val="0"/>
          <w:i/>
          <w:iCs/>
          <w:color w:val="000000"/>
          <w:sz w:val="28"/>
          <w:szCs w:val="28"/>
        </w:rPr>
        <w:t>brahmāṇḍa tārite śakti dhare jane jane</w:t>
      </w:r>
      <w:r w:rsidRPr="00790008">
        <w:rPr>
          <w:rStyle w:val="BookTitle"/>
          <w:rFonts w:asciiTheme="minorHAnsi" w:hAnsiTheme="minorHAnsi" w:cstheme="minorHAnsi"/>
          <w:b w:val="0"/>
          <w:bCs w:val="0"/>
          <w:color w:val="000000"/>
          <w:sz w:val="28"/>
          <w:szCs w:val="28"/>
        </w:rPr>
        <w:t>—“Each and every one of the devotees of Lord Śrī Caitanya Mahāprabhu can deliver the entire universe.”</w:t>
      </w:r>
    </w:p>
    <w:p w14:paraId="36395DF0" w14:textId="213612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2.160</w:t>
      </w:r>
    </w:p>
    <w:p w14:paraId="51D5A3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D374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tumi se āpane avatari’</w:t>
      </w:r>
      <w:r w:rsidRPr="00790008">
        <w:rPr>
          <w:rStyle w:val="BookTitle"/>
          <w:rFonts w:asciiTheme="minorHAnsi" w:hAnsiTheme="minorHAnsi" w:cstheme="minorHAnsi"/>
          <w:b w:val="0"/>
          <w:bCs w:val="0"/>
          <w:color w:val="000000"/>
          <w:sz w:val="28"/>
          <w:szCs w:val="28"/>
        </w:rPr>
        <w:br/>
        <w:t>sarva-dharma bujhāo pṛthivī dhanya kari’</w:t>
      </w:r>
    </w:p>
    <w:p w14:paraId="29D1EE7A" w14:textId="6C0B01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You incarnate Yourself to teach religious principles to all and thus make the earth glorious.</w:t>
      </w:r>
    </w:p>
    <w:p w14:paraId="75B6826D" w14:textId="3B09F5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2.161</w:t>
      </w:r>
    </w:p>
    <w:p w14:paraId="75B694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43975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satya-yuge tumi, prabhu, śubhra varṇa dhari’</w:t>
      </w:r>
      <w:r w:rsidRPr="00790008">
        <w:rPr>
          <w:rStyle w:val="BookTitle"/>
          <w:rFonts w:asciiTheme="minorHAnsi" w:hAnsiTheme="minorHAnsi" w:cstheme="minorHAnsi"/>
          <w:b w:val="0"/>
          <w:bCs w:val="0"/>
          <w:color w:val="000000"/>
          <w:sz w:val="28"/>
          <w:szCs w:val="28"/>
        </w:rPr>
        <w:br/>
        <w:t>tapo-dharma bujhāo āpane tapa kari’</w:t>
      </w:r>
    </w:p>
    <w:p w14:paraId="7194FF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 my Lord, in Satya-yuga You have appeared with a white complexion to preach the principles of austerity by Your personal example.</w:t>
      </w:r>
    </w:p>
    <w:p w14:paraId="43A7418D" w14:textId="2483DB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śubhra </w:t>
      </w:r>
      <w:r w:rsidRPr="00790008">
        <w:rPr>
          <w:rStyle w:val="BookTitle"/>
          <w:rFonts w:asciiTheme="minorHAnsi" w:hAnsiTheme="minorHAnsi" w:cstheme="minorHAnsi"/>
          <w:b w:val="0"/>
          <w:bCs w:val="0"/>
          <w:color w:val="000000"/>
          <w:sz w:val="28"/>
          <w:szCs w:val="28"/>
        </w:rPr>
        <w:t>indicates the white color accepted by the incarnations for Satya-yuga.</w:t>
      </w:r>
    </w:p>
    <w:p w14:paraId="028A93A5" w14:textId="24148C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2.162</w:t>
      </w:r>
    </w:p>
    <w:p w14:paraId="194ED7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2FA4D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kṛṣṇājina, daṇḍa, kamaṇḍalu, jaṭā dhari’</w:t>
      </w:r>
      <w:r w:rsidRPr="00790008">
        <w:rPr>
          <w:rStyle w:val="BookTitle"/>
          <w:rFonts w:asciiTheme="minorHAnsi" w:hAnsiTheme="minorHAnsi" w:cstheme="minorHAnsi"/>
          <w:b w:val="0"/>
          <w:bCs w:val="0"/>
          <w:color w:val="000000"/>
          <w:sz w:val="28"/>
          <w:szCs w:val="28"/>
        </w:rPr>
        <w:br/>
        <w:t>dharma sthāpa’ brahmacāri-rūpe avatari’</w:t>
      </w:r>
    </w:p>
    <w:p w14:paraId="23665E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wear a deerskin and carry a daṇḍa and waterpot, and You wear matted locks of hair. In this way You incarnate as a brahmacārī to reestablish the principles of religion.</w:t>
      </w:r>
    </w:p>
    <w:p w14:paraId="5FB252F9" w14:textId="7C13EC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kṛṣṇājina</w:t>
      </w:r>
      <w:r w:rsidRPr="00790008">
        <w:rPr>
          <w:rStyle w:val="BookTitle"/>
          <w:rFonts w:asciiTheme="minorHAnsi" w:hAnsiTheme="minorHAnsi" w:cstheme="minorHAnsi"/>
          <w:b w:val="0"/>
          <w:bCs w:val="0"/>
          <w:color w:val="000000"/>
          <w:sz w:val="28"/>
          <w:szCs w:val="28"/>
        </w:rPr>
        <w:t xml:space="preserve"> refers to the skin of the spotted deer, worn by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at the time of sacrificial performances. 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indicates either </w:t>
      </w:r>
      <w:r w:rsidRPr="00790008">
        <w:rPr>
          <w:rStyle w:val="BookTitle"/>
          <w:rFonts w:asciiTheme="minorHAnsi" w:hAnsiTheme="minorHAnsi" w:cstheme="minorHAnsi"/>
          <w:b w:val="0"/>
          <w:bCs w:val="0"/>
          <w:i/>
          <w:iCs/>
          <w:color w:val="000000"/>
          <w:sz w:val="28"/>
          <w:szCs w:val="28"/>
        </w:rPr>
        <w:t xml:space="preserve">ekadaṇḍa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which are made from the sticks of the </w:t>
      </w:r>
      <w:r w:rsidRPr="00790008">
        <w:rPr>
          <w:rStyle w:val="BookTitle"/>
          <w:rFonts w:asciiTheme="minorHAnsi" w:hAnsiTheme="minorHAnsi" w:cstheme="minorHAnsi"/>
          <w:b w:val="0"/>
          <w:bCs w:val="0"/>
          <w:i/>
          <w:iCs/>
          <w:color w:val="000000"/>
          <w:sz w:val="28"/>
          <w:szCs w:val="28"/>
        </w:rPr>
        <w:t>palāśa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khadira</w:t>
      </w:r>
      <w:r w:rsidRPr="00790008">
        <w:rPr>
          <w:rStyle w:val="BookTitle"/>
          <w:rFonts w:asciiTheme="minorHAnsi" w:hAnsiTheme="minorHAnsi" w:cstheme="minorHAnsi"/>
          <w:b w:val="0"/>
          <w:bCs w:val="0"/>
          <w:color w:val="000000"/>
          <w:sz w:val="28"/>
          <w:szCs w:val="28"/>
        </w:rPr>
        <w:t xml:space="preserve">, or bamboo trees. In other words, </w:t>
      </w:r>
      <w:r w:rsidRPr="00790008">
        <w:rPr>
          <w:rStyle w:val="BookTitle"/>
          <w:rFonts w:asciiTheme="minorHAnsi" w:hAnsiTheme="minorHAnsi" w:cstheme="minorHAnsi"/>
          <w:b w:val="0"/>
          <w:bCs w:val="0"/>
          <w:i/>
          <w:iCs/>
          <w:color w:val="000000"/>
          <w:sz w:val="28"/>
          <w:szCs w:val="28"/>
        </w:rPr>
        <w:t>vajra-daṇḍa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indra-daṇḍa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brahma-daṇḍa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jīva-daṇḍa</w:t>
      </w:r>
      <w:r w:rsidRPr="00790008">
        <w:rPr>
          <w:rStyle w:val="BookTitle"/>
          <w:rFonts w:asciiTheme="minorHAnsi" w:hAnsiTheme="minorHAnsi" w:cstheme="minorHAnsi"/>
          <w:b w:val="0"/>
          <w:bCs w:val="0"/>
          <w:color w:val="000000"/>
          <w:sz w:val="28"/>
          <w:szCs w:val="28"/>
        </w:rPr>
        <w:t xml:space="preserve"> are combined together and known as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kamaṇḍalu</w:t>
      </w:r>
      <w:r w:rsidRPr="00790008">
        <w:rPr>
          <w:rStyle w:val="BookTitle"/>
          <w:rFonts w:asciiTheme="minorHAnsi" w:hAnsiTheme="minorHAnsi" w:cstheme="minorHAnsi"/>
          <w:b w:val="0"/>
          <w:bCs w:val="0"/>
          <w:color w:val="000000"/>
          <w:sz w:val="28"/>
          <w:szCs w:val="28"/>
        </w:rPr>
        <w:t xml:space="preserve"> refers to a waterpot made from wood or a gourd. The word </w:t>
      </w:r>
      <w:r w:rsidRPr="00790008">
        <w:rPr>
          <w:rStyle w:val="BookTitle"/>
          <w:rFonts w:asciiTheme="minorHAnsi" w:hAnsiTheme="minorHAnsi" w:cstheme="minorHAnsi"/>
          <w:b w:val="0"/>
          <w:bCs w:val="0"/>
          <w:i/>
          <w:iCs/>
          <w:color w:val="000000"/>
          <w:sz w:val="28"/>
          <w:szCs w:val="28"/>
        </w:rPr>
        <w:t xml:space="preserve">jaṭā </w:t>
      </w:r>
      <w:r w:rsidRPr="00790008">
        <w:rPr>
          <w:rStyle w:val="BookTitle"/>
          <w:rFonts w:asciiTheme="minorHAnsi" w:hAnsiTheme="minorHAnsi" w:cstheme="minorHAnsi"/>
          <w:b w:val="0"/>
          <w:bCs w:val="0"/>
          <w:color w:val="000000"/>
          <w:sz w:val="28"/>
          <w:szCs w:val="28"/>
        </w:rPr>
        <w:t>refers to a bunch of hair that has matted due to not shaving.</w:t>
      </w:r>
    </w:p>
    <w:p w14:paraId="5725FF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do not always get an opportunity to shave like the pleasure-seeking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Therefore they often keep their hair and nails uncut. For those who live at home in comfort, keeping hair and nails uncut is the symptom of an uncultured person, but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have some concession in this regard. Those not in the </w:t>
      </w:r>
      <w:r w:rsidRPr="00790008">
        <w:rPr>
          <w:rStyle w:val="BookTitle"/>
          <w:rFonts w:asciiTheme="minorHAnsi" w:hAnsiTheme="minorHAnsi" w:cstheme="minorHAnsi"/>
          <w:b w:val="0"/>
          <w:bCs w:val="0"/>
          <w:i/>
          <w:iCs/>
          <w:color w:val="000000"/>
          <w:sz w:val="28"/>
          <w:szCs w:val="28"/>
        </w:rPr>
        <w:t xml:space="preserve">brahmacārī āśrama </w:t>
      </w:r>
      <w:r w:rsidRPr="00790008">
        <w:rPr>
          <w:rStyle w:val="BookTitle"/>
          <w:rFonts w:asciiTheme="minorHAnsi" w:hAnsiTheme="minorHAnsi" w:cstheme="minorHAnsi"/>
          <w:b w:val="0"/>
          <w:bCs w:val="0"/>
          <w:color w:val="000000"/>
          <w:sz w:val="28"/>
          <w:szCs w:val="28"/>
        </w:rPr>
        <w:t>have no right in this matter.</w:t>
      </w:r>
    </w:p>
    <w:p w14:paraId="67C905E1" w14:textId="5A46A1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2.163</w:t>
      </w:r>
    </w:p>
    <w:p w14:paraId="25F384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58C05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tretā-yuge haiyā sundara-rakta-varṇa</w:t>
      </w:r>
      <w:r w:rsidRPr="00790008">
        <w:rPr>
          <w:rStyle w:val="BookTitle"/>
          <w:rFonts w:asciiTheme="minorHAnsi" w:hAnsiTheme="minorHAnsi" w:cstheme="minorHAnsi"/>
          <w:b w:val="0"/>
          <w:bCs w:val="0"/>
          <w:color w:val="000000"/>
          <w:sz w:val="28"/>
          <w:szCs w:val="28"/>
        </w:rPr>
        <w:br/>
        <w:t>hai’ yajña-puruṣa bujhāo yajña-dharma</w:t>
      </w:r>
    </w:p>
    <w:p w14:paraId="2E7A2355" w14:textId="176B2C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appear in Tretā-yuga with a beautiful red complexion. Although You are the Lord of sacrifice, You set the example by engaging in the performance of sacrifice.</w:t>
      </w:r>
    </w:p>
    <w:p w14:paraId="1EAA3AD7" w14:textId="114E2F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2.164</w:t>
      </w:r>
    </w:p>
    <w:p w14:paraId="039FFE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71B0C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sruk-sruva-haste yajña, āpane kariyā</w:t>
      </w:r>
      <w:r w:rsidRPr="00790008">
        <w:rPr>
          <w:rStyle w:val="BookTitle"/>
          <w:rFonts w:asciiTheme="minorHAnsi" w:hAnsiTheme="minorHAnsi" w:cstheme="minorHAnsi"/>
          <w:b w:val="0"/>
          <w:bCs w:val="0"/>
          <w:color w:val="000000"/>
          <w:sz w:val="28"/>
          <w:szCs w:val="28"/>
        </w:rPr>
        <w:br/>
        <w:t>sabāre laoyāo yajña, yājñika haiyā</w:t>
      </w:r>
    </w:p>
    <w:p w14:paraId="6B90B5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“You carry a sacrificial ladle and spoon in Your hands and encourage everyone </w:t>
      </w:r>
      <w:r w:rsidRPr="00790008">
        <w:rPr>
          <w:rStyle w:val="BookTitle"/>
          <w:rFonts w:asciiTheme="minorHAnsi" w:hAnsiTheme="minorHAnsi" w:cstheme="minorHAnsi"/>
          <w:b/>
          <w:bCs/>
          <w:color w:val="800000"/>
          <w:sz w:val="28"/>
          <w:szCs w:val="28"/>
        </w:rPr>
        <w:lastRenderedPageBreak/>
        <w:t>to perform sacrifice.</w:t>
      </w:r>
    </w:p>
    <w:p w14:paraId="61C7D83C" w14:textId="294F8A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sruk</w:t>
      </w:r>
      <w:r w:rsidRPr="00790008">
        <w:rPr>
          <w:rStyle w:val="BookTitle"/>
          <w:rFonts w:asciiTheme="minorHAnsi" w:hAnsiTheme="minorHAnsi" w:cstheme="minorHAnsi"/>
          <w:b w:val="0"/>
          <w:bCs w:val="0"/>
          <w:color w:val="000000"/>
          <w:sz w:val="28"/>
          <w:szCs w:val="28"/>
        </w:rPr>
        <w:t xml:space="preserve"> refers to a ladle made from the wood of the </w:t>
      </w:r>
      <w:r w:rsidRPr="00790008">
        <w:rPr>
          <w:rStyle w:val="BookTitle"/>
          <w:rFonts w:asciiTheme="minorHAnsi" w:hAnsiTheme="minorHAnsi" w:cstheme="minorHAnsi"/>
          <w:b w:val="0"/>
          <w:bCs w:val="0"/>
          <w:i/>
          <w:iCs/>
          <w:color w:val="000000"/>
          <w:sz w:val="28"/>
          <w:szCs w:val="28"/>
        </w:rPr>
        <w:t>vikaṅkata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baiñca</w:t>
      </w:r>
      <w:r w:rsidRPr="00790008">
        <w:rPr>
          <w:rStyle w:val="BookTitle"/>
          <w:rFonts w:asciiTheme="minorHAnsi" w:hAnsiTheme="minorHAnsi" w:cstheme="minorHAnsi"/>
          <w:b w:val="0"/>
          <w:bCs w:val="0"/>
          <w:color w:val="000000"/>
          <w:sz w:val="28"/>
          <w:szCs w:val="28"/>
        </w:rPr>
        <w:t>) tree and used to offer ghee to the sacrificial fire. It is the length of one’s forearm, and it has a handle on one end and a bowl with a spout shaped like the mouth of a swan on the other end.</w:t>
      </w:r>
    </w:p>
    <w:p w14:paraId="4ABF66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sruva</w:t>
      </w:r>
      <w:r w:rsidRPr="00790008">
        <w:rPr>
          <w:rStyle w:val="BookTitle"/>
          <w:rFonts w:asciiTheme="minorHAnsi" w:hAnsiTheme="minorHAnsi" w:cstheme="minorHAnsi"/>
          <w:b w:val="0"/>
          <w:bCs w:val="0"/>
          <w:color w:val="000000"/>
          <w:sz w:val="28"/>
          <w:szCs w:val="28"/>
        </w:rPr>
        <w:t xml:space="preserve"> refers to a spoon made of </w:t>
      </w:r>
      <w:r w:rsidRPr="00790008">
        <w:rPr>
          <w:rStyle w:val="BookTitle"/>
          <w:rFonts w:asciiTheme="minorHAnsi" w:hAnsiTheme="minorHAnsi" w:cstheme="minorHAnsi"/>
          <w:b w:val="0"/>
          <w:bCs w:val="0"/>
          <w:i/>
          <w:iCs/>
          <w:color w:val="000000"/>
          <w:sz w:val="28"/>
          <w:szCs w:val="28"/>
        </w:rPr>
        <w:t>khadira</w:t>
      </w:r>
      <w:r w:rsidRPr="00790008">
        <w:rPr>
          <w:rStyle w:val="BookTitle"/>
          <w:rFonts w:asciiTheme="minorHAnsi" w:hAnsiTheme="minorHAnsi" w:cstheme="minorHAnsi"/>
          <w:b w:val="0"/>
          <w:bCs w:val="0"/>
          <w:color w:val="000000"/>
          <w:sz w:val="28"/>
          <w:szCs w:val="28"/>
        </w:rPr>
        <w:t xml:space="preserve"> wood. One end is rounded like the tip of one’s thumb, and the other end has two semi-circular indentations. It is part of the paraphernalia for performing fire sacrifices.</w:t>
      </w:r>
    </w:p>
    <w:p w14:paraId="2BD16A2F" w14:textId="619926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2.165</w:t>
      </w:r>
    </w:p>
    <w:p w14:paraId="1BE367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F6CA9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divya-megha-śyāma-varṇa haiyā dvāpare</w:t>
      </w:r>
      <w:r w:rsidRPr="00790008">
        <w:rPr>
          <w:rStyle w:val="BookTitle"/>
          <w:rFonts w:asciiTheme="minorHAnsi" w:hAnsiTheme="minorHAnsi" w:cstheme="minorHAnsi"/>
          <w:b w:val="0"/>
          <w:bCs w:val="0"/>
          <w:color w:val="000000"/>
          <w:sz w:val="28"/>
          <w:szCs w:val="28"/>
        </w:rPr>
        <w:br/>
        <w:t>pūjā-dharma bujhāo āpane ghare-ghare</w:t>
      </w:r>
    </w:p>
    <w:p w14:paraId="65609F55" w14:textId="26BD18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Dvāpara-yuga You appear with a transcendental blackish complexion that resembles a monsoon cloud. You preach the process of Deity worship from house to house.</w:t>
      </w:r>
    </w:p>
    <w:p w14:paraId="46CD6E53" w14:textId="55C14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2.166</w:t>
      </w:r>
    </w:p>
    <w:p w14:paraId="520E35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30D3A4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pīta-vāsa, śrīvatsādi nija-cihna dhari’</w:t>
      </w:r>
      <w:r w:rsidRPr="00790008">
        <w:rPr>
          <w:rStyle w:val="BookTitle"/>
          <w:rFonts w:asciiTheme="minorHAnsi" w:hAnsiTheme="minorHAnsi" w:cstheme="minorHAnsi"/>
          <w:b w:val="0"/>
          <w:bCs w:val="0"/>
          <w:color w:val="000000"/>
          <w:sz w:val="28"/>
          <w:szCs w:val="28"/>
        </w:rPr>
        <w:br/>
        <w:t>pūjā kara, mahārāja-rūpe avatari’</w:t>
      </w:r>
    </w:p>
    <w:p w14:paraId="48047A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wear yellow cloth, and You are decorated with the mark of Śrīvatsa. As a great king, You personally demonstrate the process of Deity worship.</w:t>
      </w:r>
    </w:p>
    <w:p w14:paraId="62A8B5C3" w14:textId="2980A9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mahārāja-rūpe</w:t>
      </w:r>
      <w:r w:rsidRPr="00790008">
        <w:rPr>
          <w:rStyle w:val="BookTitle"/>
          <w:rFonts w:asciiTheme="minorHAnsi" w:hAnsiTheme="minorHAnsi" w:cstheme="minorHAnsi"/>
          <w:b w:val="0"/>
          <w:bCs w:val="0"/>
          <w:color w:val="000000"/>
          <w:sz w:val="28"/>
          <w:szCs w:val="28"/>
        </w:rPr>
        <w:t xml:space="preserve"> indicates one who is adorned with items like an umbrella and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In this regard one may refer to Śrīdhara Svāmī’s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(11.5.28).</w:t>
      </w:r>
    </w:p>
    <w:p w14:paraId="7D51F338" w14:textId="337FD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2.167</w:t>
      </w:r>
    </w:p>
    <w:p w14:paraId="4BECB5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8A366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vipra-rūpe dhari’ pīta-varṇa</w:t>
      </w:r>
      <w:r w:rsidRPr="00790008">
        <w:rPr>
          <w:rStyle w:val="BookTitle"/>
          <w:rFonts w:asciiTheme="minorHAnsi" w:hAnsiTheme="minorHAnsi" w:cstheme="minorHAnsi"/>
          <w:b w:val="0"/>
          <w:bCs w:val="0"/>
          <w:color w:val="000000"/>
          <w:sz w:val="28"/>
          <w:szCs w:val="28"/>
        </w:rPr>
        <w:br/>
        <w:t>bujhābāre veda-gopya saṅkīrtana-dharma</w:t>
      </w:r>
    </w:p>
    <w:p w14:paraId="4A185F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appear in Kali-yuga as a brāhmaṇa with a golden complexion to inaugurate the congregational chanting of the holy names, which is unknown through the Vedas.</w:t>
      </w:r>
    </w:p>
    <w:p w14:paraId="75F4ECA1" w14:textId="6ED706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Vedic literature composed on the basis of material knowledge, gathered through </w:t>
      </w:r>
      <w:r w:rsidRPr="00790008">
        <w:rPr>
          <w:rStyle w:val="BookTitle"/>
          <w:rFonts w:asciiTheme="minorHAnsi" w:hAnsiTheme="minorHAnsi" w:cstheme="minorHAnsi"/>
          <w:b w:val="0"/>
          <w:bCs w:val="0"/>
          <w:i/>
          <w:iCs/>
          <w:color w:val="000000"/>
          <w:sz w:val="28"/>
          <w:szCs w:val="28"/>
        </w:rPr>
        <w:t>pratyakṣa</w:t>
      </w:r>
      <w:r w:rsidRPr="00790008">
        <w:rPr>
          <w:rStyle w:val="BookTitle"/>
          <w:rFonts w:asciiTheme="minorHAnsi" w:hAnsiTheme="minorHAnsi" w:cstheme="minorHAnsi"/>
          <w:b w:val="0"/>
          <w:bCs w:val="0"/>
          <w:color w:val="000000"/>
          <w:sz w:val="28"/>
          <w:szCs w:val="28"/>
        </w:rPr>
        <w:t xml:space="preserve">, direct understanding, and </w:t>
      </w:r>
      <w:r w:rsidRPr="00790008">
        <w:rPr>
          <w:rStyle w:val="BookTitle"/>
          <w:rFonts w:asciiTheme="minorHAnsi" w:hAnsiTheme="minorHAnsi" w:cstheme="minorHAnsi"/>
          <w:b w:val="0"/>
          <w:bCs w:val="0"/>
          <w:i/>
          <w:iCs/>
          <w:color w:val="000000"/>
          <w:sz w:val="28"/>
          <w:szCs w:val="28"/>
        </w:rPr>
        <w:t>anumāna</w:t>
      </w:r>
      <w:r w:rsidRPr="00790008">
        <w:rPr>
          <w:rStyle w:val="BookTitle"/>
          <w:rFonts w:asciiTheme="minorHAnsi" w:hAnsiTheme="minorHAnsi" w:cstheme="minorHAnsi"/>
          <w:b w:val="0"/>
          <w:bCs w:val="0"/>
          <w:color w:val="000000"/>
          <w:sz w:val="28"/>
          <w:szCs w:val="28"/>
        </w:rPr>
        <w:t xml:space="preserve">, hypothetical understanding, is suitable for material enjoyment alone. Although one’s constitutional duties, in the </w:t>
      </w:r>
      <w:r w:rsidRPr="00790008">
        <w:rPr>
          <w:rStyle w:val="BookTitle"/>
          <w:rFonts w:asciiTheme="minorHAnsi" w:hAnsiTheme="minorHAnsi" w:cstheme="minorHAnsi"/>
          <w:b w:val="0"/>
          <w:bCs w:val="0"/>
          <w:color w:val="000000"/>
          <w:sz w:val="28"/>
          <w:szCs w:val="28"/>
        </w:rPr>
        <w:lastRenderedPageBreak/>
        <w:t xml:space="preserve">form of chanting the glories of the Supreme Lord, are not directly propagated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they are nevertheless exhibited in this world in the form of devotional service unto the Lord, who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xml:space="preserve"> (beyond material perception), </w:t>
      </w:r>
      <w:r w:rsidRPr="00790008">
        <w:rPr>
          <w:rStyle w:val="BookTitle"/>
          <w:rFonts w:asciiTheme="minorHAnsi" w:hAnsiTheme="minorHAnsi" w:cstheme="minorHAnsi"/>
          <w:b w:val="0"/>
          <w:bCs w:val="0"/>
          <w:i/>
          <w:iCs/>
          <w:color w:val="000000"/>
          <w:sz w:val="28"/>
          <w:szCs w:val="28"/>
        </w:rPr>
        <w:t>sad-dharma-praṇeta</w:t>
      </w:r>
      <w:r w:rsidRPr="00790008">
        <w:rPr>
          <w:rStyle w:val="BookTitle"/>
          <w:rFonts w:asciiTheme="minorHAnsi" w:hAnsiTheme="minorHAnsi" w:cstheme="minorHAnsi"/>
          <w:b w:val="0"/>
          <w:bCs w:val="0"/>
          <w:color w:val="000000"/>
          <w:sz w:val="28"/>
          <w:szCs w:val="28"/>
        </w:rPr>
        <w:t xml:space="preserve"> (the director of religious codes), </w:t>
      </w:r>
      <w:r w:rsidRPr="00790008">
        <w:rPr>
          <w:rStyle w:val="BookTitle"/>
          <w:rFonts w:asciiTheme="minorHAnsi" w:hAnsiTheme="minorHAnsi" w:cstheme="minorHAnsi"/>
          <w:b w:val="0"/>
          <w:bCs w:val="0"/>
          <w:i/>
          <w:iCs/>
          <w:color w:val="000000"/>
          <w:sz w:val="28"/>
          <w:szCs w:val="28"/>
        </w:rPr>
        <w:t>bhāgavata-dharmājña</w:t>
      </w:r>
      <w:r w:rsidRPr="00790008">
        <w:rPr>
          <w:rStyle w:val="BookTitle"/>
          <w:rFonts w:asciiTheme="minorHAnsi" w:hAnsiTheme="minorHAnsi" w:cstheme="minorHAnsi"/>
          <w:b w:val="0"/>
          <w:bCs w:val="0"/>
          <w:color w:val="000000"/>
          <w:sz w:val="28"/>
          <w:szCs w:val="28"/>
        </w:rPr>
        <w:t xml:space="preserve"> (the knower of Vaiṣṇava religious principles), and </w:t>
      </w:r>
      <w:r w:rsidRPr="00790008">
        <w:rPr>
          <w:rStyle w:val="BookTitle"/>
          <w:rFonts w:asciiTheme="minorHAnsi" w:hAnsiTheme="minorHAnsi" w:cstheme="minorHAnsi"/>
          <w:b w:val="0"/>
          <w:bCs w:val="0"/>
          <w:i/>
          <w:iCs/>
          <w:color w:val="000000"/>
          <w:sz w:val="28"/>
          <w:szCs w:val="28"/>
        </w:rPr>
        <w:t>veda-goptā</w:t>
      </w:r>
      <w:r w:rsidRPr="00790008">
        <w:rPr>
          <w:rStyle w:val="BookTitle"/>
          <w:rFonts w:asciiTheme="minorHAnsi" w:hAnsiTheme="minorHAnsi" w:cstheme="minorHAnsi"/>
          <w:b w:val="0"/>
          <w:bCs w:val="0"/>
          <w:color w:val="000000"/>
          <w:sz w:val="28"/>
          <w:szCs w:val="28"/>
        </w:rPr>
        <w:t xml:space="preserve"> (the protector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In other words, chanting the holy names of the Lord is a spiritual substance that is nondifferent from Lord Viṣṇu. The term </w:t>
      </w:r>
      <w:r w:rsidRPr="00790008">
        <w:rPr>
          <w:rStyle w:val="BookTitle"/>
          <w:rFonts w:asciiTheme="minorHAnsi" w:hAnsiTheme="minorHAnsi" w:cstheme="minorHAnsi"/>
          <w:b w:val="0"/>
          <w:bCs w:val="0"/>
          <w:i/>
          <w:iCs/>
          <w:color w:val="000000"/>
          <w:sz w:val="28"/>
          <w:szCs w:val="28"/>
        </w:rPr>
        <w:t xml:space="preserve">kali-yuga-avatāra </w:t>
      </w:r>
      <w:r w:rsidRPr="00790008">
        <w:rPr>
          <w:rStyle w:val="BookTitle"/>
          <w:rFonts w:asciiTheme="minorHAnsi" w:hAnsiTheme="minorHAnsi" w:cstheme="minorHAnsi"/>
          <w:b w:val="0"/>
          <w:bCs w:val="0"/>
          <w:color w:val="000000"/>
          <w:sz w:val="28"/>
          <w:szCs w:val="28"/>
        </w:rPr>
        <w:t xml:space="preserve">refers to Śrī Caitanya, whose complexion is golden, who is the spiritual master for the world, and who is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inaugurator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The prescribed service of the holy names and forms of the Lord is temple worship in Dvāpara-yuga, sacrificial performance in Tretā-yuga, and meditation in Satya-yuga. As a teacher, the Lord propagated the religious principles of all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and thus acted as an spiritual master, or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The Lord also revealed that in Satya-yuga one should remain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in Tretā-yuga one should remain a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xml:space="preserve">, in Dvāpara-yuga one should remain a </w:t>
      </w:r>
      <w:commentRangeStart w:id="74"/>
      <w:r w:rsidRPr="00790008">
        <w:rPr>
          <w:rStyle w:val="BookTitle"/>
          <w:rFonts w:asciiTheme="minorHAnsi" w:hAnsiTheme="minorHAnsi" w:cstheme="minorHAnsi"/>
          <w:b w:val="0"/>
          <w:bCs w:val="0"/>
          <w:i/>
          <w:iCs/>
          <w:color w:val="000000"/>
          <w:sz w:val="28"/>
          <w:szCs w:val="28"/>
        </w:rPr>
        <w:t>vānaprastha</w:t>
      </w:r>
      <w:commentRangeEnd w:id="74"/>
      <w:r w:rsidR="00EC2BF4">
        <w:rPr>
          <w:rStyle w:val="CommentReference"/>
          <w:color w:val="auto"/>
        </w:rPr>
        <w:commentReference w:id="74"/>
      </w:r>
      <w:r w:rsidRPr="00790008">
        <w:rPr>
          <w:rStyle w:val="BookTitle"/>
          <w:rFonts w:asciiTheme="minorHAnsi" w:hAnsiTheme="minorHAnsi" w:cstheme="minorHAnsi"/>
          <w:b w:val="0"/>
          <w:bCs w:val="0"/>
          <w:color w:val="000000"/>
          <w:sz w:val="28"/>
          <w:szCs w:val="28"/>
        </w:rPr>
        <w:t xml:space="preserve">, and in Kali-yuga one should remain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5026E036" w14:textId="03B453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2.168</w:t>
      </w:r>
    </w:p>
    <w:p w14:paraId="7E745E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552A7D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kateka vā tomāra ananta avatāra</w:t>
      </w:r>
      <w:r w:rsidRPr="00790008">
        <w:rPr>
          <w:rStyle w:val="BookTitle"/>
          <w:rFonts w:asciiTheme="minorHAnsi" w:hAnsiTheme="minorHAnsi" w:cstheme="minorHAnsi"/>
          <w:b w:val="0"/>
          <w:bCs w:val="0"/>
          <w:color w:val="000000"/>
          <w:sz w:val="28"/>
          <w:szCs w:val="28"/>
        </w:rPr>
        <w:br/>
        <w:t>kāra śakti āche ihā saṅkhyā karibāra?</w:t>
      </w:r>
    </w:p>
    <w:p w14:paraId="26E35B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You are the source of innumerable incarnations. Who has the ability to enumerate all of them?</w:t>
      </w:r>
    </w:p>
    <w:p w14:paraId="771D92D2" w14:textId="241A7A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(11.5.20-27 and 32) it is stated: “In each of the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or ages—Kṛta, Tretā, Dvāpara and Kali—Lord Keśava appears with various complexions, names, and forms and is thus worshiped by various processes.</w:t>
      </w:r>
    </w:p>
    <w:p w14:paraId="449689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Satya-yuga the Lord is white and four-armed, has matted locks and wears a garment of tree bark. He carries a black deerskin, a sacred thread, prayer beads, and the rod and waterpot of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w:t>
      </w:r>
    </w:p>
    <w:p w14:paraId="5E1302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in Satya-yuga are peaceful, nonenvious, friendly to every creature, and steady in all situations. They worship the Supreme Personality by austere meditation and by internal and external sense control.</w:t>
      </w:r>
    </w:p>
    <w:p w14:paraId="1A4DC4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Satya-yuga the Lord is glorified by the names Haṁsa, Suparṇa, Vaikuṇṭha, Dharma, Yogeśvara, Amala, Īśvara, Puruṣa, Avyakta, and Paramātmā.</w:t>
      </w:r>
    </w:p>
    <w:p w14:paraId="34664D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Tretā-yuga the Lord appears with a red complexion. He has four arms, golden hair, and wears a triple belt representing initiation into each of the three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Embodying the knowledge of worship by sacrificial performance, which is contained in the </w:t>
      </w:r>
      <w:r w:rsidRPr="00790008">
        <w:rPr>
          <w:rStyle w:val="BookTitle"/>
          <w:rFonts w:asciiTheme="minorHAnsi" w:hAnsiTheme="minorHAnsi" w:cstheme="minorHAnsi"/>
          <w:b w:val="0"/>
          <w:bCs w:val="0"/>
          <w:i/>
          <w:iCs/>
          <w:color w:val="000000"/>
          <w:sz w:val="28"/>
          <w:szCs w:val="28"/>
        </w:rPr>
        <w:t>Ṛg</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Sāma,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Yajur Vedas</w:t>
      </w:r>
      <w:r w:rsidRPr="00790008">
        <w:rPr>
          <w:rStyle w:val="BookTitle"/>
          <w:rFonts w:asciiTheme="minorHAnsi" w:hAnsiTheme="minorHAnsi" w:cstheme="minorHAnsi"/>
          <w:b w:val="0"/>
          <w:bCs w:val="0"/>
          <w:color w:val="000000"/>
          <w:sz w:val="28"/>
          <w:szCs w:val="28"/>
        </w:rPr>
        <w:t>, His symbols are the ladle, spoon, and other implements of sacrifice.</w:t>
      </w:r>
    </w:p>
    <w:p w14:paraId="53B75B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Tretā-yuga, those members of human society who are fixed in religiosity and are sincerely interested in achieving the Absolute Truth worship Lord Hari, who contains within Himself all the demigods. The Lord is worshiped by the rituals of sacrifice taught in the three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3C2DB7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Tretā-yuga the Lord is glorified by the names Viṣṇu, Yajña, Pṛśnigarbha, Sarvadeva, Urukrama, Vṛṣākapi, Jayanta, and Urugāya.</w:t>
      </w:r>
    </w:p>
    <w:p w14:paraId="40DBF9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Dvāpara-yuga the Supreme Personality of Godhead appears with a dark blue complexion, wearing yellow garments. The Lord’s transcendental body is marked in this incarnation with Śrīvatsa and other distinctive ornaments, and He manifests His personal weapons.</w:t>
      </w:r>
    </w:p>
    <w:p w14:paraId="520B085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w:t>
      </w:r>
    </w:p>
    <w:p w14:paraId="0C4C97E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(1.3.26) it is said: “O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the incarnations of the Lord are innumerable, like rivulets flowing from inexhaustible sources of water.”</w:t>
      </w:r>
    </w:p>
    <w:p w14:paraId="716D2527" w14:textId="78FA92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2.169</w:t>
      </w:r>
    </w:p>
    <w:p w14:paraId="03374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72180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matsya-rūpe tumi jale pralaye vihāra</w:t>
      </w:r>
      <w:r w:rsidRPr="00790008">
        <w:rPr>
          <w:rStyle w:val="BookTitle"/>
          <w:rFonts w:asciiTheme="minorHAnsi" w:hAnsiTheme="minorHAnsi" w:cstheme="minorHAnsi"/>
          <w:b w:val="0"/>
          <w:bCs w:val="0"/>
          <w:color w:val="000000"/>
          <w:sz w:val="28"/>
          <w:szCs w:val="28"/>
        </w:rPr>
        <w:br/>
        <w:t>kūrma-rūpe tumi sarva-jīvera ādhāra</w:t>
      </w:r>
    </w:p>
    <w:p w14:paraId="42FDDB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Matsya, You enjoy in the waters of annihilation. In the form of Kūrma, You are the shelter of all living entities.</w:t>
      </w:r>
    </w:p>
    <w:p w14:paraId="1F0383F9" w14:textId="7B45E2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(1.3.15-16): “When there was a complete inundation after the period of the Cākṣuṣa Manu and the whole world was deep within water, the Lord accepted the form of a fish and protected Vaivasvata Manu, keeping him up on a boat. The eleventh incarnation of the Lord took the form of a tortoise whose shell served as a pivot for the Mandarācala Hill, which was being used as a churning rod by the theists and atheists of the universe.”</w:t>
      </w:r>
    </w:p>
    <w:p w14:paraId="64EA99A8" w14:textId="7B52F7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2.170</w:t>
      </w:r>
    </w:p>
    <w:p w14:paraId="1715B6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344332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hayagrīva-rūpe kara vedera uddhāra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ādi-daitya dui madhu-kaiṭabhe saṁhāra</w:t>
      </w:r>
    </w:p>
    <w:p w14:paraId="7B1451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Hayagrīva, You saved the Vedas by killing the original demons, Madhu and Kaiṭabha.</w:t>
      </w:r>
    </w:p>
    <w:p w14:paraId="6A6896F5" w14:textId="1FEDA6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50) says: “Lord Hayagrīva appeared from the fire sacrifice performed by Brahmā. After killing the demons Madhu and Kaiṭabha, He returned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49742851" w14:textId="55B059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2.171</w:t>
      </w:r>
    </w:p>
    <w:p w14:paraId="083B9A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57D7D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śrī-varāha-rūpe kara pṛthivī uddhāra</w:t>
      </w:r>
      <w:r w:rsidRPr="00790008">
        <w:rPr>
          <w:rStyle w:val="BookTitle"/>
          <w:rFonts w:asciiTheme="minorHAnsi" w:hAnsiTheme="minorHAnsi" w:cstheme="minorHAnsi"/>
          <w:b w:val="0"/>
          <w:bCs w:val="0"/>
          <w:color w:val="000000"/>
          <w:sz w:val="28"/>
          <w:szCs w:val="28"/>
        </w:rPr>
        <w:br/>
        <w:t>narasiṁha-rūpe kara hiraṇya-vidāra</w:t>
      </w:r>
    </w:p>
    <w:p w14:paraId="73637B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Varāha, You delivered the earth, and in the form of Nṛsiṁha, You tore apart the demon Hiraṇyakaśipu.</w:t>
      </w:r>
    </w:p>
    <w:p w14:paraId="71FF2FDA" w14:textId="5577E3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(1.3.7): “The supreme enjoyer of all sacrifices accepted the incarnation of a boar [the second incarnation], and for the welfare of the earth He lifted the earth from the nether regions of the universe.” The description of Nṛsiṁhadeva’s incarnation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(1.3.18) as follows: “In the fourteenth incarnation, the Lord appeared as Nṛsiṁha and bifurcated the strong body of the atheist Hiraṇyakaśipu with His nails, just as a carpenter pierces cane.”</w:t>
      </w:r>
    </w:p>
    <w:p w14:paraId="65DBB6F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kara hiraṇya-vidāra</w:t>
      </w:r>
      <w:r w:rsidRPr="00790008">
        <w:rPr>
          <w:rStyle w:val="BookTitle"/>
          <w:rFonts w:asciiTheme="minorHAnsi" w:hAnsiTheme="minorHAnsi" w:cstheme="minorHAnsi"/>
          <w:b w:val="0"/>
          <w:bCs w:val="0"/>
          <w:color w:val="000000"/>
          <w:sz w:val="28"/>
          <w:szCs w:val="28"/>
        </w:rPr>
        <w:t xml:space="preserve"> indicate that Lord Nṛsiṁhadeva tore apart Hiraṇyakaśipu.</w:t>
      </w:r>
    </w:p>
    <w:p w14:paraId="39078D88" w14:textId="7B3E80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2.172</w:t>
      </w:r>
    </w:p>
    <w:p w14:paraId="71CD65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7E8B1A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balire chala’ apūrva vāmana-rūpa hai’</w:t>
      </w:r>
      <w:r w:rsidRPr="00790008">
        <w:rPr>
          <w:rStyle w:val="BookTitle"/>
          <w:rFonts w:asciiTheme="minorHAnsi" w:hAnsiTheme="minorHAnsi" w:cstheme="minorHAnsi"/>
          <w:b w:val="0"/>
          <w:bCs w:val="0"/>
          <w:color w:val="000000"/>
          <w:sz w:val="28"/>
          <w:szCs w:val="28"/>
        </w:rPr>
        <w:br/>
        <w:t>paraśurāma-rūpe kara niḥkṣatriyā mahī</w:t>
      </w:r>
    </w:p>
    <w:p w14:paraId="3F68A63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wonderful form of Vāmana, You deceived Bali Mahārāja, and in the form of Paraśurāma, You rid the earth of kṣatriyas.</w:t>
      </w:r>
    </w:p>
    <w:p w14:paraId="783B207A" w14:textId="4A8DDD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(1.3.19-20): “In the fifteenth incarnation, the Lord assumed the form of a dwarf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[Vāmana] and visited the arena of sacrifice arranged by Mahārāja Bali. Although at heart He was willing to regain the kingdom of the three planetary systems, He simply asked for a donation of three steps of land. In the sixteenth incarnation of the Godhead, the Lord [as Bhṛgupati] annihilated the administrative class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twenty-one times, being angry with them because of their rebellion against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intelligent class].”</w:t>
      </w:r>
    </w:p>
    <w:p w14:paraId="0F59DC2A" w14:textId="26DFCE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2.173</w:t>
      </w:r>
    </w:p>
    <w:p w14:paraId="055FE3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4B0089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rāmacandra-rūpe kara rāvaṇa saṁhāra</w:t>
      </w:r>
      <w:r w:rsidRPr="00790008">
        <w:rPr>
          <w:rStyle w:val="BookTitle"/>
          <w:rFonts w:asciiTheme="minorHAnsi" w:hAnsiTheme="minorHAnsi" w:cstheme="minorHAnsi"/>
          <w:b w:val="0"/>
          <w:bCs w:val="0"/>
          <w:color w:val="000000"/>
          <w:sz w:val="28"/>
          <w:szCs w:val="28"/>
        </w:rPr>
        <w:br/>
        <w:t>haladhara-rūpe kara ananta vihāra</w:t>
      </w:r>
    </w:p>
    <w:p w14:paraId="13E7E4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Rāmacandra, You killed Rāvaṇa, and in the form of Balarāma, You performed innumerable pastimes.</w:t>
      </w:r>
    </w:p>
    <w:p w14:paraId="0A9249BD" w14:textId="2CBE19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(1.3.22): “In the eighteenth incarnation, the Lord appeared as King Rāma. In order to perform some pleasing work for the demigods, He exhibited superhuman powers by controlling the Indian Ocean and then killing the atheist King Rāvaṇa, who was on the other side of the sea.”</w:t>
      </w:r>
    </w:p>
    <w:p w14:paraId="29238644" w14:textId="1266B2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2.174</w:t>
      </w:r>
    </w:p>
    <w:p w14:paraId="52E2B7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06CDCE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buddha-rūpe dayā-dharma karaha prakāśa</w:t>
      </w:r>
      <w:r w:rsidRPr="00790008">
        <w:rPr>
          <w:rStyle w:val="BookTitle"/>
          <w:rFonts w:asciiTheme="minorHAnsi" w:hAnsiTheme="minorHAnsi" w:cstheme="minorHAnsi"/>
          <w:b w:val="0"/>
          <w:bCs w:val="0"/>
          <w:color w:val="000000"/>
          <w:sz w:val="28"/>
          <w:szCs w:val="28"/>
        </w:rPr>
        <w:br/>
        <w:t>kalkī-rūpe kara mleccha-gaṇera vināśa</w:t>
      </w:r>
    </w:p>
    <w:p w14:paraId="59A5DF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Buddha, You exhibited compassion, and in the form of Kalki, You destroyed the mlecchas.</w:t>
      </w:r>
    </w:p>
    <w:p w14:paraId="7E42449F" w14:textId="423DD8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(1.3.24-25) says: “Then, in the beginning of Kali-yuga, the Lord will appear as Lord Buddha, the son of Añjanā, in the province of Gayā, just for the purpose of deluding those who are envious of the faithful theist. Thereafter, at the conjunction of two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the Lord of the creation will take His birth as the Kalki incarnation and become the son of Viṣṇu Yaśā. At this time the rulers of the earth will have degenerated into plunderers.”</w:t>
      </w:r>
    </w:p>
    <w:p w14:paraId="4F4F7C46" w14:textId="61D4A6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2.175</w:t>
      </w:r>
    </w:p>
    <w:p w14:paraId="375F74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049A8E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dhanvantari-rūpe kara amṛta pradāna</w:t>
      </w:r>
      <w:r w:rsidRPr="00790008">
        <w:rPr>
          <w:rStyle w:val="BookTitle"/>
          <w:rFonts w:asciiTheme="minorHAnsi" w:hAnsiTheme="minorHAnsi" w:cstheme="minorHAnsi"/>
          <w:b w:val="0"/>
          <w:bCs w:val="0"/>
          <w:color w:val="000000"/>
          <w:sz w:val="28"/>
          <w:szCs w:val="28"/>
        </w:rPr>
        <w:br/>
        <w:t>haṁsa-rūpe brahmādire kaha tattva-jñāna</w:t>
      </w:r>
    </w:p>
    <w:p w14:paraId="5C826CF8" w14:textId="7AAA3694"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Dhanvantari, You delivered nectar to the demigods, and in the form of Ha</w:t>
      </w:r>
      <w:ins w:id="75" w:author="your servant" w:date="2020-07-15T18:53:00Z">
        <w:r w:rsidR="004A5A7D">
          <w:rPr>
            <w:rStyle w:val="BookTitle"/>
            <w:rFonts w:asciiTheme="minorHAnsi" w:hAnsiTheme="minorHAnsi" w:cstheme="minorHAnsi"/>
            <w:b/>
            <w:bCs/>
            <w:color w:val="800000"/>
            <w:sz w:val="28"/>
            <w:szCs w:val="28"/>
          </w:rPr>
          <w:t>ṁ</w:t>
        </w:r>
      </w:ins>
      <w:r w:rsidRPr="00790008">
        <w:rPr>
          <w:rStyle w:val="BookTitle"/>
          <w:rFonts w:asciiTheme="minorHAnsi" w:hAnsiTheme="minorHAnsi" w:cstheme="minorHAnsi"/>
          <w:b/>
          <w:bCs/>
          <w:color w:val="800000"/>
          <w:sz w:val="28"/>
          <w:szCs w:val="28"/>
        </w:rPr>
        <w:t>sa, You spoke on the Absolute Truth to Brahmā and others.</w:t>
      </w:r>
    </w:p>
    <w:p w14:paraId="48242A41" w14:textId="4B6E2B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(2.7.19): “O Nārada, you were taught about the science of God and His transcendental loving service by the Personality of Godhead in His incarnation of Haṁsāvatāra. He was very much pleased with you, due to your intense proportion of devotional service. He also explained unto you, lucidly, the full science of devotional service, which is especially understandable by persons who are souls surrendered unto Lord Vāsudeva, the Personality of Godhead.”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(1.3.17) it is stated: “In the </w:t>
      </w:r>
      <w:r w:rsidRPr="00790008">
        <w:rPr>
          <w:rStyle w:val="BookTitle"/>
          <w:rFonts w:asciiTheme="minorHAnsi" w:hAnsiTheme="minorHAnsi" w:cstheme="minorHAnsi"/>
          <w:b w:val="0"/>
          <w:bCs w:val="0"/>
          <w:color w:val="000000"/>
          <w:sz w:val="28"/>
          <w:szCs w:val="28"/>
        </w:rPr>
        <w:lastRenderedPageBreak/>
        <w:t>twelfth incarnation, the Lord appeared as Dhanvantari, and in the thirteenth He allured the atheists by the charming beauty of a woman and gave nectar to the demigods to drink.”</w:t>
      </w:r>
    </w:p>
    <w:p w14:paraId="2E75CDB1" w14:textId="757950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2.176</w:t>
      </w:r>
    </w:p>
    <w:p w14:paraId="7860BD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3CC3E8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śrī-nārada-rūpe vīṇā dhari’ kara gāna</w:t>
      </w:r>
      <w:r w:rsidRPr="00790008">
        <w:rPr>
          <w:rStyle w:val="BookTitle"/>
          <w:rFonts w:asciiTheme="minorHAnsi" w:hAnsiTheme="minorHAnsi" w:cstheme="minorHAnsi"/>
          <w:b w:val="0"/>
          <w:bCs w:val="0"/>
          <w:color w:val="000000"/>
          <w:sz w:val="28"/>
          <w:szCs w:val="28"/>
        </w:rPr>
        <w:br/>
        <w:t>vyāsa-rūpe kara nija-tattvera vyākhyāna</w:t>
      </w:r>
    </w:p>
    <w:p w14:paraId="6ACAD0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Nārada, You carry a vīṇā and sing Your glories, and in the form of Vyāsa, You explain the truth about Yourself.</w:t>
      </w:r>
    </w:p>
    <w:p w14:paraId="63936C10" w14:textId="129B4C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(1.3.8): “In the millennium of the </w:t>
      </w:r>
      <w:r w:rsidRPr="00790008">
        <w:rPr>
          <w:rStyle w:val="BookTitle"/>
          <w:rFonts w:asciiTheme="minorHAnsi" w:hAnsiTheme="minorHAnsi" w:cstheme="minorHAnsi"/>
          <w:b w:val="0"/>
          <w:bCs w:val="0"/>
          <w:i/>
          <w:iCs/>
          <w:color w:val="000000"/>
          <w:sz w:val="28"/>
          <w:szCs w:val="28"/>
        </w:rPr>
        <w:t>ṛṣis</w:t>
      </w:r>
      <w:r w:rsidRPr="00790008">
        <w:rPr>
          <w:rStyle w:val="BookTitle"/>
          <w:rFonts w:asciiTheme="minorHAnsi" w:hAnsiTheme="minorHAnsi" w:cstheme="minorHAnsi"/>
          <w:b w:val="0"/>
          <w:bCs w:val="0"/>
          <w:color w:val="000000"/>
          <w:sz w:val="28"/>
          <w:szCs w:val="28"/>
        </w:rPr>
        <w:t xml:space="preserve">, the Personality of Godhead accepted the third empowered incarnation in the form of Devarṣi Nārada, who is a great sage among the demigods. He collected expositions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which deal with devotional service and which inspire nonfruitive action.” Again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(1.3.21) it is stated: “Thereafter, in the seventeenth incarnation of Godhead, Śrī Vyāsadeva appeared in the womb of Satyavatī through Parāśara Muni, and he divided the one </w:t>
      </w:r>
      <w:r w:rsidRPr="00790008">
        <w:rPr>
          <w:rStyle w:val="BookTitle"/>
          <w:rFonts w:asciiTheme="minorHAnsi" w:hAnsiTheme="minorHAnsi" w:cstheme="minorHAnsi"/>
          <w:b w:val="0"/>
          <w:bCs w:val="0"/>
          <w:i/>
          <w:iCs/>
          <w:color w:val="000000"/>
          <w:sz w:val="28"/>
          <w:szCs w:val="28"/>
        </w:rPr>
        <w:t>Veda</w:t>
      </w:r>
      <w:r w:rsidRPr="00790008">
        <w:rPr>
          <w:rStyle w:val="BookTitle"/>
          <w:rFonts w:asciiTheme="minorHAnsi" w:hAnsiTheme="minorHAnsi" w:cstheme="minorHAnsi"/>
          <w:b w:val="0"/>
          <w:bCs w:val="0"/>
          <w:color w:val="000000"/>
          <w:sz w:val="28"/>
          <w:szCs w:val="28"/>
        </w:rPr>
        <w:t xml:space="preserve"> into several branches and subbranches, seeing that the people in general were less intelligent.”</w:t>
      </w:r>
    </w:p>
    <w:p w14:paraId="29A596C7" w14:textId="1D5396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2.177</w:t>
      </w:r>
    </w:p>
    <w:p w14:paraId="509618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1C096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sarva-līlā-lāvaṇya-vaidagdhī kari’ saṅge</w:t>
      </w:r>
      <w:r w:rsidRPr="00790008">
        <w:rPr>
          <w:rStyle w:val="BookTitle"/>
          <w:rFonts w:asciiTheme="minorHAnsi" w:hAnsiTheme="minorHAnsi" w:cstheme="minorHAnsi"/>
          <w:b w:val="0"/>
          <w:bCs w:val="0"/>
          <w:color w:val="000000"/>
          <w:sz w:val="28"/>
          <w:szCs w:val="28"/>
        </w:rPr>
        <w:br/>
        <w:t>kṛṣṇa-rūpe vihara’ gokule bahu-raṅge</w:t>
      </w:r>
    </w:p>
    <w:p w14:paraId="0354E4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Kṛṣṇa, Your unlimited enchanting Gokula pastimes include those of all other incarnations.</w:t>
      </w:r>
    </w:p>
    <w:p w14:paraId="0E8E8379" w14:textId="01A072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(10.44.14) it is stated: “What austerities must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have performed! With their eyes they always drink the nectar of Lord Kṛṣṇa’s form, which is the essence of loveliness and is not to be equaled or surpassed. That loveliness is the only abode of beauty, fame, and opulence. It is self-perfect, ever fresh and extremely rare.”</w:t>
      </w:r>
    </w:p>
    <w:p w14:paraId="0C5661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kṛṣṇa-rūpe vihara’ gokule</w:t>
      </w:r>
      <w:r w:rsidRPr="00790008">
        <w:rPr>
          <w:rStyle w:val="BookTitle"/>
          <w:rFonts w:asciiTheme="minorHAnsi" w:hAnsiTheme="minorHAnsi" w:cstheme="minorHAnsi"/>
          <w:b w:val="0"/>
          <w:bCs w:val="0"/>
          <w:color w:val="000000"/>
          <w:sz w:val="28"/>
          <w:szCs w:val="28"/>
        </w:rPr>
        <w:t xml:space="preserve"> are described in the following verses from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(334, 520, 538): “The various wonderfully enchanting sweet pastimes exhibited by the Lord in this world are superior to the opulent pastimes exhibited by Nārāyaṇa among the demigods. Although Lord Kṛṣṇa performs His pastimes in Gokula, Mathurā, and Dvārakā, His sweet pastimes of Gokula are the topmost. All animate and inanimate living entities become jubilant </w:t>
      </w:r>
      <w:r w:rsidRPr="00790008">
        <w:rPr>
          <w:rStyle w:val="BookTitle"/>
          <w:rFonts w:asciiTheme="minorHAnsi" w:hAnsiTheme="minorHAnsi" w:cstheme="minorHAnsi"/>
          <w:b w:val="0"/>
          <w:bCs w:val="0"/>
          <w:color w:val="000000"/>
          <w:sz w:val="28"/>
          <w:szCs w:val="28"/>
        </w:rPr>
        <w:lastRenderedPageBreak/>
        <w:t xml:space="preserve">upon seeing the form of Gopendra-nandana, Śrī Kṛṣṇa, whose beauty is inexhaustible, nectarean, and incomparable.” It is stated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w:t>
      </w:r>
    </w:p>
    <w:p w14:paraId="68DE63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santi bhūrīṇi rūpāṇi      mama pūrṇāni ṣaḍ guṇaiḥ</w:t>
      </w:r>
      <w:r w:rsidRPr="00790008">
        <w:rPr>
          <w:rStyle w:val="BookTitle"/>
          <w:rFonts w:asciiTheme="minorHAnsi" w:hAnsiTheme="minorHAnsi" w:cstheme="minorHAnsi"/>
          <w:b w:val="0"/>
          <w:bCs w:val="0"/>
          <w:color w:val="000000"/>
          <w:sz w:val="28"/>
          <w:szCs w:val="28"/>
        </w:rPr>
        <w:br/>
        <w:t>bhaveyustāni tulyāni      na mayā gopa-rūpiṇā</w:t>
      </w:r>
    </w:p>
    <w:p w14:paraId="369301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My various forms are full with six opulences, but there is no comparison to My form as a cowherd boy.”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says:</w:t>
      </w:r>
    </w:p>
    <w:p w14:paraId="40A663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caritaṁ kṛṣṇa-devasya      sarvam evādbhutaṁ bhavet</w:t>
      </w:r>
      <w:r w:rsidRPr="00790008">
        <w:rPr>
          <w:rStyle w:val="BookTitle"/>
          <w:rFonts w:asciiTheme="minorHAnsi" w:hAnsiTheme="minorHAnsi" w:cstheme="minorHAnsi"/>
          <w:b w:val="0"/>
          <w:bCs w:val="0"/>
          <w:color w:val="000000"/>
          <w:sz w:val="28"/>
          <w:szCs w:val="28"/>
        </w:rPr>
        <w:br/>
        <w:t>gopāla-līlā tatrāpi      sarvato ’ti-manoharā</w:t>
      </w:r>
    </w:p>
    <w:p w14:paraId="4A4624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characteristics of Kṛṣṇa are certainly wonderful, and His pastimes as a cowherd boy are most enchanting.” The </w:t>
      </w:r>
      <w:r w:rsidRPr="00790008">
        <w:rPr>
          <w:rStyle w:val="BookTitle"/>
          <w:rFonts w:asciiTheme="minorHAnsi" w:hAnsiTheme="minorHAnsi" w:cstheme="minorHAnsi"/>
          <w:b w:val="0"/>
          <w:bCs w:val="0"/>
          <w:i/>
          <w:iCs/>
          <w:color w:val="000000"/>
          <w:sz w:val="28"/>
          <w:szCs w:val="28"/>
        </w:rPr>
        <w:t>Tantras</w:t>
      </w:r>
      <w:r w:rsidRPr="00790008">
        <w:rPr>
          <w:rStyle w:val="BookTitle"/>
          <w:rFonts w:asciiTheme="minorHAnsi" w:hAnsiTheme="minorHAnsi" w:cstheme="minorHAnsi"/>
          <w:b w:val="0"/>
          <w:bCs w:val="0"/>
          <w:color w:val="000000"/>
          <w:sz w:val="28"/>
          <w:szCs w:val="28"/>
        </w:rPr>
        <w:t xml:space="preserve"> state:</w:t>
      </w:r>
    </w:p>
    <w:p w14:paraId="7FECEAB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kandarpa-koty-arbuda-rūpa-śobhā-</w:t>
      </w:r>
      <w:r w:rsidRPr="00790008">
        <w:rPr>
          <w:rStyle w:val="BookTitle"/>
          <w:rFonts w:asciiTheme="minorHAnsi" w:hAnsiTheme="minorHAnsi" w:cstheme="minorHAnsi"/>
          <w:b w:val="0"/>
          <w:bCs w:val="0"/>
          <w:color w:val="000000"/>
          <w:sz w:val="28"/>
          <w:szCs w:val="28"/>
        </w:rPr>
        <w:br/>
        <w:t>nīrājyapādābja-nakhāṁ calasya</w:t>
      </w:r>
      <w:r w:rsidRPr="00790008">
        <w:rPr>
          <w:rStyle w:val="BookTitle"/>
          <w:rFonts w:asciiTheme="minorHAnsi" w:hAnsiTheme="minorHAnsi" w:cstheme="minorHAnsi"/>
          <w:b w:val="0"/>
          <w:bCs w:val="0"/>
          <w:color w:val="000000"/>
          <w:sz w:val="28"/>
          <w:szCs w:val="28"/>
        </w:rPr>
        <w:br/>
        <w:t>kutrāpy adṛṣṭa-śruta-ramya-kānter</w:t>
      </w:r>
      <w:r w:rsidRPr="00790008">
        <w:rPr>
          <w:rStyle w:val="BookTitle"/>
          <w:rFonts w:asciiTheme="minorHAnsi" w:hAnsiTheme="minorHAnsi" w:cstheme="minorHAnsi"/>
          <w:b w:val="0"/>
          <w:bCs w:val="0"/>
          <w:color w:val="000000"/>
          <w:sz w:val="28"/>
          <w:szCs w:val="28"/>
        </w:rPr>
        <w:br/>
        <w:t>dhyānaṁ paraṁ nanda-sūtasya vakṣye</w:t>
      </w:r>
    </w:p>
    <w:p w14:paraId="3EF4F8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meditate on Nanda-suta, whose beauty surpasses that of millions of Cupids, who thus adore His lotus feet and toenails. His transcendental effulgence is beyond the description or vision of material senses.”</w:t>
      </w:r>
    </w:p>
    <w:p w14:paraId="56DDAD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Gokula pastimes of Śrī Kṛṣṇa are most perfect because they include all of Kṛṣṇa’s sweet sportive pastimes as well as the pastimes of all His other incarnations.</w:t>
      </w:r>
    </w:p>
    <w:p w14:paraId="1167DE5C" w14:textId="434195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2.178</w:t>
      </w:r>
    </w:p>
    <w:p w14:paraId="58CA2C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4E70D7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avatāre bhāgavata-rūpa dhari’</w:t>
      </w:r>
      <w:r w:rsidRPr="00790008">
        <w:rPr>
          <w:rStyle w:val="BookTitle"/>
          <w:rFonts w:asciiTheme="minorHAnsi" w:hAnsiTheme="minorHAnsi" w:cstheme="minorHAnsi"/>
          <w:b w:val="0"/>
          <w:bCs w:val="0"/>
          <w:color w:val="000000"/>
          <w:sz w:val="28"/>
          <w:szCs w:val="28"/>
        </w:rPr>
        <w:br/>
        <w:t>kīrtana karibe sarva-śakti paracāri’</w:t>
      </w:r>
    </w:p>
    <w:p w14:paraId="43F1A8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incarnation as a devotee, </w:t>
      </w:r>
      <w:commentRangeStart w:id="76"/>
      <w:r w:rsidRPr="00790008">
        <w:rPr>
          <w:rStyle w:val="BookTitle"/>
          <w:rFonts w:asciiTheme="minorHAnsi" w:hAnsiTheme="minorHAnsi" w:cstheme="minorHAnsi"/>
          <w:b/>
          <w:bCs/>
          <w:color w:val="800000"/>
          <w:sz w:val="28"/>
          <w:szCs w:val="28"/>
        </w:rPr>
        <w:t>You will invest all Your transcendental energies in the performance of kīrtana</w:t>
      </w:r>
      <w:commentRangeEnd w:id="76"/>
      <w:r w:rsidR="004A5A7D">
        <w:rPr>
          <w:rStyle w:val="CommentReference"/>
          <w:b w:val="0"/>
          <w:bCs w:val="0"/>
          <w:color w:val="auto"/>
        </w:rPr>
        <w:commentReference w:id="76"/>
      </w:r>
      <w:r w:rsidRPr="00790008">
        <w:rPr>
          <w:rStyle w:val="BookTitle"/>
          <w:rFonts w:asciiTheme="minorHAnsi" w:hAnsiTheme="minorHAnsi" w:cstheme="minorHAnsi"/>
          <w:b/>
          <w:bCs/>
          <w:color w:val="800000"/>
          <w:sz w:val="28"/>
          <w:szCs w:val="28"/>
        </w:rPr>
        <w:t>.</w:t>
      </w:r>
    </w:p>
    <w:p w14:paraId="212F0E86" w14:textId="6ADD39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Your incarnation as Gaurāṅga, You will propagate five forms of eternal service.”</w:t>
      </w:r>
    </w:p>
    <w:p w14:paraId="254CE38D" w14:textId="4A534D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2.179</w:t>
      </w:r>
    </w:p>
    <w:p w14:paraId="11C26C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456831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saṅkīrtane pūrṇa haibe sakala saṁsāra</w:t>
      </w:r>
      <w:r w:rsidRPr="00790008">
        <w:rPr>
          <w:rStyle w:val="BookTitle"/>
          <w:rFonts w:asciiTheme="minorHAnsi" w:hAnsiTheme="minorHAnsi" w:cstheme="minorHAnsi"/>
          <w:b w:val="0"/>
          <w:bCs w:val="0"/>
          <w:color w:val="000000"/>
          <w:sz w:val="28"/>
          <w:szCs w:val="28"/>
        </w:rPr>
        <w:br/>
        <w:t>ghare ghare haibe prema-bhakti-paracāra</w:t>
      </w:r>
    </w:p>
    <w:p w14:paraId="120AC5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whole world will be filled with the sound of saṅkīrtana, and pure </w:t>
      </w:r>
      <w:r w:rsidRPr="00790008">
        <w:rPr>
          <w:rStyle w:val="BookTitle"/>
          <w:rFonts w:asciiTheme="minorHAnsi" w:hAnsiTheme="minorHAnsi" w:cstheme="minorHAnsi"/>
          <w:b/>
          <w:bCs/>
          <w:color w:val="800000"/>
          <w:sz w:val="28"/>
          <w:szCs w:val="28"/>
        </w:rPr>
        <w:lastRenderedPageBreak/>
        <w:t>devotional service will be preached from house to house.</w:t>
      </w:r>
    </w:p>
    <w:p w14:paraId="2D73456D" w14:textId="28CB15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Śrī Gaurāṅga are nicely described in the prayers of the demigods. The whole world will achieve complete happiness by proper glorification of Lord Kṛṣṇa. Then loving service to the Supreme Lord will be preached in every house. From this we get an indication that the Lord wants each person to become adept at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preaching. Only those who worship Lord Hari are real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and preachers of pure devotional service to the Lord. By artificially imitating the worship of Hari no preaching is successful, because that is not proper behavior. Only those devotees who are well behaved, freed from bad association, and engaged in the devotional service of Lord Kṛṣṇa are able to truly preach in every house.</w:t>
      </w:r>
    </w:p>
    <w:p w14:paraId="3A3B20E4" w14:textId="20F72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2.180</w:t>
      </w:r>
    </w:p>
    <w:p w14:paraId="0969B0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67A983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kahiba pṛthivīra ānanda-prakāśa</w:t>
      </w:r>
      <w:r w:rsidRPr="00790008">
        <w:rPr>
          <w:rStyle w:val="BookTitle"/>
          <w:rFonts w:asciiTheme="minorHAnsi" w:hAnsiTheme="minorHAnsi" w:cstheme="minorHAnsi"/>
          <w:b w:val="0"/>
          <w:bCs w:val="0"/>
          <w:color w:val="000000"/>
          <w:sz w:val="28"/>
          <w:szCs w:val="28"/>
        </w:rPr>
        <w:br/>
        <w:t>tumi nṛtya karibe miliyā sarva-dāsa</w:t>
      </w:r>
    </w:p>
    <w:p w14:paraId="611ECBC9" w14:textId="494498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we describe the happiness that this earth planet will enjoy when You dance along with Your servants?</w:t>
      </w:r>
    </w:p>
    <w:p w14:paraId="757CD514" w14:textId="3BC87A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2.181</w:t>
      </w:r>
    </w:p>
    <w:p w14:paraId="510752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3DA882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pāda-padma nitya dhyāna kare</w:t>
      </w:r>
      <w:r w:rsidRPr="00790008">
        <w:rPr>
          <w:rStyle w:val="BookTitle"/>
          <w:rFonts w:asciiTheme="minorHAnsi" w:hAnsiTheme="minorHAnsi" w:cstheme="minorHAnsi"/>
          <w:b w:val="0"/>
          <w:bCs w:val="0"/>
          <w:color w:val="000000"/>
          <w:sz w:val="28"/>
          <w:szCs w:val="28"/>
        </w:rPr>
        <w:br/>
        <w:t>tāṅ-sabāra prabhāvei amaṅgala hare</w:t>
      </w:r>
    </w:p>
    <w:p w14:paraId="34CEDC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mere presence of those who constantly meditate on Your lotus feet vanquishes all inauspiciousness.</w:t>
      </w:r>
    </w:p>
    <w:p w14:paraId="514F58D7" w14:textId="425793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“Each of the Supreme Lord’s incarnations preach and benefit some particular persons, but in Your incarnation as Gaurāṅga You will benefit the entire world by inaugurating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You will dance with innumerable servants and make the entire world jubilant.”</w:t>
      </w:r>
    </w:p>
    <w:p w14:paraId="6C1000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Prabodhānanda Sarasvatīpāda has written in his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(5) as follows:</w:t>
      </w:r>
    </w:p>
    <w:p w14:paraId="3CEA6B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kaivalyaṁ narakāyate tridaśa-pūr ākāśa-puṣpāyate</w:t>
      </w:r>
      <w:r w:rsidRPr="00790008">
        <w:rPr>
          <w:rStyle w:val="BookTitle"/>
          <w:rFonts w:asciiTheme="minorHAnsi" w:hAnsiTheme="minorHAnsi" w:cstheme="minorHAnsi"/>
          <w:b w:val="0"/>
          <w:bCs w:val="0"/>
          <w:color w:val="000000"/>
          <w:sz w:val="28"/>
          <w:szCs w:val="28"/>
        </w:rPr>
        <w:br/>
        <w:t>durdāntendriya-kāla-sarpa-paṭalī protkhāta-daṁṣṭrāyate</w:t>
      </w:r>
      <w:r w:rsidRPr="00790008">
        <w:rPr>
          <w:rStyle w:val="BookTitle"/>
          <w:rFonts w:asciiTheme="minorHAnsi" w:hAnsiTheme="minorHAnsi" w:cstheme="minorHAnsi"/>
          <w:b w:val="0"/>
          <w:bCs w:val="0"/>
          <w:color w:val="000000"/>
          <w:sz w:val="28"/>
          <w:szCs w:val="28"/>
        </w:rPr>
        <w:br/>
        <w:t>viśvaṁ pūrṇa-sukhāyate vidhi-mahendrādiś ca kīṭāyate</w:t>
      </w:r>
      <w:r w:rsidRPr="00790008">
        <w:rPr>
          <w:rStyle w:val="BookTitle"/>
          <w:rFonts w:asciiTheme="minorHAnsi" w:hAnsiTheme="minorHAnsi" w:cstheme="minorHAnsi"/>
          <w:b w:val="0"/>
          <w:bCs w:val="0"/>
          <w:color w:val="000000"/>
          <w:sz w:val="28"/>
          <w:szCs w:val="28"/>
        </w:rPr>
        <w:br/>
        <w:t>yat kāruṇya-kaṭākṣa-vaibhavavatāṁ taṁ gauram eva stumaḥ</w:t>
      </w:r>
    </w:p>
    <w:p w14:paraId="081D14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devotee who has received Śrī Caitanya Mahāprabhu’s merciful glance, </w:t>
      </w:r>
      <w:r w:rsidRPr="00790008">
        <w:rPr>
          <w:rStyle w:val="BookTitle"/>
          <w:rFonts w:asciiTheme="minorHAnsi" w:hAnsiTheme="minorHAnsi" w:cstheme="minorHAnsi"/>
          <w:b w:val="0"/>
          <w:bCs w:val="0"/>
          <w:i/>
          <w:iCs/>
          <w:color w:val="000000"/>
          <w:sz w:val="28"/>
          <w:szCs w:val="28"/>
        </w:rPr>
        <w:t>kaivalya</w:t>
      </w:r>
      <w:r w:rsidRPr="00790008">
        <w:rPr>
          <w:rStyle w:val="BookTitle"/>
          <w:rFonts w:asciiTheme="minorHAnsi" w:hAnsiTheme="minorHAnsi" w:cstheme="minorHAnsi"/>
          <w:b w:val="0"/>
          <w:bCs w:val="0"/>
          <w:color w:val="000000"/>
          <w:sz w:val="28"/>
          <w:szCs w:val="28"/>
        </w:rPr>
        <w:t xml:space="preserve">, merging into the existence of Brahman, appears hellish, the heavenly </w:t>
      </w:r>
      <w:r w:rsidRPr="00790008">
        <w:rPr>
          <w:rStyle w:val="BookTitle"/>
          <w:rFonts w:asciiTheme="minorHAnsi" w:hAnsiTheme="minorHAnsi" w:cstheme="minorHAnsi"/>
          <w:b w:val="0"/>
          <w:bCs w:val="0"/>
          <w:color w:val="000000"/>
          <w:sz w:val="28"/>
          <w:szCs w:val="28"/>
        </w:rPr>
        <w:lastRenderedPageBreak/>
        <w:t>planets appear like phantasmagoria, the senses appear like serpents with broken teeth, the entire world becomes a replica of Vaikuṇṭha, and the position of demigods headed by Lord Brahmā and Lord Indra is considered equal to that of a tiny insect.”</w:t>
      </w:r>
    </w:p>
    <w:p w14:paraId="5E96231D" w14:textId="0B98A2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2.182</w:t>
      </w:r>
    </w:p>
    <w:p w14:paraId="40CDEF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BD823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pada-tāle khaṇḍe pṛthivīra amaṅgala</w:t>
      </w:r>
      <w:r w:rsidRPr="00790008">
        <w:rPr>
          <w:rStyle w:val="BookTitle"/>
          <w:rFonts w:asciiTheme="minorHAnsi" w:hAnsiTheme="minorHAnsi" w:cstheme="minorHAnsi"/>
          <w:b w:val="0"/>
          <w:bCs w:val="0"/>
          <w:color w:val="000000"/>
          <w:sz w:val="28"/>
          <w:szCs w:val="28"/>
        </w:rPr>
        <w:br/>
        <w:t>dṛṣṭi-mātra daśa-dik haya sunirmala</w:t>
      </w:r>
    </w:p>
    <w:p w14:paraId="6E48BBE9" w14:textId="04A43D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such persons dance, the touch of their lotus feet destroys all the inauspiciousness of the world. By their glance, the ten directions are purified.</w:t>
      </w:r>
    </w:p>
    <w:p w14:paraId="775DCFCE" w14:textId="11D327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2.183</w:t>
      </w:r>
    </w:p>
    <w:p w14:paraId="64F9FC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6A20A6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bāhu tuli’ nācite svargera vighna-nāśa</w:t>
      </w:r>
      <w:r w:rsidRPr="00790008">
        <w:rPr>
          <w:rStyle w:val="BookTitle"/>
          <w:rFonts w:asciiTheme="minorHAnsi" w:hAnsiTheme="minorHAnsi" w:cstheme="minorHAnsi"/>
          <w:b w:val="0"/>
          <w:bCs w:val="0"/>
          <w:color w:val="000000"/>
          <w:sz w:val="28"/>
          <w:szCs w:val="28"/>
        </w:rPr>
        <w:br/>
        <w:t>hena yaśa, hena nṛtya, hena tora dāsa</w:t>
      </w:r>
    </w:p>
    <w:p w14:paraId="59E36F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are Your glories, such is the dancing, and such are Your servants that when they dance with their arms raised, the disturbances in the heavenly planets are destroyed.</w:t>
      </w:r>
    </w:p>
    <w:p w14:paraId="10E803E4" w14:textId="7EDF5C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temporary material world is full of threefold miseries. Uninterrupted happiness is not found even in the heavenly planets. In the course of enjoying heavenly pleasure there are two impediments—aversion to the Supreme Lord due to sense gratification and being deprived of heavenly pleasures achieved through pious activities by the demons. When the demigods who reside on the heavenly planets raise their arms and happily dance with a desire to serve Lord Viṣṇu, the fallible heavenly planets no longer remain hated. The characteristics of Kṛṣṇa’s devotees are like those of the demigods, except that the devotees are freed from all material desires. Such devotees of Kṛṣṇa can raise their arms and dance in ecstasy. The heroic activities of the Supreme Lord are spotless and bestow all auspiciousness. The devotees of the Supreme Lord also possess such extraordinary qualities. The word </w:t>
      </w:r>
      <w:r w:rsidRPr="00790008">
        <w:rPr>
          <w:rStyle w:val="BookTitle"/>
          <w:rFonts w:asciiTheme="minorHAnsi" w:hAnsiTheme="minorHAnsi" w:cstheme="minorHAnsi"/>
          <w:b w:val="0"/>
          <w:bCs w:val="0"/>
          <w:i/>
          <w:iCs/>
          <w:color w:val="000000"/>
          <w:sz w:val="28"/>
          <w:szCs w:val="28"/>
        </w:rPr>
        <w:t>hena</w:t>
      </w:r>
      <w:r w:rsidRPr="00790008">
        <w:rPr>
          <w:rStyle w:val="BookTitle"/>
          <w:rFonts w:asciiTheme="minorHAnsi" w:hAnsiTheme="minorHAnsi" w:cstheme="minorHAnsi"/>
          <w:b w:val="0"/>
          <w:bCs w:val="0"/>
          <w:color w:val="000000"/>
          <w:sz w:val="28"/>
          <w:szCs w:val="28"/>
        </w:rPr>
        <w:t xml:space="preserve"> means “this type” or “this kind.”</w:t>
      </w:r>
    </w:p>
    <w:p w14:paraId="2FE9EC77" w14:textId="5133C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2.184</w:t>
      </w:r>
    </w:p>
    <w:p w14:paraId="3C2152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6565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padbhyāṁ bhūmer diśo dṛgbhyāṁ      dorbhyāñ cāmaṅgalaṁ divaḥ</w:t>
      </w:r>
      <w:r w:rsidRPr="00790008">
        <w:rPr>
          <w:rStyle w:val="BookTitle"/>
          <w:rFonts w:asciiTheme="minorHAnsi" w:hAnsiTheme="minorHAnsi" w:cstheme="minorHAnsi"/>
          <w:b w:val="0"/>
          <w:bCs w:val="0"/>
          <w:color w:val="000000"/>
          <w:sz w:val="28"/>
          <w:szCs w:val="28"/>
        </w:rPr>
        <w:br/>
        <w:t>bahu-dhotsādyate rājan      kṛṣṇa-bhaktasya nṛtyataḥ</w:t>
      </w:r>
    </w:p>
    <w:p w14:paraId="4D9E9A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“’My dear King, when Kṛṣṇa’s devotees dance in kīrtana, they destroy the inauspiciousness of the earth by the touch of their feet, the directions by their </w:t>
      </w:r>
      <w:r w:rsidRPr="00790008">
        <w:rPr>
          <w:rStyle w:val="BookTitle"/>
          <w:rFonts w:asciiTheme="minorHAnsi" w:hAnsiTheme="minorHAnsi" w:cstheme="minorHAnsi"/>
          <w:b/>
          <w:bCs/>
          <w:color w:val="800000"/>
          <w:sz w:val="28"/>
          <w:szCs w:val="28"/>
        </w:rPr>
        <w:lastRenderedPageBreak/>
        <w:t>glance, and the higher planetary systems by their upraised arms.’</w:t>
      </w:r>
    </w:p>
    <w:p w14:paraId="4EF0CAA3" w14:textId="0541EF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found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Hari-bhakti-sudhodaya</w:t>
      </w:r>
      <w:r w:rsidRPr="00790008">
        <w:rPr>
          <w:rStyle w:val="BookTitle"/>
          <w:rFonts w:asciiTheme="minorHAnsi" w:hAnsiTheme="minorHAnsi" w:cstheme="minorHAnsi"/>
          <w:b w:val="0"/>
          <w:bCs w:val="0"/>
          <w:color w:val="000000"/>
          <w:sz w:val="28"/>
          <w:szCs w:val="28"/>
        </w:rPr>
        <w:t xml:space="preserve"> (20.68).</w:t>
      </w:r>
    </w:p>
    <w:p w14:paraId="069AA9E2" w14:textId="22177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2.185-186</w:t>
      </w:r>
    </w:p>
    <w:p w14:paraId="7673EE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185-186</w:t>
      </w:r>
    </w:p>
    <w:p w14:paraId="588B2B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 āpane tumi sākṣāt haiyā</w:t>
      </w:r>
      <w:r w:rsidRPr="00790008">
        <w:rPr>
          <w:rStyle w:val="BookTitle"/>
          <w:rFonts w:asciiTheme="minorHAnsi" w:hAnsiTheme="minorHAnsi" w:cstheme="minorHAnsi"/>
          <w:b w:val="0"/>
          <w:bCs w:val="0"/>
          <w:color w:val="000000"/>
          <w:sz w:val="28"/>
          <w:szCs w:val="28"/>
        </w:rPr>
        <w:br/>
        <w:t>karibā kīrtana-prema bhakta-goṣṭhī laiyā</w:t>
      </w:r>
    </w:p>
    <w:p w14:paraId="0C8DC4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mahimā, prabhu, varṇibāra kāra śakti?</w:t>
      </w:r>
      <w:r w:rsidRPr="00790008">
        <w:rPr>
          <w:rStyle w:val="BookTitle"/>
          <w:rFonts w:asciiTheme="minorHAnsi" w:hAnsiTheme="minorHAnsi" w:cstheme="minorHAnsi"/>
          <w:b w:val="0"/>
          <w:bCs w:val="0"/>
          <w:color w:val="000000"/>
          <w:sz w:val="28"/>
          <w:szCs w:val="28"/>
        </w:rPr>
        <w:br/>
        <w:t>tumi vilāibā veda-gopya viṣṇu-bhakti!</w:t>
      </w:r>
    </w:p>
    <w:p w14:paraId="4B6D74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You will personally appear and perform kīrtana with Your pure devotees. O Lord, who has the power to describe Your glories? You will distribute devotional service to Lord Viṣṇu that is unknown through the Vedas.</w:t>
      </w:r>
    </w:p>
    <w:p w14:paraId="7A04ADDF" w14:textId="58ABA1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Gaurasundara! You are the nondifferent golden form of the son of the king of Vraja. You will appear in this world along with Your associates and enjoy the pastimes of distributing love of God through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Neither the demigods nor the human beings are able to properly describe Your glories. The knowledge of demigods and human beings is mundane; the most beneficial work of distributing pure service to Kṛṣṇa, which is hidden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not manifest to all, is only possible in Your incarnation as Gaura.” Śrī Dāmodara Svarūpa Prabhu has written in his notebook:</w:t>
      </w:r>
    </w:p>
    <w:p w14:paraId="208F4D9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anarpita-carīṁ cirāt karuṇayāvatīrṇaḥ kalau</w:t>
      </w:r>
      <w:r w:rsidRPr="00790008">
        <w:rPr>
          <w:rStyle w:val="BookTitle"/>
          <w:rFonts w:asciiTheme="minorHAnsi" w:hAnsiTheme="minorHAnsi" w:cstheme="minorHAnsi"/>
          <w:b w:val="0"/>
          <w:bCs w:val="0"/>
          <w:color w:val="000000"/>
          <w:sz w:val="28"/>
          <w:szCs w:val="28"/>
        </w:rPr>
        <w:br/>
        <w:t>samarpayitum unnatojjvala-rasāṁ sva-bhakti-śriyam</w:t>
      </w:r>
      <w:r w:rsidRPr="00790008">
        <w:rPr>
          <w:rStyle w:val="BookTitle"/>
          <w:rFonts w:asciiTheme="minorHAnsi" w:hAnsiTheme="minorHAnsi" w:cstheme="minorHAnsi"/>
          <w:b w:val="0"/>
          <w:bCs w:val="0"/>
          <w:color w:val="000000"/>
          <w:sz w:val="28"/>
          <w:szCs w:val="28"/>
        </w:rPr>
        <w:br/>
        <w:t>hariḥ puraṭa-sundara-dyuti-kadamba-sandīpitaḥ</w:t>
      </w:r>
      <w:r w:rsidRPr="00790008">
        <w:rPr>
          <w:rStyle w:val="BookTitle"/>
          <w:rFonts w:asciiTheme="minorHAnsi" w:hAnsiTheme="minorHAnsi" w:cstheme="minorHAnsi"/>
          <w:b w:val="0"/>
          <w:bCs w:val="0"/>
          <w:color w:val="000000"/>
          <w:sz w:val="28"/>
          <w:szCs w:val="28"/>
        </w:rPr>
        <w:br/>
        <w:t>sadā hṛdaya-kandare sphuratu vaḥ śacī-nandanaḥ</w:t>
      </w:r>
    </w:p>
    <w:p w14:paraId="34A013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“May the Supreme Lord, who is known as the son of Śrīmatī Śacīdevī, be transcendentally situated in the innermost core of your heart. Resplendent with the radiance of molten gold, He has descended in the Age of Kali by His causeless mercy to bestow what no incarnation has ever offered before: the most elevated mellow of devotional service, the mellow of conjugal love.”</w:t>
      </w:r>
    </w:p>
    <w:p w14:paraId="7C186B63" w14:textId="6CF6ED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2.187</w:t>
      </w:r>
    </w:p>
    <w:p w14:paraId="4FDCB2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1FA4B7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mukti diyā ye bhakti rākhaha gopya kari’</w:t>
      </w:r>
      <w:r w:rsidRPr="00790008">
        <w:rPr>
          <w:rStyle w:val="BookTitle"/>
          <w:rFonts w:asciiTheme="minorHAnsi" w:hAnsiTheme="minorHAnsi" w:cstheme="minorHAnsi"/>
          <w:b w:val="0"/>
          <w:bCs w:val="0"/>
          <w:color w:val="000000"/>
          <w:sz w:val="28"/>
          <w:szCs w:val="28"/>
        </w:rPr>
        <w:br/>
        <w:t>āmi-saba ye-nimitte abhilāṣa kari</w:t>
      </w:r>
    </w:p>
    <w:p w14:paraId="5D313D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easily award liberation, but You keep devotional service hidden. We have a desire to attain that devotional service.</w:t>
      </w:r>
    </w:p>
    <w:p w14:paraId="15CF1F1D" w14:textId="411EFF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(2.10.6 and 5.6.18) in this regard.</w:t>
      </w:r>
    </w:p>
    <w:p w14:paraId="45E965DD" w14:textId="6C6D77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2.188</w:t>
      </w:r>
    </w:p>
    <w:p w14:paraId="25F5B0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47617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jagatera prabhu tumi dibā hena dhana</w:t>
      </w:r>
      <w:r w:rsidRPr="00790008">
        <w:rPr>
          <w:rStyle w:val="BookTitle"/>
          <w:rFonts w:asciiTheme="minorHAnsi" w:hAnsiTheme="minorHAnsi" w:cstheme="minorHAnsi"/>
          <w:b w:val="0"/>
          <w:bCs w:val="0"/>
          <w:color w:val="000000"/>
          <w:sz w:val="28"/>
          <w:szCs w:val="28"/>
        </w:rPr>
        <w:br/>
        <w:t>tomāra kāruṇya sabe ihāra kāraṇa</w:t>
      </w:r>
    </w:p>
    <w:p w14:paraId="446AEA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You will freely distribute the treasure of devotional service throughout the world, simply due to Your causeless mercy.</w:t>
      </w:r>
    </w:p>
    <w:p w14:paraId="24161EA6" w14:textId="451B53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“We are demigods, decorated with all good qualities. We are beyond the jurisdiction of poverty. We therefore have no ulterior motive. Our only desire is to serve Lord Viṣṇu. Since we are bereft of the Lord’s devotional service, we pray that we may regain that service. You will bestow on all sinful persons of the world the qualification to serve the Supreme Lord, which is the topmost treasure. Although no one is qualified to achieve this benediction, You have the power to bestow causeless mercy on such worthless persons. Therefore Your causeless mercy is the only means of obtaining Your favor.”</w:t>
      </w:r>
    </w:p>
    <w:p w14:paraId="7FA29B32" w14:textId="71426C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2.189</w:t>
      </w:r>
    </w:p>
    <w:p w14:paraId="1C28C5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58EDE0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nāme prabhu sarva-yajña pūrṇa</w:t>
      </w:r>
      <w:r w:rsidRPr="00790008">
        <w:rPr>
          <w:rStyle w:val="BookTitle"/>
          <w:rFonts w:asciiTheme="minorHAnsi" w:hAnsiTheme="minorHAnsi" w:cstheme="minorHAnsi"/>
          <w:b w:val="0"/>
          <w:bCs w:val="0"/>
          <w:color w:val="000000"/>
          <w:sz w:val="28"/>
          <w:szCs w:val="28"/>
        </w:rPr>
        <w:br/>
        <w:t>se tumi hailā navadvīpe avatīrṇa</w:t>
      </w:r>
    </w:p>
    <w:p w14:paraId="74BC37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“By the chanting </w:t>
      </w:r>
      <w:commentRangeStart w:id="77"/>
      <w:r w:rsidRPr="00790008">
        <w:rPr>
          <w:rStyle w:val="BookTitle"/>
          <w:rFonts w:asciiTheme="minorHAnsi" w:hAnsiTheme="minorHAnsi" w:cstheme="minorHAnsi"/>
          <w:b/>
          <w:bCs/>
          <w:color w:val="800000"/>
          <w:sz w:val="28"/>
          <w:szCs w:val="28"/>
        </w:rPr>
        <w:t>of whose</w:t>
      </w:r>
      <w:commentRangeEnd w:id="77"/>
      <w:r w:rsidR="00DA1197">
        <w:rPr>
          <w:rStyle w:val="CommentReference"/>
          <w:b w:val="0"/>
          <w:bCs w:val="0"/>
          <w:color w:val="auto"/>
        </w:rPr>
        <w:commentReference w:id="77"/>
      </w:r>
      <w:r w:rsidRPr="00790008">
        <w:rPr>
          <w:rStyle w:val="BookTitle"/>
          <w:rFonts w:asciiTheme="minorHAnsi" w:hAnsiTheme="minorHAnsi" w:cstheme="minorHAnsi"/>
          <w:b/>
          <w:bCs/>
          <w:color w:val="800000"/>
          <w:sz w:val="28"/>
          <w:szCs w:val="28"/>
        </w:rPr>
        <w:t xml:space="preserve"> holy names all sacrifices are performed, that Lord has now appeared in Navadvīpa.</w:t>
      </w:r>
    </w:p>
    <w:p w14:paraId="38B231AA" w14:textId="54A90F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four types of sacrifice—meditation, fire sacrifice, Deity worship, and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—are perfected by chanting the holy names of Hari. All sacrifices are complete only by chanting Your names that You have given. You have appeared in Navadvīpa to preach these holy names.”</w:t>
      </w:r>
    </w:p>
    <w:p w14:paraId="27282685" w14:textId="020FCF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2.190</w:t>
      </w:r>
    </w:p>
    <w:p w14:paraId="4A5A7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6AC64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kṛpā kara, prabhu haiyā sadaya</w:t>
      </w:r>
      <w:r w:rsidRPr="00790008">
        <w:rPr>
          <w:rStyle w:val="BookTitle"/>
          <w:rFonts w:asciiTheme="minorHAnsi" w:hAnsiTheme="minorHAnsi" w:cstheme="minorHAnsi"/>
          <w:b w:val="0"/>
          <w:bCs w:val="0"/>
          <w:color w:val="000000"/>
          <w:sz w:val="28"/>
          <w:szCs w:val="28"/>
        </w:rPr>
        <w:br/>
        <w:t>yena āmā-sabāra dekhite bhāgya haya</w:t>
      </w:r>
    </w:p>
    <w:p w14:paraId="264A25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please be merciful to us so that we may have the fortune to see Your pastimes.</w:t>
      </w:r>
    </w:p>
    <w:p w14:paraId="701EEA62" w14:textId="73A1EE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continue with their prayers, “Let us be fortunate enough that we may see Your eternal Gaura pastimes in this material world.”</w:t>
      </w:r>
    </w:p>
    <w:p w14:paraId="6D12ACB5" w14:textId="639F46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2.191</w:t>
      </w:r>
    </w:p>
    <w:p w14:paraId="007886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191</w:t>
      </w:r>
    </w:p>
    <w:p w14:paraId="10D2E4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eta-dine gaṅgāra pūrila manoratha</w:t>
      </w:r>
      <w:r w:rsidRPr="00790008">
        <w:rPr>
          <w:rStyle w:val="BookTitle"/>
          <w:rFonts w:asciiTheme="minorHAnsi" w:hAnsiTheme="minorHAnsi" w:cstheme="minorHAnsi"/>
          <w:b w:val="0"/>
          <w:bCs w:val="0"/>
          <w:color w:val="000000"/>
          <w:sz w:val="28"/>
          <w:szCs w:val="28"/>
        </w:rPr>
        <w:br/>
        <w:t>tumi krīḍā karibā ye cira-abhimata</w:t>
      </w:r>
    </w:p>
    <w:p w14:paraId="79978F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long-cherished desire of the Ganges will now be fulfilled when You sport in her waters.</w:t>
      </w:r>
    </w:p>
    <w:p w14:paraId="47E1C349" w14:textId="057BCD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time immemorial the Ganges has been famous as the nectar emanating from the lotus feet of Kṛṣṇa and sustained on the head of Lord Śiva, the topmost Vaiṣṇava. For the benefit of the world she flowed from Haridvāra to Gaṅgā-sāgara and thus expanded the service attitude of those who live on her banks. Foolish people could not understand that she is the water touched by Your feet, so Gaṅgādevī desired to serve You by being identified in this world as the water touched by Your feet. Therefore her desires will be fulfilled when You wash Your feet and take bath in her waters.”</w:t>
      </w:r>
    </w:p>
    <w:p w14:paraId="3B0DB5AA" w14:textId="68A923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2.192</w:t>
      </w:r>
    </w:p>
    <w:p w14:paraId="17FF1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064CCD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tomāre yogeśvara sabe dekhe dhyāne</w:t>
      </w:r>
      <w:r w:rsidRPr="00790008">
        <w:rPr>
          <w:rStyle w:val="BookTitle"/>
          <w:rFonts w:asciiTheme="minorHAnsi" w:hAnsiTheme="minorHAnsi" w:cstheme="minorHAnsi"/>
          <w:b w:val="0"/>
          <w:bCs w:val="0"/>
          <w:color w:val="000000"/>
          <w:sz w:val="28"/>
          <w:szCs w:val="28"/>
        </w:rPr>
        <w:br/>
        <w:t>se tumi vidita haibe navadvīpa-grāme</w:t>
      </w:r>
    </w:p>
    <w:p w14:paraId="4D38215D" w14:textId="448F20CB"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who are seen through the yog</w:t>
      </w:r>
      <w:ins w:id="78" w:author="your servant" w:date="2020-07-17T14:10:00Z">
        <w:r w:rsidR="00DA1197">
          <w:rPr>
            <w:rStyle w:val="BookTitle"/>
            <w:rFonts w:asciiTheme="minorHAnsi" w:hAnsiTheme="minorHAnsi" w:cstheme="minorHAnsi"/>
            <w:b/>
            <w:bCs/>
            <w:color w:val="800000"/>
            <w:sz w:val="28"/>
            <w:szCs w:val="28"/>
          </w:rPr>
          <w:t>ī</w:t>
        </w:r>
      </w:ins>
      <w:r w:rsidRPr="00790008">
        <w:rPr>
          <w:rStyle w:val="BookTitle"/>
          <w:rFonts w:asciiTheme="minorHAnsi" w:hAnsiTheme="minorHAnsi" w:cstheme="minorHAnsi"/>
          <w:b/>
          <w:bCs/>
          <w:color w:val="800000"/>
          <w:sz w:val="28"/>
          <w:szCs w:val="28"/>
        </w:rPr>
        <w:t>s’ meditation as Yogeśvara will now be seen in the village of Navadvīpa.</w:t>
      </w:r>
    </w:p>
    <w:p w14:paraId="730BB3D4" w14:textId="466FE1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great mystic yogis meditate on Your form in their hearts. You will manifest that eternal transcendental form for the benefit of the residents of Navadvīpa.”</w:t>
      </w:r>
    </w:p>
    <w:p w14:paraId="22FEAFE6" w14:textId="3092E0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2.193</w:t>
      </w:r>
    </w:p>
    <w:p w14:paraId="1FAEC2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336B1E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navadvīpa-pratio thākuka namaskāra</w:t>
      </w:r>
      <w:r w:rsidRPr="00790008">
        <w:rPr>
          <w:rStyle w:val="BookTitle"/>
          <w:rFonts w:asciiTheme="minorHAnsi" w:hAnsiTheme="minorHAnsi" w:cstheme="minorHAnsi"/>
          <w:b w:val="0"/>
          <w:bCs w:val="0"/>
          <w:color w:val="000000"/>
          <w:sz w:val="28"/>
          <w:szCs w:val="28"/>
        </w:rPr>
        <w:br/>
        <w:t>śacī-jagannātha-gṛhe yathā avatāra</w:t>
      </w:r>
    </w:p>
    <w:p w14:paraId="218BB2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therefore offer our respectful obeisances to Śrī Navadvīpa, where the Lord appeared in the house of Śacīdevī and Jagannātha.”</w:t>
      </w:r>
    </w:p>
    <w:p w14:paraId="617D023C" w14:textId="7D64DD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“We offer our obeisances to the abode that is qualified for receiving Your lotus feet.” That abode is nondifferent from Durgā, or Nīlā, who is a manifestation of Nārāyaṇa’s energy and worshipable by all devotees. That Yogapīṭha, which is situated in Śrī Māyāpur, is the site of Śacī and Jagannātha’s house, wherein the Lord took birth. In other words, Śrī Navadvīpa-dhāma is composed of pure goodness and is nondifferent from Vṛndāvana. It is the basis of the nine types of devotional service for devotees who have taken shelter of a spiritual master.</w:t>
      </w:r>
    </w:p>
    <w:p w14:paraId="13CBA139" w14:textId="134B10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2.194</w:t>
      </w:r>
    </w:p>
    <w:p w14:paraId="05F4D0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194</w:t>
      </w:r>
    </w:p>
    <w:p w14:paraId="588BC6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brahmādi devatā prati-dine</w:t>
      </w:r>
      <w:r w:rsidRPr="00790008">
        <w:rPr>
          <w:rStyle w:val="BookTitle"/>
          <w:rFonts w:asciiTheme="minorHAnsi" w:hAnsiTheme="minorHAnsi" w:cstheme="minorHAnsi"/>
          <w:b w:val="0"/>
          <w:bCs w:val="0"/>
          <w:color w:val="000000"/>
          <w:sz w:val="28"/>
          <w:szCs w:val="28"/>
        </w:rPr>
        <w:br/>
        <w:t>gupte rahi’ īśvarera karena stavane</w:t>
      </w:r>
    </w:p>
    <w:p w14:paraId="61ADC685" w14:textId="2F89E7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demigods headed by Lord Brahmā would daily offer prayers in seclusion.</w:t>
      </w:r>
    </w:p>
    <w:p w14:paraId="62A5D972" w14:textId="3B3DA1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2.195</w:t>
      </w:r>
    </w:p>
    <w:p w14:paraId="0F93D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3C10F2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śacī-garbhe vaise sarva-bhuvanera vāsa</w:t>
      </w:r>
      <w:r w:rsidRPr="00790008">
        <w:rPr>
          <w:rStyle w:val="BookTitle"/>
          <w:rFonts w:asciiTheme="minorHAnsi" w:hAnsiTheme="minorHAnsi" w:cstheme="minorHAnsi"/>
          <w:b w:val="0"/>
          <w:bCs w:val="0"/>
          <w:color w:val="000000"/>
          <w:sz w:val="28"/>
          <w:szCs w:val="28"/>
        </w:rPr>
        <w:br/>
        <w:t>phālgunī pūrṇimā āsi’ haila prakāśa</w:t>
      </w:r>
    </w:p>
    <w:p w14:paraId="2187EA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shelter of all universes, remained in the womb of Śacīdevī until the Phālgunī Pūrṇimā gradually approached.</w:t>
      </w:r>
    </w:p>
    <w:p w14:paraId="67F7DAE6" w14:textId="074FF5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who is the resting place of innumerable Vaikuṇṭha planets and material universes composed of fourteen planetary systems, has appeared in the womb of Śacī. The Lord remained in the womb of Śacī until the full moon night of the month of Phālguna, in the year 1486. The words </w:t>
      </w:r>
      <w:r w:rsidRPr="00790008">
        <w:rPr>
          <w:rStyle w:val="BookTitle"/>
          <w:rFonts w:asciiTheme="minorHAnsi" w:hAnsiTheme="minorHAnsi" w:cstheme="minorHAnsi"/>
          <w:b w:val="0"/>
          <w:bCs w:val="0"/>
          <w:i/>
          <w:iCs/>
          <w:color w:val="000000"/>
          <w:sz w:val="28"/>
          <w:szCs w:val="28"/>
        </w:rPr>
        <w:t>śacī-garbha-</w:t>
      </w:r>
      <w:commentRangeStart w:id="79"/>
      <w:r w:rsidRPr="00790008">
        <w:rPr>
          <w:rStyle w:val="BookTitle"/>
          <w:rFonts w:asciiTheme="minorHAnsi" w:hAnsiTheme="minorHAnsi" w:cstheme="minorHAnsi"/>
          <w:b w:val="0"/>
          <w:bCs w:val="0"/>
          <w:i/>
          <w:iCs/>
          <w:color w:val="000000"/>
          <w:sz w:val="28"/>
          <w:szCs w:val="28"/>
        </w:rPr>
        <w:t>sindhu</w:t>
      </w:r>
      <w:r w:rsidRPr="00790008">
        <w:rPr>
          <w:rStyle w:val="BookTitle"/>
          <w:rFonts w:asciiTheme="minorHAnsi" w:hAnsiTheme="minorHAnsi" w:cstheme="minorHAnsi"/>
          <w:b w:val="0"/>
          <w:bCs w:val="0"/>
          <w:color w:val="000000"/>
          <w:sz w:val="28"/>
          <w:szCs w:val="28"/>
        </w:rPr>
        <w:t xml:space="preserve"> </w:t>
      </w:r>
      <w:commentRangeEnd w:id="79"/>
      <w:r w:rsidR="007F059C">
        <w:rPr>
          <w:rStyle w:val="CommentReference"/>
          <w:color w:val="auto"/>
        </w:rPr>
        <w:commentReference w:id="79"/>
      </w:r>
      <w:r w:rsidRPr="00790008">
        <w:rPr>
          <w:rStyle w:val="BookTitle"/>
          <w:rFonts w:asciiTheme="minorHAnsi" w:hAnsiTheme="minorHAnsi" w:cstheme="minorHAnsi"/>
          <w:b w:val="0"/>
          <w:bCs w:val="0"/>
          <w:color w:val="000000"/>
          <w:sz w:val="28"/>
          <w:szCs w:val="28"/>
        </w:rPr>
        <w:t>refer to the form of pure goodness.</w:t>
      </w:r>
    </w:p>
    <w:p w14:paraId="2A959D78" w14:textId="573F8B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2.196</w:t>
      </w:r>
    </w:p>
    <w:p w14:paraId="48C6D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7459B8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ananta-brahmāṇḍe yata āche sumaṅgala</w:t>
      </w:r>
      <w:r w:rsidRPr="00790008">
        <w:rPr>
          <w:rStyle w:val="BookTitle"/>
          <w:rFonts w:asciiTheme="minorHAnsi" w:hAnsiTheme="minorHAnsi" w:cstheme="minorHAnsi"/>
          <w:b w:val="0"/>
          <w:bCs w:val="0"/>
          <w:color w:val="000000"/>
          <w:sz w:val="28"/>
          <w:szCs w:val="28"/>
        </w:rPr>
        <w:br/>
        <w:t>sei pūrṇimāya āsi’ mililā sakala</w:t>
      </w:r>
    </w:p>
    <w:p w14:paraId="4A9AD7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auspicious symptoms present throughout unlimited universes appeared together on that full moon night.</w:t>
      </w:r>
    </w:p>
    <w:p w14:paraId="5EE002BB" w14:textId="762A2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full moon day became most auspicious as all favorable symptoms gathered together.</w:t>
      </w:r>
    </w:p>
    <w:p w14:paraId="52D59AF8" w14:textId="77226D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2.197</w:t>
      </w:r>
    </w:p>
    <w:p w14:paraId="67A710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24680C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saṅkīrtana-sahita prabhura avatāra</w:t>
      </w:r>
      <w:r w:rsidRPr="00790008">
        <w:rPr>
          <w:rStyle w:val="BookTitle"/>
          <w:rFonts w:asciiTheme="minorHAnsi" w:hAnsiTheme="minorHAnsi" w:cstheme="minorHAnsi"/>
          <w:b w:val="0"/>
          <w:bCs w:val="0"/>
          <w:color w:val="000000"/>
          <w:sz w:val="28"/>
          <w:szCs w:val="28"/>
        </w:rPr>
        <w:br/>
        <w:t>grahaṇera chale tāhā karena pracāra</w:t>
      </w:r>
    </w:p>
    <w:p w14:paraId="4C7986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Lord simultaneously appeared along with the congregational chanting of the holy names, which He inaugurated on the pretext of a lunar eclipse.</w:t>
      </w:r>
    </w:p>
    <w:p w14:paraId="2CC9EF0E" w14:textId="315CB4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tradition of chanting the names of Hari for fruitive results during solar and lunar eclipses has been current since time immemorial. Although such chanting of the holy names yields insignificant fruits, Śrī Caitanyadeva coincidentally appeared while everyone was thus engaged.</w:t>
      </w:r>
    </w:p>
    <w:p w14:paraId="59E4B36B" w14:textId="07E426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2.198</w:t>
      </w:r>
    </w:p>
    <w:p w14:paraId="35C3E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766904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karma bujhibāra śakti kāya?</w:t>
      </w:r>
      <w:r w:rsidRPr="00790008">
        <w:rPr>
          <w:rStyle w:val="BookTitle"/>
          <w:rFonts w:asciiTheme="minorHAnsi" w:hAnsiTheme="minorHAnsi" w:cstheme="minorHAnsi"/>
          <w:b w:val="0"/>
          <w:bCs w:val="0"/>
          <w:color w:val="000000"/>
          <w:sz w:val="28"/>
          <w:szCs w:val="28"/>
        </w:rPr>
        <w:br/>
        <w:t>candre ācchādila rāhu īśvara-icchāya</w:t>
      </w:r>
    </w:p>
    <w:p w14:paraId="16AC740C" w14:textId="46B705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understand the activities of the Lord? By His desire Rāhu covered the moon.</w:t>
      </w:r>
    </w:p>
    <w:p w14:paraId="70ECAF85" w14:textId="18EC7D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2.199</w:t>
      </w:r>
    </w:p>
    <w:p w14:paraId="43168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3C6858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sarva-navadvīpe,—dekhe haila grahaṇa</w:t>
      </w:r>
      <w:r w:rsidRPr="00790008">
        <w:rPr>
          <w:rStyle w:val="BookTitle"/>
          <w:rFonts w:asciiTheme="minorHAnsi" w:hAnsiTheme="minorHAnsi" w:cstheme="minorHAnsi"/>
          <w:b w:val="0"/>
          <w:bCs w:val="0"/>
          <w:color w:val="000000"/>
          <w:sz w:val="28"/>
          <w:szCs w:val="28"/>
        </w:rPr>
        <w:br/>
        <w:t>uṭhila maṅgala-dhvani śrī-hari-kīrtana</w:t>
      </w:r>
    </w:p>
    <w:p w14:paraId="63C13BC0" w14:textId="35E8BB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inhabitants of Navadvīpa saw the eclipse, they began to chant the auspicious names of Hari.</w:t>
      </w:r>
    </w:p>
    <w:p w14:paraId="071E3003" w14:textId="3C1E48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2.200</w:t>
      </w:r>
    </w:p>
    <w:p w14:paraId="2C248E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2176D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arbuda loka gaṅgā-snāne yāya</w:t>
      </w:r>
      <w:r w:rsidRPr="00790008">
        <w:rPr>
          <w:rStyle w:val="BookTitle"/>
          <w:rFonts w:asciiTheme="minorHAnsi" w:hAnsiTheme="minorHAnsi" w:cstheme="minorHAnsi"/>
          <w:b w:val="0"/>
          <w:bCs w:val="0"/>
          <w:color w:val="000000"/>
          <w:sz w:val="28"/>
          <w:szCs w:val="28"/>
        </w:rPr>
        <w:br/>
        <w:t>’hari bola’ ’hari bola’ bali’ sabe dhāya</w:t>
      </w:r>
    </w:p>
    <w:p w14:paraId="21F1A2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Millions of people went to take bath in the Ganges while chanting, “Hari bol! Hari bol!”</w:t>
      </w:r>
    </w:p>
    <w:p w14:paraId="2036E9E2" w14:textId="6D383F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lunar eclipse took place that evening, everyone engaged in chanting the holy names of Hari and bathing in the Ganges as though unknowingly celebrating the appearance of the Lord.</w:t>
      </w:r>
    </w:p>
    <w:p w14:paraId="75B73C7E" w14:textId="3764FD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2.201</w:t>
      </w:r>
    </w:p>
    <w:p w14:paraId="1198B3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1EDFD6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hari-dhvani haila sarva-nadīyāya</w:t>
      </w:r>
      <w:r w:rsidRPr="00790008">
        <w:rPr>
          <w:rStyle w:val="BookTitle"/>
          <w:rFonts w:asciiTheme="minorHAnsi" w:hAnsiTheme="minorHAnsi" w:cstheme="minorHAnsi"/>
          <w:b w:val="0"/>
          <w:bCs w:val="0"/>
          <w:color w:val="000000"/>
          <w:sz w:val="28"/>
          <w:szCs w:val="28"/>
        </w:rPr>
        <w:br/>
        <w:t>brahmāṇḍa pūriyā dhvani sthāna nāhi pāya</w:t>
      </w:r>
    </w:p>
    <w:p w14:paraId="68464991" w14:textId="686251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whole of Nadia was filled with the sound vibration of the name of Hari. Indeed, the sound vibration filled the entire universe and beyond.</w:t>
      </w:r>
    </w:p>
    <w:p w14:paraId="6B8121D4" w14:textId="2C76F6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2.202</w:t>
      </w:r>
    </w:p>
    <w:p w14:paraId="53FBC0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52C848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śuniyā saba bhāgavata-gaṇa</w:t>
      </w:r>
      <w:r w:rsidRPr="00790008">
        <w:rPr>
          <w:rStyle w:val="BookTitle"/>
          <w:rFonts w:asciiTheme="minorHAnsi" w:hAnsiTheme="minorHAnsi" w:cstheme="minorHAnsi"/>
          <w:b w:val="0"/>
          <w:bCs w:val="0"/>
          <w:color w:val="000000"/>
          <w:sz w:val="28"/>
          <w:szCs w:val="28"/>
        </w:rPr>
        <w:br/>
        <w:t>sabe bale,—’nirantara hauka grahaṇa’</w:t>
      </w:r>
    </w:p>
    <w:p w14:paraId="76820B4F" w14:textId="0C23C1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wonderful vibration, all the devotees remarked, “Let there be a perpetual eclipse!”</w:t>
      </w:r>
    </w:p>
    <w:p w14:paraId="75F8D719" w14:textId="2C0C96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2.203</w:t>
      </w:r>
    </w:p>
    <w:p w14:paraId="6660CE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203</w:t>
      </w:r>
    </w:p>
    <w:p w14:paraId="43E9B5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bale,—’āji baḍa vāsiye ullāsa</w:t>
      </w:r>
      <w:r w:rsidRPr="00790008">
        <w:rPr>
          <w:rStyle w:val="BookTitle"/>
          <w:rFonts w:asciiTheme="minorHAnsi" w:hAnsiTheme="minorHAnsi" w:cstheme="minorHAnsi"/>
          <w:b w:val="0"/>
          <w:bCs w:val="0"/>
          <w:color w:val="000000"/>
          <w:sz w:val="28"/>
          <w:szCs w:val="28"/>
        </w:rPr>
        <w:br/>
        <w:t>hena bujhi, kibā kṛṣṇa karilā prakāśa</w:t>
      </w:r>
    </w:p>
    <w:p w14:paraId="428B1149" w14:textId="68A2AD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said, “From the great happiness that we are feeling today it can be understood that Kṛṣṇa must have appeared.”</w:t>
      </w:r>
    </w:p>
    <w:p w14:paraId="6C22F5EF" w14:textId="281D93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2.204</w:t>
      </w:r>
    </w:p>
    <w:p w14:paraId="1441B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4F7F14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gaṅgā-snāne calilā sakala bhakta-gaṇa</w:t>
      </w:r>
      <w:r w:rsidRPr="00790008">
        <w:rPr>
          <w:rStyle w:val="BookTitle"/>
          <w:rFonts w:asciiTheme="minorHAnsi" w:hAnsiTheme="minorHAnsi" w:cstheme="minorHAnsi"/>
          <w:b w:val="0"/>
          <w:bCs w:val="0"/>
          <w:color w:val="000000"/>
          <w:sz w:val="28"/>
          <w:szCs w:val="28"/>
        </w:rPr>
        <w:br/>
        <w:t>niravadhi catur-dike hari-saṅkīrtana</w:t>
      </w:r>
    </w:p>
    <w:p w14:paraId="243CB2B0" w14:textId="77E2B6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all went to take bath in the Ganges, the vibration of the name of Hari was continually heard from all directions.</w:t>
      </w:r>
    </w:p>
    <w:p w14:paraId="479FDE28" w14:textId="47F675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2.205</w:t>
      </w:r>
    </w:p>
    <w:p w14:paraId="5B1A84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AA155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śiśu, vṛddha, nārī, sajjana, durjana</w:t>
      </w:r>
      <w:r w:rsidRPr="00790008">
        <w:rPr>
          <w:rStyle w:val="BookTitle"/>
          <w:rFonts w:asciiTheme="minorHAnsi" w:hAnsiTheme="minorHAnsi" w:cstheme="minorHAnsi"/>
          <w:b w:val="0"/>
          <w:bCs w:val="0"/>
          <w:color w:val="000000"/>
          <w:sz w:val="28"/>
          <w:szCs w:val="28"/>
        </w:rPr>
        <w:br/>
        <w:t>sabe ’hari’ ’hari’ bole dekhiyā ’grahaṇa’</w:t>
      </w:r>
    </w:p>
    <w:p w14:paraId="01C33C7E" w14:textId="594441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one was young, old, woman, pious, or impious—everyone was engaged in chanting the name of Hari while observing the eclipse.</w:t>
      </w:r>
    </w:p>
    <w:p w14:paraId="39F45E41" w14:textId="5D0892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2.206</w:t>
      </w:r>
    </w:p>
    <w:p w14:paraId="6ED0AB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1D4ADE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bola’ ’hari bola’ sabe ei śuni</w:t>
      </w:r>
      <w:r w:rsidRPr="00790008">
        <w:rPr>
          <w:rStyle w:val="BookTitle"/>
          <w:rFonts w:asciiTheme="minorHAnsi" w:hAnsiTheme="minorHAnsi" w:cstheme="minorHAnsi"/>
          <w:b w:val="0"/>
          <w:bCs w:val="0"/>
          <w:color w:val="000000"/>
          <w:sz w:val="28"/>
          <w:szCs w:val="28"/>
        </w:rPr>
        <w:br/>
        <w:t>sakala-brahmāṇḍe vyāpileka hari-dhvani</w:t>
      </w:r>
    </w:p>
    <w:p w14:paraId="4147C99F" w14:textId="0A5C98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one could hear was “Hari bol! Hari bol!” Thus the name of Lord Hari was heard throughout the entire universe.</w:t>
      </w:r>
    </w:p>
    <w:p w14:paraId="7A0EB73E" w14:textId="5A2A1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2.207</w:t>
      </w:r>
    </w:p>
    <w:p w14:paraId="2198C7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4BE805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puṣpa-vṛṣṭi kare deva-gaṇa</w:t>
      </w:r>
      <w:r w:rsidRPr="00790008">
        <w:rPr>
          <w:rStyle w:val="BookTitle"/>
          <w:rFonts w:asciiTheme="minorHAnsi" w:hAnsiTheme="minorHAnsi" w:cstheme="minorHAnsi"/>
          <w:b w:val="0"/>
          <w:bCs w:val="0"/>
          <w:color w:val="000000"/>
          <w:sz w:val="28"/>
          <w:szCs w:val="28"/>
        </w:rPr>
        <w:br/>
        <w:t>’jaya’-śabde dundubhi bājaye anukṣaṇa</w:t>
      </w:r>
    </w:p>
    <w:p w14:paraId="5B643D73" w14:textId="5C4B32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showered flowers on all directions, and they played kettledrums as they chanted, “Jaya! Jaya!”</w:t>
      </w:r>
    </w:p>
    <w:p w14:paraId="2F965998" w14:textId="65BDBD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2.208</w:t>
      </w:r>
    </w:p>
    <w:p w14:paraId="35F7D6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852F4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sarva-jagat-jīvana</w:t>
      </w:r>
      <w:r w:rsidRPr="00790008">
        <w:rPr>
          <w:rStyle w:val="BookTitle"/>
          <w:rFonts w:asciiTheme="minorHAnsi" w:hAnsiTheme="minorHAnsi" w:cstheme="minorHAnsi"/>
          <w:b w:val="0"/>
          <w:bCs w:val="0"/>
          <w:color w:val="000000"/>
          <w:sz w:val="28"/>
          <w:szCs w:val="28"/>
        </w:rPr>
        <w:br/>
        <w:t>avatīrṇa hailena śri-śacī-nandana</w:t>
      </w:r>
    </w:p>
    <w:p w14:paraId="321DDC88" w14:textId="1F1EB6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At that very moment the life of all living entities, Śrī Śacīnandana, made His appearance.</w:t>
      </w:r>
    </w:p>
    <w:p w14:paraId="3EA20B99" w14:textId="0BB1CF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2.209</w:t>
      </w:r>
    </w:p>
    <w:p w14:paraId="69A3BD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2E32F9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rāhu-kavale indu,      parakāśa nāma-sindu,</w:t>
      </w:r>
      <w:r w:rsidRPr="00790008">
        <w:rPr>
          <w:rStyle w:val="BookTitle"/>
          <w:rFonts w:asciiTheme="minorHAnsi" w:hAnsiTheme="minorHAnsi" w:cstheme="minorHAnsi"/>
          <w:b w:val="0"/>
          <w:bCs w:val="0"/>
          <w:color w:val="000000"/>
          <w:sz w:val="28"/>
          <w:szCs w:val="28"/>
        </w:rPr>
        <w:br/>
        <w:t>kali-mardana bāje bāṇā</w:t>
      </w:r>
      <w:r w:rsidRPr="00790008">
        <w:rPr>
          <w:rStyle w:val="BookTitle"/>
          <w:rFonts w:asciiTheme="minorHAnsi" w:hAnsiTheme="minorHAnsi" w:cstheme="minorHAnsi"/>
          <w:b w:val="0"/>
          <w:bCs w:val="0"/>
          <w:color w:val="000000"/>
          <w:sz w:val="28"/>
          <w:szCs w:val="28"/>
        </w:rPr>
        <w:br/>
        <w:t>pahuṅ bhela parakāśa,      bhuvana catur-daśa,</w:t>
      </w:r>
      <w:r w:rsidRPr="00790008">
        <w:rPr>
          <w:rStyle w:val="BookTitle"/>
          <w:rFonts w:asciiTheme="minorHAnsi" w:hAnsiTheme="minorHAnsi" w:cstheme="minorHAnsi"/>
          <w:b w:val="0"/>
          <w:bCs w:val="0"/>
          <w:color w:val="000000"/>
          <w:sz w:val="28"/>
          <w:szCs w:val="28"/>
        </w:rPr>
        <w:br/>
        <w:t>jaya jaya paḍila ghoṣaṇā</w:t>
      </w:r>
    </w:p>
    <w:p w14:paraId="4786B9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moon was covered by Rāhu, when the ocean of the holy names was manifest, when Kali was subdued, and when the flag of victory was raised—at that time the Supreme Lord appeared and the fourteen worlds filled with the sound of “Jaya! Jaya!”</w:t>
      </w:r>
    </w:p>
    <w:p w14:paraId="385E1467" w14:textId="4DE78F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sun and moon are at opposite extremes in their orbits, their shadows form Rāhu and Ketu. When the sun and moon are six </w:t>
      </w:r>
      <w:r w:rsidRPr="00790008">
        <w:rPr>
          <w:rStyle w:val="BookTitle"/>
          <w:rFonts w:asciiTheme="minorHAnsi" w:hAnsiTheme="minorHAnsi" w:cstheme="minorHAnsi"/>
          <w:b w:val="0"/>
          <w:bCs w:val="0"/>
          <w:i/>
          <w:iCs/>
          <w:color w:val="000000"/>
          <w:sz w:val="28"/>
          <w:szCs w:val="28"/>
        </w:rPr>
        <w:t xml:space="preserve">rāśis, </w:t>
      </w:r>
      <w:r w:rsidRPr="00790008">
        <w:rPr>
          <w:rStyle w:val="BookTitle"/>
          <w:rFonts w:asciiTheme="minorHAnsi" w:hAnsiTheme="minorHAnsi" w:cstheme="minorHAnsi"/>
          <w:b w:val="0"/>
          <w:bCs w:val="0"/>
          <w:color w:val="000000"/>
          <w:sz w:val="28"/>
          <w:szCs w:val="28"/>
        </w:rPr>
        <w:t>or signs,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from each other, or when they are at 180 degrees, the residents of this planet see the shadow of earth fall on the moon. This shadow is called Rāhu. When the sun is covered by the shadow of the moon it is said to be eclipsed by Ketu or Rāhu. Also at the time of the lunar eclipse the earth’s shadow is called Rāhu. The word </w:t>
      </w:r>
      <w:r w:rsidRPr="00790008">
        <w:rPr>
          <w:rStyle w:val="BookTitle"/>
          <w:rFonts w:asciiTheme="minorHAnsi" w:hAnsiTheme="minorHAnsi" w:cstheme="minorHAnsi"/>
          <w:b w:val="0"/>
          <w:bCs w:val="0"/>
          <w:i/>
          <w:iCs/>
          <w:color w:val="000000"/>
          <w:sz w:val="28"/>
          <w:szCs w:val="28"/>
        </w:rPr>
        <w:t xml:space="preserve">kavala </w:t>
      </w:r>
      <w:r w:rsidRPr="00790008">
        <w:rPr>
          <w:rStyle w:val="BookTitle"/>
          <w:rFonts w:asciiTheme="minorHAnsi" w:hAnsiTheme="minorHAnsi" w:cstheme="minorHAnsi"/>
          <w:b w:val="0"/>
          <w:bCs w:val="0"/>
          <w:color w:val="000000"/>
          <w:sz w:val="28"/>
          <w:szCs w:val="28"/>
        </w:rPr>
        <w:t>means “swallowed.”</w:t>
      </w:r>
    </w:p>
    <w:p w14:paraId="0C4195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the lunar eclipse, or the swallowing of the moon by Rāhu, people chant the holy names of the Lord and the flag of victory over Kali is raised. The word </w:t>
      </w:r>
      <w:r w:rsidRPr="00790008">
        <w:rPr>
          <w:rStyle w:val="BookTitle"/>
          <w:rFonts w:asciiTheme="minorHAnsi" w:hAnsiTheme="minorHAnsi" w:cstheme="minorHAnsi"/>
          <w:b w:val="0"/>
          <w:bCs w:val="0"/>
          <w:i/>
          <w:iCs/>
          <w:color w:val="000000"/>
          <w:sz w:val="28"/>
          <w:szCs w:val="28"/>
        </w:rPr>
        <w:t>pahuṅ</w:t>
      </w:r>
      <w:r w:rsidRPr="00790008">
        <w:rPr>
          <w:rStyle w:val="BookTitle"/>
          <w:rFonts w:asciiTheme="minorHAnsi" w:hAnsiTheme="minorHAnsi" w:cstheme="minorHAnsi"/>
          <w:b w:val="0"/>
          <w:bCs w:val="0"/>
          <w:color w:val="000000"/>
          <w:sz w:val="28"/>
          <w:szCs w:val="28"/>
        </w:rPr>
        <w:t xml:space="preserve"> means “Lord,” and the word </w:t>
      </w:r>
      <w:r w:rsidRPr="00790008">
        <w:rPr>
          <w:rStyle w:val="BookTitle"/>
          <w:rFonts w:asciiTheme="minorHAnsi" w:hAnsiTheme="minorHAnsi" w:cstheme="minorHAnsi"/>
          <w:b w:val="0"/>
          <w:bCs w:val="0"/>
          <w:i/>
          <w:iCs/>
          <w:color w:val="000000"/>
          <w:sz w:val="28"/>
          <w:szCs w:val="28"/>
        </w:rPr>
        <w:t>bhela</w:t>
      </w:r>
      <w:r w:rsidRPr="00790008">
        <w:rPr>
          <w:rStyle w:val="BookTitle"/>
          <w:rFonts w:asciiTheme="minorHAnsi" w:hAnsiTheme="minorHAnsi" w:cstheme="minorHAnsi"/>
          <w:b w:val="0"/>
          <w:bCs w:val="0"/>
          <w:color w:val="000000"/>
          <w:sz w:val="28"/>
          <w:szCs w:val="28"/>
        </w:rPr>
        <w:t xml:space="preserve"> means “became.”</w:t>
      </w:r>
    </w:p>
    <w:p w14:paraId="4B225FA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fourteen worlds consist of the seven upper planets—Bhūr, Bhuvar, Svar, Mahar, Janas, Tapas and Satya—and the seven lower planets—Atala, Vitala, etc.</w:t>
      </w:r>
    </w:p>
    <w:p w14:paraId="00BC2B04" w14:textId="379792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2.210</w:t>
      </w:r>
    </w:p>
    <w:p w14:paraId="4DCAE5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235F1C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dekhite gaurāṅga-candra</w:t>
      </w:r>
      <w:r w:rsidRPr="00790008">
        <w:rPr>
          <w:rStyle w:val="BookTitle"/>
          <w:rFonts w:asciiTheme="minorHAnsi" w:hAnsiTheme="minorHAnsi" w:cstheme="minorHAnsi"/>
          <w:b w:val="0"/>
          <w:bCs w:val="0"/>
          <w:color w:val="000000"/>
          <w:sz w:val="28"/>
          <w:szCs w:val="28"/>
        </w:rPr>
        <w:br/>
        <w:t>nadīyāra loka-      śoka saba nāśala,</w:t>
      </w:r>
      <w:r w:rsidRPr="00790008">
        <w:rPr>
          <w:rStyle w:val="BookTitle"/>
          <w:rFonts w:asciiTheme="minorHAnsi" w:hAnsiTheme="minorHAnsi" w:cstheme="minorHAnsi"/>
          <w:b w:val="0"/>
          <w:bCs w:val="0"/>
          <w:color w:val="000000"/>
          <w:sz w:val="28"/>
          <w:szCs w:val="28"/>
        </w:rPr>
        <w:br/>
        <w:t>dine dine bāḍala ānanda</w:t>
      </w:r>
    </w:p>
    <w:p w14:paraId="636851E5" w14:textId="749F6E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happiness of the people of Nadia daily increased and their lamentation was vanquished as they saw the moonlike Lord Gaurāṅga.</w:t>
      </w:r>
    </w:p>
    <w:p w14:paraId="341AA61E" w14:textId="3155E0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2.211</w:t>
      </w:r>
    </w:p>
    <w:p w14:paraId="7D63A4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3A3B75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dundubhi bāje,      śata śaṅkha gāje,</w:t>
      </w:r>
      <w:r w:rsidRPr="00790008">
        <w:rPr>
          <w:rStyle w:val="BookTitle"/>
          <w:rFonts w:asciiTheme="minorHAnsi" w:hAnsiTheme="minorHAnsi" w:cstheme="minorHAnsi"/>
          <w:b w:val="0"/>
          <w:bCs w:val="0"/>
          <w:color w:val="000000"/>
          <w:sz w:val="28"/>
          <w:szCs w:val="28"/>
        </w:rPr>
        <w:br/>
        <w:t>bāje veṇu-viṣāṇa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śrī-caitanya-ṭhākura,      nityānanda-prabhu</w:t>
      </w:r>
      <w:r w:rsidRPr="00790008">
        <w:rPr>
          <w:rStyle w:val="BookTitle"/>
          <w:rFonts w:asciiTheme="minorHAnsi" w:hAnsiTheme="minorHAnsi" w:cstheme="minorHAnsi"/>
          <w:b w:val="0"/>
          <w:bCs w:val="0"/>
          <w:color w:val="000000"/>
          <w:sz w:val="28"/>
          <w:szCs w:val="28"/>
        </w:rPr>
        <w:br/>
        <w:t>vṛndāvana-dāsa gāna</w:t>
      </w:r>
    </w:p>
    <w:p w14:paraId="248406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Kettledrums were sounded, hundreds of conchshells were blown, and flutes and horns were played. In this way Vṛndāvana dāsa Ṭhākura sings the glories of Śrī Caitanya Mahāprabhu and Śrī Nityānanda Prabhu.</w:t>
      </w:r>
    </w:p>
    <w:p w14:paraId="0EEA382A" w14:textId="169671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gāje</w:t>
      </w:r>
      <w:r w:rsidRPr="00790008">
        <w:rPr>
          <w:rStyle w:val="BookTitle"/>
          <w:rFonts w:asciiTheme="minorHAnsi" w:hAnsiTheme="minorHAnsi" w:cstheme="minorHAnsi"/>
          <w:b w:val="0"/>
          <w:bCs w:val="0"/>
          <w:color w:val="000000"/>
          <w:sz w:val="28"/>
          <w:szCs w:val="28"/>
        </w:rPr>
        <w:t xml:space="preserve"> means “roars” or “sounds.” The word </w:t>
      </w:r>
      <w:r w:rsidRPr="00790008">
        <w:rPr>
          <w:rStyle w:val="BookTitle"/>
          <w:rFonts w:asciiTheme="minorHAnsi" w:hAnsiTheme="minorHAnsi" w:cstheme="minorHAnsi"/>
          <w:b w:val="0"/>
          <w:bCs w:val="0"/>
          <w:i/>
          <w:iCs/>
          <w:color w:val="000000"/>
          <w:sz w:val="28"/>
          <w:szCs w:val="28"/>
        </w:rPr>
        <w:t xml:space="preserve">viṣāṇa </w:t>
      </w:r>
      <w:r w:rsidRPr="00790008">
        <w:rPr>
          <w:rStyle w:val="BookTitle"/>
          <w:rFonts w:asciiTheme="minorHAnsi" w:hAnsiTheme="minorHAnsi" w:cstheme="minorHAnsi"/>
          <w:b w:val="0"/>
          <w:bCs w:val="0"/>
          <w:color w:val="000000"/>
          <w:sz w:val="28"/>
          <w:szCs w:val="28"/>
        </w:rPr>
        <w:t>refers to the buffalo horn, as carried by Balarāma.</w:t>
      </w:r>
    </w:p>
    <w:p w14:paraId="4A79518B" w14:textId="791566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2.212</w:t>
      </w:r>
    </w:p>
    <w:p w14:paraId="2B3A2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50B726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jiniñā ravi-kara,      śrī-aṅga-sundara,</w:t>
      </w:r>
      <w:r w:rsidRPr="00790008">
        <w:rPr>
          <w:rStyle w:val="BookTitle"/>
          <w:rFonts w:asciiTheme="minorHAnsi" w:hAnsiTheme="minorHAnsi" w:cstheme="minorHAnsi"/>
          <w:b w:val="0"/>
          <w:bCs w:val="0"/>
          <w:color w:val="000000"/>
          <w:sz w:val="28"/>
          <w:szCs w:val="28"/>
        </w:rPr>
        <w:br/>
        <w:t>nayane herai nā pāri</w:t>
      </w:r>
      <w:r w:rsidRPr="00790008">
        <w:rPr>
          <w:rStyle w:val="BookTitle"/>
          <w:rFonts w:asciiTheme="minorHAnsi" w:hAnsiTheme="minorHAnsi" w:cstheme="minorHAnsi"/>
          <w:b w:val="0"/>
          <w:bCs w:val="0"/>
          <w:color w:val="000000"/>
          <w:sz w:val="28"/>
          <w:szCs w:val="28"/>
        </w:rPr>
        <w:br/>
        <w:t>āyata locana,      īṣat baṅkima,</w:t>
      </w:r>
      <w:r w:rsidRPr="00790008">
        <w:rPr>
          <w:rStyle w:val="BookTitle"/>
          <w:rFonts w:asciiTheme="minorHAnsi" w:hAnsiTheme="minorHAnsi" w:cstheme="minorHAnsi"/>
          <w:b w:val="0"/>
          <w:bCs w:val="0"/>
          <w:color w:val="000000"/>
          <w:sz w:val="28"/>
          <w:szCs w:val="28"/>
        </w:rPr>
        <w:br/>
        <w:t>upamā nāhika vicāri</w:t>
      </w:r>
    </w:p>
    <w:p w14:paraId="3F4B6A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bodily features cannot be perceived, for they outshine the rays of the sun. His broad eyes, which are upturned at the ends, have no comparison.</w:t>
      </w:r>
    </w:p>
    <w:p w14:paraId="4C62E5A4" w14:textId="7806FE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jiniñā ravi-kara</w:t>
      </w:r>
      <w:r w:rsidRPr="00790008">
        <w:rPr>
          <w:rStyle w:val="BookTitle"/>
          <w:rFonts w:asciiTheme="minorHAnsi" w:hAnsiTheme="minorHAnsi" w:cstheme="minorHAnsi"/>
          <w:b w:val="0"/>
          <w:bCs w:val="0"/>
          <w:color w:val="000000"/>
          <w:sz w:val="28"/>
          <w:szCs w:val="28"/>
        </w:rPr>
        <w:t xml:space="preserve"> mean “defeating or conquering the sun’s rays.” Another reading of </w:t>
      </w:r>
      <w:r w:rsidRPr="00790008">
        <w:rPr>
          <w:rStyle w:val="BookTitle"/>
          <w:rFonts w:asciiTheme="minorHAnsi" w:hAnsiTheme="minorHAnsi" w:cstheme="minorHAnsi"/>
          <w:b w:val="0"/>
          <w:bCs w:val="0"/>
          <w:i/>
          <w:iCs/>
          <w:color w:val="000000"/>
          <w:sz w:val="28"/>
          <w:szCs w:val="28"/>
        </w:rPr>
        <w:t xml:space="preserve">śrī-aṅga-sundara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śrī-aṅga-ujora</w:t>
      </w:r>
      <w:r w:rsidRPr="00790008">
        <w:rPr>
          <w:rStyle w:val="BookTitle"/>
          <w:rFonts w:asciiTheme="minorHAnsi" w:hAnsiTheme="minorHAnsi" w:cstheme="minorHAnsi"/>
          <w:b w:val="0"/>
          <w:bCs w:val="0"/>
          <w:color w:val="000000"/>
          <w:sz w:val="28"/>
          <w:szCs w:val="28"/>
        </w:rPr>
        <w:t>, or “effulgent limbs.” The rays of the sun are intensely bright and impossible to look at, yet the body of Śrī Gaura is even more effulgent. So it was impossible to look at Him. Gaura’s glance and broad eyes are matchless, and His body is nondifferent from the body of Kṛṣṇa.</w:t>
      </w:r>
    </w:p>
    <w:p w14:paraId="0910A8D6" w14:textId="299F20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2.213</w:t>
      </w:r>
    </w:p>
    <w:p w14:paraId="5F29C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4B191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(āju) vijaye gaurāṅga,      avanī-maṇḍale,</w:t>
      </w:r>
      <w:r w:rsidRPr="00790008">
        <w:rPr>
          <w:rStyle w:val="BookTitle"/>
          <w:rFonts w:asciiTheme="minorHAnsi" w:hAnsiTheme="minorHAnsi" w:cstheme="minorHAnsi"/>
          <w:b w:val="0"/>
          <w:bCs w:val="0"/>
          <w:color w:val="000000"/>
          <w:sz w:val="28"/>
          <w:szCs w:val="28"/>
        </w:rPr>
        <w:br/>
        <w:t>caudike śuniyā ullāsa</w:t>
      </w:r>
      <w:r w:rsidRPr="00790008">
        <w:rPr>
          <w:rStyle w:val="BookTitle"/>
          <w:rFonts w:asciiTheme="minorHAnsi" w:hAnsiTheme="minorHAnsi" w:cstheme="minorHAnsi"/>
          <w:b w:val="0"/>
          <w:bCs w:val="0"/>
          <w:color w:val="000000"/>
          <w:sz w:val="28"/>
          <w:szCs w:val="28"/>
        </w:rPr>
        <w:br/>
        <w:t>eka hari-dhvani,      ā-brahma bhari’ śuni,</w:t>
      </w:r>
      <w:r w:rsidRPr="00790008">
        <w:rPr>
          <w:rStyle w:val="BookTitle"/>
          <w:rFonts w:asciiTheme="minorHAnsi" w:hAnsiTheme="minorHAnsi" w:cstheme="minorHAnsi"/>
          <w:b w:val="0"/>
          <w:bCs w:val="0"/>
          <w:color w:val="000000"/>
          <w:sz w:val="28"/>
          <w:szCs w:val="28"/>
        </w:rPr>
        <w:br/>
        <w:t>gaurāṅga-cāṅdera parakāśa</w:t>
      </w:r>
    </w:p>
    <w:p w14:paraId="0E6E98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appearance of Śrī Gaurāṅga in this world, the sound vibration of Hari’s name spread throughout the universe up to Brahmaloka.</w:t>
      </w:r>
    </w:p>
    <w:p w14:paraId="7504C629" w14:textId="4B3D6C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vijaya</w:t>
      </w:r>
      <w:r w:rsidRPr="00790008">
        <w:rPr>
          <w:rStyle w:val="BookTitle"/>
          <w:rFonts w:asciiTheme="minorHAnsi" w:hAnsiTheme="minorHAnsi" w:cstheme="minorHAnsi"/>
          <w:b w:val="0"/>
          <w:bCs w:val="0"/>
          <w:color w:val="000000"/>
          <w:sz w:val="28"/>
          <w:szCs w:val="28"/>
        </w:rPr>
        <w:t xml:space="preserve"> means “while appearing in this material world.”</w:t>
      </w:r>
    </w:p>
    <w:p w14:paraId="5333157E" w14:textId="546A8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2.214</w:t>
      </w:r>
    </w:p>
    <w:p w14:paraId="69CC73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064B7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 ujjvala,      vakṣa parisara,</w:t>
      </w:r>
      <w:r w:rsidRPr="00790008">
        <w:rPr>
          <w:rStyle w:val="BookTitle"/>
          <w:rFonts w:asciiTheme="minorHAnsi" w:hAnsiTheme="minorHAnsi" w:cstheme="minorHAnsi"/>
          <w:b w:val="0"/>
          <w:bCs w:val="0"/>
          <w:color w:val="000000"/>
          <w:sz w:val="28"/>
          <w:szCs w:val="28"/>
        </w:rPr>
        <w:br/>
        <w:t>dolaye tathi vana-mālā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cāṅda-suśītala,      śrī-mukha-maṇḍala,</w:t>
      </w:r>
      <w:r w:rsidRPr="00790008">
        <w:rPr>
          <w:rStyle w:val="BookTitle"/>
          <w:rFonts w:asciiTheme="minorHAnsi" w:hAnsiTheme="minorHAnsi" w:cstheme="minorHAnsi"/>
          <w:b w:val="0"/>
          <w:bCs w:val="0"/>
          <w:color w:val="000000"/>
          <w:sz w:val="28"/>
          <w:szCs w:val="28"/>
        </w:rPr>
        <w:br/>
        <w:t>ā-jānu bāhu viśāla</w:t>
      </w:r>
    </w:p>
    <w:p w14:paraId="38BD311F" w14:textId="1B8988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broad chest is smeared with bright sandalwood pulp and decorated with a flower garland. The Lord’s sweet face is as soothing as the full moon, and His long arms stretch to His knees.</w:t>
      </w:r>
    </w:p>
    <w:p w14:paraId="4D123386" w14:textId="15D236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2.215</w:t>
      </w:r>
    </w:p>
    <w:p w14:paraId="4E4F7D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F9274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caitanya,      bhuvane dhanya-dhanya,</w:t>
      </w:r>
      <w:r w:rsidRPr="00790008">
        <w:rPr>
          <w:rStyle w:val="BookTitle"/>
          <w:rFonts w:asciiTheme="minorHAnsi" w:hAnsiTheme="minorHAnsi" w:cstheme="minorHAnsi"/>
          <w:b w:val="0"/>
          <w:bCs w:val="0"/>
          <w:color w:val="000000"/>
          <w:sz w:val="28"/>
          <w:szCs w:val="28"/>
        </w:rPr>
        <w:br/>
        <w:t>uṭhaye jaya-jaya-nāda</w:t>
      </w:r>
      <w:r w:rsidRPr="00790008">
        <w:rPr>
          <w:rStyle w:val="BookTitle"/>
          <w:rFonts w:asciiTheme="minorHAnsi" w:hAnsiTheme="minorHAnsi" w:cstheme="minorHAnsi"/>
          <w:b w:val="0"/>
          <w:bCs w:val="0"/>
          <w:color w:val="000000"/>
          <w:sz w:val="28"/>
          <w:szCs w:val="28"/>
        </w:rPr>
        <w:br/>
        <w:t>koi nācata,      koi gāyata,</w:t>
      </w:r>
      <w:r w:rsidRPr="00790008">
        <w:rPr>
          <w:rStyle w:val="BookTitle"/>
          <w:rFonts w:asciiTheme="minorHAnsi" w:hAnsiTheme="minorHAnsi" w:cstheme="minorHAnsi"/>
          <w:b w:val="0"/>
          <w:bCs w:val="0"/>
          <w:color w:val="000000"/>
          <w:sz w:val="28"/>
          <w:szCs w:val="28"/>
        </w:rPr>
        <w:br/>
        <w:t>kali haila hariṣe viṣāda</w:t>
      </w:r>
    </w:p>
    <w:p w14:paraId="6B0EF4E4" w14:textId="17BCC3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living entities of the world are blessed to see Śrī Caitanya. Some dance, some chant, and some loudly exclaim, “Jaya! Jaya!” Kali, however, feels sad and laments.</w:t>
      </w:r>
    </w:p>
    <w:p w14:paraId="37D5C7C3" w14:textId="30A773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2.216</w:t>
      </w:r>
    </w:p>
    <w:p w14:paraId="1F5D6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2A5A21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cāri-veda-śira-      mukuṭa caitanya</w:t>
      </w:r>
      <w:r w:rsidRPr="00790008">
        <w:rPr>
          <w:rStyle w:val="BookTitle"/>
          <w:rFonts w:asciiTheme="minorHAnsi" w:hAnsiTheme="minorHAnsi" w:cstheme="minorHAnsi"/>
          <w:b w:val="0"/>
          <w:bCs w:val="0"/>
          <w:color w:val="000000"/>
          <w:sz w:val="28"/>
          <w:szCs w:val="28"/>
        </w:rPr>
        <w:br/>
        <w:t>pāmara mūḍha nāhi jāne</w:t>
      </w:r>
      <w:r w:rsidRPr="00790008">
        <w:rPr>
          <w:rStyle w:val="BookTitle"/>
          <w:rFonts w:asciiTheme="minorHAnsi" w:hAnsiTheme="minorHAnsi" w:cstheme="minorHAnsi"/>
          <w:b w:val="0"/>
          <w:bCs w:val="0"/>
          <w:color w:val="000000"/>
          <w:sz w:val="28"/>
          <w:szCs w:val="28"/>
        </w:rPr>
        <w:br/>
        <w:t>śrī-caitanya-candra,      nitāi-ṭhākura,</w:t>
      </w:r>
      <w:r w:rsidRPr="00790008">
        <w:rPr>
          <w:rStyle w:val="BookTitle"/>
          <w:rFonts w:asciiTheme="minorHAnsi" w:hAnsiTheme="minorHAnsi" w:cstheme="minorHAnsi"/>
          <w:b w:val="0"/>
          <w:bCs w:val="0"/>
          <w:color w:val="000000"/>
          <w:sz w:val="28"/>
          <w:szCs w:val="28"/>
        </w:rPr>
        <w:br/>
        <w:t>vṛndāvana-dāsa gāne</w:t>
      </w:r>
    </w:p>
    <w:p w14:paraId="5E9682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is the crown on the head of the four Vedas, but sinful and foolish people cannot understand this. Śrī Vṛndāvana dāsa Ṭhākura sings the glories of Śrī Caitanyacandra and Śrī Nityānanda Prabhu.</w:t>
      </w:r>
    </w:p>
    <w:p w14:paraId="350276DC" w14:textId="43E260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Caitanyadeva is like the crown on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which are like the heads of the four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In other words, He is worshipable by the four-headed Brahmā:</w:t>
      </w:r>
    </w:p>
    <w:p w14:paraId="3A969BF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 nikhila-śruti-mauli-ratna-mālā-dyuti-nīrājita-pāda-paṅkajānta</w:t>
      </w:r>
    </w:p>
    <w:p w14:paraId="3EEABFA7" w14:textId="1A0F9A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ins w:id="80" w:author="your servant" w:date="2020-07-17T14:20:00Z">
        <w:r w:rsidR="000759A0">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 xml:space="preserve">“The tips of the toes of Your lotus feet are constantly being worshiped by the glowing radiance emanating from the string of gems known as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crown jewels of all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4EC750D8" w14:textId="03E338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2.217</w:t>
      </w:r>
    </w:p>
    <w:p w14:paraId="4F754C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6D40C7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prakāśa hailā gauracandra</w:t>
      </w:r>
      <w:r w:rsidRPr="00790008">
        <w:rPr>
          <w:rStyle w:val="BookTitle"/>
          <w:rFonts w:asciiTheme="minorHAnsi" w:hAnsiTheme="minorHAnsi" w:cstheme="minorHAnsi"/>
          <w:b w:val="0"/>
          <w:bCs w:val="0"/>
          <w:color w:val="000000"/>
          <w:sz w:val="28"/>
          <w:szCs w:val="28"/>
        </w:rPr>
        <w:br/>
        <w:t>daśa-dike uṭhila ānanda</w:t>
      </w:r>
    </w:p>
    <w:p w14:paraId="352E33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Gauracandra appeared, the ten directions become filled with bliss.</w:t>
      </w:r>
    </w:p>
    <w:p w14:paraId="0319DB70" w14:textId="4F240D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daśa-dike</w:t>
      </w:r>
      <w:r w:rsidRPr="00790008">
        <w:rPr>
          <w:rStyle w:val="BookTitle"/>
          <w:rFonts w:asciiTheme="minorHAnsi" w:hAnsiTheme="minorHAnsi" w:cstheme="minorHAnsi"/>
          <w:b w:val="0"/>
          <w:bCs w:val="0"/>
          <w:color w:val="000000"/>
          <w:sz w:val="28"/>
          <w:szCs w:val="28"/>
        </w:rPr>
        <w:t>, the ten directions, refers to the east, west, north, south, northeast, northwest, southeast, southwest, up, and down.</w:t>
      </w:r>
    </w:p>
    <w:p w14:paraId="12041163" w14:textId="27B750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2.218</w:t>
      </w:r>
    </w:p>
    <w:p w14:paraId="411BB1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912D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rūpa koṭi-madana jiniñā</w:t>
      </w:r>
      <w:r w:rsidRPr="00790008">
        <w:rPr>
          <w:rStyle w:val="BookTitle"/>
          <w:rFonts w:asciiTheme="minorHAnsi" w:hAnsiTheme="minorHAnsi" w:cstheme="minorHAnsi"/>
          <w:b w:val="0"/>
          <w:bCs w:val="0"/>
          <w:color w:val="000000"/>
          <w:sz w:val="28"/>
          <w:szCs w:val="28"/>
        </w:rPr>
        <w:br/>
        <w:t>hāse nija-kīrtana śuniyā</w:t>
      </w:r>
    </w:p>
    <w:p w14:paraId="44F6220C" w14:textId="6938F4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beauty defeats that of millions of Cupids. He laughs upon hearing His holy names chanted.</w:t>
      </w:r>
    </w:p>
    <w:p w14:paraId="3185025F" w14:textId="38FB04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2.219</w:t>
      </w:r>
    </w:p>
    <w:p w14:paraId="56B8D2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43618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ati-sumadhura mukha-āṅkhi</w:t>
      </w:r>
      <w:r w:rsidRPr="00790008">
        <w:rPr>
          <w:rStyle w:val="BookTitle"/>
          <w:rFonts w:asciiTheme="minorHAnsi" w:hAnsiTheme="minorHAnsi" w:cstheme="minorHAnsi"/>
          <w:b w:val="0"/>
          <w:bCs w:val="0"/>
          <w:color w:val="000000"/>
          <w:sz w:val="28"/>
          <w:szCs w:val="28"/>
        </w:rPr>
        <w:br/>
        <w:t>mahārāja-cihna saba dekhi</w:t>
      </w:r>
    </w:p>
    <w:p w14:paraId="39166309" w14:textId="71D996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face and eyes are most sweet, and His body is decorated with the signs of a king.</w:t>
      </w:r>
    </w:p>
    <w:p w14:paraId="2AE22C82" w14:textId="7E034F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2.220</w:t>
      </w:r>
    </w:p>
    <w:p w14:paraId="41D241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42416A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śrī-caraṇe dhvaja-vajra śobhe</w:t>
      </w:r>
      <w:r w:rsidRPr="00790008">
        <w:rPr>
          <w:rStyle w:val="BookTitle"/>
          <w:rFonts w:asciiTheme="minorHAnsi" w:hAnsiTheme="minorHAnsi" w:cstheme="minorHAnsi"/>
          <w:b w:val="0"/>
          <w:bCs w:val="0"/>
          <w:color w:val="000000"/>
          <w:sz w:val="28"/>
          <w:szCs w:val="28"/>
        </w:rPr>
        <w:br/>
        <w:t>saba-aṅge jaga-mana lobhe</w:t>
      </w:r>
    </w:p>
    <w:p w14:paraId="6784DF5D" w14:textId="10D123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lotus feet are marked with a flag and a thunderbolt. All His limbs attract the minds of all people.</w:t>
      </w:r>
    </w:p>
    <w:p w14:paraId="6F79DDEE" w14:textId="7B26DC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2.221</w:t>
      </w:r>
    </w:p>
    <w:p w14:paraId="3143E9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70D244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dūre gela sakala āpada</w:t>
      </w:r>
      <w:r w:rsidRPr="00790008">
        <w:rPr>
          <w:rStyle w:val="BookTitle"/>
          <w:rFonts w:asciiTheme="minorHAnsi" w:hAnsiTheme="minorHAnsi" w:cstheme="minorHAnsi"/>
          <w:b w:val="0"/>
          <w:bCs w:val="0"/>
          <w:color w:val="000000"/>
          <w:sz w:val="28"/>
          <w:szCs w:val="28"/>
        </w:rPr>
        <w:br/>
        <w:t>vyakta haila sakala sampada</w:t>
      </w:r>
    </w:p>
    <w:p w14:paraId="71817D73" w14:textId="6297B3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His advent all danger is vanquished and all prosperity is manifested.</w:t>
      </w:r>
    </w:p>
    <w:p w14:paraId="0FB694B9" w14:textId="1D9745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2.222</w:t>
      </w:r>
    </w:p>
    <w:p w14:paraId="6A743F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776550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 nityānanda jāna</w:t>
      </w:r>
      <w:r w:rsidRPr="00790008">
        <w:rPr>
          <w:rStyle w:val="BookTitle"/>
          <w:rFonts w:asciiTheme="minorHAnsi" w:hAnsiTheme="minorHAnsi" w:cstheme="minorHAnsi"/>
          <w:b w:val="0"/>
          <w:bCs w:val="0"/>
          <w:color w:val="000000"/>
          <w:sz w:val="28"/>
          <w:szCs w:val="28"/>
        </w:rPr>
        <w:br/>
        <w:t>vṛndāvana dāsa guṇa gāna</w:t>
      </w:r>
    </w:p>
    <w:p w14:paraId="7DF40DF2" w14:textId="4DA96A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16C7FD6B" w14:textId="5EEFCF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2.223</w:t>
      </w:r>
    </w:p>
    <w:p w14:paraId="1151B9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26C3C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caitanya-avatāra,      śuniyā deva-gaṇa,</w:t>
      </w:r>
      <w:r w:rsidRPr="00790008">
        <w:rPr>
          <w:rStyle w:val="BookTitle"/>
          <w:rFonts w:asciiTheme="minorHAnsi" w:hAnsiTheme="minorHAnsi" w:cstheme="minorHAnsi"/>
          <w:b w:val="0"/>
          <w:bCs w:val="0"/>
          <w:color w:val="000000"/>
          <w:sz w:val="28"/>
          <w:szCs w:val="28"/>
        </w:rPr>
        <w:br/>
        <w:t>uṭhila parama maṅgala re</w:t>
      </w:r>
      <w:r w:rsidRPr="00790008">
        <w:rPr>
          <w:rStyle w:val="BookTitle"/>
          <w:rFonts w:asciiTheme="minorHAnsi" w:hAnsiTheme="minorHAnsi" w:cstheme="minorHAnsi"/>
          <w:b w:val="0"/>
          <w:bCs w:val="0"/>
          <w:color w:val="000000"/>
          <w:sz w:val="28"/>
          <w:szCs w:val="28"/>
        </w:rPr>
        <w:br/>
        <w:t>sakala-tāpa-hara,      śrī-mukha-candra dekhi’,</w:t>
      </w:r>
      <w:r w:rsidRPr="00790008">
        <w:rPr>
          <w:rStyle w:val="BookTitle"/>
          <w:rFonts w:asciiTheme="minorHAnsi" w:hAnsiTheme="minorHAnsi" w:cstheme="minorHAnsi"/>
          <w:b w:val="0"/>
          <w:bCs w:val="0"/>
          <w:color w:val="000000"/>
          <w:sz w:val="28"/>
          <w:szCs w:val="28"/>
        </w:rPr>
        <w:br/>
        <w:t>ānande haila vihvala re</w:t>
      </w:r>
    </w:p>
    <w:p w14:paraId="5100B3DE" w14:textId="04DCD4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that Lord Caitanya has incarnated, all the demigods become overjoyed. They are overwhelmed with ecstasy on seeing the Lord’s face, which destroys all misery.</w:t>
      </w:r>
    </w:p>
    <w:p w14:paraId="230134C6" w14:textId="1E684B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2.224</w:t>
      </w:r>
    </w:p>
    <w:p w14:paraId="005263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78785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 śiva,      ādi kari’ yata deva,</w:t>
      </w:r>
      <w:r w:rsidRPr="00790008">
        <w:rPr>
          <w:rStyle w:val="BookTitle"/>
          <w:rFonts w:asciiTheme="minorHAnsi" w:hAnsiTheme="minorHAnsi" w:cstheme="minorHAnsi"/>
          <w:b w:val="0"/>
          <w:bCs w:val="0"/>
          <w:color w:val="000000"/>
          <w:sz w:val="28"/>
          <w:szCs w:val="28"/>
        </w:rPr>
        <w:br/>
        <w:t>sabei nara-rūpadhari’ re</w:t>
      </w:r>
      <w:r w:rsidRPr="00790008">
        <w:rPr>
          <w:rStyle w:val="BookTitle"/>
          <w:rFonts w:asciiTheme="minorHAnsi" w:hAnsiTheme="minorHAnsi" w:cstheme="minorHAnsi"/>
          <w:b w:val="0"/>
          <w:bCs w:val="0"/>
          <w:color w:val="000000"/>
          <w:sz w:val="28"/>
          <w:szCs w:val="28"/>
        </w:rPr>
        <w:br/>
        <w:t>gāyena ’hari’ ’hari’,      grahaṇa-chala kari’,</w:t>
      </w:r>
      <w:r w:rsidRPr="00790008">
        <w:rPr>
          <w:rStyle w:val="BookTitle"/>
          <w:rFonts w:asciiTheme="minorHAnsi" w:hAnsiTheme="minorHAnsi" w:cstheme="minorHAnsi"/>
          <w:b w:val="0"/>
          <w:bCs w:val="0"/>
          <w:color w:val="000000"/>
          <w:sz w:val="28"/>
          <w:szCs w:val="28"/>
        </w:rPr>
        <w:br/>
        <w:t>lakhite keha nāhi pāri re</w:t>
      </w:r>
    </w:p>
    <w:p w14:paraId="18A4E26A" w14:textId="3F74A2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Ananta, Brahmā, Śiva and other demigods accept the form of human beings and chant, “Hari! Hari!” on the pretext of the eclipse. No one, however, can recognize them.</w:t>
      </w:r>
    </w:p>
    <w:p w14:paraId="088EADD0" w14:textId="3C61D6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2.225</w:t>
      </w:r>
    </w:p>
    <w:p w14:paraId="64AECB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3DC253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daśa-dike dhāya,      loka nadīyāya</w:t>
      </w:r>
      <w:r w:rsidRPr="00790008">
        <w:rPr>
          <w:rStyle w:val="BookTitle"/>
          <w:rFonts w:asciiTheme="minorHAnsi" w:hAnsiTheme="minorHAnsi" w:cstheme="minorHAnsi"/>
          <w:b w:val="0"/>
          <w:bCs w:val="0"/>
          <w:color w:val="000000"/>
          <w:sz w:val="28"/>
          <w:szCs w:val="28"/>
        </w:rPr>
        <w:br/>
        <w:t>baliyā ucca ’hari’ ’hari’ re</w:t>
      </w:r>
      <w:r w:rsidRPr="00790008">
        <w:rPr>
          <w:rStyle w:val="BookTitle"/>
          <w:rFonts w:asciiTheme="minorHAnsi" w:hAnsiTheme="minorHAnsi" w:cstheme="minorHAnsi"/>
          <w:b w:val="0"/>
          <w:bCs w:val="0"/>
          <w:color w:val="000000"/>
          <w:sz w:val="28"/>
          <w:szCs w:val="28"/>
        </w:rPr>
        <w:br/>
        <w:t>mānuṣe deve meli’,      ekatra hañā keli,</w:t>
      </w:r>
      <w:r w:rsidRPr="00790008">
        <w:rPr>
          <w:rStyle w:val="BookTitle"/>
          <w:rFonts w:asciiTheme="minorHAnsi" w:hAnsiTheme="minorHAnsi" w:cstheme="minorHAnsi"/>
          <w:b w:val="0"/>
          <w:bCs w:val="0"/>
          <w:color w:val="000000"/>
          <w:sz w:val="28"/>
          <w:szCs w:val="28"/>
        </w:rPr>
        <w:br/>
        <w:t>ānande navadvīpa pūri re</w:t>
      </w:r>
    </w:p>
    <w:p w14:paraId="62E7F9BB" w14:textId="3AA743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Nadia run in the ten directions while loudly chanting, “Hari! Hari!” The demigods and human beings mix together, and the whole of Navadvīpa is filled with ecstasy.</w:t>
      </w:r>
    </w:p>
    <w:p w14:paraId="78645D29" w14:textId="5DEF2A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2.226</w:t>
      </w:r>
    </w:p>
    <w:p w14:paraId="3D56F3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34648D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aṅgane,      sakala deva-gaṇe,</w:t>
      </w:r>
      <w:r w:rsidRPr="00790008">
        <w:rPr>
          <w:rStyle w:val="BookTitle"/>
          <w:rFonts w:asciiTheme="minorHAnsi" w:hAnsiTheme="minorHAnsi" w:cstheme="minorHAnsi"/>
          <w:b w:val="0"/>
          <w:bCs w:val="0"/>
          <w:color w:val="000000"/>
          <w:sz w:val="28"/>
          <w:szCs w:val="28"/>
        </w:rPr>
        <w:br/>
        <w:t>praṇāma haiyā paḍilā re</w:t>
      </w:r>
      <w:r w:rsidRPr="00790008">
        <w:rPr>
          <w:rStyle w:val="BookTitle"/>
          <w:rFonts w:asciiTheme="minorHAnsi" w:hAnsiTheme="minorHAnsi" w:cstheme="minorHAnsi"/>
          <w:b w:val="0"/>
          <w:bCs w:val="0"/>
          <w:color w:val="000000"/>
          <w:sz w:val="28"/>
          <w:szCs w:val="28"/>
        </w:rPr>
        <w:br/>
        <w:t>grahaṇa-andhakāre,      lakhite keha nāre,</w:t>
      </w:r>
      <w:r w:rsidRPr="00790008">
        <w:rPr>
          <w:rStyle w:val="BookTitle"/>
          <w:rFonts w:asciiTheme="minorHAnsi" w:hAnsiTheme="minorHAnsi" w:cstheme="minorHAnsi"/>
          <w:b w:val="0"/>
          <w:bCs w:val="0"/>
          <w:color w:val="000000"/>
          <w:sz w:val="28"/>
          <w:szCs w:val="28"/>
        </w:rPr>
        <w:br/>
        <w:t>durjñeya caitanyera khelā re</w:t>
      </w:r>
    </w:p>
    <w:p w14:paraId="17043B75" w14:textId="630E3D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demigods come to the courtyard of Śacīdevī and offer their obeisances. Due to the darkness of the eclipse, no one can recognize them. Such are the mysterious pastimes of Śrī Caitanya!</w:t>
      </w:r>
    </w:p>
    <w:p w14:paraId="1869BE3D" w14:textId="5FBE1F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2.227</w:t>
      </w:r>
    </w:p>
    <w:p w14:paraId="2BB3EF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227</w:t>
      </w:r>
    </w:p>
    <w:p w14:paraId="5F6B0A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paḍe stuti,      kāhāro hāte chāti,</w:t>
      </w:r>
      <w:r w:rsidRPr="00790008">
        <w:rPr>
          <w:rStyle w:val="BookTitle"/>
          <w:rFonts w:asciiTheme="minorHAnsi" w:hAnsiTheme="minorHAnsi" w:cstheme="minorHAnsi"/>
          <w:b w:val="0"/>
          <w:bCs w:val="0"/>
          <w:color w:val="000000"/>
          <w:sz w:val="28"/>
          <w:szCs w:val="28"/>
        </w:rPr>
        <w:br/>
        <w:t>keha cāmara ḍhulāya re</w:t>
      </w:r>
      <w:r w:rsidRPr="00790008">
        <w:rPr>
          <w:rStyle w:val="BookTitle"/>
          <w:rFonts w:asciiTheme="minorHAnsi" w:hAnsiTheme="minorHAnsi" w:cstheme="minorHAnsi"/>
          <w:b w:val="0"/>
          <w:bCs w:val="0"/>
          <w:color w:val="000000"/>
          <w:sz w:val="28"/>
          <w:szCs w:val="28"/>
        </w:rPr>
        <w:br/>
        <w:t>parama-hariṣe,      keha puṣpa variṣe,</w:t>
      </w:r>
      <w:r w:rsidRPr="00790008">
        <w:rPr>
          <w:rStyle w:val="BookTitle"/>
          <w:rFonts w:asciiTheme="minorHAnsi" w:hAnsiTheme="minorHAnsi" w:cstheme="minorHAnsi"/>
          <w:b w:val="0"/>
          <w:bCs w:val="0"/>
          <w:color w:val="000000"/>
          <w:sz w:val="28"/>
          <w:szCs w:val="28"/>
        </w:rPr>
        <w:br/>
        <w:t>keha nāce, gāya, vā’ya re</w:t>
      </w:r>
    </w:p>
    <w:p w14:paraId="1EBC1873" w14:textId="10A685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demigods offer prayers, someone holds an umbrella, another waves a cāmara, some happily shower flowers, others dance, and some play musical instruments.</w:t>
      </w:r>
    </w:p>
    <w:p w14:paraId="3102BE55" w14:textId="2DBF1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2.228</w:t>
      </w:r>
    </w:p>
    <w:p w14:paraId="514C9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44C7C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saba-bhakta saṅge kari’,      āilā gaurahari,</w:t>
      </w:r>
      <w:r w:rsidRPr="00790008">
        <w:rPr>
          <w:rStyle w:val="BookTitle"/>
          <w:rFonts w:asciiTheme="minorHAnsi" w:hAnsiTheme="minorHAnsi" w:cstheme="minorHAnsi"/>
          <w:b w:val="0"/>
          <w:bCs w:val="0"/>
          <w:color w:val="000000"/>
          <w:sz w:val="28"/>
          <w:szCs w:val="28"/>
        </w:rPr>
        <w:br/>
        <w:t>pāṣaṇḍī kichui nā jāne re</w:t>
      </w:r>
      <w:r w:rsidRPr="00790008">
        <w:rPr>
          <w:rStyle w:val="BookTitle"/>
          <w:rFonts w:asciiTheme="minorHAnsi" w:hAnsiTheme="minorHAnsi" w:cstheme="minorHAnsi"/>
          <w:b w:val="0"/>
          <w:bCs w:val="0"/>
          <w:color w:val="000000"/>
          <w:sz w:val="28"/>
          <w:szCs w:val="28"/>
        </w:rPr>
        <w:br/>
        <w:t>śrī kṛṣṇa-caitanya,      prabhu nityānanda,</w:t>
      </w:r>
      <w:r w:rsidRPr="00790008">
        <w:rPr>
          <w:rStyle w:val="BookTitle"/>
          <w:rFonts w:asciiTheme="minorHAnsi" w:hAnsiTheme="minorHAnsi" w:cstheme="minorHAnsi"/>
          <w:b w:val="0"/>
          <w:bCs w:val="0"/>
          <w:color w:val="000000"/>
          <w:sz w:val="28"/>
          <w:szCs w:val="28"/>
        </w:rPr>
        <w:br/>
        <w:t>vṛndāvana-dāsa rasa gāna re</w:t>
      </w:r>
    </w:p>
    <w:p w14:paraId="0116B5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Gaurahari descended along with His devotees, but the atheists did not understand a thing. Accepting Śrī Caitanya and Nityānanda Prabhu as my life and soul, I, Vṛndāvana dāsa, sing the glories of Their lotus feet.</w:t>
      </w:r>
    </w:p>
    <w:p w14:paraId="646E2961" w14:textId="4883B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pāṣaṇḍī</w:t>
      </w:r>
      <w:r w:rsidRPr="00790008">
        <w:rPr>
          <w:rStyle w:val="BookTitle"/>
          <w:rFonts w:asciiTheme="minorHAnsi" w:hAnsiTheme="minorHAnsi" w:cstheme="minorHAnsi"/>
          <w:b w:val="0"/>
          <w:bCs w:val="0"/>
          <w:color w:val="000000"/>
          <w:sz w:val="28"/>
          <w:szCs w:val="28"/>
        </w:rPr>
        <w:t xml:space="preserve"> refers to persons who blaspheme and ridicule the devotees, as well as those who consider the demigods, who are actually the servants of the Supreme Lord, as equal to Lord Viṣṇu, who is their controller.</w:t>
      </w:r>
    </w:p>
    <w:p w14:paraId="71364A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way Vṛndāvana dāsa Ṭhākura sings the glories of Śrī Caitanya and Nityānanda.</w:t>
      </w:r>
    </w:p>
    <w:p w14:paraId="4AD3F4CC" w14:textId="62200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2.229</w:t>
      </w:r>
    </w:p>
    <w:p w14:paraId="406325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4A806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dundubhi-ḍiṇḍima-      maṅgala-jaya-dhvani,</w:t>
      </w:r>
      <w:r w:rsidRPr="00790008">
        <w:rPr>
          <w:rStyle w:val="BookTitle"/>
          <w:rFonts w:asciiTheme="minorHAnsi" w:hAnsiTheme="minorHAnsi" w:cstheme="minorHAnsi"/>
          <w:b w:val="0"/>
          <w:bCs w:val="0"/>
          <w:color w:val="000000"/>
          <w:sz w:val="28"/>
          <w:szCs w:val="28"/>
        </w:rPr>
        <w:br/>
        <w:t>gāya madhura rasāla re</w:t>
      </w:r>
      <w:r w:rsidRPr="00790008">
        <w:rPr>
          <w:rStyle w:val="BookTitle"/>
          <w:rFonts w:asciiTheme="minorHAnsi" w:hAnsiTheme="minorHAnsi" w:cstheme="minorHAnsi"/>
          <w:b w:val="0"/>
          <w:bCs w:val="0"/>
          <w:color w:val="000000"/>
          <w:sz w:val="28"/>
          <w:szCs w:val="28"/>
        </w:rPr>
        <w:br/>
        <w:t>vedera agocara,      āji bheṭava,</w:t>
      </w:r>
      <w:r w:rsidRPr="00790008">
        <w:rPr>
          <w:rStyle w:val="BookTitle"/>
          <w:rFonts w:asciiTheme="minorHAnsi" w:hAnsiTheme="minorHAnsi" w:cstheme="minorHAnsi"/>
          <w:b w:val="0"/>
          <w:bCs w:val="0"/>
          <w:color w:val="000000"/>
          <w:sz w:val="28"/>
          <w:szCs w:val="28"/>
        </w:rPr>
        <w:br/>
        <w:t>vilambe nāhi āra kāla re</w:t>
      </w:r>
    </w:p>
    <w:p w14:paraId="5E9EF9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play kettledrums and ḍiṇḍima drums, chant the auspicious sound of “Jaya!” and sing in sweet melodies. The demigods think, “Today we will see the Lord, who is unknown through the Vedas. Therefore let us not waste time.”</w:t>
      </w:r>
    </w:p>
    <w:p w14:paraId="14647D68" w14:textId="5F3711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appearance of Śrī Caitanya is unknown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That unmanifested object, Śrī Gauracandra, is now being seen by everyone. Therefore let us go immediately; there is no need to waste time in this matter.</w:t>
      </w:r>
    </w:p>
    <w:p w14:paraId="6E2BAB23" w14:textId="589FA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2.230</w:t>
      </w:r>
    </w:p>
    <w:p w14:paraId="1C514B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230</w:t>
      </w:r>
    </w:p>
    <w:p w14:paraId="435EBA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ānande indrapura,      maṅgala-kolahāla,</w:t>
      </w:r>
      <w:r w:rsidRPr="00790008">
        <w:rPr>
          <w:rStyle w:val="BookTitle"/>
          <w:rFonts w:asciiTheme="minorHAnsi" w:hAnsiTheme="minorHAnsi" w:cstheme="minorHAnsi"/>
          <w:b w:val="0"/>
          <w:bCs w:val="0"/>
          <w:color w:val="000000"/>
          <w:sz w:val="28"/>
          <w:szCs w:val="28"/>
        </w:rPr>
        <w:br/>
        <w:t>sāja’ sāja’ bali’ sāja’ re</w:t>
      </w:r>
      <w:r w:rsidRPr="00790008">
        <w:rPr>
          <w:rStyle w:val="BookTitle"/>
          <w:rFonts w:asciiTheme="minorHAnsi" w:hAnsiTheme="minorHAnsi" w:cstheme="minorHAnsi"/>
          <w:b w:val="0"/>
          <w:bCs w:val="0"/>
          <w:color w:val="000000"/>
          <w:sz w:val="28"/>
          <w:szCs w:val="28"/>
        </w:rPr>
        <w:br/>
        <w:t>bahuta puṇya-bhāgye,      caitanya-parakāśa</w:t>
      </w:r>
      <w:r w:rsidRPr="00790008">
        <w:rPr>
          <w:rStyle w:val="BookTitle"/>
          <w:rFonts w:asciiTheme="minorHAnsi" w:hAnsiTheme="minorHAnsi" w:cstheme="minorHAnsi"/>
          <w:b w:val="0"/>
          <w:bCs w:val="0"/>
          <w:color w:val="000000"/>
          <w:sz w:val="28"/>
          <w:szCs w:val="28"/>
        </w:rPr>
        <w:br/>
        <w:t>pāola navadvīpa-mājhe re</w:t>
      </w:r>
    </w:p>
    <w:p w14:paraId="40F2FF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residents of Amarāvatī are in ecstasy and an auspicious commotion arises as they decorate themselves to go see the Lord. “Due to our great fortune we will see Śrī Caitanya in Navadvīpa.”</w:t>
      </w:r>
    </w:p>
    <w:p w14:paraId="59B44D0A" w14:textId="13C67E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indrapura</w:t>
      </w:r>
      <w:r w:rsidRPr="00790008">
        <w:rPr>
          <w:rStyle w:val="BookTitle"/>
          <w:rFonts w:asciiTheme="minorHAnsi" w:hAnsiTheme="minorHAnsi" w:cstheme="minorHAnsi"/>
          <w:b w:val="0"/>
          <w:bCs w:val="0"/>
          <w:color w:val="000000"/>
          <w:sz w:val="28"/>
          <w:szCs w:val="28"/>
        </w:rPr>
        <w:t xml:space="preserve"> refers to Amarāvatī.</w:t>
      </w:r>
    </w:p>
    <w:p w14:paraId="74FC4C54" w14:textId="015339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2.231</w:t>
      </w:r>
    </w:p>
    <w:p w14:paraId="0E091F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71F1AF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āliṅgana,      cumbana ghana-ghana,</w:t>
      </w:r>
      <w:r w:rsidRPr="00790008">
        <w:rPr>
          <w:rStyle w:val="BookTitle"/>
          <w:rFonts w:asciiTheme="minorHAnsi" w:hAnsiTheme="minorHAnsi" w:cstheme="minorHAnsi"/>
          <w:b w:val="0"/>
          <w:bCs w:val="0"/>
          <w:color w:val="000000"/>
          <w:sz w:val="28"/>
          <w:szCs w:val="28"/>
        </w:rPr>
        <w:br/>
        <w:t>lāja keha nāhi māne re</w:t>
      </w:r>
      <w:r w:rsidRPr="00790008">
        <w:rPr>
          <w:rStyle w:val="BookTitle"/>
          <w:rFonts w:asciiTheme="minorHAnsi" w:hAnsiTheme="minorHAnsi" w:cstheme="minorHAnsi"/>
          <w:b w:val="0"/>
          <w:bCs w:val="0"/>
          <w:color w:val="000000"/>
          <w:sz w:val="28"/>
          <w:szCs w:val="28"/>
        </w:rPr>
        <w:br/>
        <w:t>nadīyā-purandara-      janama-ullāse,</w:t>
      </w:r>
      <w:r w:rsidRPr="00790008">
        <w:rPr>
          <w:rStyle w:val="BookTitle"/>
          <w:rFonts w:asciiTheme="minorHAnsi" w:hAnsiTheme="minorHAnsi" w:cstheme="minorHAnsi"/>
          <w:b w:val="0"/>
          <w:bCs w:val="0"/>
          <w:color w:val="000000"/>
          <w:sz w:val="28"/>
          <w:szCs w:val="28"/>
        </w:rPr>
        <w:br/>
        <w:t>āpana-para nāhi jāne re</w:t>
      </w:r>
    </w:p>
    <w:p w14:paraId="20318D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overjoyed on the birth of the Lord of Nadia, the demigods repeatedly embrace and kiss each other without reservation or consideration of whether one is a friend or stranger.</w:t>
      </w:r>
    </w:p>
    <w:p w14:paraId="4CF3ED0B" w14:textId="454C6E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anyo ’nye</w:t>
      </w:r>
      <w:r w:rsidRPr="00790008">
        <w:rPr>
          <w:rStyle w:val="BookTitle"/>
          <w:rFonts w:asciiTheme="minorHAnsi" w:hAnsiTheme="minorHAnsi" w:cstheme="minorHAnsi"/>
          <w:b w:val="0"/>
          <w:bCs w:val="0"/>
          <w:color w:val="000000"/>
          <w:sz w:val="28"/>
          <w:szCs w:val="28"/>
        </w:rPr>
        <w:t xml:space="preserve"> means “between each other.”</w:t>
      </w:r>
    </w:p>
    <w:p w14:paraId="44D996F6" w14:textId="0F3329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2.232</w:t>
      </w:r>
    </w:p>
    <w:p w14:paraId="6A813E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F21AC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aichana kautuke,      āilā navadvīpe,</w:t>
      </w:r>
      <w:r w:rsidRPr="00790008">
        <w:rPr>
          <w:rStyle w:val="BookTitle"/>
          <w:rFonts w:asciiTheme="minorHAnsi" w:hAnsiTheme="minorHAnsi" w:cstheme="minorHAnsi"/>
          <w:b w:val="0"/>
          <w:bCs w:val="0"/>
          <w:color w:val="000000"/>
          <w:sz w:val="28"/>
          <w:szCs w:val="28"/>
        </w:rPr>
        <w:br/>
        <w:t>caudike śuni hari-nāma re</w:t>
      </w:r>
      <w:r w:rsidRPr="00790008">
        <w:rPr>
          <w:rStyle w:val="BookTitle"/>
          <w:rFonts w:asciiTheme="minorHAnsi" w:hAnsiTheme="minorHAnsi" w:cstheme="minorHAnsi"/>
          <w:b w:val="0"/>
          <w:bCs w:val="0"/>
          <w:color w:val="000000"/>
          <w:sz w:val="28"/>
          <w:szCs w:val="28"/>
        </w:rPr>
        <w:br/>
        <w:t>pāiyā gaura-rasa,      vihvala paravaśa,</w:t>
      </w:r>
      <w:r w:rsidRPr="00790008">
        <w:rPr>
          <w:rStyle w:val="BookTitle"/>
          <w:rFonts w:asciiTheme="minorHAnsi" w:hAnsiTheme="minorHAnsi" w:cstheme="minorHAnsi"/>
          <w:b w:val="0"/>
          <w:bCs w:val="0"/>
          <w:color w:val="000000"/>
          <w:sz w:val="28"/>
          <w:szCs w:val="28"/>
        </w:rPr>
        <w:br/>
        <w:t>caitanya-jaya-jaya gāna re</w:t>
      </w:r>
    </w:p>
    <w:p w14:paraId="52832742" w14:textId="5FF7C3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joyous condition they come to Navadvīpa and hear the sound vibration of Hari’s names from all sides. There they taste Gaura’s ecstatic emotions and become overwhelmed as they sing His glories.</w:t>
      </w:r>
    </w:p>
    <w:p w14:paraId="0C85F256" w14:textId="18AA28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2.233</w:t>
      </w:r>
    </w:p>
    <w:p w14:paraId="09AE7B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18BE2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dekhila śacī-gṛhe,      gaurāṅga-sundare,</w:t>
      </w:r>
      <w:r w:rsidRPr="00790008">
        <w:rPr>
          <w:rStyle w:val="BookTitle"/>
          <w:rFonts w:asciiTheme="minorHAnsi" w:hAnsiTheme="minorHAnsi" w:cstheme="minorHAnsi"/>
          <w:b w:val="0"/>
          <w:bCs w:val="0"/>
          <w:color w:val="000000"/>
          <w:sz w:val="28"/>
          <w:szCs w:val="28"/>
        </w:rPr>
        <w:br/>
        <w:t>ekatra yaiche koṭi-cānda re</w:t>
      </w:r>
      <w:r w:rsidRPr="00790008">
        <w:rPr>
          <w:rStyle w:val="BookTitle"/>
          <w:rFonts w:asciiTheme="minorHAnsi" w:hAnsiTheme="minorHAnsi" w:cstheme="minorHAnsi"/>
          <w:b w:val="0"/>
          <w:bCs w:val="0"/>
          <w:color w:val="000000"/>
          <w:sz w:val="28"/>
          <w:szCs w:val="28"/>
        </w:rPr>
        <w:br/>
        <w:t>mānuṣa rūpa dhari’,      grahaṇa-chala kari’,</w:t>
      </w:r>
      <w:r w:rsidRPr="00790008">
        <w:rPr>
          <w:rStyle w:val="BookTitle"/>
          <w:rFonts w:asciiTheme="minorHAnsi" w:hAnsiTheme="minorHAnsi" w:cstheme="minorHAnsi"/>
          <w:b w:val="0"/>
          <w:bCs w:val="0"/>
          <w:color w:val="000000"/>
          <w:sz w:val="28"/>
          <w:szCs w:val="28"/>
        </w:rPr>
        <w:br/>
        <w:t>bolaye ucca hari-nāma re</w:t>
      </w:r>
    </w:p>
    <w:p w14:paraId="1EBE5031" w14:textId="09F50B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 in Śacī’s house they see the beautiful form of Lord Gaurāṅga, who resembles millions of moons combined together. In the guise of human beings and on the pretext of the eclipse, they all loudly chant the name of Hari.</w:t>
      </w:r>
    </w:p>
    <w:p w14:paraId="06172B9D" w14:textId="5D590E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2.234</w:t>
      </w:r>
    </w:p>
    <w:p w14:paraId="41F0E8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6AC4A7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sakala-śakti-saṅge,      āilā gauracandra,</w:t>
      </w:r>
      <w:r w:rsidRPr="00790008">
        <w:rPr>
          <w:rStyle w:val="BookTitle"/>
          <w:rFonts w:asciiTheme="minorHAnsi" w:hAnsiTheme="minorHAnsi" w:cstheme="minorHAnsi"/>
          <w:b w:val="0"/>
          <w:bCs w:val="0"/>
          <w:color w:val="000000"/>
          <w:sz w:val="28"/>
          <w:szCs w:val="28"/>
        </w:rPr>
        <w:br/>
        <w:t>pāṣaṇḍī kichui nā jāne re</w:t>
      </w:r>
      <w:r w:rsidRPr="00790008">
        <w:rPr>
          <w:rStyle w:val="BookTitle"/>
          <w:rFonts w:asciiTheme="minorHAnsi" w:hAnsiTheme="minorHAnsi" w:cstheme="minorHAnsi"/>
          <w:b w:val="0"/>
          <w:bCs w:val="0"/>
          <w:color w:val="000000"/>
          <w:sz w:val="28"/>
          <w:szCs w:val="28"/>
        </w:rPr>
        <w:br/>
        <w:t>śrī caitanya nityānanda-      cāṅda-prabhu jāna,</w:t>
      </w:r>
      <w:r w:rsidRPr="00790008">
        <w:rPr>
          <w:rStyle w:val="BookTitle"/>
          <w:rFonts w:asciiTheme="minorHAnsi" w:hAnsiTheme="minorHAnsi" w:cstheme="minorHAnsi"/>
          <w:b w:val="0"/>
          <w:bCs w:val="0"/>
          <w:color w:val="000000"/>
          <w:sz w:val="28"/>
          <w:szCs w:val="28"/>
        </w:rPr>
        <w:br/>
        <w:t>vṛndāvana-dāsa rasa gāna re</w:t>
      </w:r>
    </w:p>
    <w:p w14:paraId="3E828B1B" w14:textId="53186A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appears along with His energies, but the atheists could not understand a thing. Accepting Śrī Caitanya and Nityānanda Prabhu as my life and soul, I, Vṛndāvana dāsa, sing the glories of Their lotus feet.</w:t>
      </w:r>
    </w:p>
    <w:p w14:paraId="311F5357"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Two, entitled “The Lord’s Appearance.”</w:t>
      </w:r>
    </w:p>
    <w:p w14:paraId="19CD03DA"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3: Calculation of the Lord’s Horoscope</w:t>
      </w:r>
    </w:p>
    <w:p w14:paraId="69199477"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Three: Calculation of the Lord’s Horoscope</w:t>
      </w:r>
    </w:p>
    <w:p w14:paraId="156184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the appearance of Śrīmān Mahāprabhu along with the congregational chanting of the holy names on the pretext of a lunar eclipse, the calculation of the child Viśvambhara’s horoscope by Śrī Nīlāmbara Cakravartī, the celebration of Viśvambhara’s appearance at the house of Jagannātha Miśra, and the glories of the appearance days of Viṣṇu and the Vaiṣṇavas.</w:t>
      </w:r>
    </w:p>
    <w:p w14:paraId="5911ED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Prior to His advent, Śrīmān Mahāprabhu preached the congregational chanting of the names of Lord Hari on the pretext of a lunar eclipse, and then He appeared in this world. What to speak of others, even those who had never uttered the names of Hari by mistake loudly chanted the names of Hari while going to take bath in the Ganges on that day. The loud chanting of Kṛṣṇa’s names filled the ten directions. Śrī Śacī and Jagannātha forgot themselves in ecstasy as they looked at the beautiful face of their son. The great astrologer Śrī Nīlāmbara Cakravartī found the symptoms of an exalted personality in his calculation of the Lord’s horoscope. He was struck with wonder and began to glorify the Lord according to His horoscope. One particular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there described Śrīmān Mahāprabhu as Lord Nārāyaṇa Himself, the deliver of the world, the founder of religious principles, an unprecedented preacher, the giver of religious principles desired by personalities like Lord Śiva and Śukadeva Gosvāmī, the bestower of mercy on all </w:t>
      </w:r>
      <w:r w:rsidRPr="00790008">
        <w:rPr>
          <w:rStyle w:val="BookTitle"/>
          <w:rFonts w:asciiTheme="minorHAnsi" w:hAnsiTheme="minorHAnsi" w:cstheme="minorHAnsi"/>
          <w:b w:val="0"/>
          <w:bCs w:val="0"/>
          <w:color w:val="000000"/>
          <w:sz w:val="28"/>
          <w:szCs w:val="28"/>
        </w:rPr>
        <w:lastRenderedPageBreak/>
        <w:t xml:space="preserve">living entities, the life and soul of the entire universe, and the worshipable Lord of everyone. He thus revealed all these extraordinary qualities of the Lord.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further declared, “Innumerable universes will glorify the activities of this child Nārāyaṇa. This child is the embodiment of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He will preach the religious principles for the Age of Kali like the </w:t>
      </w:r>
      <w:r w:rsidRPr="00790008">
        <w:rPr>
          <w:rStyle w:val="BookTitle"/>
          <w:rFonts w:asciiTheme="minorHAnsi" w:hAnsiTheme="minorHAnsi" w:cstheme="minorHAnsi"/>
          <w:b w:val="0"/>
          <w:bCs w:val="0"/>
          <w:i/>
          <w:iCs/>
          <w:color w:val="000000"/>
          <w:sz w:val="28"/>
          <w:szCs w:val="28"/>
        </w:rPr>
        <w:t xml:space="preserve">yuga-avatāra </w:t>
      </w:r>
      <w:r w:rsidRPr="00790008">
        <w:rPr>
          <w:rStyle w:val="BookTitle"/>
          <w:rFonts w:asciiTheme="minorHAnsi" w:hAnsiTheme="minorHAnsi" w:cstheme="minorHAnsi"/>
          <w:b w:val="0"/>
          <w:bCs w:val="0"/>
          <w:color w:val="000000"/>
          <w:sz w:val="28"/>
          <w:szCs w:val="28"/>
        </w:rPr>
        <w:t xml:space="preserve">of Lord Viṣṇu. He will even attract the minds of the atheistic Yavanas and be worshiped by them. This child will be known as Śrī Viśvambhara and Navadvīpa-candra.” Fearing that there may be </w:t>
      </w:r>
      <w:r w:rsidRPr="00790008">
        <w:rPr>
          <w:rStyle w:val="BookTitle"/>
          <w:rFonts w:asciiTheme="minorHAnsi" w:hAnsiTheme="minorHAnsi" w:cstheme="minorHAnsi"/>
          <w:b w:val="0"/>
          <w:bCs w:val="0"/>
          <w:i/>
          <w:iCs/>
          <w:color w:val="000000"/>
          <w:sz w:val="28"/>
          <w:szCs w:val="28"/>
        </w:rPr>
        <w:t>rasābhāsa</w:t>
      </w:r>
      <w:r w:rsidRPr="00790008">
        <w:rPr>
          <w:rStyle w:val="BookTitle"/>
          <w:rFonts w:asciiTheme="minorHAnsi" w:hAnsiTheme="minorHAnsi" w:cstheme="minorHAnsi"/>
          <w:b w:val="0"/>
          <w:bCs w:val="0"/>
          <w:color w:val="000000"/>
          <w:sz w:val="28"/>
          <w:szCs w:val="28"/>
        </w:rPr>
        <w:t xml:space="preserve">, or an unfavorable overlapping of mellows,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did not foretell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pastimes of the Lord. This chapter ends with descriptions of the tumultuous sound of various musical instruments in the house of Jagannātha Miśra, the mixing of the demigods’ wives with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wives, their blessing the child Lord with </w:t>
      </w:r>
      <w:r w:rsidRPr="00790008">
        <w:rPr>
          <w:rStyle w:val="BookTitle"/>
          <w:rFonts w:asciiTheme="minorHAnsi" w:hAnsiTheme="minorHAnsi" w:cstheme="minorHAnsi"/>
          <w:b w:val="0"/>
          <w:bCs w:val="0"/>
          <w:i/>
          <w:iCs/>
          <w:color w:val="000000"/>
          <w:sz w:val="28"/>
          <w:szCs w:val="28"/>
        </w:rPr>
        <w:t>dūrvā</w:t>
      </w:r>
      <w:r w:rsidRPr="00790008">
        <w:rPr>
          <w:rStyle w:val="BookTitle"/>
          <w:rFonts w:asciiTheme="minorHAnsi" w:hAnsiTheme="minorHAnsi" w:cstheme="minorHAnsi"/>
          <w:b w:val="0"/>
          <w:bCs w:val="0"/>
          <w:color w:val="000000"/>
          <w:sz w:val="28"/>
          <w:szCs w:val="28"/>
        </w:rPr>
        <w:t xml:space="preserve"> grass and rice paddy, their request to the Lord to benefit everyone by remaining in this world for a long time, the celebrations throughout Navadvīpa of the Lord’s appearance, the glories of Śrī Gaura and Śrī Nityānanda’s appearance days, how the living entities who observe these days are relieved of nescience and attain devotion to Lord Kṛṣṇa, the equally glorious nature of the appearance days of both Viṣṇu and the Vaiṣṇavas, and, lastly, the eternal nature of the appearance and activities of the Lord and His devotees.</w:t>
      </w:r>
    </w:p>
    <w:p w14:paraId="1FE3AB4C" w14:textId="663C3C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w:t>
      </w:r>
    </w:p>
    <w:p w14:paraId="7C2F58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D13FB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prema-dhana-ratana pasāra</w:t>
      </w:r>
      <w:r w:rsidRPr="00790008">
        <w:rPr>
          <w:rStyle w:val="BookTitle"/>
          <w:rFonts w:asciiTheme="minorHAnsi" w:hAnsiTheme="minorHAnsi" w:cstheme="minorHAnsi"/>
          <w:b w:val="0"/>
          <w:bCs w:val="0"/>
          <w:color w:val="000000"/>
          <w:sz w:val="28"/>
          <w:szCs w:val="28"/>
        </w:rPr>
        <w:br/>
        <w:t>dekha gorācāṅdera bājāra</w:t>
      </w:r>
    </w:p>
    <w:p w14:paraId="388467C8" w14:textId="155D08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Behold Gauracandra’s marketplace, where the jewels of love of God are stacked high.</w:t>
      </w:r>
    </w:p>
    <w:p w14:paraId="4A8E3E65" w14:textId="1F230E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3.2-5</w:t>
      </w:r>
    </w:p>
    <w:p w14:paraId="4DFC81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2-5</w:t>
      </w:r>
    </w:p>
    <w:p w14:paraId="6AF78F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prabhura haila avatāra</w:t>
      </w:r>
      <w:r w:rsidRPr="00790008">
        <w:rPr>
          <w:rStyle w:val="BookTitle"/>
          <w:rFonts w:asciiTheme="minorHAnsi" w:hAnsiTheme="minorHAnsi" w:cstheme="minorHAnsi"/>
          <w:b w:val="0"/>
          <w:bCs w:val="0"/>
          <w:color w:val="000000"/>
          <w:sz w:val="28"/>
          <w:szCs w:val="28"/>
        </w:rPr>
        <w:br/>
        <w:t>āge hari-saṅkīrtana kariyā pracāra</w:t>
      </w:r>
    </w:p>
    <w:p w14:paraId="3640698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dhāya loka grahaṇa dekhiyā</w:t>
      </w:r>
      <w:r w:rsidRPr="00790008">
        <w:rPr>
          <w:rStyle w:val="BookTitle"/>
          <w:rFonts w:asciiTheme="minorHAnsi" w:hAnsiTheme="minorHAnsi" w:cstheme="minorHAnsi"/>
          <w:b w:val="0"/>
          <w:bCs w:val="0"/>
          <w:color w:val="000000"/>
          <w:sz w:val="28"/>
          <w:szCs w:val="28"/>
        </w:rPr>
        <w:br/>
        <w:t>gaṅgā-snāne ’hari’ bali’ yāyena dhāiyā</w:t>
      </w:r>
    </w:p>
    <w:p w14:paraId="601CB4C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mukha janmeha nā bale hari-nāma</w:t>
      </w:r>
      <w:r w:rsidRPr="00790008">
        <w:rPr>
          <w:rStyle w:val="BookTitle"/>
          <w:rFonts w:asciiTheme="minorHAnsi" w:hAnsiTheme="minorHAnsi" w:cstheme="minorHAnsi"/>
          <w:b w:val="0"/>
          <w:bCs w:val="0"/>
          <w:color w:val="000000"/>
          <w:sz w:val="28"/>
          <w:szCs w:val="28"/>
        </w:rPr>
        <w:br/>
        <w:t>seha ’hari’ bali’ dhāya, kari’ gaṅgā-snāna</w:t>
      </w:r>
    </w:p>
    <w:p w14:paraId="25B7B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daśa-dik pūrṇa haila, uṭhe hari-dhvani</w:t>
      </w:r>
      <w:r w:rsidRPr="00790008">
        <w:rPr>
          <w:rStyle w:val="BookTitle"/>
          <w:rFonts w:asciiTheme="minorHAnsi" w:hAnsiTheme="minorHAnsi" w:cstheme="minorHAnsi"/>
          <w:b w:val="0"/>
          <w:bCs w:val="0"/>
          <w:color w:val="000000"/>
          <w:sz w:val="28"/>
          <w:szCs w:val="28"/>
        </w:rPr>
        <w:br/>
        <w:t>avatīrṇa haiyā hāsena dvija-maṇi</w:t>
      </w:r>
    </w:p>
    <w:p w14:paraId="391B30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Lord Gaurāṅga appeared by first inaugurating the saṅkīrtana movement. From all directions people went to the Ganges for bath while chanting the name of Hari. Even persons who never chanted the name of Hari in their lives also chanted the name of Hari as they ran to the Ganges for bath. The sound vibration of Hari’s name filled the ten directions. The Lord, who is the best of the brāhmaṇas, appeared with a smile on His face.</w:t>
      </w:r>
    </w:p>
    <w:p w14:paraId="43185978" w14:textId="28073F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tumultuous sound of the chanting of the names of Hari at the transcendental advent of Lord Gaurasundara, the personification of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indicated that He would later preach the devotional process of chanting the holy names, and thus maintain the religious principles of this age.</w:t>
      </w:r>
    </w:p>
    <w:p w14:paraId="182D1CE0" w14:textId="1C9A49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3.6</w:t>
      </w:r>
    </w:p>
    <w:p w14:paraId="15B96D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60A8F4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śacī-jagannātha dekhi’ putrera śrī-mukha</w:t>
      </w:r>
      <w:r w:rsidRPr="00790008">
        <w:rPr>
          <w:rStyle w:val="BookTitle"/>
          <w:rFonts w:asciiTheme="minorHAnsi" w:hAnsiTheme="minorHAnsi" w:cstheme="minorHAnsi"/>
          <w:b w:val="0"/>
          <w:bCs w:val="0"/>
          <w:color w:val="000000"/>
          <w:sz w:val="28"/>
          <w:szCs w:val="28"/>
        </w:rPr>
        <w:br/>
        <w:t>dui-jana hailena ānanda-svarūpa</w:t>
      </w:r>
    </w:p>
    <w:p w14:paraId="46EE5688" w14:textId="13773E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their son’s face, Śacī and Jagannātha were filled with ecstasy.</w:t>
      </w:r>
    </w:p>
    <w:p w14:paraId="407A73DA" w14:textId="13CC27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3.7</w:t>
      </w:r>
    </w:p>
    <w:p w14:paraId="34BB4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325B9B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vidhi kariba ihā, kichui nā sphure</w:t>
      </w:r>
      <w:r w:rsidRPr="00790008">
        <w:rPr>
          <w:rStyle w:val="BookTitle"/>
          <w:rFonts w:asciiTheme="minorHAnsi" w:hAnsiTheme="minorHAnsi" w:cstheme="minorHAnsi"/>
          <w:b w:val="0"/>
          <w:bCs w:val="0"/>
          <w:color w:val="000000"/>
          <w:sz w:val="28"/>
          <w:szCs w:val="28"/>
        </w:rPr>
        <w:br/>
        <w:t>āste-vyaste nārī-gaṇa ’jaya-jaya’ phukāre</w:t>
      </w:r>
    </w:p>
    <w:p w14:paraId="406CF3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so overwhelmed that they did not know what to do. The ladies there became excited and simply exclaimed, “Jaya! Jaya!”</w:t>
      </w:r>
    </w:p>
    <w:p w14:paraId="0E310448" w14:textId="631F3C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assembled ladies were totally bewildered.</w:t>
      </w:r>
    </w:p>
    <w:p w14:paraId="097DEE1D" w14:textId="20A3CC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3.8</w:t>
      </w:r>
    </w:p>
    <w:p w14:paraId="3F248B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8A750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dhāiyā āilā sabe, yata āpta-gaṇa</w:t>
      </w:r>
      <w:r w:rsidRPr="00790008">
        <w:rPr>
          <w:rStyle w:val="BookTitle"/>
          <w:rFonts w:asciiTheme="minorHAnsi" w:hAnsiTheme="minorHAnsi" w:cstheme="minorHAnsi"/>
          <w:b w:val="0"/>
          <w:bCs w:val="0"/>
          <w:color w:val="000000"/>
          <w:sz w:val="28"/>
          <w:szCs w:val="28"/>
        </w:rPr>
        <w:br/>
        <w:t>ānanda haila jagannāthera bhavana</w:t>
      </w:r>
    </w:p>
    <w:p w14:paraId="273D47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relatives came rushing to the house of Jagannātha Miśra, and the whole household became filled with bliss.</w:t>
      </w:r>
    </w:p>
    <w:p w14:paraId="641463B2" w14:textId="2ED472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āpta-gaṇa </w:t>
      </w:r>
      <w:r w:rsidRPr="00790008">
        <w:rPr>
          <w:rStyle w:val="BookTitle"/>
          <w:rFonts w:asciiTheme="minorHAnsi" w:hAnsiTheme="minorHAnsi" w:cstheme="minorHAnsi"/>
          <w:b w:val="0"/>
          <w:bCs w:val="0"/>
          <w:color w:val="000000"/>
          <w:sz w:val="28"/>
          <w:szCs w:val="28"/>
        </w:rPr>
        <w:t>refers to one’s relatives.</w:t>
      </w:r>
    </w:p>
    <w:p w14:paraId="7D418E82" w14:textId="3D1A6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3.9</w:t>
      </w:r>
    </w:p>
    <w:p w14:paraId="570512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60B19F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śacira janaka—cakravartī nīlāmbara</w:t>
      </w:r>
      <w:r w:rsidRPr="00790008">
        <w:rPr>
          <w:rStyle w:val="BookTitle"/>
          <w:rFonts w:asciiTheme="minorHAnsi" w:hAnsiTheme="minorHAnsi" w:cstheme="minorHAnsi"/>
          <w:b w:val="0"/>
          <w:bCs w:val="0"/>
          <w:color w:val="000000"/>
          <w:sz w:val="28"/>
          <w:szCs w:val="28"/>
        </w:rPr>
        <w:br/>
        <w:t>prati-lagne adbhuta dekhena vipra-vara</w:t>
      </w:r>
    </w:p>
    <w:p w14:paraId="72CEB2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father of Śacīdevī and great brāhmaṇa, Nīlāmbara Cakravartī, noted </w:t>
      </w:r>
      <w:r w:rsidRPr="00790008">
        <w:rPr>
          <w:rStyle w:val="BookTitle"/>
          <w:rFonts w:asciiTheme="minorHAnsi" w:hAnsiTheme="minorHAnsi" w:cstheme="minorHAnsi"/>
          <w:b/>
          <w:bCs/>
          <w:color w:val="800000"/>
          <w:sz w:val="28"/>
          <w:szCs w:val="28"/>
        </w:rPr>
        <w:lastRenderedPageBreak/>
        <w:t>wonderful planetary arrangements in each house of the child’s horoscope.</w:t>
      </w:r>
    </w:p>
    <w:p w14:paraId="473D5446" w14:textId="74EAE7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Nīlāmbara Cakravartī was the father of Śacīdevī. He formerly resided at Magḍobā, in the district of Faridpura [within present day Bangladesh]. Most of the learned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that time had some knowledge of astrology. After calculating His horoscope, Nīlāmbara Cakravartī began to foretell the future of the Lord, his grandson.</w:t>
      </w:r>
    </w:p>
    <w:p w14:paraId="16D6E0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particular zodiac sign that appears on the eastern horizon at a given time for a given place on earth is called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The various planets headed by the sun move throughout the zodiac. The north-south zodiac extends 90 degrees and the east-west zodiac extends 360 degrees. The zodiac is divided into twelve equal signs, or </w:t>
      </w:r>
      <w:r w:rsidRPr="00790008">
        <w:rPr>
          <w:rStyle w:val="BookTitle"/>
          <w:rFonts w:asciiTheme="minorHAnsi" w:hAnsiTheme="minorHAnsi" w:cstheme="minorHAnsi"/>
          <w:b w:val="0"/>
          <w:bCs w:val="0"/>
          <w:i/>
          <w:iCs/>
          <w:color w:val="000000"/>
          <w:sz w:val="28"/>
          <w:szCs w:val="28"/>
        </w:rPr>
        <w:t>rāśis</w:t>
      </w:r>
      <w:r w:rsidRPr="00790008">
        <w:rPr>
          <w:rStyle w:val="BookTitle"/>
          <w:rFonts w:asciiTheme="minorHAnsi" w:hAnsiTheme="minorHAnsi" w:cstheme="minorHAnsi"/>
          <w:b w:val="0"/>
          <w:bCs w:val="0"/>
          <w:color w:val="000000"/>
          <w:sz w:val="28"/>
          <w:szCs w:val="28"/>
        </w:rPr>
        <w:t xml:space="preserve">, each consisting of 30 degrees. The second and consecutive signs after the rising sign, or </w:t>
      </w:r>
      <w:r w:rsidRPr="00790008">
        <w:rPr>
          <w:rStyle w:val="BookTitle"/>
          <w:rFonts w:asciiTheme="minorHAnsi" w:hAnsiTheme="minorHAnsi" w:cstheme="minorHAnsi"/>
          <w:b w:val="0"/>
          <w:bCs w:val="0"/>
          <w:i/>
          <w:iCs/>
          <w:color w:val="000000"/>
          <w:sz w:val="28"/>
          <w:szCs w:val="28"/>
        </w:rPr>
        <w:t>janma-lagna</w:t>
      </w:r>
      <w:r w:rsidRPr="00790008">
        <w:rPr>
          <w:rStyle w:val="BookTitle"/>
          <w:rFonts w:asciiTheme="minorHAnsi" w:hAnsiTheme="minorHAnsi" w:cstheme="minorHAnsi"/>
          <w:b w:val="0"/>
          <w:bCs w:val="0"/>
          <w:color w:val="000000"/>
          <w:sz w:val="28"/>
          <w:szCs w:val="28"/>
        </w:rPr>
        <w:t>, are the twelve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for wealth, brothers, friends, sons, education, enemies, wife, death, fortune, occupation, income, and expenditure.</w:t>
      </w:r>
    </w:p>
    <w:p w14:paraId="4C6D0E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prati-lagne </w:t>
      </w:r>
      <w:r w:rsidRPr="00790008">
        <w:rPr>
          <w:rStyle w:val="BookTitle"/>
          <w:rFonts w:asciiTheme="minorHAnsi" w:hAnsiTheme="minorHAnsi" w:cstheme="minorHAnsi"/>
          <w:b w:val="0"/>
          <w:bCs w:val="0"/>
          <w:color w:val="000000"/>
          <w:sz w:val="28"/>
          <w:szCs w:val="28"/>
        </w:rPr>
        <w:t xml:space="preserve">means “in the twelve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beginning with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for the body.” By the words </w:t>
      </w:r>
      <w:r w:rsidRPr="00790008">
        <w:rPr>
          <w:rStyle w:val="BookTitle"/>
          <w:rFonts w:asciiTheme="minorHAnsi" w:hAnsiTheme="minorHAnsi" w:cstheme="minorHAnsi"/>
          <w:b w:val="0"/>
          <w:bCs w:val="0"/>
          <w:i/>
          <w:iCs/>
          <w:color w:val="000000"/>
          <w:sz w:val="28"/>
          <w:szCs w:val="28"/>
        </w:rPr>
        <w:t>adbhuta dekhena,</w:t>
      </w:r>
      <w:r w:rsidRPr="00790008">
        <w:rPr>
          <w:rStyle w:val="BookTitle"/>
          <w:rFonts w:asciiTheme="minorHAnsi" w:hAnsiTheme="minorHAnsi" w:cstheme="minorHAnsi"/>
          <w:b w:val="0"/>
          <w:bCs w:val="0"/>
          <w:color w:val="000000"/>
          <w:sz w:val="28"/>
          <w:szCs w:val="28"/>
        </w:rPr>
        <w:t xml:space="preserve"> it is understood that he saw extraordinary fruits.</w:t>
      </w:r>
    </w:p>
    <w:p w14:paraId="0EDE3182" w14:textId="4889FE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3.10</w:t>
      </w:r>
    </w:p>
    <w:p w14:paraId="7D1E09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0E1150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mahārāja-lakṣaṇa sakala lagne kahe</w:t>
      </w:r>
      <w:r w:rsidRPr="00790008">
        <w:rPr>
          <w:rStyle w:val="BookTitle"/>
          <w:rFonts w:asciiTheme="minorHAnsi" w:hAnsiTheme="minorHAnsi" w:cstheme="minorHAnsi"/>
          <w:b w:val="0"/>
          <w:bCs w:val="0"/>
          <w:color w:val="000000"/>
          <w:sz w:val="28"/>
          <w:szCs w:val="28"/>
        </w:rPr>
        <w:br/>
        <w:t>rūpa dekhi’ cakravartī hailā vismaye</w:t>
      </w:r>
    </w:p>
    <w:p w14:paraId="686652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each house there were signs that indicated a king. Moreover, Cakravartī was astonished by the child’s beauty and said:</w:t>
      </w:r>
    </w:p>
    <w:p w14:paraId="3B33D2DF" w14:textId="7EA3AE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Śukra (Venus) was in Meṣa-rāśi (Aries), in the constellation of Aśvinī; Ketu (the ninth planet) was in Siṁha-rāśi (Leo), in Uttaraphalgunī; Candra (the moon) was in Siṁha-rāśi, in Pūrvaphalgunī (the eleventh lunar mansion); Śani (Saturn) was in Vṛścika-rāśi (Scorpio), in Jyeṣṭhā; Bṛhaspati (Jupiter) was in Dhanu-rāśi, in Pūrvāṣāḍhā (Sagittarius); Maṅgala (Mars) was in Makara-rāśi (Capricorn), in Śravaṇā; Ravi (the sun) and Rāhu were in Kumbha-rāśi (Aquarius), in Pūrvabhādrapāda; and Budha (Mercury) was in Mīna-rāśi (Pisces), in Uttarabhādrapāda.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was Siṁha. Mars, the owner of the ninth house, is exalted. Venus and Saturn are almost exalted. Jupiter, in his own house, aspects Venus, which occupies the house of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Venus, the owner of the tenth house, is aspected by Jupiter and situated in the ninth house.</w:t>
      </w:r>
    </w:p>
    <w:p w14:paraId="4E2D7A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scrutinizingly studying each of the Lord’s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Nīlāmbara Cakravartī </w:t>
      </w:r>
      <w:r w:rsidRPr="00790008">
        <w:rPr>
          <w:rStyle w:val="BookTitle"/>
          <w:rFonts w:asciiTheme="minorHAnsi" w:hAnsiTheme="minorHAnsi" w:cstheme="minorHAnsi"/>
          <w:b w:val="0"/>
          <w:bCs w:val="0"/>
          <w:color w:val="000000"/>
          <w:sz w:val="28"/>
          <w:szCs w:val="28"/>
        </w:rPr>
        <w:lastRenderedPageBreak/>
        <w:t>foretold the highest fruits and was struck with wonder by seeing the Lord’s beauty, because the Lord is the original Personality of Godhead.</w:t>
      </w:r>
    </w:p>
    <w:p w14:paraId="41B4B690" w14:textId="08DC70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3.11</w:t>
      </w:r>
    </w:p>
    <w:p w14:paraId="4CCC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45344D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rājā gauḍe haibeka’ hena āche</w:t>
      </w:r>
      <w:r w:rsidRPr="00790008">
        <w:rPr>
          <w:rStyle w:val="BookTitle"/>
          <w:rFonts w:asciiTheme="minorHAnsi" w:hAnsiTheme="minorHAnsi" w:cstheme="minorHAnsi"/>
          <w:b w:val="0"/>
          <w:bCs w:val="0"/>
          <w:color w:val="000000"/>
          <w:sz w:val="28"/>
          <w:szCs w:val="28"/>
        </w:rPr>
        <w:br/>
        <w:t>vipra bale,—’sei vā, jāniba tāhā pāche’</w:t>
      </w:r>
    </w:p>
    <w:p w14:paraId="417AE3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prediction that in the future a brāhmaṇa will become the King of Bengal. The future will show whether this child is that personality.”</w:t>
      </w:r>
    </w:p>
    <w:p w14:paraId="3CDBBC83" w14:textId="387026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prophecy amongst people that a great personality would be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Bengal and become king. Nīlāmbara Cakravartī thought that perhaps this boy would in the future become King of Bengal. Time would tell.</w:t>
      </w:r>
    </w:p>
    <w:p w14:paraId="54DBCB53" w14:textId="1654EB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3.12</w:t>
      </w:r>
    </w:p>
    <w:p w14:paraId="0F1411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C6212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mahā-jyotir-vit vipra sabāra agrete</w:t>
      </w:r>
      <w:r w:rsidRPr="00790008">
        <w:rPr>
          <w:rStyle w:val="BookTitle"/>
          <w:rFonts w:asciiTheme="minorHAnsi" w:hAnsiTheme="minorHAnsi" w:cstheme="minorHAnsi"/>
          <w:b w:val="0"/>
          <w:bCs w:val="0"/>
          <w:color w:val="000000"/>
          <w:sz w:val="28"/>
          <w:szCs w:val="28"/>
        </w:rPr>
        <w:br/>
        <w:t>lagne anurūpa kathā lāgila kahite</w:t>
      </w:r>
    </w:p>
    <w:p w14:paraId="4CC94C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that great astrologer brāhmaṇa began to speak before everyone present about the symptoms of the various houses in the child’s horoscope.</w:t>
      </w:r>
    </w:p>
    <w:p w14:paraId="4BAFEA05" w14:textId="2269B8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Nīlāmbara Cakravartī was a learned teacher of the science of astrology. Therefore he began to explain the various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of the Lord’s horoscope to the people present there. The word </w:t>
      </w:r>
      <w:r w:rsidRPr="00790008">
        <w:rPr>
          <w:rStyle w:val="BookTitle"/>
          <w:rFonts w:asciiTheme="minorHAnsi" w:hAnsiTheme="minorHAnsi" w:cstheme="minorHAnsi"/>
          <w:b w:val="0"/>
          <w:bCs w:val="0"/>
          <w:i/>
          <w:iCs/>
          <w:color w:val="000000"/>
          <w:sz w:val="28"/>
          <w:szCs w:val="28"/>
        </w:rPr>
        <w:t xml:space="preserve">mahā-jyotir-vit </w:t>
      </w:r>
      <w:r w:rsidRPr="00790008">
        <w:rPr>
          <w:rStyle w:val="BookTitle"/>
          <w:rFonts w:asciiTheme="minorHAnsi" w:hAnsiTheme="minorHAnsi" w:cstheme="minorHAnsi"/>
          <w:b w:val="0"/>
          <w:bCs w:val="0"/>
          <w:color w:val="000000"/>
          <w:sz w:val="28"/>
          <w:szCs w:val="28"/>
        </w:rPr>
        <w:t>is explained as follows:</w:t>
      </w:r>
    </w:p>
    <w:p w14:paraId="36B19B6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śaṅkhe taile tathā māṁse      vaidye jyotiṣike dvije</w:t>
      </w:r>
      <w:r w:rsidRPr="00790008">
        <w:rPr>
          <w:rStyle w:val="BookTitle"/>
          <w:rFonts w:asciiTheme="minorHAnsi" w:hAnsiTheme="minorHAnsi" w:cstheme="minorHAnsi"/>
          <w:b w:val="0"/>
          <w:bCs w:val="0"/>
          <w:color w:val="000000"/>
          <w:sz w:val="28"/>
          <w:szCs w:val="28"/>
        </w:rPr>
        <w:br/>
        <w:t>yātrāyāṁ pathi nidrāyāṁ      mahaccabdo na dīyate</w:t>
      </w:r>
    </w:p>
    <w:p w14:paraId="56A4C518" w14:textId="3D3038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adds the prefix </w:t>
      </w:r>
      <w:r w:rsidRPr="00790008">
        <w:rPr>
          <w:rStyle w:val="BookTitle"/>
          <w:rFonts w:asciiTheme="minorHAnsi" w:hAnsiTheme="minorHAnsi" w:cstheme="minorHAnsi"/>
          <w:b w:val="0"/>
          <w:bCs w:val="0"/>
          <w:i/>
          <w:iCs/>
          <w:color w:val="000000"/>
          <w:sz w:val="28"/>
          <w:szCs w:val="28"/>
        </w:rPr>
        <w:t xml:space="preserve">mahā </w:t>
      </w:r>
      <w:r w:rsidRPr="00790008">
        <w:rPr>
          <w:rStyle w:val="BookTitle"/>
          <w:rFonts w:asciiTheme="minorHAnsi" w:hAnsiTheme="minorHAnsi" w:cstheme="minorHAnsi"/>
          <w:b w:val="0"/>
          <w:bCs w:val="0"/>
          <w:color w:val="000000"/>
          <w:sz w:val="28"/>
          <w:szCs w:val="28"/>
        </w:rPr>
        <w:t xml:space="preserve">to </w:t>
      </w:r>
      <w:r w:rsidRPr="00790008">
        <w:rPr>
          <w:rStyle w:val="BookTitle"/>
          <w:rFonts w:asciiTheme="minorHAnsi" w:hAnsiTheme="minorHAnsi" w:cstheme="minorHAnsi"/>
          <w:b w:val="0"/>
          <w:bCs w:val="0"/>
          <w:i/>
          <w:iCs/>
          <w:color w:val="000000"/>
          <w:sz w:val="28"/>
          <w:szCs w:val="28"/>
        </w:rPr>
        <w:t>śaṅkha</w:t>
      </w:r>
      <w:r w:rsidRPr="00790008">
        <w:rPr>
          <w:rStyle w:val="BookTitle"/>
          <w:rFonts w:asciiTheme="minorHAnsi" w:hAnsiTheme="minorHAnsi" w:cstheme="minorHAnsi"/>
          <w:b w:val="0"/>
          <w:bCs w:val="0"/>
          <w:color w:val="000000"/>
          <w:sz w:val="28"/>
          <w:szCs w:val="28"/>
        </w:rPr>
        <w:t xml:space="preserve"> (conch), </w:t>
      </w:r>
      <w:r w:rsidRPr="00790008">
        <w:rPr>
          <w:rStyle w:val="BookTitle"/>
          <w:rFonts w:asciiTheme="minorHAnsi" w:hAnsiTheme="minorHAnsi" w:cstheme="minorHAnsi"/>
          <w:b w:val="0"/>
          <w:bCs w:val="0"/>
          <w:i/>
          <w:iCs/>
          <w:color w:val="000000"/>
          <w:sz w:val="28"/>
          <w:szCs w:val="28"/>
        </w:rPr>
        <w:t>taila</w:t>
      </w:r>
      <w:r w:rsidRPr="00790008">
        <w:rPr>
          <w:rStyle w:val="BookTitle"/>
          <w:rFonts w:asciiTheme="minorHAnsi" w:hAnsiTheme="minorHAnsi" w:cstheme="minorHAnsi"/>
          <w:b w:val="0"/>
          <w:bCs w:val="0"/>
          <w:color w:val="000000"/>
          <w:sz w:val="28"/>
          <w:szCs w:val="28"/>
        </w:rPr>
        <w:t xml:space="preserve"> (oil), </w:t>
      </w:r>
      <w:r w:rsidRPr="00790008">
        <w:rPr>
          <w:rStyle w:val="BookTitle"/>
          <w:rFonts w:asciiTheme="minorHAnsi" w:hAnsiTheme="minorHAnsi" w:cstheme="minorHAnsi"/>
          <w:b w:val="0"/>
          <w:bCs w:val="0"/>
          <w:i/>
          <w:iCs/>
          <w:color w:val="000000"/>
          <w:sz w:val="28"/>
          <w:szCs w:val="28"/>
        </w:rPr>
        <w:t xml:space="preserve">māṁsa </w:t>
      </w:r>
      <w:r w:rsidRPr="00790008">
        <w:rPr>
          <w:rStyle w:val="BookTitle"/>
          <w:rFonts w:asciiTheme="minorHAnsi" w:hAnsiTheme="minorHAnsi" w:cstheme="minorHAnsi"/>
          <w:b w:val="0"/>
          <w:bCs w:val="0"/>
          <w:color w:val="000000"/>
          <w:sz w:val="28"/>
          <w:szCs w:val="28"/>
        </w:rPr>
        <w:t xml:space="preserve">(flesh), </w:t>
      </w:r>
      <w:r w:rsidRPr="00790008">
        <w:rPr>
          <w:rStyle w:val="BookTitle"/>
          <w:rFonts w:asciiTheme="minorHAnsi" w:hAnsiTheme="minorHAnsi" w:cstheme="minorHAnsi"/>
          <w:b w:val="0"/>
          <w:bCs w:val="0"/>
          <w:i/>
          <w:iCs/>
          <w:color w:val="000000"/>
          <w:sz w:val="28"/>
          <w:szCs w:val="28"/>
        </w:rPr>
        <w:t>vaidya</w:t>
      </w:r>
      <w:r w:rsidRPr="00790008">
        <w:rPr>
          <w:rStyle w:val="BookTitle"/>
          <w:rFonts w:asciiTheme="minorHAnsi" w:hAnsiTheme="minorHAnsi" w:cstheme="minorHAnsi"/>
          <w:b w:val="0"/>
          <w:bCs w:val="0"/>
          <w:color w:val="000000"/>
          <w:sz w:val="28"/>
          <w:szCs w:val="28"/>
        </w:rPr>
        <w:t xml:space="preserve"> (doctor), </w:t>
      </w:r>
      <w:r w:rsidRPr="00790008">
        <w:rPr>
          <w:rStyle w:val="BookTitle"/>
          <w:rFonts w:asciiTheme="minorHAnsi" w:hAnsiTheme="minorHAnsi" w:cstheme="minorHAnsi"/>
          <w:b w:val="0"/>
          <w:bCs w:val="0"/>
          <w:i/>
          <w:iCs/>
          <w:color w:val="000000"/>
          <w:sz w:val="28"/>
          <w:szCs w:val="28"/>
        </w:rPr>
        <w:t>jyotisi</w:t>
      </w:r>
      <w:r w:rsidRPr="00790008">
        <w:rPr>
          <w:rStyle w:val="BookTitle"/>
          <w:rFonts w:asciiTheme="minorHAnsi" w:hAnsiTheme="minorHAnsi" w:cstheme="minorHAnsi"/>
          <w:b w:val="0"/>
          <w:bCs w:val="0"/>
          <w:color w:val="000000"/>
          <w:sz w:val="28"/>
          <w:szCs w:val="28"/>
        </w:rPr>
        <w:t xml:space="preserve"> (astrologer),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w:t>
      </w:r>
      <w:ins w:id="81" w:author="your servant" w:date="2020-07-17T14:51:00Z">
        <w:r w:rsidR="00CC4AFE">
          <w:rPr>
            <w:rStyle w:val="BookTitle"/>
            <w:rFonts w:asciiTheme="minorHAnsi" w:hAnsiTheme="minorHAnsi" w:cstheme="minorHAnsi"/>
            <w:b w:val="0"/>
            <w:bCs w:val="0"/>
            <w:i/>
            <w:iCs/>
            <w:color w:val="000000"/>
            <w:sz w:val="28"/>
            <w:szCs w:val="28"/>
          </w:rPr>
          <w:t>ā</w:t>
        </w:r>
      </w:ins>
      <w:del w:id="82" w:author="your servant" w:date="2020-07-17T14:51:00Z">
        <w:r w:rsidRPr="00790008" w:rsidDel="00CC4AFE">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tra</w:t>
      </w:r>
      <w:r w:rsidRPr="00790008">
        <w:rPr>
          <w:rStyle w:val="BookTitle"/>
          <w:rFonts w:asciiTheme="minorHAnsi" w:hAnsiTheme="minorHAnsi" w:cstheme="minorHAnsi"/>
          <w:b w:val="0"/>
          <w:bCs w:val="0"/>
          <w:color w:val="000000"/>
          <w:sz w:val="28"/>
          <w:szCs w:val="28"/>
        </w:rPr>
        <w:t xml:space="preserve"> (journey), </w:t>
      </w:r>
      <w:r w:rsidRPr="00790008">
        <w:rPr>
          <w:rStyle w:val="BookTitle"/>
          <w:rFonts w:asciiTheme="minorHAnsi" w:hAnsiTheme="minorHAnsi" w:cstheme="minorHAnsi"/>
          <w:b w:val="0"/>
          <w:bCs w:val="0"/>
          <w:i/>
          <w:iCs/>
          <w:color w:val="000000"/>
          <w:sz w:val="28"/>
          <w:szCs w:val="28"/>
        </w:rPr>
        <w:t>patha</w:t>
      </w:r>
      <w:r w:rsidRPr="00790008">
        <w:rPr>
          <w:rStyle w:val="BookTitle"/>
          <w:rFonts w:asciiTheme="minorHAnsi" w:hAnsiTheme="minorHAnsi" w:cstheme="minorHAnsi"/>
          <w:b w:val="0"/>
          <w:bCs w:val="0"/>
          <w:color w:val="000000"/>
          <w:sz w:val="28"/>
          <w:szCs w:val="28"/>
        </w:rPr>
        <w:t xml:space="preserve"> (path), and </w:t>
      </w:r>
      <w:r w:rsidRPr="00790008">
        <w:rPr>
          <w:rStyle w:val="BookTitle"/>
          <w:rFonts w:asciiTheme="minorHAnsi" w:hAnsiTheme="minorHAnsi" w:cstheme="minorHAnsi"/>
          <w:b w:val="0"/>
          <w:bCs w:val="0"/>
          <w:i/>
          <w:iCs/>
          <w:color w:val="000000"/>
          <w:sz w:val="28"/>
          <w:szCs w:val="28"/>
        </w:rPr>
        <w:t>nidrā</w:t>
      </w:r>
      <w:r w:rsidRPr="00790008">
        <w:rPr>
          <w:rStyle w:val="BookTitle"/>
          <w:rFonts w:asciiTheme="minorHAnsi" w:hAnsiTheme="minorHAnsi" w:cstheme="minorHAnsi"/>
          <w:b w:val="0"/>
          <w:bCs w:val="0"/>
          <w:color w:val="000000"/>
          <w:sz w:val="28"/>
          <w:szCs w:val="28"/>
        </w:rPr>
        <w:t xml:space="preserve"> (sleep) it will produce an opposite meaning </w:t>
      </w:r>
      <w:r w:rsidRPr="00790008">
        <w:rPr>
          <w:rStyle w:val="EndnoteReference"/>
          <w:rFonts w:asciiTheme="minorHAnsi" w:hAnsiTheme="minorHAnsi" w:cstheme="minorHAnsi"/>
        </w:rPr>
        <w:endnoteReference w:id="3"/>
      </w:r>
      <w:r w:rsidRPr="00790008">
        <w:rPr>
          <w:rStyle w:val="BookTitle"/>
          <w:rFonts w:asciiTheme="minorHAnsi" w:hAnsiTheme="minorHAnsi" w:cstheme="minorHAnsi"/>
          <w:b w:val="0"/>
          <w:bCs w:val="0"/>
          <w:color w:val="000000"/>
          <w:sz w:val="28"/>
          <w:szCs w:val="28"/>
        </w:rPr>
        <w:t xml:space="preserve">1. Therefore </w:t>
      </w:r>
      <w:r w:rsidRPr="00790008">
        <w:rPr>
          <w:rStyle w:val="BookTitle"/>
          <w:rFonts w:asciiTheme="minorHAnsi" w:hAnsiTheme="minorHAnsi" w:cstheme="minorHAnsi"/>
          <w:b w:val="0"/>
          <w:bCs w:val="0"/>
          <w:i/>
          <w:iCs/>
          <w:color w:val="000000"/>
          <w:sz w:val="28"/>
          <w:szCs w:val="28"/>
        </w:rPr>
        <w:t>mahā</w:t>
      </w:r>
      <w:r w:rsidRPr="00790008">
        <w:rPr>
          <w:rStyle w:val="BookTitle"/>
          <w:rFonts w:asciiTheme="minorHAnsi" w:hAnsiTheme="minorHAnsi" w:cstheme="minorHAnsi"/>
          <w:b w:val="0"/>
          <w:bCs w:val="0"/>
          <w:color w:val="000000"/>
          <w:sz w:val="28"/>
          <w:szCs w:val="28"/>
        </w:rPr>
        <w:t xml:space="preserve"> should not be added to these words.” But in this case it is to be understood that Nīlāmbara Cakravartī was learned and expert in the science of astrology. The word </w:t>
      </w:r>
      <w:r w:rsidRPr="00790008">
        <w:rPr>
          <w:rStyle w:val="BookTitle"/>
          <w:rFonts w:asciiTheme="minorHAnsi" w:hAnsiTheme="minorHAnsi" w:cstheme="minorHAnsi"/>
          <w:b w:val="0"/>
          <w:bCs w:val="0"/>
          <w:i/>
          <w:iCs/>
          <w:color w:val="000000"/>
          <w:sz w:val="28"/>
          <w:szCs w:val="28"/>
        </w:rPr>
        <w:t>mahā-jyotir-vit</w:t>
      </w:r>
      <w:r w:rsidRPr="00790008">
        <w:rPr>
          <w:rStyle w:val="BookTitle"/>
          <w:rFonts w:asciiTheme="minorHAnsi" w:hAnsiTheme="minorHAnsi" w:cstheme="minorHAnsi"/>
          <w:b w:val="0"/>
          <w:bCs w:val="0"/>
          <w:color w:val="000000"/>
          <w:sz w:val="28"/>
          <w:szCs w:val="28"/>
        </w:rPr>
        <w:t xml:space="preserve"> may also indicate one who is learned and expert in the spiritual science.</w:t>
      </w:r>
    </w:p>
    <w:p w14:paraId="0A2A0669" w14:textId="6FAE9E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3.13</w:t>
      </w:r>
    </w:p>
    <w:p w14:paraId="094491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D2E5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“lagne yata dekhi ei bālaka-mahimā</w:t>
      </w:r>
      <w:r w:rsidRPr="00790008">
        <w:rPr>
          <w:rStyle w:val="BookTitle"/>
          <w:rFonts w:asciiTheme="minorHAnsi" w:hAnsiTheme="minorHAnsi" w:cstheme="minorHAnsi"/>
          <w:b w:val="0"/>
          <w:bCs w:val="0"/>
          <w:color w:val="000000"/>
          <w:sz w:val="28"/>
          <w:szCs w:val="28"/>
        </w:rPr>
        <w:br/>
        <w:t>rājā hena, vākye tāṅre dite nāri sīmā</w:t>
      </w:r>
    </w:p>
    <w:p w14:paraId="2A48FB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qualities I see in this child’s horoscope are beyond those of a king, if fact, they are beyond all description.</w:t>
      </w:r>
    </w:p>
    <w:p w14:paraId="5F33F706" w14:textId="618444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While calculating the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Nīlāmbara Cakravartī could understand the child’s wonderful qualities. The words </w:t>
      </w:r>
      <w:r w:rsidRPr="00790008">
        <w:rPr>
          <w:rStyle w:val="BookTitle"/>
          <w:rFonts w:asciiTheme="minorHAnsi" w:hAnsiTheme="minorHAnsi" w:cstheme="minorHAnsi"/>
          <w:b w:val="0"/>
          <w:bCs w:val="0"/>
          <w:i/>
          <w:iCs/>
          <w:color w:val="000000"/>
          <w:sz w:val="28"/>
          <w:szCs w:val="28"/>
        </w:rPr>
        <w:t>rājā hena</w:t>
      </w:r>
      <w:r w:rsidRPr="00790008">
        <w:rPr>
          <w:rStyle w:val="BookTitle"/>
          <w:rFonts w:asciiTheme="minorHAnsi" w:hAnsiTheme="minorHAnsi" w:cstheme="minorHAnsi"/>
          <w:b w:val="0"/>
          <w:bCs w:val="0"/>
          <w:color w:val="000000"/>
          <w:sz w:val="28"/>
          <w:szCs w:val="28"/>
        </w:rPr>
        <w:t xml:space="preserve"> mean “as good as a king” or “topmost.” Actually no one can properly describe the qualities of this child.</w:t>
      </w:r>
    </w:p>
    <w:p w14:paraId="67988DF9" w14:textId="48C525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3.14</w:t>
      </w:r>
    </w:p>
    <w:p w14:paraId="628B7F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78412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jiniyā haibe vidyāvān</w:t>
      </w:r>
      <w:r w:rsidRPr="00790008">
        <w:rPr>
          <w:rStyle w:val="BookTitle"/>
          <w:rFonts w:asciiTheme="minorHAnsi" w:hAnsiTheme="minorHAnsi" w:cstheme="minorHAnsi"/>
          <w:b w:val="0"/>
          <w:bCs w:val="0"/>
          <w:color w:val="000000"/>
          <w:sz w:val="28"/>
          <w:szCs w:val="28"/>
        </w:rPr>
        <w:br/>
        <w:t>alpei haibe sarva-guṇera nidhāna”</w:t>
      </w:r>
    </w:p>
    <w:p w14:paraId="7F2793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child will be more learned than Bṛhaspati. He will soon manifest a reservoir of all good qualities.”</w:t>
      </w:r>
    </w:p>
    <w:p w14:paraId="36C602E3" w14:textId="4CF572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is the most learned personality in the heavenly planets. Mahāprabhu would surpass Bṛhaspati in spiritual knowledge rather than in insignificant material knowledge. In other words, the knowledge of Brahman obtained through the material senses of Sārvabhauma Bhaṭṭācārya, the incarnation of Bṛhaspati, was vanquished by the Lord, just as darkness is vanquished by the rising of the sun. In this way the Lord would enlighten him with spiritual knowledge, in the form of service to Lord Kṛṣṇa. Śrīmān Mahāprabhu does not have to endeavor to gradually acquire knowledge as an experienced person labors hard to gradually acquire knowledge, for He is the ocean of all auspicious qualities. Therefore on the slightest pretense He will display full mastery in all fields of knowledge.</w:t>
      </w:r>
    </w:p>
    <w:p w14:paraId="6569953B" w14:textId="12E02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3.15</w:t>
      </w:r>
    </w:p>
    <w:p w14:paraId="1E8EDF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72B0E0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seikhāne vipra-rūpe eka mahājana</w:t>
      </w:r>
      <w:r w:rsidRPr="00790008">
        <w:rPr>
          <w:rStyle w:val="BookTitle"/>
          <w:rFonts w:asciiTheme="minorHAnsi" w:hAnsiTheme="minorHAnsi" w:cstheme="minorHAnsi"/>
          <w:b w:val="0"/>
          <w:bCs w:val="0"/>
          <w:color w:val="000000"/>
          <w:sz w:val="28"/>
          <w:szCs w:val="28"/>
        </w:rPr>
        <w:br/>
        <w:t>prabhura bhaviṣya-karma karaye kathana</w:t>
      </w:r>
    </w:p>
    <w:p w14:paraId="7A2C53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that assembly was one great brāhmaṇa devotee, who began to describe the Lord’s future activities.</w:t>
      </w:r>
    </w:p>
    <w:p w14:paraId="711B4145" w14:textId="2C4550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calculating the Lord’s horoscope, a great personality, well-versed in spiritual knowledge, was present there in the form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He began to describe Mahāprabhu’s future transcendental activities, or His distribution of love of God.</w:t>
      </w:r>
    </w:p>
    <w:p w14:paraId="3DA3DFBD" w14:textId="38D4E6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3.16</w:t>
      </w:r>
    </w:p>
    <w:p w14:paraId="52CB30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2C4D7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bale,—“e śiśu sākṣāt nārāyaṇa</w:t>
      </w:r>
      <w:r w:rsidRPr="00790008">
        <w:rPr>
          <w:rStyle w:val="BookTitle"/>
          <w:rFonts w:asciiTheme="minorHAnsi" w:hAnsiTheme="minorHAnsi" w:cstheme="minorHAnsi"/>
          <w:b w:val="0"/>
          <w:bCs w:val="0"/>
          <w:color w:val="000000"/>
          <w:sz w:val="28"/>
          <w:szCs w:val="28"/>
        </w:rPr>
        <w:br/>
        <w:t>iṅhā haite sarva-dharma haibe sthāpana</w:t>
      </w:r>
    </w:p>
    <w:p w14:paraId="5A9488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“This child is nondifferent from Nārāyaṇa. He will reestablish religious principles.</w:t>
      </w:r>
    </w:p>
    <w:p w14:paraId="57578BA5" w14:textId="1196A0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“This boy is Nārāyaṇa Himself, Lord of all lords. He alone will properly reconcile the conflicting principles of various religious preachers.”</w:t>
      </w:r>
    </w:p>
    <w:p w14:paraId="54950D29" w14:textId="10D24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3.17</w:t>
      </w:r>
    </w:p>
    <w:p w14:paraId="7526B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B1F30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iṅhā haite haibeka apūrva pracāra</w:t>
      </w:r>
      <w:r w:rsidRPr="00790008">
        <w:rPr>
          <w:rStyle w:val="BookTitle"/>
          <w:rFonts w:asciiTheme="minorHAnsi" w:hAnsiTheme="minorHAnsi" w:cstheme="minorHAnsi"/>
          <w:b w:val="0"/>
          <w:bCs w:val="0"/>
          <w:color w:val="000000"/>
          <w:sz w:val="28"/>
          <w:szCs w:val="28"/>
        </w:rPr>
        <w:br/>
        <w:t>ei śiśu karibe sarva-jagat uddhāra</w:t>
      </w:r>
    </w:p>
    <w:p w14:paraId="43D4A5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preach wonderfully and thus deliver the entire world.</w:t>
      </w:r>
    </w:p>
    <w:p w14:paraId="2710B29A" w14:textId="0F4E24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child will distribute throughout the world the splendor of devotional service, which has never before been preached. He will deliver everyone from their narrow-minded desires for material enjoyment, fruitive activities, and speculative knowledge and fix them in their eternal occupation—devotional service to the Supreme Lord.”</w:t>
      </w:r>
    </w:p>
    <w:p w14:paraId="46A07551" w14:textId="3F11B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3.18</w:t>
      </w:r>
    </w:p>
    <w:p w14:paraId="14C18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381ACF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 śiva, śuka yāhā vāñccha anukṣaṇa</w:t>
      </w:r>
      <w:r w:rsidRPr="00790008">
        <w:rPr>
          <w:rStyle w:val="BookTitle"/>
          <w:rFonts w:asciiTheme="minorHAnsi" w:hAnsiTheme="minorHAnsi" w:cstheme="minorHAnsi"/>
          <w:b w:val="0"/>
          <w:bCs w:val="0"/>
          <w:color w:val="000000"/>
          <w:sz w:val="28"/>
          <w:szCs w:val="28"/>
        </w:rPr>
        <w:br/>
        <w:t>iṅhā haite tāhā pāibeka sarva-jana</w:t>
      </w:r>
    </w:p>
    <w:p w14:paraId="22F922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“People will receive from Him </w:t>
      </w:r>
      <w:commentRangeStart w:id="83"/>
      <w:r w:rsidRPr="00790008">
        <w:rPr>
          <w:rStyle w:val="BookTitle"/>
          <w:rFonts w:asciiTheme="minorHAnsi" w:hAnsiTheme="minorHAnsi" w:cstheme="minorHAnsi"/>
          <w:b/>
          <w:bCs/>
          <w:color w:val="800000"/>
          <w:sz w:val="28"/>
          <w:szCs w:val="28"/>
        </w:rPr>
        <w:t>love of God that</w:t>
      </w:r>
      <w:commentRangeEnd w:id="83"/>
      <w:r w:rsidR="00CC4AFE">
        <w:rPr>
          <w:rStyle w:val="CommentReference"/>
          <w:b w:val="0"/>
          <w:bCs w:val="0"/>
          <w:color w:val="auto"/>
        </w:rPr>
        <w:commentReference w:id="83"/>
      </w:r>
      <w:r w:rsidRPr="00790008">
        <w:rPr>
          <w:rStyle w:val="BookTitle"/>
          <w:rFonts w:asciiTheme="minorHAnsi" w:hAnsiTheme="minorHAnsi" w:cstheme="minorHAnsi"/>
          <w:b/>
          <w:bCs/>
          <w:color w:val="800000"/>
          <w:sz w:val="28"/>
          <w:szCs w:val="28"/>
        </w:rPr>
        <w:t xml:space="preserve"> is desired by even Brahmā, Śiva, and Śukadeva.</w:t>
      </w:r>
    </w:p>
    <w:p w14:paraId="6AF8E3D2" w14:textId="4FE86F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(18 and 55) it is stated: “The dear devotees of Lord Gaura happily enjoy pastimes on the splendid path of pure devotional service, which great sages like Vyāsadeva could not thoroughly understand, which material intelligence has no power to enter, which Śukadeva Gosvāmī could not reveal, and which merciful Lord Kṛṣṇa never revealed to His devotees. O Lord Caitanyacandra, who enlightens the ignorant, if You grace me with Your merciful glance, then even though I am a wretch I will not be far away from the wonderful path of pure devotion, which is rarely attained by Śiva, Śukadeva, Uddhava, Nārada, and other great souls.”</w:t>
      </w:r>
    </w:p>
    <w:p w14:paraId="6948EF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child will indiscriminately give everyone that which great personalities like Lord Brahmā, Lord Śiva, and Śukadeva Gosvāmī always desire to obtain.</w:t>
      </w:r>
    </w:p>
    <w:p w14:paraId="2E0FE6D6" w14:textId="6C0EB5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3.19</w:t>
      </w:r>
    </w:p>
    <w:p w14:paraId="33175F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AB787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sarva-bhūta-dayālu, nirveda daraśane</w:t>
      </w:r>
      <w:r w:rsidRPr="00790008">
        <w:rPr>
          <w:rStyle w:val="BookTitle"/>
          <w:rFonts w:asciiTheme="minorHAnsi" w:hAnsiTheme="minorHAnsi" w:cstheme="minorHAnsi"/>
          <w:b w:val="0"/>
          <w:bCs w:val="0"/>
          <w:color w:val="000000"/>
          <w:sz w:val="28"/>
          <w:szCs w:val="28"/>
        </w:rPr>
        <w:br/>
        <w:t>sarva-jagatera prīta haiba ihāne</w:t>
      </w:r>
    </w:p>
    <w:p w14:paraId="4F2C30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by seeing Him, the people of this world will develop love for Him, compassion for other living entities, and detachment from material enjoyment.</w:t>
      </w:r>
    </w:p>
    <w:p w14:paraId="0AA4ADFA" w14:textId="4AAFA3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By seeing Śrīmān Mahāprabhu, the people of this world will develop love for Gaura-Kṛṣṇa and become kind to all living entities and equal in happiness and distress.</w:t>
      </w:r>
    </w:p>
    <w:p w14:paraId="6AB30145" w14:textId="09B42E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3.20</w:t>
      </w:r>
    </w:p>
    <w:p w14:paraId="7044A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0F2FB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anyera ki dāya, viṣṇu-drohī ye yavana</w:t>
      </w:r>
      <w:r w:rsidRPr="00790008">
        <w:rPr>
          <w:rStyle w:val="BookTitle"/>
          <w:rFonts w:asciiTheme="minorHAnsi" w:hAnsiTheme="minorHAnsi" w:cstheme="minorHAnsi"/>
          <w:b w:val="0"/>
          <w:bCs w:val="0"/>
          <w:color w:val="000000"/>
          <w:sz w:val="28"/>
          <w:szCs w:val="28"/>
        </w:rPr>
        <w:br/>
        <w:t>tāhārāo e śiṣura bhajibe caraṇa</w:t>
      </w:r>
    </w:p>
    <w:p w14:paraId="2C8BAA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others, even Yavanas who are averse to Viṣṇu will worship the lotus feet of this child.</w:t>
      </w:r>
    </w:p>
    <w:p w14:paraId="5BE076E7" w14:textId="6D4FE1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(2) it is stated: “Those who are untouched by any piety, who are completely absorbed in irreligion, and who have never received the merciful glance of the devotees or been to any holy place sanctified by them are still ecstatically dancing, loudly singing, and even rolling about on the ground because they are intoxicated by tasting the nectar of the transcendental mellows of pure love of God, given by Lord Caitanya. Let me therefore glorify that Lord Caitanya Mahāprabhu.”</w:t>
      </w:r>
    </w:p>
    <w:p w14:paraId="4D3E58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Yavanas are naturally averse to Lord Viṣṇu. But even such Yavanas will give up such propensities to follow the footsteps of Śrī Gaurāṅga.</w:t>
      </w:r>
    </w:p>
    <w:p w14:paraId="6BD4407E" w14:textId="667F2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3.21</w:t>
      </w:r>
    </w:p>
    <w:p w14:paraId="48BB00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E1EE3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brahmāṇḍe kīrti gāiba ihāna</w:t>
      </w:r>
      <w:r w:rsidRPr="00790008">
        <w:rPr>
          <w:rStyle w:val="BookTitle"/>
          <w:rFonts w:asciiTheme="minorHAnsi" w:hAnsiTheme="minorHAnsi" w:cstheme="minorHAnsi"/>
          <w:b w:val="0"/>
          <w:bCs w:val="0"/>
          <w:color w:val="000000"/>
          <w:sz w:val="28"/>
          <w:szCs w:val="28"/>
        </w:rPr>
        <w:br/>
        <w:t>ā-vipra e śiśure karibe praṇāma</w:t>
      </w:r>
    </w:p>
    <w:p w14:paraId="60DD03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glories will be sung in innumerable universes, and everyone, including brāhmaṇas, will offer respects to this child.</w:t>
      </w:r>
    </w:p>
    <w:p w14:paraId="745C1CCA" w14:textId="050661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ihāna </w:t>
      </w:r>
      <w:r w:rsidRPr="00790008">
        <w:rPr>
          <w:rStyle w:val="BookTitle"/>
          <w:rFonts w:asciiTheme="minorHAnsi" w:hAnsiTheme="minorHAnsi" w:cstheme="minorHAnsi"/>
          <w:b w:val="0"/>
          <w:bCs w:val="0"/>
          <w:color w:val="000000"/>
          <w:sz w:val="28"/>
          <w:szCs w:val="28"/>
        </w:rPr>
        <w:t xml:space="preserve">means “His.”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the spiritual masters of all other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antyajas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Such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will also offer obeisances to this child, and the entire universe will become maddened by the fragrance of His fame.</w:t>
      </w:r>
    </w:p>
    <w:p w14:paraId="0CC960F4" w14:textId="12A843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3.22</w:t>
      </w:r>
    </w:p>
    <w:p w14:paraId="249935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04BFFE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bhāgavata-dharma-maya ihāna śarīra</w:t>
      </w:r>
      <w:r w:rsidRPr="00790008">
        <w:rPr>
          <w:rStyle w:val="BookTitle"/>
          <w:rFonts w:asciiTheme="minorHAnsi" w:hAnsiTheme="minorHAnsi" w:cstheme="minorHAnsi"/>
          <w:b w:val="0"/>
          <w:bCs w:val="0"/>
          <w:color w:val="000000"/>
          <w:sz w:val="28"/>
          <w:szCs w:val="28"/>
        </w:rPr>
        <w:br/>
        <w:t>deva-dvija-guru-pitṛ-mātṛ-bhakta dhīra</w:t>
      </w:r>
    </w:p>
    <w:p w14:paraId="5A3956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the personification of religious principles and the benefactor of the demigods, the brāhmaṇas, the spiritual masters, His father and mother, and the sober devotees.</w:t>
      </w:r>
    </w:p>
    <w:p w14:paraId="2F1EA096" w14:textId="19D6A3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(7.11.7) it is stated: “The Supreme Being, the Personality of Godhead, is the essence of all Vedic knowledge, the root of all religious principles, and the memory of great authorities. O King Yudhiṣṭhira, this principle of religion is to be understood as evidence. On the basis of this religious principle, everything is satisfied, including one’s mind, soul and even one’s body.”</w:t>
      </w:r>
    </w:p>
    <w:p w14:paraId="450373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gross body and subtle mental functions are all foreign. The soul’s eternal activities are called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The transcendental body of this child is direct service of the Supreme Lord. In other words, He is the personification of devotional service to Lord Kṛṣṇa. Therefore godly qualities like subordination to the demigods,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spiritual masters, father, and mother, who are all devotees of Viṣṇu, are all present in Him.</w:t>
      </w:r>
    </w:p>
    <w:p w14:paraId="307E9375" w14:textId="39161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3.23</w:t>
      </w:r>
    </w:p>
    <w:p w14:paraId="02EBBF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919B7D8" w14:textId="1779823D"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 yena avatari’ laoyāyena dharma</w:t>
      </w:r>
      <w:r w:rsidRPr="00790008">
        <w:rPr>
          <w:rStyle w:val="BookTitle"/>
          <w:rFonts w:asciiTheme="minorHAnsi" w:hAnsiTheme="minorHAnsi" w:cstheme="minorHAnsi"/>
          <w:b w:val="0"/>
          <w:bCs w:val="0"/>
          <w:color w:val="000000"/>
          <w:sz w:val="28"/>
          <w:szCs w:val="28"/>
        </w:rPr>
        <w:br/>
        <w:t>sei-mata e śiśu karibe sarva-karma</w:t>
      </w:r>
    </w:p>
    <w:p w14:paraId="549CF027" w14:textId="77777777" w:rsidR="003042B1" w:rsidRPr="00790008" w:rsidRDefault="003042B1" w:rsidP="00FB48CC">
      <w:pPr>
        <w:pStyle w:val="Verse"/>
        <w:spacing w:before="0" w:after="86"/>
        <w:rPr>
          <w:rStyle w:val="BookTitle"/>
          <w:rFonts w:asciiTheme="minorHAnsi" w:hAnsiTheme="minorHAnsi" w:cstheme="minorHAnsi"/>
          <w:b w:val="0"/>
          <w:bCs w:val="0"/>
          <w:color w:val="000000"/>
          <w:sz w:val="28"/>
          <w:szCs w:val="28"/>
        </w:rPr>
      </w:pPr>
    </w:p>
    <w:p w14:paraId="43B318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bookmarkStart w:id="84" w:name="_Hlk36823796"/>
      <w:r w:rsidRPr="00790008">
        <w:rPr>
          <w:rStyle w:val="BookTitle"/>
          <w:rFonts w:asciiTheme="minorHAnsi" w:hAnsiTheme="minorHAnsi" w:cstheme="minorHAnsi"/>
          <w:b/>
          <w:bCs/>
          <w:color w:val="800000"/>
          <w:sz w:val="28"/>
          <w:szCs w:val="28"/>
        </w:rPr>
        <w:t>“Just as Lord Viṣṇu incarnates and induces people to follow religious principles, this child will perform similar activities.</w:t>
      </w:r>
      <w:bookmarkEnd w:id="84"/>
    </w:p>
    <w:p w14:paraId="0CA2356E" w14:textId="64A908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there is danger in this material world, the demigods pray to the Supreme Lord. Lord Viṣṇu then incarnates and protects the demigods and human beings from the danger. This child will also be as powerful as Lord Viṣṇu while He fulfills His mission.</w:t>
      </w:r>
    </w:p>
    <w:p w14:paraId="45E86B6B" w14:textId="526129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3.24</w:t>
      </w:r>
    </w:p>
    <w:p w14:paraId="006DB3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74B2A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bookmarkStart w:id="85" w:name="_Hlk36823810"/>
      <w:r w:rsidRPr="00790008">
        <w:rPr>
          <w:rStyle w:val="BookTitle"/>
          <w:rFonts w:asciiTheme="minorHAnsi" w:hAnsiTheme="minorHAnsi" w:cstheme="minorHAnsi"/>
          <w:b w:val="0"/>
          <w:bCs w:val="0"/>
          <w:color w:val="000000"/>
          <w:sz w:val="28"/>
          <w:szCs w:val="28"/>
        </w:rPr>
        <w:t>lagne yata kahe śubha lakṣaṇa ihāna</w:t>
      </w:r>
      <w:r w:rsidRPr="00790008">
        <w:rPr>
          <w:rStyle w:val="BookTitle"/>
          <w:rFonts w:asciiTheme="minorHAnsi" w:hAnsiTheme="minorHAnsi" w:cstheme="minorHAnsi"/>
          <w:b w:val="0"/>
          <w:bCs w:val="0"/>
          <w:color w:val="000000"/>
          <w:sz w:val="28"/>
          <w:szCs w:val="28"/>
        </w:rPr>
        <w:br/>
        <w:t>kāra śakti āche tāhā karite vyākhyāna?</w:t>
      </w:r>
      <w:bookmarkEnd w:id="85"/>
    </w:p>
    <w:p w14:paraId="423CD7EA" w14:textId="6CD5F5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bookmarkStart w:id="86" w:name="_Hlk36823826"/>
      <w:r w:rsidRPr="00790008">
        <w:rPr>
          <w:rStyle w:val="BookTitle"/>
          <w:rFonts w:asciiTheme="minorHAnsi" w:hAnsiTheme="minorHAnsi" w:cstheme="minorHAnsi"/>
          <w:b/>
          <w:bCs/>
          <w:color w:val="800000"/>
          <w:sz w:val="28"/>
          <w:szCs w:val="28"/>
        </w:rPr>
        <w:t>“Who has the power to explain the auspicious symptoms that are found in the houses of this child’s horoscope?</w:t>
      </w:r>
    </w:p>
    <w:bookmarkEnd w:id="86"/>
    <w:p w14:paraId="33340613" w14:textId="149FAC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3.25</w:t>
      </w:r>
    </w:p>
    <w:p w14:paraId="6DD9C7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801F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dhanya tumi, miśra-purandara bhāgyavān</w:t>
      </w:r>
      <w:r w:rsidRPr="00790008">
        <w:rPr>
          <w:rStyle w:val="BookTitle"/>
          <w:rFonts w:asciiTheme="minorHAnsi" w:hAnsiTheme="minorHAnsi" w:cstheme="minorHAnsi"/>
          <w:b w:val="0"/>
          <w:bCs w:val="0"/>
          <w:color w:val="000000"/>
          <w:sz w:val="28"/>
          <w:szCs w:val="28"/>
        </w:rPr>
        <w:br/>
        <w:t>yāṅra e nandana, tāṅre rahuka praṇāma</w:t>
      </w:r>
    </w:p>
    <w:p w14:paraId="6AA494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Jagannātha Miśra, you are indeed glorious and fortunate, because this child is your son. I offer my obeisances unto you.</w:t>
      </w:r>
    </w:p>
    <w:p w14:paraId="57A341E7" w14:textId="48AE88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Seeing Jagannātha Miśra’s son and hearing His glories, everyone considered Jagannātha Miśra most fortunate. They congratulated him and offered him their obeisances.</w:t>
      </w:r>
    </w:p>
    <w:p w14:paraId="2D241E46" w14:textId="3BDFFA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3.26</w:t>
      </w:r>
    </w:p>
    <w:p w14:paraId="5DAA37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0AA94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koṣṭhī gaṇilāṅa āmi bhāgyavān</w:t>
      </w:r>
      <w:r w:rsidRPr="00790008">
        <w:rPr>
          <w:rStyle w:val="BookTitle"/>
          <w:rFonts w:asciiTheme="minorHAnsi" w:hAnsiTheme="minorHAnsi" w:cstheme="minorHAnsi"/>
          <w:b w:val="0"/>
          <w:bCs w:val="0"/>
          <w:color w:val="000000"/>
          <w:sz w:val="28"/>
          <w:szCs w:val="28"/>
        </w:rPr>
        <w:br/>
        <w:t>’śrī-viśvambhara’-nāma haibe ihāna</w:t>
      </w:r>
    </w:p>
    <w:p w14:paraId="338CBB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also fortunate to have had the privilege of calculating His horoscope. This child’s name will be Śrī Viśvambhara.</w:t>
      </w:r>
    </w:p>
    <w:p w14:paraId="554C02E2" w14:textId="46CFF8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decided, “I have become fortunate simply by calculating the horoscope of the Lord. The name of this child will be Viśvambhara.”</w:t>
      </w:r>
    </w:p>
    <w:p w14:paraId="6017687F" w14:textId="625F9F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3.27</w:t>
      </w:r>
    </w:p>
    <w:p w14:paraId="7D10CC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139F2A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ihāne balibe loka ’navadvīpa-candra’</w:t>
      </w:r>
      <w:r w:rsidRPr="00790008">
        <w:rPr>
          <w:rStyle w:val="BookTitle"/>
          <w:rFonts w:asciiTheme="minorHAnsi" w:hAnsiTheme="minorHAnsi" w:cstheme="minorHAnsi"/>
          <w:b w:val="0"/>
          <w:bCs w:val="0"/>
          <w:color w:val="000000"/>
          <w:sz w:val="28"/>
          <w:szCs w:val="28"/>
        </w:rPr>
        <w:br/>
        <w:t>e bālake jāniha kevala parānanda</w:t>
      </w:r>
    </w:p>
    <w:p w14:paraId="7C8674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people will call Him Navadvīpa Candra. Know for certain that this child is the personification of spiritual ecstasy.”</w:t>
      </w:r>
    </w:p>
    <w:p w14:paraId="47FBB586" w14:textId="390B2B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will call this child Navadvīpa Candra, and they will know Him as the embodiment of unalloyed ecstasy.</w:t>
      </w:r>
    </w:p>
    <w:p w14:paraId="1E6FA03C" w14:textId="5A964A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3.28</w:t>
      </w:r>
    </w:p>
    <w:p w14:paraId="3B62ED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0369D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rase pāche haya duḥkhera prakāśa</w:t>
      </w:r>
      <w:r w:rsidRPr="00790008">
        <w:rPr>
          <w:rStyle w:val="BookTitle"/>
          <w:rFonts w:asciiTheme="minorHAnsi" w:hAnsiTheme="minorHAnsi" w:cstheme="minorHAnsi"/>
          <w:b w:val="0"/>
          <w:bCs w:val="0"/>
          <w:color w:val="000000"/>
          <w:sz w:val="28"/>
          <w:szCs w:val="28"/>
        </w:rPr>
        <w:br/>
        <w:t>ataeva nā kahilā prabhura sannyāsa</w:t>
      </w:r>
    </w:p>
    <w:p w14:paraId="7FFA8F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did not mention anything about the Lord’s accepting sannyāsa out of fear for creating a distressful condition amidst the joyous occasion.</w:t>
      </w:r>
    </w:p>
    <w:p w14:paraId="7AE9FC98" w14:textId="4D1D81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foresaw auspicious symptoms indicating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out of fear of disturbing the festive atmosphere he did not disclose this unhappy news.</w:t>
      </w:r>
    </w:p>
    <w:p w14:paraId="7D8C3C0A" w14:textId="739772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3.29</w:t>
      </w:r>
    </w:p>
    <w:p w14:paraId="07E850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965B7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jagannātha-miśra putrera ākhyāna</w:t>
      </w:r>
      <w:r w:rsidRPr="00790008">
        <w:rPr>
          <w:rStyle w:val="BookTitle"/>
          <w:rFonts w:asciiTheme="minorHAnsi" w:hAnsiTheme="minorHAnsi" w:cstheme="minorHAnsi"/>
          <w:b w:val="0"/>
          <w:bCs w:val="0"/>
          <w:color w:val="000000"/>
          <w:sz w:val="28"/>
          <w:szCs w:val="28"/>
        </w:rPr>
        <w:br/>
        <w:t>ānande vihvala, vipre dite cāhe dāna</w:t>
      </w:r>
    </w:p>
    <w:p w14:paraId="36811CFD" w14:textId="3A53BC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was overwhelmed with ecstasy upon hearing the child’s glories, and he desired to give something in charity to the brāhmaṇa.</w:t>
      </w:r>
    </w:p>
    <w:p w14:paraId="1241DC7F" w14:textId="4EB21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3.30</w:t>
      </w:r>
    </w:p>
    <w:p w14:paraId="03B4A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681B3B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nāhi—sudaridra, tathāpi ānande</w:t>
      </w:r>
      <w:r w:rsidRPr="00790008">
        <w:rPr>
          <w:rStyle w:val="BookTitle"/>
          <w:rFonts w:asciiTheme="minorHAnsi" w:hAnsiTheme="minorHAnsi" w:cstheme="minorHAnsi"/>
          <w:b w:val="0"/>
          <w:bCs w:val="0"/>
          <w:color w:val="000000"/>
          <w:sz w:val="28"/>
          <w:szCs w:val="28"/>
        </w:rPr>
        <w:br/>
        <w:t>viprera caraṇe dhari’ miśra-candra kānde</w:t>
      </w:r>
    </w:p>
    <w:p w14:paraId="4027149E" w14:textId="0E3D7E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because Jagannātha Miśra was extremely poor, he simply took hold of the brāhmaṇa’s feet and cried.</w:t>
      </w:r>
    </w:p>
    <w:p w14:paraId="364EBECD" w14:textId="66C0B3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3.31</w:t>
      </w:r>
    </w:p>
    <w:p w14:paraId="05FA9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19D3D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seha vipra kānde jagannātha-pā’ye dhari’</w:t>
      </w:r>
      <w:r w:rsidRPr="00790008">
        <w:rPr>
          <w:rStyle w:val="BookTitle"/>
          <w:rFonts w:asciiTheme="minorHAnsi" w:hAnsiTheme="minorHAnsi" w:cstheme="minorHAnsi"/>
          <w:b w:val="0"/>
          <w:bCs w:val="0"/>
          <w:color w:val="000000"/>
          <w:sz w:val="28"/>
          <w:szCs w:val="28"/>
        </w:rPr>
        <w:br/>
        <w:t>ānande sakala-loka bale ’hari’ ’hari’</w:t>
      </w:r>
    </w:p>
    <w:p w14:paraId="157E4654" w14:textId="77BFF2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grabbed hold of Jagannātha Miśra’s feet and cried, while the people present there chanted, “Hari! Hari!” in ecstasy.</w:t>
      </w:r>
    </w:p>
    <w:p w14:paraId="285CCC99" w14:textId="1C2BD9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3.32</w:t>
      </w:r>
    </w:p>
    <w:p w14:paraId="0B21D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48F3E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divya-koṣṭhī śuni’ yata bāndhava sakala</w:t>
      </w:r>
      <w:r w:rsidRPr="00790008">
        <w:rPr>
          <w:rStyle w:val="BookTitle"/>
          <w:rFonts w:asciiTheme="minorHAnsi" w:hAnsiTheme="minorHAnsi" w:cstheme="minorHAnsi"/>
          <w:b w:val="0"/>
          <w:bCs w:val="0"/>
          <w:color w:val="000000"/>
          <w:sz w:val="28"/>
          <w:szCs w:val="28"/>
        </w:rPr>
        <w:br/>
        <w:t>jaya-jaya diyā sabe karena maṅgala</w:t>
      </w:r>
    </w:p>
    <w:p w14:paraId="57FFB6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extraordinary horoscope, the friends and relatives there happily chanted, “Jaya! Jaya!”</w:t>
      </w:r>
    </w:p>
    <w:p w14:paraId="289FCA87" w14:textId="4A69CD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divya-koṣṭhī</w:t>
      </w:r>
      <w:r w:rsidRPr="00790008">
        <w:rPr>
          <w:rStyle w:val="BookTitle"/>
          <w:rFonts w:asciiTheme="minorHAnsi" w:hAnsiTheme="minorHAnsi" w:cstheme="minorHAnsi"/>
          <w:b w:val="0"/>
          <w:bCs w:val="0"/>
          <w:color w:val="000000"/>
          <w:sz w:val="28"/>
          <w:szCs w:val="28"/>
        </w:rPr>
        <w:t xml:space="preserve"> refers to the horoscope of a godly personality.</w:t>
      </w:r>
    </w:p>
    <w:p w14:paraId="15296919" w14:textId="446CAB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3.33</w:t>
      </w:r>
    </w:p>
    <w:p w14:paraId="70B1A5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B58E4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tata-kṣaṇe āila sakala vādyakāra</w:t>
      </w:r>
      <w:r w:rsidRPr="00790008">
        <w:rPr>
          <w:rStyle w:val="BookTitle"/>
          <w:rFonts w:asciiTheme="minorHAnsi" w:hAnsiTheme="minorHAnsi" w:cstheme="minorHAnsi"/>
          <w:b w:val="0"/>
          <w:bCs w:val="0"/>
          <w:color w:val="000000"/>
          <w:sz w:val="28"/>
          <w:szCs w:val="28"/>
        </w:rPr>
        <w:br/>
        <w:t>mṛdaṅga, sānāi, vaṁśī bājaye apāra</w:t>
      </w:r>
    </w:p>
    <w:p w14:paraId="2B5F73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various musicians came and began to enthusiastically play mṛdaṅgas, sānāi, and flutes.</w:t>
      </w:r>
    </w:p>
    <w:p w14:paraId="55437819" w14:textId="081868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mṛdaṅga</w:t>
      </w:r>
      <w:r w:rsidRPr="00790008">
        <w:rPr>
          <w:rStyle w:val="BookTitle"/>
          <w:rFonts w:asciiTheme="minorHAnsi" w:hAnsiTheme="minorHAnsi" w:cstheme="minorHAnsi"/>
          <w:b w:val="0"/>
          <w:bCs w:val="0"/>
          <w:color w:val="000000"/>
          <w:sz w:val="28"/>
          <w:szCs w:val="28"/>
        </w:rPr>
        <w:t xml:space="preserve"> is a clay oblong drum shell with the right and left open ends covered by leather smeared with mangosteen and stretched in place and connected together by leather strips. It is a famous instrument used in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The use of </w:t>
      </w:r>
      <w:r w:rsidRPr="00790008">
        <w:rPr>
          <w:rStyle w:val="BookTitle"/>
          <w:rFonts w:asciiTheme="minorHAnsi" w:hAnsiTheme="minorHAnsi" w:cstheme="minorHAnsi"/>
          <w:b w:val="0"/>
          <w:bCs w:val="0"/>
          <w:i/>
          <w:iCs/>
          <w:color w:val="000000"/>
          <w:sz w:val="28"/>
          <w:szCs w:val="28"/>
        </w:rPr>
        <w:t xml:space="preserve">mṛdaṅgas </w:t>
      </w:r>
      <w:r w:rsidRPr="00790008">
        <w:rPr>
          <w:rStyle w:val="BookTitle"/>
          <w:rFonts w:asciiTheme="minorHAnsi" w:hAnsiTheme="minorHAnsi" w:cstheme="minorHAnsi"/>
          <w:b w:val="0"/>
          <w:bCs w:val="0"/>
          <w:color w:val="000000"/>
          <w:sz w:val="28"/>
          <w:szCs w:val="28"/>
        </w:rPr>
        <w:t>was current even during the time of the Lord’s appearance.</w:t>
      </w:r>
    </w:p>
    <w:p w14:paraId="186339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sānāi </w:t>
      </w:r>
      <w:r w:rsidRPr="00790008">
        <w:rPr>
          <w:rStyle w:val="BookTitle"/>
          <w:rFonts w:asciiTheme="minorHAnsi" w:hAnsiTheme="minorHAnsi" w:cstheme="minorHAnsi"/>
          <w:b w:val="0"/>
          <w:bCs w:val="0"/>
          <w:color w:val="000000"/>
          <w:sz w:val="28"/>
          <w:szCs w:val="28"/>
        </w:rPr>
        <w:t>is an brass musical wind instrument with holes in it.</w:t>
      </w:r>
    </w:p>
    <w:p w14:paraId="31A61068" w14:textId="5C3D1F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3.34</w:t>
      </w:r>
    </w:p>
    <w:p w14:paraId="4AD02D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766B5B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deva-strīye nara-strīye nā pāri cinite</w:t>
      </w:r>
      <w:r w:rsidRPr="00790008">
        <w:rPr>
          <w:rStyle w:val="BookTitle"/>
          <w:rFonts w:asciiTheme="minorHAnsi" w:hAnsiTheme="minorHAnsi" w:cstheme="minorHAnsi"/>
          <w:b w:val="0"/>
          <w:bCs w:val="0"/>
          <w:color w:val="000000"/>
          <w:sz w:val="28"/>
          <w:szCs w:val="28"/>
        </w:rPr>
        <w:br/>
        <w:t>deve nare ekatra haila bhāla-mate</w:t>
      </w:r>
    </w:p>
    <w:p w14:paraId="6202EC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Demigoddesses mixed unnoticed with the ladies present there.</w:t>
      </w:r>
    </w:p>
    <w:p w14:paraId="3B465FD9" w14:textId="07EE74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understanding that the Lord had advented, the wives of the demigods mixed with the ladies of this world and assembled at the house of Jagannātha Miśra with a desire to see the Lord. No one could distinguish the demigoddess from the worldly women.</w:t>
      </w:r>
    </w:p>
    <w:p w14:paraId="15D7C966" w14:textId="0F5240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3.35</w:t>
      </w:r>
    </w:p>
    <w:p w14:paraId="1255FF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5BCF7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deva-mātā savya-hāte dhānya-dūrvā laiyā</w:t>
      </w:r>
      <w:r w:rsidRPr="00790008">
        <w:rPr>
          <w:rStyle w:val="BookTitle"/>
          <w:rFonts w:asciiTheme="minorHAnsi" w:hAnsiTheme="minorHAnsi" w:cstheme="minorHAnsi"/>
          <w:b w:val="0"/>
          <w:bCs w:val="0"/>
          <w:color w:val="000000"/>
          <w:sz w:val="28"/>
          <w:szCs w:val="28"/>
        </w:rPr>
        <w:br/>
        <w:t>hāsi’ dena prabhu-śire ’cirāyu’ baliyā</w:t>
      </w:r>
    </w:p>
    <w:p w14:paraId="3AAFE79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Aditi, the mother of the demigods, with her right hand placed paddy and dūrvā grass on the head of the child and blessed Him, saying, “Live a long life.”</w:t>
      </w:r>
    </w:p>
    <w:p w14:paraId="3D5CA000" w14:textId="254748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savya-hāte </w:t>
      </w:r>
      <w:r w:rsidRPr="00790008">
        <w:rPr>
          <w:rStyle w:val="BookTitle"/>
          <w:rFonts w:asciiTheme="minorHAnsi" w:hAnsiTheme="minorHAnsi" w:cstheme="minorHAnsi"/>
          <w:b w:val="0"/>
          <w:bCs w:val="0"/>
          <w:color w:val="000000"/>
          <w:sz w:val="28"/>
          <w:szCs w:val="28"/>
        </w:rPr>
        <w:t xml:space="preserve">in this verse means “right hand.” The word </w:t>
      </w:r>
      <w:r w:rsidRPr="00790008">
        <w:rPr>
          <w:rStyle w:val="BookTitle"/>
          <w:rFonts w:asciiTheme="minorHAnsi" w:hAnsiTheme="minorHAnsi" w:cstheme="minorHAnsi"/>
          <w:b w:val="0"/>
          <w:bCs w:val="0"/>
          <w:i/>
          <w:iCs/>
          <w:color w:val="000000"/>
          <w:sz w:val="28"/>
          <w:szCs w:val="28"/>
        </w:rPr>
        <w:t xml:space="preserve">deva-mātā </w:t>
      </w:r>
      <w:r w:rsidRPr="00790008">
        <w:rPr>
          <w:rStyle w:val="BookTitle"/>
          <w:rFonts w:asciiTheme="minorHAnsi" w:hAnsiTheme="minorHAnsi" w:cstheme="minorHAnsi"/>
          <w:b w:val="0"/>
          <w:bCs w:val="0"/>
          <w:color w:val="000000"/>
          <w:sz w:val="28"/>
          <w:szCs w:val="28"/>
        </w:rPr>
        <w:t>refers to Aditi, the wife of Kaśyapa Muni.</w:t>
      </w:r>
    </w:p>
    <w:p w14:paraId="2572E96F" w14:textId="462EBD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3.36</w:t>
      </w:r>
    </w:p>
    <w:p w14:paraId="4471FB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A3F1F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cira-kāla pṛthivīte karaha prakāśa</w:t>
      </w:r>
      <w:r w:rsidRPr="00790008">
        <w:rPr>
          <w:rStyle w:val="BookTitle"/>
          <w:rFonts w:asciiTheme="minorHAnsi" w:hAnsiTheme="minorHAnsi" w:cstheme="minorHAnsi"/>
          <w:b w:val="0"/>
          <w:bCs w:val="0"/>
          <w:color w:val="000000"/>
          <w:sz w:val="28"/>
          <w:szCs w:val="28"/>
        </w:rPr>
        <w:br/>
        <w:t>ataeva ’cirāyu’ baliyā haila hāsa</w:t>
      </w:r>
    </w:p>
    <w:p w14:paraId="187F8A6B" w14:textId="3D6DD9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desired that the Lord would always remain on this earth planet, therefore she smiled as she blessed Him with the words, “Live a long life.”</w:t>
      </w:r>
    </w:p>
    <w:p w14:paraId="6FEDE889" w14:textId="7FFB3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3.37</w:t>
      </w:r>
    </w:p>
    <w:p w14:paraId="14FEBC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370106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sundarī saba śacī-devī dekhe</w:t>
      </w:r>
      <w:r w:rsidRPr="00790008">
        <w:rPr>
          <w:rStyle w:val="BookTitle"/>
          <w:rFonts w:asciiTheme="minorHAnsi" w:hAnsiTheme="minorHAnsi" w:cstheme="minorHAnsi"/>
          <w:b w:val="0"/>
          <w:bCs w:val="0"/>
          <w:color w:val="000000"/>
          <w:sz w:val="28"/>
          <w:szCs w:val="28"/>
        </w:rPr>
        <w:br/>
        <w:t>vārtā jijñāsite kāro nā āise mukhe</w:t>
      </w:r>
    </w:p>
    <w:p w14:paraId="679BE252" w14:textId="22AF37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Mother Śacī saw the beautiful demigoddesses there, she was too shy to inquire about their identities.</w:t>
      </w:r>
    </w:p>
    <w:p w14:paraId="62465514" w14:textId="3E9BA8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3.38</w:t>
      </w:r>
    </w:p>
    <w:p w14:paraId="3F3AD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22739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caraṇa-dhūli laya devī-gaṇa</w:t>
      </w:r>
      <w:r w:rsidRPr="00790008">
        <w:rPr>
          <w:rStyle w:val="BookTitle"/>
          <w:rFonts w:asciiTheme="minorHAnsi" w:hAnsiTheme="minorHAnsi" w:cstheme="minorHAnsi"/>
          <w:b w:val="0"/>
          <w:bCs w:val="0"/>
          <w:color w:val="000000"/>
          <w:sz w:val="28"/>
          <w:szCs w:val="28"/>
        </w:rPr>
        <w:br/>
        <w:t>ānande śacīra mukhe nā āise vacana</w:t>
      </w:r>
    </w:p>
    <w:p w14:paraId="55BFB8A2" w14:textId="3D6F4E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demigoddesses took the dust from Śacīdevī’s feet, and Śacī became speechless out of joy.</w:t>
      </w:r>
    </w:p>
    <w:p w14:paraId="371B0CC6" w14:textId="1F0CF3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3.39</w:t>
      </w:r>
    </w:p>
    <w:p w14:paraId="23C5E4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89C6E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ānanda haila se jagannātha-ghare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vedete anante tāhā varṇite nā pāre</w:t>
      </w:r>
    </w:p>
    <w:p w14:paraId="62EE336A" w14:textId="65C81A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happiness experienced in the house of Jagannātha Miśra could not be described by either </w:t>
      </w:r>
      <w:commentRangeStart w:id="87"/>
      <w:r w:rsidRPr="00790008">
        <w:rPr>
          <w:rStyle w:val="BookTitle"/>
          <w:rFonts w:asciiTheme="minorHAnsi" w:hAnsiTheme="minorHAnsi" w:cstheme="minorHAnsi"/>
          <w:b/>
          <w:bCs/>
          <w:color w:val="800000"/>
          <w:sz w:val="28"/>
          <w:szCs w:val="28"/>
        </w:rPr>
        <w:t>Lord Ananta or the Vedas</w:t>
      </w:r>
      <w:commentRangeEnd w:id="87"/>
      <w:r w:rsidR="0071023E">
        <w:rPr>
          <w:rStyle w:val="CommentReference"/>
          <w:b w:val="0"/>
          <w:bCs w:val="0"/>
          <w:color w:val="auto"/>
        </w:rPr>
        <w:commentReference w:id="87"/>
      </w:r>
      <w:r w:rsidRPr="00790008">
        <w:rPr>
          <w:rStyle w:val="BookTitle"/>
          <w:rFonts w:asciiTheme="minorHAnsi" w:hAnsiTheme="minorHAnsi" w:cstheme="minorHAnsi"/>
          <w:b/>
          <w:bCs/>
          <w:color w:val="800000"/>
          <w:sz w:val="28"/>
          <w:szCs w:val="28"/>
        </w:rPr>
        <w:t>.</w:t>
      </w:r>
    </w:p>
    <w:p w14:paraId="67375E05" w14:textId="477B8D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3.40</w:t>
      </w:r>
    </w:p>
    <w:p w14:paraId="521ED0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7110E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 dekhe,—śacī-gṛhe sarva-nadīyāya</w:t>
      </w:r>
      <w:r w:rsidRPr="00790008">
        <w:rPr>
          <w:rStyle w:val="BookTitle"/>
          <w:rFonts w:asciiTheme="minorHAnsi" w:hAnsiTheme="minorHAnsi" w:cstheme="minorHAnsi"/>
          <w:b w:val="0"/>
          <w:bCs w:val="0"/>
          <w:color w:val="000000"/>
          <w:sz w:val="28"/>
          <w:szCs w:val="28"/>
        </w:rPr>
        <w:br/>
        <w:t>ye ānanda haila, tāhā kahana nā yāya</w:t>
      </w:r>
    </w:p>
    <w:p w14:paraId="47D698B9" w14:textId="343D19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at the house of Śacī and throughout Nadia felt such ecstasy that it is beyond description.</w:t>
      </w:r>
    </w:p>
    <w:p w14:paraId="0EADCC19" w14:textId="38F809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3.41</w:t>
      </w:r>
    </w:p>
    <w:p w14:paraId="3C7B9B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6A660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nagare, kibā ghare, kibā gaṅgā-tīre</w:t>
      </w:r>
      <w:r w:rsidRPr="00790008">
        <w:rPr>
          <w:rStyle w:val="BookTitle"/>
          <w:rFonts w:asciiTheme="minorHAnsi" w:hAnsiTheme="minorHAnsi" w:cstheme="minorHAnsi"/>
          <w:b w:val="0"/>
          <w:bCs w:val="0"/>
          <w:color w:val="000000"/>
          <w:sz w:val="28"/>
          <w:szCs w:val="28"/>
        </w:rPr>
        <w:br/>
        <w:t>niravadhi sarva-loka hari-dhvani kare</w:t>
      </w:r>
    </w:p>
    <w:p w14:paraId="6D34AECF" w14:textId="546235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in the village, in the houses, or on the banks of the Ganges—everywhere, people continually chanted the names of Lord Hari.</w:t>
      </w:r>
    </w:p>
    <w:p w14:paraId="192327A0" w14:textId="1A9F8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3.42</w:t>
      </w:r>
    </w:p>
    <w:p w14:paraId="74B3D2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E4786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janma-yātrā-mahotsava, niśāya grahaṇe</w:t>
      </w:r>
      <w:r w:rsidRPr="00790008">
        <w:rPr>
          <w:rStyle w:val="BookTitle"/>
          <w:rFonts w:asciiTheme="minorHAnsi" w:hAnsiTheme="minorHAnsi" w:cstheme="minorHAnsi"/>
          <w:b w:val="0"/>
          <w:bCs w:val="0"/>
          <w:color w:val="000000"/>
          <w:sz w:val="28"/>
          <w:szCs w:val="28"/>
        </w:rPr>
        <w:br/>
        <w:t>ānande karena, keha marma nāhi jāne</w:t>
      </w:r>
    </w:p>
    <w:p w14:paraId="7CE0F6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observed the festival of the Lord’s appearance while thinking they were celebrating the occasion of the eclipse.</w:t>
      </w:r>
    </w:p>
    <w:p w14:paraId="12A33FD8" w14:textId="09542A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there was a lunar eclipse that night, many people unknowingly celebrated the appearance of Mahāprabhu. Although the celebrations were performed on account of the lunar eclipse, they were actually meant for the Lord’s appearance. Common men, however, did not understand this fact.</w:t>
      </w:r>
    </w:p>
    <w:p w14:paraId="1BD4F10D" w14:textId="726B4D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3.43</w:t>
      </w:r>
    </w:p>
    <w:p w14:paraId="533040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3F28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janma-yātrā—phālgunī pūrṇimā</w:t>
      </w:r>
      <w:r w:rsidRPr="00790008">
        <w:rPr>
          <w:rStyle w:val="BookTitle"/>
          <w:rFonts w:asciiTheme="minorHAnsi" w:hAnsiTheme="minorHAnsi" w:cstheme="minorHAnsi"/>
          <w:b w:val="0"/>
          <w:bCs w:val="0"/>
          <w:color w:val="000000"/>
          <w:sz w:val="28"/>
          <w:szCs w:val="28"/>
        </w:rPr>
        <w:br/>
        <w:t>brahmā-ādi e tithira kare ārādhanā</w:t>
      </w:r>
    </w:p>
    <w:p w14:paraId="7651E714" w14:textId="59015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appeared on the full moon night of the month of Phālguna, a day thus worshiped by Brahmā and others.</w:t>
      </w:r>
    </w:p>
    <w:p w14:paraId="3F1AD9E9" w14:textId="077D32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3.44</w:t>
      </w:r>
    </w:p>
    <w:p w14:paraId="04268C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6D2CC3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parama-pavitra tithi bhakti-svarūpiṇī</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yaṅhi avatīrṇa hailena dvija-maṇi</w:t>
      </w:r>
    </w:p>
    <w:p w14:paraId="5FFF37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day is the reservoir of devotional service and therefore most sanctified, because the Supreme Lord, the best of the brāhmaṇas, appeared on that day.</w:t>
      </w:r>
    </w:p>
    <w:p w14:paraId="743011A4" w14:textId="5D4FF8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demigods headed by Lord Brahmā also worshiped the full moon night of the month of Phālguna, the appearance day of Śrī Caitanya. The full moon night of the month of Phālguna is a spiritual day that is </w:t>
      </w:r>
      <w:r w:rsidRPr="00790008">
        <w:rPr>
          <w:rStyle w:val="BookTitle"/>
          <w:rFonts w:asciiTheme="minorHAnsi" w:hAnsiTheme="minorHAnsi" w:cstheme="minorHAnsi"/>
          <w:b w:val="0"/>
          <w:bCs w:val="0"/>
          <w:i/>
          <w:iCs/>
          <w:color w:val="000000"/>
          <w:sz w:val="28"/>
          <w:szCs w:val="28"/>
        </w:rPr>
        <w:t>śuddha-sattva-mayī</w:t>
      </w:r>
      <w:r w:rsidRPr="00790008">
        <w:rPr>
          <w:rStyle w:val="BookTitle"/>
          <w:rFonts w:asciiTheme="minorHAnsi" w:hAnsiTheme="minorHAnsi" w:cstheme="minorHAnsi"/>
          <w:b w:val="0"/>
          <w:bCs w:val="0"/>
          <w:color w:val="000000"/>
          <w:sz w:val="28"/>
          <w:szCs w:val="28"/>
        </w:rPr>
        <w:t xml:space="preserve">, comprised of pure goodness, and </w:t>
      </w:r>
      <w:r w:rsidRPr="00790008">
        <w:rPr>
          <w:rStyle w:val="BookTitle"/>
          <w:rFonts w:asciiTheme="minorHAnsi" w:hAnsiTheme="minorHAnsi" w:cstheme="minorHAnsi"/>
          <w:b w:val="0"/>
          <w:bCs w:val="0"/>
          <w:i/>
          <w:iCs/>
          <w:color w:val="000000"/>
          <w:sz w:val="28"/>
          <w:szCs w:val="28"/>
        </w:rPr>
        <w:t>sākṣād-bhakti-svarūpiṇī</w:t>
      </w:r>
      <w:r w:rsidRPr="00790008">
        <w:rPr>
          <w:rStyle w:val="BookTitle"/>
          <w:rFonts w:asciiTheme="minorHAnsi" w:hAnsiTheme="minorHAnsi" w:cstheme="minorHAnsi"/>
          <w:b w:val="0"/>
          <w:bCs w:val="0"/>
          <w:color w:val="000000"/>
          <w:sz w:val="28"/>
          <w:szCs w:val="28"/>
        </w:rPr>
        <w:t>, the personification of devotional service.</w:t>
      </w:r>
    </w:p>
    <w:p w14:paraId="7321A9B3" w14:textId="7C7692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3.45</w:t>
      </w:r>
    </w:p>
    <w:p w14:paraId="6D7832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39188A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nityānanda-janma māghī śuklā trayodaśī</w:t>
      </w:r>
      <w:r w:rsidRPr="00790008">
        <w:rPr>
          <w:rStyle w:val="BookTitle"/>
          <w:rFonts w:asciiTheme="minorHAnsi" w:hAnsiTheme="minorHAnsi" w:cstheme="minorHAnsi"/>
          <w:b w:val="0"/>
          <w:bCs w:val="0"/>
          <w:color w:val="000000"/>
          <w:sz w:val="28"/>
          <w:szCs w:val="28"/>
        </w:rPr>
        <w:br/>
        <w:t>gauracandra-prakāśa phālgunī paurṇamāsī</w:t>
      </w:r>
    </w:p>
    <w:p w14:paraId="6885A64A" w14:textId="696093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appeared on the thirteenth day of the waxing moon in the month of Magha, and Gauracandra appeared on the full moon evening in the month of Phālguna.</w:t>
      </w:r>
    </w:p>
    <w:p w14:paraId="6A496070" w14:textId="3626BE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3.46</w:t>
      </w:r>
    </w:p>
    <w:p w14:paraId="1C059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18E40D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sarva-yātrā maṅgala e dui puṇya-tithi</w:t>
      </w:r>
      <w:r w:rsidRPr="00790008">
        <w:rPr>
          <w:rStyle w:val="BookTitle"/>
          <w:rFonts w:asciiTheme="minorHAnsi" w:hAnsiTheme="minorHAnsi" w:cstheme="minorHAnsi"/>
          <w:b w:val="0"/>
          <w:bCs w:val="0"/>
          <w:color w:val="000000"/>
          <w:sz w:val="28"/>
          <w:szCs w:val="28"/>
        </w:rPr>
        <w:br/>
        <w:t>sarva-śubha-lagna adhiṣṭhāna haya ithi</w:t>
      </w:r>
    </w:p>
    <w:p w14:paraId="10B786C9" w14:textId="7D78A8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two days are most auspicious because all favorable planetary conjunctions are present on these days.</w:t>
      </w:r>
    </w:p>
    <w:p w14:paraId="6BBA7E2C" w14:textId="4C6A4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3.47</w:t>
      </w:r>
    </w:p>
    <w:p w14:paraId="6C873D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8A1C9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e dui tithi karile sevana</w:t>
      </w:r>
      <w:r w:rsidRPr="00790008">
        <w:rPr>
          <w:rStyle w:val="BookTitle"/>
          <w:rFonts w:asciiTheme="minorHAnsi" w:hAnsiTheme="minorHAnsi" w:cstheme="minorHAnsi"/>
          <w:b w:val="0"/>
          <w:bCs w:val="0"/>
          <w:color w:val="000000"/>
          <w:sz w:val="28"/>
          <w:szCs w:val="28"/>
        </w:rPr>
        <w:br/>
        <w:t>kṛṣṇa-bhakti haya, khaṇḍe avidyā-bandhana</w:t>
      </w:r>
    </w:p>
    <w:p w14:paraId="757984B3" w14:textId="7FE82A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whoever observes these two days attains devotion to Lord Kṛṣṇa and freedom from the bondage to ignorance.</w:t>
      </w:r>
    </w:p>
    <w:p w14:paraId="51E4CE92" w14:textId="48CB99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3.48</w:t>
      </w:r>
    </w:p>
    <w:p w14:paraId="51D5A7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07C2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janma-tithi ye-hena pavitra</w:t>
      </w:r>
      <w:r w:rsidRPr="00790008">
        <w:rPr>
          <w:rStyle w:val="BookTitle"/>
          <w:rFonts w:asciiTheme="minorHAnsi" w:hAnsiTheme="minorHAnsi" w:cstheme="minorHAnsi"/>
          <w:b w:val="0"/>
          <w:bCs w:val="0"/>
          <w:color w:val="000000"/>
          <w:sz w:val="28"/>
          <w:szCs w:val="28"/>
        </w:rPr>
        <w:br/>
        <w:t>vaiṣṇavera sei-mata tithira caritra</w:t>
      </w:r>
    </w:p>
    <w:p w14:paraId="5323DF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the appearance day of the Lord is sanctified, the appearance days of the Vaiṣṇavas are also.</w:t>
      </w:r>
    </w:p>
    <w:p w14:paraId="79093F0C" w14:textId="5CEEE0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Brahma Purāṇa </w:t>
      </w:r>
      <w:r w:rsidRPr="00790008">
        <w:rPr>
          <w:rStyle w:val="BookTitle"/>
          <w:rFonts w:asciiTheme="minorHAnsi" w:hAnsiTheme="minorHAnsi" w:cstheme="minorHAnsi"/>
          <w:b w:val="0"/>
          <w:bCs w:val="0"/>
          <w:color w:val="000000"/>
          <w:sz w:val="28"/>
          <w:szCs w:val="28"/>
        </w:rPr>
        <w:t xml:space="preserve">it is stated: “Fortunate are those persons of Kali-yuga who </w:t>
      </w:r>
      <w:r w:rsidRPr="00790008">
        <w:rPr>
          <w:rStyle w:val="BookTitle"/>
          <w:rFonts w:asciiTheme="minorHAnsi" w:hAnsiTheme="minorHAnsi" w:cstheme="minorHAnsi"/>
          <w:b w:val="0"/>
          <w:bCs w:val="0"/>
          <w:color w:val="000000"/>
          <w:sz w:val="28"/>
          <w:szCs w:val="28"/>
        </w:rPr>
        <w:lastRenderedPageBreak/>
        <w:t xml:space="preserve">observe the appearance days of Viṣṇu by staying awake at night and fasting. They are not subject to the great fear of rebirth in the material world. Wherever they reside, Kali cannot affect them. Observing vows on the appearance days of the eternal Supreme Lord gives liberation. These observances of vows for the pleasure of Viṣṇu are the greatest good in this life and the next, the greatest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w:t>
      </w:r>
    </w:p>
    <w:p w14:paraId="72C4AC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observing these two auspicious days—the thirteenth day of the waxing moon in the month of Magha (January-February) and the full moon day in the month of Phālguna (March-April)—a conditioned soul’s nescience is destroyed and his propensity for serving Kṛṣṇa is awakened. One may observe the appearance day of the Lord by fasting and holding a festival.</w:t>
      </w:r>
    </w:p>
    <w:p w14:paraId="7E287D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the appearance day of the Lord is pure, the appearance days of the Lord’s devotees are also pure. One must certainly hold festivals on those days.</w:t>
      </w:r>
    </w:p>
    <w:p w14:paraId="726BB0D1" w14:textId="23039E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3.49</w:t>
      </w:r>
    </w:p>
    <w:p w14:paraId="286B2B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F18F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gauracandra-āvirbhāva śune yei jane</w:t>
      </w:r>
      <w:r w:rsidRPr="00790008">
        <w:rPr>
          <w:rStyle w:val="BookTitle"/>
          <w:rFonts w:asciiTheme="minorHAnsi" w:hAnsiTheme="minorHAnsi" w:cstheme="minorHAnsi"/>
          <w:b w:val="0"/>
          <w:bCs w:val="0"/>
          <w:color w:val="000000"/>
          <w:sz w:val="28"/>
          <w:szCs w:val="28"/>
        </w:rPr>
        <w:br/>
        <w:t>kabhu duḥkha nāhi tāra janme vā maraṇe</w:t>
      </w:r>
    </w:p>
    <w:p w14:paraId="172BFC1F" w14:textId="06741A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about the appearance of Lord Gauracandra will never feel distress, either during this life or at the time of death.</w:t>
      </w:r>
    </w:p>
    <w:p w14:paraId="0D73DD9F" w14:textId="4B5A5F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3.50</w:t>
      </w:r>
    </w:p>
    <w:p w14:paraId="3109E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8CDA6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 caitanya-kathā bhakti-phala dhare</w:t>
      </w:r>
      <w:r w:rsidRPr="00790008">
        <w:rPr>
          <w:rStyle w:val="BookTitle"/>
          <w:rFonts w:asciiTheme="minorHAnsi" w:hAnsiTheme="minorHAnsi" w:cstheme="minorHAnsi"/>
          <w:b w:val="0"/>
          <w:bCs w:val="0"/>
          <w:color w:val="000000"/>
          <w:sz w:val="28"/>
          <w:szCs w:val="28"/>
        </w:rPr>
        <w:br/>
        <w:t>janme-janme caitanyera saṅge avatare</w:t>
      </w:r>
    </w:p>
    <w:p w14:paraId="77D21F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hearing the topics of Śrī Caitanya, one attains the fruit of devotional service to the Supreme Lord and accompanies the Lord in His pastimes life after life.</w:t>
      </w:r>
    </w:p>
    <w:p w14:paraId="6B7BA01A" w14:textId="22537C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(11.11.23-24): “My dear Uddhava, narrations of My pastimes and qualities are all-auspicious and purify the entire universe. A faithful person who constantly hears, glorifies, and remembers such transcendental activities, who through dramatic performances relives My pastimes, beginning with My appearance, and who takes full shelter of Me, dedicating his religious, sensual, and occupational activities for My satisfaction, certainly obtains unflinching devotional service to Me, the eternal Personality of Godhead.”</w:t>
      </w:r>
    </w:p>
    <w:p w14:paraId="00B9F8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living entity hears the topics of Śrī Caitanyadeva, his service attitude is awakened and he can accompany Śrī Caitanya in each of His incarnations within </w:t>
      </w:r>
      <w:r w:rsidRPr="00790008">
        <w:rPr>
          <w:rStyle w:val="BookTitle"/>
          <w:rFonts w:asciiTheme="minorHAnsi" w:hAnsiTheme="minorHAnsi" w:cstheme="minorHAnsi"/>
          <w:b w:val="0"/>
          <w:bCs w:val="0"/>
          <w:color w:val="000000"/>
          <w:sz w:val="28"/>
          <w:szCs w:val="28"/>
        </w:rPr>
        <w:lastRenderedPageBreak/>
        <w:t>this world.</w:t>
      </w:r>
    </w:p>
    <w:p w14:paraId="796F3A88" w14:textId="34DEC1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3.51</w:t>
      </w:r>
    </w:p>
    <w:p w14:paraId="3B256B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22D83C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baḍa śunite sundara</w:t>
      </w:r>
      <w:r w:rsidRPr="00790008">
        <w:rPr>
          <w:rStyle w:val="BookTitle"/>
          <w:rFonts w:asciiTheme="minorHAnsi" w:hAnsiTheme="minorHAnsi" w:cstheme="minorHAnsi"/>
          <w:b w:val="0"/>
          <w:bCs w:val="0"/>
          <w:color w:val="000000"/>
          <w:sz w:val="28"/>
          <w:szCs w:val="28"/>
        </w:rPr>
        <w:br/>
        <w:t>yaṅhi avatīrṇa gauracandra maheśvara</w:t>
      </w:r>
    </w:p>
    <w:p w14:paraId="55DD2B85" w14:textId="74740B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most pleasing to hear, because they describe the appearance of the Supreme Personality of Godhead, Lord Gauracandra.</w:t>
      </w:r>
    </w:p>
    <w:p w14:paraId="20DB5E8B" w14:textId="724CA6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3.52-53</w:t>
      </w:r>
    </w:p>
    <w:p w14:paraId="1AC6B5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52-53</w:t>
      </w:r>
    </w:p>
    <w:p w14:paraId="542F4E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līlāra kabhu nāhi pariccheda</w:t>
      </w:r>
      <w:r w:rsidRPr="00790008">
        <w:rPr>
          <w:rStyle w:val="BookTitle"/>
          <w:rFonts w:asciiTheme="minorHAnsi" w:hAnsiTheme="minorHAnsi" w:cstheme="minorHAnsi"/>
          <w:b w:val="0"/>
          <w:bCs w:val="0"/>
          <w:color w:val="000000"/>
          <w:sz w:val="28"/>
          <w:szCs w:val="28"/>
        </w:rPr>
        <w:br/>
        <w:t>’āvirbhāva’ ’tirobhāva’ mātra kahe veda</w:t>
      </w:r>
    </w:p>
    <w:p w14:paraId="1DB7C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caitanya-kathāra ādi, anta nāhi dekhi</w:t>
      </w:r>
      <w:r w:rsidRPr="00790008">
        <w:rPr>
          <w:rStyle w:val="BookTitle"/>
          <w:rFonts w:asciiTheme="minorHAnsi" w:hAnsiTheme="minorHAnsi" w:cstheme="minorHAnsi"/>
          <w:b w:val="0"/>
          <w:bCs w:val="0"/>
          <w:color w:val="000000"/>
          <w:sz w:val="28"/>
          <w:szCs w:val="28"/>
        </w:rPr>
        <w:br/>
        <w:t>tāṅhāna kṛpāya ye bolāna, tāhā likhi</w:t>
      </w:r>
    </w:p>
    <w:p w14:paraId="39712F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Vedas describe the Lord’s “appearance” and “disappearance,” there is actually no end to His pastimes. I don’t see any beginning or end of the topics of Śrī Caitanya. I simply write down whatever He mercifully induces me to speak.</w:t>
      </w:r>
    </w:p>
    <w:p w14:paraId="1421252A" w14:textId="531DCD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Caitanya-caritāmṛta </w:t>
      </w:r>
      <w:r w:rsidRPr="00790008">
        <w:rPr>
          <w:rStyle w:val="BookTitle"/>
          <w:rFonts w:asciiTheme="minorHAnsi" w:hAnsiTheme="minorHAnsi" w:cstheme="minorHAnsi"/>
          <w:b w:val="0"/>
          <w:bCs w:val="0"/>
          <w:color w:val="000000"/>
          <w:sz w:val="28"/>
          <w:szCs w:val="28"/>
        </w:rPr>
        <w:t xml:space="preserve">(Madhya 20.382-391, 393, 395) it is stated: “The consecutive pastimes of Kṛṣṇa are manifest in one of the innumerable universes moment after moment. There is no possibility of counting the universes, but in any case some pastime of the Lord is being manifest at every moment in one universe or another. Thus the Lord’s pastimes are like flowing Ganges water. In this way all the pastimes are manifested by the son of Nanda Mahārāja. Lord Kṛṣṇa exhibits His pastimes of childhood, boyhood and pre-youth. When He reaches pre-youth, He continues to exist eternally to perform His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and other pastimes. Descriptions of Kṛṣṇa’s eternal pastimes are in all revealed scriptures. But one cannot understand how they are continuing eternally. Let me give an example by which people may understand Lord Kṛṣṇa’s eternal pastimes. An example can be found in the zodiac. The sun moves across the zodiac day and night and crosses the oceans between the seven islands one after the other. According to Vedic astronomical calculations, the rotation of the sun consists of sixty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and it is divided into thirty-six hundred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The sun rises in steps consisting of sixty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Sixty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equal one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and eight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comprise one </w:t>
      </w:r>
      <w:r w:rsidRPr="00790008">
        <w:rPr>
          <w:rStyle w:val="BookTitle"/>
          <w:rFonts w:asciiTheme="minorHAnsi" w:hAnsiTheme="minorHAnsi" w:cstheme="minorHAnsi"/>
          <w:b w:val="0"/>
          <w:bCs w:val="0"/>
          <w:i/>
          <w:iCs/>
          <w:color w:val="000000"/>
          <w:sz w:val="28"/>
          <w:szCs w:val="28"/>
        </w:rPr>
        <w:t>prahara</w:t>
      </w:r>
      <w:r w:rsidRPr="00790008">
        <w:rPr>
          <w:rStyle w:val="BookTitle"/>
          <w:rFonts w:asciiTheme="minorHAnsi" w:hAnsiTheme="minorHAnsi" w:cstheme="minorHAnsi"/>
          <w:b w:val="0"/>
          <w:bCs w:val="0"/>
          <w:color w:val="000000"/>
          <w:sz w:val="28"/>
          <w:szCs w:val="28"/>
        </w:rPr>
        <w:t xml:space="preserve">. Day and night are divided into eight </w:t>
      </w:r>
      <w:r w:rsidRPr="00790008">
        <w:rPr>
          <w:rStyle w:val="BookTitle"/>
          <w:rFonts w:asciiTheme="minorHAnsi" w:hAnsiTheme="minorHAnsi" w:cstheme="minorHAnsi"/>
          <w:b w:val="0"/>
          <w:bCs w:val="0"/>
          <w:i/>
          <w:iCs/>
          <w:color w:val="000000"/>
          <w:sz w:val="28"/>
          <w:szCs w:val="28"/>
        </w:rPr>
        <w:t>praharas</w:t>
      </w:r>
      <w:r w:rsidRPr="00790008">
        <w:rPr>
          <w:rStyle w:val="BookTitle"/>
          <w:rFonts w:asciiTheme="minorHAnsi" w:hAnsiTheme="minorHAnsi" w:cstheme="minorHAnsi"/>
          <w:b w:val="0"/>
          <w:bCs w:val="0"/>
          <w:color w:val="000000"/>
          <w:sz w:val="28"/>
          <w:szCs w:val="28"/>
        </w:rPr>
        <w:t xml:space="preserve">—four belonging to the day and four belonging to the night. After eight </w:t>
      </w:r>
      <w:r w:rsidRPr="00790008">
        <w:rPr>
          <w:rStyle w:val="BookTitle"/>
          <w:rFonts w:asciiTheme="minorHAnsi" w:hAnsiTheme="minorHAnsi" w:cstheme="minorHAnsi"/>
          <w:b w:val="0"/>
          <w:bCs w:val="0"/>
          <w:i/>
          <w:iCs/>
          <w:color w:val="000000"/>
          <w:sz w:val="28"/>
          <w:szCs w:val="28"/>
        </w:rPr>
        <w:t>praharas</w:t>
      </w:r>
      <w:r w:rsidRPr="00790008">
        <w:rPr>
          <w:rStyle w:val="BookTitle"/>
          <w:rFonts w:asciiTheme="minorHAnsi" w:hAnsiTheme="minorHAnsi" w:cstheme="minorHAnsi"/>
          <w:b w:val="0"/>
          <w:bCs w:val="0"/>
          <w:color w:val="000000"/>
          <w:sz w:val="28"/>
          <w:szCs w:val="28"/>
        </w:rPr>
        <w:t xml:space="preserve">, the sun rises again. Just </w:t>
      </w:r>
      <w:r w:rsidRPr="00790008">
        <w:rPr>
          <w:rStyle w:val="BookTitle"/>
          <w:rFonts w:asciiTheme="minorHAnsi" w:hAnsiTheme="minorHAnsi" w:cstheme="minorHAnsi"/>
          <w:b w:val="0"/>
          <w:bCs w:val="0"/>
          <w:color w:val="000000"/>
          <w:sz w:val="28"/>
          <w:szCs w:val="28"/>
        </w:rPr>
        <w:lastRenderedPageBreak/>
        <w:t xml:space="preserve">like the sun, there is an orbit to Kṛṣṇa’s pastimes, which are manifest one after the other. During the lifetime of fourteen Manus, this orbit expands through all the universes, and gradually it returns. Thus Kṛṣṇa moves with His pastimes through all the universes, one after another. The cycle of His pastimes turns like a wheel of fire. Thus Kṛṣṇa exhibits His pastimes one after the other in every universe. Since all Kṛṣṇa’s pastimes are taking place continuously, at every moment some pastime is existing in one universe or another. Consequently these pastimes are called eternal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w:t>
      </w:r>
    </w:p>
    <w:p w14:paraId="569B83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 xml:space="preserve">363, 385, 392, and 421) it is stated: “Just as Śrī Kṛṣṇa is the primeval Lord, or unborn, His pastimes of appearance and disappearance are beginningless. By His own supreme will, Lord Mukunda repeatedly manifests His pastimes of appearance and disappearance in this world. He is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or unborn, yet He takes birth. One may ask how a person who is unborn can take birth; it appears completely contradictory. In order to reconcile this contradiction, one may reply that the Supreme Lord is inconceivable, full of opulences, and completely spiritual. Since there is no tinge of transformation in the Supreme Lord and His devotees, they are both unborn; and though their birth is not due to sexual intercourse, they appear in a pure heart as the sun appears in the east and are therefore also born. As the fire present in the form of heat within jewels and wood manifests due to a particular cause, Lord Kṛṣṇa manifests His wonderful pastimes of appearance and disappearance at a particular time due to a particular cause. The principle cause of His manifesting pastimes of appearance and disappearance is His desire to bless His devotees and spread the glories of His famous pastimes. Another principle cause for His appearance is to exhibit mercy on His dear devotees like Vasudeva, who are constantly being tortured by formidable demons. Brahmā and other demigods’ prayers to the Lord for diminishing the burden of the earth, even today, are secondary causes for the Lord’s appearance. If His dear devotees are eager to see Him, then Lord Kṛṣṇa, who is an ocean of mercy, immediately exhibits His pastimes to them. Even today some most fortunate devotees who are overwhelmed with love and devotion happily see the sporting pastimes of Kṛṣṇa in Vṛndāvana. Therefore the fully independent Supreme Lord manifests before one’s eyes by His own sweet will; but since He is not the object of material vision, He is not seen by material eyes.” Elsewhere in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427) it is stated: “It is clearly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other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that the pastimes of Kṛṣṇa are eternal.”</w:t>
      </w:r>
    </w:p>
    <w:p w14:paraId="26FFEF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above quoted verse from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 xml:space="preserve">Śrīla </w:t>
      </w:r>
      <w:r w:rsidRPr="00790008">
        <w:rPr>
          <w:rStyle w:val="BookTitle"/>
          <w:rFonts w:asciiTheme="minorHAnsi" w:hAnsiTheme="minorHAnsi" w:cstheme="minorHAnsi"/>
          <w:b w:val="0"/>
          <w:bCs w:val="0"/>
          <w:color w:val="000000"/>
          <w:sz w:val="28"/>
          <w:szCs w:val="28"/>
        </w:rPr>
        <w:lastRenderedPageBreak/>
        <w:t xml:space="preserve">Baladeva Vidyābhūṣaṇa has stated: “Since the pastimes of the Lord are activities, there must be a beginning and an end, otherwise the pastimes cannot be complete. But if the pastimes have a beginning and an end, how can they be considered eternal? In answer to this it is replied in the </w:t>
      </w:r>
      <w:r w:rsidRPr="00790008">
        <w:rPr>
          <w:rStyle w:val="BookTitle"/>
          <w:rFonts w:asciiTheme="minorHAnsi" w:hAnsiTheme="minorHAnsi" w:cstheme="minorHAnsi"/>
          <w:b w:val="0"/>
          <w:bCs w:val="0"/>
          <w:i/>
          <w:iCs/>
          <w:color w:val="000000"/>
          <w:sz w:val="28"/>
          <w:szCs w:val="28"/>
        </w:rPr>
        <w:t>Gopāla-tāpanī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eko ’pi san bahudhā yo ’vabhāti</w:t>
      </w:r>
      <w:r w:rsidRPr="00790008">
        <w:rPr>
          <w:rStyle w:val="BookTitle"/>
          <w:rFonts w:asciiTheme="minorHAnsi" w:hAnsiTheme="minorHAnsi" w:cstheme="minorHAnsi"/>
          <w:b w:val="0"/>
          <w:bCs w:val="0"/>
          <w:color w:val="000000"/>
          <w:sz w:val="28"/>
          <w:szCs w:val="28"/>
        </w:rPr>
        <w:t xml:space="preserve">—’Although Lord Viṣṇu is one, He manifests in many forms,’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ekāneka-svarūpāya</w:t>
      </w:r>
      <w:r w:rsidRPr="00790008">
        <w:rPr>
          <w:rStyle w:val="BookTitle"/>
          <w:rFonts w:asciiTheme="minorHAnsi" w:hAnsiTheme="minorHAnsi" w:cstheme="minorHAnsi"/>
          <w:b w:val="0"/>
          <w:bCs w:val="0"/>
          <w:color w:val="000000"/>
          <w:sz w:val="28"/>
          <w:szCs w:val="28"/>
        </w:rPr>
        <w:t xml:space="preserve">—’Lord Viṣṇu is one as well as many.’ These two statements prove the unlimitedness of the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describes the devotees of the Lord as follows: </w:t>
      </w:r>
      <w:r w:rsidRPr="00790008">
        <w:rPr>
          <w:rStyle w:val="BookTitle"/>
          <w:rFonts w:asciiTheme="minorHAnsi" w:hAnsiTheme="minorHAnsi" w:cstheme="minorHAnsi"/>
          <w:b w:val="0"/>
          <w:bCs w:val="0"/>
          <w:i/>
          <w:iCs/>
          <w:color w:val="000000"/>
          <w:sz w:val="28"/>
          <w:szCs w:val="28"/>
        </w:rPr>
        <w:t>sa ekadhā bhavati tridhā</w:t>
      </w:r>
      <w:r w:rsidRPr="00790008">
        <w:rPr>
          <w:rStyle w:val="BookTitle"/>
          <w:rFonts w:asciiTheme="minorHAnsi" w:hAnsiTheme="minorHAnsi" w:cstheme="minorHAnsi"/>
          <w:b w:val="0"/>
          <w:bCs w:val="0"/>
          <w:color w:val="000000"/>
          <w:sz w:val="28"/>
          <w:szCs w:val="28"/>
        </w:rPr>
        <w:t xml:space="preserve">—’He is one kind and three kinds.’ From this statement of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it is understood that each of Lord Viṣṇu’s associates are also unlimited. Also in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(1.54.6) it is said: </w:t>
      </w:r>
      <w:r w:rsidRPr="00790008">
        <w:rPr>
          <w:rStyle w:val="BookTitle"/>
          <w:rFonts w:asciiTheme="minorHAnsi" w:hAnsiTheme="minorHAnsi" w:cstheme="minorHAnsi"/>
          <w:b w:val="0"/>
          <w:bCs w:val="0"/>
          <w:i/>
          <w:iCs/>
          <w:color w:val="000000"/>
          <w:sz w:val="28"/>
          <w:szCs w:val="28"/>
        </w:rPr>
        <w:t>paramaṁ padam avabhāti bhūri</w:t>
      </w:r>
      <w:r w:rsidRPr="00790008">
        <w:rPr>
          <w:rStyle w:val="BookTitle"/>
          <w:rFonts w:asciiTheme="minorHAnsi" w:hAnsiTheme="minorHAnsi" w:cstheme="minorHAnsi"/>
          <w:b w:val="0"/>
          <w:bCs w:val="0"/>
          <w:color w:val="000000"/>
          <w:sz w:val="28"/>
          <w:szCs w:val="28"/>
        </w:rPr>
        <w:t xml:space="preserve">—’The supreme abode of Kṛṣṇa is unlimitedly manifested.’ From this statement of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the unlimitedness of the pastime places of the Supreme Lord is also confirmed. From these statements that establish the unlimitedness of the Supreme Lord, His devotees, and His abode, it is understood that the pastimes of the Supreme Lord are not temporary. Despite the beginning and end of the various pastimes of the Lord’s various incarnations, all such pastimes are factually eternally enacted; they simply appear to begin in one place while ending in another. In this way, because there is no gap in the pastimes, they are called eternal. If one accepts that the pastimes of the Lord are eternal, the doubt may still arise that since His pastimes have a beginning, they must certainly end. In reply, it is understood that although the pastimes of a particular form of the Lord take place at a particular time, they are, nevertheless, eternal. Śaṅkarācārya has stated in his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(1.3.28): ’If someone says, “He has cooked, he has cooked,” that does not mean he has cooked twice.’ In the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(3.3.11) it is stated: ’If someone utters “Cow, cow,” that does not mean two cows.’ Therefore even though the Supreme Lord has multiple forms, They are all one. There is no doubt about it.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eko devo nitya-līlānurakto bhakta-vyāpī bhakta-hṛdy antar-ātmā</w:t>
      </w:r>
      <w:r w:rsidRPr="00790008">
        <w:rPr>
          <w:rStyle w:val="BookTitle"/>
          <w:rFonts w:asciiTheme="minorHAnsi" w:hAnsiTheme="minorHAnsi" w:cstheme="minorHAnsi"/>
          <w:b w:val="0"/>
          <w:bCs w:val="0"/>
          <w:color w:val="000000"/>
          <w:sz w:val="28"/>
          <w:szCs w:val="28"/>
        </w:rPr>
        <w:t>—’The one Supreme Lord Viṣṇu is eternally engaged in diverse pastimes and situated in the hearts of His devotees as the Supersoul.’”</w:t>
      </w:r>
    </w:p>
    <w:p w14:paraId="4397CB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consult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(3.2.15, 10.9.13, 10.14.22, 1.10.26) as well as the </w:t>
      </w:r>
      <w:r w:rsidRPr="00790008">
        <w:rPr>
          <w:rStyle w:val="BookTitle"/>
          <w:rFonts w:asciiTheme="minorHAnsi" w:hAnsiTheme="minorHAnsi" w:cstheme="minorHAnsi"/>
          <w:b w:val="0"/>
          <w:bCs w:val="0"/>
          <w:i/>
          <w:iCs/>
          <w:color w:val="000000"/>
          <w:sz w:val="28"/>
          <w:szCs w:val="28"/>
        </w:rPr>
        <w:t xml:space="preserve">Bṛhad-vaiṣṇava-toṣaṇī, </w:t>
      </w:r>
      <w:r w:rsidRPr="00790008">
        <w:rPr>
          <w:rStyle w:val="BookTitle"/>
          <w:rFonts w:asciiTheme="minorHAnsi" w:hAnsiTheme="minorHAnsi" w:cstheme="minorHAnsi"/>
          <w:b w:val="0"/>
          <w:bCs w:val="0"/>
          <w:color w:val="000000"/>
          <w:sz w:val="28"/>
          <w:szCs w:val="28"/>
        </w:rPr>
        <w:t>wherein it is stated:</w:t>
      </w:r>
    </w:p>
    <w:p w14:paraId="315E1E9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nityāvatāro bhagavān      nitya-mūrtir jagat-patiḥ</w:t>
      </w:r>
      <w:r w:rsidRPr="00790008">
        <w:rPr>
          <w:rStyle w:val="BookTitle"/>
          <w:rFonts w:asciiTheme="minorHAnsi" w:hAnsiTheme="minorHAnsi" w:cstheme="minorHAnsi"/>
          <w:b w:val="0"/>
          <w:bCs w:val="0"/>
          <w:color w:val="000000"/>
          <w:sz w:val="28"/>
          <w:szCs w:val="28"/>
        </w:rPr>
        <w:br/>
        <w:t>nitya-rūpo nitya-gandho      nityaiśvarya sukhānubhūḥ</w:t>
      </w:r>
    </w:p>
    <w:p w14:paraId="02C838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Personality of Godhead constantly appears as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The Lord of the universe has an eternal form, eternal fragrance, eternal opulences, and is </w:t>
      </w:r>
      <w:r w:rsidRPr="00790008">
        <w:rPr>
          <w:rStyle w:val="BookTitle"/>
          <w:rFonts w:asciiTheme="minorHAnsi" w:hAnsiTheme="minorHAnsi" w:cstheme="minorHAnsi"/>
          <w:b w:val="0"/>
          <w:bCs w:val="0"/>
          <w:color w:val="000000"/>
          <w:sz w:val="28"/>
          <w:szCs w:val="28"/>
        </w:rPr>
        <w:lastRenderedPageBreak/>
        <w:t xml:space="preserve">full of eternal bliss.”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Pātāla-khaṇḍa</w:t>
      </w:r>
      <w:r w:rsidRPr="00790008">
        <w:rPr>
          <w:rStyle w:val="BookTitle"/>
          <w:rFonts w:asciiTheme="minorHAnsi" w:hAnsiTheme="minorHAnsi" w:cstheme="minorHAnsi"/>
          <w:b w:val="0"/>
          <w:bCs w:val="0"/>
          <w:color w:val="000000"/>
          <w:sz w:val="28"/>
          <w:szCs w:val="28"/>
        </w:rPr>
        <w:t>) gives the following evidence:</w:t>
      </w:r>
      <w:r w:rsidRPr="00790008">
        <w:rPr>
          <w:rStyle w:val="BookTitle"/>
          <w:rFonts w:asciiTheme="minorHAnsi" w:hAnsiTheme="minorHAnsi" w:cstheme="minorHAnsi"/>
          <w:b w:val="0"/>
          <w:bCs w:val="0"/>
          <w:i/>
          <w:iCs/>
          <w:color w:val="000000"/>
          <w:sz w:val="28"/>
          <w:szCs w:val="28"/>
        </w:rPr>
        <w:t xml:space="preserve"> paśya tvāṁ darśayiṣyāmi svarūpaṁ veda-gopitam</w:t>
      </w:r>
      <w:r w:rsidRPr="00790008">
        <w:rPr>
          <w:rStyle w:val="BookTitle"/>
          <w:rFonts w:asciiTheme="minorHAnsi" w:hAnsiTheme="minorHAnsi" w:cstheme="minorHAnsi"/>
          <w:b w:val="0"/>
          <w:bCs w:val="0"/>
          <w:color w:val="000000"/>
          <w:sz w:val="28"/>
          <w:szCs w:val="28"/>
        </w:rPr>
        <w:t xml:space="preserve">—“I will show you My personal form, which is unknown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5627E3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idam eva vadanty ete      vedāḥ kāraṇa-kāraṇam</w:t>
      </w:r>
      <w:r w:rsidRPr="00790008">
        <w:rPr>
          <w:rStyle w:val="BookTitle"/>
          <w:rFonts w:asciiTheme="minorHAnsi" w:hAnsiTheme="minorHAnsi" w:cstheme="minorHAnsi"/>
          <w:b w:val="0"/>
          <w:bCs w:val="0"/>
          <w:color w:val="000000"/>
          <w:sz w:val="28"/>
          <w:szCs w:val="28"/>
        </w:rPr>
        <w:br/>
        <w:t>satyaṁ vyāpi parānandaṁ      cid-ghanaṁ śāśvataṁ śivam</w:t>
      </w:r>
    </w:p>
    <w:p w14:paraId="535F597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confirm that this form of Mine is the cause of all causes, the all-pervasive, supremely blissful, full of knowledge, eternal, all-auspicious Absolute Truth.”</w:t>
      </w:r>
    </w:p>
    <w:p w14:paraId="0BF7B8F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anāma-rūpa evāyaṁ      bhagavān harir īśvaraḥ</w:t>
      </w:r>
      <w:r w:rsidRPr="00790008">
        <w:rPr>
          <w:rStyle w:val="BookTitle"/>
          <w:rFonts w:asciiTheme="minorHAnsi" w:hAnsiTheme="minorHAnsi" w:cstheme="minorHAnsi"/>
          <w:b w:val="0"/>
          <w:bCs w:val="0"/>
          <w:color w:val="000000"/>
          <w:sz w:val="28"/>
          <w:szCs w:val="28"/>
        </w:rPr>
        <w:br/>
        <w:t>akarteti ca yo vedaiḥ      smṛtibhiś cābhidhīyate</w:t>
      </w:r>
    </w:p>
    <w:p w14:paraId="3980B9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Personality of Godhead, Lord Hari, whom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describe as having no name or form and having nothing to do.”</w:t>
      </w:r>
    </w:p>
    <w:p w14:paraId="1A6492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sac-cid-ānanda-rūpatvāt      syāt kṛṣṇo ’dhokṣajo ’py asau</w:t>
      </w:r>
      <w:r w:rsidRPr="00790008">
        <w:rPr>
          <w:rStyle w:val="BookTitle"/>
          <w:rFonts w:asciiTheme="minorHAnsi" w:hAnsiTheme="minorHAnsi" w:cstheme="minorHAnsi"/>
          <w:b w:val="0"/>
          <w:bCs w:val="0"/>
          <w:color w:val="000000"/>
          <w:sz w:val="28"/>
          <w:szCs w:val="28"/>
        </w:rPr>
        <w:br/>
        <w:t>nija-śakteḥ prabhāveṇa      svaṁ bhaktān darśayet prabhuḥ</w:t>
      </w:r>
    </w:p>
    <w:p w14:paraId="1F5774C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“Adhokṣaja is called Kṛṣṇa because He has an eternal form full of knowledge and bliss. He shows Himself to His devotees by the influence of His own energy.”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w:t>
      </w:r>
      <w:r w:rsidRPr="00790008">
        <w:rPr>
          <w:rStyle w:val="BookTitle"/>
          <w:rFonts w:asciiTheme="minorHAnsi" w:hAnsiTheme="minorHAnsi" w:cstheme="minorHAnsi"/>
          <w:b w:val="0"/>
          <w:bCs w:val="0"/>
          <w:color w:val="000000"/>
          <w:sz w:val="28"/>
          <w:szCs w:val="28"/>
        </w:rPr>
        <w:t xml:space="preserve"> 339.44-45) it is stated:</w:t>
      </w:r>
    </w:p>
    <w:p w14:paraId="7927E7A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etat tvayā na vijñeyaṁ      rūpavān iti dṛśyate</w:t>
      </w:r>
      <w:r w:rsidRPr="00790008">
        <w:rPr>
          <w:rStyle w:val="BookTitle"/>
          <w:rFonts w:asciiTheme="minorHAnsi" w:hAnsiTheme="minorHAnsi" w:cstheme="minorHAnsi"/>
          <w:b w:val="0"/>
          <w:bCs w:val="0"/>
          <w:color w:val="000000"/>
          <w:sz w:val="28"/>
          <w:szCs w:val="28"/>
        </w:rPr>
        <w:br/>
        <w:t>icchan muhūrtāt naśyeyam      īśo ’haṁ jagatāṁ guruḥ</w:t>
      </w:r>
      <w:r w:rsidRPr="00790008">
        <w:rPr>
          <w:rStyle w:val="BookTitle"/>
          <w:rFonts w:asciiTheme="minorHAnsi" w:hAnsiTheme="minorHAnsi" w:cstheme="minorHAnsi"/>
          <w:b w:val="0"/>
          <w:bCs w:val="0"/>
          <w:color w:val="000000"/>
          <w:sz w:val="28"/>
          <w:szCs w:val="28"/>
        </w:rPr>
        <w:br/>
        <w:t>māyā hy eṣā mayā sṛṣṭā      yan māṁ paśyasi nārada</w:t>
      </w:r>
      <w:r w:rsidRPr="00790008">
        <w:rPr>
          <w:rStyle w:val="BookTitle"/>
          <w:rFonts w:asciiTheme="minorHAnsi" w:hAnsiTheme="minorHAnsi" w:cstheme="minorHAnsi"/>
          <w:b w:val="0"/>
          <w:bCs w:val="0"/>
          <w:color w:val="000000"/>
          <w:sz w:val="28"/>
          <w:szCs w:val="28"/>
        </w:rPr>
        <w:br/>
        <w:t>sarva-bhūta-guṇair yuktaṁ      naiva tvaṁ jñātum arhasi</w:t>
      </w:r>
    </w:p>
    <w:p w14:paraId="0AEF11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“Do not consider that I am visible because I have a material form. If I wish I can disappear within a second. I am the controller and spiritual master of the universe. O Nārada, the form of Mine that you are now seeing is the creator of the illusory energy, therefore you should know that I am completely unaffected by the three modes of material nature.” The </w:t>
      </w:r>
      <w:r w:rsidRPr="00790008">
        <w:rPr>
          <w:rStyle w:val="BookTitle"/>
          <w:rFonts w:asciiTheme="minorHAnsi" w:hAnsiTheme="minorHAnsi" w:cstheme="minorHAnsi"/>
          <w:b w:val="0"/>
          <w:bCs w:val="0"/>
          <w:i/>
          <w:iCs/>
          <w:color w:val="000000"/>
          <w:sz w:val="28"/>
          <w:szCs w:val="28"/>
        </w:rPr>
        <w:t>Vāsudeva Upaniṣad</w:t>
      </w:r>
      <w:r w:rsidRPr="00790008">
        <w:rPr>
          <w:rStyle w:val="BookTitle"/>
          <w:rFonts w:asciiTheme="minorHAnsi" w:hAnsiTheme="minorHAnsi" w:cstheme="minorHAnsi"/>
          <w:b w:val="0"/>
          <w:bCs w:val="0"/>
          <w:color w:val="000000"/>
          <w:sz w:val="28"/>
          <w:szCs w:val="28"/>
        </w:rPr>
        <w:t xml:space="preserve"> (6.5) states:</w:t>
      </w:r>
    </w:p>
    <w:p w14:paraId="107BF33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sad-rūpam advayaṁ brahma      madhyādy-anta-vivarjitam</w:t>
      </w:r>
      <w:r w:rsidRPr="00790008">
        <w:rPr>
          <w:rStyle w:val="BookTitle"/>
          <w:rFonts w:asciiTheme="minorHAnsi" w:hAnsiTheme="minorHAnsi" w:cstheme="minorHAnsi"/>
          <w:b w:val="0"/>
          <w:bCs w:val="0"/>
          <w:color w:val="000000"/>
          <w:sz w:val="28"/>
          <w:szCs w:val="28"/>
        </w:rPr>
        <w:br/>
        <w:t>sva-prabhaṁ sac-cid-ānandaṁ      bhaktyā jānati cāvyayam</w:t>
      </w:r>
    </w:p>
    <w:p w14:paraId="7E2F3BEE"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 Lord’s] transcendental form is the Absolute Truth, devoid of duality or of beginning, middle, or end. It is self-effulgent, eternal, and full of knowledge and bliss. Only through devotional service can one understand that form to be infallible.” It is further stated in the </w:t>
      </w:r>
      <w:r w:rsidRPr="00790008">
        <w:rPr>
          <w:rStyle w:val="BookTitle"/>
          <w:rFonts w:asciiTheme="minorHAnsi" w:hAnsiTheme="minorHAnsi" w:cstheme="minorHAnsi"/>
          <w:b w:val="0"/>
          <w:bCs w:val="0"/>
          <w:i/>
          <w:iCs/>
          <w:color w:val="000000"/>
          <w:sz w:val="28"/>
          <w:szCs w:val="28"/>
        </w:rPr>
        <w:t>Vāsudevādhyātma:</w:t>
      </w:r>
    </w:p>
    <w:p w14:paraId="751B12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aprasiddhes tad-guṇānām      anāmo ’sau prakīrtitaḥ</w:t>
      </w:r>
      <w:r w:rsidRPr="00790008">
        <w:rPr>
          <w:rStyle w:val="BookTitle"/>
          <w:rFonts w:asciiTheme="minorHAnsi" w:hAnsiTheme="minorHAnsi" w:cstheme="minorHAnsi"/>
          <w:b w:val="0"/>
          <w:bCs w:val="0"/>
          <w:color w:val="000000"/>
          <w:sz w:val="28"/>
          <w:szCs w:val="28"/>
        </w:rPr>
        <w:br/>
        <w:t>aprākṛtatvād rūpasyāpy      arūpo ’sāv udīryate</w:t>
      </w:r>
      <w:r w:rsidRPr="00790008">
        <w:rPr>
          <w:rStyle w:val="BookTitle"/>
          <w:rFonts w:asciiTheme="minorHAnsi" w:hAnsiTheme="minorHAnsi" w:cstheme="minorHAnsi"/>
          <w:b w:val="0"/>
          <w:bCs w:val="0"/>
          <w:color w:val="000000"/>
          <w:sz w:val="28"/>
          <w:szCs w:val="28"/>
        </w:rPr>
        <w:br/>
        <w:t>sambandhena pradhānasya      harer nāsty eva kartatā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akartāram ataḥ prāhuḥ      purāṇaṁ taṁ purā vidaḥ</w:t>
      </w:r>
    </w:p>
    <w:p w14:paraId="2A9AAD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His qualities are generally unknown, He is said to have no name. Because His form is not material, He is said to be formless. And because Lord Hari does nothing in relationship with the material nature, He is said to be inactive.” In the </w:t>
      </w:r>
      <w:r w:rsidRPr="00790008">
        <w:rPr>
          <w:rStyle w:val="BookTitle"/>
          <w:rFonts w:asciiTheme="minorHAnsi" w:hAnsiTheme="minorHAnsi" w:cstheme="minorHAnsi"/>
          <w:b w:val="0"/>
          <w:bCs w:val="0"/>
          <w:i/>
          <w:iCs/>
          <w:color w:val="000000"/>
          <w:sz w:val="28"/>
          <w:szCs w:val="28"/>
        </w:rPr>
        <w:t xml:space="preserve">Nārāyaṇādhyātma </w:t>
      </w:r>
      <w:r w:rsidRPr="00790008">
        <w:rPr>
          <w:rStyle w:val="BookTitle"/>
          <w:rFonts w:asciiTheme="minorHAnsi" w:hAnsiTheme="minorHAnsi" w:cstheme="minorHAnsi"/>
          <w:b w:val="0"/>
          <w:bCs w:val="0"/>
          <w:color w:val="000000"/>
          <w:sz w:val="28"/>
          <w:szCs w:val="28"/>
        </w:rPr>
        <w:t>it is also stated:</w:t>
      </w:r>
    </w:p>
    <w:p w14:paraId="0AF28C0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nityāvyakto ’pi bhagavān      īkṣyate nija-śaktitaḥ</w:t>
      </w:r>
      <w:r w:rsidRPr="00790008">
        <w:rPr>
          <w:rStyle w:val="BookTitle"/>
          <w:rFonts w:asciiTheme="minorHAnsi" w:hAnsiTheme="minorHAnsi" w:cstheme="minorHAnsi"/>
          <w:b w:val="0"/>
          <w:bCs w:val="0"/>
          <w:color w:val="000000"/>
          <w:sz w:val="28"/>
          <w:szCs w:val="28"/>
        </w:rPr>
        <w:br/>
        <w:t>tāmṛte paramātmānaṁ      kaḥ paśyatāmitaṁ prabhum</w:t>
      </w:r>
    </w:p>
    <w:p w14:paraId="15F221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though He is eternally unmanifested, is visible by His own energy. Without the assistance of His energy, who can see the immeasurable Lord, the Supersoul?”</w:t>
      </w:r>
    </w:p>
    <w:p w14:paraId="0507F0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appearance and disappearance of the Lord,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says:</w:t>
      </w:r>
    </w:p>
    <w:p w14:paraId="1C9F1A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anādeyam aheyaṁ ca      rūpaṁ bhagavato hareḥ</w:t>
      </w:r>
      <w:r w:rsidRPr="00790008">
        <w:rPr>
          <w:rStyle w:val="BookTitle"/>
          <w:rFonts w:asciiTheme="minorHAnsi" w:hAnsiTheme="minorHAnsi" w:cstheme="minorHAnsi"/>
          <w:b w:val="0"/>
          <w:bCs w:val="0"/>
          <w:color w:val="000000"/>
          <w:sz w:val="28"/>
          <w:szCs w:val="28"/>
        </w:rPr>
        <w:br/>
        <w:t>āvirbhāva-tirobhāvāv      asyokte graha-mocane</w:t>
      </w:r>
    </w:p>
    <w:p w14:paraId="1EBA34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form of Lord Hari is neither abominable nor meant for rejection. His manifestation in this world is called ’appearance,’ and the ending of His manifest pastimes is called ’disappearance.’”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(4.23.11) Śrī Madhvācārya writes as follows:</w:t>
      </w:r>
    </w:p>
    <w:p w14:paraId="688F8EF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āvirbhāva-tirobhāvau      jñānasya jñānino ’pi tu</w:t>
      </w:r>
      <w:r w:rsidRPr="00790008">
        <w:rPr>
          <w:rStyle w:val="BookTitle"/>
          <w:rFonts w:asciiTheme="minorHAnsi" w:hAnsiTheme="minorHAnsi" w:cstheme="minorHAnsi"/>
          <w:b w:val="0"/>
          <w:bCs w:val="0"/>
          <w:color w:val="000000"/>
          <w:sz w:val="28"/>
          <w:szCs w:val="28"/>
        </w:rPr>
        <w:br/>
        <w:t>apekṣyājñas tathā jñānaṁ      utpannam iti cocyate</w:t>
      </w:r>
    </w:p>
    <w:p w14:paraId="666BCD3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appears and disappears for the sake of the wise, but He also appears to enlighten the ignorant.”</w:t>
      </w:r>
    </w:p>
    <w:p w14:paraId="50AD18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Evidence for the words </w:t>
      </w:r>
      <w:r w:rsidRPr="00790008">
        <w:rPr>
          <w:rStyle w:val="BookTitle"/>
          <w:rFonts w:asciiTheme="minorHAnsi" w:hAnsiTheme="minorHAnsi" w:cstheme="minorHAnsi"/>
          <w:b w:val="0"/>
          <w:bCs w:val="0"/>
          <w:i/>
          <w:iCs/>
          <w:color w:val="000000"/>
          <w:sz w:val="28"/>
          <w:szCs w:val="28"/>
        </w:rPr>
        <w:t>kahe veda</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describe” in verse 52 may be seen in the following statements from the </w:t>
      </w:r>
      <w:r w:rsidRPr="00790008">
        <w:rPr>
          <w:rStyle w:val="BookTitle"/>
          <w:rFonts w:asciiTheme="minorHAnsi" w:hAnsiTheme="minorHAnsi" w:cstheme="minorHAnsi"/>
          <w:b w:val="0"/>
          <w:bCs w:val="0"/>
          <w:i/>
          <w:iCs/>
          <w:color w:val="000000"/>
          <w:sz w:val="28"/>
          <w:szCs w:val="28"/>
        </w:rPr>
        <w:t>Gopāla-tāpanī Upaniṣad</w:t>
      </w:r>
      <w:r w:rsidRPr="00790008">
        <w:rPr>
          <w:rStyle w:val="BookTitle"/>
          <w:rFonts w:asciiTheme="minorHAnsi" w:hAnsiTheme="minorHAnsi" w:cstheme="minorHAnsi"/>
          <w:b w:val="0"/>
          <w:bCs w:val="0"/>
          <w:color w:val="000000"/>
          <w:sz w:val="28"/>
          <w:szCs w:val="28"/>
        </w:rPr>
        <w:t xml:space="preserve"> (1.21): </w:t>
      </w:r>
      <w:r w:rsidRPr="00790008">
        <w:rPr>
          <w:rStyle w:val="BookTitle"/>
          <w:rFonts w:asciiTheme="minorHAnsi" w:hAnsiTheme="minorHAnsi" w:cstheme="minorHAnsi"/>
          <w:b w:val="0"/>
          <w:bCs w:val="0"/>
          <w:i/>
          <w:iCs/>
          <w:color w:val="000000"/>
          <w:sz w:val="28"/>
          <w:szCs w:val="28"/>
        </w:rPr>
        <w:t>Eko vaśī sarva-gaḥ kṛṣṇa īḍyaḥ</w:t>
      </w:r>
      <w:r w:rsidRPr="00790008">
        <w:rPr>
          <w:rStyle w:val="BookTitle"/>
          <w:rFonts w:asciiTheme="minorHAnsi" w:hAnsiTheme="minorHAnsi" w:cstheme="minorHAnsi"/>
          <w:b w:val="0"/>
          <w:bCs w:val="0"/>
          <w:color w:val="000000"/>
          <w:sz w:val="28"/>
          <w:szCs w:val="28"/>
        </w:rPr>
        <w:t xml:space="preserve">—“That one Kṛṣṇa is the Supreme Personality of Godhead, and He is worshipable,” and </w:t>
      </w:r>
      <w:r w:rsidRPr="00790008">
        <w:rPr>
          <w:rStyle w:val="BookTitle"/>
          <w:rFonts w:asciiTheme="minorHAnsi" w:hAnsiTheme="minorHAnsi" w:cstheme="minorHAnsi"/>
          <w:b w:val="0"/>
          <w:bCs w:val="0"/>
          <w:i/>
          <w:iCs/>
          <w:color w:val="000000"/>
          <w:sz w:val="28"/>
          <w:szCs w:val="28"/>
        </w:rPr>
        <w:t>eko ’pi san bahudhā yo ’vabhāti</w:t>
      </w:r>
      <w:r w:rsidRPr="00790008">
        <w:rPr>
          <w:rStyle w:val="BookTitle"/>
          <w:rFonts w:asciiTheme="minorHAnsi" w:hAnsiTheme="minorHAnsi" w:cstheme="minorHAnsi"/>
          <w:b w:val="0"/>
          <w:bCs w:val="0"/>
          <w:color w:val="000000"/>
          <w:sz w:val="28"/>
          <w:szCs w:val="28"/>
        </w:rPr>
        <w:t xml:space="preserve">—“Kṛṣṇa is one, but He is manifested in unlimited forms and expanded incarnations;” the </w:t>
      </w:r>
      <w:r w:rsidRPr="00790008">
        <w:rPr>
          <w:rStyle w:val="BookTitle"/>
          <w:rFonts w:asciiTheme="minorHAnsi" w:hAnsiTheme="minorHAnsi" w:cstheme="minorHAnsi"/>
          <w:b w:val="0"/>
          <w:bCs w:val="0"/>
          <w:i/>
          <w:iCs/>
          <w:color w:val="000000"/>
          <w:sz w:val="28"/>
          <w:szCs w:val="28"/>
        </w:rPr>
        <w:t xml:space="preserve">Kaṭha Upaniṣad </w:t>
      </w:r>
      <w:r w:rsidRPr="00790008">
        <w:rPr>
          <w:rStyle w:val="BookTitle"/>
          <w:rFonts w:asciiTheme="minorHAnsi" w:hAnsiTheme="minorHAnsi" w:cstheme="minorHAnsi"/>
          <w:b w:val="0"/>
          <w:bCs w:val="0"/>
          <w:color w:val="000000"/>
          <w:sz w:val="28"/>
          <w:szCs w:val="28"/>
        </w:rPr>
        <w:t>(2.2.13):</w:t>
      </w:r>
      <w:r w:rsidRPr="00790008">
        <w:rPr>
          <w:rStyle w:val="BookTitle"/>
          <w:rFonts w:asciiTheme="minorHAnsi" w:hAnsiTheme="minorHAnsi" w:cstheme="minorHAnsi"/>
          <w:b w:val="0"/>
          <w:bCs w:val="0"/>
          <w:i/>
          <w:iCs/>
          <w:color w:val="000000"/>
          <w:sz w:val="28"/>
          <w:szCs w:val="28"/>
        </w:rPr>
        <w:t xml:space="preserve"> nityo nityānāṁ cetanaś cetanānām eko bahūnāṁ yo vidadhāti kāmān</w:t>
      </w:r>
      <w:r w:rsidRPr="00790008">
        <w:rPr>
          <w:rStyle w:val="BookTitle"/>
          <w:rFonts w:asciiTheme="minorHAnsi" w:hAnsiTheme="minorHAnsi" w:cstheme="minorHAnsi"/>
          <w:b w:val="0"/>
          <w:bCs w:val="0"/>
          <w:color w:val="000000"/>
          <w:sz w:val="28"/>
          <w:szCs w:val="28"/>
        </w:rPr>
        <w:t xml:space="preserve">—“There are innumerable eternal living entities who are eternally and totally dependent upon the supreme singular living entity, the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(7.26.1): </w:t>
      </w:r>
      <w:r w:rsidRPr="00790008">
        <w:rPr>
          <w:rStyle w:val="BookTitle"/>
          <w:rFonts w:asciiTheme="minorHAnsi" w:hAnsiTheme="minorHAnsi" w:cstheme="minorHAnsi"/>
          <w:b w:val="0"/>
          <w:bCs w:val="0"/>
          <w:i/>
          <w:iCs/>
          <w:color w:val="000000"/>
          <w:sz w:val="28"/>
          <w:szCs w:val="28"/>
        </w:rPr>
        <w:t>sa ekadhā bhavati tridhā</w:t>
      </w:r>
      <w:r w:rsidRPr="00790008">
        <w:rPr>
          <w:rStyle w:val="BookTitle"/>
          <w:rFonts w:asciiTheme="minorHAnsi" w:hAnsiTheme="minorHAnsi" w:cstheme="minorHAnsi"/>
          <w:b w:val="0"/>
          <w:bCs w:val="0"/>
          <w:color w:val="000000"/>
          <w:sz w:val="28"/>
          <w:szCs w:val="28"/>
        </w:rPr>
        <w:t xml:space="preserve">—“He is one kind and three kinds;” and also the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(4.6): </w:t>
      </w:r>
      <w:r w:rsidRPr="00790008">
        <w:rPr>
          <w:rStyle w:val="BookTitle"/>
          <w:rFonts w:asciiTheme="minorHAnsi" w:hAnsiTheme="minorHAnsi" w:cstheme="minorHAnsi"/>
          <w:b w:val="0"/>
          <w:bCs w:val="0"/>
          <w:i/>
          <w:iCs/>
          <w:color w:val="000000"/>
          <w:sz w:val="28"/>
          <w:szCs w:val="28"/>
        </w:rPr>
        <w:t>ajo ’pi sann avyayātmā</w:t>
      </w:r>
      <w:r w:rsidRPr="00790008">
        <w:rPr>
          <w:rStyle w:val="BookTitle"/>
          <w:rFonts w:asciiTheme="minorHAnsi" w:hAnsiTheme="minorHAnsi" w:cstheme="minorHAnsi"/>
          <w:b w:val="0"/>
          <w:bCs w:val="0"/>
          <w:color w:val="000000"/>
          <w:sz w:val="28"/>
          <w:szCs w:val="28"/>
        </w:rPr>
        <w:t>—“Although I am unborn and My transcendental body never deteriorates.”</w:t>
      </w:r>
    </w:p>
    <w:p w14:paraId="1B9DCF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the Supreme Lord are uninterrupted just like a wheel of fire; they are not products of fruitive workers’ temporary imagination that fade away in due </w:t>
      </w:r>
      <w:r w:rsidRPr="00790008">
        <w:rPr>
          <w:rStyle w:val="BookTitle"/>
          <w:rFonts w:asciiTheme="minorHAnsi" w:hAnsiTheme="minorHAnsi" w:cstheme="minorHAnsi"/>
          <w:b w:val="0"/>
          <w:bCs w:val="0"/>
          <w:color w:val="000000"/>
          <w:sz w:val="28"/>
          <w:szCs w:val="28"/>
        </w:rPr>
        <w:lastRenderedPageBreak/>
        <w:t>course of time. By stating that the eternal Absolute Truth appears in and then disappears from this world in His complete spiritual form, the Vedic literatures confirm that the eternal pastimes of the Lord are displayed in this temporary material world. Śrī Caitanyadeva is unlimited and complete. Since the topics related with Śrī Caitanyadeva are nondifferent from Him, such topics are also without beginning or end. He is fully independent and the controller of the living entities, therefore following the process of disciplic succession I write whatever He inspires me.</w:t>
      </w:r>
    </w:p>
    <w:p w14:paraId="10240B50" w14:textId="3A16D1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3.54</w:t>
      </w:r>
    </w:p>
    <w:p w14:paraId="51D2BF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206C0C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bhakta-saṅge gauracandra-pade namaskāra</w:t>
      </w:r>
      <w:r w:rsidRPr="00790008">
        <w:rPr>
          <w:rStyle w:val="BookTitle"/>
          <w:rFonts w:asciiTheme="minorHAnsi" w:hAnsiTheme="minorHAnsi" w:cstheme="minorHAnsi"/>
          <w:b w:val="0"/>
          <w:bCs w:val="0"/>
          <w:color w:val="000000"/>
          <w:sz w:val="28"/>
          <w:szCs w:val="28"/>
        </w:rPr>
        <w:br/>
        <w:t>ithe aparādha kichu nahuka āmāra</w:t>
      </w:r>
    </w:p>
    <w:p w14:paraId="77902517" w14:textId="2F9C76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Gauracandra along with His devotees so that I may not commit any offenses at their feet.</w:t>
      </w:r>
    </w:p>
    <w:p w14:paraId="6FEBDC10" w14:textId="52B73E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3.55</w:t>
      </w:r>
    </w:p>
    <w:p w14:paraId="46664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94388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49638A3" w14:textId="6C1EEB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7207A951"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Three, entitled “Calculation of the Lord’s Horoscope.”</w:t>
      </w:r>
    </w:p>
    <w:p w14:paraId="2AF77C0B"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4: Name-giving Ceremony, Childhood Pastimes, and Thieves Kidnap the Lord</w:t>
      </w:r>
    </w:p>
    <w:p w14:paraId="735E6FF6"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Four: Name-giving Ceremony, Childhood Pastimes, and Thieves Kidnap the Lord</w:t>
      </w:r>
    </w:p>
    <w:p w14:paraId="08FA12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Śrī Gaurahari’s childhood pastimes, His crawling as a child, His name-giving ceremony, the kidnapping of Nimāi by two thieves, and the two thieves falling under the influence of Viṣṇu’s illusory energy and returning Nimāi to the house of Jagannātha Miśra thinking it to be their own house.</w:t>
      </w:r>
    </w:p>
    <w:p w14:paraId="7CA576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Gauracandra daily manifested wonderful childhood pastimes and increased the happiness of Śacī and Jagannātha. Śrī Viśvarūpa, the incarnation of Saṅkarṣaṇa, also served Gaurahari by holding Him on His lap. The relatives who were filled with parental affection for Gaura-gopāla displayed their intense </w:t>
      </w:r>
      <w:r w:rsidRPr="00790008">
        <w:rPr>
          <w:rStyle w:val="BookTitle"/>
          <w:rFonts w:asciiTheme="minorHAnsi" w:hAnsiTheme="minorHAnsi" w:cstheme="minorHAnsi"/>
          <w:b w:val="0"/>
          <w:bCs w:val="0"/>
          <w:color w:val="000000"/>
          <w:sz w:val="28"/>
          <w:szCs w:val="28"/>
        </w:rPr>
        <w:lastRenderedPageBreak/>
        <w:t xml:space="preserve">affection for Him by chanting </w:t>
      </w:r>
      <w:r w:rsidRPr="00790008">
        <w:rPr>
          <w:rStyle w:val="BookTitle"/>
          <w:rFonts w:asciiTheme="minorHAnsi" w:hAnsiTheme="minorHAnsi" w:cstheme="minorHAnsi"/>
          <w:b w:val="0"/>
          <w:bCs w:val="0"/>
          <w:i/>
          <w:iCs/>
          <w:color w:val="000000"/>
          <w:sz w:val="28"/>
          <w:szCs w:val="28"/>
        </w:rPr>
        <w:t xml:space="preserve">viṣṇu-rakṣā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devī-rakṣā-mantras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aparājitā-stotras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nṛsiṁha-mantras </w:t>
      </w:r>
      <w:r w:rsidRPr="00790008">
        <w:rPr>
          <w:rStyle w:val="BookTitle"/>
          <w:rFonts w:asciiTheme="minorHAnsi" w:hAnsiTheme="minorHAnsi" w:cstheme="minorHAnsi"/>
          <w:b w:val="0"/>
          <w:bCs w:val="0"/>
          <w:color w:val="000000"/>
          <w:sz w:val="28"/>
          <w:szCs w:val="28"/>
        </w:rPr>
        <w:t xml:space="preserve">to protect Him. Surrounded by relatives and accompanied by singing and the playing of musical instruments, Śacīdevī observed the ceremony marking the beginning of the Lord’s crawling by worshiping the Ganges and goddess Ṣaṣṭhī, thus exhibiting her unalloyed paternal affection for the Lord. On the pretext of crying, the child Gaura induced everyone to chant the names of Hari and thus filled the house of Śacī with the name of Kṛṣṇa. One time, in the absence of His parents, the four-month-old Gaura-gopāla scattered all the items in the house about the floor. When He understood that His mother was returning, He immediately lay in bed and cried. Mother Śacī stopped the child from crying by chanting the names of Hari and was then surprised to see the mess in the house. In parental affection, Jagannātha Miśra and other elder devotees concluded that the mess was certainly not made by the child, rather, some invisible demon, being unable to harm the child, who was protected by mantra, caused the heavy loss by scattering the items about the house in order to satisfy his anger. Eventually, when the time arrived for Nimāi’s name-giving ceremony, the greatly learned Nīlāmbara Cakravartī and the chaste women who were full of affection for Gaura all assembled at the house of Śacī. Due to the advent of the child, the whole country became jubilant, everyone’s miseries were mitigated, devotion rained on the fertile soul of the people of the world, and the lack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was eliminated. Therefore, after careful consideration, the learned scholars gave Gaurahari the name Viśvambhara. The name of Viśvambhara is also found in the Supreme Lord’s other incarnations who maintain the universe. According to the calculation of His horoscope, Gaurahari was ascertained to be the source of all Viṣṇu </w:t>
      </w:r>
      <w:r w:rsidRPr="00790008">
        <w:rPr>
          <w:rStyle w:val="BookTitle"/>
          <w:rFonts w:asciiTheme="minorHAnsi" w:hAnsiTheme="minorHAnsi" w:cstheme="minorHAnsi"/>
          <w:b w:val="0"/>
          <w:bCs w:val="0"/>
          <w:i/>
          <w:iCs/>
          <w:color w:val="000000"/>
          <w:sz w:val="28"/>
          <w:szCs w:val="28"/>
        </w:rPr>
        <w:t xml:space="preserve">avatāras </w:t>
      </w:r>
      <w:r w:rsidRPr="00790008">
        <w:rPr>
          <w:rStyle w:val="BookTitle"/>
          <w:rFonts w:asciiTheme="minorHAnsi" w:hAnsiTheme="minorHAnsi" w:cstheme="minorHAnsi"/>
          <w:b w:val="0"/>
          <w:bCs w:val="0"/>
          <w:color w:val="000000"/>
          <w:sz w:val="28"/>
          <w:szCs w:val="28"/>
        </w:rPr>
        <w:t xml:space="preserve">and the original Personality of Godhead. The chaste women who were filled with paternal affection desired a long life for the child, so they named the child Nimāi in order to discourage Death from approaching Him. Therefore the name Viśvambhara, given by the learned scholars, is the primary name, and the name Nimāi, given by the chaste ladies, is secondary. During the name-giving ceremony Jagannātha Miśra placed rice paddy, puffed rice, gold, silver,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in front of Nimāi in order to ascertain the child’s propensities. Rather than grabbing the business items—rice paddy, puffed rice, gold, and silver—meant for the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community, Nimāi grabbed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identified Himself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As Nimāi grew up, He attracted everyone with His crawling pastimes. One day Gaura-Nārāyaṇa saw the snake Śeṣa in the courtyard. After playing with Him for a while, the Lord exhibited His pastimes of resting on the bed of Śeṣa by laying on the coils </w:t>
      </w:r>
      <w:r w:rsidRPr="00790008">
        <w:rPr>
          <w:rStyle w:val="BookTitle"/>
          <w:rFonts w:asciiTheme="minorHAnsi" w:hAnsiTheme="minorHAnsi" w:cstheme="minorHAnsi"/>
          <w:b w:val="0"/>
          <w:bCs w:val="0"/>
          <w:color w:val="000000"/>
          <w:sz w:val="28"/>
          <w:szCs w:val="28"/>
        </w:rPr>
        <w:lastRenderedPageBreak/>
        <w:t xml:space="preserve">of the snake. When everyone began to cry in fear of Nimāi’s danger from the snake, the snake left on its own accord. Seeing Nimāi’s enchanting beauty, Śacī and Jagannātha considered that He was some great personality. As soon as the child Nimāi heard the name of Hari, He would immediately smile and begin to dance. Otherwise He would continue to cry until He heard the name of Hari. Therefore from the time of sunrise the ladies would surround the child and loudly chant the names of Hari while clapping their hands, and Nimāi would respond by dancing and rolling on the ground. When both strangers and acquaintances were captivated by the Lord’s beauty and offered Him sweets and bananas, the Lord would bring those foodstuffs and distribute them as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to the ladies who were engaged in chanting the names of Hari. Sometimes Nimāi displayed the pastimes of entering a neighbor’s house to drink milk or eat and spoil the household items. One day as Nimāi was playing outside His house, two thieves kidnapped Him out of greed to steal the child Gaura’s ornaments. Later, being bewildered by the illusory energy of Viṣṇu, the thieves returned the Lord to the house of Jagannātha Miśra. When Jagannātha Miśra and others present heard Nimāi describe His kidnapping, they could not understand what had happened due to the Lord’s illusory energy.</w:t>
      </w:r>
    </w:p>
    <w:p w14:paraId="72C85B17" w14:textId="079E6D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w:t>
      </w:r>
    </w:p>
    <w:p w14:paraId="0B5B71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629BC7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kamala-nayana gauracandra</w:t>
      </w:r>
      <w:r w:rsidRPr="00790008">
        <w:rPr>
          <w:rStyle w:val="BookTitle"/>
          <w:rFonts w:asciiTheme="minorHAnsi" w:hAnsiTheme="minorHAnsi" w:cstheme="minorHAnsi"/>
          <w:b w:val="0"/>
          <w:bCs w:val="0"/>
          <w:color w:val="000000"/>
          <w:sz w:val="28"/>
          <w:szCs w:val="28"/>
        </w:rPr>
        <w:br/>
        <w:t>jaya jaya tomāra premera bhakta-vṛnda</w:t>
      </w:r>
    </w:p>
    <w:p w14:paraId="20D6F4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lotus-eyed Lord Gauracandra! All glories to Your devotees, who are filled with pure love of God!</w:t>
      </w:r>
    </w:p>
    <w:p w14:paraId="412C2237" w14:textId="4628A8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kamala-nayana</w:t>
      </w:r>
      <w:r w:rsidRPr="00790008">
        <w:rPr>
          <w:rStyle w:val="BookTitle"/>
          <w:rFonts w:asciiTheme="minorHAnsi" w:hAnsiTheme="minorHAnsi" w:cstheme="minorHAnsi"/>
          <w:b w:val="0"/>
          <w:bCs w:val="0"/>
          <w:color w:val="000000"/>
          <w:sz w:val="28"/>
          <w:szCs w:val="28"/>
        </w:rPr>
        <w:t xml:space="preserve"> indicates lotus eyes. All glories to Śrī Gaurāṅga, and all glories to His devotees, who are bound by love for the Lord. Due to envy and a poor fund of knowledge some neophyte devotees glorify only Mahāprabhu and do not glorify His dear devotees. In this way they confirm that they have a hellish mentality. In order to vanquish the narrow-mindedness of these nondevotees, the author, who is a great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glorifies the Lord’s devotees, considering them associates of the Lord.</w:t>
      </w:r>
    </w:p>
    <w:p w14:paraId="55296A07" w14:textId="0E7C3A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w:t>
      </w:r>
    </w:p>
    <w:p w14:paraId="30D564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28F863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śubha-dṛṣṭi prabhu karaha a-māyāya</w:t>
      </w:r>
      <w:r w:rsidRPr="00790008">
        <w:rPr>
          <w:rStyle w:val="BookTitle"/>
          <w:rFonts w:asciiTheme="minorHAnsi" w:hAnsiTheme="minorHAnsi" w:cstheme="minorHAnsi"/>
          <w:b w:val="0"/>
          <w:bCs w:val="0"/>
          <w:color w:val="000000"/>
          <w:sz w:val="28"/>
          <w:szCs w:val="28"/>
        </w:rPr>
        <w:br/>
        <w:t>ahar-niśa citta yena bhajaye tomāya</w:t>
      </w:r>
    </w:p>
    <w:p w14:paraId="2A62DE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 my Lord, please cast Your glance of causeless mercy on me, so that my mind </w:t>
      </w:r>
      <w:r w:rsidRPr="00790008">
        <w:rPr>
          <w:rStyle w:val="BookTitle"/>
          <w:rFonts w:asciiTheme="minorHAnsi" w:hAnsiTheme="minorHAnsi" w:cstheme="minorHAnsi"/>
          <w:b/>
          <w:bCs/>
          <w:color w:val="800000"/>
          <w:sz w:val="28"/>
          <w:szCs w:val="28"/>
        </w:rPr>
        <w:lastRenderedPageBreak/>
        <w:t>may worship You day and night.</w:t>
      </w:r>
    </w:p>
    <w:p w14:paraId="2305B5D7" w14:textId="716428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a-māyā</w:t>
      </w:r>
      <w:r w:rsidRPr="00790008">
        <w:rPr>
          <w:rStyle w:val="BookTitle"/>
          <w:rFonts w:asciiTheme="minorHAnsi" w:hAnsiTheme="minorHAnsi" w:cstheme="minorHAnsi"/>
          <w:b w:val="0"/>
          <w:bCs w:val="0"/>
          <w:color w:val="000000"/>
          <w:sz w:val="28"/>
          <w:szCs w:val="28"/>
        </w:rPr>
        <w:t xml:space="preserve"> indicates nonduplicity and an absence of illusion.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(1.3.38), Śrīdhara Svāmīpāda has explained that the word</w:t>
      </w:r>
      <w:r w:rsidRPr="00790008">
        <w:rPr>
          <w:rStyle w:val="BookTitle"/>
          <w:rFonts w:asciiTheme="minorHAnsi" w:hAnsiTheme="minorHAnsi" w:cstheme="minorHAnsi"/>
          <w:b w:val="0"/>
          <w:bCs w:val="0"/>
          <w:i/>
          <w:iCs/>
          <w:color w:val="000000"/>
          <w:sz w:val="28"/>
          <w:szCs w:val="28"/>
        </w:rPr>
        <w:t xml:space="preserve"> amāyayā </w:t>
      </w:r>
      <w:r w:rsidRPr="00790008">
        <w:rPr>
          <w:rStyle w:val="BookTitle"/>
          <w:rFonts w:asciiTheme="minorHAnsi" w:hAnsiTheme="minorHAnsi" w:cstheme="minorHAnsi"/>
          <w:b w:val="0"/>
          <w:bCs w:val="0"/>
          <w:color w:val="000000"/>
          <w:sz w:val="28"/>
          <w:szCs w:val="28"/>
        </w:rPr>
        <w:t>means “without duplicity.” When a living entity is deceived, covered, and thrown by the illusory energy, he develops desires for material enjoyment, but when he surrenders unto the Supreme Lord, he is uncovered, undisturbed, and freed from the desires for material enjoyment; this is Lord Kṛṣṇa’s nonduplicitous merciful glance. As a result of this merciful glance, a living entity is able to constantly serve the Supreme Lord with a pure heart. The author prays for such blessings in this verse.</w:t>
      </w:r>
    </w:p>
    <w:p w14:paraId="2D1DD15F" w14:textId="793C42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w:t>
      </w:r>
    </w:p>
    <w:p w14:paraId="6BF602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2CAA0F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prakāśa haila gauracandra</w:t>
      </w:r>
      <w:r w:rsidRPr="00790008">
        <w:rPr>
          <w:rStyle w:val="BookTitle"/>
          <w:rFonts w:asciiTheme="minorHAnsi" w:hAnsiTheme="minorHAnsi" w:cstheme="minorHAnsi"/>
          <w:b w:val="0"/>
          <w:bCs w:val="0"/>
          <w:color w:val="000000"/>
          <w:sz w:val="28"/>
          <w:szCs w:val="28"/>
        </w:rPr>
        <w:br/>
        <w:t>śacī-gṛhe dine-dine bāḍaye ānanda</w:t>
      </w:r>
    </w:p>
    <w:p w14:paraId="719B3984" w14:textId="5C0AFD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Gauracandra advented, and the happiness in the house of Śacī increased day by day.</w:t>
      </w:r>
    </w:p>
    <w:p w14:paraId="6AFA7A28" w14:textId="107B6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w:t>
      </w:r>
    </w:p>
    <w:p w14:paraId="262D3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3AAD1C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śrī-mukha dekhi’ brāhmaṇī brāhmaṇa</w:t>
      </w:r>
      <w:r w:rsidRPr="00790008">
        <w:rPr>
          <w:rStyle w:val="BookTitle"/>
          <w:rFonts w:asciiTheme="minorHAnsi" w:hAnsiTheme="minorHAnsi" w:cstheme="minorHAnsi"/>
          <w:b w:val="0"/>
          <w:bCs w:val="0"/>
          <w:color w:val="000000"/>
          <w:sz w:val="28"/>
          <w:szCs w:val="28"/>
        </w:rPr>
        <w:br/>
        <w:t>ānanda-sāgare doṅhe bhāse anukṣaṇa</w:t>
      </w:r>
    </w:p>
    <w:p w14:paraId="3BB58B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their son’s beautiful face, the brāhmaṇa couple constantly floated in an ocean of bliss.</w:t>
      </w:r>
    </w:p>
    <w:p w14:paraId="1D8AD540" w14:textId="2DEEC2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brāhmaṇī </w:t>
      </w:r>
      <w:r w:rsidRPr="00790008">
        <w:rPr>
          <w:rStyle w:val="BookTitle"/>
          <w:rFonts w:asciiTheme="minorHAnsi" w:hAnsiTheme="minorHAnsi" w:cstheme="minorHAnsi"/>
          <w:b w:val="0"/>
          <w:bCs w:val="0"/>
          <w:color w:val="000000"/>
          <w:sz w:val="28"/>
          <w:szCs w:val="28"/>
        </w:rPr>
        <w:t xml:space="preserve">refers to Śacīdevī, and the word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refers to Jagannātha Miśra.</w:t>
      </w:r>
    </w:p>
    <w:p w14:paraId="7223C7D2" w14:textId="768E1E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w:t>
      </w:r>
    </w:p>
    <w:p w14:paraId="61B5B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2187D4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bhāire dekhiyā viśvarūpa bhagavān</w:t>
      </w:r>
      <w:r w:rsidRPr="00790008">
        <w:rPr>
          <w:rStyle w:val="BookTitle"/>
          <w:rFonts w:asciiTheme="minorHAnsi" w:hAnsiTheme="minorHAnsi" w:cstheme="minorHAnsi"/>
          <w:b w:val="0"/>
          <w:bCs w:val="0"/>
          <w:color w:val="000000"/>
          <w:sz w:val="28"/>
          <w:szCs w:val="28"/>
        </w:rPr>
        <w:br/>
        <w:t>hāsiyā karena kole ānandera dhāma</w:t>
      </w:r>
    </w:p>
    <w:p w14:paraId="11AD3CD1" w14:textId="1E3991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most powerful Viśvarūpa would see His brother, the reservoir of pleasure, He would smile and take Him on His lap.</w:t>
      </w:r>
    </w:p>
    <w:p w14:paraId="3E02DA52" w14:textId="3E3355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w:t>
      </w:r>
    </w:p>
    <w:p w14:paraId="0E7E3E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1D386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āpta-varga āche sarva-parikare</w:t>
      </w:r>
      <w:r w:rsidRPr="00790008">
        <w:rPr>
          <w:rStyle w:val="BookTitle"/>
          <w:rFonts w:asciiTheme="minorHAnsi" w:hAnsiTheme="minorHAnsi" w:cstheme="minorHAnsi"/>
          <w:b w:val="0"/>
          <w:bCs w:val="0"/>
          <w:color w:val="000000"/>
          <w:sz w:val="28"/>
          <w:szCs w:val="28"/>
        </w:rPr>
        <w:br/>
        <w:t>ahar-niśa sabe thāki’ bālake āvare</w:t>
      </w:r>
    </w:p>
    <w:p w14:paraId="3BDF06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 relatives and friends of the Lord’s family would gather around the child both day and night.</w:t>
      </w:r>
    </w:p>
    <w:p w14:paraId="19657DB0" w14:textId="3EB835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āvare</w:t>
      </w:r>
      <w:r w:rsidRPr="00790008">
        <w:rPr>
          <w:rStyle w:val="BookTitle"/>
          <w:rFonts w:asciiTheme="minorHAnsi" w:hAnsiTheme="minorHAnsi" w:cstheme="minorHAnsi"/>
          <w:b w:val="0"/>
          <w:bCs w:val="0"/>
          <w:color w:val="000000"/>
          <w:sz w:val="28"/>
          <w:szCs w:val="28"/>
        </w:rPr>
        <w:t xml:space="preserve"> means “cover” or “protect by surrounding.”</w:t>
      </w:r>
    </w:p>
    <w:p w14:paraId="659393A4" w14:textId="34EDF4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w:t>
      </w:r>
    </w:p>
    <w:p w14:paraId="6993D8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0A8F91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’viṣṇu-rakṣā’ paḍe keha ’devī-rakṣā’ paḍe</w:t>
      </w:r>
      <w:r w:rsidRPr="00790008">
        <w:rPr>
          <w:rStyle w:val="BookTitle"/>
          <w:rFonts w:asciiTheme="minorHAnsi" w:hAnsiTheme="minorHAnsi" w:cstheme="minorHAnsi"/>
          <w:b w:val="0"/>
          <w:bCs w:val="0"/>
          <w:color w:val="000000"/>
          <w:sz w:val="28"/>
          <w:szCs w:val="28"/>
        </w:rPr>
        <w:br/>
        <w:t>mantra paḍi’ ghara keha cāri-dige veḍe</w:t>
      </w:r>
    </w:p>
    <w:p w14:paraId="70F5B8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would recite mantras invoking Lord Viṣṇu’s protection, and some would recite mantras invoking goddess Durgā’s protection. Others would chant mantras while circumambulating the house.</w:t>
      </w:r>
    </w:p>
    <w:p w14:paraId="1282FE7B" w14:textId="760676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viṣṇu-rakṣā</w:t>
      </w:r>
      <w:r w:rsidRPr="00790008">
        <w:rPr>
          <w:rStyle w:val="BookTitle"/>
          <w:rFonts w:asciiTheme="minorHAnsi" w:hAnsiTheme="minorHAnsi" w:cstheme="minorHAnsi"/>
          <w:b w:val="0"/>
          <w:bCs w:val="0"/>
          <w:color w:val="000000"/>
          <w:sz w:val="28"/>
          <w:szCs w:val="28"/>
        </w:rPr>
        <w:t xml:space="preserve"> indicates the chanting of prayers to Viṣṇu, who destroys all dangers, for protecting the child. The word </w:t>
      </w:r>
      <w:r w:rsidRPr="00790008">
        <w:rPr>
          <w:rStyle w:val="BookTitle"/>
          <w:rFonts w:asciiTheme="minorHAnsi" w:hAnsiTheme="minorHAnsi" w:cstheme="minorHAnsi"/>
          <w:b w:val="0"/>
          <w:bCs w:val="0"/>
          <w:i/>
          <w:iCs/>
          <w:color w:val="000000"/>
          <w:sz w:val="28"/>
          <w:szCs w:val="28"/>
        </w:rPr>
        <w:t xml:space="preserve">devī-rakṣā </w:t>
      </w:r>
      <w:r w:rsidRPr="00790008">
        <w:rPr>
          <w:rStyle w:val="BookTitle"/>
          <w:rFonts w:asciiTheme="minorHAnsi" w:hAnsiTheme="minorHAnsi" w:cstheme="minorHAnsi"/>
          <w:b w:val="0"/>
          <w:bCs w:val="0"/>
          <w:color w:val="000000"/>
          <w:sz w:val="28"/>
          <w:szCs w:val="28"/>
        </w:rPr>
        <w:t xml:space="preserve">indicates the chanting of prayers to Durgā for protecting the child. The word </w:t>
      </w:r>
      <w:r w:rsidRPr="00790008">
        <w:rPr>
          <w:rStyle w:val="BookTitle"/>
          <w:rFonts w:asciiTheme="minorHAnsi" w:hAnsiTheme="minorHAnsi" w:cstheme="minorHAnsi"/>
          <w:b w:val="0"/>
          <w:bCs w:val="0"/>
          <w:i/>
          <w:iCs/>
          <w:color w:val="000000"/>
          <w:sz w:val="28"/>
          <w:szCs w:val="28"/>
        </w:rPr>
        <w:t xml:space="preserve">veḍe </w:t>
      </w:r>
      <w:r w:rsidRPr="00790008">
        <w:rPr>
          <w:rStyle w:val="BookTitle"/>
          <w:rFonts w:asciiTheme="minorHAnsi" w:hAnsiTheme="minorHAnsi" w:cstheme="minorHAnsi"/>
          <w:b w:val="0"/>
          <w:bCs w:val="0"/>
          <w:color w:val="000000"/>
          <w:sz w:val="28"/>
          <w:szCs w:val="28"/>
        </w:rPr>
        <w:t>means “go around.”</w:t>
      </w:r>
    </w:p>
    <w:p w14:paraId="46697E43" w14:textId="06A31B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w:t>
      </w:r>
    </w:p>
    <w:p w14:paraId="581DB8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E4981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kāndena prabhu kamala-locana</w:t>
      </w:r>
      <w:r w:rsidRPr="00790008">
        <w:rPr>
          <w:rStyle w:val="BookTitle"/>
          <w:rFonts w:asciiTheme="minorHAnsi" w:hAnsiTheme="minorHAnsi" w:cstheme="minorHAnsi"/>
          <w:b w:val="0"/>
          <w:bCs w:val="0"/>
          <w:color w:val="000000"/>
          <w:sz w:val="28"/>
          <w:szCs w:val="28"/>
        </w:rPr>
        <w:br/>
        <w:t>hari-nāma śunile rahena tata-kṣana</w:t>
      </w:r>
    </w:p>
    <w:p w14:paraId="279A51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lotus-eyed Lord cried, He would stop only upon hearing the chanting of the names of Hari.</w:t>
      </w:r>
    </w:p>
    <w:p w14:paraId="4EF5F1D0" w14:textId="1DB0ED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rahena </w:t>
      </w:r>
      <w:r w:rsidRPr="00790008">
        <w:rPr>
          <w:rStyle w:val="BookTitle"/>
          <w:rFonts w:asciiTheme="minorHAnsi" w:hAnsiTheme="minorHAnsi" w:cstheme="minorHAnsi"/>
          <w:b w:val="0"/>
          <w:bCs w:val="0"/>
          <w:color w:val="000000"/>
          <w:sz w:val="28"/>
          <w:szCs w:val="28"/>
        </w:rPr>
        <w:t>means “to halt” or “to stop.” (This verb is used in Bangladesh even today.)</w:t>
      </w:r>
    </w:p>
    <w:p w14:paraId="4C4AA416" w14:textId="0A2DF4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w:t>
      </w:r>
    </w:p>
    <w:p w14:paraId="6685AC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134FB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saṅketa ei sabe būjhilena</w:t>
      </w:r>
      <w:r w:rsidRPr="00790008">
        <w:rPr>
          <w:rStyle w:val="BookTitle"/>
          <w:rFonts w:asciiTheme="minorHAnsi" w:hAnsiTheme="minorHAnsi" w:cstheme="minorHAnsi"/>
          <w:b w:val="0"/>
          <w:bCs w:val="0"/>
          <w:color w:val="000000"/>
          <w:sz w:val="28"/>
          <w:szCs w:val="28"/>
        </w:rPr>
        <w:br/>
        <w:t>kāndilei hari-nāma sabei layena</w:t>
      </w:r>
    </w:p>
    <w:p w14:paraId="197C84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came to understand this great mystery, they would all begin to chant the names of Hari whenever the Lord cried.</w:t>
      </w:r>
    </w:p>
    <w:p w14:paraId="50B328C1" w14:textId="6645A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Everyone understood that if they did not chant the names of Hari, the Lord would continue crying, and if they would chant the names of Hari, the Lord would stop crying. Therefore they would chant the names of Hari before the Lord. Later, Mahāprabhu clearly explained the symptoms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or exalted devotee, to Rāmānanda Vasu as follows:</w:t>
      </w:r>
    </w:p>
    <w:p w14:paraId="3B8128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darśane mukhe āise kṛṣṇa-nāma</w:t>
      </w:r>
      <w:r w:rsidRPr="00790008">
        <w:rPr>
          <w:rStyle w:val="BookTitle"/>
          <w:rFonts w:asciiTheme="minorHAnsi" w:hAnsiTheme="minorHAnsi" w:cstheme="minorHAnsi"/>
          <w:b w:val="0"/>
          <w:bCs w:val="0"/>
          <w:color w:val="000000"/>
          <w:sz w:val="28"/>
          <w:szCs w:val="28"/>
        </w:rPr>
        <w:br/>
        <w:t>tāṅhāre jāniha tumi ’vaiṣṇava-pradhāna’</w:t>
      </w:r>
    </w:p>
    <w:p w14:paraId="4AC2792A" w14:textId="68AFCE10" w:rsidR="00594D06" w:rsidRPr="00F510D6" w:rsidRDefault="00594D06" w:rsidP="00FB48CC">
      <w:pPr>
        <w:pStyle w:val="Translation"/>
        <w:spacing w:before="0" w:after="86"/>
        <w:rPr>
          <w:rStyle w:val="BookTitle"/>
          <w:rFonts w:asciiTheme="minorHAnsi" w:hAnsiTheme="minorHAnsi" w:cstheme="minorHAnsi"/>
          <w:sz w:val="28"/>
          <w:szCs w:val="28"/>
        </w:rPr>
      </w:pPr>
      <w:commentRangeStart w:id="88"/>
      <w:r w:rsidRPr="00F510D6">
        <w:rPr>
          <w:rStyle w:val="BookTitle"/>
          <w:rFonts w:asciiTheme="minorHAnsi" w:hAnsiTheme="minorHAnsi" w:cstheme="minorHAnsi"/>
          <w:sz w:val="28"/>
          <w:szCs w:val="28"/>
        </w:rPr>
        <w:lastRenderedPageBreak/>
        <w:t>“Śrī Caitanya Mahāprabhu said: A first-class Vaiṣṇava is he whose very presence makes others chant the holy name of Kṛṣṇa.”</w:t>
      </w:r>
      <w:commentRangeEnd w:id="88"/>
      <w:r w:rsidR="00F510D6">
        <w:rPr>
          <w:rStyle w:val="CommentReference"/>
          <w:b w:val="0"/>
          <w:bCs w:val="0"/>
          <w:color w:val="auto"/>
        </w:rPr>
        <w:commentReference w:id="88"/>
      </w:r>
    </w:p>
    <w:p w14:paraId="21AF2989" w14:textId="6CCFE5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w:t>
      </w:r>
    </w:p>
    <w:p w14:paraId="57D928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2D6BCF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āvariyā thāke sarva-kṣaṇa</w:t>
      </w:r>
      <w:r w:rsidRPr="00790008">
        <w:rPr>
          <w:rStyle w:val="BookTitle"/>
          <w:rFonts w:asciiTheme="minorHAnsi" w:hAnsiTheme="minorHAnsi" w:cstheme="minorHAnsi"/>
          <w:b w:val="0"/>
          <w:bCs w:val="0"/>
          <w:color w:val="000000"/>
          <w:sz w:val="28"/>
          <w:szCs w:val="28"/>
        </w:rPr>
        <w:br/>
        <w:t>kautuka karaye ye rasika deva-gaṇa</w:t>
      </w:r>
    </w:p>
    <w:p w14:paraId="170D07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was constantly surrounded by people, some mischievous demigods played pranks on them.</w:t>
      </w:r>
    </w:p>
    <w:p w14:paraId="40D08481" w14:textId="59045A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Gaurahari desired to be always surrounded by many people. From His childhood the Lord inaugurated the sacrifice of chanting the names of Kṛṣṇa in the company of many people. Although the Lord destroys all dangers, lamentation, and fearfulness and awards immortality, the mischievous demigods found that His relatives who resided nearby and always stayed by His side were fearful, so in order to have some fun they scared them further.</w:t>
      </w:r>
    </w:p>
    <w:p w14:paraId="1A782EB2" w14:textId="0B670D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w:t>
      </w:r>
    </w:p>
    <w:p w14:paraId="0FA410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298E8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deva alakṣite gṛhete sāmbhāya</w:t>
      </w:r>
      <w:r w:rsidRPr="00790008">
        <w:rPr>
          <w:rStyle w:val="BookTitle"/>
          <w:rFonts w:asciiTheme="minorHAnsi" w:hAnsiTheme="minorHAnsi" w:cstheme="minorHAnsi"/>
          <w:b w:val="0"/>
          <w:bCs w:val="0"/>
          <w:color w:val="000000"/>
          <w:sz w:val="28"/>
          <w:szCs w:val="28"/>
        </w:rPr>
        <w:br/>
        <w:t>chāyā dekhi’ sabe bole,—’ei cora yāya’</w:t>
      </w:r>
    </w:p>
    <w:p w14:paraId="30C5BC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secretly entered the Lord’s house, and when the people saw his shadow, they exclaimed, “There goes a thief!”</w:t>
      </w:r>
    </w:p>
    <w:p w14:paraId="423CC489" w14:textId="69DBCF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sāmbhāya </w:t>
      </w:r>
      <w:r w:rsidRPr="00790008">
        <w:rPr>
          <w:rStyle w:val="BookTitle"/>
          <w:rFonts w:asciiTheme="minorHAnsi" w:hAnsiTheme="minorHAnsi" w:cstheme="minorHAnsi"/>
          <w:b w:val="0"/>
          <w:bCs w:val="0"/>
          <w:color w:val="000000"/>
          <w:sz w:val="28"/>
          <w:szCs w:val="28"/>
        </w:rPr>
        <w:t>means “to enter.”</w:t>
      </w:r>
    </w:p>
    <w:p w14:paraId="304CA5DF" w14:textId="14F2B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w:t>
      </w:r>
    </w:p>
    <w:p w14:paraId="078417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6EC38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’narasiṁha’ ’narasiṁha’ keha kare dhvani</w:t>
      </w:r>
      <w:r w:rsidRPr="00790008">
        <w:rPr>
          <w:rStyle w:val="BookTitle"/>
          <w:rFonts w:asciiTheme="minorHAnsi" w:hAnsiTheme="minorHAnsi" w:cstheme="minorHAnsi"/>
          <w:b w:val="0"/>
          <w:bCs w:val="0"/>
          <w:color w:val="000000"/>
          <w:sz w:val="28"/>
          <w:szCs w:val="28"/>
        </w:rPr>
        <w:br/>
        <w:t>’aparājitāra stotra’ kāro mukhe śuni</w:t>
      </w:r>
    </w:p>
    <w:p w14:paraId="08CB98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chanted, “Nṛsiṁha! Nṛsiṁha!” and someone offered prayers to Aparājitā, goddess Durgā.</w:t>
      </w:r>
    </w:p>
    <w:p w14:paraId="69C5AFE3" w14:textId="2CD1D4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was a common practice at that time to chant the name of Nṛsiṁha in order to be delivered from danger. People who were attached to the worship of Durgā, however, chanted prayers to goddess Aparājitā.</w:t>
      </w:r>
    </w:p>
    <w:p w14:paraId="5FF97BCB" w14:textId="06B50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w:t>
      </w:r>
    </w:p>
    <w:p w14:paraId="010EFC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28D5B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nānā-mantre keha daśa dik bandha kare</w:t>
      </w:r>
      <w:r w:rsidRPr="00790008">
        <w:rPr>
          <w:rStyle w:val="BookTitle"/>
          <w:rFonts w:asciiTheme="minorHAnsi" w:hAnsiTheme="minorHAnsi" w:cstheme="minorHAnsi"/>
          <w:b w:val="0"/>
          <w:bCs w:val="0"/>
          <w:color w:val="000000"/>
          <w:sz w:val="28"/>
          <w:szCs w:val="28"/>
        </w:rPr>
        <w:br/>
        <w:t>uṭhila parama kalarava śacī-ghare</w:t>
      </w:r>
    </w:p>
    <w:p w14:paraId="067F4A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Someone else would protect the ten directions by mantra. In this way a commotion arose in the house of Mother Śacī.</w:t>
      </w:r>
    </w:p>
    <w:p w14:paraId="7432D7C1" w14:textId="05AADA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process of protecting the ten directions with mantras in order to stop any danger from entering was also current.</w:t>
      </w:r>
    </w:p>
    <w:p w14:paraId="5D8C0B0F" w14:textId="16809F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w:t>
      </w:r>
    </w:p>
    <w:p w14:paraId="609139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932C6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gṛhera bahire deva yāya</w:t>
      </w:r>
      <w:r w:rsidRPr="00790008">
        <w:rPr>
          <w:rStyle w:val="BookTitle"/>
          <w:rFonts w:asciiTheme="minorHAnsi" w:hAnsiTheme="minorHAnsi" w:cstheme="minorHAnsi"/>
          <w:b w:val="0"/>
          <w:bCs w:val="0"/>
          <w:color w:val="000000"/>
          <w:sz w:val="28"/>
          <w:szCs w:val="28"/>
        </w:rPr>
        <w:br/>
        <w:t>sabe bole,—’ei-mata āse o pālāya’</w:t>
      </w:r>
    </w:p>
    <w:p w14:paraId="733618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demigod left the house after seeing the Lord, everyone exclaimed, “There he goes!”</w:t>
      </w:r>
    </w:p>
    <w:p w14:paraId="40001987" w14:textId="5C563B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the second line is </w:t>
      </w:r>
      <w:r w:rsidRPr="00790008">
        <w:rPr>
          <w:rStyle w:val="BookTitle"/>
          <w:rFonts w:asciiTheme="minorHAnsi" w:hAnsiTheme="minorHAnsi" w:cstheme="minorHAnsi"/>
          <w:b w:val="0"/>
          <w:bCs w:val="0"/>
          <w:i/>
          <w:iCs/>
          <w:color w:val="000000"/>
          <w:sz w:val="28"/>
          <w:szCs w:val="28"/>
        </w:rPr>
        <w:t>sabe bole, ei jāta-hārṇī palāya</w:t>
      </w:r>
      <w:r w:rsidRPr="00790008">
        <w:rPr>
          <w:rStyle w:val="BookTitle"/>
          <w:rFonts w:asciiTheme="minorHAnsi" w:hAnsiTheme="minorHAnsi" w:cstheme="minorHAnsi"/>
          <w:b w:val="0"/>
          <w:bCs w:val="0"/>
          <w:color w:val="000000"/>
          <w:sz w:val="28"/>
          <w:szCs w:val="28"/>
        </w:rPr>
        <w:t>—“Everyone exclaimed, ’There goes that witch!’”</w:t>
      </w:r>
    </w:p>
    <w:p w14:paraId="5EE02024" w14:textId="428641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4.15</w:t>
      </w:r>
    </w:p>
    <w:p w14:paraId="573DFC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669D4F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bole,—’dhara, dhara, ei cora yāya’</w:t>
      </w:r>
      <w:r w:rsidRPr="00790008">
        <w:rPr>
          <w:rStyle w:val="BookTitle"/>
          <w:rFonts w:asciiTheme="minorHAnsi" w:hAnsiTheme="minorHAnsi" w:cstheme="minorHAnsi"/>
          <w:b w:val="0"/>
          <w:bCs w:val="0"/>
          <w:color w:val="000000"/>
          <w:sz w:val="28"/>
          <w:szCs w:val="28"/>
        </w:rPr>
        <w:br/>
        <w:t>’nṛsiṁha’ ’nṛsiṁha’ keha ḍākaye sadāya</w:t>
      </w:r>
    </w:p>
    <w:p w14:paraId="3A473E7D" w14:textId="3BF950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“Catch him! Catch him! There goes the thief!” Someone else repeatedly chanted, “Nṛsiṁha! Nṛsiṁha!”</w:t>
      </w:r>
    </w:p>
    <w:p w14:paraId="5A350D54" w14:textId="5DC390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4.16</w:t>
      </w:r>
    </w:p>
    <w:p w14:paraId="404D4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627566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ojhā bole,—’āji eḍāili bhāla</w:t>
      </w:r>
      <w:r w:rsidRPr="00790008">
        <w:rPr>
          <w:rStyle w:val="BookTitle"/>
          <w:rFonts w:asciiTheme="minorHAnsi" w:hAnsiTheme="minorHAnsi" w:cstheme="minorHAnsi"/>
          <w:b w:val="0"/>
          <w:bCs w:val="0"/>
          <w:color w:val="000000"/>
          <w:sz w:val="28"/>
          <w:szCs w:val="28"/>
        </w:rPr>
        <w:br/>
        <w:t>nā jānis nṛsiṁhera pratāpa viśāla’</w:t>
      </w:r>
    </w:p>
    <w:p w14:paraId="00BDA0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exorcist said, “You are lucky you escaped today. You don’t know the great power of Lord Nṛsiṁhadeva!”</w:t>
      </w:r>
    </w:p>
    <w:p w14:paraId="58172FAC" w14:textId="7D59FF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ojhā </w:t>
      </w:r>
      <w:r w:rsidRPr="00790008">
        <w:rPr>
          <w:rStyle w:val="BookTitle"/>
          <w:rFonts w:asciiTheme="minorHAnsi" w:hAnsiTheme="minorHAnsi" w:cstheme="minorHAnsi"/>
          <w:b w:val="0"/>
          <w:bCs w:val="0"/>
          <w:color w:val="000000"/>
          <w:sz w:val="28"/>
          <w:szCs w:val="28"/>
        </w:rPr>
        <w:t>is a corruption of the name Upādhyāya. People with such a name are generally physicians expert in chanting mantras to treat those suffering from ghosts, evil spirits, and snake bites. The great potency of the Nṛsiṁha-mantra is fierce and unbearable for ghosts, evil spirits, and apparitions.</w:t>
      </w:r>
    </w:p>
    <w:p w14:paraId="0C8CCB3B" w14:textId="7B4411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4.17</w:t>
      </w:r>
    </w:p>
    <w:p w14:paraId="105D3F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FB33A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seikhāne thāki’ deva hāse alakṣite</w:t>
      </w:r>
      <w:r w:rsidRPr="00790008">
        <w:rPr>
          <w:rStyle w:val="BookTitle"/>
          <w:rFonts w:asciiTheme="minorHAnsi" w:hAnsiTheme="minorHAnsi" w:cstheme="minorHAnsi"/>
          <w:b w:val="0"/>
          <w:bCs w:val="0"/>
          <w:color w:val="000000"/>
          <w:sz w:val="28"/>
          <w:szCs w:val="28"/>
        </w:rPr>
        <w:br/>
        <w:t>paripūrṇa haila māseka ei-mate</w:t>
      </w:r>
    </w:p>
    <w:p w14:paraId="19A5792C" w14:textId="4CE607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who were secretly standing there watching everything began to laugh, and in this way one month passed.</w:t>
      </w:r>
    </w:p>
    <w:p w14:paraId="7C264BFF" w14:textId="317B1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4.18</w:t>
      </w:r>
    </w:p>
    <w:p w14:paraId="643E6C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F2C37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bālaka-utthāna-parve yata nārī-gaṇa</w:t>
      </w:r>
      <w:r w:rsidRPr="00790008">
        <w:rPr>
          <w:rStyle w:val="BookTitle"/>
          <w:rFonts w:asciiTheme="minorHAnsi" w:hAnsiTheme="minorHAnsi" w:cstheme="minorHAnsi"/>
          <w:b w:val="0"/>
          <w:bCs w:val="0"/>
          <w:color w:val="000000"/>
          <w:sz w:val="28"/>
          <w:szCs w:val="28"/>
        </w:rPr>
        <w:br/>
        <w:t>śacī-saṅge gaṅgā-snāne karilā gamana</w:t>
      </w:r>
    </w:p>
    <w:p w14:paraId="0500E3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occasion of the child’s coming out of the maternity room, the ladies accompanied Śacīdevī for bath in the Ganges.</w:t>
      </w:r>
    </w:p>
    <w:p w14:paraId="6FB8CB8E" w14:textId="05B17C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bālaka-utthāna-parve </w:t>
      </w:r>
      <w:r w:rsidRPr="00790008">
        <w:rPr>
          <w:rStyle w:val="BookTitle"/>
          <w:rFonts w:asciiTheme="minorHAnsi" w:hAnsiTheme="minorHAnsi" w:cstheme="minorHAnsi"/>
          <w:b w:val="0"/>
          <w:bCs w:val="0"/>
          <w:color w:val="000000"/>
          <w:sz w:val="28"/>
          <w:szCs w:val="28"/>
        </w:rPr>
        <w:t xml:space="preserve">refers to the occasion when a child is brought out of the maternity room. In ancient times the mother had to remain in the maternity room for four months after the child was born. This occasion is also known as </w:t>
      </w:r>
      <w:r w:rsidRPr="00790008">
        <w:rPr>
          <w:rStyle w:val="BookTitle"/>
          <w:rFonts w:asciiTheme="minorHAnsi" w:hAnsiTheme="minorHAnsi" w:cstheme="minorHAnsi"/>
          <w:b w:val="0"/>
          <w:bCs w:val="0"/>
          <w:i/>
          <w:iCs/>
          <w:color w:val="000000"/>
          <w:sz w:val="28"/>
          <w:szCs w:val="28"/>
        </w:rPr>
        <w:t>sūrya-darśana-saṁskāra</w:t>
      </w:r>
      <w:r w:rsidRPr="00790008">
        <w:rPr>
          <w:rStyle w:val="BookTitle"/>
          <w:rFonts w:asciiTheme="minorHAnsi" w:hAnsiTheme="minorHAnsi" w:cstheme="minorHAnsi"/>
          <w:b w:val="0"/>
          <w:bCs w:val="0"/>
          <w:color w:val="000000"/>
          <w:sz w:val="28"/>
          <w:szCs w:val="28"/>
        </w:rPr>
        <w:t xml:space="preserve">, or seeing the sun for the first time. It has now been established that after childbirth,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mothers are contaminated for 21 days and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mothers are contaminated for one month. At the time of Śrīmān Mahāprabhu the period of contamination for the mother of a newborn child was one month, as confirmed in verse 17: </w:t>
      </w:r>
      <w:r w:rsidRPr="00790008">
        <w:rPr>
          <w:rStyle w:val="BookTitle"/>
          <w:rFonts w:asciiTheme="minorHAnsi" w:hAnsiTheme="minorHAnsi" w:cstheme="minorHAnsi"/>
          <w:b w:val="0"/>
          <w:bCs w:val="0"/>
          <w:i/>
          <w:iCs/>
          <w:color w:val="000000"/>
          <w:sz w:val="28"/>
          <w:szCs w:val="28"/>
        </w:rPr>
        <w:t>paripūrṇa haila māseka ei-mate</w:t>
      </w:r>
      <w:r w:rsidRPr="00790008">
        <w:rPr>
          <w:rStyle w:val="BookTitle"/>
          <w:rFonts w:asciiTheme="minorHAnsi" w:hAnsiTheme="minorHAnsi" w:cstheme="minorHAnsi"/>
          <w:b w:val="0"/>
          <w:bCs w:val="0"/>
          <w:color w:val="000000"/>
          <w:sz w:val="28"/>
          <w:szCs w:val="28"/>
        </w:rPr>
        <w:t xml:space="preserve">—“in this way one month passed.” Later on, Satī Mā, the wife of one Rāmaśaraṇa Pāla (of the </w:t>
      </w:r>
      <w:r w:rsidRPr="00790008">
        <w:rPr>
          <w:rStyle w:val="BookTitle"/>
          <w:rFonts w:asciiTheme="minorHAnsi" w:hAnsiTheme="minorHAnsi" w:cstheme="minorHAnsi"/>
          <w:b w:val="0"/>
          <w:bCs w:val="0"/>
          <w:i/>
          <w:iCs/>
          <w:color w:val="000000"/>
          <w:sz w:val="28"/>
          <w:szCs w:val="28"/>
        </w:rPr>
        <w:t xml:space="preserve">āula-sahajiyā </w:t>
      </w:r>
      <w:r w:rsidRPr="00790008">
        <w:rPr>
          <w:rStyle w:val="BookTitle"/>
          <w:rFonts w:asciiTheme="minorHAnsi" w:hAnsiTheme="minorHAnsi" w:cstheme="minorHAnsi"/>
          <w:b w:val="0"/>
          <w:bCs w:val="0"/>
          <w:color w:val="000000"/>
          <w:sz w:val="28"/>
          <w:szCs w:val="28"/>
        </w:rPr>
        <w:t>sect) came out of the maternity room right after giving childbirth on the grounds that the child was gifted by Lord Hari.</w:t>
      </w:r>
    </w:p>
    <w:p w14:paraId="1F65E73F" w14:textId="4AD9B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4.19</w:t>
      </w:r>
    </w:p>
    <w:p w14:paraId="23651B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05525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vādya-gīta-kolāhale kari’ gaṅgā-snāna</w:t>
      </w:r>
      <w:r w:rsidRPr="00790008">
        <w:rPr>
          <w:rStyle w:val="BookTitle"/>
          <w:rFonts w:asciiTheme="minorHAnsi" w:hAnsiTheme="minorHAnsi" w:cstheme="minorHAnsi"/>
          <w:b w:val="0"/>
          <w:bCs w:val="0"/>
          <w:color w:val="000000"/>
          <w:sz w:val="28"/>
          <w:szCs w:val="28"/>
        </w:rPr>
        <w:br/>
        <w:t>āge gaṅgā pūji’ tabe gelā ’ṣaṣṭhī-sthāna’</w:t>
      </w:r>
    </w:p>
    <w:p w14:paraId="69EBB9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went for bath, they sang and played musical instruments. They first worshiped the Ganges, and then they went to worship Ṣaṣṭhī.</w:t>
      </w:r>
    </w:p>
    <w:p w14:paraId="3732C0A6" w14:textId="0E22D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Ṣaṣṭhī is an imaginary village goddess. This imaginary village goddess is worshiped in order to ensure that the child would not die early but would live up to sixty years. People say that goddess Ṣaṣṭhī is to be worshiped on the sixth day after a child is born. This is part of the </w:t>
      </w:r>
      <w:r w:rsidRPr="00790008">
        <w:rPr>
          <w:rStyle w:val="BookTitle"/>
          <w:rFonts w:asciiTheme="minorHAnsi" w:hAnsiTheme="minorHAnsi" w:cstheme="minorHAnsi"/>
          <w:b w:val="0"/>
          <w:bCs w:val="0"/>
          <w:i/>
          <w:iCs/>
          <w:color w:val="000000"/>
          <w:sz w:val="28"/>
          <w:szCs w:val="28"/>
        </w:rPr>
        <w:t>niṣkramaṇa-saṁskāra</w:t>
      </w:r>
      <w:r w:rsidRPr="00790008">
        <w:rPr>
          <w:rStyle w:val="BookTitle"/>
          <w:rFonts w:asciiTheme="minorHAnsi" w:hAnsiTheme="minorHAnsi" w:cstheme="minorHAnsi"/>
          <w:b w:val="0"/>
          <w:bCs w:val="0"/>
          <w:color w:val="000000"/>
          <w:sz w:val="28"/>
          <w:szCs w:val="28"/>
        </w:rPr>
        <w:t>, the occasion of coming out of the maternity room. The word</w:t>
      </w:r>
      <w:r w:rsidRPr="00790008">
        <w:rPr>
          <w:rStyle w:val="BookTitle"/>
          <w:rFonts w:asciiTheme="minorHAnsi" w:hAnsiTheme="minorHAnsi" w:cstheme="minorHAnsi"/>
          <w:b w:val="0"/>
          <w:bCs w:val="0"/>
          <w:i/>
          <w:iCs/>
          <w:color w:val="000000"/>
          <w:sz w:val="28"/>
          <w:szCs w:val="28"/>
        </w:rPr>
        <w:t xml:space="preserve"> ṣaṣṭhī-sthāna </w:t>
      </w:r>
      <w:r w:rsidRPr="00790008">
        <w:rPr>
          <w:rStyle w:val="BookTitle"/>
          <w:rFonts w:asciiTheme="minorHAnsi" w:hAnsiTheme="minorHAnsi" w:cstheme="minorHAnsi"/>
          <w:b w:val="0"/>
          <w:bCs w:val="0"/>
          <w:color w:val="000000"/>
          <w:sz w:val="28"/>
          <w:szCs w:val="28"/>
        </w:rPr>
        <w:t>refers to the place beneath either a peepal tree or a banyan tree where goddess Ṣaṣṭhī is seated on a cat and holding a newborn child on her lap.</w:t>
      </w:r>
    </w:p>
    <w:p w14:paraId="311581DD" w14:textId="78A5AF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4.20</w:t>
      </w:r>
    </w:p>
    <w:p w14:paraId="2123C1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166CF6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 pūji’ saba devera caraṇa</w:t>
      </w:r>
      <w:r w:rsidRPr="00790008">
        <w:rPr>
          <w:rStyle w:val="BookTitle"/>
          <w:rFonts w:asciiTheme="minorHAnsi" w:hAnsiTheme="minorHAnsi" w:cstheme="minorHAnsi"/>
          <w:b w:val="0"/>
          <w:bCs w:val="0"/>
          <w:color w:val="000000"/>
          <w:sz w:val="28"/>
          <w:szCs w:val="28"/>
        </w:rPr>
        <w:br/>
        <w:t>āilena gṛhe paripūrṇa nārī-gaṇa</w:t>
      </w:r>
    </w:p>
    <w:p w14:paraId="63243A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properly worshiping the feet of all the gods, the ladies returned home </w:t>
      </w:r>
      <w:r w:rsidRPr="00790008">
        <w:rPr>
          <w:rStyle w:val="BookTitle"/>
          <w:rFonts w:asciiTheme="minorHAnsi" w:hAnsiTheme="minorHAnsi" w:cstheme="minorHAnsi"/>
          <w:b/>
          <w:bCs/>
          <w:color w:val="800000"/>
          <w:sz w:val="28"/>
          <w:szCs w:val="28"/>
        </w:rPr>
        <w:lastRenderedPageBreak/>
        <w:t>feeling satisfied.</w:t>
      </w:r>
    </w:p>
    <w:p w14:paraId="4F02BFA8" w14:textId="132DE7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Worshiping the feet of ordinary demigods is a mundane practice that is also called idol worship. According to the monist philosophy, this is the method of worshiping the Absolute Truth with qualities (</w:t>
      </w:r>
      <w:r w:rsidRPr="00790008">
        <w:rPr>
          <w:rStyle w:val="BookTitle"/>
          <w:rFonts w:asciiTheme="minorHAnsi" w:hAnsiTheme="minorHAnsi" w:cstheme="minorHAnsi"/>
          <w:b w:val="0"/>
          <w:bCs w:val="0"/>
          <w:i/>
          <w:iCs/>
          <w:color w:val="000000"/>
          <w:sz w:val="28"/>
          <w:szCs w:val="28"/>
        </w:rPr>
        <w:t>saguṇa</w:t>
      </w:r>
      <w:r w:rsidRPr="00790008">
        <w:rPr>
          <w:rStyle w:val="BookTitle"/>
          <w:rFonts w:asciiTheme="minorHAnsi" w:hAnsiTheme="minorHAnsi" w:cstheme="minorHAnsi"/>
          <w:b w:val="0"/>
          <w:bCs w:val="0"/>
          <w:color w:val="000000"/>
          <w:sz w:val="28"/>
          <w:szCs w:val="28"/>
        </w:rPr>
        <w:t>). According to the unalloyed devotees of Viṣṇu, however, all the demigods and demigoddesses are constitutionally servants of Lord Viṣṇu and part and parcel of Viṣṇu. Their eternal occupation is to serve Lord Viṣṇu.</w:t>
      </w:r>
    </w:p>
    <w:p w14:paraId="377F80B9" w14:textId="5441A9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4.21</w:t>
      </w:r>
    </w:p>
    <w:p w14:paraId="317A1A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6C9EE0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kalā, taila, sindūra, guyā, pāna</w:t>
      </w:r>
      <w:r w:rsidRPr="00790008">
        <w:rPr>
          <w:rStyle w:val="BookTitle"/>
          <w:rFonts w:asciiTheme="minorHAnsi" w:hAnsiTheme="minorHAnsi" w:cstheme="minorHAnsi"/>
          <w:b w:val="0"/>
          <w:bCs w:val="0"/>
          <w:color w:val="000000"/>
          <w:sz w:val="28"/>
          <w:szCs w:val="28"/>
        </w:rPr>
        <w:br/>
        <w:t>sabāre dilena āi kariyā samāna</w:t>
      </w:r>
    </w:p>
    <w:p w14:paraId="6AEDFF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then respectfully distributed roasted paddy, bananas, mustard oil, vermilion, betel nut, and pān to the ladies.</w:t>
      </w:r>
    </w:p>
    <w:p w14:paraId="75DD7E21" w14:textId="7FE0B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āi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āryā</w:t>
      </w:r>
      <w:r w:rsidRPr="00790008">
        <w:rPr>
          <w:rStyle w:val="BookTitle"/>
          <w:rFonts w:asciiTheme="minorHAnsi" w:hAnsiTheme="minorHAnsi" w:cstheme="minorHAnsi"/>
          <w:b w:val="0"/>
          <w:bCs w:val="0"/>
          <w:color w:val="000000"/>
          <w:sz w:val="28"/>
          <w:szCs w:val="28"/>
        </w:rPr>
        <w:t xml:space="preserve"> (an address for an Āryan’s mother) and is used throughout this book as an address for Mother Śacī.</w:t>
      </w:r>
    </w:p>
    <w:p w14:paraId="4D3CB33F" w14:textId="5C2AE7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4.22</w:t>
      </w:r>
    </w:p>
    <w:p w14:paraId="2CB54A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38356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bālakere āśiṣiyā sarva-nārī-gaṇa</w:t>
      </w:r>
      <w:r w:rsidRPr="00790008">
        <w:rPr>
          <w:rStyle w:val="BookTitle"/>
          <w:rFonts w:asciiTheme="minorHAnsi" w:hAnsiTheme="minorHAnsi" w:cstheme="minorHAnsi"/>
          <w:b w:val="0"/>
          <w:bCs w:val="0"/>
          <w:color w:val="000000"/>
          <w:sz w:val="28"/>
          <w:szCs w:val="28"/>
        </w:rPr>
        <w:br/>
        <w:t>calilena gṛhe, vandi’ āira caraṇa</w:t>
      </w:r>
    </w:p>
    <w:p w14:paraId="21772F8E" w14:textId="261CC1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then blessed the child, offered obeisances to Mother Śacī, and departed for their respective homes.</w:t>
      </w:r>
    </w:p>
    <w:p w14:paraId="74680E0F" w14:textId="3BE06B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4.23</w:t>
      </w:r>
    </w:p>
    <w:p w14:paraId="56F04D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46FE2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vaise prabhu āpana-līlāya</w:t>
      </w:r>
      <w:r w:rsidRPr="00790008">
        <w:rPr>
          <w:rStyle w:val="BookTitle"/>
          <w:rFonts w:asciiTheme="minorHAnsi" w:hAnsiTheme="minorHAnsi" w:cstheme="minorHAnsi"/>
          <w:b w:val="0"/>
          <w:bCs w:val="0"/>
          <w:color w:val="000000"/>
          <w:sz w:val="28"/>
          <w:szCs w:val="28"/>
        </w:rPr>
        <w:br/>
        <w:t>ke tāne jānite pāre, yadi nā jānāya</w:t>
      </w:r>
    </w:p>
    <w:p w14:paraId="2D7D0D8B" w14:textId="73EF8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performed His pastimes. Who can understand them, unless they are inspired by the Lord?</w:t>
      </w:r>
    </w:p>
    <w:p w14:paraId="317D5A39" w14:textId="3E1E88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4.24</w:t>
      </w:r>
    </w:p>
    <w:p w14:paraId="30FB16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D549B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karāite cāhe prabhu āpana-kīrtana</w:t>
      </w:r>
      <w:r w:rsidRPr="00790008">
        <w:rPr>
          <w:rStyle w:val="BookTitle"/>
          <w:rFonts w:asciiTheme="minorHAnsi" w:hAnsiTheme="minorHAnsi" w:cstheme="minorHAnsi"/>
          <w:b w:val="0"/>
          <w:bCs w:val="0"/>
          <w:color w:val="000000"/>
          <w:sz w:val="28"/>
          <w:szCs w:val="28"/>
        </w:rPr>
        <w:br/>
        <w:t>etad arthe kare prabhu saghane rodana</w:t>
      </w:r>
    </w:p>
    <w:p w14:paraId="1A160C56" w14:textId="1E23C5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wanted everyone to chant His holy names, so He cried frequently.</w:t>
      </w:r>
    </w:p>
    <w:p w14:paraId="5AE40AFE" w14:textId="06F730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4.25</w:t>
      </w:r>
    </w:p>
    <w:p w14:paraId="7986A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AC60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yata yata prabodha karaye nārī-gaṇa</w:t>
      </w:r>
      <w:r w:rsidRPr="00790008">
        <w:rPr>
          <w:rStyle w:val="BookTitle"/>
          <w:rFonts w:asciiTheme="minorHAnsi" w:hAnsiTheme="minorHAnsi" w:cstheme="minorHAnsi"/>
          <w:b w:val="0"/>
          <w:bCs w:val="0"/>
          <w:color w:val="000000"/>
          <w:sz w:val="28"/>
          <w:szCs w:val="28"/>
        </w:rPr>
        <w:br/>
        <w:t>prabhu punaḥ punaḥ kari’ karaye krandana</w:t>
      </w:r>
    </w:p>
    <w:p w14:paraId="61A8F257" w14:textId="11D59B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more the ladies tried to pacify the Lord, the more He would cry.</w:t>
      </w:r>
    </w:p>
    <w:p w14:paraId="2965E0ED" w14:textId="7F4C97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4.26</w:t>
      </w:r>
    </w:p>
    <w:p w14:paraId="4472BE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26286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 yadi ḍāke sarva-jane</w:t>
      </w:r>
      <w:r w:rsidRPr="00790008">
        <w:rPr>
          <w:rStyle w:val="BookTitle"/>
          <w:rFonts w:asciiTheme="minorHAnsi" w:hAnsiTheme="minorHAnsi" w:cstheme="minorHAnsi"/>
          <w:b w:val="0"/>
          <w:bCs w:val="0"/>
          <w:color w:val="000000"/>
          <w:sz w:val="28"/>
          <w:szCs w:val="28"/>
        </w:rPr>
        <w:br/>
        <w:t>tabe prabhu hāsi’ cā’na śrī-candra-vadane</w:t>
      </w:r>
    </w:p>
    <w:p w14:paraId="34B4A2B6" w14:textId="2A4E21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as soon as they chanted the name of Hari, the Lord would smile and look at them with His moonlike face.</w:t>
      </w:r>
    </w:p>
    <w:p w14:paraId="10D2DEB9" w14:textId="34028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4.27</w:t>
      </w:r>
    </w:p>
    <w:p w14:paraId="04B71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63AF7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jāniyā prabhura citta sarva-jana meli’</w:t>
      </w:r>
      <w:r w:rsidRPr="00790008">
        <w:rPr>
          <w:rStyle w:val="BookTitle"/>
          <w:rFonts w:asciiTheme="minorHAnsi" w:hAnsiTheme="minorHAnsi" w:cstheme="minorHAnsi"/>
          <w:b w:val="0"/>
          <w:bCs w:val="0"/>
          <w:color w:val="000000"/>
          <w:sz w:val="28"/>
          <w:szCs w:val="28"/>
        </w:rPr>
        <w:br/>
        <w:t>sadāi balena ’hari’ diyā karatāli</w:t>
      </w:r>
    </w:p>
    <w:p w14:paraId="06E22434" w14:textId="68D108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the heart of the Lord, everyone continually chanted the name of Hari while clapping their hands.</w:t>
      </w:r>
    </w:p>
    <w:p w14:paraId="2C939823" w14:textId="24ACD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4.28</w:t>
      </w:r>
    </w:p>
    <w:p w14:paraId="354047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61B38A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ānande karaye sabe hari-saṅkīrtana</w:t>
      </w:r>
      <w:r w:rsidRPr="00790008">
        <w:rPr>
          <w:rStyle w:val="BookTitle"/>
          <w:rFonts w:asciiTheme="minorHAnsi" w:hAnsiTheme="minorHAnsi" w:cstheme="minorHAnsi"/>
          <w:b w:val="0"/>
          <w:bCs w:val="0"/>
          <w:color w:val="000000"/>
          <w:sz w:val="28"/>
          <w:szCs w:val="28"/>
        </w:rPr>
        <w:br/>
        <w:t>hari-nāme pūrṇa haila śacīra bhavana</w:t>
      </w:r>
    </w:p>
    <w:p w14:paraId="2DD366EE" w14:textId="0F483F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happily performed congregational chanting of the name of Hari, and thus Śacī’s house became filled with the sound of the holy name of Hari.</w:t>
      </w:r>
    </w:p>
    <w:p w14:paraId="22207DB2" w14:textId="0569F6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4.29</w:t>
      </w:r>
    </w:p>
    <w:p w14:paraId="5382E9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7ACA9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vaise prabhu jagannātha-ghare</w:t>
      </w:r>
      <w:r w:rsidRPr="00790008">
        <w:rPr>
          <w:rStyle w:val="BookTitle"/>
          <w:rFonts w:asciiTheme="minorHAnsi" w:hAnsiTheme="minorHAnsi" w:cstheme="minorHAnsi"/>
          <w:b w:val="0"/>
          <w:bCs w:val="0"/>
          <w:color w:val="000000"/>
          <w:sz w:val="28"/>
          <w:szCs w:val="28"/>
        </w:rPr>
        <w:br/>
        <w:t>gupta-bhāve gopālera prāya keli kare</w:t>
      </w:r>
    </w:p>
    <w:p w14:paraId="0DEFE8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resided in the house of Jagannātha Miśra, He secretly performed pastimes similar to those of Gopāla Kṛṣṇa.</w:t>
      </w:r>
    </w:p>
    <w:p w14:paraId="1E96774B" w14:textId="476522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gopālera prāya </w:t>
      </w:r>
      <w:r w:rsidRPr="00790008">
        <w:rPr>
          <w:rStyle w:val="BookTitle"/>
          <w:rFonts w:asciiTheme="minorHAnsi" w:hAnsiTheme="minorHAnsi" w:cstheme="minorHAnsi"/>
          <w:b w:val="0"/>
          <w:bCs w:val="0"/>
          <w:color w:val="000000"/>
          <w:sz w:val="28"/>
          <w:szCs w:val="28"/>
        </w:rPr>
        <w:t>means “like the son of Nanda, the king of the cowherd men.”</w:t>
      </w:r>
    </w:p>
    <w:p w14:paraId="0D6B2EDF" w14:textId="5B462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4.30-31</w:t>
      </w:r>
    </w:p>
    <w:p w14:paraId="63F1E4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30-31</w:t>
      </w:r>
    </w:p>
    <w:p w14:paraId="51D5D5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samaya, yakhana nā thāke keha ghare</w:t>
      </w:r>
      <w:r w:rsidRPr="00790008">
        <w:rPr>
          <w:rStyle w:val="BookTitle"/>
          <w:rFonts w:asciiTheme="minorHAnsi" w:hAnsiTheme="minorHAnsi" w:cstheme="minorHAnsi"/>
          <w:b w:val="0"/>
          <w:bCs w:val="0"/>
          <w:color w:val="000000"/>
          <w:sz w:val="28"/>
          <w:szCs w:val="28"/>
        </w:rPr>
        <w:br/>
        <w:t>ye-kichu thākaye ghare, sakala vithāre</w:t>
      </w:r>
    </w:p>
    <w:p w14:paraId="651D31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vithāriyā sakala phelāya cāri-bhite</w:t>
      </w:r>
      <w:r w:rsidRPr="00790008">
        <w:rPr>
          <w:rStyle w:val="BookTitle"/>
          <w:rFonts w:asciiTheme="minorHAnsi" w:hAnsiTheme="minorHAnsi" w:cstheme="minorHAnsi"/>
          <w:b w:val="0"/>
          <w:bCs w:val="0"/>
          <w:color w:val="000000"/>
          <w:sz w:val="28"/>
          <w:szCs w:val="28"/>
        </w:rPr>
        <w:br/>
        <w:t>sarva-ghara bhare taila, dugdha, ghola, ghṛte</w:t>
      </w:r>
    </w:p>
    <w:p w14:paraId="099F94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was no one home, the Lord would scatter things here and there and then pour oil, milk, buttermilk, and ghee on the floor.</w:t>
      </w:r>
    </w:p>
    <w:p w14:paraId="544B395A" w14:textId="47C272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vithāre</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vistāra</w:t>
      </w:r>
      <w:r w:rsidRPr="00790008">
        <w:rPr>
          <w:rStyle w:val="BookTitle"/>
          <w:rFonts w:asciiTheme="minorHAnsi" w:hAnsiTheme="minorHAnsi" w:cstheme="minorHAnsi"/>
          <w:b w:val="0"/>
          <w:bCs w:val="0"/>
          <w:color w:val="000000"/>
          <w:sz w:val="28"/>
          <w:szCs w:val="28"/>
        </w:rPr>
        <w:t xml:space="preserve">, or “scattered here and there.” The word </w:t>
      </w:r>
      <w:r w:rsidRPr="00790008">
        <w:rPr>
          <w:rStyle w:val="BookTitle"/>
          <w:rFonts w:asciiTheme="minorHAnsi" w:hAnsiTheme="minorHAnsi" w:cstheme="minorHAnsi"/>
          <w:b w:val="0"/>
          <w:bCs w:val="0"/>
          <w:i/>
          <w:iCs/>
          <w:color w:val="000000"/>
          <w:sz w:val="28"/>
          <w:szCs w:val="28"/>
        </w:rPr>
        <w:t>bhite</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bhitti</w:t>
      </w:r>
      <w:r w:rsidRPr="00790008">
        <w:rPr>
          <w:rStyle w:val="BookTitle"/>
          <w:rFonts w:asciiTheme="minorHAnsi" w:hAnsiTheme="minorHAnsi" w:cstheme="minorHAnsi"/>
          <w:b w:val="0"/>
          <w:bCs w:val="0"/>
          <w:color w:val="000000"/>
          <w:sz w:val="28"/>
          <w:szCs w:val="28"/>
        </w:rPr>
        <w:t>, which means “direction.”</w:t>
      </w:r>
    </w:p>
    <w:p w14:paraId="64E40F47" w14:textId="778AB5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4.32</w:t>
      </w:r>
    </w:p>
    <w:p w14:paraId="1C2B11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0C325E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 āise’,—hena jāniyā āpane</w:t>
      </w:r>
      <w:r w:rsidRPr="00790008">
        <w:rPr>
          <w:rStyle w:val="BookTitle"/>
          <w:rFonts w:asciiTheme="minorHAnsi" w:hAnsiTheme="minorHAnsi" w:cstheme="minorHAnsi"/>
          <w:b w:val="0"/>
          <w:bCs w:val="0"/>
          <w:color w:val="000000"/>
          <w:sz w:val="28"/>
          <w:szCs w:val="28"/>
        </w:rPr>
        <w:br/>
        <w:t>śayane āchena prabhu, karena rodane</w:t>
      </w:r>
    </w:p>
    <w:p w14:paraId="182FE8FF" w14:textId="2C1066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He understood that His mother was coming, He would lie down and begin to cry.</w:t>
      </w:r>
    </w:p>
    <w:p w14:paraId="010A502A" w14:textId="0FBF4E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4.33</w:t>
      </w:r>
    </w:p>
    <w:p w14:paraId="03B200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71A87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baliyā sāntvanā kare mā’ya</w:t>
      </w:r>
      <w:r w:rsidRPr="00790008">
        <w:rPr>
          <w:rStyle w:val="BookTitle"/>
          <w:rFonts w:asciiTheme="minorHAnsi" w:hAnsiTheme="minorHAnsi" w:cstheme="minorHAnsi"/>
          <w:b w:val="0"/>
          <w:bCs w:val="0"/>
          <w:color w:val="000000"/>
          <w:sz w:val="28"/>
          <w:szCs w:val="28"/>
        </w:rPr>
        <w:br/>
        <w:t>ghare dekhe, saba dravya gaḍāgaḍi yāya</w:t>
      </w:r>
    </w:p>
    <w:p w14:paraId="019B4C86" w14:textId="035512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pacify the crying child, Mother Śacī would chant the name of Hari. Then she noticed the big mess in the room and inquired.</w:t>
      </w:r>
    </w:p>
    <w:p w14:paraId="3DD370E5" w14:textId="72CB5D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4.34</w:t>
      </w:r>
    </w:p>
    <w:p w14:paraId="739EC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BBB41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phelila sarva-gṛhe dhānya, cālu, mugda?’</w:t>
      </w:r>
      <w:r w:rsidRPr="00790008">
        <w:rPr>
          <w:rStyle w:val="BookTitle"/>
          <w:rFonts w:asciiTheme="minorHAnsi" w:hAnsiTheme="minorHAnsi" w:cstheme="minorHAnsi"/>
          <w:b w:val="0"/>
          <w:bCs w:val="0"/>
          <w:color w:val="000000"/>
          <w:sz w:val="28"/>
          <w:szCs w:val="28"/>
        </w:rPr>
        <w:br/>
        <w:t>bhāṇḍera sahita dekhe bhāṅgā dadhi dugdha</w:t>
      </w:r>
    </w:p>
    <w:p w14:paraId="3BD235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scattered this paddy, rice, and dal</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800000"/>
          <w:sz w:val="28"/>
          <w:szCs w:val="28"/>
        </w:rPr>
        <w:t>all over the house?” She also noticed that the pots of yogurt and milk had been broken.</w:t>
      </w:r>
    </w:p>
    <w:p w14:paraId="1188A1DE" w14:textId="4A15A7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cālu </w:t>
      </w:r>
      <w:r w:rsidRPr="00790008">
        <w:rPr>
          <w:rStyle w:val="BookTitle"/>
          <w:rFonts w:asciiTheme="minorHAnsi" w:hAnsiTheme="minorHAnsi" w:cstheme="minorHAnsi"/>
          <w:b w:val="0"/>
          <w:bCs w:val="0"/>
          <w:color w:val="000000"/>
          <w:sz w:val="28"/>
          <w:szCs w:val="28"/>
        </w:rPr>
        <w:t>means “rice.”</w:t>
      </w:r>
    </w:p>
    <w:p w14:paraId="41B68E4D" w14:textId="6D880C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4.35</w:t>
      </w:r>
    </w:p>
    <w:p w14:paraId="137DF2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95D49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cāri-māsera bālaka āche ghare</w:t>
      </w:r>
      <w:r w:rsidRPr="00790008">
        <w:rPr>
          <w:rStyle w:val="BookTitle"/>
          <w:rFonts w:asciiTheme="minorHAnsi" w:hAnsiTheme="minorHAnsi" w:cstheme="minorHAnsi"/>
          <w:b w:val="0"/>
          <w:bCs w:val="0"/>
          <w:color w:val="000000"/>
          <w:sz w:val="28"/>
          <w:szCs w:val="28"/>
        </w:rPr>
        <w:br/>
        <w:t>’ke phelila?’—hena keha bujhite nā pāre</w:t>
      </w:r>
    </w:p>
    <w:p w14:paraId="168479CF" w14:textId="69D41C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could understand who had scattered everything about. There was only the four-month-old child at home.</w:t>
      </w:r>
    </w:p>
    <w:p w14:paraId="7341B431" w14:textId="6FA7DE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4.36</w:t>
      </w:r>
    </w:p>
    <w:p w14:paraId="3AAAAC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464132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saba parijana āsi’ milila tathāya</w:t>
      </w:r>
      <w:r w:rsidRPr="00790008">
        <w:rPr>
          <w:rStyle w:val="BookTitle"/>
          <w:rFonts w:asciiTheme="minorHAnsi" w:hAnsiTheme="minorHAnsi" w:cstheme="minorHAnsi"/>
          <w:b w:val="0"/>
          <w:bCs w:val="0"/>
          <w:color w:val="000000"/>
          <w:sz w:val="28"/>
          <w:szCs w:val="28"/>
        </w:rPr>
        <w:br/>
        <w:t>manuṣyera cihna-mātra keha nāhi pāya</w:t>
      </w:r>
    </w:p>
    <w:p w14:paraId="18E34EEF" w14:textId="5AD206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relatives came there, but they were also unable to find a trace of who had done it.</w:t>
      </w:r>
    </w:p>
    <w:p w14:paraId="6357D73A" w14:textId="53795E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4.37</w:t>
      </w:r>
    </w:p>
    <w:p w14:paraId="3BE8B2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727C6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bole,—’dānava asiyāchila ghare</w:t>
      </w:r>
      <w:r w:rsidRPr="00790008">
        <w:rPr>
          <w:rStyle w:val="BookTitle"/>
          <w:rFonts w:asciiTheme="minorHAnsi" w:hAnsiTheme="minorHAnsi" w:cstheme="minorHAnsi"/>
          <w:b w:val="0"/>
          <w:bCs w:val="0"/>
          <w:color w:val="000000"/>
          <w:sz w:val="28"/>
          <w:szCs w:val="28"/>
        </w:rPr>
        <w:br/>
        <w:t>’rakṣā lāgi’ śiśure nārila laṅghibāre</w:t>
      </w:r>
    </w:p>
    <w:p w14:paraId="33CD46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“Some demon must have come, but he was unable to attack the child due to the protective mantras.</w:t>
      </w:r>
    </w:p>
    <w:p w14:paraId="5079E32C" w14:textId="0A4C7F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dānava</w:t>
      </w:r>
      <w:r w:rsidRPr="00790008">
        <w:rPr>
          <w:rStyle w:val="BookTitle"/>
          <w:rFonts w:asciiTheme="minorHAnsi" w:hAnsiTheme="minorHAnsi" w:cstheme="minorHAnsi"/>
          <w:b w:val="0"/>
          <w:bCs w:val="0"/>
          <w:color w:val="000000"/>
          <w:sz w:val="28"/>
          <w:szCs w:val="28"/>
        </w:rPr>
        <w:t xml:space="preserve"> refers to the offspring of Danu, the wife of Kaśyapa. The words </w:t>
      </w:r>
      <w:r w:rsidRPr="00790008">
        <w:rPr>
          <w:rStyle w:val="BookTitle"/>
          <w:rFonts w:asciiTheme="minorHAnsi" w:hAnsiTheme="minorHAnsi" w:cstheme="minorHAnsi"/>
          <w:b w:val="0"/>
          <w:bCs w:val="0"/>
          <w:i/>
          <w:iCs/>
          <w:color w:val="000000"/>
          <w:sz w:val="28"/>
          <w:szCs w:val="28"/>
        </w:rPr>
        <w:t>rakṣā lāgi</w:t>
      </w:r>
      <w:r w:rsidRPr="00790008">
        <w:rPr>
          <w:rStyle w:val="BookTitle"/>
          <w:rFonts w:asciiTheme="minorHAnsi" w:hAnsiTheme="minorHAnsi" w:cstheme="minorHAnsi"/>
          <w:b w:val="0"/>
          <w:bCs w:val="0"/>
          <w:color w:val="000000"/>
          <w:sz w:val="28"/>
          <w:szCs w:val="28"/>
        </w:rPr>
        <w:t xml:space="preserve"> means “by the influence of protective mantras and </w:t>
      </w:r>
      <w:r w:rsidRPr="00790008">
        <w:rPr>
          <w:rStyle w:val="BookTitle"/>
          <w:rFonts w:asciiTheme="minorHAnsi" w:hAnsiTheme="minorHAnsi" w:cstheme="minorHAnsi"/>
          <w:b w:val="0"/>
          <w:bCs w:val="0"/>
          <w:i/>
          <w:iCs/>
          <w:color w:val="000000"/>
          <w:sz w:val="28"/>
          <w:szCs w:val="28"/>
        </w:rPr>
        <w:t>kavacas</w:t>
      </w:r>
      <w:r w:rsidRPr="00790008">
        <w:rPr>
          <w:rStyle w:val="BookTitle"/>
          <w:rFonts w:asciiTheme="minorHAnsi" w:hAnsiTheme="minorHAnsi" w:cstheme="minorHAnsi"/>
          <w:b w:val="0"/>
          <w:bCs w:val="0"/>
          <w:color w:val="000000"/>
          <w:sz w:val="28"/>
          <w:szCs w:val="28"/>
        </w:rPr>
        <w:t xml:space="preserve"> (amulets),” which the Lord enjoyed. The word </w:t>
      </w:r>
      <w:r w:rsidRPr="00790008">
        <w:rPr>
          <w:rStyle w:val="BookTitle"/>
          <w:rFonts w:asciiTheme="minorHAnsi" w:hAnsiTheme="minorHAnsi" w:cstheme="minorHAnsi"/>
          <w:b w:val="0"/>
          <w:bCs w:val="0"/>
          <w:i/>
          <w:iCs/>
          <w:color w:val="000000"/>
          <w:sz w:val="28"/>
          <w:szCs w:val="28"/>
        </w:rPr>
        <w:t>nārila</w:t>
      </w:r>
      <w:r w:rsidRPr="00790008">
        <w:rPr>
          <w:rStyle w:val="BookTitle"/>
          <w:rFonts w:asciiTheme="minorHAnsi" w:hAnsiTheme="minorHAnsi" w:cstheme="minorHAnsi"/>
          <w:b w:val="0"/>
          <w:bCs w:val="0"/>
          <w:color w:val="000000"/>
          <w:sz w:val="28"/>
          <w:szCs w:val="28"/>
        </w:rPr>
        <w:t xml:space="preserve"> means “could not.” The word </w:t>
      </w:r>
      <w:r w:rsidRPr="00790008">
        <w:rPr>
          <w:rStyle w:val="BookTitle"/>
          <w:rFonts w:asciiTheme="minorHAnsi" w:hAnsiTheme="minorHAnsi" w:cstheme="minorHAnsi"/>
          <w:b w:val="0"/>
          <w:bCs w:val="0"/>
          <w:i/>
          <w:iCs/>
          <w:color w:val="000000"/>
          <w:sz w:val="28"/>
          <w:szCs w:val="28"/>
        </w:rPr>
        <w:t>laṅghibāre</w:t>
      </w:r>
      <w:r w:rsidRPr="00790008">
        <w:rPr>
          <w:rStyle w:val="BookTitle"/>
          <w:rFonts w:asciiTheme="minorHAnsi" w:hAnsiTheme="minorHAnsi" w:cstheme="minorHAnsi"/>
          <w:b w:val="0"/>
          <w:bCs w:val="0"/>
          <w:color w:val="000000"/>
          <w:sz w:val="28"/>
          <w:szCs w:val="28"/>
        </w:rPr>
        <w:t xml:space="preserve"> means “to attack or commit violence.”</w:t>
      </w:r>
    </w:p>
    <w:p w14:paraId="6F0CFAA7" w14:textId="525616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4.38</w:t>
      </w:r>
    </w:p>
    <w:p w14:paraId="5FF8D9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A396D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laṅghibāre nā pāiyā krodha-mane</w:t>
      </w:r>
      <w:r w:rsidRPr="00790008">
        <w:rPr>
          <w:rStyle w:val="BookTitle"/>
          <w:rFonts w:asciiTheme="minorHAnsi" w:hAnsiTheme="minorHAnsi" w:cstheme="minorHAnsi"/>
          <w:b w:val="0"/>
          <w:bCs w:val="0"/>
          <w:color w:val="000000"/>
          <w:sz w:val="28"/>
          <w:szCs w:val="28"/>
        </w:rPr>
        <w:br/>
        <w:t>apacaya kari’ palāila nija-sthāne’</w:t>
      </w:r>
    </w:p>
    <w:p w14:paraId="7C1E2D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unable to harm the child, he angrily made this mess and then fled away.”</w:t>
      </w:r>
    </w:p>
    <w:p w14:paraId="082DB990" w14:textId="650B43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apacaya</w:t>
      </w:r>
      <w:r w:rsidRPr="00790008">
        <w:rPr>
          <w:rStyle w:val="BookTitle"/>
          <w:rFonts w:asciiTheme="minorHAnsi" w:hAnsiTheme="minorHAnsi" w:cstheme="minorHAnsi"/>
          <w:b w:val="0"/>
          <w:bCs w:val="0"/>
          <w:color w:val="000000"/>
          <w:sz w:val="28"/>
          <w:szCs w:val="28"/>
        </w:rPr>
        <w:t xml:space="preserve"> means “loss” or “destruction.”</w:t>
      </w:r>
    </w:p>
    <w:p w14:paraId="5D34712C" w14:textId="1821CA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4.39</w:t>
      </w:r>
    </w:p>
    <w:p w14:paraId="3FE697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70F193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miśra-jagannātha dekhi’ citte baḍa dhanda</w:t>
      </w:r>
      <w:r w:rsidRPr="00790008">
        <w:rPr>
          <w:rStyle w:val="BookTitle"/>
          <w:rFonts w:asciiTheme="minorHAnsi" w:hAnsiTheme="minorHAnsi" w:cstheme="minorHAnsi"/>
          <w:b w:val="0"/>
          <w:bCs w:val="0"/>
          <w:color w:val="000000"/>
          <w:sz w:val="28"/>
          <w:szCs w:val="28"/>
        </w:rPr>
        <w:br/>
        <w:t>’daiva’ hena jāni’ kichu nā balila manda</w:t>
      </w:r>
    </w:p>
    <w:p w14:paraId="000664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was very astonished to see the mess, but considering that it was an act of providence, he remained silent.</w:t>
      </w:r>
    </w:p>
    <w:p w14:paraId="32B90008" w14:textId="2CD4EF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dhanda</w:t>
      </w:r>
      <w:r w:rsidRPr="00790008">
        <w:rPr>
          <w:rStyle w:val="BookTitle"/>
          <w:rFonts w:asciiTheme="minorHAnsi" w:hAnsiTheme="minorHAnsi" w:cstheme="minorHAnsi"/>
          <w:b w:val="0"/>
          <w:bCs w:val="0"/>
          <w:color w:val="000000"/>
          <w:sz w:val="28"/>
          <w:szCs w:val="28"/>
        </w:rPr>
        <w:t xml:space="preserve"> is derived from the Hindi word </w:t>
      </w:r>
      <w:r w:rsidRPr="00790008">
        <w:rPr>
          <w:rStyle w:val="BookTitle"/>
          <w:rFonts w:asciiTheme="minorHAnsi" w:hAnsiTheme="minorHAnsi" w:cstheme="minorHAnsi"/>
          <w:b w:val="0"/>
          <w:bCs w:val="0"/>
          <w:i/>
          <w:iCs/>
          <w:color w:val="000000"/>
          <w:sz w:val="28"/>
          <w:szCs w:val="28"/>
        </w:rPr>
        <w:t>dhāndā</w:t>
      </w:r>
      <w:r w:rsidRPr="00790008">
        <w:rPr>
          <w:rStyle w:val="BookTitle"/>
          <w:rFonts w:asciiTheme="minorHAnsi" w:hAnsiTheme="minorHAnsi" w:cstheme="minorHAnsi"/>
          <w:b w:val="0"/>
          <w:bCs w:val="0"/>
          <w:color w:val="000000"/>
          <w:sz w:val="28"/>
          <w:szCs w:val="28"/>
        </w:rPr>
        <w:t xml:space="preserve">, which means “doubt,” “perplexed,” “diversion of intelligence,” “madness,” “suspicion,” “problem,” “surprise,” and “complication.” The phrase </w:t>
      </w:r>
      <w:r w:rsidRPr="00790008">
        <w:rPr>
          <w:rStyle w:val="BookTitle"/>
          <w:rFonts w:asciiTheme="minorHAnsi" w:hAnsiTheme="minorHAnsi" w:cstheme="minorHAnsi"/>
          <w:b w:val="0"/>
          <w:bCs w:val="0"/>
          <w:i/>
          <w:iCs/>
          <w:color w:val="000000"/>
          <w:sz w:val="28"/>
          <w:szCs w:val="28"/>
        </w:rPr>
        <w:t xml:space="preserve">daiva hena </w:t>
      </w:r>
      <w:r w:rsidRPr="00790008">
        <w:rPr>
          <w:rStyle w:val="BookTitle"/>
          <w:rFonts w:asciiTheme="minorHAnsi" w:hAnsiTheme="minorHAnsi" w:cstheme="minorHAnsi"/>
          <w:b w:val="0"/>
          <w:bCs w:val="0"/>
          <w:color w:val="000000"/>
          <w:sz w:val="28"/>
          <w:szCs w:val="28"/>
        </w:rPr>
        <w:t>refers to an incident caused by providence.</w:t>
      </w:r>
    </w:p>
    <w:p w14:paraId="7E430D0B" w14:textId="4D0A96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4.40</w:t>
      </w:r>
    </w:p>
    <w:p w14:paraId="6D584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A7DD0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apacaya dekhi’ dui-jane cāhe</w:t>
      </w:r>
      <w:r w:rsidRPr="00790008">
        <w:rPr>
          <w:rStyle w:val="BookTitle"/>
          <w:rFonts w:asciiTheme="minorHAnsi" w:hAnsiTheme="minorHAnsi" w:cstheme="minorHAnsi"/>
          <w:b w:val="0"/>
          <w:bCs w:val="0"/>
          <w:color w:val="000000"/>
          <w:sz w:val="28"/>
          <w:szCs w:val="28"/>
        </w:rPr>
        <w:br/>
        <w:t>bālake dekhiyā kona duḥkha nāhi rahe</w:t>
      </w:r>
    </w:p>
    <w:p w14:paraId="05A5A0D7" w14:textId="7EB0AA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spite of the great wastage, Śacī and Jagannātha forgot all their distress when they looked at the face of their son.</w:t>
      </w:r>
    </w:p>
    <w:p w14:paraId="3E17FB9F" w14:textId="72CCA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4.41</w:t>
      </w:r>
    </w:p>
    <w:p w14:paraId="391CE0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092490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karena kautuka</w:t>
      </w:r>
      <w:r w:rsidRPr="00790008">
        <w:rPr>
          <w:rStyle w:val="BookTitle"/>
          <w:rFonts w:asciiTheme="minorHAnsi" w:hAnsiTheme="minorHAnsi" w:cstheme="minorHAnsi"/>
          <w:b w:val="0"/>
          <w:bCs w:val="0"/>
          <w:color w:val="000000"/>
          <w:sz w:val="28"/>
          <w:szCs w:val="28"/>
        </w:rPr>
        <w:br/>
        <w:t>nāma-karaṇera kāla haila sammukha</w:t>
      </w:r>
    </w:p>
    <w:p w14:paraId="3AEAB89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daily performed some mischief, and then the time for His name-giving ceremony arrived.</w:t>
      </w:r>
    </w:p>
    <w:p w14:paraId="1DBA58E6" w14:textId="104826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nāma-karaṇa</w:t>
      </w:r>
      <w:r w:rsidRPr="00790008">
        <w:rPr>
          <w:rStyle w:val="BookTitle"/>
          <w:rFonts w:asciiTheme="minorHAnsi" w:hAnsiTheme="minorHAnsi" w:cstheme="minorHAnsi"/>
          <w:b w:val="0"/>
          <w:bCs w:val="0"/>
          <w:color w:val="000000"/>
          <w:sz w:val="28"/>
          <w:szCs w:val="28"/>
        </w:rPr>
        <w:t xml:space="preserve"> refers to one of the ten purificatory processes.</w:t>
      </w:r>
    </w:p>
    <w:p w14:paraId="10F13B03" w14:textId="2EA9DA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4.42</w:t>
      </w:r>
    </w:p>
    <w:p w14:paraId="117192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1F6E6D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nīlāmbara-cakravartī-ādi vidyāvān</w:t>
      </w:r>
      <w:r w:rsidRPr="00790008">
        <w:rPr>
          <w:rStyle w:val="BookTitle"/>
          <w:rFonts w:asciiTheme="minorHAnsi" w:hAnsiTheme="minorHAnsi" w:cstheme="minorHAnsi"/>
          <w:b w:val="0"/>
          <w:bCs w:val="0"/>
          <w:color w:val="000000"/>
          <w:sz w:val="28"/>
          <w:szCs w:val="28"/>
        </w:rPr>
        <w:br/>
        <w:t>sarva-bandhu-gaṇera haila upasthāna</w:t>
      </w:r>
    </w:p>
    <w:p w14:paraId="15CA55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learned persons headed by Nīlāmbara Cakravartī as well as all friends and relatives came for the ceremony.</w:t>
      </w:r>
    </w:p>
    <w:p w14:paraId="2CF10553" w14:textId="59B87E1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upasthāna</w:t>
      </w:r>
      <w:r w:rsidRPr="00790008">
        <w:rPr>
          <w:rStyle w:val="BookTitle"/>
          <w:rFonts w:asciiTheme="minorHAnsi" w:hAnsiTheme="minorHAnsi" w:cstheme="minorHAnsi"/>
          <w:b w:val="0"/>
          <w:bCs w:val="0"/>
          <w:color w:val="000000"/>
          <w:sz w:val="28"/>
          <w:szCs w:val="28"/>
        </w:rPr>
        <w:t xml:space="preserve"> means “present” or “assembled.”</w:t>
      </w:r>
    </w:p>
    <w:p w14:paraId="3566167F" w14:textId="4FC44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4.43</w:t>
      </w:r>
    </w:p>
    <w:p w14:paraId="2879DB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766D0D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mililā vistara āsi’ pati-vratā-gaṇa</w:t>
      </w:r>
      <w:r w:rsidRPr="00790008">
        <w:rPr>
          <w:rStyle w:val="BookTitle"/>
          <w:rFonts w:asciiTheme="minorHAnsi" w:hAnsiTheme="minorHAnsi" w:cstheme="minorHAnsi"/>
          <w:b w:val="0"/>
          <w:bCs w:val="0"/>
          <w:color w:val="000000"/>
          <w:sz w:val="28"/>
          <w:szCs w:val="28"/>
        </w:rPr>
        <w:br/>
        <w:t>lakṣmī-prāya-dīptā sabe sindūra-bhūṣaṇa</w:t>
      </w:r>
    </w:p>
    <w:p w14:paraId="12F2C80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chaste women, who were decorated with vermilion and as effulgent as Lakṣmī, came for the ceremony.</w:t>
      </w:r>
    </w:p>
    <w:p w14:paraId="6DD301EE" w14:textId="0E3B45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lakṣmī-prāya </w:t>
      </w:r>
      <w:r w:rsidRPr="00790008">
        <w:rPr>
          <w:rStyle w:val="BookTitle"/>
          <w:rFonts w:asciiTheme="minorHAnsi" w:hAnsiTheme="minorHAnsi" w:cstheme="minorHAnsi"/>
          <w:b w:val="0"/>
          <w:bCs w:val="0"/>
          <w:color w:val="000000"/>
          <w:sz w:val="28"/>
          <w:szCs w:val="28"/>
        </w:rPr>
        <w:t>refers to a chaste lady or a chaste wife decorated with vermilion.</w:t>
      </w:r>
    </w:p>
    <w:p w14:paraId="52FDFE99" w14:textId="1E3BF9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4.44</w:t>
      </w:r>
    </w:p>
    <w:p w14:paraId="751D0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C9F5A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 thuibāre sabe karena vicāra</w:t>
      </w:r>
      <w:r w:rsidRPr="00790008">
        <w:rPr>
          <w:rStyle w:val="BookTitle"/>
          <w:rFonts w:asciiTheme="minorHAnsi" w:hAnsiTheme="minorHAnsi" w:cstheme="minorHAnsi"/>
          <w:b w:val="0"/>
          <w:bCs w:val="0"/>
          <w:color w:val="000000"/>
          <w:sz w:val="28"/>
          <w:szCs w:val="28"/>
        </w:rPr>
        <w:br/>
        <w:t>strī-gaṇa bolaye eka, anye bole āra</w:t>
      </w:r>
    </w:p>
    <w:p w14:paraId="0071E9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considered what name should be given. The women suggested one name, and others suggested another name.</w:t>
      </w:r>
    </w:p>
    <w:p w14:paraId="790ABC44" w14:textId="06F1AC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thuibāre</w:t>
      </w:r>
      <w:r w:rsidRPr="00790008">
        <w:rPr>
          <w:rStyle w:val="BookTitle"/>
          <w:rFonts w:asciiTheme="minorHAnsi" w:hAnsiTheme="minorHAnsi" w:cstheme="minorHAnsi"/>
          <w:b w:val="0"/>
          <w:bCs w:val="0"/>
          <w:color w:val="000000"/>
          <w:sz w:val="28"/>
          <w:szCs w:val="28"/>
        </w:rPr>
        <w:t xml:space="preserve"> means “to keep” and is derived from the Bangladesh word </w:t>
      </w:r>
      <w:r w:rsidRPr="00790008">
        <w:rPr>
          <w:rStyle w:val="BookTitle"/>
          <w:rFonts w:asciiTheme="minorHAnsi" w:hAnsiTheme="minorHAnsi" w:cstheme="minorHAnsi"/>
          <w:b w:val="0"/>
          <w:bCs w:val="0"/>
          <w:i/>
          <w:iCs/>
          <w:color w:val="000000"/>
          <w:sz w:val="28"/>
          <w:szCs w:val="28"/>
        </w:rPr>
        <w:t>thoyā</w:t>
      </w:r>
      <w:r w:rsidRPr="00790008">
        <w:rPr>
          <w:rStyle w:val="BookTitle"/>
          <w:rFonts w:asciiTheme="minorHAnsi" w:hAnsiTheme="minorHAnsi" w:cstheme="minorHAnsi"/>
          <w:b w:val="0"/>
          <w:bCs w:val="0"/>
          <w:color w:val="000000"/>
          <w:sz w:val="28"/>
          <w:szCs w:val="28"/>
        </w:rPr>
        <w:t>.</w:t>
      </w:r>
    </w:p>
    <w:p w14:paraId="2BE58034" w14:textId="367E5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4.45</w:t>
      </w:r>
    </w:p>
    <w:p w14:paraId="1E741C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45</w:t>
      </w:r>
    </w:p>
    <w:p w14:paraId="39670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’ihāna aneka jyeṣṭha kanyā-putra nāi</w:t>
      </w:r>
      <w:r w:rsidRPr="00790008">
        <w:rPr>
          <w:rStyle w:val="BookTitle"/>
          <w:rFonts w:asciiTheme="minorHAnsi" w:hAnsiTheme="minorHAnsi" w:cstheme="minorHAnsi"/>
          <w:b w:val="0"/>
          <w:bCs w:val="0"/>
          <w:color w:val="000000"/>
          <w:sz w:val="28"/>
          <w:szCs w:val="28"/>
        </w:rPr>
        <w:br/>
        <w:t>śeṣa ye janmaye, tāra nāma se ’nimāi’</w:t>
      </w:r>
    </w:p>
    <w:p w14:paraId="0B06B9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said, “Since you have lost many daughters, this last born child should be named Nimāi.”</w:t>
      </w:r>
    </w:p>
    <w:p w14:paraId="1F38049B" w14:textId="2D17F4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had many sisters who took birth and died prematurely before His advent, therefore the Lord was named Nimāi so that He would not also die prematurely.</w:t>
      </w:r>
    </w:p>
    <w:p w14:paraId="43157D35" w14:textId="5FEE87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4.46</w:t>
      </w:r>
    </w:p>
    <w:p w14:paraId="2A713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9DFCB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balena vidvān saba kariyā vicāra</w:t>
      </w:r>
      <w:r w:rsidRPr="00790008">
        <w:rPr>
          <w:rStyle w:val="BookTitle"/>
          <w:rFonts w:asciiTheme="minorHAnsi" w:hAnsiTheme="minorHAnsi" w:cstheme="minorHAnsi"/>
          <w:b w:val="0"/>
          <w:bCs w:val="0"/>
          <w:color w:val="000000"/>
          <w:sz w:val="28"/>
          <w:szCs w:val="28"/>
        </w:rPr>
        <w:br/>
        <w:t>eka nāma yogya haya thuite ihāra</w:t>
      </w:r>
    </w:p>
    <w:p w14:paraId="6EB4EBD8" w14:textId="3F8DB1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due consideration, the learned scholars there suggested an appropriate name for the child.</w:t>
      </w:r>
    </w:p>
    <w:p w14:paraId="2DC8BFD8" w14:textId="497811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4.47</w:t>
      </w:r>
    </w:p>
    <w:p w14:paraId="09749D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52180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śiṣu janmile mātra sarva-deśe-deśe</w:t>
      </w:r>
      <w:r w:rsidRPr="00790008">
        <w:rPr>
          <w:rStyle w:val="BookTitle"/>
          <w:rFonts w:asciiTheme="minorHAnsi" w:hAnsiTheme="minorHAnsi" w:cstheme="minorHAnsi"/>
          <w:b w:val="0"/>
          <w:bCs w:val="0"/>
          <w:color w:val="000000"/>
          <w:sz w:val="28"/>
          <w:szCs w:val="28"/>
        </w:rPr>
        <w:br/>
        <w:t>durbhikṣa ghucila, vṛṣṭi pāila kṛṣake</w:t>
      </w:r>
    </w:p>
    <w:p w14:paraId="6216D2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“Since this child was born, all the surrounding provinces have been devoid of famine and the farmers have had sufficient rains.</w:t>
      </w:r>
    </w:p>
    <w:p w14:paraId="4A3F1285" w14:textId="1C0E0D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careful consideration the expert learned persons named the child Viśvambhara. Since the birth of this child, His mercy has produced rains from the cloud of pure devotional service that have showered on the living entities’ hearts, which are compared to the farmers’ fields, burning from the threefold miseries. Thus the seed of devotional service to Kṛṣṇa has fructified and grown, and the absence of glorification of Lord Kṛṣṇa has now been completely eradicated.</w:t>
      </w:r>
    </w:p>
    <w:p w14:paraId="70B6676F" w14:textId="1DD8D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4.48</w:t>
      </w:r>
    </w:p>
    <w:p w14:paraId="20AAF5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4CE88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haila sustha ihāna janame</w:t>
      </w:r>
      <w:r w:rsidRPr="00790008">
        <w:rPr>
          <w:rStyle w:val="BookTitle"/>
          <w:rFonts w:asciiTheme="minorHAnsi" w:hAnsiTheme="minorHAnsi" w:cstheme="minorHAnsi"/>
          <w:b w:val="0"/>
          <w:bCs w:val="0"/>
          <w:color w:val="000000"/>
          <w:sz w:val="28"/>
          <w:szCs w:val="28"/>
        </w:rPr>
        <w:br/>
        <w:t>pūrve yena pṛthivī dharilā nārāyaṇe</w:t>
      </w:r>
    </w:p>
    <w:p w14:paraId="3CA72D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Lord Nārāyaṇa previously delivered the earth, the entire world has become prosperous since the time of His birth.</w:t>
      </w:r>
    </w:p>
    <w:p w14:paraId="777068C1" w14:textId="209CDB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Previously, when the earth was submerged in the water, Lord Nārāyaṇa, in His incarnation as Varāha, delivered and maintained the earth and thus became </w:t>
      </w:r>
      <w:r w:rsidRPr="00790008">
        <w:rPr>
          <w:rStyle w:val="BookTitle"/>
          <w:rFonts w:asciiTheme="minorHAnsi" w:hAnsiTheme="minorHAnsi" w:cstheme="minorHAnsi"/>
          <w:b w:val="0"/>
          <w:bCs w:val="0"/>
          <w:color w:val="000000"/>
          <w:sz w:val="28"/>
          <w:szCs w:val="28"/>
        </w:rPr>
        <w:lastRenderedPageBreak/>
        <w:t>known as Viśvambhara. Then again, prior to the incarnation of Hayagrīva, the science of the Absolute Truth was lost to this world, thus the Vedic literature was merged in the water. Lord Śrī Hayagrīva then killed the material knowledge and natural science of the demons Madhu and Kaiṭabha and in this way displayed the glories of Vedic knowledge. For this reason He is also known as Viśvambhara. Whenever the demigods and human beings are harassed by the demons, various incarnations of Lord Nārāyaṇa appear in this world to protect and maintain the universe. Such incarnations are therefore also known as Viśvambhara. Since this boy will also protect and maintain the universe just like the incarnations of Viṣṇu, the name Viśvambhara is appropriate for Him. After considering in this way, the learned scholars selected the name Viśvambhara for the Lord. Due to His advent and the influence of chanting and hearing the names of Kṛṣṇa, people who had forgotten their constitutional position and become afflicted with unwanted habits have gotten relief; that is, they have become situated in their constitutional position, or attained the goal of life.</w:t>
      </w:r>
    </w:p>
    <w:p w14:paraId="2E6F9EBD" w14:textId="55CAFC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4.49</w:t>
      </w:r>
    </w:p>
    <w:p w14:paraId="0B297E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01481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ihāna ’śrī-viśvambhara’-nāma</w:t>
      </w:r>
      <w:r w:rsidRPr="00790008">
        <w:rPr>
          <w:rStyle w:val="BookTitle"/>
          <w:rFonts w:asciiTheme="minorHAnsi" w:hAnsiTheme="minorHAnsi" w:cstheme="minorHAnsi"/>
          <w:b w:val="0"/>
          <w:bCs w:val="0"/>
          <w:color w:val="000000"/>
          <w:sz w:val="28"/>
          <w:szCs w:val="28"/>
        </w:rPr>
        <w:br/>
        <w:t>kula-dīpa koṣṭhīteo likhila ihāna</w:t>
      </w:r>
    </w:p>
    <w:p w14:paraId="0C5FEC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this child should be named Śrī Viśvambhara. This name is also given in His horoscope.</w:t>
      </w:r>
    </w:p>
    <w:p w14:paraId="02608A95" w14:textId="7476CB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the calculation of Viśvambhara’s horoscope, it is also understood that He is the Supreme Personality of Godhead and the original source of all other Viṣṇu incarnations.</w:t>
      </w:r>
    </w:p>
    <w:p w14:paraId="4CB12D5A" w14:textId="5E3BC9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4.50</w:t>
      </w:r>
    </w:p>
    <w:p w14:paraId="4425AA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46055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ye balilena pati-vratā-gaṇa</w:t>
      </w:r>
      <w:r w:rsidRPr="00790008">
        <w:rPr>
          <w:rStyle w:val="BookTitle"/>
          <w:rFonts w:asciiTheme="minorHAnsi" w:hAnsiTheme="minorHAnsi" w:cstheme="minorHAnsi"/>
          <w:b w:val="0"/>
          <w:bCs w:val="0"/>
          <w:color w:val="000000"/>
          <w:sz w:val="28"/>
          <w:szCs w:val="28"/>
        </w:rPr>
        <w:br/>
        <w:t>sei nāma ’dvitīya’ ḍākibe sarva-jana</w:t>
      </w:r>
    </w:p>
    <w:p w14:paraId="23BE6E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name Nimāi suggested by the chaste ladies will be His second name.”</w:t>
      </w:r>
    </w:p>
    <w:p w14:paraId="27AE2026" w14:textId="570988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 Viśvambhara given to the Lord by the learned scholars is His primary name, and the name Nimāi given by the chaste ladies is His secondary name. From today people will first address Him as Viśvambhara and then as Nimāi.</w:t>
      </w:r>
    </w:p>
    <w:p w14:paraId="5E1428A5" w14:textId="486A99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4.51</w:t>
      </w:r>
    </w:p>
    <w:p w14:paraId="46682F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66984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sarva-śubha-kṣaṇa nāma-karaṇa-samaye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gītā, bhāgavata, veda brāhmaṇa paḍaye</w:t>
      </w:r>
    </w:p>
    <w:p w14:paraId="5DC081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occasion of the child’s name-giving ceremony was most auspicious. The brāhmaṇas recited the Bhagavad-gītā, the Śrīmad Bhāgavatam, and the Vedas.</w:t>
      </w:r>
    </w:p>
    <w:p w14:paraId="2CBC552F" w14:textId="5B977D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 name-giving ceremony is conducted at the house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or Vaiṣṇava,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recite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and Vedic literature. On this occasion all auspicious symptoms like favorable winds and absence of unseasonal weather conditions prevailed.</w:t>
      </w:r>
    </w:p>
    <w:p w14:paraId="501CA804" w14:textId="635E05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4.52</w:t>
      </w:r>
    </w:p>
    <w:p w14:paraId="76668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09DD9E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deva-nara-gaṇe karaye ekatra maṅgala</w:t>
      </w:r>
      <w:r w:rsidRPr="00790008">
        <w:rPr>
          <w:rStyle w:val="BookTitle"/>
          <w:rFonts w:asciiTheme="minorHAnsi" w:hAnsiTheme="minorHAnsi" w:cstheme="minorHAnsi"/>
          <w:b w:val="0"/>
          <w:bCs w:val="0"/>
          <w:color w:val="000000"/>
          <w:sz w:val="28"/>
          <w:szCs w:val="28"/>
        </w:rPr>
        <w:br/>
        <w:t>hari-dhvani, śaṅkha, ghaṇṭā bājaye sakala</w:t>
      </w:r>
    </w:p>
    <w:p w14:paraId="69091C3F" w14:textId="6901EC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demigods and human beings chanted the name of Hari, as conchshells were blown and bells were rung.</w:t>
      </w:r>
    </w:p>
    <w:p w14:paraId="1D8D92C0" w14:textId="5CE0DD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4.53</w:t>
      </w:r>
    </w:p>
    <w:p w14:paraId="5B439E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333AE2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 puṅthi, kai, kaḍi, svarṇa, rajatādi yata</w:t>
      </w:r>
      <w:r w:rsidRPr="00790008">
        <w:rPr>
          <w:rStyle w:val="BookTitle"/>
          <w:rFonts w:asciiTheme="minorHAnsi" w:hAnsiTheme="minorHAnsi" w:cstheme="minorHAnsi"/>
          <w:b w:val="0"/>
          <w:bCs w:val="0"/>
          <w:color w:val="000000"/>
          <w:sz w:val="28"/>
          <w:szCs w:val="28"/>
        </w:rPr>
        <w:br/>
        <w:t>dharibāra nimitta saba kailā upanīta</w:t>
      </w:r>
    </w:p>
    <w:p w14:paraId="7ED1B68D" w14:textId="162562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examine the child’s preference, they kept paddy, a book, roasted paddy, money, gold, and silver in front of Him.</w:t>
      </w:r>
    </w:p>
    <w:p w14:paraId="4E553635" w14:textId="1CF163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4.54</w:t>
      </w:r>
    </w:p>
    <w:p w14:paraId="360D7A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11822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 bole,—’śuna, bāpa viśvambhara</w:t>
      </w:r>
      <w:r w:rsidRPr="00790008">
        <w:rPr>
          <w:rStyle w:val="BookTitle"/>
          <w:rFonts w:asciiTheme="minorHAnsi" w:hAnsiTheme="minorHAnsi" w:cstheme="minorHAnsi"/>
          <w:b w:val="0"/>
          <w:bCs w:val="0"/>
          <w:color w:val="000000"/>
          <w:sz w:val="28"/>
          <w:szCs w:val="28"/>
        </w:rPr>
        <w:br/>
        <w:t>yāhā citte laya, tāhā dharaha satvara’</w:t>
      </w:r>
    </w:p>
    <w:p w14:paraId="0D4A774E" w14:textId="7502A2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“Listen, my dear Viśvambhara, pick up whatever You find attractive.”</w:t>
      </w:r>
    </w:p>
    <w:p w14:paraId="7CCF936B" w14:textId="01A29D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4.55</w:t>
      </w:r>
    </w:p>
    <w:p w14:paraId="425776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5F3B26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chāḍiyā prabhu śrī-śacīnandana</w:t>
      </w:r>
      <w:r w:rsidRPr="00790008">
        <w:rPr>
          <w:rStyle w:val="BookTitle"/>
          <w:rFonts w:asciiTheme="minorHAnsi" w:hAnsiTheme="minorHAnsi" w:cstheme="minorHAnsi"/>
          <w:b w:val="0"/>
          <w:bCs w:val="0"/>
          <w:color w:val="000000"/>
          <w:sz w:val="28"/>
          <w:szCs w:val="28"/>
        </w:rPr>
        <w:br/>
        <w:t>’bhāgavata’ dhariyā dilena āliṅgana</w:t>
      </w:r>
    </w:p>
    <w:p w14:paraId="1E5E9F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left everything aside and embraced the Śrīmad Bhāgavatam.</w:t>
      </w:r>
    </w:p>
    <w:p w14:paraId="482221D2" w14:textId="3D3E69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did not grab the rice paddy, gold, or silver, which are meant for the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nor did He grab the puffed rice to become a gluttonous greedy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rather from among the many Vedic literatures He grabbed only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held it to His chest. By this gesture the Lord established </w:t>
      </w:r>
      <w:r w:rsidRPr="00790008">
        <w:rPr>
          <w:rStyle w:val="BookTitle"/>
          <w:rFonts w:asciiTheme="minorHAnsi" w:hAnsiTheme="minorHAnsi" w:cstheme="minorHAnsi"/>
          <w:b w:val="0"/>
          <w:bCs w:val="0"/>
          <w:color w:val="000000"/>
          <w:sz w:val="28"/>
          <w:szCs w:val="28"/>
        </w:rPr>
        <w:lastRenderedPageBreak/>
        <w:t xml:space="preserve">the supremacy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disclosed His future pastimes of preaching devotional service to Lord Kṛṣṇa.</w:t>
      </w:r>
    </w:p>
    <w:p w14:paraId="60783DF8" w14:textId="54902F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4.56</w:t>
      </w:r>
    </w:p>
    <w:p w14:paraId="7FEE3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68A644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pati-vratā-gaṇe ’jaya’ deya cāri-bhita</w:t>
      </w:r>
      <w:r w:rsidRPr="00790008">
        <w:rPr>
          <w:rStyle w:val="BookTitle"/>
          <w:rFonts w:asciiTheme="minorHAnsi" w:hAnsiTheme="minorHAnsi" w:cstheme="minorHAnsi"/>
          <w:b w:val="0"/>
          <w:bCs w:val="0"/>
          <w:color w:val="000000"/>
          <w:sz w:val="28"/>
          <w:szCs w:val="28"/>
        </w:rPr>
        <w:br/>
        <w:t>sabei bolena,—’baḍa haibe paṇḍita’</w:t>
      </w:r>
    </w:p>
    <w:p w14:paraId="51E06E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all sides the chaste ladies exclaimed, “Jaya! Jaya!” Everyone predicted that the child would become a great learned scholar.</w:t>
      </w:r>
    </w:p>
    <w:p w14:paraId="14B918FE" w14:textId="2F1EF6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Lord’s eagerness for taking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the less intelligent women concluded that Nimāi would be simply a learned academic scholar.</w:t>
      </w:r>
    </w:p>
    <w:p w14:paraId="1C007B01" w14:textId="032F0B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4.57</w:t>
      </w:r>
    </w:p>
    <w:p w14:paraId="597B87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BD598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bole,—’śiśu baḍa haibe vaiṣṇava</w:t>
      </w:r>
      <w:r w:rsidRPr="00790008">
        <w:rPr>
          <w:rStyle w:val="BookTitle"/>
          <w:rFonts w:asciiTheme="minorHAnsi" w:hAnsiTheme="minorHAnsi" w:cstheme="minorHAnsi"/>
          <w:b w:val="0"/>
          <w:bCs w:val="0"/>
          <w:color w:val="000000"/>
          <w:sz w:val="28"/>
          <w:szCs w:val="28"/>
        </w:rPr>
        <w:br/>
        <w:t>alpe sarva-śāstrera jānibe anubhava’</w:t>
      </w:r>
    </w:p>
    <w:p w14:paraId="131348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“This child will be a great Vaiṣṇava. He will realize the purport of the scriptures in a short time.”</w:t>
      </w:r>
    </w:p>
    <w:p w14:paraId="24E8703C" w14:textId="2A0168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knower of the future considered that Viśvambhara would be an exalted Vaiṣṇava in due course of time, and by the influence of His devotion to Viṣṇu, He would attain extraordinary knowledge in all scriptures.</w:t>
      </w:r>
    </w:p>
    <w:p w14:paraId="04267356" w14:textId="59E804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4.58</w:t>
      </w:r>
    </w:p>
    <w:p w14:paraId="52234C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6A4114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dike hāsiyā prabhu cā’na viśvambhara</w:t>
      </w:r>
      <w:r w:rsidRPr="00790008">
        <w:rPr>
          <w:rStyle w:val="BookTitle"/>
          <w:rFonts w:asciiTheme="minorHAnsi" w:hAnsiTheme="minorHAnsi" w:cstheme="minorHAnsi"/>
          <w:b w:val="0"/>
          <w:bCs w:val="0"/>
          <w:color w:val="000000"/>
          <w:sz w:val="28"/>
          <w:szCs w:val="28"/>
        </w:rPr>
        <w:br/>
        <w:t>ānande siñcita haya tāra kalevara</w:t>
      </w:r>
    </w:p>
    <w:p w14:paraId="0DF7A2C7" w14:textId="1C39A3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was blessed by Viśvambhara’s smiling glance was filled with happiness.</w:t>
      </w:r>
    </w:p>
    <w:p w14:paraId="702C6742" w14:textId="3C791A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4.59</w:t>
      </w:r>
    </w:p>
    <w:p w14:paraId="72824D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CAE09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karaye kole, sei eḍite nā jāne</w:t>
      </w:r>
      <w:r w:rsidRPr="00790008">
        <w:rPr>
          <w:rStyle w:val="BookTitle"/>
          <w:rFonts w:asciiTheme="minorHAnsi" w:hAnsiTheme="minorHAnsi" w:cstheme="minorHAnsi"/>
          <w:b w:val="0"/>
          <w:bCs w:val="0"/>
          <w:color w:val="000000"/>
          <w:sz w:val="28"/>
          <w:szCs w:val="28"/>
        </w:rPr>
        <w:br/>
        <w:t>devera durlabhe kole kare nārī-gaṇe</w:t>
      </w:r>
    </w:p>
    <w:p w14:paraId="559A9615" w14:textId="5DA922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took Him on their lap did not like to put Him down. In this way the ladies held on their laps He who is rarely attained by the demigods.</w:t>
      </w:r>
    </w:p>
    <w:p w14:paraId="267C7753" w14:textId="6B5BD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4.60</w:t>
      </w:r>
    </w:p>
    <w:p w14:paraId="0FFA80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564516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yei kānde, sei-kṣaṇe nārī-gaṇa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hāte tāle diyā kare hari-saṅkīrtana</w:t>
      </w:r>
    </w:p>
    <w:p w14:paraId="2DED0969" w14:textId="7BC1D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cried, the women immediately clapped their hands and chanted the names of Hari.</w:t>
      </w:r>
    </w:p>
    <w:p w14:paraId="798ECEC4" w14:textId="68C197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4.61</w:t>
      </w:r>
    </w:p>
    <w:p w14:paraId="769F3C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F223E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nācena prabhu kolera upare</w:t>
      </w:r>
      <w:r w:rsidRPr="00790008">
        <w:rPr>
          <w:rStyle w:val="BookTitle"/>
          <w:rFonts w:asciiTheme="minorHAnsi" w:hAnsiTheme="minorHAnsi" w:cstheme="minorHAnsi"/>
          <w:b w:val="0"/>
          <w:bCs w:val="0"/>
          <w:color w:val="000000"/>
          <w:sz w:val="28"/>
          <w:szCs w:val="28"/>
        </w:rPr>
        <w:br/>
        <w:t>viśeṣe sakala-nārī hari-dhvani kare</w:t>
      </w:r>
    </w:p>
    <w:p w14:paraId="0B70A30D" w14:textId="338061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heard their chanting, He began to dance on their laps. This in turn inspired the ladies to chant with greater enthusiasm.</w:t>
      </w:r>
    </w:p>
    <w:p w14:paraId="7B2BE0A4" w14:textId="104705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4.62</w:t>
      </w:r>
    </w:p>
    <w:p w14:paraId="5D55F9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3AEE7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sabāra vadane hari-nāma</w:t>
      </w:r>
      <w:r w:rsidRPr="00790008">
        <w:rPr>
          <w:rStyle w:val="BookTitle"/>
          <w:rFonts w:asciiTheme="minorHAnsi" w:hAnsiTheme="minorHAnsi" w:cstheme="minorHAnsi"/>
          <w:b w:val="0"/>
          <w:bCs w:val="0"/>
          <w:color w:val="000000"/>
          <w:sz w:val="28"/>
          <w:szCs w:val="28"/>
        </w:rPr>
        <w:br/>
        <w:t>chale bolāyena prabhu,—hena icchā tāna</w:t>
      </w:r>
    </w:p>
    <w:p w14:paraId="0DEA1D50" w14:textId="3FCBAC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continually chanted the names of Hari, for they were induced by the will of the Supreme Lord.</w:t>
      </w:r>
    </w:p>
    <w:p w14:paraId="697336EA" w14:textId="13ABB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4.63</w:t>
      </w:r>
    </w:p>
    <w:p w14:paraId="040E99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248D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icchā vinā kona karma siddha nahe’</w:t>
      </w:r>
      <w:r w:rsidRPr="00790008">
        <w:rPr>
          <w:rStyle w:val="BookTitle"/>
          <w:rFonts w:asciiTheme="minorHAnsi" w:hAnsiTheme="minorHAnsi" w:cstheme="minorHAnsi"/>
          <w:b w:val="0"/>
          <w:bCs w:val="0"/>
          <w:color w:val="000000"/>
          <w:sz w:val="28"/>
          <w:szCs w:val="28"/>
        </w:rPr>
        <w:br/>
        <w:t>vede śāstre bhāgavate ei tattva kahe</w:t>
      </w:r>
    </w:p>
    <w:p w14:paraId="135612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Without the Lord’s will, no activities are successful. This is confirmed in the Vedic literature and the Śrīmad Bhāgavatam.</w:t>
      </w:r>
    </w:p>
    <w:p w14:paraId="1FAF8152" w14:textId="65DABB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concluded in the Vedic literatures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without the will of the Lord, no fruitive worker in this world can attain his desired goal. Simply by the will of the Lord, who inaugurated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everyone in the world chanted the names of Hari on the pretext of the lunar eclipse. Again, the Lord induced men and women to chant the names on the pretext of His own crying.</w:t>
      </w:r>
    </w:p>
    <w:p w14:paraId="2B00D76B" w14:textId="4CAD7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4.64</w:t>
      </w:r>
    </w:p>
    <w:p w14:paraId="5A54F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189E4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karāiyā nija-saṅkīrtana</w:t>
      </w:r>
      <w:r w:rsidRPr="00790008">
        <w:rPr>
          <w:rStyle w:val="BookTitle"/>
          <w:rFonts w:asciiTheme="minorHAnsi" w:hAnsiTheme="minorHAnsi" w:cstheme="minorHAnsi"/>
          <w:b w:val="0"/>
          <w:bCs w:val="0"/>
          <w:color w:val="000000"/>
          <w:sz w:val="28"/>
          <w:szCs w:val="28"/>
        </w:rPr>
        <w:br/>
        <w:t>dine-dine bāḍe prabhu śrī-śacīnandana</w:t>
      </w:r>
    </w:p>
    <w:p w14:paraId="6277E431" w14:textId="209F41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Supreme Lord, Śrī Śacīnandana, inspired everyone to chant His holy names as He grew up day by day.</w:t>
      </w:r>
    </w:p>
    <w:p w14:paraId="2C7A0797" w14:textId="70EBB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4.65</w:t>
      </w:r>
    </w:p>
    <w:p w14:paraId="6081F2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65</w:t>
      </w:r>
    </w:p>
    <w:p w14:paraId="3EC7BF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jānu-gati cale prabhu parama-sundara</w:t>
      </w:r>
      <w:r w:rsidRPr="00790008">
        <w:rPr>
          <w:rStyle w:val="BookTitle"/>
          <w:rFonts w:asciiTheme="minorHAnsi" w:hAnsiTheme="minorHAnsi" w:cstheme="minorHAnsi"/>
          <w:b w:val="0"/>
          <w:bCs w:val="0"/>
          <w:color w:val="000000"/>
          <w:sz w:val="28"/>
          <w:szCs w:val="28"/>
        </w:rPr>
        <w:br/>
        <w:t>kaṭite kiṅkiṇī bāje ati manohara</w:t>
      </w:r>
    </w:p>
    <w:p w14:paraId="3E8B58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crawling of the Lord was most beautiful, and the tinkling sound of the bells on His waist enchanted the minds of all.</w:t>
      </w:r>
    </w:p>
    <w:p w14:paraId="232F2D0F" w14:textId="680FBB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kiṅkiṇī </w:t>
      </w:r>
      <w:r w:rsidRPr="00790008">
        <w:rPr>
          <w:rStyle w:val="BookTitle"/>
          <w:rFonts w:asciiTheme="minorHAnsi" w:hAnsiTheme="minorHAnsi" w:cstheme="minorHAnsi"/>
          <w:b w:val="0"/>
          <w:bCs w:val="0"/>
          <w:color w:val="000000"/>
          <w:sz w:val="28"/>
          <w:szCs w:val="28"/>
        </w:rPr>
        <w:t>refers to small bells worn around the waist.</w:t>
      </w:r>
    </w:p>
    <w:p w14:paraId="63E07057" w14:textId="22A58E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4.66</w:t>
      </w:r>
    </w:p>
    <w:p w14:paraId="344295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1C3140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parama-nirbhaye sarva-aṅgane vihare</w:t>
      </w:r>
      <w:r w:rsidRPr="00790008">
        <w:rPr>
          <w:rStyle w:val="BookTitle"/>
          <w:rFonts w:asciiTheme="minorHAnsi" w:hAnsiTheme="minorHAnsi" w:cstheme="minorHAnsi"/>
          <w:b w:val="0"/>
          <w:bCs w:val="0"/>
          <w:color w:val="000000"/>
          <w:sz w:val="28"/>
          <w:szCs w:val="28"/>
        </w:rPr>
        <w:br/>
        <w:t>kibā agni, sarpa, yāhā dekhe, tāi dhare</w:t>
      </w:r>
    </w:p>
    <w:p w14:paraId="2A7783AB" w14:textId="100147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fearlessly wandered throughout the courtyard and grabbed whatever He saw, even a fire or a snake.</w:t>
      </w:r>
    </w:p>
    <w:p w14:paraId="46030FC3" w14:textId="354D8A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4.67</w:t>
      </w:r>
    </w:p>
    <w:p w14:paraId="7E808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19B4B1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dina eka sarpa bāḍīte veḍāya</w:t>
      </w:r>
      <w:r w:rsidRPr="00790008">
        <w:rPr>
          <w:rStyle w:val="BookTitle"/>
          <w:rFonts w:asciiTheme="minorHAnsi" w:hAnsiTheme="minorHAnsi" w:cstheme="minorHAnsi"/>
          <w:b w:val="0"/>
          <w:bCs w:val="0"/>
          <w:color w:val="000000"/>
          <w:sz w:val="28"/>
          <w:szCs w:val="28"/>
        </w:rPr>
        <w:br/>
        <w:t>dharilena sarpe prabhu bālaka-līlāya</w:t>
      </w:r>
    </w:p>
    <w:p w14:paraId="445D8B80" w14:textId="287488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 snake entered the house, and the Lord caught hold of it in childish sport.</w:t>
      </w:r>
    </w:p>
    <w:p w14:paraId="53BD8C22" w14:textId="18BC4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4.68</w:t>
      </w:r>
    </w:p>
    <w:p w14:paraId="29B5DE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02133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kuṇḍalī kariyā sarpa rahila veḍiyā</w:t>
      </w:r>
      <w:r w:rsidRPr="00790008">
        <w:rPr>
          <w:rStyle w:val="BookTitle"/>
          <w:rFonts w:asciiTheme="minorHAnsi" w:hAnsiTheme="minorHAnsi" w:cstheme="minorHAnsi"/>
          <w:b w:val="0"/>
          <w:bCs w:val="0"/>
          <w:color w:val="000000"/>
          <w:sz w:val="28"/>
          <w:szCs w:val="28"/>
        </w:rPr>
        <w:br/>
        <w:t>ṭhākura thākilā tāra upare śuiyā</w:t>
      </w:r>
    </w:p>
    <w:p w14:paraId="026548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laid down on the coils of the snake.</w:t>
      </w:r>
    </w:p>
    <w:p w14:paraId="40B1D97F" w14:textId="02D6B8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kuṇḍalī</w:t>
      </w:r>
      <w:r w:rsidRPr="00790008">
        <w:rPr>
          <w:rStyle w:val="BookTitle"/>
          <w:rFonts w:asciiTheme="minorHAnsi" w:hAnsiTheme="minorHAnsi" w:cstheme="minorHAnsi"/>
          <w:b w:val="0"/>
          <w:bCs w:val="0"/>
          <w:color w:val="000000"/>
          <w:sz w:val="28"/>
          <w:szCs w:val="28"/>
        </w:rPr>
        <w:t xml:space="preserve"> means “snake,” but in this context it refers to the coils of the snake.</w:t>
      </w:r>
    </w:p>
    <w:p w14:paraId="01F1C584" w14:textId="5E3F43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4.69</w:t>
      </w:r>
    </w:p>
    <w:p w14:paraId="33330D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29EF7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sabe dekhi’ ’hāya hāya’ kare</w:t>
      </w:r>
      <w:r w:rsidRPr="00790008">
        <w:rPr>
          <w:rStyle w:val="BookTitle"/>
          <w:rFonts w:asciiTheme="minorHAnsi" w:hAnsiTheme="minorHAnsi" w:cstheme="minorHAnsi"/>
          <w:b w:val="0"/>
          <w:bCs w:val="0"/>
          <w:color w:val="000000"/>
          <w:sz w:val="28"/>
          <w:szCs w:val="28"/>
        </w:rPr>
        <w:br/>
        <w:t>śuiyā hāsena prabhu sarpera upare</w:t>
      </w:r>
    </w:p>
    <w:p w14:paraId="330ECF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everyone immediately exclaimed, “Alas! Alas!” but the Lord simply smiled as He lay on the snake.</w:t>
      </w:r>
    </w:p>
    <w:p w14:paraId="4338D2E0" w14:textId="02AC9C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āthe-vyathe</w:t>
      </w:r>
      <w:r w:rsidRPr="00790008">
        <w:rPr>
          <w:rStyle w:val="BookTitle"/>
          <w:rFonts w:asciiTheme="minorHAnsi" w:hAnsiTheme="minorHAnsi" w:cstheme="minorHAnsi"/>
          <w:b w:val="0"/>
          <w:bCs w:val="0"/>
          <w:color w:val="000000"/>
          <w:sz w:val="28"/>
          <w:szCs w:val="28"/>
        </w:rPr>
        <w:t xml:space="preserve"> comes from the Sanskrit </w:t>
      </w:r>
      <w:r w:rsidRPr="00790008">
        <w:rPr>
          <w:rStyle w:val="BookTitle"/>
          <w:rFonts w:asciiTheme="minorHAnsi" w:hAnsiTheme="minorHAnsi" w:cstheme="minorHAnsi"/>
          <w:b w:val="0"/>
          <w:bCs w:val="0"/>
          <w:i/>
          <w:iCs/>
          <w:color w:val="000000"/>
          <w:sz w:val="28"/>
          <w:szCs w:val="28"/>
        </w:rPr>
        <w:t>asta-vyasta</w:t>
      </w:r>
      <w:r w:rsidRPr="00790008">
        <w:rPr>
          <w:rStyle w:val="BookTitle"/>
          <w:rFonts w:asciiTheme="minorHAnsi" w:hAnsiTheme="minorHAnsi" w:cstheme="minorHAnsi"/>
          <w:b w:val="0"/>
          <w:bCs w:val="0"/>
          <w:color w:val="000000"/>
          <w:sz w:val="28"/>
          <w:szCs w:val="28"/>
        </w:rPr>
        <w:t xml:space="preserve"> and is a corruption of the word </w:t>
      </w:r>
      <w:r w:rsidRPr="00790008">
        <w:rPr>
          <w:rStyle w:val="BookTitle"/>
          <w:rFonts w:asciiTheme="minorHAnsi" w:hAnsiTheme="minorHAnsi" w:cstheme="minorHAnsi"/>
          <w:b w:val="0"/>
          <w:bCs w:val="0"/>
          <w:i/>
          <w:iCs/>
          <w:color w:val="000000"/>
          <w:sz w:val="28"/>
          <w:szCs w:val="28"/>
        </w:rPr>
        <w:t>āste-vyaste</w:t>
      </w:r>
      <w:r w:rsidRPr="00790008">
        <w:rPr>
          <w:rStyle w:val="BookTitle"/>
          <w:rFonts w:asciiTheme="minorHAnsi" w:hAnsiTheme="minorHAnsi" w:cstheme="minorHAnsi"/>
          <w:b w:val="0"/>
          <w:bCs w:val="0"/>
          <w:color w:val="000000"/>
          <w:sz w:val="28"/>
          <w:szCs w:val="28"/>
        </w:rPr>
        <w:t>, which means “hurriedly.”</w:t>
      </w:r>
    </w:p>
    <w:p w14:paraId="75FEA746" w14:textId="0B68BB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4.70</w:t>
      </w:r>
    </w:p>
    <w:p w14:paraId="456428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5A83DB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’garuḍa’ ’garuḍa’ bali’ ḍāke sarva-jana</w:t>
      </w:r>
      <w:r w:rsidRPr="00790008">
        <w:rPr>
          <w:rStyle w:val="BookTitle"/>
          <w:rFonts w:asciiTheme="minorHAnsi" w:hAnsiTheme="minorHAnsi" w:cstheme="minorHAnsi"/>
          <w:b w:val="0"/>
          <w:bCs w:val="0"/>
          <w:color w:val="000000"/>
          <w:sz w:val="28"/>
          <w:szCs w:val="28"/>
        </w:rPr>
        <w:br/>
        <w:t>pitā-mātā-ādi bhaye karaye krandana</w:t>
      </w:r>
    </w:p>
    <w:p w14:paraId="3AA5B9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people there called out, “Garuḍa! Garuḍa!” and the Lord’s parents cried out of fear.</w:t>
      </w:r>
    </w:p>
    <w:p w14:paraId="316ECDE4" w14:textId="5A319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Garuḍa is the king of birds and the chastiser of snakes. Even today people take shelter of Garuḍa or chant his name in order to get free from the fear of snakes.</w:t>
      </w:r>
    </w:p>
    <w:p w14:paraId="02DD6039" w14:textId="7D1453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4.71</w:t>
      </w:r>
    </w:p>
    <w:p w14:paraId="01C12D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AA782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calilā ’ananta’ śuni’ sabāra krandana</w:t>
      </w:r>
      <w:r w:rsidRPr="00790008">
        <w:rPr>
          <w:rStyle w:val="BookTitle"/>
          <w:rFonts w:asciiTheme="minorHAnsi" w:hAnsiTheme="minorHAnsi" w:cstheme="minorHAnsi"/>
          <w:b w:val="0"/>
          <w:bCs w:val="0"/>
          <w:color w:val="000000"/>
          <w:sz w:val="28"/>
          <w:szCs w:val="28"/>
        </w:rPr>
        <w:br/>
        <w:t>punaḥ dharibāre yā’na śrī-śacīnandana</w:t>
      </w:r>
    </w:p>
    <w:p w14:paraId="7D04A7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everyone cry, Lord Ananta began to depart, but the son of Śacī tried again to grab Him.</w:t>
      </w:r>
    </w:p>
    <w:p w14:paraId="58BD2A5A" w14:textId="02BF39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Śeṣa accepted the form of a snake and assisted Gaurasundara in His childhood pastimes. The people who were present there considered Him an ordinary snake and, following worldly custom, they surrendered to Garuḍa and prayed for Nimāi’s release from the snake’s clutches. That is why Anantadeva the snake left that place, but the Lord tried to bring Him back.</w:t>
      </w:r>
    </w:p>
    <w:p w14:paraId="6C0E9E9A" w14:textId="15B677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4.72</w:t>
      </w:r>
    </w:p>
    <w:p w14:paraId="07E766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7948EE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dhariyā āniyā sabe karilena kole</w:t>
      </w:r>
      <w:r w:rsidRPr="00790008">
        <w:rPr>
          <w:rStyle w:val="BookTitle"/>
          <w:rFonts w:asciiTheme="minorHAnsi" w:hAnsiTheme="minorHAnsi" w:cstheme="minorHAnsi"/>
          <w:b w:val="0"/>
          <w:bCs w:val="0"/>
          <w:color w:val="000000"/>
          <w:sz w:val="28"/>
          <w:szCs w:val="28"/>
        </w:rPr>
        <w:br/>
        <w:t>’cira-jīvī hao’ kari’ nārī-gaṇa bole</w:t>
      </w:r>
    </w:p>
    <w:p w14:paraId="24361D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quickly caught hold of the Lord and took Him on their laps, blessing Him with the words, “Live a long life.”</w:t>
      </w:r>
    </w:p>
    <w:p w14:paraId="788DE180" w14:textId="36A2F2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kari’</w:t>
      </w:r>
      <w:r w:rsidRPr="00790008">
        <w:rPr>
          <w:rStyle w:val="BookTitle"/>
          <w:rFonts w:asciiTheme="minorHAnsi" w:hAnsiTheme="minorHAnsi" w:cstheme="minorHAnsi"/>
          <w:b w:val="0"/>
          <w:bCs w:val="0"/>
          <w:color w:val="000000"/>
          <w:sz w:val="28"/>
          <w:szCs w:val="28"/>
        </w:rPr>
        <w:t xml:space="preserve"> means “by doing” or “by saying.”</w:t>
      </w:r>
    </w:p>
    <w:p w14:paraId="7610F152" w14:textId="391CBB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4.73</w:t>
      </w:r>
    </w:p>
    <w:p w14:paraId="0306CB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FD91E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’rakṣā’ bāndhe, keha paḍe svasti-vāṇī</w:t>
      </w:r>
      <w:r w:rsidRPr="00790008">
        <w:rPr>
          <w:rStyle w:val="BookTitle"/>
          <w:rFonts w:asciiTheme="minorHAnsi" w:hAnsiTheme="minorHAnsi" w:cstheme="minorHAnsi"/>
          <w:b w:val="0"/>
          <w:bCs w:val="0"/>
          <w:color w:val="000000"/>
          <w:sz w:val="28"/>
          <w:szCs w:val="28"/>
        </w:rPr>
        <w:br/>
        <w:t>aṅge keha deya viṣṇu-pādokaka āni’</w:t>
      </w:r>
    </w:p>
    <w:p w14:paraId="4A117B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tied a protective charm on Him, and someone recited auspicious hymns. Someone else sprinkled caraṇāmṛta on Him.</w:t>
      </w:r>
    </w:p>
    <w:p w14:paraId="392AABCE" w14:textId="4B244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word </w:t>
      </w:r>
      <w:r w:rsidRPr="00790008">
        <w:rPr>
          <w:rStyle w:val="BookTitle"/>
          <w:rFonts w:asciiTheme="minorHAnsi" w:hAnsiTheme="minorHAnsi" w:cstheme="minorHAnsi"/>
          <w:b w:val="0"/>
          <w:bCs w:val="0"/>
          <w:i/>
          <w:iCs/>
          <w:color w:val="000000"/>
          <w:sz w:val="28"/>
          <w:szCs w:val="28"/>
        </w:rPr>
        <w:t>svasti-vāṇī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svasti</w:t>
      </w:r>
      <w:r w:rsidRPr="00790008">
        <w:rPr>
          <w:rStyle w:val="BookTitle"/>
          <w:rFonts w:asciiTheme="minorHAnsi" w:hAnsiTheme="minorHAnsi" w:cstheme="minorHAnsi"/>
          <w:b w:val="0"/>
          <w:bCs w:val="0"/>
          <w:color w:val="000000"/>
          <w:sz w:val="28"/>
          <w:szCs w:val="28"/>
        </w:rPr>
        <w:t xml:space="preserve"> is composed of </w:t>
      </w:r>
      <w:r w:rsidRPr="00790008">
        <w:rPr>
          <w:rStyle w:val="BookTitle"/>
          <w:rFonts w:asciiTheme="minorHAnsi" w:hAnsiTheme="minorHAnsi" w:cstheme="minorHAnsi"/>
          <w:b w:val="0"/>
          <w:bCs w:val="0"/>
          <w:i/>
          <w:iCs/>
          <w:color w:val="000000"/>
          <w:sz w:val="28"/>
          <w:szCs w:val="28"/>
        </w:rPr>
        <w:t>su</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asti</w:t>
      </w:r>
      <w:r w:rsidRPr="00790008">
        <w:rPr>
          <w:rStyle w:val="BookTitle"/>
          <w:rFonts w:asciiTheme="minorHAnsi" w:hAnsiTheme="minorHAnsi" w:cstheme="minorHAnsi"/>
          <w:b w:val="0"/>
          <w:bCs w:val="0"/>
          <w:color w:val="000000"/>
          <w:sz w:val="28"/>
          <w:szCs w:val="28"/>
        </w:rPr>
        <w:t xml:space="preserve">, which indicate a blessing that means “all good unto you.” The word </w:t>
      </w:r>
      <w:r w:rsidRPr="00790008">
        <w:rPr>
          <w:rStyle w:val="BookTitle"/>
          <w:rFonts w:asciiTheme="minorHAnsi" w:hAnsiTheme="minorHAnsi" w:cstheme="minorHAnsi"/>
          <w:b w:val="0"/>
          <w:bCs w:val="0"/>
          <w:i/>
          <w:iCs/>
          <w:color w:val="000000"/>
          <w:sz w:val="28"/>
          <w:szCs w:val="28"/>
        </w:rPr>
        <w:t xml:space="preserve">viṣṇu-pādokaka </w:t>
      </w:r>
      <w:r w:rsidRPr="00790008">
        <w:rPr>
          <w:rStyle w:val="BookTitle"/>
          <w:rFonts w:asciiTheme="minorHAnsi" w:hAnsiTheme="minorHAnsi" w:cstheme="minorHAnsi"/>
          <w:b w:val="0"/>
          <w:bCs w:val="0"/>
          <w:color w:val="000000"/>
          <w:sz w:val="28"/>
          <w:szCs w:val="28"/>
        </w:rPr>
        <w:t xml:space="preserve">refers to </w:t>
      </w:r>
      <w:r w:rsidRPr="00790008">
        <w:rPr>
          <w:rStyle w:val="BookTitle"/>
          <w:rFonts w:asciiTheme="minorHAnsi" w:hAnsiTheme="minorHAnsi" w:cstheme="minorHAnsi"/>
          <w:b w:val="0"/>
          <w:bCs w:val="0"/>
          <w:color w:val="000000"/>
          <w:sz w:val="28"/>
          <w:szCs w:val="28"/>
        </w:rPr>
        <w:lastRenderedPageBreak/>
        <w:t xml:space="preserve">Ganges water or the water used to bath the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w:t>
      </w:r>
    </w:p>
    <w:p w14:paraId="350DC159" w14:textId="3F8DEB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4.74</w:t>
      </w:r>
    </w:p>
    <w:p w14:paraId="6BBF40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137C9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bole,—’bālakera punar-janma haila’</w:t>
      </w:r>
      <w:r w:rsidRPr="00790008">
        <w:rPr>
          <w:rStyle w:val="BookTitle"/>
          <w:rFonts w:asciiTheme="minorHAnsi" w:hAnsiTheme="minorHAnsi" w:cstheme="minorHAnsi"/>
          <w:b w:val="0"/>
          <w:bCs w:val="0"/>
          <w:color w:val="000000"/>
          <w:sz w:val="28"/>
          <w:szCs w:val="28"/>
        </w:rPr>
        <w:br/>
        <w:t>keha bole,—’jāti-sarpa, teñi nā laṅghila’</w:t>
      </w:r>
    </w:p>
    <w:p w14:paraId="19DE19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“This child has received a new life,” and someone said, “That was a special snake, and therefore it did not bite Him.”</w:t>
      </w:r>
    </w:p>
    <w:p w14:paraId="3F6F4A51" w14:textId="1BAEBE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jāti-sarpa</w:t>
      </w:r>
      <w:r w:rsidRPr="00790008">
        <w:rPr>
          <w:rStyle w:val="BookTitle"/>
          <w:rFonts w:asciiTheme="minorHAnsi" w:hAnsiTheme="minorHAnsi" w:cstheme="minorHAnsi"/>
          <w:b w:val="0"/>
          <w:bCs w:val="0"/>
          <w:color w:val="000000"/>
          <w:sz w:val="28"/>
          <w:szCs w:val="28"/>
        </w:rPr>
        <w:t xml:space="preserve"> refers to a great snake, the king of snakes, who serves as a bed for the Lord to sleep on. The word </w:t>
      </w:r>
      <w:r w:rsidRPr="00790008">
        <w:rPr>
          <w:rStyle w:val="BookTitle"/>
          <w:rFonts w:asciiTheme="minorHAnsi" w:hAnsiTheme="minorHAnsi" w:cstheme="minorHAnsi"/>
          <w:b w:val="0"/>
          <w:bCs w:val="0"/>
          <w:i/>
          <w:iCs/>
          <w:color w:val="000000"/>
          <w:sz w:val="28"/>
          <w:szCs w:val="28"/>
        </w:rPr>
        <w:t>teñi</w:t>
      </w:r>
      <w:r w:rsidRPr="00790008">
        <w:rPr>
          <w:rStyle w:val="BookTitle"/>
          <w:rFonts w:asciiTheme="minorHAnsi" w:hAnsiTheme="minorHAnsi" w:cstheme="minorHAnsi"/>
          <w:b w:val="0"/>
          <w:bCs w:val="0"/>
          <w:color w:val="000000"/>
          <w:sz w:val="28"/>
          <w:szCs w:val="28"/>
        </w:rPr>
        <w:t xml:space="preserve"> means “that is why” or “for this reason.” The word </w:t>
      </w:r>
      <w:r w:rsidRPr="00790008">
        <w:rPr>
          <w:rStyle w:val="BookTitle"/>
          <w:rFonts w:asciiTheme="minorHAnsi" w:hAnsiTheme="minorHAnsi" w:cstheme="minorHAnsi"/>
          <w:b w:val="0"/>
          <w:bCs w:val="0"/>
          <w:i/>
          <w:iCs/>
          <w:color w:val="000000"/>
          <w:sz w:val="28"/>
          <w:szCs w:val="28"/>
        </w:rPr>
        <w:t>laṅghila’</w:t>
      </w:r>
      <w:r w:rsidRPr="00790008">
        <w:rPr>
          <w:rStyle w:val="BookTitle"/>
          <w:rFonts w:asciiTheme="minorHAnsi" w:hAnsiTheme="minorHAnsi" w:cstheme="minorHAnsi"/>
          <w:b w:val="0"/>
          <w:bCs w:val="0"/>
          <w:color w:val="000000"/>
          <w:sz w:val="28"/>
          <w:szCs w:val="28"/>
        </w:rPr>
        <w:t xml:space="preserve"> means “bitten.”</w:t>
      </w:r>
    </w:p>
    <w:p w14:paraId="2B82CDE2" w14:textId="1561FC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4.75</w:t>
      </w:r>
    </w:p>
    <w:p w14:paraId="54212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65E6F6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gauracandra sabāre cāhiyā</w:t>
      </w:r>
      <w:r w:rsidRPr="00790008">
        <w:rPr>
          <w:rStyle w:val="BookTitle"/>
          <w:rFonts w:asciiTheme="minorHAnsi" w:hAnsiTheme="minorHAnsi" w:cstheme="minorHAnsi"/>
          <w:b w:val="0"/>
          <w:bCs w:val="0"/>
          <w:color w:val="000000"/>
          <w:sz w:val="28"/>
          <w:szCs w:val="28"/>
        </w:rPr>
        <w:br/>
        <w:t>punaḥ punaḥ yāya, sabe ānena dhariyā</w:t>
      </w:r>
    </w:p>
    <w:p w14:paraId="36BDC39B" w14:textId="3448BF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glanced on everyone present and smiled. He tried again and again to go catch the snake, but they repeatedly stopped Him.</w:t>
      </w:r>
    </w:p>
    <w:p w14:paraId="2905F4AA" w14:textId="60120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4.76</w:t>
      </w:r>
    </w:p>
    <w:p w14:paraId="6487F2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5FADB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kari’ ye e-saba veda-gopya śune</w:t>
      </w:r>
      <w:r w:rsidRPr="00790008">
        <w:rPr>
          <w:rStyle w:val="BookTitle"/>
          <w:rFonts w:asciiTheme="minorHAnsi" w:hAnsiTheme="minorHAnsi" w:cstheme="minorHAnsi"/>
          <w:b w:val="0"/>
          <w:bCs w:val="0"/>
          <w:color w:val="000000"/>
          <w:sz w:val="28"/>
          <w:szCs w:val="28"/>
        </w:rPr>
        <w:br/>
        <w:t>saṁsāra-bhujaṅga tāre nā kare laṅghane</w:t>
      </w:r>
    </w:p>
    <w:p w14:paraId="4D893E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confidential topics with devotion will never be bitten by the snake of material existence.</w:t>
      </w:r>
    </w:p>
    <w:p w14:paraId="7E84F24F" w14:textId="787F7A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saṁsāra-bhujaṅga</w:t>
      </w:r>
      <w:r w:rsidRPr="00790008">
        <w:rPr>
          <w:rStyle w:val="BookTitle"/>
          <w:rFonts w:asciiTheme="minorHAnsi" w:hAnsiTheme="minorHAnsi" w:cstheme="minorHAnsi"/>
          <w:b w:val="0"/>
          <w:bCs w:val="0"/>
          <w:color w:val="000000"/>
          <w:sz w:val="28"/>
          <w:szCs w:val="28"/>
        </w:rPr>
        <w:t xml:space="preserve"> refers to the snake of material existence. When such a snake bites a living entity, he becomes afflicted by the poison of material enjoyment, which increases his attachment for material existence. In this way the conditioned living entity is afflicted by the poison of enjoyment and considers himself to be the enjoyer. He then continually searches for material happiness, simply due to forgetfulness of Gaura-Nārāyaṇa. One who properly discusses the Supreme Lord Gaura-Nārāyaṇa’s pastime of sleeping on the bed of Ananta Śeṣa never considers the Supreme Lord, who is full in six opulences, to be anything like the conditioned souls, who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Such a person knows himself to be an eternal servant of the Lord; he is not agitated by the thirst for material enjoyment. In this connection one may refer to such statements as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(10.16.61-62): </w:t>
      </w:r>
      <w:r w:rsidRPr="00790008">
        <w:rPr>
          <w:rStyle w:val="BookTitle"/>
          <w:rFonts w:asciiTheme="minorHAnsi" w:hAnsiTheme="minorHAnsi" w:cstheme="minorHAnsi"/>
          <w:b w:val="0"/>
          <w:bCs w:val="0"/>
          <w:i/>
          <w:iCs/>
          <w:color w:val="000000"/>
          <w:sz w:val="28"/>
          <w:szCs w:val="28"/>
        </w:rPr>
        <w:t>na yuṣmad bhayam āpnuyāt</w:t>
      </w:r>
      <w:r w:rsidRPr="00790008">
        <w:rPr>
          <w:rStyle w:val="BookTitle"/>
          <w:rFonts w:asciiTheme="minorHAnsi" w:hAnsiTheme="minorHAnsi" w:cstheme="minorHAnsi"/>
          <w:b w:val="0"/>
          <w:bCs w:val="0"/>
          <w:color w:val="000000"/>
          <w:sz w:val="28"/>
          <w:szCs w:val="28"/>
        </w:rPr>
        <w:t xml:space="preserve">—“he will never be afraid of you,” and </w:t>
      </w:r>
      <w:r w:rsidRPr="00790008">
        <w:rPr>
          <w:rStyle w:val="BookTitle"/>
          <w:rFonts w:asciiTheme="minorHAnsi" w:hAnsiTheme="minorHAnsi" w:cstheme="minorHAnsi"/>
          <w:b w:val="0"/>
          <w:bCs w:val="0"/>
          <w:i/>
          <w:iCs/>
          <w:color w:val="000000"/>
          <w:sz w:val="28"/>
          <w:szCs w:val="28"/>
        </w:rPr>
        <w:t>sarva-pāpaiḥ pramucyate</w:t>
      </w:r>
      <w:r w:rsidRPr="00790008">
        <w:rPr>
          <w:rStyle w:val="BookTitle"/>
          <w:rFonts w:asciiTheme="minorHAnsi" w:hAnsiTheme="minorHAnsi" w:cstheme="minorHAnsi"/>
          <w:b w:val="0"/>
          <w:bCs w:val="0"/>
          <w:color w:val="000000"/>
          <w:sz w:val="28"/>
          <w:szCs w:val="28"/>
        </w:rPr>
        <w:t xml:space="preserve">—“he is sure to become </w:t>
      </w:r>
      <w:r w:rsidRPr="00790008">
        <w:rPr>
          <w:rStyle w:val="BookTitle"/>
          <w:rFonts w:asciiTheme="minorHAnsi" w:hAnsiTheme="minorHAnsi" w:cstheme="minorHAnsi"/>
          <w:b w:val="0"/>
          <w:bCs w:val="0"/>
          <w:color w:val="000000"/>
          <w:sz w:val="28"/>
          <w:szCs w:val="28"/>
        </w:rPr>
        <w:lastRenderedPageBreak/>
        <w:t>free from all sinful reactions.”</w:t>
      </w:r>
    </w:p>
    <w:p w14:paraId="4D50CE8A" w14:textId="010434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4.77</w:t>
      </w:r>
    </w:p>
    <w:p w14:paraId="301058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9D6BE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dine-dine śrī-śacīnandana</w:t>
      </w:r>
      <w:r w:rsidRPr="00790008">
        <w:rPr>
          <w:rStyle w:val="BookTitle"/>
          <w:rFonts w:asciiTheme="minorHAnsi" w:hAnsiTheme="minorHAnsi" w:cstheme="minorHAnsi"/>
          <w:b w:val="0"/>
          <w:bCs w:val="0"/>
          <w:color w:val="000000"/>
          <w:sz w:val="28"/>
          <w:szCs w:val="28"/>
        </w:rPr>
        <w:br/>
        <w:t>hāṅṭiyā karaye prabhu aṅgane bhramaṇa</w:t>
      </w:r>
    </w:p>
    <w:p w14:paraId="2EE429B9" w14:textId="23B821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Śacīnandana eventually began walking in the courtyard of the house.</w:t>
      </w:r>
    </w:p>
    <w:p w14:paraId="02217713" w14:textId="511674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4.78</w:t>
      </w:r>
    </w:p>
    <w:p w14:paraId="58E1D7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1FCB0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kandarpa-koṭi sarvāṅgera rūpa</w:t>
      </w:r>
      <w:r w:rsidRPr="00790008">
        <w:rPr>
          <w:rStyle w:val="BookTitle"/>
          <w:rFonts w:asciiTheme="minorHAnsi" w:hAnsiTheme="minorHAnsi" w:cstheme="minorHAnsi"/>
          <w:b w:val="0"/>
          <w:bCs w:val="0"/>
          <w:color w:val="000000"/>
          <w:sz w:val="28"/>
          <w:szCs w:val="28"/>
        </w:rPr>
        <w:br/>
        <w:t>cāndera lāgaye sādha dekhite se-mukha</w:t>
      </w:r>
    </w:p>
    <w:p w14:paraId="5AED95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form defeated the beauty of millions of Cupids. Indeed, even the moon desired to see His face.</w:t>
      </w:r>
    </w:p>
    <w:p w14:paraId="11E0C171" w14:textId="253770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unlimitedly sweet beautiful face of Śrī Gaurasundara defeats the beauty of millions of moons. That is why the moon-god personally desires to see the beautiful face of Śrī Gaurasundara.</w:t>
      </w:r>
    </w:p>
    <w:p w14:paraId="7669D913" w14:textId="5DBA4B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4.79</w:t>
      </w:r>
    </w:p>
    <w:p w14:paraId="55B9A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252396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suvalita mastake cāṅcara bhāla-keśa</w:t>
      </w:r>
      <w:r w:rsidRPr="00790008">
        <w:rPr>
          <w:rStyle w:val="BookTitle"/>
          <w:rFonts w:asciiTheme="minorHAnsi" w:hAnsiTheme="minorHAnsi" w:cstheme="minorHAnsi"/>
          <w:b w:val="0"/>
          <w:bCs w:val="0"/>
          <w:color w:val="000000"/>
          <w:sz w:val="28"/>
          <w:szCs w:val="28"/>
        </w:rPr>
        <w:br/>
        <w:t>kamala-nayana,—yena gopālera veśa</w:t>
      </w:r>
    </w:p>
    <w:p w14:paraId="29337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head was decorated with curling locks of hair, and with His lotus eyes He looked just like Gopāla.</w:t>
      </w:r>
    </w:p>
    <w:p w14:paraId="362C3878" w14:textId="678D0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suvalita</w:t>
      </w:r>
      <w:r w:rsidRPr="00790008">
        <w:rPr>
          <w:rStyle w:val="BookTitle"/>
          <w:rFonts w:asciiTheme="minorHAnsi" w:hAnsiTheme="minorHAnsi" w:cstheme="minorHAnsi"/>
          <w:b w:val="0"/>
          <w:bCs w:val="0"/>
          <w:color w:val="000000"/>
          <w:sz w:val="28"/>
          <w:szCs w:val="28"/>
        </w:rPr>
        <w:t xml:space="preserve"> means “nicely decorated.” The word </w:t>
      </w:r>
      <w:r w:rsidRPr="00790008">
        <w:rPr>
          <w:rStyle w:val="BookTitle"/>
          <w:rFonts w:asciiTheme="minorHAnsi" w:hAnsiTheme="minorHAnsi" w:cstheme="minorHAnsi"/>
          <w:b w:val="0"/>
          <w:bCs w:val="0"/>
          <w:i/>
          <w:iCs/>
          <w:color w:val="000000"/>
          <w:sz w:val="28"/>
          <w:szCs w:val="28"/>
        </w:rPr>
        <w:t>cāṅcara</w:t>
      </w:r>
      <w:r w:rsidRPr="00790008">
        <w:rPr>
          <w:rStyle w:val="BookTitle"/>
          <w:rFonts w:asciiTheme="minorHAnsi" w:hAnsiTheme="minorHAnsi" w:cstheme="minorHAnsi"/>
          <w:b w:val="0"/>
          <w:bCs w:val="0"/>
          <w:color w:val="000000"/>
          <w:sz w:val="28"/>
          <w:szCs w:val="28"/>
        </w:rPr>
        <w:t xml:space="preserve"> means “curly.” The word </w:t>
      </w:r>
      <w:r w:rsidRPr="00790008">
        <w:rPr>
          <w:rStyle w:val="BookTitle"/>
          <w:rFonts w:asciiTheme="minorHAnsi" w:hAnsiTheme="minorHAnsi" w:cstheme="minorHAnsi"/>
          <w:b w:val="0"/>
          <w:bCs w:val="0"/>
          <w:i/>
          <w:iCs/>
          <w:color w:val="000000"/>
          <w:sz w:val="28"/>
          <w:szCs w:val="28"/>
        </w:rPr>
        <w:t xml:space="preserve">bhāla-keśa </w:t>
      </w:r>
      <w:r w:rsidRPr="00790008">
        <w:rPr>
          <w:rStyle w:val="BookTitle"/>
          <w:rFonts w:asciiTheme="minorHAnsi" w:hAnsiTheme="minorHAnsi" w:cstheme="minorHAnsi"/>
          <w:b w:val="0"/>
          <w:bCs w:val="0"/>
          <w:color w:val="000000"/>
          <w:sz w:val="28"/>
          <w:szCs w:val="28"/>
        </w:rPr>
        <w:t xml:space="preserve">refers to hairs that fall over the forehead. The words </w:t>
      </w:r>
      <w:r w:rsidRPr="00790008">
        <w:rPr>
          <w:rStyle w:val="BookTitle"/>
          <w:rFonts w:asciiTheme="minorHAnsi" w:hAnsiTheme="minorHAnsi" w:cstheme="minorHAnsi"/>
          <w:b w:val="0"/>
          <w:bCs w:val="0"/>
          <w:i/>
          <w:iCs/>
          <w:color w:val="000000"/>
          <w:sz w:val="28"/>
          <w:szCs w:val="28"/>
        </w:rPr>
        <w:t>gopālera veśa</w:t>
      </w:r>
      <w:r w:rsidRPr="00790008">
        <w:rPr>
          <w:rStyle w:val="BookTitle"/>
          <w:rFonts w:asciiTheme="minorHAnsi" w:hAnsiTheme="minorHAnsi" w:cstheme="minorHAnsi"/>
          <w:b w:val="0"/>
          <w:bCs w:val="0"/>
          <w:color w:val="000000"/>
          <w:sz w:val="28"/>
          <w:szCs w:val="28"/>
        </w:rPr>
        <w:t xml:space="preserve"> mean “dressed like Kṛṣṇa.” The body of Śrī Mahāprabhu is nondifferent from the body of Kṛṣṇa, His external complexion in that of Śrī Rādhikā, and His internal mood is like that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Therefore He was seen in the dress of a cowherd boy.</w:t>
      </w:r>
    </w:p>
    <w:p w14:paraId="597F262A" w14:textId="0915B8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4.80</w:t>
      </w:r>
    </w:p>
    <w:p w14:paraId="7DE7F9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9CCE2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aruṇa adhara</w:t>
      </w:r>
      <w:r w:rsidRPr="00790008">
        <w:rPr>
          <w:rStyle w:val="BookTitle"/>
          <w:rFonts w:asciiTheme="minorHAnsi" w:hAnsiTheme="minorHAnsi" w:cstheme="minorHAnsi"/>
          <w:b w:val="0"/>
          <w:bCs w:val="0"/>
          <w:color w:val="000000"/>
          <w:sz w:val="28"/>
          <w:szCs w:val="28"/>
        </w:rPr>
        <w:br/>
        <w:t>sakala-lakṣaṇa-yukta vakṣa-parisara</w:t>
      </w:r>
    </w:p>
    <w:p w14:paraId="65A8F5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hands reached to His knees, His lips were reddish, His chest was broad, and He was decorated with all other auspicious symptoms.</w:t>
      </w:r>
    </w:p>
    <w:p w14:paraId="29F6D91B" w14:textId="35930E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aruṇa </w:t>
      </w:r>
      <w:r w:rsidRPr="00790008">
        <w:rPr>
          <w:rStyle w:val="BookTitle"/>
          <w:rFonts w:asciiTheme="minorHAnsi" w:hAnsiTheme="minorHAnsi" w:cstheme="minorHAnsi"/>
          <w:b w:val="0"/>
          <w:bCs w:val="0"/>
          <w:color w:val="000000"/>
          <w:sz w:val="28"/>
          <w:szCs w:val="28"/>
        </w:rPr>
        <w:t>means “the color of blood” or “red.”</w:t>
      </w:r>
    </w:p>
    <w:p w14:paraId="7DF3A2F8" w14:textId="510237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4.81</w:t>
      </w:r>
    </w:p>
    <w:p w14:paraId="06BFEC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23675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aruṇa gaura-deha manohara</w:t>
      </w:r>
      <w:r w:rsidRPr="00790008">
        <w:rPr>
          <w:rStyle w:val="BookTitle"/>
          <w:rFonts w:asciiTheme="minorHAnsi" w:hAnsiTheme="minorHAnsi" w:cstheme="minorHAnsi"/>
          <w:b w:val="0"/>
          <w:bCs w:val="0"/>
          <w:color w:val="000000"/>
          <w:sz w:val="28"/>
          <w:szCs w:val="28"/>
        </w:rPr>
        <w:br/>
        <w:t>viśeṣe aṅguli, kara, caraṇa sundara</w:t>
      </w:r>
    </w:p>
    <w:p w14:paraId="6A2B7566" w14:textId="34155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enchanting golden body of the Lord resembled the color of the rising sun, and His fingers, hands, and lotus feet were all beautifully formed.</w:t>
      </w:r>
    </w:p>
    <w:p w14:paraId="2043B2A8" w14:textId="7626F8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4.82</w:t>
      </w:r>
    </w:p>
    <w:p w14:paraId="6029A0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317AEE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bālaka-svabhāve prabhu yabe cali’ yāya</w:t>
      </w:r>
      <w:r w:rsidRPr="00790008">
        <w:rPr>
          <w:rStyle w:val="BookTitle"/>
          <w:rFonts w:asciiTheme="minorHAnsi" w:hAnsiTheme="minorHAnsi" w:cstheme="minorHAnsi"/>
          <w:b w:val="0"/>
          <w:bCs w:val="0"/>
          <w:color w:val="000000"/>
          <w:sz w:val="28"/>
          <w:szCs w:val="28"/>
        </w:rPr>
        <w:br/>
        <w:t>rakta paḍe hena,—dekhi’ māye trāsa pāya</w:t>
      </w:r>
    </w:p>
    <w:p w14:paraId="1DBDCE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walked around just like a young child, His mother became frightened thinking that His reddish feet were bleeding.</w:t>
      </w:r>
    </w:p>
    <w:p w14:paraId="2088F80A" w14:textId="1DD55F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lotus feet and toes of the Lord looked as red as pomegranate flowers, Śacīdevī feared that the Lord’s lotus feet were bleeding.</w:t>
      </w:r>
    </w:p>
    <w:p w14:paraId="41A05C0B" w14:textId="6500A9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4.83</w:t>
      </w:r>
    </w:p>
    <w:p w14:paraId="3FF7E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3B5A2B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śacī-jagannātha baḍai vismita</w:t>
      </w:r>
      <w:r w:rsidRPr="00790008">
        <w:rPr>
          <w:rStyle w:val="BookTitle"/>
          <w:rFonts w:asciiTheme="minorHAnsi" w:hAnsiTheme="minorHAnsi" w:cstheme="minorHAnsi"/>
          <w:b w:val="0"/>
          <w:bCs w:val="0"/>
          <w:color w:val="000000"/>
          <w:sz w:val="28"/>
          <w:szCs w:val="28"/>
        </w:rPr>
        <w:br/>
        <w:t>nirdhana, tathāpi doṅhe mahā-ānandita</w:t>
      </w:r>
    </w:p>
    <w:p w14:paraId="1781BB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Śacīmātā and Jagannātha Miśra became greatly astonished. Although they were poor, they were always joyful.</w:t>
      </w:r>
    </w:p>
    <w:p w14:paraId="4F61A0C2" w14:textId="159887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great personality is born in a family, many of his relatives achieve liberation from material existence by his association. This is the belief of God-fearing people. Since Śacī and Jagannātha considered their son a great personality, they expected good fortune in the future as well as liberation.</w:t>
      </w:r>
    </w:p>
    <w:p w14:paraId="6F610D36" w14:textId="4C8645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4.84</w:t>
      </w:r>
    </w:p>
    <w:p w14:paraId="7944CF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72E32F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kānākāni kare doṅhe nirjane vasiyā</w:t>
      </w:r>
      <w:r w:rsidRPr="00790008">
        <w:rPr>
          <w:rStyle w:val="BookTitle"/>
          <w:rFonts w:asciiTheme="minorHAnsi" w:hAnsiTheme="minorHAnsi" w:cstheme="minorHAnsi"/>
          <w:b w:val="0"/>
          <w:bCs w:val="0"/>
          <w:color w:val="000000"/>
          <w:sz w:val="28"/>
          <w:szCs w:val="28"/>
        </w:rPr>
        <w:br/>
        <w:t>“kona mahāpuruṣa vā janmilā āsiyā</w:t>
      </w:r>
    </w:p>
    <w:p w14:paraId="113DBFE9" w14:textId="0D5437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they sat together in seclusion, they whispered to each other, “Some great personality has taken birth in our family.</w:t>
      </w:r>
    </w:p>
    <w:p w14:paraId="08F80552" w14:textId="665DF1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4.85</w:t>
      </w:r>
    </w:p>
    <w:p w14:paraId="2DF0C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359AA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bujhi,—saṁsāra-duḥkhera haila anta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janmila āmāra ghare hena guṇavanta</w:t>
      </w:r>
    </w:p>
    <w:p w14:paraId="49CFCEAB" w14:textId="10AACB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such a qualified person has taken birth in our house, perhaps our material distress will come to an end.</w:t>
      </w:r>
    </w:p>
    <w:p w14:paraId="44386577" w14:textId="72651A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4.86</w:t>
      </w:r>
    </w:p>
    <w:p w14:paraId="42995C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3A42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śiśura rīti kabhu nāhi śuni</w:t>
      </w:r>
      <w:r w:rsidRPr="00790008">
        <w:rPr>
          <w:rStyle w:val="BookTitle"/>
          <w:rFonts w:asciiTheme="minorHAnsi" w:hAnsiTheme="minorHAnsi" w:cstheme="minorHAnsi"/>
          <w:b w:val="0"/>
          <w:bCs w:val="0"/>
          <w:color w:val="000000"/>
          <w:sz w:val="28"/>
          <w:szCs w:val="28"/>
        </w:rPr>
        <w:br/>
        <w:t>niravadhi nāce, hāse, śuni’ hari-dhvani</w:t>
      </w:r>
    </w:p>
    <w:p w14:paraId="728B036F" w14:textId="21FF2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never before heard of such behavior in a child. He continually dances and smiles upon hearing the sound of the holy names.</w:t>
      </w:r>
    </w:p>
    <w:p w14:paraId="5A0FA5E5" w14:textId="2FCF00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4.87</w:t>
      </w:r>
    </w:p>
    <w:p w14:paraId="255C23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15650E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krandana kare, prabodha nā māne</w:t>
      </w:r>
      <w:r w:rsidRPr="00790008">
        <w:rPr>
          <w:rStyle w:val="BookTitle"/>
          <w:rFonts w:asciiTheme="minorHAnsi" w:hAnsiTheme="minorHAnsi" w:cstheme="minorHAnsi"/>
          <w:b w:val="0"/>
          <w:bCs w:val="0"/>
          <w:color w:val="000000"/>
          <w:sz w:val="28"/>
          <w:szCs w:val="28"/>
        </w:rPr>
        <w:br/>
        <w:t>baḍa kari’ hari-dhvani yāvat nā śune”</w:t>
      </w:r>
    </w:p>
    <w:p w14:paraId="51DFFC70" w14:textId="5BE904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He cries, He is not pacified until He hears the loud chanting of the name of Hari.”</w:t>
      </w:r>
    </w:p>
    <w:p w14:paraId="18E438DF" w14:textId="6D425D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4.88</w:t>
      </w:r>
    </w:p>
    <w:p w14:paraId="06667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51EB1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haile yateka nārī-gaṇa</w:t>
      </w:r>
      <w:r w:rsidRPr="00790008">
        <w:rPr>
          <w:rStyle w:val="BookTitle"/>
          <w:rFonts w:asciiTheme="minorHAnsi" w:hAnsiTheme="minorHAnsi" w:cstheme="minorHAnsi"/>
          <w:b w:val="0"/>
          <w:bCs w:val="0"/>
          <w:color w:val="000000"/>
          <w:sz w:val="28"/>
          <w:szCs w:val="28"/>
        </w:rPr>
        <w:br/>
        <w:t>bālake veḍiyā sabe kare saṅkīrtana</w:t>
      </w:r>
    </w:p>
    <w:p w14:paraId="106AB4D6" w14:textId="60E390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morning all the ladies would gather around the child and perform saṅkīrtana.</w:t>
      </w:r>
    </w:p>
    <w:p w14:paraId="68A83D12" w14:textId="79DC54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4.89</w:t>
      </w:r>
    </w:p>
    <w:p w14:paraId="193BD8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CA3FD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bali’ nārī-gaṇe deya karatāli</w:t>
      </w:r>
      <w:r w:rsidRPr="00790008">
        <w:rPr>
          <w:rStyle w:val="BookTitle"/>
          <w:rFonts w:asciiTheme="minorHAnsi" w:hAnsiTheme="minorHAnsi" w:cstheme="minorHAnsi"/>
          <w:b w:val="0"/>
          <w:bCs w:val="0"/>
          <w:color w:val="000000"/>
          <w:sz w:val="28"/>
          <w:szCs w:val="28"/>
        </w:rPr>
        <w:br/>
        <w:t>nāce gaurasundara bālaka kutūhalī</w:t>
      </w:r>
    </w:p>
    <w:p w14:paraId="19B26E34" w14:textId="559769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clapped their hands and chanted the name of Hari, Gaurasundara would enthusiastically dance.</w:t>
      </w:r>
    </w:p>
    <w:p w14:paraId="6D3A800E" w14:textId="3D1A47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4.90</w:t>
      </w:r>
    </w:p>
    <w:p w14:paraId="784F7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1FD867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yāya prabhu dhūlāya dhūsara</w:t>
      </w:r>
      <w:r w:rsidRPr="00790008">
        <w:rPr>
          <w:rStyle w:val="BookTitle"/>
          <w:rFonts w:asciiTheme="minorHAnsi" w:hAnsiTheme="minorHAnsi" w:cstheme="minorHAnsi"/>
          <w:b w:val="0"/>
          <w:bCs w:val="0"/>
          <w:color w:val="000000"/>
          <w:sz w:val="28"/>
          <w:szCs w:val="28"/>
        </w:rPr>
        <w:br/>
        <w:t>uṭhi’ hāse jananīra kolera upara</w:t>
      </w:r>
    </w:p>
    <w:p w14:paraId="7B50A7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become covered with dust as He rolled on the ground, and then He would smile and climb onto the lap of His mother.</w:t>
      </w:r>
    </w:p>
    <w:p w14:paraId="43239C34" w14:textId="670D10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 xml:space="preserve">gaḍāgaḍi yāya </w:t>
      </w:r>
      <w:r w:rsidRPr="00790008">
        <w:rPr>
          <w:rStyle w:val="BookTitle"/>
          <w:rFonts w:asciiTheme="minorHAnsi" w:hAnsiTheme="minorHAnsi" w:cstheme="minorHAnsi"/>
          <w:b w:val="0"/>
          <w:bCs w:val="0"/>
          <w:color w:val="000000"/>
          <w:sz w:val="28"/>
          <w:szCs w:val="28"/>
        </w:rPr>
        <w:t xml:space="preserve">mean “rolling on the ground,” and the word </w:t>
      </w:r>
      <w:r w:rsidRPr="00790008">
        <w:rPr>
          <w:rStyle w:val="BookTitle"/>
          <w:rFonts w:asciiTheme="minorHAnsi" w:hAnsiTheme="minorHAnsi" w:cstheme="minorHAnsi"/>
          <w:b w:val="0"/>
          <w:bCs w:val="0"/>
          <w:i/>
          <w:iCs/>
          <w:color w:val="000000"/>
          <w:sz w:val="28"/>
          <w:szCs w:val="28"/>
        </w:rPr>
        <w:t>dhūsara</w:t>
      </w:r>
      <w:r w:rsidRPr="00790008">
        <w:rPr>
          <w:rStyle w:val="BookTitle"/>
          <w:rFonts w:asciiTheme="minorHAnsi" w:hAnsiTheme="minorHAnsi" w:cstheme="minorHAnsi"/>
          <w:b w:val="0"/>
          <w:bCs w:val="0"/>
          <w:color w:val="000000"/>
          <w:sz w:val="28"/>
          <w:szCs w:val="28"/>
        </w:rPr>
        <w:t xml:space="preserve"> means “dust-colored.”</w:t>
      </w:r>
    </w:p>
    <w:p w14:paraId="482C4C3C" w14:textId="6112B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4.91</w:t>
      </w:r>
    </w:p>
    <w:p w14:paraId="66756F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2C95C4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aṅga-bhaṅgī kari’ nāce gauracandra</w:t>
      </w:r>
      <w:r w:rsidRPr="00790008">
        <w:rPr>
          <w:rStyle w:val="BookTitle"/>
          <w:rFonts w:asciiTheme="minorHAnsi" w:hAnsiTheme="minorHAnsi" w:cstheme="minorHAnsi"/>
          <w:b w:val="0"/>
          <w:bCs w:val="0"/>
          <w:color w:val="000000"/>
          <w:sz w:val="28"/>
          <w:szCs w:val="28"/>
        </w:rPr>
        <w:br/>
        <w:t>dekhiyā sabāra haya atula ānanda</w:t>
      </w:r>
    </w:p>
    <w:p w14:paraId="2DF81D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felt incomparable happiness on seeing the various postures that Gauracandra exhibited as He danced.</w:t>
      </w:r>
    </w:p>
    <w:p w14:paraId="5608D13D" w14:textId="6036B6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aṅga-bhaṅgī </w:t>
      </w:r>
      <w:r w:rsidRPr="00790008">
        <w:rPr>
          <w:rStyle w:val="BookTitle"/>
          <w:rFonts w:asciiTheme="minorHAnsi" w:hAnsiTheme="minorHAnsi" w:cstheme="minorHAnsi"/>
          <w:b w:val="0"/>
          <w:bCs w:val="0"/>
          <w:color w:val="000000"/>
          <w:sz w:val="28"/>
          <w:szCs w:val="28"/>
        </w:rPr>
        <w:t>refers to swinging one’s hands.</w:t>
      </w:r>
    </w:p>
    <w:p w14:paraId="2B4FFA5C" w14:textId="5CE2B5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4.92</w:t>
      </w:r>
    </w:p>
    <w:p w14:paraId="364476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B9F9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śiśu-bhāve hari-saṅkīrtana</w:t>
      </w:r>
      <w:r w:rsidRPr="00790008">
        <w:rPr>
          <w:rStyle w:val="BookTitle"/>
          <w:rFonts w:asciiTheme="minorHAnsi" w:hAnsiTheme="minorHAnsi" w:cstheme="minorHAnsi"/>
          <w:b w:val="0"/>
          <w:bCs w:val="0"/>
          <w:color w:val="000000"/>
          <w:sz w:val="28"/>
          <w:szCs w:val="28"/>
        </w:rPr>
        <w:br/>
        <w:t>karāyena prabhu, nāhi bujhe kona jana</w:t>
      </w:r>
    </w:p>
    <w:p w14:paraId="43AA05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no one could understand how the Lord as a child induced others to chant the holy names.</w:t>
      </w:r>
    </w:p>
    <w:p w14:paraId="6A7824AB" w14:textId="228E2E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His childhood pastimes, Nimāi cleverly induced people to engage in the congregational chanting of the holy names of Hari. Ordinary people could not understand His tricks.</w:t>
      </w:r>
    </w:p>
    <w:p w14:paraId="1E23A7BD" w14:textId="29FCD4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4.93</w:t>
      </w:r>
    </w:p>
    <w:p w14:paraId="58E6BB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5D97AC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dhāya prabhu ki ghare, bāhire</w:t>
      </w:r>
      <w:r w:rsidRPr="00790008">
        <w:rPr>
          <w:rStyle w:val="BookTitle"/>
          <w:rFonts w:asciiTheme="minorHAnsi" w:hAnsiTheme="minorHAnsi" w:cstheme="minorHAnsi"/>
          <w:b w:val="0"/>
          <w:bCs w:val="0"/>
          <w:color w:val="000000"/>
          <w:sz w:val="28"/>
          <w:szCs w:val="28"/>
        </w:rPr>
        <w:br/>
        <w:t>parama-cañcala, keha dharite nā pāre</w:t>
      </w:r>
    </w:p>
    <w:p w14:paraId="3B5A9578" w14:textId="74CC52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constantly ran in and out of the house. He was so restless that no one could catch Him.</w:t>
      </w:r>
    </w:p>
    <w:p w14:paraId="1D24F191" w14:textId="1E4DEF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4.94</w:t>
      </w:r>
    </w:p>
    <w:p w14:paraId="2D53F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010F99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bāḍīra bāhire prabhu yāya</w:t>
      </w:r>
      <w:r w:rsidRPr="00790008">
        <w:rPr>
          <w:rStyle w:val="BookTitle"/>
          <w:rFonts w:asciiTheme="minorHAnsi" w:hAnsiTheme="minorHAnsi" w:cstheme="minorHAnsi"/>
          <w:b w:val="0"/>
          <w:bCs w:val="0"/>
          <w:color w:val="000000"/>
          <w:sz w:val="28"/>
          <w:szCs w:val="28"/>
        </w:rPr>
        <w:br/>
        <w:t>khai, kalā, sandeśa, yā’ dekhe tā’ cāya</w:t>
      </w:r>
    </w:p>
    <w:p w14:paraId="5DA4A6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the Lord would go alone outside the house and ask people for whatever He saw—roasted paddy, bananas, or sandeśa.</w:t>
      </w:r>
    </w:p>
    <w:p w14:paraId="480F7F0C" w14:textId="6CB101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means “alone” or “without anyone else.” A corruption of 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aśvara</w:t>
      </w:r>
      <w:r w:rsidRPr="00790008">
        <w:rPr>
          <w:rStyle w:val="BookTitle"/>
          <w:rFonts w:asciiTheme="minorHAnsi" w:hAnsiTheme="minorHAnsi" w:cstheme="minorHAnsi"/>
          <w:b w:val="0"/>
          <w:bCs w:val="0"/>
          <w:color w:val="000000"/>
          <w:sz w:val="28"/>
          <w:szCs w:val="28"/>
        </w:rPr>
        <w:t>, is still used around the districts of Noyākhāli and Caṭṭagrāma in Bangladesh.</w:t>
      </w:r>
    </w:p>
    <w:p w14:paraId="1589BD83" w14:textId="365B4B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4.95</w:t>
      </w:r>
    </w:p>
    <w:p w14:paraId="60380F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95</w:t>
      </w:r>
    </w:p>
    <w:p w14:paraId="09CEA5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rūpa parama-mohana</w:t>
      </w:r>
      <w:r w:rsidRPr="00790008">
        <w:rPr>
          <w:rStyle w:val="BookTitle"/>
          <w:rFonts w:asciiTheme="minorHAnsi" w:hAnsiTheme="minorHAnsi" w:cstheme="minorHAnsi"/>
          <w:b w:val="0"/>
          <w:bCs w:val="0"/>
          <w:color w:val="000000"/>
          <w:sz w:val="28"/>
          <w:szCs w:val="28"/>
        </w:rPr>
        <w:br/>
        <w:t>ye-jana nā cine, seha deya tata-kṣaṇa</w:t>
      </w:r>
    </w:p>
    <w:p w14:paraId="23A1D8C6" w14:textId="4E8CC7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Captivated on seeing the Lord’s enchanting form, even strangers gave Him whatever He requested.</w:t>
      </w:r>
    </w:p>
    <w:p w14:paraId="1305E7D1" w14:textId="06ABDC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4.96</w:t>
      </w:r>
    </w:p>
    <w:p w14:paraId="649B06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119E1D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sandeśa-kalā deyena prabhure</w:t>
      </w:r>
      <w:r w:rsidRPr="00790008">
        <w:rPr>
          <w:rStyle w:val="BookTitle"/>
          <w:rFonts w:asciiTheme="minorHAnsi" w:hAnsiTheme="minorHAnsi" w:cstheme="minorHAnsi"/>
          <w:b w:val="0"/>
          <w:bCs w:val="0"/>
          <w:color w:val="000000"/>
          <w:sz w:val="28"/>
          <w:szCs w:val="28"/>
        </w:rPr>
        <w:br/>
        <w:t>pāiyā santoṣe prabhu āisena ghare</w:t>
      </w:r>
    </w:p>
    <w:p w14:paraId="0E5C406B" w14:textId="57A5E0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give the Lord bananas and sandeśa, and He returned home satisfied.</w:t>
      </w:r>
    </w:p>
    <w:p w14:paraId="041FFCCD" w14:textId="37355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4.97</w:t>
      </w:r>
    </w:p>
    <w:p w14:paraId="5A320A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2901CF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ye-sakala strī-gaṇe gāyena hari-nāma</w:t>
      </w:r>
      <w:r w:rsidRPr="00790008">
        <w:rPr>
          <w:rStyle w:val="BookTitle"/>
          <w:rFonts w:asciiTheme="minorHAnsi" w:hAnsiTheme="minorHAnsi" w:cstheme="minorHAnsi"/>
          <w:b w:val="0"/>
          <w:bCs w:val="0"/>
          <w:color w:val="000000"/>
          <w:sz w:val="28"/>
          <w:szCs w:val="28"/>
        </w:rPr>
        <w:br/>
        <w:t>tā’-sabāre āni’ saba karena pradāna</w:t>
      </w:r>
    </w:p>
    <w:p w14:paraId="08E25CD3" w14:textId="79ED8B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distributed those items to the ladies who chanted the holy names.</w:t>
      </w:r>
    </w:p>
    <w:p w14:paraId="6F0FC71E" w14:textId="7CDCC7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4.98</w:t>
      </w:r>
    </w:p>
    <w:p w14:paraId="4B56BA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299C21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bālakera buddhi dekhi’ hāse sarva-jana</w:t>
      </w:r>
      <w:r w:rsidRPr="00790008">
        <w:rPr>
          <w:rStyle w:val="BookTitle"/>
          <w:rFonts w:asciiTheme="minorHAnsi" w:hAnsiTheme="minorHAnsi" w:cstheme="minorHAnsi"/>
          <w:b w:val="0"/>
          <w:bCs w:val="0"/>
          <w:color w:val="000000"/>
          <w:sz w:val="28"/>
          <w:szCs w:val="28"/>
        </w:rPr>
        <w:br/>
        <w:t>hāte tāli diyā ’hari’ bole anukṣaṇa</w:t>
      </w:r>
    </w:p>
    <w:p w14:paraId="063F96B4" w14:textId="457160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child’s intelligence, everyone laughed and chanted Hari’s names while clapping their hands.</w:t>
      </w:r>
    </w:p>
    <w:p w14:paraId="508532BC" w14:textId="0AD16A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4.99</w:t>
      </w:r>
    </w:p>
    <w:p w14:paraId="20F82A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5A96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vihāne, ki madhyāhne, ki rātri, sandhyāya</w:t>
      </w:r>
      <w:r w:rsidRPr="00790008">
        <w:rPr>
          <w:rStyle w:val="BookTitle"/>
          <w:rFonts w:asciiTheme="minorHAnsi" w:hAnsiTheme="minorHAnsi" w:cstheme="minorHAnsi"/>
          <w:b w:val="0"/>
          <w:bCs w:val="0"/>
          <w:color w:val="000000"/>
          <w:sz w:val="28"/>
          <w:szCs w:val="28"/>
        </w:rPr>
        <w:br/>
        <w:t>niravadhi bāḍīra bāhire prabhu yāya</w:t>
      </w:r>
    </w:p>
    <w:p w14:paraId="59B007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went out of the house at any time of the day, whether morning, noon, afternoon, or night.</w:t>
      </w:r>
    </w:p>
    <w:p w14:paraId="52C7D208" w14:textId="108F04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Vihāne</w:t>
      </w:r>
      <w:r w:rsidRPr="00790008">
        <w:rPr>
          <w:rStyle w:val="BookTitle"/>
          <w:rFonts w:asciiTheme="minorHAnsi" w:hAnsiTheme="minorHAnsi" w:cstheme="minorHAnsi"/>
          <w:b w:val="0"/>
          <w:bCs w:val="0"/>
          <w:color w:val="000000"/>
          <w:sz w:val="28"/>
          <w:szCs w:val="28"/>
        </w:rPr>
        <w:t xml:space="preserve"> is a Hindi word that is a corrupted form of the Bangladesh word </w:t>
      </w:r>
      <w:r w:rsidRPr="00790008">
        <w:rPr>
          <w:rStyle w:val="BookTitle"/>
          <w:rFonts w:asciiTheme="minorHAnsi" w:hAnsiTheme="minorHAnsi" w:cstheme="minorHAnsi"/>
          <w:b w:val="0"/>
          <w:bCs w:val="0"/>
          <w:i/>
          <w:iCs/>
          <w:color w:val="000000"/>
          <w:sz w:val="28"/>
          <w:szCs w:val="28"/>
        </w:rPr>
        <w:t>vibhāta</w:t>
      </w:r>
      <w:r w:rsidRPr="00790008">
        <w:rPr>
          <w:rStyle w:val="BookTitle"/>
          <w:rFonts w:asciiTheme="minorHAnsi" w:hAnsiTheme="minorHAnsi" w:cstheme="minorHAnsi"/>
          <w:b w:val="0"/>
          <w:bCs w:val="0"/>
          <w:color w:val="000000"/>
          <w:sz w:val="28"/>
          <w:szCs w:val="28"/>
        </w:rPr>
        <w:t>, which means “in the morning.”</w:t>
      </w:r>
    </w:p>
    <w:p w14:paraId="56D170BF" w14:textId="27982C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4.100</w:t>
      </w:r>
    </w:p>
    <w:p w14:paraId="3BDF22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D0589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nikaṭe vasaye yata bandhu-varga-ghare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prati-dina kautuke āpane curi kare</w:t>
      </w:r>
    </w:p>
    <w:p w14:paraId="5686E6BF" w14:textId="1DEBE0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regularly went to the neighboring friends’ houses and playfully stole things.</w:t>
      </w:r>
    </w:p>
    <w:p w14:paraId="104F1850" w14:textId="7963F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4.101</w:t>
      </w:r>
    </w:p>
    <w:p w14:paraId="456470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588D5A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ghare dugdha piye, kāro bhāta khāya</w:t>
      </w:r>
      <w:r w:rsidRPr="00790008">
        <w:rPr>
          <w:rStyle w:val="BookTitle"/>
          <w:rFonts w:asciiTheme="minorHAnsi" w:hAnsiTheme="minorHAnsi" w:cstheme="minorHAnsi"/>
          <w:b w:val="0"/>
          <w:bCs w:val="0"/>
          <w:color w:val="000000"/>
          <w:sz w:val="28"/>
          <w:szCs w:val="28"/>
        </w:rPr>
        <w:br/>
        <w:t>hāṇḍī bhāṅge, yāra ghare kichu nāhi pāya</w:t>
      </w:r>
    </w:p>
    <w:p w14:paraId="26961E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drank someone’s milk, He ate someone else’s rice, and He broke the pots if He could not find anything to take.</w:t>
      </w:r>
    </w:p>
    <w:p w14:paraId="11071722" w14:textId="512229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hāṇḍī </w:t>
      </w:r>
      <w:r w:rsidRPr="00790008">
        <w:rPr>
          <w:rStyle w:val="BookTitle"/>
          <w:rFonts w:asciiTheme="minorHAnsi" w:hAnsiTheme="minorHAnsi" w:cstheme="minorHAnsi"/>
          <w:b w:val="0"/>
          <w:bCs w:val="0"/>
          <w:color w:val="000000"/>
          <w:sz w:val="28"/>
          <w:szCs w:val="28"/>
        </w:rPr>
        <w:t>is a Hindi word that means “vessel” or “clay pot.”</w:t>
      </w:r>
    </w:p>
    <w:p w14:paraId="580F25ED" w14:textId="3C2A3A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4.102</w:t>
      </w:r>
    </w:p>
    <w:p w14:paraId="582EE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23F1C8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ghare śiśu thāke, tāhāre kāndāya</w:t>
      </w:r>
      <w:r w:rsidRPr="00790008">
        <w:rPr>
          <w:rStyle w:val="BookTitle"/>
          <w:rFonts w:asciiTheme="minorHAnsi" w:hAnsiTheme="minorHAnsi" w:cstheme="minorHAnsi"/>
          <w:b w:val="0"/>
          <w:bCs w:val="0"/>
          <w:color w:val="000000"/>
          <w:sz w:val="28"/>
          <w:szCs w:val="28"/>
        </w:rPr>
        <w:br/>
        <w:t>keha dekhilei mātra uṭhiyā palāya</w:t>
      </w:r>
    </w:p>
    <w:p w14:paraId="72483558" w14:textId="41D503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there was a child in the house, the Lord made him cry. And if someone saw Him, He ran away.</w:t>
      </w:r>
    </w:p>
    <w:p w14:paraId="57337464" w14:textId="35C72C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4.103</w:t>
      </w:r>
    </w:p>
    <w:p w14:paraId="6C051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4FFA18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daiva-yoge yadi keha pāre dharibāre</w:t>
      </w:r>
      <w:r w:rsidRPr="00790008">
        <w:rPr>
          <w:rStyle w:val="BookTitle"/>
          <w:rFonts w:asciiTheme="minorHAnsi" w:hAnsiTheme="minorHAnsi" w:cstheme="minorHAnsi"/>
          <w:b w:val="0"/>
          <w:bCs w:val="0"/>
          <w:color w:val="000000"/>
          <w:sz w:val="28"/>
          <w:szCs w:val="28"/>
        </w:rPr>
        <w:br/>
        <w:t>tabe tāra pā’ye dharī kare parihāre</w:t>
      </w:r>
    </w:p>
    <w:p w14:paraId="02FEF4A3" w14:textId="0DB767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by chance the Lord was caught, He fell at the person’s feet in order to gain release.</w:t>
      </w:r>
    </w:p>
    <w:p w14:paraId="09FBCA64" w14:textId="63F192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4.104</w:t>
      </w:r>
    </w:p>
    <w:p w14:paraId="1B9002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2C1F6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“ebāra chāḍaha more, nā āsiba āra</w:t>
      </w:r>
      <w:r w:rsidRPr="00790008">
        <w:rPr>
          <w:rStyle w:val="BookTitle"/>
          <w:rFonts w:asciiTheme="minorHAnsi" w:hAnsiTheme="minorHAnsi" w:cstheme="minorHAnsi"/>
          <w:b w:val="0"/>
          <w:bCs w:val="0"/>
          <w:color w:val="000000"/>
          <w:sz w:val="28"/>
          <w:szCs w:val="28"/>
        </w:rPr>
        <w:br/>
        <w:t>āra yadi curi karoṅ, dohāi tomāra”</w:t>
      </w:r>
    </w:p>
    <w:p w14:paraId="420B9577" w14:textId="4884DD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leave Me this time. I will not come again. I promise I won’t steal again.”</w:t>
      </w:r>
    </w:p>
    <w:p w14:paraId="5171C727" w14:textId="31629F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4.105</w:t>
      </w:r>
    </w:p>
    <w:p w14:paraId="14F203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7017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śiśura buddhi, sabei vismita</w:t>
      </w:r>
      <w:r w:rsidRPr="00790008">
        <w:rPr>
          <w:rStyle w:val="BookTitle"/>
          <w:rFonts w:asciiTheme="minorHAnsi" w:hAnsiTheme="minorHAnsi" w:cstheme="minorHAnsi"/>
          <w:b w:val="0"/>
          <w:bCs w:val="0"/>
          <w:color w:val="000000"/>
          <w:sz w:val="28"/>
          <w:szCs w:val="28"/>
        </w:rPr>
        <w:br/>
        <w:t>ruṣṭa nahe keha, sabe karena pirīta</w:t>
      </w:r>
    </w:p>
    <w:p w14:paraId="2077F1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child’s intelligence, everyone was astonished. They could not become upset, rather, they loved Him.</w:t>
      </w:r>
    </w:p>
    <w:p w14:paraId="53B3A79F" w14:textId="681248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pirīta </w:t>
      </w:r>
      <w:r w:rsidRPr="00790008">
        <w:rPr>
          <w:rStyle w:val="BookTitle"/>
          <w:rFonts w:asciiTheme="minorHAnsi" w:hAnsiTheme="minorHAnsi" w:cstheme="minorHAnsi"/>
          <w:b w:val="0"/>
          <w:bCs w:val="0"/>
          <w:color w:val="000000"/>
          <w:sz w:val="28"/>
          <w:szCs w:val="28"/>
        </w:rPr>
        <w:t>means “love.”</w:t>
      </w:r>
    </w:p>
    <w:p w14:paraId="2E326B09" w14:textId="372B61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4.106</w:t>
      </w:r>
    </w:p>
    <w:p w14:paraId="5F40F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714A44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nija-putra haiteo sabe sneha kare</w:t>
      </w:r>
      <w:r w:rsidRPr="00790008">
        <w:rPr>
          <w:rStyle w:val="BookTitle"/>
          <w:rFonts w:asciiTheme="minorHAnsi" w:hAnsiTheme="minorHAnsi" w:cstheme="minorHAnsi"/>
          <w:b w:val="0"/>
          <w:bCs w:val="0"/>
          <w:color w:val="000000"/>
          <w:sz w:val="28"/>
          <w:szCs w:val="28"/>
        </w:rPr>
        <w:br/>
        <w:t>daraśana-mātra sarva-citta-vṛtti hare</w:t>
      </w:r>
    </w:p>
    <w:p w14:paraId="5469EB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showed more affection to Him than to their own sons, for the Lord stole everyone’s heart just by His presence.</w:t>
      </w:r>
    </w:p>
    <w:p w14:paraId="1CB05527" w14:textId="3487AF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matchless quality of the sweet form of Gaura-Kṛṣṇa, who is the Lord of the </w:t>
      </w:r>
      <w:r w:rsidRPr="00790008">
        <w:rPr>
          <w:rStyle w:val="BookTitle"/>
          <w:rFonts w:asciiTheme="minorHAnsi" w:hAnsiTheme="minorHAnsi" w:cstheme="minorHAnsi"/>
          <w:b w:val="0"/>
          <w:bCs w:val="0"/>
          <w:i/>
          <w:iCs/>
          <w:color w:val="000000"/>
          <w:sz w:val="28"/>
          <w:szCs w:val="28"/>
        </w:rPr>
        <w:t>samvit</w:t>
      </w:r>
      <w:r w:rsidRPr="00790008">
        <w:rPr>
          <w:rStyle w:val="BookTitle"/>
          <w:rFonts w:asciiTheme="minorHAnsi" w:hAnsiTheme="minorHAnsi" w:cstheme="minorHAnsi"/>
          <w:b w:val="0"/>
          <w:bCs w:val="0"/>
          <w:color w:val="000000"/>
          <w:sz w:val="28"/>
          <w:szCs w:val="28"/>
        </w:rPr>
        <w:t xml:space="preserve"> potency, is so powerful that it forcibly attracts all transcendentally pure objects. In this regard one may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(3.2.12).</w:t>
      </w:r>
    </w:p>
    <w:p w14:paraId="33BF8D04" w14:textId="46D0CF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4.107</w:t>
      </w:r>
    </w:p>
    <w:p w14:paraId="56918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425D2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sthira nahe eka-ṭhāñi, bulaye sadāya</w:t>
      </w:r>
    </w:p>
    <w:p w14:paraId="01CEFD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performed His pastimes as He constantly wandered about.</w:t>
      </w:r>
    </w:p>
    <w:p w14:paraId="6287F73B" w14:textId="7E6B9F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vaikuṇṭhera rāya </w:t>
      </w:r>
      <w:r w:rsidRPr="00790008">
        <w:rPr>
          <w:rStyle w:val="BookTitle"/>
          <w:rFonts w:asciiTheme="minorHAnsi" w:hAnsiTheme="minorHAnsi" w:cstheme="minorHAnsi"/>
          <w:b w:val="0"/>
          <w:bCs w:val="0"/>
          <w:color w:val="000000"/>
          <w:sz w:val="28"/>
          <w:szCs w:val="28"/>
        </w:rPr>
        <w:t>refer to the king of Vaikuṇṭha, Śrī Nārāyaṇa.</w:t>
      </w:r>
    </w:p>
    <w:p w14:paraId="15249077" w14:textId="3D7AB3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4.108</w:t>
      </w:r>
    </w:p>
    <w:p w14:paraId="36C6EC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08D3C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prabhura dekhiyā dui core</w:t>
      </w:r>
      <w:r w:rsidRPr="00790008">
        <w:rPr>
          <w:rStyle w:val="BookTitle"/>
          <w:rFonts w:asciiTheme="minorHAnsi" w:hAnsiTheme="minorHAnsi" w:cstheme="minorHAnsi"/>
          <w:b w:val="0"/>
          <w:bCs w:val="0"/>
          <w:color w:val="000000"/>
          <w:sz w:val="28"/>
          <w:szCs w:val="28"/>
        </w:rPr>
        <w:br/>
        <w:t>yukti kare,—“kā’ra śiśu beḍāya nagare”</w:t>
      </w:r>
    </w:p>
    <w:p w14:paraId="47D73512" w14:textId="0AC028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two thieves saw the Lord and contemplated, “Whose child is this, wandering alone in the streets?”</w:t>
      </w:r>
    </w:p>
    <w:p w14:paraId="261BD5C6" w14:textId="2A56BB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4.109</w:t>
      </w:r>
    </w:p>
    <w:p w14:paraId="14E4C5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30B51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śrī-aṅge dekhi’ divya alaṅkāra</w:t>
      </w:r>
      <w:r w:rsidRPr="00790008">
        <w:rPr>
          <w:rStyle w:val="BookTitle"/>
          <w:rFonts w:asciiTheme="minorHAnsi" w:hAnsiTheme="minorHAnsi" w:cstheme="minorHAnsi"/>
          <w:b w:val="0"/>
          <w:bCs w:val="0"/>
          <w:color w:val="000000"/>
          <w:sz w:val="28"/>
          <w:szCs w:val="28"/>
        </w:rPr>
        <w:br/>
        <w:t>haribāre dui core cinte parakāra</w:t>
      </w:r>
    </w:p>
    <w:p w14:paraId="1AD9EE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They saw that the Lord was wearing </w:t>
      </w:r>
      <w:commentRangeStart w:id="89"/>
      <w:r w:rsidRPr="00790008">
        <w:rPr>
          <w:rStyle w:val="BookTitle"/>
          <w:rFonts w:asciiTheme="minorHAnsi" w:hAnsiTheme="minorHAnsi" w:cstheme="minorHAnsi"/>
          <w:b/>
          <w:bCs/>
          <w:color w:val="800000"/>
          <w:sz w:val="28"/>
          <w:szCs w:val="28"/>
        </w:rPr>
        <w:t xml:space="preserve">costly </w:t>
      </w:r>
      <w:commentRangeEnd w:id="89"/>
      <w:r w:rsidR="00A45279">
        <w:rPr>
          <w:rStyle w:val="CommentReference"/>
          <w:b w:val="0"/>
          <w:bCs w:val="0"/>
          <w:color w:val="auto"/>
        </w:rPr>
        <w:commentReference w:id="89"/>
      </w:r>
      <w:r w:rsidRPr="00790008">
        <w:rPr>
          <w:rStyle w:val="BookTitle"/>
          <w:rFonts w:asciiTheme="minorHAnsi" w:hAnsiTheme="minorHAnsi" w:cstheme="minorHAnsi"/>
          <w:b/>
          <w:bCs/>
          <w:color w:val="800000"/>
          <w:sz w:val="28"/>
          <w:szCs w:val="28"/>
        </w:rPr>
        <w:t>ornaments, and they considered how they could steal them.</w:t>
      </w:r>
    </w:p>
    <w:p w14:paraId="53E1F804" w14:textId="7CCE8B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divya </w:t>
      </w:r>
      <w:r w:rsidRPr="00790008">
        <w:rPr>
          <w:rStyle w:val="BookTitle"/>
          <w:rFonts w:asciiTheme="minorHAnsi" w:hAnsiTheme="minorHAnsi" w:cstheme="minorHAnsi"/>
          <w:b w:val="0"/>
          <w:bCs w:val="0"/>
          <w:color w:val="000000"/>
          <w:sz w:val="28"/>
          <w:szCs w:val="28"/>
        </w:rPr>
        <w:t xml:space="preserve">means “best,” “highest,” or “beautiful.” The word </w:t>
      </w:r>
      <w:r w:rsidRPr="00790008">
        <w:rPr>
          <w:rStyle w:val="BookTitle"/>
          <w:rFonts w:asciiTheme="minorHAnsi" w:hAnsiTheme="minorHAnsi" w:cstheme="minorHAnsi"/>
          <w:b w:val="0"/>
          <w:bCs w:val="0"/>
          <w:i/>
          <w:iCs/>
          <w:color w:val="000000"/>
          <w:sz w:val="28"/>
          <w:szCs w:val="28"/>
        </w:rPr>
        <w:t xml:space="preserve">haribāre </w:t>
      </w:r>
      <w:r w:rsidRPr="00790008">
        <w:rPr>
          <w:rStyle w:val="BookTitle"/>
          <w:rFonts w:asciiTheme="minorHAnsi" w:hAnsiTheme="minorHAnsi" w:cstheme="minorHAnsi"/>
          <w:b w:val="0"/>
          <w:bCs w:val="0"/>
          <w:color w:val="000000"/>
          <w:sz w:val="28"/>
          <w:szCs w:val="28"/>
        </w:rPr>
        <w:t xml:space="preserve">means “in order to steal.” The word </w:t>
      </w:r>
      <w:r w:rsidRPr="00790008">
        <w:rPr>
          <w:rStyle w:val="BookTitle"/>
          <w:rFonts w:asciiTheme="minorHAnsi" w:hAnsiTheme="minorHAnsi" w:cstheme="minorHAnsi"/>
          <w:b w:val="0"/>
          <w:bCs w:val="0"/>
          <w:i/>
          <w:iCs/>
          <w:color w:val="000000"/>
          <w:sz w:val="28"/>
          <w:szCs w:val="28"/>
        </w:rPr>
        <w:t>parakāra</w:t>
      </w:r>
      <w:r w:rsidRPr="00790008">
        <w:rPr>
          <w:rStyle w:val="BookTitle"/>
          <w:rFonts w:asciiTheme="minorHAnsi" w:hAnsiTheme="minorHAnsi" w:cstheme="minorHAnsi"/>
          <w:b w:val="0"/>
          <w:bCs w:val="0"/>
          <w:color w:val="000000"/>
          <w:sz w:val="28"/>
          <w:szCs w:val="28"/>
        </w:rPr>
        <w:t xml:space="preserve"> means “ways” or “means.”</w:t>
      </w:r>
    </w:p>
    <w:p w14:paraId="1EF49CD4" w14:textId="7F3B50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4.110</w:t>
      </w:r>
    </w:p>
    <w:p w14:paraId="29312F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7FCA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’bāpa’ ’bāpa’ bali’ eka core laila kole</w:t>
      </w:r>
      <w:r w:rsidRPr="00790008">
        <w:rPr>
          <w:rStyle w:val="BookTitle"/>
          <w:rFonts w:asciiTheme="minorHAnsi" w:hAnsiTheme="minorHAnsi" w:cstheme="minorHAnsi"/>
          <w:b w:val="0"/>
          <w:bCs w:val="0"/>
          <w:color w:val="000000"/>
          <w:sz w:val="28"/>
          <w:szCs w:val="28"/>
        </w:rPr>
        <w:br/>
        <w:t>“eta-kṣaṇa kothā chile?”—āra cora bole</w:t>
      </w:r>
    </w:p>
    <w:p w14:paraId="6FEA1045" w14:textId="14400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of the thieves took the Lord in His arms and said, “My dear child!” And the other thief said, “Where have You been so long?”</w:t>
      </w:r>
    </w:p>
    <w:p w14:paraId="017F258D" w14:textId="0008BB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4.111</w:t>
      </w:r>
    </w:p>
    <w:p w14:paraId="05D03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862F9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“jhāṭ ghare āisa, bāpa” bole dui core</w:t>
      </w:r>
      <w:r w:rsidRPr="00790008">
        <w:rPr>
          <w:rStyle w:val="BookTitle"/>
          <w:rFonts w:asciiTheme="minorHAnsi" w:hAnsiTheme="minorHAnsi" w:cstheme="minorHAnsi"/>
          <w:b w:val="0"/>
          <w:bCs w:val="0"/>
          <w:color w:val="000000"/>
          <w:sz w:val="28"/>
          <w:szCs w:val="28"/>
        </w:rPr>
        <w:br/>
        <w:t>hāsiyā bolena prabhu,—“cala yāi ghare”</w:t>
      </w:r>
    </w:p>
    <w:p w14:paraId="03766E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said, “Come, let us go home,” and the Lord smiled and said, “Yes, let us go.”</w:t>
      </w:r>
    </w:p>
    <w:p w14:paraId="3281DFBB" w14:textId="35AE86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jhāṭ</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jhaṭiti</w:t>
      </w:r>
      <w:r w:rsidRPr="00790008">
        <w:rPr>
          <w:rStyle w:val="BookTitle"/>
          <w:rFonts w:asciiTheme="minorHAnsi" w:hAnsiTheme="minorHAnsi" w:cstheme="minorHAnsi"/>
          <w:b w:val="0"/>
          <w:bCs w:val="0"/>
          <w:color w:val="000000"/>
          <w:sz w:val="28"/>
          <w:szCs w:val="28"/>
        </w:rPr>
        <w:t>, which means “immediately.”</w:t>
      </w:r>
    </w:p>
    <w:p w14:paraId="3B70D6C9" w14:textId="5FD84B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4.112</w:t>
      </w:r>
    </w:p>
    <w:p w14:paraId="72ECAC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7DD15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kole kari’ dui core dhāya</w:t>
      </w:r>
      <w:r w:rsidRPr="00790008">
        <w:rPr>
          <w:rStyle w:val="BookTitle"/>
          <w:rFonts w:asciiTheme="minorHAnsi" w:hAnsiTheme="minorHAnsi" w:cstheme="minorHAnsi"/>
          <w:b w:val="0"/>
          <w:bCs w:val="0"/>
          <w:color w:val="000000"/>
          <w:sz w:val="28"/>
          <w:szCs w:val="28"/>
        </w:rPr>
        <w:br/>
        <w:t>loke bole,—“yāra śiśu se-i lai’ yāya</w:t>
      </w:r>
    </w:p>
    <w:p w14:paraId="39F76141" w14:textId="580EB9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thieves hurriedly carried the Lord away as onlookers considered that they were taking their own son home.</w:t>
      </w:r>
    </w:p>
    <w:p w14:paraId="625AC70A" w14:textId="62CC5A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4.113</w:t>
      </w:r>
    </w:p>
    <w:p w14:paraId="4F92AE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7769CA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arbuda arbuda loka, kebā kāre cine?</w:t>
      </w:r>
      <w:r w:rsidRPr="00790008">
        <w:rPr>
          <w:rStyle w:val="BookTitle"/>
          <w:rFonts w:asciiTheme="minorHAnsi" w:hAnsiTheme="minorHAnsi" w:cstheme="minorHAnsi"/>
          <w:b w:val="0"/>
          <w:bCs w:val="0"/>
          <w:color w:val="000000"/>
          <w:sz w:val="28"/>
          <w:szCs w:val="28"/>
        </w:rPr>
        <w:br/>
        <w:t>mahā-tuṣṭa cora alaṅkāra-daraśane</w:t>
      </w:r>
    </w:p>
    <w:p w14:paraId="7DFFD659" w14:textId="079B99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millions of people in Navadvīpa, so who could recognize everyone? The thieves, meanwhile, were greatly satisfied to see the child’s ornaments.</w:t>
      </w:r>
    </w:p>
    <w:p w14:paraId="5ACF0C24" w14:textId="38FD3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4.114</w:t>
      </w:r>
    </w:p>
    <w:p w14:paraId="5411AC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49DD6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mane bhāve,—“muñi nimu tāḍa-bālā”</w:t>
      </w:r>
      <w:r w:rsidRPr="00790008">
        <w:rPr>
          <w:rStyle w:val="BookTitle"/>
          <w:rFonts w:asciiTheme="minorHAnsi" w:hAnsiTheme="minorHAnsi" w:cstheme="minorHAnsi"/>
          <w:b w:val="0"/>
          <w:bCs w:val="0"/>
          <w:color w:val="000000"/>
          <w:sz w:val="28"/>
          <w:szCs w:val="28"/>
        </w:rPr>
        <w:br/>
        <w:t>ei-mate dui core khāya manaḥ-kalā</w:t>
      </w:r>
    </w:p>
    <w:p w14:paraId="67A6F9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thought, “I will take the bangles.” And in this way they both dreamt of their soon-to-be-acquired riches.</w:t>
      </w:r>
    </w:p>
    <w:p w14:paraId="113A8B3C" w14:textId="71871E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tāḍa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bālā</w:t>
      </w:r>
      <w:r w:rsidRPr="00790008">
        <w:rPr>
          <w:rStyle w:val="BookTitle"/>
          <w:rFonts w:asciiTheme="minorHAnsi" w:hAnsiTheme="minorHAnsi" w:cstheme="minorHAnsi"/>
          <w:b w:val="0"/>
          <w:bCs w:val="0"/>
          <w:color w:val="000000"/>
          <w:sz w:val="28"/>
          <w:szCs w:val="28"/>
        </w:rPr>
        <w:t xml:space="preserve"> refer to certain ornaments worn on the hands. The words </w:t>
      </w:r>
      <w:r w:rsidRPr="00790008">
        <w:rPr>
          <w:rStyle w:val="BookTitle"/>
          <w:rFonts w:asciiTheme="minorHAnsi" w:hAnsiTheme="minorHAnsi" w:cstheme="minorHAnsi"/>
          <w:b w:val="0"/>
          <w:bCs w:val="0"/>
          <w:i/>
          <w:iCs/>
          <w:color w:val="000000"/>
          <w:sz w:val="28"/>
          <w:szCs w:val="28"/>
        </w:rPr>
        <w:t xml:space="preserve">khāya manaḥ-kalā </w:t>
      </w:r>
      <w:r w:rsidRPr="00790008">
        <w:rPr>
          <w:rStyle w:val="BookTitle"/>
          <w:rFonts w:asciiTheme="minorHAnsi" w:hAnsiTheme="minorHAnsi" w:cstheme="minorHAnsi"/>
          <w:b w:val="0"/>
          <w:bCs w:val="0"/>
          <w:color w:val="000000"/>
          <w:sz w:val="28"/>
          <w:szCs w:val="28"/>
        </w:rPr>
        <w:t>mean “to eat imaginery bananas,” or, in other words, to futilely endeavor to achieve something.</w:t>
      </w:r>
    </w:p>
    <w:p w14:paraId="0DFC3C6A" w14:textId="1318AF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4.115</w:t>
      </w:r>
    </w:p>
    <w:p w14:paraId="20A66A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1219D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cora cali’ yāya nija-marma-sthāne</w:t>
      </w:r>
      <w:r w:rsidRPr="00790008">
        <w:rPr>
          <w:rStyle w:val="BookTitle"/>
          <w:rFonts w:asciiTheme="minorHAnsi" w:hAnsiTheme="minorHAnsi" w:cstheme="minorHAnsi"/>
          <w:b w:val="0"/>
          <w:bCs w:val="0"/>
          <w:color w:val="000000"/>
          <w:sz w:val="28"/>
          <w:szCs w:val="28"/>
        </w:rPr>
        <w:br/>
        <w:t>skandhera upare hāsi’ yā’na bhagavāne</w:t>
      </w:r>
    </w:p>
    <w:p w14:paraId="4DEF2F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the two thieves went towards their destination, the Lord smiled while riding on the thief’s shoulder.</w:t>
      </w:r>
    </w:p>
    <w:p w14:paraId="302C381B" w14:textId="0BC98B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marma-sthāne </w:t>
      </w:r>
      <w:r w:rsidRPr="00790008">
        <w:rPr>
          <w:rStyle w:val="BookTitle"/>
          <w:rFonts w:asciiTheme="minorHAnsi" w:hAnsiTheme="minorHAnsi" w:cstheme="minorHAnsi"/>
          <w:b w:val="0"/>
          <w:bCs w:val="0"/>
          <w:color w:val="000000"/>
          <w:sz w:val="28"/>
          <w:szCs w:val="28"/>
        </w:rPr>
        <w:t>refers to the secluded solitary destination desired by the thieves.</w:t>
      </w:r>
    </w:p>
    <w:p w14:paraId="2B712AB1" w14:textId="165B8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4.116</w:t>
      </w:r>
    </w:p>
    <w:p w14:paraId="2F7F9B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14ACEE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eka-jana prabhure sandeśa deya kare</w:t>
      </w:r>
      <w:r w:rsidRPr="00790008">
        <w:rPr>
          <w:rStyle w:val="BookTitle"/>
          <w:rFonts w:asciiTheme="minorHAnsi" w:hAnsiTheme="minorHAnsi" w:cstheme="minorHAnsi"/>
          <w:b w:val="0"/>
          <w:bCs w:val="0"/>
          <w:color w:val="000000"/>
          <w:sz w:val="28"/>
          <w:szCs w:val="28"/>
        </w:rPr>
        <w:br/>
        <w:t>āra jane bole,—“ei āilāṅa ghare”</w:t>
      </w:r>
    </w:p>
    <w:p w14:paraId="326094DE" w14:textId="31974E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 thieves gave the Lord a piece of sandeśa, and the other thief said, “We’re almost home.”</w:t>
      </w:r>
    </w:p>
    <w:p w14:paraId="3E3BD081" w14:textId="02824B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4.117</w:t>
      </w:r>
    </w:p>
    <w:p w14:paraId="17BAC6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28D351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bhāṇḍiyā aneka dūre yāya</w:t>
      </w:r>
      <w:r w:rsidRPr="00790008">
        <w:rPr>
          <w:rStyle w:val="BookTitle"/>
          <w:rFonts w:asciiTheme="minorHAnsi" w:hAnsiTheme="minorHAnsi" w:cstheme="minorHAnsi"/>
          <w:b w:val="0"/>
          <w:bCs w:val="0"/>
          <w:color w:val="000000"/>
          <w:sz w:val="28"/>
          <w:szCs w:val="28"/>
        </w:rPr>
        <w:br/>
        <w:t>hethā yata āpta-gaṇa cāhiyā veḍāya</w:t>
      </w:r>
    </w:p>
    <w:p w14:paraId="581F10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thieves deceived the Lord. As they took Him far away, the Lord’s relatives began to search for Him.</w:t>
      </w:r>
    </w:p>
    <w:p w14:paraId="4B2E9162" w14:textId="6C0D5F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bhāṇḍiyā</w:t>
      </w:r>
      <w:r w:rsidRPr="00790008">
        <w:rPr>
          <w:rStyle w:val="BookTitle"/>
          <w:rFonts w:asciiTheme="minorHAnsi" w:hAnsiTheme="minorHAnsi" w:cstheme="minorHAnsi"/>
          <w:b w:val="0"/>
          <w:bCs w:val="0"/>
          <w:color w:val="000000"/>
          <w:sz w:val="28"/>
          <w:szCs w:val="28"/>
        </w:rPr>
        <w:t xml:space="preserve"> comes from the root </w:t>
      </w:r>
      <w:r w:rsidRPr="00790008">
        <w:rPr>
          <w:rStyle w:val="BookTitle"/>
          <w:rFonts w:asciiTheme="minorHAnsi" w:hAnsiTheme="minorHAnsi" w:cstheme="minorHAnsi"/>
          <w:b w:val="0"/>
          <w:bCs w:val="0"/>
          <w:i/>
          <w:iCs/>
          <w:color w:val="000000"/>
          <w:sz w:val="28"/>
          <w:szCs w:val="28"/>
        </w:rPr>
        <w:t>bhaṇḍa</w:t>
      </w:r>
      <w:r w:rsidRPr="00790008">
        <w:rPr>
          <w:rStyle w:val="BookTitle"/>
          <w:rFonts w:asciiTheme="minorHAnsi" w:hAnsiTheme="minorHAnsi" w:cstheme="minorHAnsi"/>
          <w:b w:val="0"/>
          <w:bCs w:val="0"/>
          <w:color w:val="000000"/>
          <w:sz w:val="28"/>
          <w:szCs w:val="28"/>
        </w:rPr>
        <w:t xml:space="preserve">, which means “deceiving,” “cheating,” or “hiding.” The word </w:t>
      </w:r>
      <w:r w:rsidRPr="00790008">
        <w:rPr>
          <w:rStyle w:val="BookTitle"/>
          <w:rFonts w:asciiTheme="minorHAnsi" w:hAnsiTheme="minorHAnsi" w:cstheme="minorHAnsi"/>
          <w:b w:val="0"/>
          <w:bCs w:val="0"/>
          <w:i/>
          <w:iCs/>
          <w:color w:val="000000"/>
          <w:sz w:val="28"/>
          <w:szCs w:val="28"/>
        </w:rPr>
        <w:t xml:space="preserve">cāhiyā </w:t>
      </w:r>
      <w:r w:rsidRPr="00790008">
        <w:rPr>
          <w:rStyle w:val="BookTitle"/>
          <w:rFonts w:asciiTheme="minorHAnsi" w:hAnsiTheme="minorHAnsi" w:cstheme="minorHAnsi"/>
          <w:b w:val="0"/>
          <w:bCs w:val="0"/>
          <w:color w:val="000000"/>
          <w:sz w:val="28"/>
          <w:szCs w:val="28"/>
        </w:rPr>
        <w:t>means “tracing” or “searching.”</w:t>
      </w:r>
    </w:p>
    <w:p w14:paraId="548C371D" w14:textId="074353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4.118</w:t>
      </w:r>
    </w:p>
    <w:p w14:paraId="222B3D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6F2128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bole,—“āisa, āisa, viśvambhara”</w:t>
      </w:r>
      <w:r w:rsidRPr="00790008">
        <w:rPr>
          <w:rStyle w:val="BookTitle"/>
          <w:rFonts w:asciiTheme="minorHAnsi" w:hAnsiTheme="minorHAnsi" w:cstheme="minorHAnsi"/>
          <w:b w:val="0"/>
          <w:bCs w:val="0"/>
          <w:color w:val="000000"/>
          <w:sz w:val="28"/>
          <w:szCs w:val="28"/>
        </w:rPr>
        <w:br/>
        <w:t>keha ḍāke ’nimāi’ kariyā ucca-svara</w:t>
      </w:r>
    </w:p>
    <w:p w14:paraId="6AFBCA58" w14:textId="4DF946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called, “Come, Viśvambhara, come!” Someone else loudly called, “Nimāi!”</w:t>
      </w:r>
    </w:p>
    <w:p w14:paraId="588E91A5" w14:textId="3CCD43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4.119</w:t>
      </w:r>
    </w:p>
    <w:p w14:paraId="707654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15942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vyākula hailena sarva-jana</w:t>
      </w:r>
      <w:r w:rsidRPr="00790008">
        <w:rPr>
          <w:rStyle w:val="BookTitle"/>
          <w:rFonts w:asciiTheme="minorHAnsi" w:hAnsiTheme="minorHAnsi" w:cstheme="minorHAnsi"/>
          <w:b w:val="0"/>
          <w:bCs w:val="0"/>
          <w:color w:val="000000"/>
          <w:sz w:val="28"/>
          <w:szCs w:val="28"/>
        </w:rPr>
        <w:br/>
        <w:t>jala vinā yena haya matsyera jīvana</w:t>
      </w:r>
    </w:p>
    <w:p w14:paraId="16A934C8" w14:textId="6620DB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became overwhelmed like a fish out of water.</w:t>
      </w:r>
    </w:p>
    <w:p w14:paraId="745A972C" w14:textId="11BFDA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4.120</w:t>
      </w:r>
    </w:p>
    <w:p w14:paraId="52666D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4A735C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sarva-bhāve lailā govinda-śaraṇa</w:t>
      </w:r>
      <w:r w:rsidRPr="00790008">
        <w:rPr>
          <w:rStyle w:val="BookTitle"/>
          <w:rFonts w:asciiTheme="minorHAnsi" w:hAnsiTheme="minorHAnsi" w:cstheme="minorHAnsi"/>
          <w:b w:val="0"/>
          <w:bCs w:val="0"/>
          <w:color w:val="000000"/>
          <w:sz w:val="28"/>
          <w:szCs w:val="28"/>
        </w:rPr>
        <w:br/>
        <w:t>prabhu lañā yāya cora āpana-bhavana</w:t>
      </w:r>
    </w:p>
    <w:p w14:paraId="4290BD24" w14:textId="6FDB48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Everyone took full shelter of Lord Govinda as the thieves took the Lord towards their house.</w:t>
      </w:r>
    </w:p>
    <w:p w14:paraId="45B4EDC3" w14:textId="234130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4.121</w:t>
      </w:r>
    </w:p>
    <w:p w14:paraId="491229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34820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vaiṣṇavī-māyāya cora patha nāhi cine</w:t>
      </w:r>
      <w:r w:rsidRPr="00790008">
        <w:rPr>
          <w:rStyle w:val="BookTitle"/>
          <w:rFonts w:asciiTheme="minorHAnsi" w:hAnsiTheme="minorHAnsi" w:cstheme="minorHAnsi"/>
          <w:b w:val="0"/>
          <w:bCs w:val="0"/>
          <w:color w:val="000000"/>
          <w:sz w:val="28"/>
          <w:szCs w:val="28"/>
        </w:rPr>
        <w:br/>
        <w:t>jagannātha-ghare āila nija-ghara-jñāne</w:t>
      </w:r>
    </w:p>
    <w:p w14:paraId="17A2AD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influenced by the Lord’s illusory energy, the thieves lost their way and returned to the house of Jagannātha Miśra while thinking that they had returned to their own home.</w:t>
      </w:r>
    </w:p>
    <w:p w14:paraId="38562A3E" w14:textId="3AC44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vaiṣṇavī-māyā</w:t>
      </w:r>
      <w:r w:rsidRPr="00790008">
        <w:rPr>
          <w:rStyle w:val="BookTitle"/>
          <w:rFonts w:asciiTheme="minorHAnsi" w:hAnsiTheme="minorHAnsi" w:cstheme="minorHAnsi"/>
          <w:b w:val="0"/>
          <w:bCs w:val="0"/>
          <w:color w:val="000000"/>
          <w:sz w:val="28"/>
          <w:szCs w:val="28"/>
        </w:rPr>
        <w:t xml:space="preserve"> refers to Viṣṇu’s insurmountable illusory energy, which covers and throws the living entities.</w:t>
      </w:r>
    </w:p>
    <w:p w14:paraId="5C9F68AF" w14:textId="30BC66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4.122</w:t>
      </w:r>
    </w:p>
    <w:p w14:paraId="6A7FEB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0361A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cora dekhe āilāṅa nija-marma-sthāne</w:t>
      </w:r>
      <w:r w:rsidRPr="00790008">
        <w:rPr>
          <w:rStyle w:val="BookTitle"/>
          <w:rFonts w:asciiTheme="minorHAnsi" w:hAnsiTheme="minorHAnsi" w:cstheme="minorHAnsi"/>
          <w:b w:val="0"/>
          <w:bCs w:val="0"/>
          <w:color w:val="000000"/>
          <w:sz w:val="28"/>
          <w:szCs w:val="28"/>
        </w:rPr>
        <w:br/>
        <w:t>alaṅkāra harite haila sāvadhāne</w:t>
      </w:r>
    </w:p>
    <w:p w14:paraId="145DDE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thieves thought that they had returned to their own house, they prepared to steal the Lord’s ornaments.</w:t>
      </w:r>
    </w:p>
    <w:p w14:paraId="6C63DC1D" w14:textId="56D3B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their motive was to steal the ornaments, the thieves became anxious, impatient, and cautious.</w:t>
      </w:r>
    </w:p>
    <w:p w14:paraId="4E0036A7" w14:textId="4E5A8F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4.123</w:t>
      </w:r>
    </w:p>
    <w:p w14:paraId="793D70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2B030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cora bole,—“nāma’ bāpa, āilāṅa ghara”</w:t>
      </w:r>
      <w:r w:rsidRPr="00790008">
        <w:rPr>
          <w:rStyle w:val="BookTitle"/>
          <w:rFonts w:asciiTheme="minorHAnsi" w:hAnsiTheme="minorHAnsi" w:cstheme="minorHAnsi"/>
          <w:b w:val="0"/>
          <w:bCs w:val="0"/>
          <w:color w:val="000000"/>
          <w:sz w:val="28"/>
          <w:szCs w:val="28"/>
        </w:rPr>
        <w:br/>
        <w:t>prabhu bole,—“haya haya, nāmāo satvara”</w:t>
      </w:r>
    </w:p>
    <w:p w14:paraId="0AB8B3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said, “Please get down, my dear child. We have reached home.” The Lord replied, “Yes, yes, put Me down quickly.”</w:t>
      </w:r>
    </w:p>
    <w:p w14:paraId="3FA614FA" w14:textId="70265C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Haya, haya</w:t>
      </w:r>
      <w:r w:rsidRPr="00790008">
        <w:rPr>
          <w:rStyle w:val="BookTitle"/>
          <w:rFonts w:asciiTheme="minorHAnsi" w:hAnsiTheme="minorHAnsi" w:cstheme="minorHAnsi"/>
          <w:b w:val="0"/>
          <w:bCs w:val="0"/>
          <w:color w:val="000000"/>
          <w:sz w:val="28"/>
          <w:szCs w:val="28"/>
        </w:rPr>
        <w:t xml:space="preserve"> means “yes, yes.”</w:t>
      </w:r>
    </w:p>
    <w:p w14:paraId="617F9542" w14:textId="6CE1EC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4.124</w:t>
      </w:r>
    </w:p>
    <w:p w14:paraId="768DE8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5E621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sakala-gaṇe miśra jagannātha</w:t>
      </w:r>
      <w:r w:rsidRPr="00790008">
        <w:rPr>
          <w:rStyle w:val="BookTitle"/>
          <w:rFonts w:asciiTheme="minorHAnsi" w:hAnsiTheme="minorHAnsi" w:cstheme="minorHAnsi"/>
          <w:b w:val="0"/>
          <w:bCs w:val="0"/>
          <w:color w:val="000000"/>
          <w:sz w:val="28"/>
          <w:szCs w:val="28"/>
        </w:rPr>
        <w:br/>
        <w:t>viṣāda bhāvena sabe māthe diyā hāta</w:t>
      </w:r>
    </w:p>
    <w:p w14:paraId="4E258C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Jagannātha Miśra and his associates held their heads in lamentation.</w:t>
      </w:r>
    </w:p>
    <w:p w14:paraId="1DD12E31" w14:textId="6AC978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viṣāda bhāvena</w:t>
      </w:r>
      <w:r w:rsidRPr="00790008">
        <w:rPr>
          <w:rStyle w:val="BookTitle"/>
          <w:rFonts w:asciiTheme="minorHAnsi" w:hAnsiTheme="minorHAnsi" w:cstheme="minorHAnsi"/>
          <w:b w:val="0"/>
          <w:bCs w:val="0"/>
          <w:color w:val="000000"/>
          <w:sz w:val="28"/>
          <w:szCs w:val="28"/>
        </w:rPr>
        <w:t xml:space="preserve"> mean “deep lamentation.”</w:t>
      </w:r>
    </w:p>
    <w:p w14:paraId="7CE5C52B" w14:textId="064BB3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4.125</w:t>
      </w:r>
    </w:p>
    <w:p w14:paraId="15CA0B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125</w:t>
      </w:r>
    </w:p>
    <w:p w14:paraId="36422F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māyā-mugdha cora ṭhākurere sei-sthāne</w:t>
      </w:r>
      <w:r w:rsidRPr="00790008">
        <w:rPr>
          <w:rStyle w:val="BookTitle"/>
          <w:rFonts w:asciiTheme="minorHAnsi" w:hAnsiTheme="minorHAnsi" w:cstheme="minorHAnsi"/>
          <w:b w:val="0"/>
          <w:bCs w:val="0"/>
          <w:color w:val="000000"/>
          <w:sz w:val="28"/>
          <w:szCs w:val="28"/>
        </w:rPr>
        <w:br/>
        <w:t>skandha haite nāmāila nija-ghara-jñāne</w:t>
      </w:r>
    </w:p>
    <w:p w14:paraId="32433DA3" w14:textId="73D7BB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illusioned by māyā, set the child down at that very place while considering that it was their own house.</w:t>
      </w:r>
    </w:p>
    <w:p w14:paraId="58A05647" w14:textId="7E245B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4.126</w:t>
      </w:r>
    </w:p>
    <w:p w14:paraId="1A1AC7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7B0D6D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nāmilei mātra prabhu gelā pitṛ-kole</w:t>
      </w:r>
      <w:r w:rsidRPr="00790008">
        <w:rPr>
          <w:rStyle w:val="BookTitle"/>
          <w:rFonts w:asciiTheme="minorHAnsi" w:hAnsiTheme="minorHAnsi" w:cstheme="minorHAnsi"/>
          <w:b w:val="0"/>
          <w:bCs w:val="0"/>
          <w:color w:val="000000"/>
          <w:sz w:val="28"/>
          <w:szCs w:val="28"/>
        </w:rPr>
        <w:br/>
        <w:t>mahānanda kari’ sabe ’hari’ ’hari’ bole</w:t>
      </w:r>
    </w:p>
    <w:p w14:paraId="79040531" w14:textId="242D5B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immediately went to the lap of His father, and everyone chanted the name of Hari in great joy.</w:t>
      </w:r>
    </w:p>
    <w:p w14:paraId="2A48123A" w14:textId="6BF01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4.127</w:t>
      </w:r>
    </w:p>
    <w:p w14:paraId="29F00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3E958F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haila anirvacanīya raṅga</w:t>
      </w:r>
      <w:r w:rsidRPr="00790008">
        <w:rPr>
          <w:rStyle w:val="BookTitle"/>
          <w:rFonts w:asciiTheme="minorHAnsi" w:hAnsiTheme="minorHAnsi" w:cstheme="minorHAnsi"/>
          <w:b w:val="0"/>
          <w:bCs w:val="0"/>
          <w:color w:val="000000"/>
          <w:sz w:val="28"/>
          <w:szCs w:val="28"/>
        </w:rPr>
        <w:br/>
        <w:t>prāṇa āsi’ dehera haila yena saṅga</w:t>
      </w:r>
    </w:p>
    <w:p w14:paraId="5AC6B3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people’s condition was beyond description; it was as if their lives returned to their bodies.</w:t>
      </w:r>
    </w:p>
    <w:p w14:paraId="15BD5730" w14:textId="11829C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raṅga </w:t>
      </w:r>
      <w:r w:rsidRPr="00790008">
        <w:rPr>
          <w:rStyle w:val="BookTitle"/>
          <w:rFonts w:asciiTheme="minorHAnsi" w:hAnsiTheme="minorHAnsi" w:cstheme="minorHAnsi"/>
          <w:b w:val="0"/>
          <w:bCs w:val="0"/>
          <w:color w:val="000000"/>
          <w:sz w:val="28"/>
          <w:szCs w:val="28"/>
        </w:rPr>
        <w:t>means “happiness” or “jubilation.”</w:t>
      </w:r>
    </w:p>
    <w:p w14:paraId="1BC69139" w14:textId="17998E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4.128</w:t>
      </w:r>
    </w:p>
    <w:p w14:paraId="2BBE07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68888D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āpanāra ghara nahe,—dekhe dui core</w:t>
      </w:r>
      <w:r w:rsidRPr="00790008">
        <w:rPr>
          <w:rStyle w:val="BookTitle"/>
          <w:rFonts w:asciiTheme="minorHAnsi" w:hAnsiTheme="minorHAnsi" w:cstheme="minorHAnsi"/>
          <w:b w:val="0"/>
          <w:bCs w:val="0"/>
          <w:color w:val="000000"/>
          <w:sz w:val="28"/>
          <w:szCs w:val="28"/>
        </w:rPr>
        <w:br/>
        <w:t>kothā āsiyāchi, kichu cinite nā pāre</w:t>
      </w:r>
    </w:p>
    <w:p w14:paraId="083C38FB" w14:textId="0AA149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then realized that it was not their house, but they could not understand where they were.</w:t>
      </w:r>
    </w:p>
    <w:p w14:paraId="09629807" w14:textId="500DC3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4.129</w:t>
      </w:r>
    </w:p>
    <w:p w14:paraId="266F09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B51DC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gaṇḍagole kebā kāre avadhāna kare?</w:t>
      </w:r>
      <w:r w:rsidRPr="00790008">
        <w:rPr>
          <w:rStyle w:val="BookTitle"/>
          <w:rFonts w:asciiTheme="minorHAnsi" w:hAnsiTheme="minorHAnsi" w:cstheme="minorHAnsi"/>
          <w:b w:val="0"/>
          <w:bCs w:val="0"/>
          <w:color w:val="000000"/>
          <w:sz w:val="28"/>
          <w:szCs w:val="28"/>
        </w:rPr>
        <w:br/>
        <w:t>cāri-dige cāhi’ cora palāila ḍare</w:t>
      </w:r>
    </w:p>
    <w:p w14:paraId="4D150C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middle of the commotion, no one saw what had happened. Thus undetected, the thieves ran away in fear.</w:t>
      </w:r>
    </w:p>
    <w:p w14:paraId="4F4D2E76" w14:textId="13DE2A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avadhāna</w:t>
      </w:r>
      <w:r w:rsidRPr="00790008">
        <w:rPr>
          <w:rStyle w:val="BookTitle"/>
          <w:rFonts w:asciiTheme="minorHAnsi" w:hAnsiTheme="minorHAnsi" w:cstheme="minorHAnsi"/>
          <w:b w:val="0"/>
          <w:bCs w:val="0"/>
          <w:color w:val="000000"/>
          <w:sz w:val="28"/>
          <w:szCs w:val="28"/>
        </w:rPr>
        <w:t xml:space="preserve"> means “aim,” “sight,” or “search.”</w:t>
      </w:r>
    </w:p>
    <w:p w14:paraId="5EFC3557" w14:textId="02528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4.130</w:t>
      </w:r>
    </w:p>
    <w:p w14:paraId="0C9727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33018D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“parama adbhuta!” dui cora mane gaṇe’</w:t>
      </w:r>
      <w:r w:rsidRPr="00790008">
        <w:rPr>
          <w:rStyle w:val="BookTitle"/>
          <w:rFonts w:asciiTheme="minorHAnsi" w:hAnsiTheme="minorHAnsi" w:cstheme="minorHAnsi"/>
          <w:b w:val="0"/>
          <w:bCs w:val="0"/>
          <w:color w:val="000000"/>
          <w:sz w:val="28"/>
          <w:szCs w:val="28"/>
        </w:rPr>
        <w:br/>
        <w:t>cora bole,—“bhelaki vā dila kona jane?”</w:t>
      </w:r>
    </w:p>
    <w:p w14:paraId="69424B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the thieves thought, “How strange!” One of them said, “Did someone perform some magic on us?”</w:t>
      </w:r>
    </w:p>
    <w:p w14:paraId="1C4F649E" w14:textId="3B98A0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stealing the Lord’s ornaments, under the influence of the illusory energy the thieves returned the Lord to His own house. When they understood where they were, they immediately ran away to their own place, and after carefully considering their foolishness and what had happened, they were struck with wonder.</w:t>
      </w:r>
    </w:p>
    <w:p w14:paraId="2CD3BD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bhelaki </w:t>
      </w:r>
      <w:r w:rsidRPr="00790008">
        <w:rPr>
          <w:rStyle w:val="BookTitle"/>
          <w:rFonts w:asciiTheme="minorHAnsi" w:hAnsiTheme="minorHAnsi" w:cstheme="minorHAnsi"/>
          <w:b w:val="0"/>
          <w:bCs w:val="0"/>
          <w:color w:val="000000"/>
          <w:sz w:val="28"/>
          <w:szCs w:val="28"/>
        </w:rPr>
        <w:t xml:space="preserve">is a combination of </w:t>
      </w:r>
      <w:r w:rsidRPr="00790008">
        <w:rPr>
          <w:rStyle w:val="BookTitle"/>
          <w:rFonts w:asciiTheme="minorHAnsi" w:hAnsiTheme="minorHAnsi" w:cstheme="minorHAnsi"/>
          <w:b w:val="0"/>
          <w:bCs w:val="0"/>
          <w:i/>
          <w:iCs/>
          <w:color w:val="000000"/>
          <w:sz w:val="28"/>
          <w:szCs w:val="28"/>
        </w:rPr>
        <w:t xml:space="preserve">bhul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kṛti </w:t>
      </w:r>
      <w:r w:rsidRPr="00790008">
        <w:rPr>
          <w:rStyle w:val="BookTitle"/>
          <w:rFonts w:asciiTheme="minorHAnsi" w:hAnsiTheme="minorHAnsi" w:cstheme="minorHAnsi"/>
          <w:b w:val="0"/>
          <w:bCs w:val="0"/>
          <w:color w:val="000000"/>
          <w:sz w:val="28"/>
          <w:szCs w:val="28"/>
        </w:rPr>
        <w:t>and means “magic,” “witchcraft,” or “cheating.”</w:t>
      </w:r>
    </w:p>
    <w:p w14:paraId="5227B787" w14:textId="492C36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4.131</w:t>
      </w:r>
    </w:p>
    <w:p w14:paraId="58B89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563E17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“caṇḍī rākhilena āji”—bole dui core</w:t>
      </w:r>
      <w:r w:rsidRPr="00790008">
        <w:rPr>
          <w:rStyle w:val="BookTitle"/>
          <w:rFonts w:asciiTheme="minorHAnsi" w:hAnsiTheme="minorHAnsi" w:cstheme="minorHAnsi"/>
          <w:b w:val="0"/>
          <w:bCs w:val="0"/>
          <w:color w:val="000000"/>
          <w:sz w:val="28"/>
          <w:szCs w:val="28"/>
        </w:rPr>
        <w:br/>
        <w:t>sustha haiyā dui cora kolākuli kare</w:t>
      </w:r>
    </w:p>
    <w:p w14:paraId="33114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concluded, “Goddess Caṇḍī has saved us today.” Then, after they regained their composure, they embraced each other.</w:t>
      </w:r>
    </w:p>
    <w:p w14:paraId="5B78328D" w14:textId="2F60E3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words </w:t>
      </w:r>
      <w:r w:rsidRPr="00790008">
        <w:rPr>
          <w:rStyle w:val="BookTitle"/>
          <w:rFonts w:asciiTheme="minorHAnsi" w:hAnsiTheme="minorHAnsi" w:cstheme="minorHAnsi"/>
          <w:b w:val="0"/>
          <w:bCs w:val="0"/>
          <w:i/>
          <w:iCs/>
          <w:color w:val="000000"/>
          <w:sz w:val="28"/>
          <w:szCs w:val="28"/>
        </w:rPr>
        <w:t xml:space="preserve">caṇḍī rākhilena </w:t>
      </w:r>
      <w:r w:rsidRPr="00790008">
        <w:rPr>
          <w:rStyle w:val="BookTitle"/>
          <w:rFonts w:asciiTheme="minorHAnsi" w:hAnsiTheme="minorHAnsi" w:cstheme="minorHAnsi"/>
          <w:b w:val="0"/>
          <w:bCs w:val="0"/>
          <w:color w:val="000000"/>
          <w:sz w:val="28"/>
          <w:szCs w:val="28"/>
        </w:rPr>
        <w:t>mean “our worshipable goddess Caṇḍī has protected us today.”</w:t>
      </w:r>
    </w:p>
    <w:p w14:paraId="2D383D0A" w14:textId="0CCBD9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4.132</w:t>
      </w:r>
    </w:p>
    <w:p w14:paraId="618A7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57D98D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paramārthe dui cora—mahā-bhāgyavān</w:t>
      </w:r>
      <w:r w:rsidRPr="00790008">
        <w:rPr>
          <w:rStyle w:val="BookTitle"/>
          <w:rFonts w:asciiTheme="minorHAnsi" w:hAnsiTheme="minorHAnsi" w:cstheme="minorHAnsi"/>
          <w:b w:val="0"/>
          <w:bCs w:val="0"/>
          <w:color w:val="000000"/>
          <w:sz w:val="28"/>
          <w:szCs w:val="28"/>
        </w:rPr>
        <w:br/>
        <w:t>nārāyaṇa yāra skandhe karilā utthāna</w:t>
      </w:r>
    </w:p>
    <w:p w14:paraId="624A7A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reality, the two thieves were most fortunate for they had carried the Supreme Personality of Godhead on their shoulders.</w:t>
      </w:r>
    </w:p>
    <w:p w14:paraId="0FABE3BD" w14:textId="3A22C0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paramārthe </w:t>
      </w:r>
      <w:r w:rsidRPr="00790008">
        <w:rPr>
          <w:rStyle w:val="BookTitle"/>
          <w:rFonts w:asciiTheme="minorHAnsi" w:hAnsiTheme="minorHAnsi" w:cstheme="minorHAnsi"/>
          <w:b w:val="0"/>
          <w:bCs w:val="0"/>
          <w:color w:val="000000"/>
          <w:sz w:val="28"/>
          <w:szCs w:val="28"/>
        </w:rPr>
        <w:t>means “in truth” or “factually.”</w:t>
      </w:r>
    </w:p>
    <w:p w14:paraId="504C8B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good fortune of the two thieves is indescribable, because thousands of spiritual practitioners engaged in thousands of spiritual practices cannot achieve the service of the Lord, which is rarely attained by even Lord Brahmā. Yet in spite of traveling the sinful road of thievery, due to previous piety the two thieves carried the Supreme Lord Gaura-Nārāyaṇa on their shoulders.</w:t>
      </w:r>
    </w:p>
    <w:p w14:paraId="2388C0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karilā utthāna</w:t>
      </w:r>
      <w:r w:rsidRPr="00790008">
        <w:rPr>
          <w:rStyle w:val="BookTitle"/>
          <w:rFonts w:asciiTheme="minorHAnsi" w:hAnsiTheme="minorHAnsi" w:cstheme="minorHAnsi"/>
          <w:b w:val="0"/>
          <w:bCs w:val="0"/>
          <w:color w:val="000000"/>
          <w:sz w:val="28"/>
          <w:szCs w:val="28"/>
        </w:rPr>
        <w:t xml:space="preserve"> mean “climbed upon,” or “seated on.”</w:t>
      </w:r>
    </w:p>
    <w:p w14:paraId="505ED1B0" w14:textId="3C3832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4.133</w:t>
      </w:r>
    </w:p>
    <w:p w14:paraId="609F3B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170FBA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ethā sarva-gaṇe mane karena vicāra</w:t>
      </w:r>
      <w:r w:rsidRPr="00790008">
        <w:rPr>
          <w:rStyle w:val="BookTitle"/>
          <w:rFonts w:asciiTheme="minorHAnsi" w:hAnsiTheme="minorHAnsi" w:cstheme="minorHAnsi"/>
          <w:b w:val="0"/>
          <w:bCs w:val="0"/>
          <w:color w:val="000000"/>
          <w:sz w:val="28"/>
          <w:szCs w:val="28"/>
        </w:rPr>
        <w:br/>
        <w:t>“ke ānila, deha’ vastra śire bāndhi’ tāra”</w:t>
      </w:r>
    </w:p>
    <w:p w14:paraId="4B1936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everyone thought, “Who brought Him back? Tie some new cloth on his head as a gift.”</w:t>
      </w:r>
    </w:p>
    <w:p w14:paraId="327BA74D" w14:textId="5E53AC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person who recovers his lost treasure desires to unconditionally reward the finder of the treasure, the elder persons who felt intense distress in the absence of Viśvambhara now desired to reward and honor with a turban the person who had mitigated their distress by returning Nimāi.</w:t>
      </w:r>
    </w:p>
    <w:p w14:paraId="4CCE0C7D" w14:textId="525310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4.134</w:t>
      </w:r>
    </w:p>
    <w:p w14:paraId="17C1F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C4644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bole,—“dekhilaṅa loka dui-jana</w:t>
      </w:r>
      <w:r w:rsidRPr="00790008">
        <w:rPr>
          <w:rStyle w:val="BookTitle"/>
          <w:rFonts w:asciiTheme="minorHAnsi" w:hAnsiTheme="minorHAnsi" w:cstheme="minorHAnsi"/>
          <w:b w:val="0"/>
          <w:bCs w:val="0"/>
          <w:color w:val="000000"/>
          <w:sz w:val="28"/>
          <w:szCs w:val="28"/>
        </w:rPr>
        <w:br/>
        <w:t>śiśu thui kon dike karila gamana”</w:t>
      </w:r>
    </w:p>
    <w:p w14:paraId="310A0213" w14:textId="5173A3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saw two persons come here. They set the child down and then vanished.”</w:t>
      </w:r>
    </w:p>
    <w:p w14:paraId="67FE5177" w14:textId="261191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4.135</w:t>
      </w:r>
    </w:p>
    <w:p w14:paraId="228835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472E63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āniñāchi”—kona jana nāhi bole</w:t>
      </w:r>
      <w:r w:rsidRPr="00790008">
        <w:rPr>
          <w:rStyle w:val="BookTitle"/>
          <w:rFonts w:asciiTheme="minorHAnsi" w:hAnsiTheme="minorHAnsi" w:cstheme="minorHAnsi"/>
          <w:b w:val="0"/>
          <w:bCs w:val="0"/>
          <w:color w:val="000000"/>
          <w:sz w:val="28"/>
          <w:szCs w:val="28"/>
        </w:rPr>
        <w:br/>
        <w:t>adbhuta dekhiyā sabe paḍilena bhole</w:t>
      </w:r>
    </w:p>
    <w:p w14:paraId="225C51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no one said, “I brought Him,” everyone became perplexed.</w:t>
      </w:r>
    </w:p>
    <w:p w14:paraId="713DAE72" w14:textId="2142FF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bhola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bhula</w:t>
      </w:r>
      <w:r w:rsidRPr="00790008">
        <w:rPr>
          <w:rStyle w:val="BookTitle"/>
          <w:rFonts w:asciiTheme="minorHAnsi" w:hAnsiTheme="minorHAnsi" w:cstheme="minorHAnsi"/>
          <w:b w:val="0"/>
          <w:bCs w:val="0"/>
          <w:color w:val="000000"/>
          <w:sz w:val="28"/>
          <w:szCs w:val="28"/>
        </w:rPr>
        <w:t>, which means “mistake,” “error,” “illusion,” or “loss of intelligence.”</w:t>
      </w:r>
    </w:p>
    <w:p w14:paraId="665A44DF" w14:textId="57A68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4.136</w:t>
      </w:r>
    </w:p>
    <w:p w14:paraId="30110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5F9E5A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jijñāsena,—“bāpa, keha ta’ nimāi?</w:t>
      </w:r>
      <w:r w:rsidRPr="00790008">
        <w:rPr>
          <w:rStyle w:val="BookTitle"/>
          <w:rFonts w:asciiTheme="minorHAnsi" w:hAnsiTheme="minorHAnsi" w:cstheme="minorHAnsi"/>
          <w:b w:val="0"/>
          <w:bCs w:val="0"/>
          <w:color w:val="000000"/>
          <w:sz w:val="28"/>
          <w:szCs w:val="28"/>
        </w:rPr>
        <w:br/>
        <w:t>ke tomāre ānila pāiyā kon ṭhāñi?”</w:t>
      </w:r>
    </w:p>
    <w:p w14:paraId="45F935AF" w14:textId="59BA6A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asked Nimāi, “Dear child, please tell us, who brought You here? Where did he find You?”</w:t>
      </w:r>
    </w:p>
    <w:p w14:paraId="048D5012" w14:textId="68AA54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4.137</w:t>
      </w:r>
    </w:p>
    <w:p w14:paraId="3C457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32DCD5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bole,—“āmi giyāchinu gaṅgā-tīre</w:t>
      </w:r>
      <w:r w:rsidRPr="00790008">
        <w:rPr>
          <w:rStyle w:val="BookTitle"/>
          <w:rFonts w:asciiTheme="minorHAnsi" w:hAnsiTheme="minorHAnsi" w:cstheme="minorHAnsi"/>
          <w:b w:val="0"/>
          <w:bCs w:val="0"/>
          <w:color w:val="000000"/>
          <w:sz w:val="28"/>
          <w:szCs w:val="28"/>
        </w:rPr>
        <w:br/>
        <w:t>patha hārāiyā āmi veḍāi nagare</w:t>
      </w:r>
    </w:p>
    <w:p w14:paraId="667C13D5" w14:textId="59126C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 went to the bank of the Ganges and then lost My way.</w:t>
      </w:r>
    </w:p>
    <w:p w14:paraId="4111CA90" w14:textId="27037D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4.138</w:t>
      </w:r>
    </w:p>
    <w:p w14:paraId="6294DD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44F51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 dui jana āmā’ kolete kariyā</w:t>
      </w:r>
      <w:r w:rsidRPr="00790008">
        <w:rPr>
          <w:rStyle w:val="BookTitle"/>
          <w:rFonts w:asciiTheme="minorHAnsi" w:hAnsiTheme="minorHAnsi" w:cstheme="minorHAnsi"/>
          <w:b w:val="0"/>
          <w:bCs w:val="0"/>
          <w:color w:val="000000"/>
          <w:sz w:val="28"/>
          <w:szCs w:val="28"/>
        </w:rPr>
        <w:br/>
        <w:t>kon pathe eikhāne thuila āniyā”</w:t>
      </w:r>
    </w:p>
    <w:p w14:paraId="3B8128DC" w14:textId="5D0286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I was wandering on the street, two strangers took Me in their arms and brought Me here.”</w:t>
      </w:r>
    </w:p>
    <w:p w14:paraId="65095DF4" w14:textId="6F405A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4.139</w:t>
      </w:r>
    </w:p>
    <w:p w14:paraId="336658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120436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bole,—“mithyā kabhu nahe śāstra-vāṇī</w:t>
      </w:r>
      <w:r w:rsidRPr="00790008">
        <w:rPr>
          <w:rStyle w:val="BookTitle"/>
          <w:rFonts w:asciiTheme="minorHAnsi" w:hAnsiTheme="minorHAnsi" w:cstheme="minorHAnsi"/>
          <w:b w:val="0"/>
          <w:bCs w:val="0"/>
          <w:color w:val="000000"/>
          <w:sz w:val="28"/>
          <w:szCs w:val="28"/>
        </w:rPr>
        <w:br/>
        <w:t>daive rākhe śiśu, vṛdha, anātha āpani”</w:t>
      </w:r>
    </w:p>
    <w:p w14:paraId="436B95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said, “The statements of the scriptures cannot be false. It is said that children as well as old and helpless people are protected by providence.”</w:t>
      </w:r>
    </w:p>
    <w:p w14:paraId="158724D0" w14:textId="4AABFF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daive </w:t>
      </w:r>
      <w:r w:rsidRPr="00790008">
        <w:rPr>
          <w:rStyle w:val="BookTitle"/>
          <w:rFonts w:asciiTheme="minorHAnsi" w:hAnsiTheme="minorHAnsi" w:cstheme="minorHAnsi"/>
          <w:b w:val="0"/>
          <w:bCs w:val="0"/>
          <w:color w:val="000000"/>
          <w:sz w:val="28"/>
          <w:szCs w:val="28"/>
        </w:rPr>
        <w:t>refers to the invisible omniscient creator, or Viṣṇu.</w:t>
      </w:r>
    </w:p>
    <w:p w14:paraId="7C9BF4FC" w14:textId="741621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4.140</w:t>
      </w:r>
    </w:p>
    <w:p w14:paraId="06125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0EEFF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vicāra karena sarva-jane</w:t>
      </w:r>
      <w:r w:rsidRPr="00790008">
        <w:rPr>
          <w:rStyle w:val="BookTitle"/>
          <w:rFonts w:asciiTheme="minorHAnsi" w:hAnsiTheme="minorHAnsi" w:cstheme="minorHAnsi"/>
          <w:b w:val="0"/>
          <w:bCs w:val="0"/>
          <w:color w:val="000000"/>
          <w:sz w:val="28"/>
          <w:szCs w:val="28"/>
        </w:rPr>
        <w:br/>
        <w:t>viṣṇu-māyā-mohe keha tattva nāhi jāne</w:t>
      </w:r>
    </w:p>
    <w:p w14:paraId="4EAA80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people considered what had happened, but they could not know the facts due to being illusioned by Lord Viṣṇu’s illusory energy.</w:t>
      </w:r>
    </w:p>
    <w:p w14:paraId="48D3683D" w14:textId="115A42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Viṣṇu is eternal, full of bliss and knowledge. Sometimes He mercifully manifests before a person and instructs him in transcendental knowledge, and sometimes He bewilders a person with His illusory energy by which He generally bewilders the demons. The illusory energy is also named Vaiṣṇavī, or Daivī-māyā. As stated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(7.14): </w:t>
      </w:r>
      <w:r w:rsidRPr="00790008">
        <w:rPr>
          <w:rStyle w:val="BookTitle"/>
          <w:rFonts w:asciiTheme="minorHAnsi" w:hAnsiTheme="minorHAnsi" w:cstheme="minorHAnsi"/>
          <w:b w:val="0"/>
          <w:bCs w:val="0"/>
          <w:i/>
          <w:iCs/>
          <w:color w:val="000000"/>
          <w:sz w:val="28"/>
          <w:szCs w:val="28"/>
        </w:rPr>
        <w:t>daivī hy eṣā guṇa-mayī mama māyā duratyayā—</w:t>
      </w:r>
      <w:r w:rsidRPr="00790008">
        <w:rPr>
          <w:rStyle w:val="BookTitle"/>
          <w:rFonts w:asciiTheme="minorHAnsi" w:hAnsiTheme="minorHAnsi" w:cstheme="minorHAnsi"/>
          <w:b w:val="0"/>
          <w:bCs w:val="0"/>
          <w:color w:val="000000"/>
          <w:sz w:val="28"/>
          <w:szCs w:val="28"/>
        </w:rPr>
        <w:t xml:space="preserve">“This divine energy of Mine, consisting of the three modes of material nature, is difficult to overcome.” It is also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(1.7.4-5):</w:t>
      </w:r>
    </w:p>
    <w:p w14:paraId="7152C33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bhakti-yogena manasi      samyak praṇihite ’male</w:t>
      </w:r>
      <w:r w:rsidRPr="00790008">
        <w:rPr>
          <w:rStyle w:val="BookTitle"/>
          <w:rFonts w:asciiTheme="minorHAnsi" w:hAnsiTheme="minorHAnsi" w:cstheme="minorHAnsi"/>
          <w:b w:val="0"/>
          <w:bCs w:val="0"/>
          <w:color w:val="000000"/>
          <w:sz w:val="28"/>
          <w:szCs w:val="28"/>
        </w:rPr>
        <w:br/>
        <w:t>apaśyat puruṣaṁ pūrṇaṁ      māyāṁ ca tad-apāśrayam</w:t>
      </w:r>
      <w:r w:rsidRPr="00790008">
        <w:rPr>
          <w:rStyle w:val="BookTitle"/>
          <w:rFonts w:asciiTheme="minorHAnsi" w:hAnsiTheme="minorHAnsi" w:cstheme="minorHAnsi"/>
          <w:b w:val="0"/>
          <w:bCs w:val="0"/>
          <w:color w:val="000000"/>
          <w:sz w:val="28"/>
          <w:szCs w:val="28"/>
        </w:rPr>
        <w:br/>
        <w:t>yayā sammohito jīva      ātmānaṁ tri-guṇātmakam</w:t>
      </w:r>
      <w:r w:rsidRPr="00790008">
        <w:rPr>
          <w:rStyle w:val="BookTitle"/>
          <w:rFonts w:asciiTheme="minorHAnsi" w:hAnsiTheme="minorHAnsi" w:cstheme="minorHAnsi"/>
          <w:b w:val="0"/>
          <w:bCs w:val="0"/>
          <w:color w:val="000000"/>
          <w:sz w:val="28"/>
          <w:szCs w:val="28"/>
        </w:rPr>
        <w:br/>
        <w:t>paro ’pi manute ’narthaṁ      tat-kṛtaṁ cābhipadyate</w:t>
      </w:r>
    </w:p>
    <w:p w14:paraId="0F1864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“Thus he fixed his mind, perfectly engaging it by linking it in devotional service [bhakti-yoga] without any tinge of materialism, and thus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means “that which is </w:t>
      </w:r>
      <w:r w:rsidRPr="00790008">
        <w:rPr>
          <w:rStyle w:val="BookTitle"/>
          <w:rFonts w:asciiTheme="minorHAnsi" w:hAnsiTheme="minorHAnsi" w:cstheme="minorHAnsi"/>
          <w:b w:val="0"/>
          <w:bCs w:val="0"/>
          <w:color w:val="000000"/>
          <w:sz w:val="28"/>
          <w:szCs w:val="28"/>
        </w:rPr>
        <w:lastRenderedPageBreak/>
        <w:t xml:space="preserve">not.” In other words,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that which induces a living entity to try to understand, measure, or achieve satisfaction from a material object with the help of his mental speculation. It is stated: </w:t>
      </w:r>
      <w:r w:rsidRPr="00790008">
        <w:rPr>
          <w:rStyle w:val="BookTitle"/>
          <w:rFonts w:asciiTheme="minorHAnsi" w:hAnsiTheme="minorHAnsi" w:cstheme="minorHAnsi"/>
          <w:b w:val="0"/>
          <w:bCs w:val="0"/>
          <w:i/>
          <w:iCs/>
          <w:color w:val="000000"/>
          <w:sz w:val="28"/>
          <w:szCs w:val="28"/>
        </w:rPr>
        <w:t>māyā-mugdha jīvera nāhi svataḥ kṛṣṇa-jñāna</w:t>
      </w:r>
      <w:r w:rsidRPr="00790008">
        <w:rPr>
          <w:rStyle w:val="BookTitle"/>
          <w:rFonts w:asciiTheme="minorHAnsi" w:hAnsiTheme="minorHAnsi" w:cstheme="minorHAnsi"/>
          <w:b w:val="0"/>
          <w:bCs w:val="0"/>
          <w:color w:val="000000"/>
          <w:sz w:val="28"/>
          <w:szCs w:val="28"/>
        </w:rPr>
        <w:t>—“When a living entity is enchanted by the external energy, he cannot revive his original Kṛṣṇa consciousness independently.” Such people are therefore unable to understand the science of the transcendentally pure Absolute Truth, or Brahman, Paramātmā, and Bhagavān.</w:t>
      </w:r>
    </w:p>
    <w:p w14:paraId="35D2B4FF" w14:textId="72ED8F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4.141</w:t>
      </w:r>
    </w:p>
    <w:p w14:paraId="6F7661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57A60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ke tāṅre jānite pāre, yadi nā jānāya</w:t>
      </w:r>
    </w:p>
    <w:p w14:paraId="301AB6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performed amazing pastimes. Who can understand those pastimes unless the Lord reveals them?</w:t>
      </w:r>
    </w:p>
    <w:p w14:paraId="591D2443" w14:textId="7E0C11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raṅga</w:t>
      </w:r>
      <w:r w:rsidRPr="00790008">
        <w:rPr>
          <w:rStyle w:val="BookTitle"/>
          <w:rFonts w:asciiTheme="minorHAnsi" w:hAnsiTheme="minorHAnsi" w:cstheme="minorHAnsi"/>
          <w:b w:val="0"/>
          <w:bCs w:val="0"/>
          <w:color w:val="000000"/>
          <w:sz w:val="28"/>
          <w:szCs w:val="28"/>
        </w:rPr>
        <w:t xml:space="preserve"> means “to enjoy pastimes.” For an explanation of the second line of this verse, one may refer to the prayers of Lord Brahmā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(10.14.29).</w:t>
      </w:r>
    </w:p>
    <w:p w14:paraId="4E04F961" w14:textId="4FDBE3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4.142</w:t>
      </w:r>
    </w:p>
    <w:p w14:paraId="2FDFCC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7E827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e-saba ākhyāna yei śune</w:t>
      </w:r>
      <w:r w:rsidRPr="00790008">
        <w:rPr>
          <w:rStyle w:val="BookTitle"/>
          <w:rFonts w:asciiTheme="minorHAnsi" w:hAnsiTheme="minorHAnsi" w:cstheme="minorHAnsi"/>
          <w:b w:val="0"/>
          <w:bCs w:val="0"/>
          <w:color w:val="000000"/>
          <w:sz w:val="28"/>
          <w:szCs w:val="28"/>
        </w:rPr>
        <w:br/>
        <w:t>tāṅra dṛḍha-bhakti haya caitanya-caraṇe</w:t>
      </w:r>
    </w:p>
    <w:p w14:paraId="290AE428" w14:textId="32D3B2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topics, which are confidential to even the Vedas, will certainly attain firm devotion for the lotus feet of Lord Caitanya.</w:t>
      </w:r>
    </w:p>
    <w:p w14:paraId="21DFAE19" w14:textId="0FD243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4.143</w:t>
      </w:r>
    </w:p>
    <w:p w14:paraId="1D26A7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868D7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nityānanda-cāṅda jāna</w:t>
      </w:r>
      <w:r w:rsidRPr="00790008">
        <w:rPr>
          <w:rStyle w:val="BookTitle"/>
          <w:rFonts w:asciiTheme="minorHAnsi" w:hAnsiTheme="minorHAnsi" w:cstheme="minorHAnsi"/>
          <w:b w:val="0"/>
          <w:bCs w:val="0"/>
          <w:color w:val="000000"/>
          <w:sz w:val="28"/>
          <w:szCs w:val="28"/>
        </w:rPr>
        <w:br/>
        <w:t>vṛndāvana dāsa tachu pada-yuge gāna</w:t>
      </w:r>
    </w:p>
    <w:p w14:paraId="021D9AD3" w14:textId="6E77E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4C92FAC"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Four, entitled “Name-giving Ceremony, Childhood Pastimes, and Thieves Kidnap the Lord.”</w:t>
      </w:r>
    </w:p>
    <w:p w14:paraId="7536BAF7" w14:textId="14C022A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5: Eating the Mendicant Br</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hma</w:t>
      </w:r>
      <w:r w:rsidR="006E5183">
        <w:rPr>
          <w:rStyle w:val="BookTitle"/>
          <w:rFonts w:asciiTheme="minorHAnsi" w:hAnsiTheme="minorHAnsi" w:cstheme="minorHAnsi"/>
          <w:b w:val="0"/>
          <w:bCs w:val="0"/>
          <w:vanish w:val="0"/>
          <w:color w:val="004080"/>
          <w:sz w:val="20"/>
          <w:szCs w:val="20"/>
        </w:rPr>
        <w:t>ṇ</w:t>
      </w:r>
      <w:r w:rsidRPr="00790008">
        <w:rPr>
          <w:rStyle w:val="BookTitle"/>
          <w:rFonts w:asciiTheme="minorHAnsi" w:hAnsiTheme="minorHAnsi" w:cstheme="minorHAnsi"/>
          <w:b w:val="0"/>
          <w:bCs w:val="0"/>
          <w:vanish w:val="0"/>
          <w:color w:val="004080"/>
          <w:sz w:val="20"/>
          <w:szCs w:val="20"/>
        </w:rPr>
        <w:t>a’s Offerings</w:t>
      </w:r>
    </w:p>
    <w:p w14:paraId="4FAF92A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Five: Eating the Mendicant Brāhmaṇa’s Offerings</w:t>
      </w:r>
    </w:p>
    <w:p w14:paraId="1D9949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This chapter describes Śacī and Jagannātha Miśra hearing the sound of ankle bells and seeing wonderful footprints inside their house and Gaura-gopāla’s eating the wandering mendicant’s food.</w:t>
      </w:r>
    </w:p>
    <w:p w14:paraId="1C9C65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Śrī Jagannātha Miśra ordered his son to bring a book from the house. As Nimāi went in the house to bring the book, Śacī and Jagannātha heard the pleasing sound of ankle bells. After Viśvambhara brought the book and went out to play,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couple saw footprints marked with a flag, thunderbolt, goad, and banner in their house. But due to the nature of paternal affection, they could not understand that those footprints belonged to their own jewel-like son, rather they concluded that their family Deity, Śrī Dāmodara-śālagrāma, had walked about their house unseen. Thinking in this way, they arranged an </w:t>
      </w:r>
      <w:r w:rsidRPr="00790008">
        <w:rPr>
          <w:rStyle w:val="BookTitle"/>
          <w:rFonts w:asciiTheme="minorHAnsi" w:hAnsiTheme="minorHAnsi" w:cstheme="minorHAnsi"/>
          <w:b w:val="0"/>
          <w:bCs w:val="0"/>
          <w:i/>
          <w:iCs/>
          <w:color w:val="000000"/>
          <w:sz w:val="28"/>
          <w:szCs w:val="28"/>
        </w:rPr>
        <w:t>abhiṣeka</w:t>
      </w:r>
      <w:r w:rsidRPr="00790008">
        <w:rPr>
          <w:rStyle w:val="BookTitle"/>
          <w:rFonts w:asciiTheme="minorHAnsi" w:hAnsiTheme="minorHAnsi" w:cstheme="minorHAnsi"/>
          <w:b w:val="0"/>
          <w:bCs w:val="0"/>
          <w:color w:val="000000"/>
          <w:sz w:val="28"/>
          <w:szCs w:val="28"/>
        </w:rPr>
        <w:t xml:space="preserve">, a special offering, and worship for their Deity, Lord Dāmodara. On another day a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worshiped Bāla-gopāla became a guest at the house of Jagannātha Miśra. After completing his cooking,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offered Lord Kṛṣṇa the foodstuffs in meditation. In order to bestow mercy on the devoted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Gaura-gopāla came there and ate a handful of the rice offering. Seeing the boy eat the food that he had offered to Kṛṣṇa,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shouted, “This naughty boy has spoiled the offering.” When Jagannātha Miśra heard this he prepared to beat the boy in anger, but he was stopped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request. Jagannātha Miśra then requested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to again cook an offering for Kṛṣṇa. At the suggestion of those present, mother Śacīdevī took the boy to the neighbor’s house until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finished eating. Meanwhile,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cooked for the second time and then offered the foodstuffs to Bāla-gopāla in meditation. At that moment, Śrī Gaurasundara, the predominating Deity of the mind, bewildered everyone with His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potency, came before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began to eat the offering. When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again loudly shouted, “The offering is spoiled!” Jagannātha Miśra became even more angry at Nimāi. Thereafter, on the special request of Viśvarūpa, Viśvambhara’s elder brother,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agreed to cook again. All the relatives then sat around the Lord in a room, and Jagannātha Miśra sat at the doorway to ensure that the naughty boy could not spoil the offering again. Jagannātha Miśra and the others even considered binding the boy with ropes. When the child Gaurahari displayed His pastimes of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(mystic sleep) inside the room, everyone felt relieved. Then, since it was late at night, everyone fell asleep. When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meditated on offering the foodstuffs to Bāla-gopāla for the third time, Gaura-gopāla again came and ate the offering. Śrī Gaurasundara then appeared before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a four-armed form holding </w:t>
      </w:r>
      <w:r w:rsidRPr="00790008">
        <w:rPr>
          <w:rStyle w:val="BookTitle"/>
          <w:rFonts w:asciiTheme="minorHAnsi" w:hAnsiTheme="minorHAnsi" w:cstheme="minorHAnsi"/>
          <w:b w:val="0"/>
          <w:bCs w:val="0"/>
          <w:color w:val="000000"/>
          <w:sz w:val="28"/>
          <w:szCs w:val="28"/>
        </w:rPr>
        <w:lastRenderedPageBreak/>
        <w:t xml:space="preserve">conch, disc, club, and lotus; He ate butter with one hand from a pot held in another hand and with two other hands He played flute. After appearing in that wonderful form along with His own abode, the Lord bestowed unlimited mercy on the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explained to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His own identity,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position as His eternal servant, and the cause of His incarnation, and then the Lord forbade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disclosing these secret topics to anyone. After this incident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beg alms here and there during the day, but one time everyday he would visit the house of Jagannātha Miśra in Navadvīpa to see his worshipable Lord.</w:t>
      </w:r>
    </w:p>
    <w:p w14:paraId="36E3823D" w14:textId="6F339D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w:t>
      </w:r>
    </w:p>
    <w:p w14:paraId="51082B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35BED7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bhakta-priya prabhu viśvambhara</w:t>
      </w:r>
      <w:r w:rsidRPr="00790008">
        <w:rPr>
          <w:rStyle w:val="BookTitle"/>
          <w:rFonts w:asciiTheme="minorHAnsi" w:hAnsiTheme="minorHAnsi" w:cstheme="minorHAnsi"/>
          <w:b w:val="0"/>
          <w:bCs w:val="0"/>
          <w:color w:val="000000"/>
          <w:sz w:val="28"/>
          <w:szCs w:val="28"/>
        </w:rPr>
        <w:br/>
        <w:t>dhvaja-vajrāṅkuśa-pada mahā-maheśvara</w:t>
      </w:r>
    </w:p>
    <w:p w14:paraId="3FE869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devotees’ beloved Lord Viśvambhara, whose lotus feet are marked with the flag, thunderbolt, and goad. He is the Lord of all lords.</w:t>
      </w:r>
    </w:p>
    <w:p w14:paraId="61FB3341" w14:textId="0BEA8B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lotus feet of Śrī Viṣṇu, who is the Lord of lords, are marked with flag, thunderbolt, goad, and banner.</w:t>
      </w:r>
    </w:p>
    <w:p w14:paraId="7CEA2711" w14:textId="0012F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w:t>
      </w:r>
    </w:p>
    <w:p w14:paraId="3DE9AA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6AA38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āche prabhu jagannātha-ghare</w:t>
      </w:r>
      <w:r w:rsidRPr="00790008">
        <w:rPr>
          <w:rStyle w:val="BookTitle"/>
          <w:rFonts w:asciiTheme="minorHAnsi" w:hAnsiTheme="minorHAnsi" w:cstheme="minorHAnsi"/>
          <w:b w:val="0"/>
          <w:bCs w:val="0"/>
          <w:color w:val="000000"/>
          <w:sz w:val="28"/>
          <w:szCs w:val="28"/>
        </w:rPr>
        <w:br/>
        <w:t>alakṣite bahu-vidha svaprakāśa kare</w:t>
      </w:r>
    </w:p>
    <w:p w14:paraId="1EBF00BA" w14:textId="756624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secretly manifested various pastimes while residing in the house of Jagannātha Miśra.</w:t>
      </w:r>
    </w:p>
    <w:p w14:paraId="7445E9ED" w14:textId="20EB0839" w:rsidR="00285879" w:rsidRPr="00790008" w:rsidRDefault="00285879" w:rsidP="00285879">
      <w:pPr>
        <w:pStyle w:val="VerseNumber"/>
        <w:spacing w:after="86"/>
        <w:rPr>
          <w:ins w:id="90" w:author="your servant" w:date="2024-01-14T20:31:00Z"/>
          <w:rStyle w:val="BookTitle"/>
          <w:rFonts w:asciiTheme="minorHAnsi" w:hAnsiTheme="minorHAnsi" w:cstheme="minorHAnsi"/>
          <w:b w:val="0"/>
          <w:bCs w:val="0"/>
          <w:vanish w:val="0"/>
          <w:color w:val="008000"/>
          <w:sz w:val="20"/>
          <w:szCs w:val="20"/>
        </w:rPr>
      </w:pPr>
      <w:bookmarkStart w:id="91" w:name="_Hlk156156751"/>
      <w:ins w:id="92" w:author="your servant" w:date="2024-01-14T20:31: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w:t>
        </w:r>
      </w:ins>
      <w:ins w:id="93" w:author="your servant" w:date="2024-01-14T20:32:00Z">
        <w:r>
          <w:rPr>
            <w:rStyle w:val="BookTitle"/>
            <w:rFonts w:asciiTheme="minorHAnsi" w:hAnsiTheme="minorHAnsi" w:cstheme="minorHAnsi"/>
            <w:b w:val="0"/>
            <w:bCs w:val="0"/>
            <w:vanish w:val="0"/>
            <w:color w:val="008000"/>
            <w:sz w:val="20"/>
            <w:szCs w:val="20"/>
          </w:rPr>
          <w:t>3</w:t>
        </w:r>
      </w:ins>
    </w:p>
    <w:p w14:paraId="208BB4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986AE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ḍāki’ bole miśra-purandara</w:t>
      </w:r>
      <w:r w:rsidRPr="00790008">
        <w:rPr>
          <w:rStyle w:val="BookTitle"/>
          <w:rFonts w:asciiTheme="minorHAnsi" w:hAnsiTheme="minorHAnsi" w:cstheme="minorHAnsi"/>
          <w:b w:val="0"/>
          <w:bCs w:val="0"/>
          <w:color w:val="000000"/>
          <w:sz w:val="28"/>
          <w:szCs w:val="28"/>
        </w:rPr>
        <w:br/>
        <w:t>“āmāra pustaka āna’ bāpa viśvambhara!”</w:t>
      </w:r>
    </w:p>
    <w:p w14:paraId="161DC649" w14:textId="1D8D1C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Jagannātha Miśra called to Viśvambhara, “My dear son, please bring my book.”</w:t>
      </w:r>
    </w:p>
    <w:bookmarkEnd w:id="91"/>
    <w:p w14:paraId="0F4C9AEA" w14:textId="2BD0B5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w:t>
      </w:r>
    </w:p>
    <w:p w14:paraId="08DFC5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42619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bāpera vacana śuni’ ghare dhāñā yāya</w:t>
      </w:r>
      <w:r w:rsidRPr="00790008">
        <w:rPr>
          <w:rStyle w:val="BookTitle"/>
          <w:rFonts w:asciiTheme="minorHAnsi" w:hAnsiTheme="minorHAnsi" w:cstheme="minorHAnsi"/>
          <w:b w:val="0"/>
          <w:bCs w:val="0"/>
          <w:color w:val="000000"/>
          <w:sz w:val="28"/>
          <w:szCs w:val="28"/>
        </w:rPr>
        <w:br/>
        <w:t>ruṇujhunu kariye nūpura bāje pā’ya</w:t>
      </w:r>
    </w:p>
    <w:p w14:paraId="3EC779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Hearing His father’s words, Viśvambhara ran into the room and the sound of </w:t>
      </w:r>
      <w:r w:rsidRPr="00790008">
        <w:rPr>
          <w:rStyle w:val="BookTitle"/>
          <w:rFonts w:asciiTheme="minorHAnsi" w:hAnsiTheme="minorHAnsi" w:cstheme="minorHAnsi"/>
          <w:b/>
          <w:bCs/>
          <w:color w:val="800000"/>
          <w:sz w:val="28"/>
          <w:szCs w:val="28"/>
        </w:rPr>
        <w:lastRenderedPageBreak/>
        <w:t>ankle bells was heard as He moved.</w:t>
      </w:r>
    </w:p>
    <w:p w14:paraId="250CCC88" w14:textId="523463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began to manifest His unlimitedly variegated pastimes of Vaikuṇṭha that surpass the material intelligence and vision of ordinary people.</w:t>
      </w:r>
    </w:p>
    <w:p w14:paraId="770F3A2C" w14:textId="5F40E6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w:t>
      </w:r>
    </w:p>
    <w:p w14:paraId="1E378F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B040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bole,—“kothā śuni nūpurera dhvani?”</w:t>
      </w:r>
      <w:r w:rsidRPr="00790008">
        <w:rPr>
          <w:rStyle w:val="BookTitle"/>
          <w:rFonts w:asciiTheme="minorHAnsi" w:hAnsiTheme="minorHAnsi" w:cstheme="minorHAnsi"/>
          <w:b w:val="0"/>
          <w:bCs w:val="0"/>
          <w:color w:val="000000"/>
          <w:sz w:val="28"/>
          <w:szCs w:val="28"/>
        </w:rPr>
        <w:br/>
        <w:t>catur-dike cāya dui brāhmaṇa-brāhmaṇī</w:t>
      </w:r>
    </w:p>
    <w:p w14:paraId="2651D3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“From where is the sound of ankle bells coming?” The brāhmaṇa couple then began to look around.</w:t>
      </w:r>
    </w:p>
    <w:p w14:paraId="4CBF4736" w14:textId="059E55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ruṇujhunu </w:t>
      </w:r>
      <w:r w:rsidRPr="00790008">
        <w:rPr>
          <w:rStyle w:val="BookTitle"/>
          <w:rFonts w:asciiTheme="minorHAnsi" w:hAnsiTheme="minorHAnsi" w:cstheme="minorHAnsi"/>
          <w:b w:val="0"/>
          <w:bCs w:val="0"/>
          <w:color w:val="000000"/>
          <w:sz w:val="28"/>
          <w:szCs w:val="28"/>
        </w:rPr>
        <w:t>refers to the gentle sweet sound of ankle bells.</w:t>
      </w:r>
    </w:p>
    <w:p w14:paraId="611BAEAB" w14:textId="61E13E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w:t>
      </w:r>
    </w:p>
    <w:p w14:paraId="7E08BD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52E4C2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putrera pā’ye nāhika nūpura</w:t>
      </w:r>
      <w:r w:rsidRPr="00790008">
        <w:rPr>
          <w:rStyle w:val="BookTitle"/>
          <w:rFonts w:asciiTheme="minorHAnsi" w:hAnsiTheme="minorHAnsi" w:cstheme="minorHAnsi"/>
          <w:b w:val="0"/>
          <w:bCs w:val="0"/>
          <w:color w:val="000000"/>
          <w:sz w:val="28"/>
          <w:szCs w:val="28"/>
        </w:rPr>
        <w:br/>
        <w:t>kothāya bājila vādya nūpura madhura?”</w:t>
      </w:r>
    </w:p>
    <w:p w14:paraId="0E545132" w14:textId="3491A7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son is not wearing ankle bells, so where has the sweet sound of ankle bells come from?”</w:t>
      </w:r>
    </w:p>
    <w:p w14:paraId="53BBAC6D" w14:textId="7DD0BA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w:t>
      </w:r>
    </w:p>
    <w:p w14:paraId="61D2B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1FD754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adbhuta! ’dui-jane mane mane gaṇe’</w:t>
      </w:r>
      <w:r w:rsidRPr="00790008">
        <w:rPr>
          <w:rStyle w:val="BookTitle"/>
          <w:rFonts w:asciiTheme="minorHAnsi" w:hAnsiTheme="minorHAnsi" w:cstheme="minorHAnsi"/>
          <w:b w:val="0"/>
          <w:bCs w:val="0"/>
          <w:color w:val="000000"/>
          <w:sz w:val="28"/>
          <w:szCs w:val="28"/>
        </w:rPr>
        <w:br/>
        <w:t>vacana nā sphure dui-janera vadane</w:t>
      </w:r>
    </w:p>
    <w:p w14:paraId="436F9A7C" w14:textId="2D07D0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considered the incident to be most strange, and they were unable to speak.</w:t>
      </w:r>
    </w:p>
    <w:p w14:paraId="2B86599F" w14:textId="71C95D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w:t>
      </w:r>
    </w:p>
    <w:p w14:paraId="5C28E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45C07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puṅthi diyā prabhu calilena khelāite</w:t>
      </w:r>
      <w:r w:rsidRPr="00790008">
        <w:rPr>
          <w:rStyle w:val="BookTitle"/>
          <w:rFonts w:asciiTheme="minorHAnsi" w:hAnsiTheme="minorHAnsi" w:cstheme="minorHAnsi"/>
          <w:b w:val="0"/>
          <w:bCs w:val="0"/>
          <w:color w:val="000000"/>
          <w:sz w:val="28"/>
          <w:szCs w:val="28"/>
        </w:rPr>
        <w:br/>
        <w:t>āra adbhuta dekhe giyā gṛhera mājhete</w:t>
      </w:r>
    </w:p>
    <w:p w14:paraId="0CF3223C" w14:textId="22D0EE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gave the book to His father and then went outside to play. But when the couple went inside the room, they experienced another wonder.</w:t>
      </w:r>
    </w:p>
    <w:p w14:paraId="6675013B" w14:textId="789375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w:t>
      </w:r>
    </w:p>
    <w:p w14:paraId="31BD1F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57D226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gṛhe dekhe aparūpa pada-cihna</w:t>
      </w:r>
      <w:r w:rsidRPr="00790008">
        <w:rPr>
          <w:rStyle w:val="BookTitle"/>
          <w:rFonts w:asciiTheme="minorHAnsi" w:hAnsiTheme="minorHAnsi" w:cstheme="minorHAnsi"/>
          <w:b w:val="0"/>
          <w:bCs w:val="0"/>
          <w:color w:val="000000"/>
          <w:sz w:val="28"/>
          <w:szCs w:val="28"/>
        </w:rPr>
        <w:br/>
        <w:t>dhvaja, vraja, aṅkuśa, patākādi bhinna bhinna</w:t>
      </w:r>
    </w:p>
    <w:p w14:paraId="00FAF168" w14:textId="199DDA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over the room they saw extraordinary footprints decorated with signs like </w:t>
      </w:r>
      <w:r w:rsidRPr="00790008">
        <w:rPr>
          <w:rStyle w:val="BookTitle"/>
          <w:rFonts w:asciiTheme="minorHAnsi" w:hAnsiTheme="minorHAnsi" w:cstheme="minorHAnsi"/>
          <w:b/>
          <w:bCs/>
          <w:color w:val="800000"/>
          <w:sz w:val="28"/>
          <w:szCs w:val="28"/>
        </w:rPr>
        <w:lastRenderedPageBreak/>
        <w:t>the flag, thunderbolt, goad, and banner.</w:t>
      </w:r>
    </w:p>
    <w:p w14:paraId="360BC759" w14:textId="616897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p>
    <w:p w14:paraId="7CEB6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D4A5C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ānandita doṅhe dekhi’ apūrva caraṇa</w:t>
      </w:r>
      <w:r w:rsidRPr="00790008">
        <w:rPr>
          <w:rStyle w:val="BookTitle"/>
          <w:rFonts w:asciiTheme="minorHAnsi" w:hAnsiTheme="minorHAnsi" w:cstheme="minorHAnsi"/>
          <w:b w:val="0"/>
          <w:bCs w:val="0"/>
          <w:color w:val="000000"/>
          <w:sz w:val="28"/>
          <w:szCs w:val="28"/>
        </w:rPr>
        <w:br/>
        <w:t>doṅhe hailā pulakita sajala-nayana</w:t>
      </w:r>
    </w:p>
    <w:p w14:paraId="5D83875E" w14:textId="341323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became filled with ecstasy on seeing those incomparable footprints. Their hairs stood on end and tears flowed from their eyes.</w:t>
      </w:r>
    </w:p>
    <w:p w14:paraId="19ECFE83" w14:textId="3C7F93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w:t>
      </w:r>
    </w:p>
    <w:p w14:paraId="33ECA7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AFAF9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pāda-padma dekhi’ doṅhe kare namaskāra</w:t>
      </w:r>
      <w:r w:rsidRPr="00790008">
        <w:rPr>
          <w:rStyle w:val="BookTitle"/>
          <w:rFonts w:asciiTheme="minorHAnsi" w:hAnsiTheme="minorHAnsi" w:cstheme="minorHAnsi"/>
          <w:b w:val="0"/>
          <w:bCs w:val="0"/>
          <w:color w:val="000000"/>
          <w:sz w:val="28"/>
          <w:szCs w:val="28"/>
        </w:rPr>
        <w:br/>
        <w:t>doṅhe bole,—“nistārimu, janma nāhi āra”</w:t>
      </w:r>
    </w:p>
    <w:p w14:paraId="7D1617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offered obeisances to those lotus footprints and said, “We are delivered! We will not take another birth.”</w:t>
      </w:r>
    </w:p>
    <w:p w14:paraId="5A256249" w14:textId="2C3B6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even once sees the lotus feet of Lord Viṣṇu is delivered from material existence. In other words, such a person attains the supreme destination known as that place from which no one returns. It is stated in the </w:t>
      </w:r>
      <w:r w:rsidRPr="00790008">
        <w:rPr>
          <w:rStyle w:val="BookTitle"/>
          <w:rFonts w:asciiTheme="minorHAnsi" w:hAnsiTheme="minorHAnsi" w:cstheme="minorHAnsi"/>
          <w:b w:val="0"/>
          <w:bCs w:val="0"/>
          <w:i/>
          <w:iCs/>
          <w:color w:val="000000"/>
          <w:sz w:val="28"/>
          <w:szCs w:val="28"/>
        </w:rPr>
        <w:t>Viṣṇu-dharmottara</w:t>
      </w:r>
      <w:r w:rsidRPr="00790008">
        <w:rPr>
          <w:rStyle w:val="BookTitle"/>
          <w:rFonts w:asciiTheme="minorHAnsi" w:hAnsiTheme="minorHAnsi" w:cstheme="minorHAnsi"/>
          <w:b w:val="0"/>
          <w:bCs w:val="0"/>
          <w:color w:val="000000"/>
          <w:sz w:val="28"/>
          <w:szCs w:val="28"/>
        </w:rPr>
        <w:t>:</w:t>
      </w:r>
    </w:p>
    <w:p w14:paraId="6738766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tāvad bhramanti saṁsāre      manuṣyā manda-buddhayaḥ</w:t>
      </w:r>
      <w:r w:rsidRPr="00790008">
        <w:rPr>
          <w:rStyle w:val="BookTitle"/>
          <w:rFonts w:asciiTheme="minorHAnsi" w:hAnsiTheme="minorHAnsi" w:cstheme="minorHAnsi"/>
          <w:b w:val="0"/>
          <w:bCs w:val="0"/>
          <w:color w:val="000000"/>
          <w:sz w:val="28"/>
          <w:szCs w:val="28"/>
        </w:rPr>
        <w:br/>
        <w:t>yāvad rūpaṁ na paśyanti      keśavasya mahātmanaḥ</w:t>
      </w:r>
    </w:p>
    <w:p w14:paraId="7C23AF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less intelligent person continually wanders in the cycle of birth and death as long as he does not see the form of Keśava.” Understanding this,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couple, who considered themselves ordinary persons, spoke in this way.</w:t>
      </w:r>
    </w:p>
    <w:p w14:paraId="0020F4C3" w14:textId="421AFB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w:t>
      </w:r>
    </w:p>
    <w:p w14:paraId="0B5A92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39062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bole,—“śuna, viśvarūpera jananī!</w:t>
      </w:r>
      <w:r w:rsidRPr="00790008">
        <w:rPr>
          <w:rStyle w:val="BookTitle"/>
          <w:rFonts w:asciiTheme="minorHAnsi" w:hAnsiTheme="minorHAnsi" w:cstheme="minorHAnsi"/>
          <w:b w:val="0"/>
          <w:bCs w:val="0"/>
          <w:color w:val="000000"/>
          <w:sz w:val="28"/>
          <w:szCs w:val="28"/>
        </w:rPr>
        <w:br/>
        <w:t>ghṛta-paramānna rāndhaha āpani</w:t>
      </w:r>
    </w:p>
    <w:p w14:paraId="6CF4A60D" w14:textId="0941F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Jagannātha Miśra said, “Listen, mother of Viśvarūpa, go and cook some </w:t>
      </w:r>
      <w:commentRangeStart w:id="94"/>
      <w:r w:rsidRPr="00790008">
        <w:rPr>
          <w:rStyle w:val="BookTitle"/>
          <w:rFonts w:asciiTheme="minorHAnsi" w:hAnsiTheme="minorHAnsi" w:cstheme="minorHAnsi"/>
          <w:b/>
          <w:bCs/>
          <w:color w:val="800000"/>
          <w:sz w:val="28"/>
          <w:szCs w:val="28"/>
        </w:rPr>
        <w:t xml:space="preserve">fried </w:t>
      </w:r>
      <w:commentRangeEnd w:id="94"/>
      <w:r w:rsidR="00440E56">
        <w:rPr>
          <w:rStyle w:val="CommentReference"/>
          <w:b w:val="0"/>
          <w:bCs w:val="0"/>
          <w:color w:val="auto"/>
        </w:rPr>
        <w:commentReference w:id="94"/>
      </w:r>
      <w:r w:rsidRPr="00790008">
        <w:rPr>
          <w:rStyle w:val="BookTitle"/>
          <w:rFonts w:asciiTheme="minorHAnsi" w:hAnsiTheme="minorHAnsi" w:cstheme="minorHAnsi"/>
          <w:b/>
          <w:bCs/>
          <w:color w:val="800000"/>
          <w:sz w:val="28"/>
          <w:szCs w:val="28"/>
        </w:rPr>
        <w:t>rice with ghee for our śālagrāma.</w:t>
      </w:r>
    </w:p>
    <w:p w14:paraId="00934008" w14:textId="0D18A8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w:t>
      </w:r>
    </w:p>
    <w:p w14:paraId="2C0C17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27014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ye āchena dāmodara-śālagrāma</w:t>
      </w:r>
      <w:r w:rsidRPr="00790008">
        <w:rPr>
          <w:rStyle w:val="BookTitle"/>
          <w:rFonts w:asciiTheme="minorHAnsi" w:hAnsiTheme="minorHAnsi" w:cstheme="minorHAnsi"/>
          <w:b w:val="0"/>
          <w:bCs w:val="0"/>
          <w:color w:val="000000"/>
          <w:sz w:val="28"/>
          <w:szCs w:val="28"/>
        </w:rPr>
        <w:br/>
        <w:t>pañca-gavye sakāle karāmu tāne snāna</w:t>
      </w:r>
    </w:p>
    <w:p w14:paraId="4C9139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“Tomorrow morning I will bath our Dāmodara śālagrāma with pañca-gavya.</w:t>
      </w:r>
    </w:p>
    <w:p w14:paraId="6AE87C83" w14:textId="537F0F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dāmodara-śālagrāma</w:t>
      </w:r>
      <w:r w:rsidRPr="00790008">
        <w:rPr>
          <w:rStyle w:val="BookTitle"/>
          <w:rFonts w:asciiTheme="minorHAnsi" w:hAnsiTheme="minorHAnsi" w:cstheme="minorHAnsi"/>
          <w:b w:val="0"/>
          <w:bCs w:val="0"/>
          <w:color w:val="000000"/>
          <w:sz w:val="28"/>
          <w:szCs w:val="28"/>
        </w:rPr>
        <w:t xml:space="preserve"> refers to one of twenty-four varieties of </w:t>
      </w:r>
      <w:r w:rsidRPr="00790008">
        <w:rPr>
          <w:rStyle w:val="BookTitle"/>
          <w:rFonts w:asciiTheme="minorHAnsi" w:hAnsiTheme="minorHAnsi" w:cstheme="minorHAnsi"/>
          <w:b w:val="0"/>
          <w:bCs w:val="0"/>
          <w:i/>
          <w:iCs/>
          <w:color w:val="000000"/>
          <w:sz w:val="28"/>
          <w:szCs w:val="28"/>
        </w:rPr>
        <w:t>śālagrāma-śilās.</w:t>
      </w:r>
      <w:r w:rsidRPr="00790008">
        <w:rPr>
          <w:rStyle w:val="BookTitle"/>
          <w:rFonts w:asciiTheme="minorHAnsi" w:hAnsiTheme="minorHAnsi" w:cstheme="minorHAnsi"/>
          <w:b w:val="0"/>
          <w:bCs w:val="0"/>
          <w:color w:val="000000"/>
          <w:sz w:val="28"/>
          <w:szCs w:val="28"/>
        </w:rPr>
        <w:t xml:space="preserve"> (One may refer to the fifth chapter of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color w:val="000000"/>
          <w:sz w:val="28"/>
          <w:szCs w:val="28"/>
        </w:rPr>
        <w:lastRenderedPageBreak/>
        <w:t>family Deity of Jagannātha Miśra was Śrī Śālagrāma.</w:t>
      </w:r>
    </w:p>
    <w:p w14:paraId="73FD94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Pañca-gavya</w:t>
      </w:r>
      <w:r w:rsidRPr="00790008">
        <w:rPr>
          <w:rStyle w:val="BookTitle"/>
          <w:rFonts w:asciiTheme="minorHAnsi" w:hAnsiTheme="minorHAnsi" w:cstheme="minorHAnsi"/>
          <w:b w:val="0"/>
          <w:bCs w:val="0"/>
          <w:color w:val="000000"/>
          <w:sz w:val="28"/>
          <w:szCs w:val="28"/>
        </w:rPr>
        <w:t xml:space="preserve"> refers to milk, yogurt, ghee, cow urine, and cow dung, and </w:t>
      </w:r>
      <w:r w:rsidRPr="00790008">
        <w:rPr>
          <w:rStyle w:val="BookTitle"/>
          <w:rFonts w:asciiTheme="minorHAnsi" w:hAnsiTheme="minorHAnsi" w:cstheme="minorHAnsi"/>
          <w:b w:val="0"/>
          <w:bCs w:val="0"/>
          <w:i/>
          <w:iCs/>
          <w:color w:val="000000"/>
          <w:sz w:val="28"/>
          <w:szCs w:val="28"/>
        </w:rPr>
        <w:t>snāna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abhiṣeka</w:t>
      </w:r>
      <w:r w:rsidRPr="00790008">
        <w:rPr>
          <w:rStyle w:val="BookTitle"/>
          <w:rFonts w:asciiTheme="minorHAnsi" w:hAnsiTheme="minorHAnsi" w:cstheme="minorHAnsi"/>
          <w:b w:val="0"/>
          <w:bCs w:val="0"/>
          <w:color w:val="000000"/>
          <w:sz w:val="28"/>
          <w:szCs w:val="28"/>
        </w:rPr>
        <w:t>, or “bathing the Deity.”</w:t>
      </w:r>
    </w:p>
    <w:p w14:paraId="622A02B8" w14:textId="3BAC55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w:t>
      </w:r>
    </w:p>
    <w:p w14:paraId="00B749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560CC4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bujhilaṅa,—teṅho ghare bulena āpani</w:t>
      </w:r>
      <w:r w:rsidRPr="00790008">
        <w:rPr>
          <w:rStyle w:val="BookTitle"/>
          <w:rFonts w:asciiTheme="minorHAnsi" w:hAnsiTheme="minorHAnsi" w:cstheme="minorHAnsi"/>
          <w:b w:val="0"/>
          <w:bCs w:val="0"/>
          <w:color w:val="000000"/>
          <w:sz w:val="28"/>
          <w:szCs w:val="28"/>
        </w:rPr>
        <w:br/>
        <w:t>ataeva śunilāṅa nūpurera dhvani”</w:t>
      </w:r>
    </w:p>
    <w:p w14:paraId="0720BF03" w14:textId="10D4FD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that our śālagrāma is walking around the room. That is why we heard the sound of ankle bells.”</w:t>
      </w:r>
    </w:p>
    <w:p w14:paraId="0E4C92AC" w14:textId="645E5C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w:t>
      </w:r>
    </w:p>
    <w:p w14:paraId="2AA391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27B348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dui-jane parama-hariṣe</w:t>
      </w:r>
      <w:r w:rsidRPr="00790008">
        <w:rPr>
          <w:rStyle w:val="BookTitle"/>
          <w:rFonts w:asciiTheme="minorHAnsi" w:hAnsiTheme="minorHAnsi" w:cstheme="minorHAnsi"/>
          <w:b w:val="0"/>
          <w:bCs w:val="0"/>
          <w:color w:val="000000"/>
          <w:sz w:val="28"/>
          <w:szCs w:val="28"/>
        </w:rPr>
        <w:br/>
        <w:t>śālagrāma pūjā kare, prabhu mane hāse</w:t>
      </w:r>
    </w:p>
    <w:p w14:paraId="50202C5F" w14:textId="42D2AF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they both worshiped śālagrāma-śilā with great satisfaction, and the Lord smiled within.</w:t>
      </w:r>
    </w:p>
    <w:p w14:paraId="7D531D70" w14:textId="0126C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w:t>
      </w:r>
    </w:p>
    <w:p w14:paraId="789D45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73BC0F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kathā śuna parama-adbhuta</w:t>
      </w:r>
      <w:r w:rsidRPr="00790008">
        <w:rPr>
          <w:rStyle w:val="BookTitle"/>
          <w:rFonts w:asciiTheme="minorHAnsi" w:hAnsiTheme="minorHAnsi" w:cstheme="minorHAnsi"/>
          <w:b w:val="0"/>
          <w:bCs w:val="0"/>
          <w:color w:val="000000"/>
          <w:sz w:val="28"/>
          <w:szCs w:val="28"/>
        </w:rPr>
        <w:br/>
        <w:t>ye raṅga karilā prabhu jagannātha-suta</w:t>
      </w:r>
    </w:p>
    <w:p w14:paraId="7754B66F" w14:textId="23F11B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another wonderful pastime performed by the son of Jagannātha.</w:t>
      </w:r>
    </w:p>
    <w:p w14:paraId="07E7C2EE" w14:textId="0DB23D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w:t>
      </w:r>
    </w:p>
    <w:p w14:paraId="612DC8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51C95D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parama-sukṛti eka tairthika brāhmaṇa</w:t>
      </w:r>
      <w:r w:rsidRPr="00790008">
        <w:rPr>
          <w:rStyle w:val="BookTitle"/>
          <w:rFonts w:asciiTheme="minorHAnsi" w:hAnsiTheme="minorHAnsi" w:cstheme="minorHAnsi"/>
          <w:b w:val="0"/>
          <w:bCs w:val="0"/>
          <w:color w:val="000000"/>
          <w:sz w:val="28"/>
          <w:szCs w:val="28"/>
        </w:rPr>
        <w:br/>
        <w:t>kṛṣṇera uddeśe kare tīrtha paryaṭana</w:t>
      </w:r>
    </w:p>
    <w:p w14:paraId="26C609ED" w14:textId="109C28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most pious mendicant brāhmaṇa was wandering to various holy places in search of Kṛṣṇa.</w:t>
      </w:r>
    </w:p>
    <w:p w14:paraId="16778A5D" w14:textId="48DF7C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5.18</w:t>
      </w:r>
    </w:p>
    <w:p w14:paraId="0303CD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5EA13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ṣaḍ-akṣara gopāla-mantrera kare upāsana</w:t>
      </w:r>
      <w:r w:rsidRPr="00790008">
        <w:rPr>
          <w:rStyle w:val="BookTitle"/>
          <w:rFonts w:asciiTheme="minorHAnsi" w:hAnsiTheme="minorHAnsi" w:cstheme="minorHAnsi"/>
          <w:b w:val="0"/>
          <w:bCs w:val="0"/>
          <w:color w:val="000000"/>
          <w:sz w:val="28"/>
          <w:szCs w:val="28"/>
        </w:rPr>
        <w:br/>
        <w:t>gopāla-naivedya vinā nā kare bhojana</w:t>
      </w:r>
    </w:p>
    <w:p w14:paraId="0654EB3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worshiped the Lord with the six-syllable Gopāla mantra, and he would eat only what he had first offered to Gopāla.</w:t>
      </w:r>
    </w:p>
    <w:p w14:paraId="046FBB89" w14:textId="7A6817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six-syllable Gopāla mantra refers to the mantra that begins with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kāma-bīja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klīṁ</w:t>
      </w:r>
      <w:r w:rsidRPr="00790008">
        <w:rPr>
          <w:rStyle w:val="BookTitle"/>
          <w:rFonts w:asciiTheme="minorHAnsi" w:hAnsiTheme="minorHAnsi" w:cstheme="minorHAnsi"/>
          <w:b w:val="0"/>
          <w:bCs w:val="0"/>
          <w:color w:val="000000"/>
          <w:sz w:val="28"/>
          <w:szCs w:val="28"/>
        </w:rPr>
        <w:t xml:space="preserve">), then dative case, and ending with </w:t>
      </w:r>
      <w:r w:rsidRPr="00790008">
        <w:rPr>
          <w:rStyle w:val="BookTitle"/>
          <w:rFonts w:asciiTheme="minorHAnsi" w:hAnsiTheme="minorHAnsi" w:cstheme="minorHAnsi"/>
          <w:b w:val="0"/>
          <w:bCs w:val="0"/>
          <w:i/>
          <w:iCs/>
          <w:color w:val="000000"/>
          <w:sz w:val="28"/>
          <w:szCs w:val="28"/>
        </w:rPr>
        <w:t>namaḥ</w:t>
      </w:r>
      <w:r w:rsidRPr="00790008">
        <w:rPr>
          <w:rStyle w:val="BookTitle"/>
          <w:rFonts w:asciiTheme="minorHAnsi" w:hAnsiTheme="minorHAnsi" w:cstheme="minorHAnsi"/>
          <w:b w:val="0"/>
          <w:bCs w:val="0"/>
          <w:color w:val="000000"/>
          <w:sz w:val="28"/>
          <w:szCs w:val="28"/>
        </w:rPr>
        <w:t>.</w:t>
      </w:r>
    </w:p>
    <w:p w14:paraId="4D7A1A83" w14:textId="41367E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5.19</w:t>
      </w:r>
    </w:p>
    <w:p w14:paraId="6057DF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D2DE1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bhāgyavān tīrtha bhramite bhramite</w:t>
      </w:r>
      <w:r w:rsidRPr="00790008">
        <w:rPr>
          <w:rStyle w:val="BookTitle"/>
          <w:rFonts w:asciiTheme="minorHAnsi" w:hAnsiTheme="minorHAnsi" w:cstheme="minorHAnsi"/>
          <w:b w:val="0"/>
          <w:bCs w:val="0"/>
          <w:color w:val="000000"/>
          <w:sz w:val="28"/>
          <w:szCs w:val="28"/>
        </w:rPr>
        <w:br/>
        <w:t>āsiyā mililā vipra prabhura bāḍīte</w:t>
      </w:r>
    </w:p>
    <w:p w14:paraId="677F79A4" w14:textId="696685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course of visiting the various holy places, that fortunate brāhmaṇa arrived by providence at the house of the Lord.</w:t>
      </w:r>
    </w:p>
    <w:p w14:paraId="206A72FB" w14:textId="14D511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5.20</w:t>
      </w:r>
    </w:p>
    <w:p w14:paraId="2EC9B7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56BF57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kaṇṭhe bāla-gopāla bhūṣaṇa śālagrāma</w:t>
      </w:r>
      <w:r w:rsidRPr="00790008">
        <w:rPr>
          <w:rStyle w:val="BookTitle"/>
          <w:rFonts w:asciiTheme="minorHAnsi" w:hAnsiTheme="minorHAnsi" w:cstheme="minorHAnsi"/>
          <w:b w:val="0"/>
          <w:bCs w:val="0"/>
          <w:color w:val="000000"/>
          <w:sz w:val="28"/>
          <w:szCs w:val="28"/>
        </w:rPr>
        <w:br/>
        <w:t>parama-brahmaṇya-teja, ati anupama</w:t>
      </w:r>
    </w:p>
    <w:p w14:paraId="276A76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matchless effulgent brāhmaṇa had a Deity of Bāla-gopāla and a śālagrāma-śilā hanging from his neck.</w:t>
      </w:r>
    </w:p>
    <w:p w14:paraId="6CAE76D4" w14:textId="02D102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kaṇṭhe bāla-gopāla</w:t>
      </w:r>
      <w:r w:rsidRPr="00790008">
        <w:rPr>
          <w:rStyle w:val="BookTitle"/>
          <w:rFonts w:asciiTheme="minorHAnsi" w:hAnsiTheme="minorHAnsi" w:cstheme="minorHAnsi"/>
          <w:b w:val="0"/>
          <w:bCs w:val="0"/>
          <w:color w:val="000000"/>
          <w:sz w:val="28"/>
          <w:szCs w:val="28"/>
        </w:rPr>
        <w:t xml:space="preserve"> indicates that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carried his worshipable Deities of Bāla-gopāla and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hanging from his neck as his ornaments.</w:t>
      </w:r>
    </w:p>
    <w:p w14:paraId="7C118D30" w14:textId="7BD3AF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5.21</w:t>
      </w:r>
    </w:p>
    <w:p w14:paraId="486253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4FA79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mukhe vipra ’kṛṣṇa kṛṣṇa’ bole</w:t>
      </w:r>
      <w:r w:rsidRPr="00790008">
        <w:rPr>
          <w:rStyle w:val="BookTitle"/>
          <w:rFonts w:asciiTheme="minorHAnsi" w:hAnsiTheme="minorHAnsi" w:cstheme="minorHAnsi"/>
          <w:b w:val="0"/>
          <w:bCs w:val="0"/>
          <w:color w:val="000000"/>
          <w:sz w:val="28"/>
          <w:szCs w:val="28"/>
        </w:rPr>
        <w:br/>
        <w:t>antare govinda-rase dui-cakṣu ḍhule</w:t>
      </w:r>
    </w:p>
    <w:p w14:paraId="1F9B8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chanted the name of Kṛṣṇa, while he kept his eyes half closed and internally relished ecstatic love for Govinda.</w:t>
      </w:r>
    </w:p>
    <w:p w14:paraId="7F73E593" w14:textId="3A4261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govinda-rase </w:t>
      </w:r>
      <w:r w:rsidRPr="00790008">
        <w:rPr>
          <w:rStyle w:val="BookTitle"/>
          <w:rFonts w:asciiTheme="minorHAnsi" w:hAnsiTheme="minorHAnsi" w:cstheme="minorHAnsi"/>
          <w:b w:val="0"/>
          <w:bCs w:val="0"/>
          <w:color w:val="000000"/>
          <w:sz w:val="28"/>
          <w:szCs w:val="28"/>
        </w:rPr>
        <w:t>means “in one of the five transcendental mellows—</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sakhya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Those who serve the form of Bāla-gopāla are understood to be situated in the paternal mood. Due to intense eagerness to see his worshipable Lord, Bāla-gopāla,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thirsty eyes were always rolling.</w:t>
      </w:r>
    </w:p>
    <w:p w14:paraId="1C3B44AC" w14:textId="0F99FE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5.22</w:t>
      </w:r>
    </w:p>
    <w:p w14:paraId="28C62F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20596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jagannātha-miśra teja se tāṅhāra</w:t>
      </w:r>
      <w:r w:rsidRPr="00790008">
        <w:rPr>
          <w:rStyle w:val="BookTitle"/>
          <w:rFonts w:asciiTheme="minorHAnsi" w:hAnsiTheme="minorHAnsi" w:cstheme="minorHAnsi"/>
          <w:b w:val="0"/>
          <w:bCs w:val="0"/>
          <w:color w:val="000000"/>
          <w:sz w:val="28"/>
          <w:szCs w:val="28"/>
        </w:rPr>
        <w:br/>
        <w:t>sambhrame uṭhiyā karilena namaskāra</w:t>
      </w:r>
    </w:p>
    <w:p w14:paraId="3DC5E4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Jagannātha Miśra saw the effulgent brāhmaṇa, he respectfully stood up and then offered obeisances.</w:t>
      </w:r>
    </w:p>
    <w:p w14:paraId="602D5840" w14:textId="2DEB7A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sambhrame </w:t>
      </w:r>
      <w:r w:rsidRPr="00790008">
        <w:rPr>
          <w:rStyle w:val="BookTitle"/>
          <w:rFonts w:asciiTheme="minorHAnsi" w:hAnsiTheme="minorHAnsi" w:cstheme="minorHAnsi"/>
          <w:b w:val="0"/>
          <w:bCs w:val="0"/>
          <w:color w:val="000000"/>
          <w:sz w:val="28"/>
          <w:szCs w:val="28"/>
        </w:rPr>
        <w:t>means “with due respect.”</w:t>
      </w:r>
    </w:p>
    <w:p w14:paraId="469F67BE" w14:textId="675BD9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5.23</w:t>
      </w:r>
    </w:p>
    <w:p w14:paraId="6C5BAB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A8EED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atithi-vyabhāra-dharma yena-mate haya</w:t>
      </w:r>
      <w:r w:rsidRPr="00790008">
        <w:rPr>
          <w:rStyle w:val="BookTitle"/>
          <w:rFonts w:asciiTheme="minorHAnsi" w:hAnsiTheme="minorHAnsi" w:cstheme="minorHAnsi"/>
          <w:b w:val="0"/>
          <w:bCs w:val="0"/>
          <w:color w:val="000000"/>
          <w:sz w:val="28"/>
          <w:szCs w:val="28"/>
        </w:rPr>
        <w:br/>
        <w:t>saba karilena jagannātha mahāśaya</w:t>
      </w:r>
    </w:p>
    <w:p w14:paraId="341827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received the brāhmaṇa with the etiquette due to a guest.</w:t>
      </w:r>
    </w:p>
    <w:p w14:paraId="5F90C8EA" w14:textId="6BEB11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stranger who stays in a householder’s residence for one day and leaves the next is called an </w:t>
      </w:r>
      <w:r w:rsidRPr="00790008">
        <w:rPr>
          <w:rStyle w:val="BookTitle"/>
          <w:rFonts w:asciiTheme="minorHAnsi" w:hAnsiTheme="minorHAnsi" w:cstheme="minorHAnsi"/>
          <w:b w:val="0"/>
          <w:bCs w:val="0"/>
          <w:i/>
          <w:iCs/>
          <w:color w:val="000000"/>
          <w:sz w:val="28"/>
          <w:szCs w:val="28"/>
        </w:rPr>
        <w:t>atithi</w:t>
      </w:r>
      <w:r w:rsidRPr="00790008">
        <w:rPr>
          <w:rStyle w:val="BookTitle"/>
          <w:rFonts w:asciiTheme="minorHAnsi" w:hAnsiTheme="minorHAnsi" w:cstheme="minorHAnsi"/>
          <w:b w:val="0"/>
          <w:bCs w:val="0"/>
          <w:color w:val="000000"/>
          <w:sz w:val="28"/>
          <w:szCs w:val="28"/>
        </w:rPr>
        <w:t xml:space="preserve">, or guest. The householders have the opportunity to serve such guests for only one day. It is the </w:t>
      </w:r>
      <w:r w:rsidRPr="00790008">
        <w:rPr>
          <w:rStyle w:val="BookTitle"/>
          <w:rFonts w:asciiTheme="minorHAnsi" w:hAnsiTheme="minorHAnsi" w:cstheme="minorHAnsi"/>
          <w:b w:val="0"/>
          <w:bCs w:val="0"/>
          <w:i/>
          <w:iCs/>
          <w:color w:val="000000"/>
          <w:sz w:val="28"/>
          <w:szCs w:val="28"/>
        </w:rPr>
        <w:t>vyavahāra-dharma</w:t>
      </w:r>
      <w:r w:rsidRPr="00790008">
        <w:rPr>
          <w:rStyle w:val="BookTitle"/>
          <w:rFonts w:asciiTheme="minorHAnsi" w:hAnsiTheme="minorHAnsi" w:cstheme="minorHAnsi"/>
          <w:b w:val="0"/>
          <w:bCs w:val="0"/>
          <w:color w:val="000000"/>
          <w:sz w:val="28"/>
          <w:szCs w:val="28"/>
        </w:rPr>
        <w:t>, or rule of etiquette, for a householder to serve his guests. Honoring guests is as good as serving the spiritual master; in other words, a guest is as worshipable as Lord Nārāyaṇa.</w:t>
      </w:r>
    </w:p>
    <w:p w14:paraId="5078940C" w14:textId="65D676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5.24</w:t>
      </w:r>
    </w:p>
    <w:p w14:paraId="3CD45E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56144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kariyā tāna pāda prakṣālana</w:t>
      </w:r>
      <w:r w:rsidRPr="00790008">
        <w:rPr>
          <w:rStyle w:val="BookTitle"/>
          <w:rFonts w:asciiTheme="minorHAnsi" w:hAnsiTheme="minorHAnsi" w:cstheme="minorHAnsi"/>
          <w:b w:val="0"/>
          <w:bCs w:val="0"/>
          <w:color w:val="000000"/>
          <w:sz w:val="28"/>
          <w:szCs w:val="28"/>
        </w:rPr>
        <w:br/>
        <w:t>vasite dilena āni’ uttama āsana</w:t>
      </w:r>
    </w:p>
    <w:p w14:paraId="5F86F6C3" w14:textId="482C45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personally washed the brāhmaṇa’s feet and then offered him a proper seat.</w:t>
      </w:r>
    </w:p>
    <w:p w14:paraId="57B57267" w14:textId="48A16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5.25</w:t>
      </w:r>
    </w:p>
    <w:p w14:paraId="66F2B1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F4C98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sustha hai’ vasilena yadi vipra-vara</w:t>
      </w:r>
      <w:r w:rsidRPr="00790008">
        <w:rPr>
          <w:rStyle w:val="BookTitle"/>
          <w:rFonts w:asciiTheme="minorHAnsi" w:hAnsiTheme="minorHAnsi" w:cstheme="minorHAnsi"/>
          <w:b w:val="0"/>
          <w:bCs w:val="0"/>
          <w:color w:val="000000"/>
          <w:sz w:val="28"/>
          <w:szCs w:val="28"/>
        </w:rPr>
        <w:br/>
        <w:t>tabe tāne miśra jijñāsena,—“kothā ghara?”</w:t>
      </w:r>
    </w:p>
    <w:p w14:paraId="10FEA83E" w14:textId="5F92D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brāhmaṇa was comfortably seated, Jagannātha Miśra asked him, “Where is your residence?”</w:t>
      </w:r>
    </w:p>
    <w:p w14:paraId="148910F1" w14:textId="27DDED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5.26</w:t>
      </w:r>
    </w:p>
    <w:p w14:paraId="695BAC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70A11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bole,—“āmi udāsīna deśāntarī</w:t>
      </w:r>
      <w:r w:rsidRPr="00790008">
        <w:rPr>
          <w:rStyle w:val="BookTitle"/>
          <w:rFonts w:asciiTheme="minorHAnsi" w:hAnsiTheme="minorHAnsi" w:cstheme="minorHAnsi"/>
          <w:b w:val="0"/>
          <w:bCs w:val="0"/>
          <w:color w:val="000000"/>
          <w:sz w:val="28"/>
          <w:szCs w:val="28"/>
        </w:rPr>
        <w:br/>
        <w:t>cittera vikṣepe mātra paryaṭana kari”</w:t>
      </w:r>
    </w:p>
    <w:p w14:paraId="586FF9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replied, “I am a wandering mendicant. I go wherever my restless mind takes me.”</w:t>
      </w:r>
    </w:p>
    <w:p w14:paraId="2E770894" w14:textId="1DA184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udāsīna </w:t>
      </w:r>
      <w:r w:rsidRPr="00790008">
        <w:rPr>
          <w:rStyle w:val="BookTitle"/>
          <w:rFonts w:asciiTheme="minorHAnsi" w:hAnsiTheme="minorHAnsi" w:cstheme="minorHAnsi"/>
          <w:b w:val="0"/>
          <w:bCs w:val="0"/>
          <w:color w:val="000000"/>
          <w:sz w:val="28"/>
          <w:szCs w:val="28"/>
        </w:rPr>
        <w:t xml:space="preserve">means “renounced” or “desireless.” The word </w:t>
      </w:r>
      <w:r w:rsidRPr="00790008">
        <w:rPr>
          <w:rStyle w:val="BookTitle"/>
          <w:rFonts w:asciiTheme="minorHAnsi" w:hAnsiTheme="minorHAnsi" w:cstheme="minorHAnsi"/>
          <w:b w:val="0"/>
          <w:bCs w:val="0"/>
          <w:i/>
          <w:iCs/>
          <w:color w:val="000000"/>
          <w:sz w:val="28"/>
          <w:szCs w:val="28"/>
        </w:rPr>
        <w:t xml:space="preserve">deśāntarī </w:t>
      </w:r>
      <w:r w:rsidRPr="00790008">
        <w:rPr>
          <w:rStyle w:val="BookTitle"/>
          <w:rFonts w:asciiTheme="minorHAnsi" w:hAnsiTheme="minorHAnsi" w:cstheme="minorHAnsi"/>
          <w:b w:val="0"/>
          <w:bCs w:val="0"/>
          <w:color w:val="000000"/>
          <w:sz w:val="28"/>
          <w:szCs w:val="28"/>
        </w:rPr>
        <w:t xml:space="preserve">refers to one who travels to places other than his birthplace. The phrase </w:t>
      </w:r>
      <w:r w:rsidRPr="00790008">
        <w:rPr>
          <w:rStyle w:val="BookTitle"/>
          <w:rFonts w:asciiTheme="minorHAnsi" w:hAnsiTheme="minorHAnsi" w:cstheme="minorHAnsi"/>
          <w:b w:val="0"/>
          <w:bCs w:val="0"/>
          <w:i/>
          <w:iCs/>
          <w:color w:val="000000"/>
          <w:sz w:val="28"/>
          <w:szCs w:val="28"/>
        </w:rPr>
        <w:t xml:space="preserve">vikṣepe mātra </w:t>
      </w:r>
      <w:r w:rsidRPr="00790008">
        <w:rPr>
          <w:rStyle w:val="BookTitle"/>
          <w:rFonts w:asciiTheme="minorHAnsi" w:hAnsiTheme="minorHAnsi" w:cstheme="minorHAnsi"/>
          <w:b w:val="0"/>
          <w:bCs w:val="0"/>
          <w:color w:val="000000"/>
          <w:sz w:val="28"/>
          <w:szCs w:val="28"/>
        </w:rPr>
        <w:t>means “with agitation, disturbance, or anger.”</w:t>
      </w:r>
    </w:p>
    <w:p w14:paraId="2790EA96" w14:textId="0D1415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5.27</w:t>
      </w:r>
    </w:p>
    <w:p w14:paraId="7D844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29C6B0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praṇati kariyā miśra bolena vacana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“jagatera bhāgye se tomāra paryaṭana</w:t>
      </w:r>
    </w:p>
    <w:p w14:paraId="3833D9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folded hands, Jagannātha Miśra said, “Your traveling is for the benefit of the world.</w:t>
      </w:r>
    </w:p>
    <w:p w14:paraId="1B59B471" w14:textId="5AC44F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second line of this verse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(10.8.4):</w:t>
      </w:r>
    </w:p>
    <w:p w14:paraId="5B6C170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mahad-vicalanaṁ nṝṇāṁ      gṛhiṇāṁ dīna-cetasām</w:t>
      </w:r>
      <w:r w:rsidRPr="00790008">
        <w:rPr>
          <w:rStyle w:val="BookTitle"/>
          <w:rFonts w:asciiTheme="minorHAnsi" w:hAnsiTheme="minorHAnsi" w:cstheme="minorHAnsi"/>
          <w:b w:val="0"/>
          <w:bCs w:val="0"/>
          <w:color w:val="000000"/>
          <w:sz w:val="28"/>
          <w:szCs w:val="28"/>
        </w:rPr>
        <w:br/>
        <w:t>niḥśreyasāya bhagavan      kalpate nānyathā kvacit</w:t>
      </w:r>
    </w:p>
    <w:p w14:paraId="5CBB9E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my lord, O great devotee, persons like you move from one place to another not for their own interests but for the sake of poor-hearted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[householders]. Otherwise they have no interest in going from one place to another.”</w:t>
      </w:r>
    </w:p>
    <w:p w14:paraId="24B357D1" w14:textId="092A58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5.28</w:t>
      </w:r>
    </w:p>
    <w:p w14:paraId="0F3CC0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DF482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viśeṣataḥ āji āmāra parama saubhāgya</w:t>
      </w:r>
      <w:r w:rsidRPr="00790008">
        <w:rPr>
          <w:rStyle w:val="BookTitle"/>
          <w:rFonts w:asciiTheme="minorHAnsi" w:hAnsiTheme="minorHAnsi" w:cstheme="minorHAnsi"/>
          <w:b w:val="0"/>
          <w:bCs w:val="0"/>
          <w:color w:val="000000"/>
          <w:sz w:val="28"/>
          <w:szCs w:val="28"/>
        </w:rPr>
        <w:br/>
        <w:t>ājñā deha’,—randhanera kari giyā kārya”</w:t>
      </w:r>
    </w:p>
    <w:p w14:paraId="1CA57D6A" w14:textId="465D22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I am especially fortunate. Please order me and I will go arrange for your cooking.”</w:t>
      </w:r>
    </w:p>
    <w:p w14:paraId="13C8FA91" w14:textId="2CE161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5.29-30</w:t>
      </w:r>
    </w:p>
    <w:p w14:paraId="204142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29-30</w:t>
      </w:r>
    </w:p>
    <w:p w14:paraId="02AE653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bole,—“kara, miśra, ye icchā tomāra”</w:t>
      </w:r>
      <w:r w:rsidRPr="00790008">
        <w:rPr>
          <w:rStyle w:val="BookTitle"/>
          <w:rFonts w:asciiTheme="minorHAnsi" w:hAnsiTheme="minorHAnsi" w:cstheme="minorHAnsi"/>
          <w:b w:val="0"/>
          <w:bCs w:val="0"/>
          <w:color w:val="000000"/>
          <w:sz w:val="28"/>
          <w:szCs w:val="28"/>
        </w:rPr>
        <w:br/>
        <w:t>hariṣe karilā miśra divya upahāra</w:t>
      </w:r>
    </w:p>
    <w:p w14:paraId="4C363D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randhanera sthāna upaskari’ bhāla-mate</w:t>
      </w:r>
      <w:r w:rsidRPr="00790008">
        <w:rPr>
          <w:rStyle w:val="BookTitle"/>
          <w:rFonts w:asciiTheme="minorHAnsi" w:hAnsiTheme="minorHAnsi" w:cstheme="minorHAnsi"/>
          <w:b w:val="0"/>
          <w:bCs w:val="0"/>
          <w:color w:val="000000"/>
          <w:sz w:val="28"/>
          <w:szCs w:val="28"/>
        </w:rPr>
        <w:br/>
        <w:t>dilena sakala sajja randhana karite</w:t>
      </w:r>
    </w:p>
    <w:p w14:paraId="65AF5F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replied, “Please do whatever you feel suitable.” Jagannātha Miśra then happily arranged all sorts of palatable ingredients. Jagannātha Miśra and Śacīdevī nicely cleaned the kitchen and kept all the ingredients ready for cooking.</w:t>
      </w:r>
    </w:p>
    <w:p w14:paraId="3A3767F1" w14:textId="381DAE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 xml:space="preserve">upahāra </w:t>
      </w:r>
      <w:r w:rsidRPr="00790008">
        <w:rPr>
          <w:rStyle w:val="BookTitle"/>
          <w:rFonts w:asciiTheme="minorHAnsi" w:hAnsiTheme="minorHAnsi" w:cstheme="minorHAnsi"/>
          <w:b w:val="0"/>
          <w:bCs w:val="0"/>
          <w:color w:val="000000"/>
          <w:sz w:val="28"/>
          <w:szCs w:val="28"/>
        </w:rPr>
        <w:t xml:space="preserve">means “arrangement,” the word </w:t>
      </w:r>
      <w:r w:rsidRPr="00790008">
        <w:rPr>
          <w:rStyle w:val="BookTitle"/>
          <w:rFonts w:asciiTheme="minorHAnsi" w:hAnsiTheme="minorHAnsi" w:cstheme="minorHAnsi"/>
          <w:b w:val="0"/>
          <w:bCs w:val="0"/>
          <w:i/>
          <w:iCs/>
          <w:color w:val="000000"/>
          <w:sz w:val="28"/>
          <w:szCs w:val="28"/>
        </w:rPr>
        <w:t xml:space="preserve">upaskari’ </w:t>
      </w:r>
      <w:r w:rsidRPr="00790008">
        <w:rPr>
          <w:rStyle w:val="BookTitle"/>
          <w:rFonts w:asciiTheme="minorHAnsi" w:hAnsiTheme="minorHAnsi" w:cstheme="minorHAnsi"/>
          <w:b w:val="0"/>
          <w:bCs w:val="0"/>
          <w:color w:val="000000"/>
          <w:sz w:val="28"/>
          <w:szCs w:val="28"/>
        </w:rPr>
        <w:t xml:space="preserve">means “cleaning with cow dung,” and the word </w:t>
      </w:r>
      <w:r w:rsidRPr="00790008">
        <w:rPr>
          <w:rStyle w:val="BookTitle"/>
          <w:rFonts w:asciiTheme="minorHAnsi" w:hAnsiTheme="minorHAnsi" w:cstheme="minorHAnsi"/>
          <w:b w:val="0"/>
          <w:bCs w:val="0"/>
          <w:i/>
          <w:iCs/>
          <w:color w:val="000000"/>
          <w:sz w:val="28"/>
          <w:szCs w:val="28"/>
        </w:rPr>
        <w:t>sajja</w:t>
      </w:r>
      <w:r w:rsidRPr="00790008">
        <w:rPr>
          <w:rStyle w:val="BookTitle"/>
          <w:rFonts w:asciiTheme="minorHAnsi" w:hAnsiTheme="minorHAnsi" w:cstheme="minorHAnsi"/>
          <w:b w:val="0"/>
          <w:bCs w:val="0"/>
          <w:color w:val="000000"/>
          <w:sz w:val="28"/>
          <w:szCs w:val="28"/>
        </w:rPr>
        <w:t xml:space="preserve"> means “decoration,” “arrangement,” or “ingredients.”</w:t>
      </w:r>
    </w:p>
    <w:p w14:paraId="7A9B4949" w14:textId="748568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5.31</w:t>
      </w:r>
    </w:p>
    <w:p w14:paraId="325773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18115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brāhmaṇa-vara kariyā randhana</w:t>
      </w:r>
      <w:r w:rsidRPr="00790008">
        <w:rPr>
          <w:rStyle w:val="BookTitle"/>
          <w:rFonts w:asciiTheme="minorHAnsi" w:hAnsiTheme="minorHAnsi" w:cstheme="minorHAnsi"/>
          <w:b w:val="0"/>
          <w:bCs w:val="0"/>
          <w:color w:val="000000"/>
          <w:sz w:val="28"/>
          <w:szCs w:val="28"/>
        </w:rPr>
        <w:br/>
        <w:t>vasilena kṛṣṇere karite nivedana</w:t>
      </w:r>
    </w:p>
    <w:p w14:paraId="5E12739D" w14:textId="57DFD8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Satisfied with the arrangement, the brāhmaṇa cooked and then sat down to make an offering to Kṛṣṇa.</w:t>
      </w:r>
    </w:p>
    <w:p w14:paraId="04EA3E22" w14:textId="08930B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5.32</w:t>
      </w:r>
    </w:p>
    <w:p w14:paraId="295E4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364E0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sarva-bhūta-antaryāmī śrī-śacīnandana</w:t>
      </w:r>
      <w:r w:rsidRPr="00790008">
        <w:rPr>
          <w:rStyle w:val="BookTitle"/>
          <w:rFonts w:asciiTheme="minorHAnsi" w:hAnsiTheme="minorHAnsi" w:cstheme="minorHAnsi"/>
          <w:b w:val="0"/>
          <w:bCs w:val="0"/>
          <w:color w:val="000000"/>
          <w:sz w:val="28"/>
          <w:szCs w:val="28"/>
        </w:rPr>
        <w:br/>
        <w:t>mane āche,—viprere dibena daraśana</w:t>
      </w:r>
    </w:p>
    <w:p w14:paraId="7623D929" w14:textId="101C93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 Supersoul of all living entities, then decided to give darśana to the brāhmaṇa.</w:t>
      </w:r>
    </w:p>
    <w:p w14:paraId="584EFE97" w14:textId="74AD80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5.33</w:t>
      </w:r>
    </w:p>
    <w:p w14:paraId="6989DB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ADFBB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dhyāna-mātra karite lāgilā vipra-vara</w:t>
      </w:r>
      <w:r w:rsidRPr="00790008">
        <w:rPr>
          <w:rStyle w:val="BookTitle"/>
          <w:rFonts w:asciiTheme="minorHAnsi" w:hAnsiTheme="minorHAnsi" w:cstheme="minorHAnsi"/>
          <w:b w:val="0"/>
          <w:bCs w:val="0"/>
          <w:color w:val="000000"/>
          <w:sz w:val="28"/>
          <w:szCs w:val="28"/>
        </w:rPr>
        <w:br/>
        <w:t>sammukhe āilā prabhu śrī-gaurasundara</w:t>
      </w:r>
    </w:p>
    <w:p w14:paraId="380D5674" w14:textId="3FFE53C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great brāhmaṇa began to meditate, Śrī Gaurasundara came before him.</w:t>
      </w:r>
    </w:p>
    <w:p w14:paraId="72BA5FE7" w14:textId="22B014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5.34</w:t>
      </w:r>
    </w:p>
    <w:p w14:paraId="72FE10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3B3264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dhūlā-maya sarva-aṅga, mūrti digambara</w:t>
      </w:r>
      <w:r w:rsidRPr="00790008">
        <w:rPr>
          <w:rStyle w:val="BookTitle"/>
          <w:rFonts w:asciiTheme="minorHAnsi" w:hAnsiTheme="minorHAnsi" w:cstheme="minorHAnsi"/>
          <w:b w:val="0"/>
          <w:bCs w:val="0"/>
          <w:color w:val="000000"/>
          <w:sz w:val="28"/>
          <w:szCs w:val="28"/>
        </w:rPr>
        <w:br/>
        <w:t>aruṇa-nayana, kara-caraṇa sundara</w:t>
      </w:r>
    </w:p>
    <w:p w14:paraId="7070D0DB" w14:textId="143473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naked, and all of His limbs were covered with dust. His eyes were reddish, and His hands and feet were most beautiful.</w:t>
      </w:r>
    </w:p>
    <w:p w14:paraId="33094D3B" w14:textId="27B0F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5.35</w:t>
      </w:r>
    </w:p>
    <w:p w14:paraId="06E4AB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25D30B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viprera anna laiyā śrī-kare</w:t>
      </w:r>
      <w:r w:rsidRPr="00790008">
        <w:rPr>
          <w:rStyle w:val="BookTitle"/>
          <w:rFonts w:asciiTheme="minorHAnsi" w:hAnsiTheme="minorHAnsi" w:cstheme="minorHAnsi"/>
          <w:b w:val="0"/>
          <w:bCs w:val="0"/>
          <w:color w:val="000000"/>
          <w:sz w:val="28"/>
          <w:szCs w:val="28"/>
        </w:rPr>
        <w:br/>
        <w:t>eka grāsa khāilena, dekhe vipra-vare</w:t>
      </w:r>
    </w:p>
    <w:p w14:paraId="5E5860FE" w14:textId="1739F7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took a handful of the brāhmaṇa’s rice. He then ate the rice as the brāhmaṇa watched.</w:t>
      </w:r>
    </w:p>
    <w:p w14:paraId="7F8DE588" w14:textId="376AAB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5.36</w:t>
      </w:r>
    </w:p>
    <w:p w14:paraId="01AB9C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61CF0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“hāya hāya” kari’ bhāgyavanta vipra ḍāke</w:t>
      </w:r>
      <w:r w:rsidRPr="00790008">
        <w:rPr>
          <w:rStyle w:val="BookTitle"/>
          <w:rFonts w:asciiTheme="minorHAnsi" w:hAnsiTheme="minorHAnsi" w:cstheme="minorHAnsi"/>
          <w:b w:val="0"/>
          <w:bCs w:val="0"/>
          <w:color w:val="000000"/>
          <w:sz w:val="28"/>
          <w:szCs w:val="28"/>
        </w:rPr>
        <w:br/>
        <w:t>“anna curi karileka cañcala bālake”</w:t>
      </w:r>
    </w:p>
    <w:p w14:paraId="537BFB6E" w14:textId="2C7A10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fortunate brāhmaṇa cried out, “Alas! Alas! This naughty boy has stolen the rice!”</w:t>
      </w:r>
    </w:p>
    <w:p w14:paraId="56697DE8" w14:textId="6E701C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5.37</w:t>
      </w:r>
    </w:p>
    <w:p w14:paraId="28100A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393CE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āsiyā dekhena jagannātha-miśra-vara</w:t>
      </w:r>
      <w:r w:rsidRPr="00790008">
        <w:rPr>
          <w:rStyle w:val="BookTitle"/>
          <w:rFonts w:asciiTheme="minorHAnsi" w:hAnsiTheme="minorHAnsi" w:cstheme="minorHAnsi"/>
          <w:b w:val="0"/>
          <w:bCs w:val="0"/>
          <w:color w:val="000000"/>
          <w:sz w:val="28"/>
          <w:szCs w:val="28"/>
        </w:rPr>
        <w:br/>
        <w:t>bhāta khāya, hāse prabhu śrī-gaurasundara</w:t>
      </w:r>
    </w:p>
    <w:p w14:paraId="773ACF1C" w14:textId="5E42CB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came there and saw Śrī Gaurasundara was smiling as He ate the brāhmaṇa’s rice.</w:t>
      </w:r>
    </w:p>
    <w:p w14:paraId="26286766" w14:textId="1B829D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5.38</w:t>
      </w:r>
    </w:p>
    <w:p w14:paraId="771382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9B302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krodhe miśra dhāiyā yāyena māribāre</w:t>
      </w:r>
      <w:r w:rsidRPr="00790008">
        <w:rPr>
          <w:rStyle w:val="BookTitle"/>
          <w:rFonts w:asciiTheme="minorHAnsi" w:hAnsiTheme="minorHAnsi" w:cstheme="minorHAnsi"/>
          <w:b w:val="0"/>
          <w:bCs w:val="0"/>
          <w:color w:val="000000"/>
          <w:sz w:val="28"/>
          <w:szCs w:val="28"/>
        </w:rPr>
        <w:br/>
        <w:t>sambhrame uṭhiyā vipra dharilena kare</w:t>
      </w:r>
    </w:p>
    <w:p w14:paraId="5E32C3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anger, Jagannātha Miśra rushed to beat the Lord. The brāhmaṇa, however, got up and apprehensively caught hold of Jagannātha Miśra’s hand.</w:t>
      </w:r>
    </w:p>
    <w:p w14:paraId="75985902" w14:textId="13F5F7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sambhrame </w:t>
      </w:r>
      <w:r w:rsidRPr="00790008">
        <w:rPr>
          <w:rStyle w:val="BookTitle"/>
          <w:rFonts w:asciiTheme="minorHAnsi" w:hAnsiTheme="minorHAnsi" w:cstheme="minorHAnsi"/>
          <w:b w:val="0"/>
          <w:bCs w:val="0"/>
          <w:color w:val="000000"/>
          <w:sz w:val="28"/>
          <w:szCs w:val="28"/>
        </w:rPr>
        <w:t xml:space="preserve">means “with apprehension,” and </w:t>
      </w:r>
      <w:r w:rsidRPr="00790008">
        <w:rPr>
          <w:rStyle w:val="BookTitle"/>
          <w:rFonts w:asciiTheme="minorHAnsi" w:hAnsiTheme="minorHAnsi" w:cstheme="minorHAnsi"/>
          <w:b w:val="0"/>
          <w:bCs w:val="0"/>
          <w:i/>
          <w:iCs/>
          <w:color w:val="000000"/>
          <w:sz w:val="28"/>
          <w:szCs w:val="28"/>
        </w:rPr>
        <w:t>kare</w:t>
      </w:r>
      <w:r w:rsidRPr="00790008">
        <w:rPr>
          <w:rStyle w:val="BookTitle"/>
          <w:rFonts w:asciiTheme="minorHAnsi" w:hAnsiTheme="minorHAnsi" w:cstheme="minorHAnsi"/>
          <w:b w:val="0"/>
          <w:bCs w:val="0"/>
          <w:color w:val="000000"/>
          <w:sz w:val="28"/>
          <w:szCs w:val="28"/>
        </w:rPr>
        <w:t xml:space="preserve"> means “in the hand.”</w:t>
      </w:r>
    </w:p>
    <w:p w14:paraId="709B8A40" w14:textId="01FE2C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5.39</w:t>
      </w:r>
    </w:p>
    <w:p w14:paraId="1A13A2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2A12A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bole,—“miśra, tumi baḍa dekhi ārya!</w:t>
      </w:r>
      <w:r w:rsidRPr="00790008">
        <w:rPr>
          <w:rStyle w:val="BookTitle"/>
          <w:rFonts w:asciiTheme="minorHAnsi" w:hAnsiTheme="minorHAnsi" w:cstheme="minorHAnsi"/>
          <w:b w:val="0"/>
          <w:bCs w:val="0"/>
          <w:color w:val="000000"/>
          <w:sz w:val="28"/>
          <w:szCs w:val="28"/>
        </w:rPr>
        <w:br/>
        <w:t>kon jñāna bālakera māriyā ki kārya?</w:t>
      </w:r>
    </w:p>
    <w:p w14:paraId="0E180E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“Miśra, you are supposed to be a cultured Āryan! What is the use of beating this ignorant boy?</w:t>
      </w:r>
    </w:p>
    <w:p w14:paraId="2533F5E3" w14:textId="5C8FA7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“O Miśra, you are elderly and respectable, and He is only a foolish child. So it is not worth while to punish Him for His foolishness.”</w:t>
      </w:r>
    </w:p>
    <w:p w14:paraId="556CD76F" w14:textId="1DDEF5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5.40</w:t>
      </w:r>
    </w:p>
    <w:p w14:paraId="4B91B2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6EF41A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bhāla-manda-jñāna yāra thāke, māri tāre</w:t>
      </w:r>
      <w:r w:rsidRPr="00790008">
        <w:rPr>
          <w:rStyle w:val="BookTitle"/>
          <w:rFonts w:asciiTheme="minorHAnsi" w:hAnsiTheme="minorHAnsi" w:cstheme="minorHAnsi"/>
          <w:b w:val="0"/>
          <w:bCs w:val="0"/>
          <w:color w:val="000000"/>
          <w:sz w:val="28"/>
          <w:szCs w:val="28"/>
        </w:rPr>
        <w:br/>
        <w:t>āmāra śapatha, yadi māraha uhāre”</w:t>
      </w:r>
    </w:p>
    <w:p w14:paraId="27E607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one who can distinguish between right and wrong may be beaten. Therefore I forbid you from beating this child.”</w:t>
      </w:r>
    </w:p>
    <w:p w14:paraId="28E766A6" w14:textId="4BF598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is no benefit in punishing a child who does not know what is right and wrong, therefore I forbid you from punishing Him.”</w:t>
      </w:r>
    </w:p>
    <w:p w14:paraId="5059A3E1" w14:textId="3C9D3F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5.41</w:t>
      </w:r>
    </w:p>
    <w:p w14:paraId="19F0C3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4BCC00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vasilena miśra hasta diyā śire</w:t>
      </w:r>
      <w:r w:rsidRPr="00790008">
        <w:rPr>
          <w:rStyle w:val="BookTitle"/>
          <w:rFonts w:asciiTheme="minorHAnsi" w:hAnsiTheme="minorHAnsi" w:cstheme="minorHAnsi"/>
          <w:b w:val="0"/>
          <w:bCs w:val="0"/>
          <w:color w:val="000000"/>
          <w:sz w:val="28"/>
          <w:szCs w:val="28"/>
        </w:rPr>
        <w:br/>
        <w:t>māthā nāhi tole miśra, vacana nā sphure</w:t>
      </w:r>
    </w:p>
    <w:p w14:paraId="6030694F" w14:textId="25ABD3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then sat down in distress, holding his head with his hands. He could not speak or lift his head.</w:t>
      </w:r>
    </w:p>
    <w:p w14:paraId="3C44EC8B" w14:textId="3705C6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5.42</w:t>
      </w:r>
    </w:p>
    <w:p w14:paraId="3B3370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42</w:t>
      </w:r>
    </w:p>
    <w:p w14:paraId="2CA140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bole,—“miśra, duḥkha nā bhāviha mane</w:t>
      </w:r>
      <w:r w:rsidRPr="00790008">
        <w:rPr>
          <w:rStyle w:val="BookTitle"/>
          <w:rFonts w:asciiTheme="minorHAnsi" w:hAnsiTheme="minorHAnsi" w:cstheme="minorHAnsi"/>
          <w:b w:val="0"/>
          <w:bCs w:val="0"/>
          <w:color w:val="000000"/>
          <w:sz w:val="28"/>
          <w:szCs w:val="28"/>
        </w:rPr>
        <w:br/>
        <w:t>ye dine ye habe, tāhā īśvara se jāne</w:t>
      </w:r>
    </w:p>
    <w:p w14:paraId="5703E8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“My dear Miśra, please don’t feel sad. Whatever is meant to happen on a particular day is known only to the Lord.</w:t>
      </w:r>
    </w:p>
    <w:p w14:paraId="51458E4A" w14:textId="3EAB91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person gets only the food that has been allotted to him by the will of the Supreme Lord. One must know that the Supreme Lord alone gives one the fruits of one’s activities. A living entity is unaware of the future. Whatever is unknown to the living entity is known to the Supreme Lord.</w:t>
      </w:r>
    </w:p>
    <w:p w14:paraId="7470806D" w14:textId="50500C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5.43</w:t>
      </w:r>
    </w:p>
    <w:p w14:paraId="1AFBC3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9B440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phala-mūla-ādi gṛhe ye thāke tomāra</w:t>
      </w:r>
      <w:r w:rsidRPr="00790008">
        <w:rPr>
          <w:rStyle w:val="BookTitle"/>
          <w:rFonts w:asciiTheme="minorHAnsi" w:hAnsiTheme="minorHAnsi" w:cstheme="minorHAnsi"/>
          <w:b w:val="0"/>
          <w:bCs w:val="0"/>
          <w:color w:val="000000"/>
          <w:sz w:val="28"/>
          <w:szCs w:val="28"/>
        </w:rPr>
        <w:br/>
        <w:t>āni’ deha’ āji tāhā kariba āhāra”</w:t>
      </w:r>
    </w:p>
    <w:p w14:paraId="31CCE385" w14:textId="4142C6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bring whatever fruits and roots are there in your house, and I will eat those today.”</w:t>
      </w:r>
    </w:p>
    <w:p w14:paraId="1C41368B" w14:textId="7C97C7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5.44</w:t>
      </w:r>
    </w:p>
    <w:p w14:paraId="0CD622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14AB4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bole,—“more yadi thāke bhṛtya-jñāna</w:t>
      </w:r>
      <w:r w:rsidRPr="00790008">
        <w:rPr>
          <w:rStyle w:val="BookTitle"/>
          <w:rFonts w:asciiTheme="minorHAnsi" w:hAnsiTheme="minorHAnsi" w:cstheme="minorHAnsi"/>
          <w:b w:val="0"/>
          <w:bCs w:val="0"/>
          <w:color w:val="000000"/>
          <w:sz w:val="28"/>
          <w:szCs w:val="28"/>
        </w:rPr>
        <w:br/>
        <w:t>āra-bāra pāka kara, kari’ deṅa sthāna</w:t>
      </w:r>
    </w:p>
    <w:p w14:paraId="521C9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“If you at all consider me your servant, then please cook again. I will make all arrangements.</w:t>
      </w:r>
    </w:p>
    <w:p w14:paraId="56F86163" w14:textId="4C0760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carefully study the humble statements befitting a Vaiṣṇava that Jagannātha Miśra spoke to his Vaiṣṇava guest.</w:t>
      </w:r>
    </w:p>
    <w:p w14:paraId="11BD05AF" w14:textId="7C8DAD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5.45</w:t>
      </w:r>
    </w:p>
    <w:p w14:paraId="1B8FC1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53346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āche randhanera sakala sambhāra</w:t>
      </w:r>
      <w:r w:rsidRPr="00790008">
        <w:rPr>
          <w:rStyle w:val="BookTitle"/>
          <w:rFonts w:asciiTheme="minorHAnsi" w:hAnsiTheme="minorHAnsi" w:cstheme="minorHAnsi"/>
          <w:b w:val="0"/>
          <w:bCs w:val="0"/>
          <w:color w:val="000000"/>
          <w:sz w:val="28"/>
          <w:szCs w:val="28"/>
        </w:rPr>
        <w:br/>
        <w:t>punaḥ pāka kara, tabe santoṣa āmāra”</w:t>
      </w:r>
    </w:p>
    <w:p w14:paraId="0030AB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all the ingredients for cooking in the house. Please cook again. Then I will feel satisfied.”</w:t>
      </w:r>
    </w:p>
    <w:p w14:paraId="359CBBA5" w14:textId="2E11E9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sambhāra</w:t>
      </w:r>
      <w:r w:rsidRPr="00790008">
        <w:rPr>
          <w:rStyle w:val="BookTitle"/>
          <w:rFonts w:asciiTheme="minorHAnsi" w:hAnsiTheme="minorHAnsi" w:cstheme="minorHAnsi"/>
          <w:b w:val="0"/>
          <w:bCs w:val="0"/>
          <w:color w:val="000000"/>
          <w:sz w:val="28"/>
          <w:szCs w:val="28"/>
        </w:rPr>
        <w:t xml:space="preserve"> means “the ingredients” or “necessary items.”</w:t>
      </w:r>
    </w:p>
    <w:p w14:paraId="58D76EC6" w14:textId="76246C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5.46</w:t>
      </w:r>
    </w:p>
    <w:p w14:paraId="5BC186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B6340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balite lāgilā yata iṣṭa-bandhu-gaṇa</w:t>
      </w:r>
      <w:r w:rsidRPr="00790008">
        <w:rPr>
          <w:rStyle w:val="BookTitle"/>
          <w:rFonts w:asciiTheme="minorHAnsi" w:hAnsiTheme="minorHAnsi" w:cstheme="minorHAnsi"/>
          <w:b w:val="0"/>
          <w:bCs w:val="0"/>
          <w:color w:val="000000"/>
          <w:sz w:val="28"/>
          <w:szCs w:val="28"/>
        </w:rPr>
        <w:br/>
        <w:t>“āmā-sabā’ cāhi’ tabe karaha randhana”</w:t>
      </w:r>
    </w:p>
    <w:p w14:paraId="67D435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 friends and relatives of Jagannātha Miśra present there also requested the brāhmaṇa, “Please be merciful to us and cook again.”</w:t>
      </w:r>
    </w:p>
    <w:p w14:paraId="6664E49C" w14:textId="6629A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āmā-sabā’ cāhi’ </w:t>
      </w:r>
      <w:r w:rsidRPr="00790008">
        <w:rPr>
          <w:rStyle w:val="BookTitle"/>
          <w:rFonts w:asciiTheme="minorHAnsi" w:hAnsiTheme="minorHAnsi" w:cstheme="minorHAnsi"/>
          <w:b w:val="0"/>
          <w:bCs w:val="0"/>
          <w:color w:val="000000"/>
          <w:sz w:val="28"/>
          <w:szCs w:val="28"/>
        </w:rPr>
        <w:t>means “by mercifully glancing on us.”</w:t>
      </w:r>
    </w:p>
    <w:p w14:paraId="47A32537" w14:textId="6098A8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5.47</w:t>
      </w:r>
    </w:p>
    <w:p w14:paraId="58D782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BB6D4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bole,—“yei icchā tomā-sabākāra</w:t>
      </w:r>
      <w:r w:rsidRPr="00790008">
        <w:rPr>
          <w:rStyle w:val="BookTitle"/>
          <w:rFonts w:asciiTheme="minorHAnsi" w:hAnsiTheme="minorHAnsi" w:cstheme="minorHAnsi"/>
          <w:b w:val="0"/>
          <w:bCs w:val="0"/>
          <w:color w:val="000000"/>
          <w:sz w:val="28"/>
          <w:szCs w:val="28"/>
        </w:rPr>
        <w:br/>
        <w:t>kariba randhana sarvathāya punar-bāra”</w:t>
      </w:r>
    </w:p>
    <w:p w14:paraId="47FFD7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“All right. According to your desire, I will certainly cook again.”</w:t>
      </w:r>
    </w:p>
    <w:p w14:paraId="422851D7" w14:textId="53037D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sarvathāya</w:t>
      </w:r>
      <w:r w:rsidRPr="00790008">
        <w:rPr>
          <w:rStyle w:val="BookTitle"/>
          <w:rFonts w:asciiTheme="minorHAnsi" w:hAnsiTheme="minorHAnsi" w:cstheme="minorHAnsi"/>
          <w:b w:val="0"/>
          <w:bCs w:val="0"/>
          <w:color w:val="000000"/>
          <w:sz w:val="28"/>
          <w:szCs w:val="28"/>
        </w:rPr>
        <w:t xml:space="preserve"> means “certainly” or “in all respects.”</w:t>
      </w:r>
    </w:p>
    <w:p w14:paraId="1FD876DB" w14:textId="491396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5.48</w:t>
      </w:r>
    </w:p>
    <w:p w14:paraId="4E5469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6D7F8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hariṣa hailā sabe viprera vacane</w:t>
      </w:r>
      <w:r w:rsidRPr="00790008">
        <w:rPr>
          <w:rStyle w:val="BookTitle"/>
          <w:rFonts w:asciiTheme="minorHAnsi" w:hAnsiTheme="minorHAnsi" w:cstheme="minorHAnsi"/>
          <w:b w:val="0"/>
          <w:bCs w:val="0"/>
          <w:color w:val="000000"/>
          <w:sz w:val="28"/>
          <w:szCs w:val="28"/>
        </w:rPr>
        <w:br/>
        <w:t>sthāna upaskarilena sabe tata-kṣaṇe</w:t>
      </w:r>
    </w:p>
    <w:p w14:paraId="768C746A" w14:textId="700E7C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was happy to hear the brāhmaṇa’s decision, and they immediately cleaned the kitchen.</w:t>
      </w:r>
    </w:p>
    <w:p w14:paraId="055AF927" w14:textId="346A48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5.49</w:t>
      </w:r>
    </w:p>
    <w:p w14:paraId="0E14FD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E7FE6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randhanera sajja āni’ dilena tvarite</w:t>
      </w:r>
      <w:r w:rsidRPr="00790008">
        <w:rPr>
          <w:rStyle w:val="BookTitle"/>
          <w:rFonts w:asciiTheme="minorHAnsi" w:hAnsiTheme="minorHAnsi" w:cstheme="minorHAnsi"/>
          <w:b w:val="0"/>
          <w:bCs w:val="0"/>
          <w:color w:val="000000"/>
          <w:sz w:val="28"/>
          <w:szCs w:val="28"/>
        </w:rPr>
        <w:br/>
        <w:t>calilena vipra-vara randhana karite</w:t>
      </w:r>
    </w:p>
    <w:p w14:paraId="37F85DE7" w14:textId="566CFF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quickly assembled all the ingredients, and the brāhmaṇa began to cook.</w:t>
      </w:r>
    </w:p>
    <w:p w14:paraId="4E37342B" w14:textId="2F72C0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5.50</w:t>
      </w:r>
    </w:p>
    <w:p w14:paraId="36D939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8AE0B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bolena,—“śiśu parama cañcala</w:t>
      </w:r>
      <w:r w:rsidRPr="00790008">
        <w:rPr>
          <w:rStyle w:val="BookTitle"/>
          <w:rFonts w:asciiTheme="minorHAnsi" w:hAnsiTheme="minorHAnsi" w:cstheme="minorHAnsi"/>
          <w:b w:val="0"/>
          <w:bCs w:val="0"/>
          <w:color w:val="000000"/>
          <w:sz w:val="28"/>
          <w:szCs w:val="28"/>
        </w:rPr>
        <w:br/>
        <w:t>āra bāra pāche naṣṭa karaye sakala</w:t>
      </w:r>
    </w:p>
    <w:p w14:paraId="0630E518" w14:textId="7BA8E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concluded, “This child is very restless and may spoil the offering again.</w:t>
      </w:r>
    </w:p>
    <w:p w14:paraId="1CD17854" w14:textId="0AB218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5.51</w:t>
      </w:r>
    </w:p>
    <w:p w14:paraId="2B01E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6A23C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bhojana vipra karena yāvat</w:t>
      </w:r>
      <w:r w:rsidRPr="00790008">
        <w:rPr>
          <w:rStyle w:val="BookTitle"/>
          <w:rFonts w:asciiTheme="minorHAnsi" w:hAnsiTheme="minorHAnsi" w:cstheme="minorHAnsi"/>
          <w:b w:val="0"/>
          <w:bCs w:val="0"/>
          <w:color w:val="000000"/>
          <w:sz w:val="28"/>
          <w:szCs w:val="28"/>
        </w:rPr>
        <w:br/>
        <w:t>āra-bāḍī laye śiṣu rākhaha tāvat”</w:t>
      </w:r>
    </w:p>
    <w:p w14:paraId="3123F389" w14:textId="67EF80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take Him to another house until the brāhmaṇa finishes cooking and eating.”</w:t>
      </w:r>
    </w:p>
    <w:p w14:paraId="4B42AE61" w14:textId="53C35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5.52</w:t>
      </w:r>
    </w:p>
    <w:p w14:paraId="582890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52</w:t>
      </w:r>
    </w:p>
    <w:p w14:paraId="04821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śacīdevī putre kole ta’ kariyā</w:t>
      </w:r>
      <w:r w:rsidRPr="00790008">
        <w:rPr>
          <w:rStyle w:val="BookTitle"/>
          <w:rFonts w:asciiTheme="minorHAnsi" w:hAnsiTheme="minorHAnsi" w:cstheme="minorHAnsi"/>
          <w:b w:val="0"/>
          <w:bCs w:val="0"/>
          <w:color w:val="000000"/>
          <w:sz w:val="28"/>
          <w:szCs w:val="28"/>
        </w:rPr>
        <w:br/>
        <w:t>calilena āra-bāḍī prabhure laiyā</w:t>
      </w:r>
    </w:p>
    <w:p w14:paraId="63778178" w14:textId="794FC6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then took her son in her arms and went to a neighbor’s house.</w:t>
      </w:r>
    </w:p>
    <w:p w14:paraId="7AAEBD38" w14:textId="6E0C6D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5.53</w:t>
      </w:r>
    </w:p>
    <w:p w14:paraId="1C9E0B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1334FE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nārī-gaṇa bole,—“śuna re nimāi</w:t>
      </w:r>
      <w:r w:rsidRPr="00790008">
        <w:rPr>
          <w:rStyle w:val="BookTitle"/>
          <w:rFonts w:asciiTheme="minorHAnsi" w:hAnsiTheme="minorHAnsi" w:cstheme="minorHAnsi"/>
          <w:b w:val="0"/>
          <w:bCs w:val="0"/>
          <w:color w:val="000000"/>
          <w:sz w:val="28"/>
          <w:szCs w:val="28"/>
        </w:rPr>
        <w:br/>
        <w:t>emata kariyā ki viprera anna khāi!”</w:t>
      </w:r>
    </w:p>
    <w:p w14:paraId="17249D63" w14:textId="0D04FB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there said, “Listen, Nimāi, You shouldn’t have eaten the brāhmaṇa’s rice like that.”</w:t>
      </w:r>
    </w:p>
    <w:p w14:paraId="72B6AC70" w14:textId="52853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5.54</w:t>
      </w:r>
    </w:p>
    <w:p w14:paraId="65023D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125A05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bolena prabhu śrī-candra-vadane</w:t>
      </w:r>
      <w:r w:rsidRPr="00790008">
        <w:rPr>
          <w:rStyle w:val="BookTitle"/>
          <w:rFonts w:asciiTheme="minorHAnsi" w:hAnsiTheme="minorHAnsi" w:cstheme="minorHAnsi"/>
          <w:b w:val="0"/>
          <w:bCs w:val="0"/>
          <w:color w:val="000000"/>
          <w:sz w:val="28"/>
          <w:szCs w:val="28"/>
        </w:rPr>
        <w:br/>
        <w:t>“āmāra ki doṣa, vipra ḍākilā āpane?”</w:t>
      </w:r>
    </w:p>
    <w:p w14:paraId="4537AAE2" w14:textId="7311F1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with His moonlike face and replied, “What is My fault? The brāhmaṇa called Me.”</w:t>
      </w:r>
    </w:p>
    <w:p w14:paraId="03A3845C" w14:textId="475A53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5.55-56</w:t>
      </w:r>
    </w:p>
    <w:p w14:paraId="331972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55-56</w:t>
      </w:r>
    </w:p>
    <w:p w14:paraId="7240B6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bolena,—“aye nimāi ḍhāṅgāti!</w:t>
      </w:r>
      <w:r w:rsidRPr="00790008">
        <w:rPr>
          <w:rStyle w:val="BookTitle"/>
          <w:rFonts w:asciiTheme="minorHAnsi" w:hAnsiTheme="minorHAnsi" w:cstheme="minorHAnsi"/>
          <w:b w:val="0"/>
          <w:bCs w:val="0"/>
          <w:color w:val="000000"/>
          <w:sz w:val="28"/>
          <w:szCs w:val="28"/>
        </w:rPr>
        <w:br/>
        <w:t>ki karibā, ebe ye tomāra gela jāti?”</w:t>
      </w:r>
    </w:p>
    <w:p w14:paraId="0670F5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kothākāra brāhmaṇa, kon kula, kebā cine?</w:t>
      </w:r>
      <w:r w:rsidRPr="00790008">
        <w:rPr>
          <w:rStyle w:val="BookTitle"/>
          <w:rFonts w:asciiTheme="minorHAnsi" w:hAnsiTheme="minorHAnsi" w:cstheme="minorHAnsi"/>
          <w:b w:val="0"/>
          <w:bCs w:val="0"/>
          <w:color w:val="000000"/>
          <w:sz w:val="28"/>
          <w:szCs w:val="28"/>
        </w:rPr>
        <w:br/>
        <w:t>tāra bhāta khāi’ jāti rākhibā kemane?”</w:t>
      </w:r>
    </w:p>
    <w:p w14:paraId="57C91A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then said, “O deceitful Nimāi, what will You do now that You have lost Your caste? Who knows that brāhmaṇa? What is his caste? Where is he from? Now that You have eaten his rice, how will You maintain Your caste?”</w:t>
      </w:r>
    </w:p>
    <w:p w14:paraId="6F49C1B0" w14:textId="3CE928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ḍhāṅgāti</w:t>
      </w:r>
      <w:r w:rsidRPr="00790008">
        <w:rPr>
          <w:rStyle w:val="BookTitle"/>
          <w:rFonts w:asciiTheme="minorHAnsi" w:hAnsiTheme="minorHAnsi" w:cstheme="minorHAnsi"/>
          <w:b w:val="0"/>
          <w:bCs w:val="0"/>
          <w:color w:val="000000"/>
          <w:sz w:val="28"/>
          <w:szCs w:val="28"/>
        </w:rPr>
        <w:t xml:space="preserve"> refers to a person who cheats, who is duplicitous, or who is overly clever.</w:t>
      </w:r>
    </w:p>
    <w:p w14:paraId="7B986A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ladies are saying, “O Nimāi, in order to display Your cheating, duplicity, and cleverness, You have accepted the foodstuff touched by this unknown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Therefore You have fallen from the exalted status of Your family.”</w:t>
      </w:r>
    </w:p>
    <w:p w14:paraId="21315758" w14:textId="628D81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5.57</w:t>
      </w:r>
    </w:p>
    <w:p w14:paraId="7CF09E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BFF29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kahena prabhu,—“āmi ye goyāla!</w:t>
      </w:r>
      <w:r w:rsidRPr="00790008">
        <w:rPr>
          <w:rStyle w:val="BookTitle"/>
          <w:rFonts w:asciiTheme="minorHAnsi" w:hAnsiTheme="minorHAnsi" w:cstheme="minorHAnsi"/>
          <w:b w:val="0"/>
          <w:bCs w:val="0"/>
          <w:color w:val="000000"/>
          <w:sz w:val="28"/>
          <w:szCs w:val="28"/>
        </w:rPr>
        <w:br/>
        <w:t>brāhmaṇera anna āmi khāi sarva-kāla</w:t>
      </w:r>
    </w:p>
    <w:p w14:paraId="0BC8FC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smiled and said, “I am a cowherd boy, and I always eat brāhmaṇas’ rice.</w:t>
      </w:r>
    </w:p>
    <w:p w14:paraId="60EB070F" w14:textId="590ABB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replied, “I belong to the cowherd community, so I always eat foodstuffs given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From this statement it is established both that the Lord is the knower of past, present, and future, and that the Lord is controlled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Furthermore, His mischievous cowherd boy nature is also established.</w:t>
      </w:r>
    </w:p>
    <w:p w14:paraId="337AC28F" w14:textId="22960A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5.58</w:t>
      </w:r>
    </w:p>
    <w:p w14:paraId="0786C8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20A4EA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brāhmaṇera anne ki gopera jāti yāya?”</w:t>
      </w:r>
      <w:r w:rsidRPr="00790008">
        <w:rPr>
          <w:rStyle w:val="BookTitle"/>
          <w:rFonts w:asciiTheme="minorHAnsi" w:hAnsiTheme="minorHAnsi" w:cstheme="minorHAnsi"/>
          <w:b w:val="0"/>
          <w:bCs w:val="0"/>
          <w:color w:val="000000"/>
          <w:sz w:val="28"/>
          <w:szCs w:val="28"/>
        </w:rPr>
        <w:br/>
        <w:t>eta bali’ hāsiyā sabāre prabhu cāya</w:t>
      </w:r>
    </w:p>
    <w:p w14:paraId="13A21630" w14:textId="26E0FF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a cowherd boy lose his caste by eating a brāhmaṇa’s rice?” Saying this, the Lord looked at everyone and smiled.</w:t>
      </w:r>
    </w:p>
    <w:p w14:paraId="4C39FBB7" w14:textId="52ABD6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5.59</w:t>
      </w:r>
    </w:p>
    <w:p w14:paraId="677A71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69DB14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chale nija-tattva prabhu karena vyākhyāna</w:t>
      </w:r>
      <w:r w:rsidRPr="00790008">
        <w:rPr>
          <w:rStyle w:val="BookTitle"/>
          <w:rFonts w:asciiTheme="minorHAnsi" w:hAnsiTheme="minorHAnsi" w:cstheme="minorHAnsi"/>
          <w:b w:val="0"/>
          <w:bCs w:val="0"/>
          <w:color w:val="000000"/>
          <w:sz w:val="28"/>
          <w:szCs w:val="28"/>
        </w:rPr>
        <w:br/>
        <w:t>tathāpi nā bujhe keha,—hena māyā tāna</w:t>
      </w:r>
    </w:p>
    <w:p w14:paraId="620327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revealed His identity while speaking deceptively. But by the influence of His māyā, no one could understand Him.</w:t>
      </w:r>
    </w:p>
    <w:p w14:paraId="253EC44D" w14:textId="3895B3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nija-tattva</w:t>
      </w:r>
      <w:r w:rsidRPr="00790008">
        <w:rPr>
          <w:rStyle w:val="BookTitle"/>
          <w:rFonts w:asciiTheme="minorHAnsi" w:hAnsiTheme="minorHAnsi" w:cstheme="minorHAnsi"/>
          <w:b w:val="0"/>
          <w:bCs w:val="0"/>
          <w:color w:val="000000"/>
          <w:sz w:val="28"/>
          <w:szCs w:val="28"/>
        </w:rPr>
        <w:t xml:space="preserve"> refers to His personal form as Śrī Kṛṣṇa.</w:t>
      </w:r>
    </w:p>
    <w:p w14:paraId="73FD7604" w14:textId="5DB5D5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5.60</w:t>
      </w:r>
    </w:p>
    <w:p w14:paraId="5DA57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2953B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prabhura vacana</w:t>
      </w:r>
      <w:r w:rsidRPr="00790008">
        <w:rPr>
          <w:rStyle w:val="BookTitle"/>
          <w:rFonts w:asciiTheme="minorHAnsi" w:hAnsiTheme="minorHAnsi" w:cstheme="minorHAnsi"/>
          <w:b w:val="0"/>
          <w:bCs w:val="0"/>
          <w:color w:val="000000"/>
          <w:sz w:val="28"/>
          <w:szCs w:val="28"/>
        </w:rPr>
        <w:br/>
        <w:t>vakṣa haite eḍite kāhāro nāhi mana</w:t>
      </w:r>
    </w:p>
    <w:p w14:paraId="47907C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laughed upon hearing the Lord’s explanation. No one wanted to set Him down from their embrace.</w:t>
      </w:r>
    </w:p>
    <w:p w14:paraId="5B122D44" w14:textId="2E171B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eḍite </w:t>
      </w:r>
      <w:r w:rsidRPr="00790008">
        <w:rPr>
          <w:rStyle w:val="BookTitle"/>
          <w:rFonts w:asciiTheme="minorHAnsi" w:hAnsiTheme="minorHAnsi" w:cstheme="minorHAnsi"/>
          <w:b w:val="0"/>
          <w:bCs w:val="0"/>
          <w:color w:val="000000"/>
          <w:sz w:val="28"/>
          <w:szCs w:val="28"/>
        </w:rPr>
        <w:t>means “to set down” or “to leave.”</w:t>
      </w:r>
    </w:p>
    <w:p w14:paraId="635F7021" w14:textId="75DE63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5.61</w:t>
      </w:r>
    </w:p>
    <w:p w14:paraId="5F5D87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0DB91B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yāyena prabhu ye-janāra kole</w:t>
      </w:r>
      <w:r w:rsidRPr="00790008">
        <w:rPr>
          <w:rStyle w:val="BookTitle"/>
          <w:rFonts w:asciiTheme="minorHAnsi" w:hAnsiTheme="minorHAnsi" w:cstheme="minorHAnsi"/>
          <w:b w:val="0"/>
          <w:bCs w:val="0"/>
          <w:color w:val="000000"/>
          <w:sz w:val="28"/>
          <w:szCs w:val="28"/>
        </w:rPr>
        <w:br/>
        <w:t>sei jana ānanda-sāgara-mājhe bule</w:t>
      </w:r>
    </w:p>
    <w:p w14:paraId="3AAED62C" w14:textId="0C149C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smiled and sat on various people’s laps, whoever held Him merged into an ocean of bliss.</w:t>
      </w:r>
    </w:p>
    <w:p w14:paraId="605B18F8" w14:textId="6DD41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5.62</w:t>
      </w:r>
    </w:p>
    <w:p w14:paraId="21D9CA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62</w:t>
      </w:r>
    </w:p>
    <w:p w14:paraId="09E3E6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vipra punar-bāra kariyā randhana</w:t>
      </w:r>
      <w:r w:rsidRPr="00790008">
        <w:rPr>
          <w:rStyle w:val="BookTitle"/>
          <w:rFonts w:asciiTheme="minorHAnsi" w:hAnsiTheme="minorHAnsi" w:cstheme="minorHAnsi"/>
          <w:b w:val="0"/>
          <w:bCs w:val="0"/>
          <w:color w:val="000000"/>
          <w:sz w:val="28"/>
          <w:szCs w:val="28"/>
        </w:rPr>
        <w:br/>
        <w:t>lāgilena vasiyā karite nivedana</w:t>
      </w:r>
    </w:p>
    <w:p w14:paraId="4143A76B" w14:textId="115F23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brāhmaṇa finished cooking again, so he sat down to make the offering.</w:t>
      </w:r>
    </w:p>
    <w:p w14:paraId="5B7A78E1" w14:textId="6EC35E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5.63</w:t>
      </w:r>
    </w:p>
    <w:p w14:paraId="047C34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78444D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dhyāne bāla-gopāla bhāvena vipra-vara</w:t>
      </w:r>
      <w:r w:rsidRPr="00790008">
        <w:rPr>
          <w:rStyle w:val="BookTitle"/>
          <w:rFonts w:asciiTheme="minorHAnsi" w:hAnsiTheme="minorHAnsi" w:cstheme="minorHAnsi"/>
          <w:b w:val="0"/>
          <w:bCs w:val="0"/>
          <w:color w:val="000000"/>
          <w:sz w:val="28"/>
          <w:szCs w:val="28"/>
        </w:rPr>
        <w:br/>
        <w:t>jānilena gauracandra cittera īśvara</w:t>
      </w:r>
    </w:p>
    <w:p w14:paraId="1552BA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meditation the brāhmaṇa called Bāla-gopāla to eat, and Lord Gaurasundara, the Supersoul, immediately came to know this.</w:t>
      </w:r>
    </w:p>
    <w:p w14:paraId="2CF41415" w14:textId="0CF7B1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cittera īśvara </w:t>
      </w:r>
      <w:r w:rsidRPr="00790008">
        <w:rPr>
          <w:rStyle w:val="BookTitle"/>
          <w:rFonts w:asciiTheme="minorHAnsi" w:hAnsiTheme="minorHAnsi" w:cstheme="minorHAnsi"/>
          <w:b w:val="0"/>
          <w:bCs w:val="0"/>
          <w:color w:val="000000"/>
          <w:sz w:val="28"/>
          <w:szCs w:val="28"/>
        </w:rPr>
        <w:t>refers to Lord in the heart, or the Supersoul.</w:t>
      </w:r>
    </w:p>
    <w:p w14:paraId="2AB32ECA" w14:textId="7F7B63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5.64</w:t>
      </w:r>
    </w:p>
    <w:p w14:paraId="3716C7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3092C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mohiyā sakala-loka ati alakṣite</w:t>
      </w:r>
      <w:r w:rsidRPr="00790008">
        <w:rPr>
          <w:rStyle w:val="BookTitle"/>
          <w:rFonts w:asciiTheme="minorHAnsi" w:hAnsiTheme="minorHAnsi" w:cstheme="minorHAnsi"/>
          <w:b w:val="0"/>
          <w:bCs w:val="0"/>
          <w:color w:val="000000"/>
          <w:sz w:val="28"/>
          <w:szCs w:val="28"/>
        </w:rPr>
        <w:br/>
        <w:t>āilena vipra-sthāne hāsite hāsite</w:t>
      </w:r>
    </w:p>
    <w:p w14:paraId="1FD59E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Putting everyone into illusion, the Lord secretly came before the brāhmaṇa with a smile on His face.</w:t>
      </w:r>
    </w:p>
    <w:p w14:paraId="7B32BC68" w14:textId="21CF11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mohiyā</w:t>
      </w:r>
      <w:r w:rsidRPr="00790008">
        <w:rPr>
          <w:rStyle w:val="BookTitle"/>
          <w:rFonts w:asciiTheme="minorHAnsi" w:hAnsiTheme="minorHAnsi" w:cstheme="minorHAnsi"/>
          <w:b w:val="0"/>
          <w:bCs w:val="0"/>
          <w:color w:val="000000"/>
          <w:sz w:val="28"/>
          <w:szCs w:val="28"/>
        </w:rPr>
        <w:t xml:space="preserve"> means “bewildering.”</w:t>
      </w:r>
    </w:p>
    <w:p w14:paraId="6472D53E" w14:textId="75D76C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5.65</w:t>
      </w:r>
    </w:p>
    <w:p w14:paraId="246BA8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65FE61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eka-muṣṭi anna lañā kare</w:t>
      </w:r>
      <w:r w:rsidRPr="00790008">
        <w:rPr>
          <w:rStyle w:val="BookTitle"/>
          <w:rFonts w:asciiTheme="minorHAnsi" w:hAnsiTheme="minorHAnsi" w:cstheme="minorHAnsi"/>
          <w:b w:val="0"/>
          <w:bCs w:val="0"/>
          <w:color w:val="000000"/>
          <w:sz w:val="28"/>
          <w:szCs w:val="28"/>
        </w:rPr>
        <w:br/>
        <w:t>khāiyā calilā prabhu,—dekhe vipra-vare</w:t>
      </w:r>
    </w:p>
    <w:p w14:paraId="55087CE8" w14:textId="02071D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Unseen by others, the Lord then took a handful of rice and ate it as the brāhmaṇa watched.</w:t>
      </w:r>
    </w:p>
    <w:p w14:paraId="41ACA493" w14:textId="6F054D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5.66</w:t>
      </w:r>
    </w:p>
    <w:p w14:paraId="173282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B9FF3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“hāya hāya” kariyā uṭhila vipra-vara</w:t>
      </w:r>
      <w:r w:rsidRPr="00790008">
        <w:rPr>
          <w:rStyle w:val="BookTitle"/>
          <w:rFonts w:asciiTheme="minorHAnsi" w:hAnsiTheme="minorHAnsi" w:cstheme="minorHAnsi"/>
          <w:b w:val="0"/>
          <w:bCs w:val="0"/>
          <w:color w:val="000000"/>
          <w:sz w:val="28"/>
          <w:szCs w:val="28"/>
        </w:rPr>
        <w:br/>
        <w:t>ṭhākura khāiyā bhāta dila eka ra</w:t>
      </w:r>
      <w:commentRangeStart w:id="95"/>
      <w:r w:rsidRPr="00790008">
        <w:rPr>
          <w:rStyle w:val="BookTitle"/>
          <w:rFonts w:asciiTheme="minorHAnsi" w:hAnsiTheme="minorHAnsi" w:cstheme="minorHAnsi"/>
          <w:b w:val="0"/>
          <w:bCs w:val="0"/>
          <w:color w:val="000000"/>
          <w:sz w:val="28"/>
          <w:szCs w:val="28"/>
        </w:rPr>
        <w:t>d</w:t>
      </w:r>
      <w:commentRangeEnd w:id="95"/>
      <w:r w:rsidR="00761036">
        <w:rPr>
          <w:rStyle w:val="CommentReference"/>
          <w:i w:val="0"/>
          <w:iCs w:val="0"/>
        </w:rPr>
        <w:commentReference w:id="95"/>
      </w:r>
      <w:r w:rsidRPr="00790008">
        <w:rPr>
          <w:rStyle w:val="BookTitle"/>
          <w:rFonts w:asciiTheme="minorHAnsi" w:hAnsiTheme="minorHAnsi" w:cstheme="minorHAnsi"/>
          <w:b w:val="0"/>
          <w:bCs w:val="0"/>
          <w:color w:val="000000"/>
          <w:sz w:val="28"/>
          <w:szCs w:val="28"/>
        </w:rPr>
        <w:t>a</w:t>
      </w:r>
    </w:p>
    <w:p w14:paraId="50E760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immediately cried, “Alas! Alas!” and the Lord, after eating the rice, fled away.</w:t>
      </w:r>
    </w:p>
    <w:p w14:paraId="620449D7" w14:textId="613888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raḍa</w:t>
      </w:r>
      <w:r w:rsidRPr="00790008">
        <w:rPr>
          <w:rStyle w:val="BookTitle"/>
          <w:rFonts w:asciiTheme="minorHAnsi" w:hAnsiTheme="minorHAnsi" w:cstheme="minorHAnsi"/>
          <w:b w:val="0"/>
          <w:bCs w:val="0"/>
          <w:color w:val="000000"/>
          <w:sz w:val="28"/>
          <w:szCs w:val="28"/>
        </w:rPr>
        <w:t xml:space="preserve"> means “run.” In Bangladesh the word is </w:t>
      </w:r>
      <w:r w:rsidRPr="00790008">
        <w:rPr>
          <w:rStyle w:val="BookTitle"/>
          <w:rFonts w:asciiTheme="minorHAnsi" w:hAnsiTheme="minorHAnsi" w:cstheme="minorHAnsi"/>
          <w:b w:val="0"/>
          <w:bCs w:val="0"/>
          <w:i/>
          <w:iCs/>
          <w:color w:val="000000"/>
          <w:sz w:val="28"/>
          <w:szCs w:val="28"/>
        </w:rPr>
        <w:t>laḍa</w:t>
      </w:r>
      <w:r w:rsidRPr="00790008">
        <w:rPr>
          <w:rStyle w:val="BookTitle"/>
          <w:rFonts w:asciiTheme="minorHAnsi" w:hAnsiTheme="minorHAnsi" w:cstheme="minorHAnsi"/>
          <w:b w:val="0"/>
          <w:bCs w:val="0"/>
          <w:color w:val="000000"/>
          <w:sz w:val="28"/>
          <w:szCs w:val="28"/>
        </w:rPr>
        <w:t>.</w:t>
      </w:r>
    </w:p>
    <w:p w14:paraId="5991B6A3" w14:textId="5D9977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5.67</w:t>
      </w:r>
    </w:p>
    <w:p w14:paraId="46187C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67</w:t>
      </w:r>
    </w:p>
    <w:p w14:paraId="41AF6A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uṭhiyā miśra hāte vāḍi laiyā</w:t>
      </w:r>
      <w:r w:rsidRPr="00790008">
        <w:rPr>
          <w:rStyle w:val="BookTitle"/>
          <w:rFonts w:asciiTheme="minorHAnsi" w:hAnsiTheme="minorHAnsi" w:cstheme="minorHAnsi"/>
          <w:b w:val="0"/>
          <w:bCs w:val="0"/>
          <w:color w:val="000000"/>
          <w:sz w:val="28"/>
          <w:szCs w:val="28"/>
        </w:rPr>
        <w:br/>
        <w:t>krodhe ṭhākurere laiyā yāya dhāoyāiyā</w:t>
      </w:r>
    </w:p>
    <w:p w14:paraId="425D32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Enraged, Jagannātha Miśra got up, took a stick in his hand, and chased after the Lord in anger.</w:t>
      </w:r>
    </w:p>
    <w:p w14:paraId="58B2E736" w14:textId="577F1B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sambhrame</w:t>
      </w:r>
      <w:r w:rsidRPr="00790008">
        <w:rPr>
          <w:rStyle w:val="BookTitle"/>
          <w:rFonts w:asciiTheme="minorHAnsi" w:hAnsiTheme="minorHAnsi" w:cstheme="minorHAnsi"/>
          <w:b w:val="0"/>
          <w:bCs w:val="0"/>
          <w:color w:val="000000"/>
          <w:sz w:val="28"/>
          <w:szCs w:val="28"/>
        </w:rPr>
        <w:t xml:space="preserve"> means “enraged.” The word </w:t>
      </w:r>
      <w:r w:rsidRPr="00790008">
        <w:rPr>
          <w:rStyle w:val="BookTitle"/>
          <w:rFonts w:asciiTheme="minorHAnsi" w:hAnsiTheme="minorHAnsi" w:cstheme="minorHAnsi"/>
          <w:b w:val="0"/>
          <w:bCs w:val="0"/>
          <w:i/>
          <w:iCs/>
          <w:color w:val="000000"/>
          <w:sz w:val="28"/>
          <w:szCs w:val="28"/>
        </w:rPr>
        <w:t>vāḍi</w:t>
      </w:r>
      <w:r w:rsidRPr="00790008">
        <w:rPr>
          <w:rStyle w:val="BookTitle"/>
          <w:rFonts w:asciiTheme="minorHAnsi" w:hAnsiTheme="minorHAnsi" w:cstheme="minorHAnsi"/>
          <w:b w:val="0"/>
          <w:bCs w:val="0"/>
          <w:color w:val="000000"/>
          <w:sz w:val="28"/>
          <w:szCs w:val="28"/>
        </w:rPr>
        <w:t xml:space="preserve"> means “stick.” In Bangladesh it is called a </w:t>
      </w:r>
      <w:r w:rsidRPr="00790008">
        <w:rPr>
          <w:rStyle w:val="BookTitle"/>
          <w:rFonts w:asciiTheme="minorHAnsi" w:hAnsiTheme="minorHAnsi" w:cstheme="minorHAnsi"/>
          <w:b w:val="0"/>
          <w:bCs w:val="0"/>
          <w:i/>
          <w:iCs/>
          <w:color w:val="000000"/>
          <w:sz w:val="28"/>
          <w:szCs w:val="28"/>
        </w:rPr>
        <w:t>ṭheṅgā</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ṭhākurere</w:t>
      </w:r>
      <w:r w:rsidRPr="00790008">
        <w:rPr>
          <w:rStyle w:val="BookTitle"/>
          <w:rFonts w:asciiTheme="minorHAnsi" w:hAnsiTheme="minorHAnsi" w:cstheme="minorHAnsi"/>
          <w:b w:val="0"/>
          <w:bCs w:val="0"/>
          <w:color w:val="000000"/>
          <w:sz w:val="28"/>
          <w:szCs w:val="28"/>
        </w:rPr>
        <w:t xml:space="preserve"> means “to the Lord.” The word </w:t>
      </w:r>
      <w:r w:rsidRPr="00790008">
        <w:rPr>
          <w:rStyle w:val="BookTitle"/>
          <w:rFonts w:asciiTheme="minorHAnsi" w:hAnsiTheme="minorHAnsi" w:cstheme="minorHAnsi"/>
          <w:b w:val="0"/>
          <w:bCs w:val="0"/>
          <w:i/>
          <w:iCs/>
          <w:color w:val="000000"/>
          <w:sz w:val="28"/>
          <w:szCs w:val="28"/>
        </w:rPr>
        <w:t>dhāoyāiyā</w:t>
      </w:r>
      <w:r w:rsidRPr="00790008">
        <w:rPr>
          <w:rStyle w:val="BookTitle"/>
          <w:rFonts w:asciiTheme="minorHAnsi" w:hAnsiTheme="minorHAnsi" w:cstheme="minorHAnsi"/>
          <w:b w:val="0"/>
          <w:bCs w:val="0"/>
          <w:color w:val="000000"/>
          <w:sz w:val="28"/>
          <w:szCs w:val="28"/>
        </w:rPr>
        <w:t xml:space="preserve"> means “to follow” or “to chase swiftly.”</w:t>
      </w:r>
    </w:p>
    <w:p w14:paraId="625CF7BA" w14:textId="48FDA7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5.68</w:t>
      </w:r>
    </w:p>
    <w:p w14:paraId="239897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53B0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mahā-bhaye prabhu palāilā eka-ghare</w:t>
      </w:r>
      <w:r w:rsidRPr="00790008">
        <w:rPr>
          <w:rStyle w:val="BookTitle"/>
          <w:rFonts w:asciiTheme="minorHAnsi" w:hAnsiTheme="minorHAnsi" w:cstheme="minorHAnsi"/>
          <w:b w:val="0"/>
          <w:bCs w:val="0"/>
          <w:color w:val="000000"/>
          <w:sz w:val="28"/>
          <w:szCs w:val="28"/>
        </w:rPr>
        <w:br/>
        <w:t>krodhe miśra pāche thāki’ tarjagarja kare</w:t>
      </w:r>
    </w:p>
    <w:p w14:paraId="21CFE9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fearfully fled into another room, with Jagannātha Miśra chasing behind and chastising Him in anger.</w:t>
      </w:r>
    </w:p>
    <w:p w14:paraId="004DD80C" w14:textId="0C728E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tarjagarja</w:t>
      </w:r>
      <w:r w:rsidRPr="00790008">
        <w:rPr>
          <w:rStyle w:val="BookTitle"/>
          <w:rFonts w:asciiTheme="minorHAnsi" w:hAnsiTheme="minorHAnsi" w:cstheme="minorHAnsi"/>
          <w:b w:val="0"/>
          <w:bCs w:val="0"/>
          <w:color w:val="000000"/>
          <w:sz w:val="28"/>
          <w:szCs w:val="28"/>
        </w:rPr>
        <w:t xml:space="preserve"> refers to verbal chastisement or angrily scolding to instill fear.</w:t>
      </w:r>
    </w:p>
    <w:p w14:paraId="4565FDC1" w14:textId="51878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5.69</w:t>
      </w:r>
    </w:p>
    <w:p w14:paraId="74C4B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4D31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bole,—“āji dekha’ karoṅ tora kārya</w:t>
      </w:r>
      <w:r w:rsidRPr="00790008">
        <w:rPr>
          <w:rStyle w:val="BookTitle"/>
          <w:rFonts w:asciiTheme="minorHAnsi" w:hAnsiTheme="minorHAnsi" w:cstheme="minorHAnsi"/>
          <w:b w:val="0"/>
          <w:bCs w:val="0"/>
          <w:color w:val="000000"/>
          <w:sz w:val="28"/>
          <w:szCs w:val="28"/>
        </w:rPr>
        <w:br/>
        <w:t>tora mate parama-abodha āmi ārya!</w:t>
      </w:r>
    </w:p>
    <w:p w14:paraId="4B09AD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“Just wait and see what I’ll do to You today! Although I’m an Āryan, You consider me a fool!</w:t>
      </w:r>
    </w:p>
    <w:p w14:paraId="0A5CEF32" w14:textId="404C52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 Miśra said, “O naughty boy, today I will punish You for Your mischief. I am so learned and respectable, and You consider me a great fool. This is extremely unreasonable.”</w:t>
      </w:r>
    </w:p>
    <w:p w14:paraId="2A5116ED" w14:textId="57545F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5.70</w:t>
      </w:r>
    </w:p>
    <w:p w14:paraId="03E939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CD7C8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mahā-cora śiśu kāra ghare āche?”</w:t>
      </w:r>
      <w:r w:rsidRPr="00790008">
        <w:rPr>
          <w:rStyle w:val="BookTitle"/>
          <w:rFonts w:asciiTheme="minorHAnsi" w:hAnsiTheme="minorHAnsi" w:cstheme="minorHAnsi"/>
          <w:b w:val="0"/>
          <w:bCs w:val="0"/>
          <w:color w:val="000000"/>
          <w:sz w:val="28"/>
          <w:szCs w:val="28"/>
        </w:rPr>
        <w:br/>
        <w:t>eta bali’ krodhe miśra dhāya prabhu-pāche</w:t>
      </w:r>
    </w:p>
    <w:p w14:paraId="5D245A9F" w14:textId="01B08B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such a great thief for a son?” Saying this, Jagannātha Miśra chased after the Lord in anger.</w:t>
      </w:r>
    </w:p>
    <w:p w14:paraId="56B57601" w14:textId="717EC6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5.71</w:t>
      </w:r>
    </w:p>
    <w:p w14:paraId="0A7CE1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7DB89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dharilena yatna kariyā miśrere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miśra bole,—“eḍa, āji mārimu uhāre”</w:t>
      </w:r>
    </w:p>
    <w:p w14:paraId="51F9DCD4" w14:textId="2D3FA5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tried to restrain Miśra, but he said, “Leave me alone. Today I’ll beat Him!”</w:t>
      </w:r>
    </w:p>
    <w:p w14:paraId="79999378" w14:textId="55D7F9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5.72</w:t>
      </w:r>
    </w:p>
    <w:p w14:paraId="13BB56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39AF7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bolena,—“miśra, tumi ta’ udāra</w:t>
      </w:r>
      <w:r w:rsidRPr="00790008">
        <w:rPr>
          <w:rStyle w:val="BookTitle"/>
          <w:rFonts w:asciiTheme="minorHAnsi" w:hAnsiTheme="minorHAnsi" w:cstheme="minorHAnsi"/>
          <w:b w:val="0"/>
          <w:bCs w:val="0"/>
          <w:color w:val="000000"/>
          <w:sz w:val="28"/>
          <w:szCs w:val="28"/>
        </w:rPr>
        <w:br/>
        <w:t>uhāre māriyā kon sādhutva tomāra?</w:t>
      </w:r>
    </w:p>
    <w:p w14:paraId="5FC718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pleaded, “O Miśra, you are by nature magnanimous. What kind of intelligence would you exhibit by beating Him?</w:t>
      </w:r>
    </w:p>
    <w:p w14:paraId="455DB0C4" w14:textId="4D415E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eḍa</w:t>
      </w:r>
      <w:r w:rsidRPr="00790008">
        <w:rPr>
          <w:rStyle w:val="BookTitle"/>
          <w:rFonts w:asciiTheme="minorHAnsi" w:hAnsiTheme="minorHAnsi" w:cstheme="minorHAnsi"/>
          <w:b w:val="0"/>
          <w:bCs w:val="0"/>
          <w:color w:val="000000"/>
          <w:sz w:val="28"/>
          <w:szCs w:val="28"/>
        </w:rPr>
        <w:t xml:space="preserve"> means “leave me alone” or “stay away.” The Bangladesh word </w:t>
      </w:r>
      <w:r w:rsidRPr="00790008">
        <w:rPr>
          <w:rStyle w:val="BookTitle"/>
          <w:rFonts w:asciiTheme="minorHAnsi" w:hAnsiTheme="minorHAnsi" w:cstheme="minorHAnsi"/>
          <w:b w:val="0"/>
          <w:bCs w:val="0"/>
          <w:i/>
          <w:iCs/>
          <w:color w:val="000000"/>
          <w:sz w:val="28"/>
          <w:szCs w:val="28"/>
        </w:rPr>
        <w:t xml:space="preserve">mārimu </w:t>
      </w:r>
      <w:r w:rsidRPr="00790008">
        <w:rPr>
          <w:rStyle w:val="BookTitle"/>
          <w:rFonts w:asciiTheme="minorHAnsi" w:hAnsiTheme="minorHAnsi" w:cstheme="minorHAnsi"/>
          <w:b w:val="0"/>
          <w:bCs w:val="0"/>
          <w:color w:val="000000"/>
          <w:sz w:val="28"/>
          <w:szCs w:val="28"/>
        </w:rPr>
        <w:t xml:space="preserve">means “I will beat” or “I will punish.” The word </w:t>
      </w:r>
      <w:r w:rsidRPr="00790008">
        <w:rPr>
          <w:rStyle w:val="BookTitle"/>
          <w:rFonts w:asciiTheme="minorHAnsi" w:hAnsiTheme="minorHAnsi" w:cstheme="minorHAnsi"/>
          <w:b w:val="0"/>
          <w:bCs w:val="0"/>
          <w:i/>
          <w:iCs/>
          <w:color w:val="000000"/>
          <w:sz w:val="28"/>
          <w:szCs w:val="28"/>
        </w:rPr>
        <w:t>sādhutva</w:t>
      </w:r>
      <w:r w:rsidRPr="00790008">
        <w:rPr>
          <w:rStyle w:val="BookTitle"/>
          <w:rFonts w:asciiTheme="minorHAnsi" w:hAnsiTheme="minorHAnsi" w:cstheme="minorHAnsi"/>
          <w:b w:val="0"/>
          <w:bCs w:val="0"/>
          <w:color w:val="000000"/>
          <w:sz w:val="28"/>
          <w:szCs w:val="28"/>
        </w:rPr>
        <w:t xml:space="preserve"> means “supremacy” or “intelligence.”</w:t>
      </w:r>
    </w:p>
    <w:p w14:paraId="3653176F" w14:textId="1C70C8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5.73</w:t>
      </w:r>
    </w:p>
    <w:p w14:paraId="2CB6DB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AFB1B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bhāla-manda-jñāna nāhi uhāra śarīre</w:t>
      </w:r>
      <w:r w:rsidRPr="00790008">
        <w:rPr>
          <w:rStyle w:val="BookTitle"/>
          <w:rFonts w:asciiTheme="minorHAnsi" w:hAnsiTheme="minorHAnsi" w:cstheme="minorHAnsi"/>
          <w:b w:val="0"/>
          <w:bCs w:val="0"/>
          <w:color w:val="000000"/>
          <w:sz w:val="28"/>
          <w:szCs w:val="28"/>
        </w:rPr>
        <w:br/>
        <w:t>parama abodha, ye emana śiśu māre</w:t>
      </w:r>
    </w:p>
    <w:p w14:paraId="08F68A0B" w14:textId="6B118A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doesn’t understand what is right and what is wrong. Whoever beats such a child is a great fool.</w:t>
      </w:r>
    </w:p>
    <w:p w14:paraId="751A7D0B" w14:textId="3E53F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5.74</w:t>
      </w:r>
    </w:p>
    <w:p w14:paraId="143BFF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BDAA7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mārilei kon vā śikhibe, hena naya</w:t>
      </w:r>
      <w:r w:rsidRPr="00790008">
        <w:rPr>
          <w:rStyle w:val="BookTitle"/>
          <w:rFonts w:asciiTheme="minorHAnsi" w:hAnsiTheme="minorHAnsi" w:cstheme="minorHAnsi"/>
          <w:b w:val="0"/>
          <w:bCs w:val="0"/>
          <w:color w:val="000000"/>
          <w:sz w:val="28"/>
          <w:szCs w:val="28"/>
        </w:rPr>
        <w:br/>
        <w:t>svabhāvei śiśura cañcala mati haya”</w:t>
      </w:r>
    </w:p>
    <w:p w14:paraId="4DFCEB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not learn simply by being beaten. Children are all restless by nature.”</w:t>
      </w:r>
    </w:p>
    <w:p w14:paraId="50ED01AD" w14:textId="73FD0D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“Children are mischievous by nature, therefore even if you try to teach Him, He won’t learn.”</w:t>
      </w:r>
    </w:p>
    <w:p w14:paraId="2F6617A0" w14:textId="2E5783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5.75</w:t>
      </w:r>
    </w:p>
    <w:p w14:paraId="7AA51D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5133FB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āsi’ sei tairthika brāhmaṇa</w:t>
      </w:r>
      <w:r w:rsidRPr="00790008">
        <w:rPr>
          <w:rStyle w:val="BookTitle"/>
          <w:rFonts w:asciiTheme="minorHAnsi" w:hAnsiTheme="minorHAnsi" w:cstheme="minorHAnsi"/>
          <w:b w:val="0"/>
          <w:bCs w:val="0"/>
          <w:color w:val="000000"/>
          <w:sz w:val="28"/>
          <w:szCs w:val="28"/>
        </w:rPr>
        <w:br/>
        <w:t>miśrera dhariyā hāte bolena vacana</w:t>
      </w:r>
    </w:p>
    <w:p w14:paraId="0DEBCEFB" w14:textId="7E4FA9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mendicant brāhmaṇa hastily came there. Holding the hands of Jagannātha Miśra, he spoke.</w:t>
      </w:r>
    </w:p>
    <w:p w14:paraId="2A702B02" w14:textId="0A71E4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5.76</w:t>
      </w:r>
    </w:p>
    <w:p w14:paraId="2C2EAB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36A63F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“bālakera nāhi doṣa, śuna, miśra-rāya</w:t>
      </w:r>
      <w:r w:rsidRPr="00790008">
        <w:rPr>
          <w:rStyle w:val="BookTitle"/>
          <w:rFonts w:asciiTheme="minorHAnsi" w:hAnsiTheme="minorHAnsi" w:cstheme="minorHAnsi"/>
          <w:b w:val="0"/>
          <w:bCs w:val="0"/>
          <w:color w:val="000000"/>
          <w:sz w:val="28"/>
          <w:szCs w:val="28"/>
        </w:rPr>
        <w:br/>
        <w:t>ye dine ye habe, tāhā haibāre cāya</w:t>
      </w:r>
    </w:p>
    <w:p w14:paraId="4BEEF4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Miśra, this child is not at fault. Whatever is meant to happen on a particular day will certainly take place.</w:t>
      </w:r>
    </w:p>
    <w:p w14:paraId="14B0A7B6" w14:textId="7AD156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rāya</w:t>
      </w:r>
      <w:r w:rsidRPr="00790008">
        <w:rPr>
          <w:rStyle w:val="BookTitle"/>
          <w:rFonts w:asciiTheme="minorHAnsi" w:hAnsiTheme="minorHAnsi" w:cstheme="minorHAnsi"/>
          <w:b w:val="0"/>
          <w:bCs w:val="0"/>
          <w:color w:val="000000"/>
          <w:sz w:val="28"/>
          <w:szCs w:val="28"/>
        </w:rPr>
        <w:t xml:space="preserve"> refers to one’s worshipable lord or master. As stated in the </w:t>
      </w:r>
      <w:r w:rsidRPr="00790008">
        <w:rPr>
          <w:rStyle w:val="BookTitle"/>
          <w:rFonts w:asciiTheme="minorHAnsi" w:hAnsiTheme="minorHAnsi" w:cstheme="minorHAnsi"/>
          <w:b w:val="0"/>
          <w:bCs w:val="0"/>
          <w:i/>
          <w:iCs/>
          <w:color w:val="000000"/>
          <w:sz w:val="28"/>
          <w:szCs w:val="28"/>
        </w:rPr>
        <w:t>Hitopadeśa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yad abhāvi na tad bhāvi bhāvi cen na tad anyathā—</w:t>
      </w:r>
      <w:r w:rsidRPr="00790008">
        <w:rPr>
          <w:rStyle w:val="BookTitle"/>
          <w:rFonts w:asciiTheme="minorHAnsi" w:hAnsiTheme="minorHAnsi" w:cstheme="minorHAnsi"/>
          <w:b w:val="0"/>
          <w:bCs w:val="0"/>
          <w:color w:val="000000"/>
          <w:sz w:val="28"/>
          <w:szCs w:val="28"/>
        </w:rPr>
        <w:t>“Whatever is not meant to be will never be, and whatever is meant to be cannot be otherwise.”</w:t>
      </w:r>
    </w:p>
    <w:p w14:paraId="581EADCF" w14:textId="224342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5.77</w:t>
      </w:r>
    </w:p>
    <w:p w14:paraId="2BFEBC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E3AF5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kṛṣṇa anna nāhi likhena āmāre</w:t>
      </w:r>
      <w:r w:rsidRPr="00790008">
        <w:rPr>
          <w:rStyle w:val="BookTitle"/>
          <w:rFonts w:asciiTheme="minorHAnsi" w:hAnsiTheme="minorHAnsi" w:cstheme="minorHAnsi"/>
          <w:b w:val="0"/>
          <w:bCs w:val="0"/>
          <w:color w:val="000000"/>
          <w:sz w:val="28"/>
          <w:szCs w:val="28"/>
        </w:rPr>
        <w:br/>
        <w:t>sabe ei marma-kathā kahiluṅ tomāre</w:t>
      </w:r>
    </w:p>
    <w:p w14:paraId="723B54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Kṛṣṇa has not allotted me any rice. I’m telling you, this is my realization.”</w:t>
      </w:r>
    </w:p>
    <w:p w14:paraId="727CEE16" w14:textId="2931B0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is the bestower of the fruits of work and the supreme controller. In this verse the word </w:t>
      </w:r>
      <w:r w:rsidRPr="00790008">
        <w:rPr>
          <w:rStyle w:val="BookTitle"/>
          <w:rFonts w:asciiTheme="minorHAnsi" w:hAnsiTheme="minorHAnsi" w:cstheme="minorHAnsi"/>
          <w:b w:val="0"/>
          <w:bCs w:val="0"/>
          <w:i/>
          <w:iCs/>
          <w:color w:val="000000"/>
          <w:sz w:val="28"/>
          <w:szCs w:val="28"/>
        </w:rPr>
        <w:t>likhena</w:t>
      </w:r>
      <w:r w:rsidRPr="00790008">
        <w:rPr>
          <w:rStyle w:val="BookTitle"/>
          <w:rFonts w:asciiTheme="minorHAnsi" w:hAnsiTheme="minorHAnsi" w:cstheme="minorHAnsi"/>
          <w:b w:val="0"/>
          <w:bCs w:val="0"/>
          <w:color w:val="000000"/>
          <w:sz w:val="28"/>
          <w:szCs w:val="28"/>
        </w:rPr>
        <w:t xml:space="preserve"> means “will supply,” that is, “today no food is allotted for me.” The word </w:t>
      </w:r>
      <w:r w:rsidRPr="00790008">
        <w:rPr>
          <w:rStyle w:val="BookTitle"/>
          <w:rFonts w:asciiTheme="minorHAnsi" w:hAnsiTheme="minorHAnsi" w:cstheme="minorHAnsi"/>
          <w:b w:val="0"/>
          <w:bCs w:val="0"/>
          <w:i/>
          <w:iCs/>
          <w:color w:val="000000"/>
          <w:sz w:val="28"/>
          <w:szCs w:val="28"/>
        </w:rPr>
        <w:t xml:space="preserve">marma-kathā </w:t>
      </w:r>
      <w:r w:rsidRPr="00790008">
        <w:rPr>
          <w:rStyle w:val="BookTitle"/>
          <w:rFonts w:asciiTheme="minorHAnsi" w:hAnsiTheme="minorHAnsi" w:cstheme="minorHAnsi"/>
          <w:b w:val="0"/>
          <w:bCs w:val="0"/>
          <w:color w:val="000000"/>
          <w:sz w:val="28"/>
          <w:szCs w:val="28"/>
        </w:rPr>
        <w:t>means “mystery” or “confidential topics of the mind.”</w:t>
      </w:r>
    </w:p>
    <w:p w14:paraId="3DC6AB6B" w14:textId="2A0B2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5.78</w:t>
      </w:r>
    </w:p>
    <w:p w14:paraId="09AAF1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2B3F1C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jagannātha-miśra nāhi tole mukha</w:t>
      </w:r>
      <w:r w:rsidRPr="00790008">
        <w:rPr>
          <w:rStyle w:val="BookTitle"/>
          <w:rFonts w:asciiTheme="minorHAnsi" w:hAnsiTheme="minorHAnsi" w:cstheme="minorHAnsi"/>
          <w:b w:val="0"/>
          <w:bCs w:val="0"/>
          <w:color w:val="000000"/>
          <w:sz w:val="28"/>
          <w:szCs w:val="28"/>
        </w:rPr>
        <w:br/>
        <w:t>māthā heṭa kariyā bhāvena mane duḥkha</w:t>
      </w:r>
    </w:p>
    <w:p w14:paraId="3B47879F" w14:textId="66F049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distressed, Jagannātha Miśra was unable to raise his head. He looked at the ground and simply lamented.</w:t>
      </w:r>
    </w:p>
    <w:p w14:paraId="422AB8FA" w14:textId="720C3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5.79</w:t>
      </w:r>
    </w:p>
    <w:p w14:paraId="7C071C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4182AB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viśvarūpa bhagavān</w:t>
      </w:r>
      <w:r w:rsidRPr="00790008">
        <w:rPr>
          <w:rStyle w:val="BookTitle"/>
          <w:rFonts w:asciiTheme="minorHAnsi" w:hAnsiTheme="minorHAnsi" w:cstheme="minorHAnsi"/>
          <w:b w:val="0"/>
          <w:bCs w:val="0"/>
          <w:color w:val="000000"/>
          <w:sz w:val="28"/>
          <w:szCs w:val="28"/>
        </w:rPr>
        <w:br/>
        <w:t>sei-sthāne āilena mahā-jyotir-dhāma</w:t>
      </w:r>
    </w:p>
    <w:p w14:paraId="46E4EF03" w14:textId="2F3C90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most powerful and effulgent Viśvarūpa came there.</w:t>
      </w:r>
    </w:p>
    <w:p w14:paraId="57B2160A" w14:textId="307FD6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5.80</w:t>
      </w:r>
    </w:p>
    <w:p w14:paraId="660450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41A94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nirupama lāvaṇyera sīmā</w:t>
      </w:r>
      <w:r w:rsidRPr="00790008">
        <w:rPr>
          <w:rStyle w:val="BookTitle"/>
          <w:rFonts w:asciiTheme="minorHAnsi" w:hAnsiTheme="minorHAnsi" w:cstheme="minorHAnsi"/>
          <w:b w:val="0"/>
          <w:bCs w:val="0"/>
          <w:color w:val="000000"/>
          <w:sz w:val="28"/>
          <w:szCs w:val="28"/>
        </w:rPr>
        <w:br/>
        <w:t>catur-daśa-bhuvaneo nāhika upamā</w:t>
      </w:r>
    </w:p>
    <w:p w14:paraId="3D6A154C" w14:textId="4CEB90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comparison to the matchless sweetness of Viśvarūpa’s bodily limbs.</w:t>
      </w:r>
    </w:p>
    <w:p w14:paraId="29BFCCC4" w14:textId="013901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5.81</w:t>
      </w:r>
    </w:p>
    <w:p w14:paraId="3E1F51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81</w:t>
      </w:r>
    </w:p>
    <w:p w14:paraId="235D8D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skandhe yajña-sūtra, brahma-teja mūrti-manta</w:t>
      </w:r>
      <w:r w:rsidRPr="00790008">
        <w:rPr>
          <w:rStyle w:val="BookTitle"/>
          <w:rFonts w:asciiTheme="minorHAnsi" w:hAnsiTheme="minorHAnsi" w:cstheme="minorHAnsi"/>
          <w:b w:val="0"/>
          <w:bCs w:val="0"/>
          <w:color w:val="000000"/>
          <w:sz w:val="28"/>
          <w:szCs w:val="28"/>
        </w:rPr>
        <w:br/>
        <w:t>mūrti-bhede janmilā āpani nityānanda</w:t>
      </w:r>
    </w:p>
    <w:p w14:paraId="1C12A481" w14:textId="0AB6D6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brāhmaṇa thread hung on His shoulder. He is the source of the Brahman effulgence and, though in a different form, He is directly Lord Nityānanda.</w:t>
      </w:r>
    </w:p>
    <w:p w14:paraId="123DAB8D" w14:textId="4BBDD4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5.82</w:t>
      </w:r>
    </w:p>
    <w:p w14:paraId="62EB0D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0BC3A2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sarva-śāstrera artha sadā sphuraye jihvāya</w:t>
      </w:r>
      <w:r w:rsidRPr="00790008">
        <w:rPr>
          <w:rStyle w:val="BookTitle"/>
          <w:rFonts w:asciiTheme="minorHAnsi" w:hAnsiTheme="minorHAnsi" w:cstheme="minorHAnsi"/>
          <w:b w:val="0"/>
          <w:bCs w:val="0"/>
          <w:color w:val="000000"/>
          <w:sz w:val="28"/>
          <w:szCs w:val="28"/>
        </w:rPr>
        <w:br/>
        <w:t>kṛṣṇa-bhakti-vyākhyā mātra karaye sadāya</w:t>
      </w:r>
    </w:p>
    <w:p w14:paraId="4C555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purport of all scriptures is eternally manifest on the tongue of Viśvarūpa. Thus He is always engaged in preaching devotional service to Lord Kṛṣṇa.</w:t>
      </w:r>
    </w:p>
    <w:p w14:paraId="17CBC624" w14:textId="692505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light that illuminates material objects is called </w:t>
      </w:r>
      <w:r w:rsidRPr="00790008">
        <w:rPr>
          <w:rStyle w:val="BookTitle"/>
          <w:rFonts w:asciiTheme="minorHAnsi" w:hAnsiTheme="minorHAnsi" w:cstheme="minorHAnsi"/>
          <w:b w:val="0"/>
          <w:bCs w:val="0"/>
          <w:i/>
          <w:iCs/>
          <w:color w:val="000000"/>
          <w:sz w:val="28"/>
          <w:szCs w:val="28"/>
        </w:rPr>
        <w:t>jyotiḥ</w:t>
      </w:r>
      <w:r w:rsidRPr="00790008">
        <w:rPr>
          <w:rStyle w:val="BookTitle"/>
          <w:rFonts w:asciiTheme="minorHAnsi" w:hAnsiTheme="minorHAnsi" w:cstheme="minorHAnsi"/>
          <w:b w:val="0"/>
          <w:bCs w:val="0"/>
          <w:color w:val="000000"/>
          <w:sz w:val="28"/>
          <w:szCs w:val="28"/>
        </w:rPr>
        <w:t xml:space="preserve">, but the light that illuminates spiritual objects is called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pure goodness, or </w:t>
      </w:r>
      <w:r w:rsidRPr="00790008">
        <w:rPr>
          <w:rStyle w:val="BookTitle"/>
          <w:rFonts w:asciiTheme="minorHAnsi" w:hAnsiTheme="minorHAnsi" w:cstheme="minorHAnsi"/>
          <w:b w:val="0"/>
          <w:bCs w:val="0"/>
          <w:i/>
          <w:iCs/>
          <w:color w:val="000000"/>
          <w:sz w:val="28"/>
          <w:szCs w:val="28"/>
        </w:rPr>
        <w:t>mahā-jyotiḥ</w:t>
      </w:r>
      <w:r w:rsidRPr="00790008">
        <w:rPr>
          <w:rStyle w:val="BookTitle"/>
          <w:rFonts w:asciiTheme="minorHAnsi" w:hAnsiTheme="minorHAnsi" w:cstheme="minorHAnsi"/>
          <w:b w:val="0"/>
          <w:bCs w:val="0"/>
          <w:color w:val="000000"/>
          <w:sz w:val="28"/>
          <w:szCs w:val="28"/>
        </w:rPr>
        <w:t xml:space="preserve">. The source of this </w:t>
      </w:r>
      <w:r w:rsidRPr="00790008">
        <w:rPr>
          <w:rStyle w:val="BookTitle"/>
          <w:rFonts w:asciiTheme="minorHAnsi" w:hAnsiTheme="minorHAnsi" w:cstheme="minorHAnsi"/>
          <w:b w:val="0"/>
          <w:bCs w:val="0"/>
          <w:i/>
          <w:iCs/>
          <w:color w:val="000000"/>
          <w:sz w:val="28"/>
          <w:szCs w:val="28"/>
        </w:rPr>
        <w:t>jyotiḥ</w:t>
      </w:r>
      <w:r w:rsidRPr="00790008">
        <w:rPr>
          <w:rStyle w:val="BookTitle"/>
          <w:rFonts w:asciiTheme="minorHAnsi" w:hAnsiTheme="minorHAnsi" w:cstheme="minorHAnsi"/>
          <w:b w:val="0"/>
          <w:bCs w:val="0"/>
          <w:color w:val="000000"/>
          <w:sz w:val="28"/>
          <w:szCs w:val="28"/>
        </w:rPr>
        <w:t xml:space="preserve"> is Śrī Baladeva, and Śrī Viśvarūpa is nondifferent from Him.</w:t>
      </w:r>
    </w:p>
    <w:p w14:paraId="7F7D08E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Nityānanda manifests in another form as Śrī Viśvarūpa. Viśvarūpa always explained the purport of all scriptures to be devotional service to Lord Kṛṣṇa. In other words, He never misinterpreted the purport of the scriptures and induced the living entities to engage in material enjoyment.</w:t>
      </w:r>
    </w:p>
    <w:p w14:paraId="7ACA633F" w14:textId="2ECE01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5.83</w:t>
      </w:r>
    </w:p>
    <w:p w14:paraId="414E5B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A184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apūrva mūrti tairthika brāhmaṇa</w:t>
      </w:r>
      <w:r w:rsidRPr="00790008">
        <w:rPr>
          <w:rStyle w:val="BookTitle"/>
          <w:rFonts w:asciiTheme="minorHAnsi" w:hAnsiTheme="minorHAnsi" w:cstheme="minorHAnsi"/>
          <w:b w:val="0"/>
          <w:bCs w:val="0"/>
          <w:color w:val="000000"/>
          <w:sz w:val="28"/>
          <w:szCs w:val="28"/>
        </w:rPr>
        <w:br/>
        <w:t>mugdha haiyā eka-dṛṣṭye cāhe ghane-ghana</w:t>
      </w:r>
    </w:p>
    <w:p w14:paraId="6D6422A8" w14:textId="6B4A3D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His extraordinary beauty, the mendicant brāhmaṇa was struck with wonder and stared at Him continuously.</w:t>
      </w:r>
    </w:p>
    <w:p w14:paraId="35927879" w14:textId="559EDF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5.84</w:t>
      </w:r>
    </w:p>
    <w:p w14:paraId="4F2494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38FADE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bole,—“kāra putra ei mahāśaya?”</w:t>
      </w:r>
      <w:r w:rsidRPr="00790008">
        <w:rPr>
          <w:rStyle w:val="BookTitle"/>
          <w:rFonts w:asciiTheme="minorHAnsi" w:hAnsiTheme="minorHAnsi" w:cstheme="minorHAnsi"/>
          <w:b w:val="0"/>
          <w:bCs w:val="0"/>
          <w:color w:val="000000"/>
          <w:sz w:val="28"/>
          <w:szCs w:val="28"/>
        </w:rPr>
        <w:br/>
        <w:t>sabei bolena,—“ei miśrera tanaya”</w:t>
      </w:r>
    </w:p>
    <w:p w14:paraId="63B0BF65" w14:textId="2FB475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said, “Whose son is this?” The people replied, “He is the son of Jagannātha Miśra.”</w:t>
      </w:r>
    </w:p>
    <w:p w14:paraId="0EAB69B9" w14:textId="7F609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5.85</w:t>
      </w:r>
    </w:p>
    <w:p w14:paraId="6103A4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ED6AF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santoṣe vipra kailā āliṅgana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“dhanya pitā-mātā, yāra e-hena nandana”</w:t>
      </w:r>
    </w:p>
    <w:p w14:paraId="081F6EEB" w14:textId="0B28FF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was satisfied to hear this. He embraced Viśvarūpa and remarked, “Glorious are the father and mother of such a son.”</w:t>
      </w:r>
    </w:p>
    <w:p w14:paraId="38EED130" w14:textId="2B9567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5.86</w:t>
      </w:r>
    </w:p>
    <w:p w14:paraId="3CDBF1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B709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viprere kariyā viśvarūpa namaskāra</w:t>
      </w:r>
      <w:r w:rsidRPr="00790008">
        <w:rPr>
          <w:rStyle w:val="BookTitle"/>
          <w:rFonts w:asciiTheme="minorHAnsi" w:hAnsiTheme="minorHAnsi" w:cstheme="minorHAnsi"/>
          <w:b w:val="0"/>
          <w:bCs w:val="0"/>
          <w:color w:val="000000"/>
          <w:sz w:val="28"/>
          <w:szCs w:val="28"/>
        </w:rPr>
        <w:br/>
        <w:t>vasiyā kahena kathā amṛtera dhāra</w:t>
      </w:r>
    </w:p>
    <w:p w14:paraId="2E215ABD" w14:textId="4D1861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offered obeisances to the brāhmaṇa. He then sat down and began speaking words that were like a stream of nectar.</w:t>
      </w:r>
    </w:p>
    <w:p w14:paraId="50A2DA74" w14:textId="189320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5.87</w:t>
      </w:r>
    </w:p>
    <w:p w14:paraId="12A36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09AA75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 dine tāra mahābhāgyera udaya</w:t>
      </w:r>
      <w:r w:rsidRPr="00790008">
        <w:rPr>
          <w:rStyle w:val="BookTitle"/>
          <w:rFonts w:asciiTheme="minorHAnsi" w:hAnsiTheme="minorHAnsi" w:cstheme="minorHAnsi"/>
          <w:b w:val="0"/>
          <w:bCs w:val="0"/>
          <w:color w:val="000000"/>
          <w:sz w:val="28"/>
          <w:szCs w:val="28"/>
        </w:rPr>
        <w:br/>
        <w:t>tumi-hena atithi yāhāra gṛhe haya</w:t>
      </w:r>
    </w:p>
    <w:p w14:paraId="26E40746" w14:textId="68D9E1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receives a guest like you has attained great fortunate on that auspicious day.</w:t>
      </w:r>
    </w:p>
    <w:p w14:paraId="14F7D48F" w14:textId="79B9D1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5.88</w:t>
      </w:r>
    </w:p>
    <w:p w14:paraId="02A23A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0FD3E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śodhite se tomāra paryaṭana</w:t>
      </w:r>
      <w:r w:rsidRPr="00790008">
        <w:rPr>
          <w:rStyle w:val="BookTitle"/>
          <w:rFonts w:asciiTheme="minorHAnsi" w:hAnsiTheme="minorHAnsi" w:cstheme="minorHAnsi"/>
          <w:b w:val="0"/>
          <w:bCs w:val="0"/>
          <w:color w:val="000000"/>
          <w:sz w:val="28"/>
          <w:szCs w:val="28"/>
        </w:rPr>
        <w:br/>
        <w:t>ātmānande pūrṇa hai’ karaha bhramaṇa</w:t>
      </w:r>
    </w:p>
    <w:p w14:paraId="3D8D0E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are self-satisfied, still you travel about in order to sanctify the world.</w:t>
      </w:r>
    </w:p>
    <w:p w14:paraId="6C54D126" w14:textId="024C20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Viśvarūpa Prabhu described the pure characteristics of a </w:t>
      </w:r>
      <w:r w:rsidRPr="00790008">
        <w:rPr>
          <w:rStyle w:val="BookTitle"/>
          <w:rFonts w:asciiTheme="minorHAnsi" w:hAnsiTheme="minorHAnsi" w:cstheme="minorHAnsi"/>
          <w:b w:val="0"/>
          <w:bCs w:val="0"/>
          <w:i/>
          <w:iCs/>
          <w:color w:val="000000"/>
          <w:sz w:val="28"/>
          <w:szCs w:val="28"/>
        </w:rPr>
        <w:t>parivrājaka</w:t>
      </w:r>
      <w:r w:rsidRPr="00790008">
        <w:rPr>
          <w:rStyle w:val="BookTitle"/>
          <w:rFonts w:asciiTheme="minorHAnsi" w:hAnsiTheme="minorHAnsi" w:cstheme="minorHAnsi"/>
          <w:b w:val="0"/>
          <w:bCs w:val="0"/>
          <w:color w:val="000000"/>
          <w:sz w:val="28"/>
          <w:szCs w:val="28"/>
        </w:rPr>
        <w:t xml:space="preserve"> to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The devotees of the Lord are always self-satisfied; they are filled with ecstasy by serving Kṛṣṇa. Therefore, rather than traveling like mundane tourists, they visit attached householders in order to revive their Kṛṣṇa consciousness.</w:t>
      </w:r>
    </w:p>
    <w:p w14:paraId="0CE89964" w14:textId="44BCDF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5.89</w:t>
      </w:r>
    </w:p>
    <w:p w14:paraId="52514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1093CA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baḍa,—tumi-hena atithi āmāra</w:t>
      </w:r>
      <w:r w:rsidRPr="00790008">
        <w:rPr>
          <w:rStyle w:val="BookTitle"/>
          <w:rFonts w:asciiTheme="minorHAnsi" w:hAnsiTheme="minorHAnsi" w:cstheme="minorHAnsi"/>
          <w:b w:val="0"/>
          <w:bCs w:val="0"/>
          <w:color w:val="000000"/>
          <w:sz w:val="28"/>
          <w:szCs w:val="28"/>
        </w:rPr>
        <w:br/>
        <w:t>abhāgya vā ki kahiba,—upāsa tomāra</w:t>
      </w:r>
    </w:p>
    <w:p w14:paraId="4AB7CA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our great fortune that we have a guest like you. But we are also unfortunate because you are fasting.</w:t>
      </w:r>
    </w:p>
    <w:p w14:paraId="14B1FADD" w14:textId="677691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upāsa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upavāsa</w:t>
      </w:r>
      <w:r w:rsidRPr="00790008">
        <w:rPr>
          <w:rStyle w:val="BookTitle"/>
          <w:rFonts w:asciiTheme="minorHAnsi" w:hAnsiTheme="minorHAnsi" w:cstheme="minorHAnsi"/>
          <w:b w:val="0"/>
          <w:bCs w:val="0"/>
          <w:color w:val="000000"/>
          <w:sz w:val="28"/>
          <w:szCs w:val="28"/>
        </w:rPr>
        <w:t>, or “fasting.”</w:t>
      </w:r>
    </w:p>
    <w:p w14:paraId="0AF1A5A3" w14:textId="0F059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5.90</w:t>
      </w:r>
    </w:p>
    <w:p w14:paraId="736C1E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90</w:t>
      </w:r>
    </w:p>
    <w:p w14:paraId="152639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upavāsa kari’ thāka’ yāra ghare</w:t>
      </w:r>
      <w:r w:rsidRPr="00790008">
        <w:rPr>
          <w:rStyle w:val="BookTitle"/>
          <w:rFonts w:asciiTheme="minorHAnsi" w:hAnsiTheme="minorHAnsi" w:cstheme="minorHAnsi"/>
          <w:b w:val="0"/>
          <w:bCs w:val="0"/>
          <w:color w:val="000000"/>
          <w:sz w:val="28"/>
          <w:szCs w:val="28"/>
        </w:rPr>
        <w:br/>
        <w:t>sarvathā tāhāra amaṅgala-phala dhare</w:t>
      </w:r>
    </w:p>
    <w:p w14:paraId="10193DDE" w14:textId="10D6A2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fast while staying in someone’s house it will simply bear inauspicious fruits.</w:t>
      </w:r>
    </w:p>
    <w:p w14:paraId="336720FA" w14:textId="7E7685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5.91</w:t>
      </w:r>
    </w:p>
    <w:p w14:paraId="1668DA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B5F2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hariṣa pāinu baḍa tomāra darśane</w:t>
      </w:r>
      <w:r w:rsidRPr="00790008">
        <w:rPr>
          <w:rStyle w:val="BookTitle"/>
          <w:rFonts w:asciiTheme="minorHAnsi" w:hAnsiTheme="minorHAnsi" w:cstheme="minorHAnsi"/>
          <w:b w:val="0"/>
          <w:bCs w:val="0"/>
          <w:color w:val="000000"/>
          <w:sz w:val="28"/>
          <w:szCs w:val="28"/>
        </w:rPr>
        <w:br/>
        <w:t>viṣāda pāinu baḍa e saba śravaṇe</w:t>
      </w:r>
    </w:p>
    <w:p w14:paraId="3440C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greatly satisfied by seeing you, but I’m very sad to hear about what has happened.”</w:t>
      </w:r>
    </w:p>
    <w:p w14:paraId="3B45C410" w14:textId="07D292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seeing you I’m jubilant, but because you are fasting I’m unhappy; therefore I am both happy and sad.”</w:t>
      </w:r>
    </w:p>
    <w:p w14:paraId="7E7F6B2E" w14:textId="5BF127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5.92</w:t>
      </w:r>
    </w:p>
    <w:p w14:paraId="793FCD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251B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bole,—“kichu duḥkha nā bhāviha mane</w:t>
      </w:r>
      <w:r w:rsidRPr="00790008">
        <w:rPr>
          <w:rStyle w:val="BookTitle"/>
          <w:rFonts w:asciiTheme="minorHAnsi" w:hAnsiTheme="minorHAnsi" w:cstheme="minorHAnsi"/>
          <w:b w:val="0"/>
          <w:bCs w:val="0"/>
          <w:color w:val="000000"/>
          <w:sz w:val="28"/>
          <w:szCs w:val="28"/>
        </w:rPr>
        <w:br/>
        <w:t>phala mūla kichu āmi karibā bhojane</w:t>
      </w:r>
    </w:p>
    <w:p w14:paraId="1F94241B" w14:textId="3D9E70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“Please do not feel sad. I will eat some fruits and roots.</w:t>
      </w:r>
    </w:p>
    <w:p w14:paraId="1139DC47" w14:textId="275178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5.93</w:t>
      </w:r>
    </w:p>
    <w:p w14:paraId="73C45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E494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vanavāsī āmi, anna kothāya vā pāi</w:t>
      </w:r>
      <w:r w:rsidRPr="00790008">
        <w:rPr>
          <w:rStyle w:val="BookTitle"/>
          <w:rFonts w:asciiTheme="minorHAnsi" w:hAnsiTheme="minorHAnsi" w:cstheme="minorHAnsi"/>
          <w:b w:val="0"/>
          <w:bCs w:val="0"/>
          <w:color w:val="000000"/>
          <w:sz w:val="28"/>
          <w:szCs w:val="28"/>
        </w:rPr>
        <w:br/>
        <w:t>prāya āmi vane phala-mūla mātra khāi</w:t>
      </w:r>
    </w:p>
    <w:p w14:paraId="2A4590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live in the forest, so where can I get rice? I am accustomed to eat fruits and roots in the forest.</w:t>
      </w:r>
    </w:p>
    <w:p w14:paraId="7C175D2F" w14:textId="336E51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(11.25.25) it is stated: </w:t>
      </w:r>
      <w:r w:rsidRPr="00790008">
        <w:rPr>
          <w:rStyle w:val="BookTitle"/>
          <w:rFonts w:asciiTheme="minorHAnsi" w:hAnsiTheme="minorHAnsi" w:cstheme="minorHAnsi"/>
          <w:b w:val="0"/>
          <w:bCs w:val="0"/>
          <w:i/>
          <w:iCs/>
          <w:color w:val="000000"/>
          <w:sz w:val="28"/>
          <w:szCs w:val="28"/>
        </w:rPr>
        <w:t>vanaṁ tu sāttviko vāso grāmo rājasa ucyate</w:t>
      </w:r>
      <w:r w:rsidRPr="00790008">
        <w:rPr>
          <w:rStyle w:val="BookTitle"/>
          <w:rFonts w:asciiTheme="minorHAnsi" w:hAnsiTheme="minorHAnsi" w:cstheme="minorHAnsi"/>
          <w:b w:val="0"/>
          <w:bCs w:val="0"/>
          <w:color w:val="000000"/>
          <w:sz w:val="28"/>
          <w:szCs w:val="28"/>
        </w:rPr>
        <w:t>—“Residence in the forest is in the mode of goodness, while residence in a town is in the mode of passion.”</w:t>
      </w:r>
    </w:p>
    <w:p w14:paraId="275ECF68" w14:textId="49C25E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5.94</w:t>
      </w:r>
    </w:p>
    <w:p w14:paraId="7B47A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439EC0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kadācit kona divase vā khāi anna</w:t>
      </w:r>
      <w:r w:rsidRPr="00790008">
        <w:rPr>
          <w:rStyle w:val="BookTitle"/>
          <w:rFonts w:asciiTheme="minorHAnsi" w:hAnsiTheme="minorHAnsi" w:cstheme="minorHAnsi"/>
          <w:b w:val="0"/>
          <w:bCs w:val="0"/>
          <w:color w:val="000000"/>
          <w:sz w:val="28"/>
          <w:szCs w:val="28"/>
        </w:rPr>
        <w:br/>
        <w:t>seha yadi nirvirodhe haya upasanna</w:t>
      </w:r>
    </w:p>
    <w:p w14:paraId="65F648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seldom eat rice, only when it is easily available.</w:t>
      </w:r>
    </w:p>
    <w:p w14:paraId="4492DADC" w14:textId="49C357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nirvirodhe</w:t>
      </w:r>
      <w:r w:rsidRPr="00790008">
        <w:rPr>
          <w:rStyle w:val="BookTitle"/>
          <w:rFonts w:asciiTheme="minorHAnsi" w:hAnsiTheme="minorHAnsi" w:cstheme="minorHAnsi"/>
          <w:b w:val="0"/>
          <w:bCs w:val="0"/>
          <w:color w:val="000000"/>
          <w:sz w:val="28"/>
          <w:szCs w:val="28"/>
        </w:rPr>
        <w:t xml:space="preserve"> means “without obstacle,” and the word </w:t>
      </w:r>
      <w:r w:rsidRPr="00790008">
        <w:rPr>
          <w:rStyle w:val="BookTitle"/>
          <w:rFonts w:asciiTheme="minorHAnsi" w:hAnsiTheme="minorHAnsi" w:cstheme="minorHAnsi"/>
          <w:b w:val="0"/>
          <w:bCs w:val="0"/>
          <w:i/>
          <w:iCs/>
          <w:color w:val="000000"/>
          <w:sz w:val="28"/>
          <w:szCs w:val="28"/>
        </w:rPr>
        <w:t>upasanna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color w:val="000000"/>
          <w:sz w:val="28"/>
          <w:szCs w:val="28"/>
        </w:rPr>
        <w:lastRenderedPageBreak/>
        <w:t>“present” or “arrived.”</w:t>
      </w:r>
    </w:p>
    <w:p w14:paraId="4B08E54D" w14:textId="011B93D2" w:rsidR="00C6598D" w:rsidRPr="00790008" w:rsidRDefault="00C6598D" w:rsidP="00C6598D">
      <w:pPr>
        <w:pStyle w:val="VerseNumber"/>
        <w:spacing w:after="86"/>
        <w:rPr>
          <w:ins w:id="96" w:author="your servant" w:date="2024-01-15T13:33:00Z"/>
          <w:rStyle w:val="BookTitle"/>
          <w:rFonts w:asciiTheme="minorHAnsi" w:hAnsiTheme="minorHAnsi" w:cstheme="minorHAnsi"/>
          <w:b w:val="0"/>
          <w:bCs w:val="0"/>
          <w:vanish w:val="0"/>
          <w:color w:val="008000"/>
          <w:sz w:val="20"/>
          <w:szCs w:val="20"/>
        </w:rPr>
      </w:pPr>
      <w:bookmarkStart w:id="97" w:name="_Hlk156218031"/>
      <w:ins w:id="98" w:author="your servant" w:date="2024-01-15T13:33: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w:t>
        </w:r>
        <w:r>
          <w:rPr>
            <w:rStyle w:val="BookTitle"/>
            <w:rFonts w:asciiTheme="minorHAnsi" w:hAnsiTheme="minorHAnsi" w:cstheme="minorHAnsi"/>
            <w:b w:val="0"/>
            <w:bCs w:val="0"/>
            <w:vanish w:val="0"/>
            <w:color w:val="008000"/>
            <w:sz w:val="20"/>
            <w:szCs w:val="20"/>
          </w:rPr>
          <w:t>5</w:t>
        </w:r>
      </w:ins>
    </w:p>
    <w:p w14:paraId="50E303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66278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santoṣa pāilāṅa tomā’ daraśane</w:t>
      </w:r>
      <w:r w:rsidRPr="00790008">
        <w:rPr>
          <w:rStyle w:val="BookTitle"/>
          <w:rFonts w:asciiTheme="minorHAnsi" w:hAnsiTheme="minorHAnsi" w:cstheme="minorHAnsi"/>
          <w:b w:val="0"/>
          <w:bCs w:val="0"/>
          <w:color w:val="000000"/>
          <w:sz w:val="28"/>
          <w:szCs w:val="28"/>
        </w:rPr>
        <w:br/>
        <w:t>tāhātei koṭi-koṭi kariluṅ bhojane</w:t>
      </w:r>
    </w:p>
    <w:p w14:paraId="72C81564" w14:textId="3C4537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become so satisfied by seeing You that I feel as if I have eaten millions of meals.</w:t>
      </w:r>
    </w:p>
    <w:bookmarkEnd w:id="97"/>
    <w:p w14:paraId="00E9A10E" w14:textId="1B6E51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5.96</w:t>
      </w:r>
    </w:p>
    <w:p w14:paraId="1DD456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5C6FC7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 mūla, naivedya ye-kichu thāke ghare</w:t>
      </w:r>
      <w:r w:rsidRPr="00790008">
        <w:rPr>
          <w:rStyle w:val="BookTitle"/>
          <w:rFonts w:asciiTheme="minorHAnsi" w:hAnsiTheme="minorHAnsi" w:cstheme="minorHAnsi"/>
          <w:b w:val="0"/>
          <w:bCs w:val="0"/>
          <w:color w:val="000000"/>
          <w:sz w:val="28"/>
          <w:szCs w:val="28"/>
        </w:rPr>
        <w:br/>
        <w:t>tāhā āna’ giyā, āji kariba āhāre”</w:t>
      </w:r>
    </w:p>
    <w:p w14:paraId="524909BD" w14:textId="4AC757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go and bring any fruits, roots, or prasāda that you have, and I will eat that today.”</w:t>
      </w:r>
    </w:p>
    <w:p w14:paraId="57077146" w14:textId="1CFE15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5.97</w:t>
      </w:r>
    </w:p>
    <w:p w14:paraId="53916D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2E2055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uttara nā kare kichu miśra-jagannātha</w:t>
      </w:r>
      <w:r w:rsidRPr="00790008">
        <w:rPr>
          <w:rStyle w:val="BookTitle"/>
          <w:rFonts w:asciiTheme="minorHAnsi" w:hAnsiTheme="minorHAnsi" w:cstheme="minorHAnsi"/>
          <w:b w:val="0"/>
          <w:bCs w:val="0"/>
          <w:color w:val="000000"/>
          <w:sz w:val="28"/>
          <w:szCs w:val="28"/>
        </w:rPr>
        <w:br/>
        <w:t>duḥkha bhāve miśra śire diyā dui hāta</w:t>
      </w:r>
    </w:p>
    <w:p w14:paraId="082FF218" w14:textId="4751F4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however, did not say anything. He just held his head in his hands in distress.</w:t>
      </w:r>
    </w:p>
    <w:p w14:paraId="32673FC9" w14:textId="2BA1F9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5.98</w:t>
      </w:r>
    </w:p>
    <w:p w14:paraId="3E06DD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49BB1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bolena,—“balite vāsi bhaya</w:t>
      </w:r>
      <w:r w:rsidRPr="00790008">
        <w:rPr>
          <w:rStyle w:val="BookTitle"/>
          <w:rFonts w:asciiTheme="minorHAnsi" w:hAnsiTheme="minorHAnsi" w:cstheme="minorHAnsi"/>
          <w:b w:val="0"/>
          <w:bCs w:val="0"/>
          <w:color w:val="000000"/>
          <w:sz w:val="28"/>
          <w:szCs w:val="28"/>
        </w:rPr>
        <w:br/>
        <w:t>sahaje karuṇā-sindhu tumi mahāśaya</w:t>
      </w:r>
    </w:p>
    <w:p w14:paraId="1E5F80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said, “I hesitate to speak, but I know that you are an ocean of mercy.</w:t>
      </w:r>
    </w:p>
    <w:p w14:paraId="7E4A06E5" w14:textId="345790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vāsi </w:t>
      </w:r>
      <w:r w:rsidRPr="00790008">
        <w:rPr>
          <w:rStyle w:val="BookTitle"/>
          <w:rFonts w:asciiTheme="minorHAnsi" w:hAnsiTheme="minorHAnsi" w:cstheme="minorHAnsi"/>
          <w:b w:val="0"/>
          <w:bCs w:val="0"/>
          <w:color w:val="000000"/>
          <w:sz w:val="28"/>
          <w:szCs w:val="28"/>
        </w:rPr>
        <w:t>means “to feel,” “to realize,” “to think,” or “to get.”</w:t>
      </w:r>
    </w:p>
    <w:p w14:paraId="78F783A9" w14:textId="5F3050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5.99</w:t>
      </w:r>
    </w:p>
    <w:p w14:paraId="4A82EF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0AE7A8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para-duḥkhe kātara-svabhāva sādhu-jana</w:t>
      </w:r>
      <w:r w:rsidRPr="00790008">
        <w:rPr>
          <w:rStyle w:val="BookTitle"/>
          <w:rFonts w:asciiTheme="minorHAnsi" w:hAnsiTheme="minorHAnsi" w:cstheme="minorHAnsi"/>
          <w:b w:val="0"/>
          <w:bCs w:val="0"/>
          <w:color w:val="000000"/>
          <w:sz w:val="28"/>
          <w:szCs w:val="28"/>
        </w:rPr>
        <w:br/>
        <w:t>parera ānanda se bāḍāya anukṣaṇa</w:t>
      </w:r>
    </w:p>
    <w:p w14:paraId="75DB5113" w14:textId="3403A5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the nature of saintly persons to be distressed on seeing the sufferings of others. They always try to make others happy.</w:t>
      </w:r>
    </w:p>
    <w:p w14:paraId="79C24760" w14:textId="2A9478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5.100</w:t>
      </w:r>
    </w:p>
    <w:p w14:paraId="2D3929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91489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eteke āpane yadi nirālasya haiyā</w:t>
      </w:r>
      <w:r w:rsidRPr="00790008">
        <w:rPr>
          <w:rStyle w:val="BookTitle"/>
          <w:rFonts w:asciiTheme="minorHAnsi" w:hAnsiTheme="minorHAnsi" w:cstheme="minorHAnsi"/>
          <w:b w:val="0"/>
          <w:bCs w:val="0"/>
          <w:color w:val="000000"/>
          <w:sz w:val="28"/>
          <w:szCs w:val="28"/>
        </w:rPr>
        <w:br/>
        <w:t>kṛṣṇera naivedya kara randhana kariyā</w:t>
      </w:r>
    </w:p>
    <w:p w14:paraId="0892E2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 if it is not too much trouble, please cook for Kṛṣṇa again.</w:t>
      </w:r>
    </w:p>
    <w:p w14:paraId="0BCA6AE1" w14:textId="50DB4F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nirālasya haiyā </w:t>
      </w:r>
      <w:r w:rsidRPr="00790008">
        <w:rPr>
          <w:rStyle w:val="BookTitle"/>
          <w:rFonts w:asciiTheme="minorHAnsi" w:hAnsiTheme="minorHAnsi" w:cstheme="minorHAnsi"/>
          <w:b w:val="0"/>
          <w:bCs w:val="0"/>
          <w:color w:val="000000"/>
          <w:sz w:val="28"/>
          <w:szCs w:val="28"/>
        </w:rPr>
        <w:t>means “accepting some voluntary hardship.”</w:t>
      </w:r>
    </w:p>
    <w:p w14:paraId="2B702FDF" w14:textId="0E43B323" w:rsidR="006A1775" w:rsidRPr="00790008" w:rsidRDefault="006A1775" w:rsidP="006A1775">
      <w:pPr>
        <w:pStyle w:val="VerseNumber"/>
        <w:spacing w:after="86"/>
        <w:rPr>
          <w:ins w:id="99" w:author="your servant" w:date="2024-01-15T13:36:00Z"/>
          <w:rStyle w:val="BookTitle"/>
          <w:rFonts w:asciiTheme="minorHAnsi" w:hAnsiTheme="minorHAnsi" w:cstheme="minorHAnsi"/>
          <w:b w:val="0"/>
          <w:bCs w:val="0"/>
          <w:vanish w:val="0"/>
          <w:color w:val="008000"/>
          <w:sz w:val="20"/>
          <w:szCs w:val="20"/>
        </w:rPr>
      </w:pPr>
      <w:ins w:id="100" w:author="your servant" w:date="2024-01-15T13:36: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r>
          <w:rPr>
            <w:rStyle w:val="BookTitle"/>
            <w:rFonts w:asciiTheme="minorHAnsi" w:hAnsiTheme="minorHAnsi" w:cstheme="minorHAnsi"/>
            <w:b w:val="0"/>
            <w:bCs w:val="0"/>
            <w:vanish w:val="0"/>
            <w:color w:val="008000"/>
            <w:sz w:val="20"/>
            <w:szCs w:val="20"/>
          </w:rPr>
          <w:t>1</w:t>
        </w:r>
      </w:ins>
    </w:p>
    <w:p w14:paraId="6F7301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5F6AA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āji āmāra goṣṭhīra yata duḥkha</w:t>
      </w:r>
      <w:r w:rsidRPr="00790008">
        <w:rPr>
          <w:rStyle w:val="BookTitle"/>
          <w:rFonts w:asciiTheme="minorHAnsi" w:hAnsiTheme="minorHAnsi" w:cstheme="minorHAnsi"/>
          <w:b w:val="0"/>
          <w:bCs w:val="0"/>
          <w:color w:val="000000"/>
          <w:sz w:val="28"/>
          <w:szCs w:val="28"/>
        </w:rPr>
        <w:br/>
        <w:t>sakala ghucaye, pāi parānanda-sukha</w:t>
      </w:r>
    </w:p>
    <w:p w14:paraId="55AE5BAF" w14:textId="53E6FC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My family’s distress will be vanquished, and we will attain transcendental happiness.”</w:t>
      </w:r>
    </w:p>
    <w:p w14:paraId="1D002304" w14:textId="6FAE55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5.102</w:t>
      </w:r>
    </w:p>
    <w:p w14:paraId="294C0D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0365AD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bole,—“randhana kariluṅ dui-bāra</w:t>
      </w:r>
      <w:r w:rsidRPr="00790008">
        <w:rPr>
          <w:rStyle w:val="BookTitle"/>
          <w:rFonts w:asciiTheme="minorHAnsi" w:hAnsiTheme="minorHAnsi" w:cstheme="minorHAnsi"/>
          <w:b w:val="0"/>
          <w:bCs w:val="0"/>
          <w:color w:val="000000"/>
          <w:sz w:val="28"/>
          <w:szCs w:val="28"/>
        </w:rPr>
        <w:br/>
        <w:t>tathāpiha kṛṣṇa nā dilena khāibāra</w:t>
      </w:r>
    </w:p>
    <w:p w14:paraId="028FC831" w14:textId="193438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“I have already cooked twice, yet Kṛṣṇa has still not allowed me to eat.</w:t>
      </w:r>
    </w:p>
    <w:p w14:paraId="3D2AAC57" w14:textId="0552180F" w:rsidR="006700BD" w:rsidRPr="00790008" w:rsidRDefault="006700BD" w:rsidP="006700BD">
      <w:pPr>
        <w:pStyle w:val="VerseNumber"/>
        <w:spacing w:after="86"/>
        <w:rPr>
          <w:ins w:id="101" w:author="your servant" w:date="2024-01-15T13:38:00Z"/>
          <w:rStyle w:val="BookTitle"/>
          <w:rFonts w:asciiTheme="minorHAnsi" w:hAnsiTheme="minorHAnsi" w:cstheme="minorHAnsi"/>
          <w:b w:val="0"/>
          <w:bCs w:val="0"/>
          <w:vanish w:val="0"/>
          <w:color w:val="008000"/>
          <w:sz w:val="20"/>
          <w:szCs w:val="20"/>
        </w:rPr>
      </w:pPr>
      <w:bookmarkStart w:id="102" w:name="_Hlk156218330"/>
      <w:ins w:id="103" w:author="your servant" w:date="2024-01-15T13:38: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r>
          <w:rPr>
            <w:rStyle w:val="BookTitle"/>
            <w:rFonts w:asciiTheme="minorHAnsi" w:hAnsiTheme="minorHAnsi" w:cstheme="minorHAnsi"/>
            <w:b w:val="0"/>
            <w:bCs w:val="0"/>
            <w:vanish w:val="0"/>
            <w:color w:val="008000"/>
            <w:sz w:val="20"/>
            <w:szCs w:val="20"/>
          </w:rPr>
          <w:t>3</w:t>
        </w:r>
      </w:ins>
    </w:p>
    <w:p w14:paraId="60FFC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41A1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teñi bujhilāṅa,—āji nāhika likhana</w:t>
      </w:r>
      <w:r w:rsidRPr="00790008">
        <w:rPr>
          <w:rStyle w:val="BookTitle"/>
          <w:rFonts w:asciiTheme="minorHAnsi" w:hAnsiTheme="minorHAnsi" w:cstheme="minorHAnsi"/>
          <w:b w:val="0"/>
          <w:bCs w:val="0"/>
          <w:color w:val="000000"/>
          <w:sz w:val="28"/>
          <w:szCs w:val="28"/>
        </w:rPr>
        <w:br/>
        <w:t>kṛṣṇa-icchā nāhi,—kene karaha yatana?</w:t>
      </w:r>
    </w:p>
    <w:p w14:paraId="5EA9CFF8" w14:textId="6EC0C3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therefore understood that He has not allotted any rice for me today. If Kṛṣṇa’s sanction is not there, why should we endeavor?</w:t>
      </w:r>
    </w:p>
    <w:bookmarkEnd w:id="102"/>
    <w:p w14:paraId="339C4A0A" w14:textId="288436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5.104-105</w:t>
      </w:r>
    </w:p>
    <w:p w14:paraId="0DD13F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104-105</w:t>
      </w:r>
    </w:p>
    <w:p w14:paraId="2F7E9BA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 bhakṣya-dravya yadi thāke nija-ghare</w:t>
      </w:r>
      <w:r w:rsidRPr="00790008">
        <w:rPr>
          <w:rStyle w:val="BookTitle"/>
          <w:rFonts w:asciiTheme="minorHAnsi" w:hAnsiTheme="minorHAnsi" w:cstheme="minorHAnsi"/>
          <w:b w:val="0"/>
          <w:bCs w:val="0"/>
          <w:color w:val="000000"/>
          <w:sz w:val="28"/>
          <w:szCs w:val="28"/>
        </w:rPr>
        <w:br/>
        <w:t>kṛṣṇa-ājñā haile se khāibāre pāre</w:t>
      </w:r>
    </w:p>
    <w:p w14:paraId="1387E7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ye-dine kṛṣṇera yāre likhana nā haya</w:t>
      </w:r>
      <w:r w:rsidRPr="00790008">
        <w:rPr>
          <w:rStyle w:val="BookTitle"/>
          <w:rFonts w:asciiTheme="minorHAnsi" w:hAnsiTheme="minorHAnsi" w:cstheme="minorHAnsi"/>
          <w:b w:val="0"/>
          <w:bCs w:val="0"/>
          <w:color w:val="000000"/>
          <w:sz w:val="28"/>
          <w:szCs w:val="28"/>
        </w:rPr>
        <w:br/>
        <w:t>koṭi yatna karuka, tathāpi siddha naya</w:t>
      </w:r>
    </w:p>
    <w:p w14:paraId="049194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may have unlimited foodstuffs at home, but he can eat only with Kṛṣṇa’s sanction. If Kṛṣṇa does not allot anything on some day, then even by endless endeavor one will never achieve a thing.</w:t>
      </w:r>
    </w:p>
    <w:p w14:paraId="4DD48F46" w14:textId="05FE37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one may have various foodstuffs at home for Kṛṣṇa’s enjoyment, if He does not sanction His remnants, no one will receive them. And if Kṛṣṇa does not favor one, then one will certainly be unsuccessful in spite of unlimited endeavors. </w:t>
      </w:r>
      <w:r w:rsidRPr="00790008">
        <w:rPr>
          <w:rStyle w:val="BookTitle"/>
          <w:rFonts w:asciiTheme="minorHAnsi" w:hAnsiTheme="minorHAnsi" w:cstheme="minorHAnsi"/>
          <w:b w:val="0"/>
          <w:bCs w:val="0"/>
          <w:color w:val="000000"/>
          <w:sz w:val="28"/>
          <w:szCs w:val="28"/>
        </w:rPr>
        <w:lastRenderedPageBreak/>
        <w:t>Service to the Supreme Lord is dependent on the mercy of the Supreme Lord. Mundane endeavor cannot produce success.</w:t>
      </w:r>
    </w:p>
    <w:p w14:paraId="6E895488" w14:textId="0B9A18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5.106</w:t>
      </w:r>
    </w:p>
    <w:p w14:paraId="257CD9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9195B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 deḍa prahara, duio vā yāya</w:t>
      </w:r>
      <w:r w:rsidRPr="00790008">
        <w:rPr>
          <w:rStyle w:val="BookTitle"/>
          <w:rFonts w:asciiTheme="minorHAnsi" w:hAnsiTheme="minorHAnsi" w:cstheme="minorHAnsi"/>
          <w:b w:val="0"/>
          <w:bCs w:val="0"/>
          <w:color w:val="000000"/>
          <w:sz w:val="28"/>
          <w:szCs w:val="28"/>
        </w:rPr>
        <w:br/>
        <w:t>ihāte ki āra pāka karite yuyāya?</w:t>
      </w:r>
    </w:p>
    <w:p w14:paraId="144D67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practically the middle of the night. Is it proper to cook at this time?</w:t>
      </w:r>
    </w:p>
    <w:p w14:paraId="7A2AE575" w14:textId="5FECA3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yuyāya </w:t>
      </w:r>
      <w:r w:rsidRPr="00790008">
        <w:rPr>
          <w:rStyle w:val="BookTitle"/>
          <w:rFonts w:asciiTheme="minorHAnsi" w:hAnsiTheme="minorHAnsi" w:cstheme="minorHAnsi"/>
          <w:b w:val="0"/>
          <w:bCs w:val="0"/>
          <w:color w:val="000000"/>
          <w:sz w:val="28"/>
          <w:szCs w:val="28"/>
        </w:rPr>
        <w:t>means “proper” or “reasonable.”</w:t>
      </w:r>
    </w:p>
    <w:p w14:paraId="5AB1A733" w14:textId="40C958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5.107</w:t>
      </w:r>
    </w:p>
    <w:p w14:paraId="6C682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93DB6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āji yatna nā kariha āra</w:t>
      </w:r>
      <w:r w:rsidRPr="00790008">
        <w:rPr>
          <w:rStyle w:val="BookTitle"/>
          <w:rFonts w:asciiTheme="minorHAnsi" w:hAnsiTheme="minorHAnsi" w:cstheme="minorHAnsi"/>
          <w:b w:val="0"/>
          <w:bCs w:val="0"/>
          <w:color w:val="000000"/>
          <w:sz w:val="28"/>
          <w:szCs w:val="28"/>
        </w:rPr>
        <w:br/>
        <w:t>phala, mūla kichu mātra karimu āhāra”</w:t>
      </w:r>
    </w:p>
    <w:p w14:paraId="689860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make any further arrangements for cooking today. I will simply eat some fruits and roots.”</w:t>
      </w:r>
    </w:p>
    <w:p w14:paraId="58F3DF11" w14:textId="788A31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kichu</w:t>
      </w:r>
      <w:r w:rsidRPr="00790008">
        <w:rPr>
          <w:rStyle w:val="BookTitle"/>
          <w:rFonts w:asciiTheme="minorHAnsi" w:hAnsiTheme="minorHAnsi" w:cstheme="minorHAnsi"/>
          <w:b w:val="0"/>
          <w:bCs w:val="0"/>
          <w:color w:val="000000"/>
          <w:sz w:val="28"/>
          <w:szCs w:val="28"/>
        </w:rPr>
        <w:t xml:space="preserve"> means “a little.”</w:t>
      </w:r>
    </w:p>
    <w:p w14:paraId="1EC16B31" w14:textId="2B975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5.108</w:t>
      </w:r>
    </w:p>
    <w:p w14:paraId="7D39EC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DA619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bolena,—“nāhika kona doṣa</w:t>
      </w:r>
      <w:r w:rsidRPr="00790008">
        <w:rPr>
          <w:rStyle w:val="BookTitle"/>
          <w:rFonts w:asciiTheme="minorHAnsi" w:hAnsiTheme="minorHAnsi" w:cstheme="minorHAnsi"/>
          <w:b w:val="0"/>
          <w:bCs w:val="0"/>
          <w:color w:val="000000"/>
          <w:sz w:val="28"/>
          <w:szCs w:val="28"/>
        </w:rPr>
        <w:br/>
        <w:t>tumi pāka karile se sabāra santoṣa”</w:t>
      </w:r>
    </w:p>
    <w:p w14:paraId="5039CC68" w14:textId="7F8147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said, “There will be no fault if you cook; everyone will be satisfied.”</w:t>
      </w:r>
    </w:p>
    <w:p w14:paraId="546385C6" w14:textId="77EEFE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5.109</w:t>
      </w:r>
    </w:p>
    <w:p w14:paraId="090FEE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5596A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boli’ viśvarūpa dharilā caraṇa</w:t>
      </w:r>
      <w:r w:rsidRPr="00790008">
        <w:rPr>
          <w:rStyle w:val="BookTitle"/>
          <w:rFonts w:asciiTheme="minorHAnsi" w:hAnsiTheme="minorHAnsi" w:cstheme="minorHAnsi"/>
          <w:b w:val="0"/>
          <w:bCs w:val="0"/>
          <w:color w:val="000000"/>
          <w:sz w:val="28"/>
          <w:szCs w:val="28"/>
        </w:rPr>
        <w:br/>
        <w:t>sādhite lāgilā sabe karite radhana</w:t>
      </w:r>
    </w:p>
    <w:p w14:paraId="3924A5BA" w14:textId="083787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Viśvarūpa caught hold of the brāhmaṇa’s feet, and everyone else also requested him to cook.</w:t>
      </w:r>
    </w:p>
    <w:p w14:paraId="4DF69880" w14:textId="7FA75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5.110</w:t>
      </w:r>
    </w:p>
    <w:p w14:paraId="08454E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03BF5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viśvarūpe dekhiyā mohita vipra-vara</w:t>
      </w:r>
      <w:r w:rsidRPr="00790008">
        <w:rPr>
          <w:rStyle w:val="BookTitle"/>
          <w:rFonts w:asciiTheme="minorHAnsi" w:hAnsiTheme="minorHAnsi" w:cstheme="minorHAnsi"/>
          <w:b w:val="0"/>
          <w:bCs w:val="0"/>
          <w:color w:val="000000"/>
          <w:sz w:val="28"/>
          <w:szCs w:val="28"/>
        </w:rPr>
        <w:br/>
        <w:t>“kariba randhana”—vipra balilā uttara</w:t>
      </w:r>
    </w:p>
    <w:p w14:paraId="2EBC9C3B" w14:textId="62519E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Enchanted by Viśvarūpa, the brāhmaṇa said, “All right, I’ll cook.”</w:t>
      </w:r>
    </w:p>
    <w:p w14:paraId="14C25D93" w14:textId="79B208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5.111</w:t>
      </w:r>
    </w:p>
    <w:p w14:paraId="7F8C97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F220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santoṣe sabei “hari” balite lāgila</w:t>
      </w:r>
      <w:r w:rsidRPr="00790008">
        <w:rPr>
          <w:rStyle w:val="BookTitle"/>
          <w:rFonts w:asciiTheme="minorHAnsi" w:hAnsiTheme="minorHAnsi" w:cstheme="minorHAnsi"/>
          <w:b w:val="0"/>
          <w:bCs w:val="0"/>
          <w:color w:val="000000"/>
          <w:sz w:val="28"/>
          <w:szCs w:val="28"/>
        </w:rPr>
        <w:br/>
        <w:t>sthāna upaskāra sabe karite lāgila</w:t>
      </w:r>
    </w:p>
    <w:p w14:paraId="3CCFDC32" w14:textId="47478E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expressed their satisfaction by chanting the name of Hari.</w:t>
      </w:r>
    </w:p>
    <w:p w14:paraId="0D3F2C54" w14:textId="439B62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5.112</w:t>
      </w:r>
    </w:p>
    <w:p w14:paraId="4B9454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7D5C28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sthāna upaskari’ sarva-jane</w:t>
      </w:r>
      <w:r w:rsidRPr="00790008">
        <w:rPr>
          <w:rStyle w:val="BookTitle"/>
          <w:rFonts w:asciiTheme="minorHAnsi" w:hAnsiTheme="minorHAnsi" w:cstheme="minorHAnsi"/>
          <w:b w:val="0"/>
          <w:bCs w:val="0"/>
          <w:color w:val="000000"/>
          <w:sz w:val="28"/>
          <w:szCs w:val="28"/>
        </w:rPr>
        <w:br/>
        <w:t>randhanera sāmagrī ānilā tata-kṣaṇe</w:t>
      </w:r>
    </w:p>
    <w:p w14:paraId="4F6D61E9" w14:textId="769CED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quickly cleaned the kitchen and brought all the ingredients for cooking.</w:t>
      </w:r>
    </w:p>
    <w:p w14:paraId="32520F7F" w14:textId="672435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5.113</w:t>
      </w:r>
    </w:p>
    <w:p w14:paraId="11294B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77381C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vipra-vara karite randhana</w:t>
      </w:r>
      <w:r w:rsidRPr="00790008">
        <w:rPr>
          <w:rStyle w:val="BookTitle"/>
          <w:rFonts w:asciiTheme="minorHAnsi" w:hAnsiTheme="minorHAnsi" w:cstheme="minorHAnsi"/>
          <w:b w:val="0"/>
          <w:bCs w:val="0"/>
          <w:color w:val="000000"/>
          <w:sz w:val="28"/>
          <w:szCs w:val="28"/>
        </w:rPr>
        <w:br/>
        <w:t>śiśu āvariyā rahilena sarva-jana</w:t>
      </w:r>
    </w:p>
    <w:p w14:paraId="18DDBB03" w14:textId="537CD6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began to cook, and everyone escorted Nimāi to another room.</w:t>
      </w:r>
    </w:p>
    <w:p w14:paraId="0D5C242E" w14:textId="3DB9EE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5.114</w:t>
      </w:r>
    </w:p>
    <w:p w14:paraId="22E4B4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0064A9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palāiyā ṭhākura āchena yei ghare</w:t>
      </w:r>
      <w:r w:rsidRPr="00790008">
        <w:rPr>
          <w:rStyle w:val="BookTitle"/>
          <w:rFonts w:asciiTheme="minorHAnsi" w:hAnsiTheme="minorHAnsi" w:cstheme="minorHAnsi"/>
          <w:b w:val="0"/>
          <w:bCs w:val="0"/>
          <w:color w:val="000000"/>
          <w:sz w:val="28"/>
          <w:szCs w:val="28"/>
        </w:rPr>
        <w:br/>
        <w:t>miśra vasilena sei gharera duyāre</w:t>
      </w:r>
    </w:p>
    <w:p w14:paraId="34534E08" w14:textId="3EA94F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sat in front of the door where the child was detained.</w:t>
      </w:r>
    </w:p>
    <w:p w14:paraId="7AE55EFF" w14:textId="60428F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5.115</w:t>
      </w:r>
    </w:p>
    <w:p w14:paraId="4C7A51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1995E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bolena,—“bāndha’ bāhira duyāra</w:t>
      </w:r>
      <w:r w:rsidRPr="00790008">
        <w:rPr>
          <w:rStyle w:val="BookTitle"/>
          <w:rFonts w:asciiTheme="minorHAnsi" w:hAnsiTheme="minorHAnsi" w:cstheme="minorHAnsi"/>
          <w:b w:val="0"/>
          <w:bCs w:val="0"/>
          <w:color w:val="000000"/>
          <w:sz w:val="28"/>
          <w:szCs w:val="28"/>
        </w:rPr>
        <w:br/>
        <w:t>bāhira haite yena nāhi pāre āra”</w:t>
      </w:r>
    </w:p>
    <w:p w14:paraId="2489CB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said, “Lock the door from outside, so that He cannot get out.”</w:t>
      </w:r>
    </w:p>
    <w:p w14:paraId="03A2552E" w14:textId="38B220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said, “Tie the door closed, so that He will not be able to untie it and get out.”</w:t>
      </w:r>
    </w:p>
    <w:p w14:paraId="05AA71EC" w14:textId="434C3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5.116</w:t>
      </w:r>
    </w:p>
    <w:p w14:paraId="76E124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0E8D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bole,—“bhāla, bhāla, ei yukti haya”</w:t>
      </w:r>
      <w:r w:rsidRPr="00790008">
        <w:rPr>
          <w:rStyle w:val="BookTitle"/>
          <w:rFonts w:asciiTheme="minorHAnsi" w:hAnsiTheme="minorHAnsi" w:cstheme="minorHAnsi"/>
          <w:b w:val="0"/>
          <w:bCs w:val="0"/>
          <w:color w:val="000000"/>
          <w:sz w:val="28"/>
          <w:szCs w:val="28"/>
        </w:rPr>
        <w:br/>
        <w:t>bāndhiyā duyāra sabe bāhire āchaya</w:t>
      </w:r>
    </w:p>
    <w:p w14:paraId="1251F419" w14:textId="23D156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“That’s a good idea.” Thus Jagannātha Miśra and others sat outside after latching the door.</w:t>
      </w:r>
    </w:p>
    <w:p w14:paraId="6D0E0C84" w14:textId="2306E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5.117</w:t>
      </w:r>
    </w:p>
    <w:p w14:paraId="4F030E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3F794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thāki’ strī-gaṇa bolena,—“cintā nāi</w:t>
      </w:r>
      <w:r w:rsidRPr="00790008">
        <w:rPr>
          <w:rStyle w:val="BookTitle"/>
          <w:rFonts w:asciiTheme="minorHAnsi" w:hAnsiTheme="minorHAnsi" w:cstheme="minorHAnsi"/>
          <w:b w:val="0"/>
          <w:bCs w:val="0"/>
          <w:color w:val="000000"/>
          <w:sz w:val="28"/>
          <w:szCs w:val="28"/>
        </w:rPr>
        <w:br/>
        <w:t>nidra gela, āra kichu nā jāne nimāi”</w:t>
      </w:r>
    </w:p>
    <w:p w14:paraId="5D1786FF" w14:textId="6EAD2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inside the room, the ladies said, “Don’t worry, Nimāi is sleeping. He won’t do anything now.”</w:t>
      </w:r>
    </w:p>
    <w:p w14:paraId="6AA2D5ED" w14:textId="54FE1F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5.118</w:t>
      </w:r>
    </w:p>
    <w:p w14:paraId="03F5D7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2671A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śiśu rākhilena sarva-jana</w:t>
      </w:r>
      <w:r w:rsidRPr="00790008">
        <w:rPr>
          <w:rStyle w:val="BookTitle"/>
          <w:rFonts w:asciiTheme="minorHAnsi" w:hAnsiTheme="minorHAnsi" w:cstheme="minorHAnsi"/>
          <w:b w:val="0"/>
          <w:bCs w:val="0"/>
          <w:color w:val="000000"/>
          <w:sz w:val="28"/>
          <w:szCs w:val="28"/>
        </w:rPr>
        <w:br/>
        <w:t>viprera haila kata-kṣaṇete randhana</w:t>
      </w:r>
    </w:p>
    <w:p w14:paraId="40BC38CC" w14:textId="4BF8E4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guarded the child in this way, the brāhmaṇa soon finished cooking.</w:t>
      </w:r>
    </w:p>
    <w:p w14:paraId="0FDBB1AB" w14:textId="21EB40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5.119</w:t>
      </w:r>
    </w:p>
    <w:p w14:paraId="7A3BB2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259A87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anna upaskari sei sukṛti brāhmaṇa</w:t>
      </w:r>
      <w:r w:rsidRPr="00790008">
        <w:rPr>
          <w:rStyle w:val="BookTitle"/>
          <w:rFonts w:asciiTheme="minorHAnsi" w:hAnsiTheme="minorHAnsi" w:cstheme="minorHAnsi"/>
          <w:b w:val="0"/>
          <w:bCs w:val="0"/>
          <w:color w:val="000000"/>
          <w:sz w:val="28"/>
          <w:szCs w:val="28"/>
        </w:rPr>
        <w:br/>
        <w:t>dhyāne vasi’ kṛṣṇere karilā nivedana</w:t>
      </w:r>
    </w:p>
    <w:p w14:paraId="6D2BA6EB" w14:textId="71AA19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brāhmaṇa prepared a plate for offering and then sat in meditation and offered the food to Kṛṣṇa.</w:t>
      </w:r>
    </w:p>
    <w:p w14:paraId="3EAF75B0" w14:textId="4F3467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5.120</w:t>
      </w:r>
    </w:p>
    <w:p w14:paraId="6C42C5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7F35B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jānilena antaryāmī śrī-śacīnandana</w:t>
      </w:r>
      <w:r w:rsidRPr="00790008">
        <w:rPr>
          <w:rStyle w:val="BookTitle"/>
          <w:rFonts w:asciiTheme="minorHAnsi" w:hAnsiTheme="minorHAnsi" w:cstheme="minorHAnsi"/>
          <w:b w:val="0"/>
          <w:bCs w:val="0"/>
          <w:color w:val="000000"/>
          <w:sz w:val="28"/>
          <w:szCs w:val="28"/>
        </w:rPr>
        <w:br/>
        <w:t>citte āche,—viprere dibena daraśana</w:t>
      </w:r>
    </w:p>
    <w:p w14:paraId="7EE4B9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Supersoul, Śrī Śacīnandana, knew everything. He had already decided to give darśana to the brāhmaṇa.</w:t>
      </w:r>
    </w:p>
    <w:p w14:paraId="52AD462B" w14:textId="55537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citte </w:t>
      </w:r>
      <w:r w:rsidRPr="00790008">
        <w:rPr>
          <w:rStyle w:val="BookTitle"/>
          <w:rFonts w:asciiTheme="minorHAnsi" w:hAnsiTheme="minorHAnsi" w:cstheme="minorHAnsi"/>
          <w:b w:val="0"/>
          <w:bCs w:val="0"/>
          <w:color w:val="000000"/>
          <w:sz w:val="28"/>
          <w:szCs w:val="28"/>
        </w:rPr>
        <w:t>means “desire.”</w:t>
      </w:r>
    </w:p>
    <w:p w14:paraId="5C69BAA8" w14:textId="025F04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5.121</w:t>
      </w:r>
    </w:p>
    <w:p w14:paraId="5F2AB3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99222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nidrā devī sabārei īśvara-icchāya</w:t>
      </w:r>
      <w:r w:rsidRPr="00790008">
        <w:rPr>
          <w:rStyle w:val="BookTitle"/>
          <w:rFonts w:asciiTheme="minorHAnsi" w:hAnsiTheme="minorHAnsi" w:cstheme="minorHAnsi"/>
          <w:b w:val="0"/>
          <w:bCs w:val="0"/>
          <w:color w:val="000000"/>
          <w:sz w:val="28"/>
          <w:szCs w:val="28"/>
        </w:rPr>
        <w:br/>
        <w:t>mohilena, sabei aceṣṭa nidrā yāya</w:t>
      </w:r>
    </w:p>
    <w:p w14:paraId="35CD4CC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by the will of the Supreme Lord, Nidrādevī, the goddess of sleep, deluded everyone into deep sleep.</w:t>
      </w:r>
    </w:p>
    <w:p w14:paraId="2C70073E" w14:textId="27AD13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thought that since it was late at night, Nimāi would soon fall asleep, so there would be no need to further guard Him. By the will of the Supreme Lord, however, just the opposite happened. Everyone in the house fell asleep by the gentle touch from the tip of Nidrādevi’s sari.</w:t>
      </w:r>
    </w:p>
    <w:p w14:paraId="60D2AA82" w14:textId="3AFDE3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5.122</w:t>
      </w:r>
    </w:p>
    <w:p w14:paraId="0CE434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3C87C8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sthāne karena vipra anna nivedana</w:t>
      </w:r>
      <w:r w:rsidRPr="00790008">
        <w:rPr>
          <w:rStyle w:val="BookTitle"/>
          <w:rFonts w:asciiTheme="minorHAnsi" w:hAnsiTheme="minorHAnsi" w:cstheme="minorHAnsi"/>
          <w:b w:val="0"/>
          <w:bCs w:val="0"/>
          <w:color w:val="000000"/>
          <w:sz w:val="28"/>
          <w:szCs w:val="28"/>
        </w:rPr>
        <w:br/>
        <w:t>āilena sei sthāne śrī-śacīnandana</w:t>
      </w:r>
    </w:p>
    <w:p w14:paraId="3502576E" w14:textId="163CFB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then went to the place where the brāhmaṇa was making his offering.</w:t>
      </w:r>
    </w:p>
    <w:p w14:paraId="35E0F812" w14:textId="125FAC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5.123</w:t>
      </w:r>
    </w:p>
    <w:p w14:paraId="12998D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E4C01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 dekhiyā vipra kare “hāya hāya”</w:t>
      </w:r>
      <w:r w:rsidRPr="00790008">
        <w:rPr>
          <w:rStyle w:val="BookTitle"/>
          <w:rFonts w:asciiTheme="minorHAnsi" w:hAnsiTheme="minorHAnsi" w:cstheme="minorHAnsi"/>
          <w:b w:val="0"/>
          <w:bCs w:val="0"/>
          <w:color w:val="000000"/>
          <w:sz w:val="28"/>
          <w:szCs w:val="28"/>
        </w:rPr>
        <w:br/>
        <w:t>sabe nidrā yāya, keha śunite nā pāya</w:t>
      </w:r>
    </w:p>
    <w:p w14:paraId="58ECFBDA" w14:textId="4014F0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child, the brāhmaṇa cried out, “Alas! Alas!” But no one heard him, for they were all fast asleep.</w:t>
      </w:r>
    </w:p>
    <w:p w14:paraId="1686C8B8" w14:textId="60B40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5.124</w:t>
      </w:r>
    </w:p>
    <w:p w14:paraId="4BCEEB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AC35A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bole,—“aye vipra, tumi ta’ udāra</w:t>
      </w:r>
      <w:r w:rsidRPr="00790008">
        <w:rPr>
          <w:rStyle w:val="BookTitle"/>
          <w:rFonts w:asciiTheme="minorHAnsi" w:hAnsiTheme="minorHAnsi" w:cstheme="minorHAnsi"/>
          <w:b w:val="0"/>
          <w:bCs w:val="0"/>
          <w:color w:val="000000"/>
          <w:sz w:val="28"/>
          <w:szCs w:val="28"/>
        </w:rPr>
        <w:br/>
        <w:t>tumi āmā’ ḍāki’ āna’, ki doṣa āmāra?</w:t>
      </w:r>
    </w:p>
    <w:p w14:paraId="39C51AE4" w14:textId="44D0D6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brāhmaṇa, you are indeed magnanimous. You call Me, so what is My fault?</w:t>
      </w:r>
    </w:p>
    <w:p w14:paraId="59A55F83" w14:textId="408448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5.125</w:t>
      </w:r>
    </w:p>
    <w:p w14:paraId="384E17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066D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mora mantra japi’ more karaha āhvāna</w:t>
      </w:r>
      <w:r w:rsidRPr="00790008">
        <w:rPr>
          <w:rStyle w:val="BookTitle"/>
          <w:rFonts w:asciiTheme="minorHAnsi" w:hAnsiTheme="minorHAnsi" w:cstheme="minorHAnsi"/>
          <w:b w:val="0"/>
          <w:bCs w:val="0"/>
          <w:color w:val="000000"/>
          <w:sz w:val="28"/>
          <w:szCs w:val="28"/>
        </w:rPr>
        <w:br/>
        <w:t>rahite nā pāri āmi, āsi tomā’-sthāna</w:t>
      </w:r>
    </w:p>
    <w:p w14:paraId="4E875E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chant My mantra and invite Me, so I cannot resist coming to you.</w:t>
      </w:r>
    </w:p>
    <w:p w14:paraId="38319F38" w14:textId="20072E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“You invite Me by chanting My mantra, therefore I come and accept the foodstuffs you offer.” Some people consider that worshiping and offering foodstuffs to Gaurāṅga is performed by chanting the Gopāla-mantra, and by chanting this mantra He accepts the offering. Up to the time when Deity worship of Śrī Gaurasundara was introduced in the world, He was worshiped through Kṛṣṇa-mantras; but after the covered form of Kṛṣṇa, the origin of all incarnations, mercifully manifested His own form, Deity, and name to His most confidential devotees, the Lord’s devotees began to worship the Deity of Śrī Gaura by revealing the eternal names and mantras related with Lord Gaura. Those who are bereft of receiving the mercy of the covered incarnation simply make a show of worshiping the Deity form of Śrī Gaurasundara with Kṛṣṇa-mantras, but Śrī Gaura is not worshiped in this way. Such people are cheated out of Kṛṣṇa’s mercy, </w:t>
      </w:r>
      <w:r w:rsidRPr="00790008">
        <w:rPr>
          <w:rStyle w:val="BookTitle"/>
          <w:rFonts w:asciiTheme="minorHAnsi" w:hAnsiTheme="minorHAnsi" w:cstheme="minorHAnsi"/>
          <w:b w:val="0"/>
          <w:bCs w:val="0"/>
          <w:color w:val="000000"/>
          <w:sz w:val="28"/>
          <w:szCs w:val="28"/>
        </w:rPr>
        <w:lastRenderedPageBreak/>
        <w:t>because they do not realize that Gaura’s pastimes are eternal.</w:t>
      </w:r>
    </w:p>
    <w:p w14:paraId="62B5F5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chants Kṛṣṇa-mantras, then Kṛṣṇa, or Gaurasundara, accepts his chanting and manifests before the chanter. But if one differentiates between Gaura and Kṛṣṇa, then his unauthorized endeavors for chanting Kṛṣṇa-mantras do not qualify him to see the form of Kṛṣṇa in Gaurasundara and his progress towards freedom from material existence is checked. Therefore it is often found that a worshiper has a lack of taste for worshiping Gaurasundara by chanting Kṛṣṇa-mantras. Those who do not realize that the worship of Gaurasundara is the same as worship of Kṛṣṇa are deprived by Śrī Rāmānanda Rāya from receiving the mercy of Gaura and the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Gāndharvikā-Giridhārī. Due to the four defects of imperfect senses, the propensity for cheating, certainty of committing mistakes, and certainty of being illusioned, such people are unable to see Śrī Rādhā-Govinda in Śrī Gaurasundara. Thus, according to the purport of the second of the four original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verses, such people develop mundane endeavors or vision towards Śrī Gaurasundara and become disqualified to see Him. Considering Gaurasundara as different from Kṛṣṇa, such people with insignificant material vision see Him simply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 religious reformer, or a pseudo-sentimental saint.</w:t>
      </w:r>
    </w:p>
    <w:p w14:paraId="798C4E6F" w14:textId="491E9A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5.126</w:t>
      </w:r>
    </w:p>
    <w:p w14:paraId="16A9FF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96C72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dekhite niravadhi bhāva’ tumi</w:t>
      </w:r>
      <w:r w:rsidRPr="00790008">
        <w:rPr>
          <w:rStyle w:val="BookTitle"/>
          <w:rFonts w:asciiTheme="minorHAnsi" w:hAnsiTheme="minorHAnsi" w:cstheme="minorHAnsi"/>
          <w:b w:val="0"/>
          <w:bCs w:val="0"/>
          <w:color w:val="000000"/>
          <w:sz w:val="28"/>
          <w:szCs w:val="28"/>
        </w:rPr>
        <w:br/>
        <w:t>ataeva tomāre dilāṅa dekhā āmi”</w:t>
      </w:r>
    </w:p>
    <w:p w14:paraId="54082A60" w14:textId="43F858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always desire to see Me, so here I am!”</w:t>
      </w:r>
    </w:p>
    <w:p w14:paraId="584E8D66" w14:textId="5B3761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5.127-134</w:t>
      </w:r>
    </w:p>
    <w:p w14:paraId="58936A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127-134</w:t>
      </w:r>
    </w:p>
    <w:p w14:paraId="2A7538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dekhe vipra parama adbhuta</w:t>
      </w:r>
      <w:r w:rsidRPr="00790008">
        <w:rPr>
          <w:rStyle w:val="BookTitle"/>
          <w:rFonts w:asciiTheme="minorHAnsi" w:hAnsiTheme="minorHAnsi" w:cstheme="minorHAnsi"/>
          <w:b w:val="0"/>
          <w:bCs w:val="0"/>
          <w:color w:val="000000"/>
          <w:sz w:val="28"/>
          <w:szCs w:val="28"/>
        </w:rPr>
        <w:br/>
        <w:t>śaṅkha, cakra, gadā, padma,—aṣṭa-bhuja rūpa</w:t>
      </w:r>
    </w:p>
    <w:p w14:paraId="6DF714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eka-haste navanīta, āra haste khāya</w:t>
      </w:r>
      <w:r w:rsidRPr="00790008">
        <w:rPr>
          <w:rStyle w:val="BookTitle"/>
          <w:rFonts w:asciiTheme="minorHAnsi" w:hAnsiTheme="minorHAnsi" w:cstheme="minorHAnsi"/>
          <w:b w:val="0"/>
          <w:bCs w:val="0"/>
          <w:color w:val="000000"/>
          <w:sz w:val="28"/>
          <w:szCs w:val="28"/>
        </w:rPr>
        <w:br/>
        <w:t>āra dui haste prabhu muralī bājāya</w:t>
      </w:r>
    </w:p>
    <w:p w14:paraId="3AEA47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śrīvatsa, kaustubha vakṣe śobhe maṇihāra</w:t>
      </w:r>
      <w:r w:rsidRPr="00790008">
        <w:rPr>
          <w:rStyle w:val="BookTitle"/>
          <w:rFonts w:asciiTheme="minorHAnsi" w:hAnsiTheme="minorHAnsi" w:cstheme="minorHAnsi"/>
          <w:b w:val="0"/>
          <w:bCs w:val="0"/>
          <w:color w:val="000000"/>
          <w:sz w:val="28"/>
          <w:szCs w:val="28"/>
        </w:rPr>
        <w:br/>
        <w:t>sarva-aṅge dekhe ratna-maya alaṅkāra</w:t>
      </w:r>
    </w:p>
    <w:p w14:paraId="48C2E2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nava-guñja-veḍā śikhi-puccha śobhe śire</w:t>
      </w:r>
      <w:r w:rsidRPr="00790008">
        <w:rPr>
          <w:rStyle w:val="BookTitle"/>
          <w:rFonts w:asciiTheme="minorHAnsi" w:hAnsiTheme="minorHAnsi" w:cstheme="minorHAnsi"/>
          <w:b w:val="0"/>
          <w:bCs w:val="0"/>
          <w:color w:val="000000"/>
          <w:sz w:val="28"/>
          <w:szCs w:val="28"/>
        </w:rPr>
        <w:br/>
        <w:t>candra-mukhe aruṇa-adhara śobhā kare</w:t>
      </w:r>
    </w:p>
    <w:p w14:paraId="776B16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dolāya dui nayana-kamala</w:t>
      </w:r>
      <w:r w:rsidRPr="00790008">
        <w:rPr>
          <w:rStyle w:val="BookTitle"/>
          <w:rFonts w:asciiTheme="minorHAnsi" w:hAnsiTheme="minorHAnsi" w:cstheme="minorHAnsi"/>
          <w:b w:val="0"/>
          <w:bCs w:val="0"/>
          <w:color w:val="000000"/>
          <w:sz w:val="28"/>
          <w:szCs w:val="28"/>
        </w:rPr>
        <w:br/>
        <w:t>vaijayantī-mālā dole makara-kuṇḍala</w:t>
      </w:r>
    </w:p>
    <w:p w14:paraId="6241DA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caraṇāravinde śobhe śrī-ratna-nūpura</w:t>
      </w:r>
      <w:r w:rsidRPr="00790008">
        <w:rPr>
          <w:rStyle w:val="BookTitle"/>
          <w:rFonts w:asciiTheme="minorHAnsi" w:hAnsiTheme="minorHAnsi" w:cstheme="minorHAnsi"/>
          <w:b w:val="0"/>
          <w:bCs w:val="0"/>
          <w:color w:val="000000"/>
          <w:sz w:val="28"/>
          <w:szCs w:val="28"/>
        </w:rPr>
        <w:br/>
        <w:t>nakha-maṇi-kiraṇe timira gela dūra</w:t>
      </w:r>
    </w:p>
    <w:p w14:paraId="135E1E2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kadamba-vṛkṣa dekhe seikhāne</w:t>
      </w:r>
      <w:r w:rsidRPr="00790008">
        <w:rPr>
          <w:rStyle w:val="BookTitle"/>
          <w:rFonts w:asciiTheme="minorHAnsi" w:hAnsiTheme="minorHAnsi" w:cstheme="minorHAnsi"/>
          <w:b w:val="0"/>
          <w:bCs w:val="0"/>
          <w:color w:val="000000"/>
          <w:sz w:val="28"/>
          <w:szCs w:val="28"/>
        </w:rPr>
        <w:br/>
        <w:t>vṛndāvane dekhe,—nāda kare pakṣi-gaṇe</w:t>
      </w:r>
    </w:p>
    <w:p w14:paraId="7E2857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gopa-gopī-gābhī-gaṇa catur-dike dekhe</w:t>
      </w:r>
      <w:r w:rsidRPr="00790008">
        <w:rPr>
          <w:rStyle w:val="BookTitle"/>
          <w:rFonts w:asciiTheme="minorHAnsi" w:hAnsiTheme="minorHAnsi" w:cstheme="minorHAnsi"/>
          <w:b w:val="0"/>
          <w:bCs w:val="0"/>
          <w:color w:val="000000"/>
          <w:sz w:val="28"/>
          <w:szCs w:val="28"/>
        </w:rPr>
        <w:br/>
        <w:t>yāhā dhyāna kare, tā’i dekhe parateke</w:t>
      </w:r>
    </w:p>
    <w:p w14:paraId="40DA1E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Lord exhibited a wonderful eight-armed form to the brāhmaṇa. In four hands He held a conchshell, disc, club, and lotus flower. In one hand He held a pot of butter from which He ate with another hand. Then with two other hands He played a flute. He was decorated with the mark of Śrīvatsa, while the Kaustubha gem and a jeweled necklace hung on His chest. All of His limbs were decorated with jeweled ornaments. His head was decorated with a garland of fresh guñjā seeds and a peacock feather. His moonlike face was beautified by His red lips. The Lord smiled as He rolled His eyes. His Vaijayanti flower garland and shark-shaped earrings swayed to and fro. His lotus feet were adorned by jeweled ankle bells, and all darkness was dissipated by the shining of His toenails. The brāhmaṇa also saw the abode of Vṛndāvana filled with wonderful kadamba trees and the chirping of various birds. He saw cowherd boys and girls in all directions. Indeed, whatever he had meditated on he saw manifest before him.</w:t>
      </w:r>
    </w:p>
    <w:p w14:paraId="47BC3146" w14:textId="3A4695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told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that He was nondifferent from his worshipable Lord, and then He displayed His four-armed form of Nārāyaṇa, holding conch, disc, club, and lotus.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saw the Lord holding butter in one hand and eating it with another hand, and He was playing a flute with two other hands. This amazing combination was found in that form. </w:t>
      </w:r>
      <w:commentRangeStart w:id="104"/>
      <w:r w:rsidRPr="00790008">
        <w:rPr>
          <w:rStyle w:val="BookTitle"/>
          <w:rFonts w:asciiTheme="minorHAnsi" w:hAnsiTheme="minorHAnsi" w:cstheme="minorHAnsi"/>
          <w:b w:val="0"/>
          <w:bCs w:val="0"/>
          <w:color w:val="000000"/>
          <w:sz w:val="28"/>
          <w:szCs w:val="28"/>
        </w:rPr>
        <w:t xml:space="preserve">The Lord first held the conch, disc, club, and lotus in His four hands, and later with those four hands the Lord displayed two of Vrajendra-nandana’s pastimes with two hands each. </w:t>
      </w:r>
      <w:commentRangeEnd w:id="104"/>
      <w:r w:rsidR="003C7F8A">
        <w:rPr>
          <w:rStyle w:val="CommentReference"/>
          <w:color w:val="auto"/>
        </w:rPr>
        <w:commentReference w:id="104"/>
      </w:r>
      <w:r w:rsidRPr="00790008">
        <w:rPr>
          <w:rStyle w:val="BookTitle"/>
          <w:rFonts w:asciiTheme="minorHAnsi" w:hAnsiTheme="minorHAnsi" w:cstheme="minorHAnsi"/>
          <w:b w:val="0"/>
          <w:bCs w:val="0"/>
          <w:color w:val="000000"/>
          <w:sz w:val="28"/>
          <w:szCs w:val="28"/>
        </w:rPr>
        <w:t xml:space="preserve">Eating butter and playing flute were not manifested in His Mathurā or Dvārakā pastimes, and Kṛṣṇa does not manifest a four-armed form while playing the flute in His Gokula pastimes. The display of opulence in the Lord’s pastime of simultaneously eating butter and playing the flute is not very attractive for the residents of Vraja. Otherwise in the awe and reverent service of a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in which Deity worship is prominent, seeing the four-armed form of Nārāyaṇa is inevitable. The mood of reverence mixed with grandeur is present in the worship of Kṛṣṇa, but in the blissful realm of Vṛndāvana, where sweetness is prominent, Kṛṣṇa’s four arms are not manifest, for He accepts the service of the Vrajavāsīs in </w:t>
      </w:r>
      <w:r w:rsidRPr="00790008">
        <w:rPr>
          <w:rStyle w:val="BookTitle"/>
          <w:rFonts w:asciiTheme="minorHAnsi" w:hAnsiTheme="minorHAnsi" w:cstheme="minorHAnsi"/>
          <w:b w:val="0"/>
          <w:bCs w:val="0"/>
          <w:color w:val="000000"/>
          <w:sz w:val="28"/>
          <w:szCs w:val="28"/>
        </w:rPr>
        <w:lastRenderedPageBreak/>
        <w:t xml:space="preserve">only His two-handed form. The mark of Śrīvatsa and the Kaustubha gem adorned the chest of this four-handed form of the Lord, a jeweled necklace encircled His neck, and other jeweled ornaments decorated His other limbs. The Lord’s head was decorated with a peacock feather and a garland of newly grown </w:t>
      </w:r>
      <w:r w:rsidRPr="00790008">
        <w:rPr>
          <w:rStyle w:val="BookTitle"/>
          <w:rFonts w:asciiTheme="minorHAnsi" w:hAnsiTheme="minorHAnsi" w:cstheme="minorHAnsi"/>
          <w:b w:val="0"/>
          <w:bCs w:val="0"/>
          <w:i/>
          <w:iCs/>
          <w:color w:val="000000"/>
          <w:sz w:val="28"/>
          <w:szCs w:val="28"/>
        </w:rPr>
        <w:t>guñja</w:t>
      </w:r>
      <w:r w:rsidRPr="00790008">
        <w:rPr>
          <w:rStyle w:val="BookTitle"/>
          <w:rFonts w:asciiTheme="minorHAnsi" w:hAnsiTheme="minorHAnsi" w:cstheme="minorHAnsi"/>
          <w:b w:val="0"/>
          <w:bCs w:val="0"/>
          <w:color w:val="000000"/>
          <w:sz w:val="28"/>
          <w:szCs w:val="28"/>
        </w:rPr>
        <w:t xml:space="preserve"> seeds. The Lord’s red lips increased the beauty of His moonlike face. The rolling eyes on the smiling face of the Lord resembled lotus petals, extending to His ears. From this description it is understood that sweetness was more prominently manifest than opulence. Again, fish-shaped earrings and Vaijayanti flower garland were seen in both forms. The lotus feet of Kṛṣṇa were decorated with jeweled ankle bells, and the effulgence of His toenails destroyed the darkness of ignorance and illuminated all directions.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also saw wonderful </w:t>
      </w:r>
      <w:r w:rsidRPr="00790008">
        <w:rPr>
          <w:rStyle w:val="BookTitle"/>
          <w:rFonts w:asciiTheme="minorHAnsi" w:hAnsiTheme="minorHAnsi" w:cstheme="minorHAnsi"/>
          <w:b w:val="0"/>
          <w:bCs w:val="0"/>
          <w:i/>
          <w:iCs/>
          <w:color w:val="000000"/>
          <w:sz w:val="28"/>
          <w:szCs w:val="28"/>
        </w:rPr>
        <w:t>kadamba</w:t>
      </w:r>
      <w:r w:rsidRPr="00790008">
        <w:rPr>
          <w:rStyle w:val="BookTitle"/>
          <w:rFonts w:asciiTheme="minorHAnsi" w:hAnsiTheme="minorHAnsi" w:cstheme="minorHAnsi"/>
          <w:b w:val="0"/>
          <w:bCs w:val="0"/>
          <w:color w:val="000000"/>
          <w:sz w:val="28"/>
          <w:szCs w:val="28"/>
        </w:rPr>
        <w:t xml:space="preserve"> trees throughout Vṛndāvana, he heard the singing of birds in the forest of Vraja, and he saw </w:t>
      </w:r>
      <w:r w:rsidRPr="00790008">
        <w:rPr>
          <w:rStyle w:val="BookTitle"/>
          <w:rFonts w:asciiTheme="minorHAnsi" w:hAnsiTheme="minorHAnsi" w:cstheme="minorHAnsi"/>
          <w:b w:val="0"/>
          <w:bCs w:val="0"/>
          <w:i/>
          <w:iCs/>
          <w:color w:val="000000"/>
          <w:sz w:val="28"/>
          <w:szCs w:val="28"/>
        </w:rPr>
        <w:t xml:space="preserve">surabhi </w:t>
      </w:r>
      <w:r w:rsidRPr="00790008">
        <w:rPr>
          <w:rStyle w:val="BookTitle"/>
          <w:rFonts w:asciiTheme="minorHAnsi" w:hAnsiTheme="minorHAnsi" w:cstheme="minorHAnsi"/>
          <w:b w:val="0"/>
          <w:bCs w:val="0"/>
          <w:color w:val="000000"/>
          <w:sz w:val="28"/>
          <w:szCs w:val="28"/>
        </w:rPr>
        <w:t xml:space="preserve">cows and cowherd boys with the cowherd men, who were engaged in tending the cows.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saw each of the Lord’s forms that he had meditated on during his worship.</w:t>
      </w:r>
    </w:p>
    <w:p w14:paraId="19BB13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parateke </w:t>
      </w:r>
      <w:r w:rsidRPr="00790008">
        <w:rPr>
          <w:rStyle w:val="BookTitle"/>
          <w:rFonts w:asciiTheme="minorHAnsi" w:hAnsiTheme="minorHAnsi" w:cstheme="minorHAnsi"/>
          <w:b w:val="0"/>
          <w:bCs w:val="0"/>
          <w:color w:val="000000"/>
          <w:sz w:val="28"/>
          <w:szCs w:val="28"/>
        </w:rPr>
        <w:t>means “directly” or “each one.”</w:t>
      </w:r>
    </w:p>
    <w:p w14:paraId="38E759B5" w14:textId="552025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5.135</w:t>
      </w:r>
    </w:p>
    <w:p w14:paraId="1E6950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32907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aiśvarya dekhi’ sukṛti brāhmaṇa</w:t>
      </w:r>
      <w:r w:rsidRPr="00790008">
        <w:rPr>
          <w:rStyle w:val="BookTitle"/>
          <w:rFonts w:asciiTheme="minorHAnsi" w:hAnsiTheme="minorHAnsi" w:cstheme="minorHAnsi"/>
          <w:b w:val="0"/>
          <w:bCs w:val="0"/>
          <w:color w:val="000000"/>
          <w:sz w:val="28"/>
          <w:szCs w:val="28"/>
        </w:rPr>
        <w:br/>
        <w:t>ānande murcchita haiyā paḍilā takhana</w:t>
      </w:r>
    </w:p>
    <w:p w14:paraId="70AAA9D7" w14:textId="6CB47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extraordinary opulence, the pious brāhmaṇa fell unconscious with ecstasy.</w:t>
      </w:r>
    </w:p>
    <w:p w14:paraId="5E428062" w14:textId="40B76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5.136</w:t>
      </w:r>
    </w:p>
    <w:p w14:paraId="384423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38FCA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karuṇā-samudra prabhu śrī-gaurasundara</w:t>
      </w:r>
      <w:r w:rsidRPr="00790008">
        <w:rPr>
          <w:rStyle w:val="BookTitle"/>
          <w:rFonts w:asciiTheme="minorHAnsi" w:hAnsiTheme="minorHAnsi" w:cstheme="minorHAnsi"/>
          <w:b w:val="0"/>
          <w:bCs w:val="0"/>
          <w:color w:val="000000"/>
          <w:sz w:val="28"/>
          <w:szCs w:val="28"/>
        </w:rPr>
        <w:br/>
        <w:t>śrī-hasta dilena tāna aṅgera upara</w:t>
      </w:r>
    </w:p>
    <w:p w14:paraId="202918F7" w14:textId="37FF98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Gaurasundara, the ocean of mercy, then placed His lotus hand on the body of the brāhmaṇa.</w:t>
      </w:r>
    </w:p>
    <w:p w14:paraId="63AF909F" w14:textId="033D9E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5.137</w:t>
      </w:r>
    </w:p>
    <w:p w14:paraId="614C1C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4AB92C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śrī-hasta-paraśe vipra pāilā cetana</w:t>
      </w:r>
      <w:r w:rsidRPr="00790008">
        <w:rPr>
          <w:rStyle w:val="BookTitle"/>
          <w:rFonts w:asciiTheme="minorHAnsi" w:hAnsiTheme="minorHAnsi" w:cstheme="minorHAnsi"/>
          <w:b w:val="0"/>
          <w:bCs w:val="0"/>
          <w:color w:val="000000"/>
          <w:sz w:val="28"/>
          <w:szCs w:val="28"/>
        </w:rPr>
        <w:br/>
        <w:t>ānande haila jaḍa, nā sphūre vacana</w:t>
      </w:r>
    </w:p>
    <w:p w14:paraId="745E89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touch of the Lord, the brāhmaṇa regained consciousness, though in ecstasy he remained inert and unable to speak.</w:t>
      </w:r>
    </w:p>
    <w:p w14:paraId="62FFB94F" w14:textId="0AC9A2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seeing the form of the Lord,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lost all external consciousness </w:t>
      </w:r>
      <w:r w:rsidRPr="00790008">
        <w:rPr>
          <w:rStyle w:val="BookTitle"/>
          <w:rFonts w:asciiTheme="minorHAnsi" w:hAnsiTheme="minorHAnsi" w:cstheme="minorHAnsi"/>
          <w:b w:val="0"/>
          <w:bCs w:val="0"/>
          <w:color w:val="000000"/>
          <w:sz w:val="28"/>
          <w:szCs w:val="28"/>
        </w:rPr>
        <w:lastRenderedPageBreak/>
        <w:t>and was unable to speak out of ecstasy.</w:t>
      </w:r>
    </w:p>
    <w:p w14:paraId="0774EB76" w14:textId="54C008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5.138</w:t>
      </w:r>
    </w:p>
    <w:p w14:paraId="2B79C6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008D7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mūrcchā vipra yāya bhūmi-tale</w:t>
      </w:r>
      <w:r w:rsidRPr="00790008">
        <w:rPr>
          <w:rStyle w:val="BookTitle"/>
          <w:rFonts w:asciiTheme="minorHAnsi" w:hAnsiTheme="minorHAnsi" w:cstheme="minorHAnsi"/>
          <w:b w:val="0"/>
          <w:bCs w:val="0"/>
          <w:color w:val="000000"/>
          <w:sz w:val="28"/>
          <w:szCs w:val="28"/>
        </w:rPr>
        <w:br/>
        <w:t>punaḥ uṭhe, punaḥ paḍe mahā-kutūhale</w:t>
      </w:r>
    </w:p>
    <w:p w14:paraId="14AB8B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repeatedly fell unconscious to the ground and then got up in great jubilation.</w:t>
      </w:r>
    </w:p>
    <w:p w14:paraId="032028B1" w14:textId="69D7BE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mahā-kutūhale</w:t>
      </w:r>
      <w:r w:rsidRPr="00790008">
        <w:rPr>
          <w:rStyle w:val="BookTitle"/>
          <w:rFonts w:asciiTheme="minorHAnsi" w:hAnsiTheme="minorHAnsi" w:cstheme="minorHAnsi"/>
          <w:b w:val="0"/>
          <w:bCs w:val="0"/>
          <w:color w:val="000000"/>
          <w:sz w:val="28"/>
          <w:szCs w:val="28"/>
        </w:rPr>
        <w:t xml:space="preserve"> means “due to ecstatic loving exchanges.”</w:t>
      </w:r>
    </w:p>
    <w:p w14:paraId="03C5AEC0" w14:textId="53F508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5.139</w:t>
      </w:r>
    </w:p>
    <w:p w14:paraId="51CDB8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4CF7AC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kampa-sveda-pulake śarīra sthira nahe</w:t>
      </w:r>
      <w:r w:rsidRPr="00790008">
        <w:rPr>
          <w:rStyle w:val="BookTitle"/>
          <w:rFonts w:asciiTheme="minorHAnsi" w:hAnsiTheme="minorHAnsi" w:cstheme="minorHAnsi"/>
          <w:b w:val="0"/>
          <w:bCs w:val="0"/>
          <w:color w:val="000000"/>
          <w:sz w:val="28"/>
          <w:szCs w:val="28"/>
        </w:rPr>
        <w:br/>
        <w:t>nayanera jale yena gaṅgā-nadī bahe</w:t>
      </w:r>
    </w:p>
    <w:p w14:paraId="02D70ABC" w14:textId="1E480B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shivered and perspired, and his hairs stood on end. The flow of tears from his eyes resembled the Ganges River.</w:t>
      </w:r>
    </w:p>
    <w:p w14:paraId="0EC3867F" w14:textId="20A0DA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5.140</w:t>
      </w:r>
    </w:p>
    <w:p w14:paraId="7E0B7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00DD4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dhariyā vipra prabhura caraṇa</w:t>
      </w:r>
      <w:r w:rsidRPr="00790008">
        <w:rPr>
          <w:rStyle w:val="BookTitle"/>
          <w:rFonts w:asciiTheme="minorHAnsi" w:hAnsiTheme="minorHAnsi" w:cstheme="minorHAnsi"/>
          <w:b w:val="0"/>
          <w:bCs w:val="0"/>
          <w:color w:val="000000"/>
          <w:sz w:val="28"/>
          <w:szCs w:val="28"/>
        </w:rPr>
        <w:br/>
        <w:t>karite lāgilā ucca-ravete krandana</w:t>
      </w:r>
    </w:p>
    <w:p w14:paraId="62F0C7E5" w14:textId="549700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caught hold of the Lord’s lotus feet and began to cry loudly.</w:t>
      </w:r>
    </w:p>
    <w:p w14:paraId="4A3190B4" w14:textId="19C632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5.141</w:t>
      </w:r>
    </w:p>
    <w:p w14:paraId="6A893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404A6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viprera ārti śrī-gaurasundara</w:t>
      </w:r>
      <w:r w:rsidRPr="00790008">
        <w:rPr>
          <w:rStyle w:val="BookTitle"/>
          <w:rFonts w:asciiTheme="minorHAnsi" w:hAnsiTheme="minorHAnsi" w:cstheme="minorHAnsi"/>
          <w:b w:val="0"/>
          <w:bCs w:val="0"/>
          <w:color w:val="000000"/>
          <w:sz w:val="28"/>
          <w:szCs w:val="28"/>
        </w:rPr>
        <w:br/>
        <w:t>hāsiyā viprere kichu karilā uttara</w:t>
      </w:r>
    </w:p>
    <w:p w14:paraId="16402D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brāhmaṇa’s humility, Śrī Gaurasundara smiled and addressed him.</w:t>
      </w:r>
    </w:p>
    <w:p w14:paraId="75914603" w14:textId="141C21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ārti</w:t>
      </w:r>
      <w:r w:rsidRPr="00790008">
        <w:rPr>
          <w:rStyle w:val="BookTitle"/>
          <w:rFonts w:asciiTheme="minorHAnsi" w:hAnsiTheme="minorHAnsi" w:cstheme="minorHAnsi"/>
          <w:b w:val="0"/>
          <w:bCs w:val="0"/>
          <w:color w:val="000000"/>
          <w:sz w:val="28"/>
          <w:szCs w:val="28"/>
        </w:rPr>
        <w:t xml:space="preserve"> means “distress” or “humility.”</w:t>
      </w:r>
    </w:p>
    <w:p w14:paraId="6137CCAF" w14:textId="14A900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5.142</w:t>
      </w:r>
    </w:p>
    <w:p w14:paraId="34B44F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1A12B0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bole,—“śuna śuna, aye vipra-vara</w:t>
      </w:r>
      <w:r w:rsidRPr="00790008">
        <w:rPr>
          <w:rStyle w:val="BookTitle"/>
          <w:rFonts w:asciiTheme="minorHAnsi" w:hAnsiTheme="minorHAnsi" w:cstheme="minorHAnsi"/>
          <w:b w:val="0"/>
          <w:bCs w:val="0"/>
          <w:color w:val="000000"/>
          <w:sz w:val="28"/>
          <w:szCs w:val="28"/>
        </w:rPr>
        <w:br/>
        <w:t>aneka janmera tumi āmāra kiṅkara</w:t>
      </w:r>
    </w:p>
    <w:p w14:paraId="32B10F75" w14:textId="11663B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to him, “Please listen, O brāhmaṇa. You have been My servant for many lifetimes.</w:t>
      </w:r>
    </w:p>
    <w:p w14:paraId="4DAABC2B" w14:textId="7AA45A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5.143</w:t>
      </w:r>
    </w:p>
    <w:p w14:paraId="2A018E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46B98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niravadhi bhāva’ tumi dekhite āmāre</w:t>
      </w:r>
      <w:r w:rsidRPr="00790008">
        <w:rPr>
          <w:rStyle w:val="BookTitle"/>
          <w:rFonts w:asciiTheme="minorHAnsi" w:hAnsiTheme="minorHAnsi" w:cstheme="minorHAnsi"/>
          <w:b w:val="0"/>
          <w:bCs w:val="0"/>
          <w:color w:val="000000"/>
          <w:sz w:val="28"/>
          <w:szCs w:val="28"/>
        </w:rPr>
        <w:br/>
        <w:t>ataeva āmi dekhā dilāṅa tomāre</w:t>
      </w:r>
    </w:p>
    <w:p w14:paraId="436BCF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always desire to see Me, therefore I have come before you.</w:t>
      </w:r>
    </w:p>
    <w:p w14:paraId="7A5809CF" w14:textId="371533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niravadhi bhāva’ </w:t>
      </w:r>
      <w:r w:rsidRPr="00790008">
        <w:rPr>
          <w:rStyle w:val="BookTitle"/>
          <w:rFonts w:asciiTheme="minorHAnsi" w:hAnsiTheme="minorHAnsi" w:cstheme="minorHAnsi"/>
          <w:b w:val="0"/>
          <w:bCs w:val="0"/>
          <w:color w:val="000000"/>
          <w:sz w:val="28"/>
          <w:szCs w:val="28"/>
        </w:rPr>
        <w:t>means “to always think or desire.”</w:t>
      </w:r>
    </w:p>
    <w:p w14:paraId="1E7D495B" w14:textId="6A4495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5.144</w:t>
      </w:r>
    </w:p>
    <w:p w14:paraId="4773E4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B4C35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āra-janme ei-rūpe nanda-gṛhe āmi</w:t>
      </w:r>
      <w:r w:rsidRPr="00790008">
        <w:rPr>
          <w:rStyle w:val="BookTitle"/>
          <w:rFonts w:asciiTheme="minorHAnsi" w:hAnsiTheme="minorHAnsi" w:cstheme="minorHAnsi"/>
          <w:b w:val="0"/>
          <w:bCs w:val="0"/>
          <w:color w:val="000000"/>
          <w:sz w:val="28"/>
          <w:szCs w:val="28"/>
        </w:rPr>
        <w:br/>
        <w:t>dekhā diluṅ tomāre, nā smara’ tāhā tumi</w:t>
      </w:r>
    </w:p>
    <w:p w14:paraId="3C6E06D3" w14:textId="2ED1A2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 previous life I gave you darśana at the house of Nanda Mahārāja. Don’t you remember that?</w:t>
      </w:r>
    </w:p>
    <w:p w14:paraId="6408A909" w14:textId="29E635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5.145</w:t>
      </w:r>
    </w:p>
    <w:p w14:paraId="3B49BD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451562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āmi avatīrṇa hailāṅa gokule</w:t>
      </w:r>
      <w:r w:rsidRPr="00790008">
        <w:rPr>
          <w:rStyle w:val="BookTitle"/>
          <w:rFonts w:asciiTheme="minorHAnsi" w:hAnsiTheme="minorHAnsi" w:cstheme="minorHAnsi"/>
          <w:b w:val="0"/>
          <w:bCs w:val="0"/>
          <w:color w:val="000000"/>
          <w:sz w:val="28"/>
          <w:szCs w:val="28"/>
        </w:rPr>
        <w:br/>
        <w:t>seha janme tumi tīrtha kara’ kutūhale</w:t>
      </w:r>
    </w:p>
    <w:p w14:paraId="737193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I appeared in Gokula you also joyfully visited the various holy places.</w:t>
      </w:r>
    </w:p>
    <w:p w14:paraId="38292FCD" w14:textId="1A1003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tīrtha kara’ </w:t>
      </w:r>
      <w:r w:rsidRPr="00790008">
        <w:rPr>
          <w:rStyle w:val="BookTitle"/>
          <w:rFonts w:asciiTheme="minorHAnsi" w:hAnsiTheme="minorHAnsi" w:cstheme="minorHAnsi"/>
          <w:b w:val="0"/>
          <w:bCs w:val="0"/>
          <w:color w:val="000000"/>
          <w:sz w:val="28"/>
          <w:szCs w:val="28"/>
        </w:rPr>
        <w:t>means “traveling to the holy places.”</w:t>
      </w:r>
    </w:p>
    <w:p w14:paraId="1F1BAF21" w14:textId="31725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5.146-147</w:t>
      </w:r>
    </w:p>
    <w:p w14:paraId="041A4E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146-147</w:t>
      </w:r>
    </w:p>
    <w:p w14:paraId="004D985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tumi atithi hailā nanda-ghare</w:t>
      </w:r>
      <w:r w:rsidRPr="00790008">
        <w:rPr>
          <w:rStyle w:val="BookTitle"/>
          <w:rFonts w:asciiTheme="minorHAnsi" w:hAnsiTheme="minorHAnsi" w:cstheme="minorHAnsi"/>
          <w:b w:val="0"/>
          <w:bCs w:val="0"/>
          <w:color w:val="000000"/>
          <w:sz w:val="28"/>
          <w:szCs w:val="28"/>
        </w:rPr>
        <w:br/>
        <w:t>ei-mate tumi anna niveda’ āmāre</w:t>
      </w:r>
    </w:p>
    <w:p w14:paraId="133D30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tāhāteo ei-mata kariyā kautuka</w:t>
      </w:r>
      <w:r w:rsidRPr="00790008">
        <w:rPr>
          <w:rStyle w:val="BookTitle"/>
          <w:rFonts w:asciiTheme="minorHAnsi" w:hAnsiTheme="minorHAnsi" w:cstheme="minorHAnsi"/>
          <w:b w:val="0"/>
          <w:bCs w:val="0"/>
          <w:color w:val="000000"/>
          <w:sz w:val="28"/>
          <w:szCs w:val="28"/>
        </w:rPr>
        <w:br/>
        <w:t>khāi’ tora anna dekhāiluṅ ei rūpa</w:t>
      </w:r>
    </w:p>
    <w:p w14:paraId="300F0B33" w14:textId="607F6B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you became a guest one day in the house of Nanda Mahārāja. At that time you offered rice to Me in the same way, and after I ate your rice I showed you this same form.</w:t>
      </w:r>
    </w:p>
    <w:p w14:paraId="4C2D6876" w14:textId="1F2E1F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5.148</w:t>
      </w:r>
    </w:p>
    <w:p w14:paraId="050D54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A7A61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āmāra tumi janme-janme dāsa</w:t>
      </w:r>
      <w:r w:rsidRPr="00790008">
        <w:rPr>
          <w:rStyle w:val="BookTitle"/>
          <w:rFonts w:asciiTheme="minorHAnsi" w:hAnsiTheme="minorHAnsi" w:cstheme="minorHAnsi"/>
          <w:b w:val="0"/>
          <w:bCs w:val="0"/>
          <w:color w:val="000000"/>
          <w:sz w:val="28"/>
          <w:szCs w:val="28"/>
        </w:rPr>
        <w:br/>
        <w:t>dāsa vinu anya mora nā dekhe prakāśa</w:t>
      </w:r>
    </w:p>
    <w:p w14:paraId="4D7C2F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you have been My servant birth after birth, for other than My servants, no one can see this form.</w:t>
      </w:r>
    </w:p>
    <w:p w14:paraId="669FB0B9" w14:textId="673DEB6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pure living entity is eternally engaged in the service of Kṛṣṇa. He is able to see Kṛṣṇa through eyes of devotion smeared with the ointment of love. By sensual </w:t>
      </w:r>
      <w:r w:rsidRPr="00790008">
        <w:rPr>
          <w:rStyle w:val="BookTitle"/>
          <w:rFonts w:asciiTheme="minorHAnsi" w:hAnsiTheme="minorHAnsi" w:cstheme="minorHAnsi"/>
          <w:b w:val="0"/>
          <w:bCs w:val="0"/>
          <w:color w:val="000000"/>
          <w:sz w:val="28"/>
          <w:szCs w:val="28"/>
        </w:rPr>
        <w:lastRenderedPageBreak/>
        <w:t xml:space="preserve">knowledge obtained through gross and subtle perception, conditioned souls absorbed in material enjoyment cannot see Kṛṣṇa, who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beyond the realm of material sense perception. A Vaiṣṇava can see Lord Viṣṇu when his constitutional propensity for serving Kṛṣṇa is awakened. A living entity who is devoid of the inclination for eternal service can never give up gross and subtle perception, therefore due to the spirit of enjoyment the conditioned soul cannot see his worshipable Lord Kṛṣṇa.</w:t>
      </w:r>
    </w:p>
    <w:p w14:paraId="174B8F0A" w14:textId="7DE442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5.149</w:t>
      </w:r>
    </w:p>
    <w:p w14:paraId="48BB2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1C6D9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kahilāṅa tomāre e saba gopya kathā</w:t>
      </w:r>
      <w:r w:rsidRPr="00790008">
        <w:rPr>
          <w:rStyle w:val="BookTitle"/>
          <w:rFonts w:asciiTheme="minorHAnsi" w:hAnsiTheme="minorHAnsi" w:cstheme="minorHAnsi"/>
          <w:b w:val="0"/>
          <w:bCs w:val="0"/>
          <w:color w:val="000000"/>
          <w:sz w:val="28"/>
          <w:szCs w:val="28"/>
        </w:rPr>
        <w:br/>
        <w:t>kāro sthāne ihā nāhi kahibā sarvathā</w:t>
      </w:r>
    </w:p>
    <w:p w14:paraId="32BABA89" w14:textId="23F8D7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thus disclosed to you confidential topics that should not be revealed to anyone under any condition.</w:t>
      </w:r>
    </w:p>
    <w:p w14:paraId="4092E838" w14:textId="001807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5.150</w:t>
      </w:r>
    </w:p>
    <w:p w14:paraId="5EE38D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4BE3B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thākaye mora ei avatāra</w:t>
      </w:r>
      <w:r w:rsidRPr="00790008">
        <w:rPr>
          <w:rStyle w:val="BookTitle"/>
          <w:rFonts w:asciiTheme="minorHAnsi" w:hAnsiTheme="minorHAnsi" w:cstheme="minorHAnsi"/>
          <w:b w:val="0"/>
          <w:bCs w:val="0"/>
          <w:color w:val="000000"/>
          <w:sz w:val="28"/>
          <w:szCs w:val="28"/>
        </w:rPr>
        <w:br/>
        <w:t>tāvat kahile kāre karimu saṁhāra</w:t>
      </w:r>
    </w:p>
    <w:p w14:paraId="24C89A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long as I remain in this incarnation you should not tell anyone the secrets that I have told you, otherwise I will kill you.</w:t>
      </w:r>
    </w:p>
    <w:p w14:paraId="2BD57B01" w14:textId="30360E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covered incarnation, Śrī Gaura-Nārāyaṇa, warned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“As long as I remain in this world, if you disclose these pastimes of Mine I will immediately terminate your residence in this world.”</w:t>
      </w:r>
    </w:p>
    <w:p w14:paraId="37DCA0E4" w14:textId="16CC3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5.151</w:t>
      </w:r>
    </w:p>
    <w:p w14:paraId="261528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887CF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saṅkīrtana-ārambhe āmāra avatāra</w:t>
      </w:r>
      <w:r w:rsidRPr="00790008">
        <w:rPr>
          <w:rStyle w:val="BookTitle"/>
          <w:rFonts w:asciiTheme="minorHAnsi" w:hAnsiTheme="minorHAnsi" w:cstheme="minorHAnsi"/>
          <w:b w:val="0"/>
          <w:bCs w:val="0"/>
          <w:color w:val="000000"/>
          <w:sz w:val="28"/>
          <w:szCs w:val="28"/>
        </w:rPr>
        <w:br/>
        <w:t>karāimu sarva-deśe kīrtana pracāra</w:t>
      </w:r>
    </w:p>
    <w:p w14:paraId="274013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incarnated to inaugurate the saṅkīrtana movement, and I will preach this process of chanting throughout the world.</w:t>
      </w:r>
    </w:p>
    <w:p w14:paraId="104306E7" w14:textId="3EED0E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Gaurasundara said, “When many persons gather together and properly chant the names of Kṛṣṇa, I will certainly appear there. I will preach throughout the world the glories of chanting the holy names through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Some people say that Śrī Gaurasundara did not inaugurate the chanting of the holy names in His childhood; after He accepted initiation from Īśvara Purī, He performed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and enacted the pastimes of various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xml:space="preserve">, or occasional, incarnations. Thereafter, as a </w:t>
      </w:r>
      <w:r w:rsidRPr="00790008">
        <w:rPr>
          <w:rStyle w:val="BookTitle"/>
          <w:rFonts w:asciiTheme="minorHAnsi" w:hAnsiTheme="minorHAnsi" w:cstheme="minorHAnsi"/>
          <w:b w:val="0"/>
          <w:bCs w:val="0"/>
          <w:i/>
          <w:iCs/>
          <w:color w:val="000000"/>
          <w:sz w:val="28"/>
          <w:szCs w:val="28"/>
        </w:rPr>
        <w:t xml:space="preserve">parivrājaka, </w:t>
      </w:r>
      <w:r w:rsidRPr="00790008">
        <w:rPr>
          <w:rStyle w:val="BookTitle"/>
          <w:rFonts w:asciiTheme="minorHAnsi" w:hAnsiTheme="minorHAnsi" w:cstheme="minorHAnsi"/>
          <w:b w:val="0"/>
          <w:bCs w:val="0"/>
          <w:color w:val="000000"/>
          <w:sz w:val="28"/>
          <w:szCs w:val="28"/>
        </w:rPr>
        <w:t xml:space="preserve">the Lord personally </w:t>
      </w:r>
      <w:r w:rsidRPr="00790008">
        <w:rPr>
          <w:rStyle w:val="BookTitle"/>
          <w:rFonts w:asciiTheme="minorHAnsi" w:hAnsiTheme="minorHAnsi" w:cstheme="minorHAnsi"/>
          <w:b w:val="0"/>
          <w:bCs w:val="0"/>
          <w:color w:val="000000"/>
          <w:sz w:val="28"/>
          <w:szCs w:val="28"/>
        </w:rPr>
        <w:lastRenderedPageBreak/>
        <w:t>preached in various parts of India and had, is having, and will have His servants preach the glories of Lord Hari all over the world.</w:t>
      </w:r>
    </w:p>
    <w:p w14:paraId="766C743A" w14:textId="5559FB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5.152</w:t>
      </w:r>
    </w:p>
    <w:p w14:paraId="39B3CA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52383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 ye prema-bhakti-yoga vāñchā kare</w:t>
      </w:r>
      <w:r w:rsidRPr="00790008">
        <w:rPr>
          <w:rStyle w:val="BookTitle"/>
          <w:rFonts w:asciiTheme="minorHAnsi" w:hAnsiTheme="minorHAnsi" w:cstheme="minorHAnsi"/>
          <w:b w:val="0"/>
          <w:bCs w:val="0"/>
          <w:color w:val="000000"/>
          <w:sz w:val="28"/>
          <w:szCs w:val="28"/>
        </w:rPr>
        <w:br/>
        <w:t>tāhā vilāimu sarva prati ghare-ghare</w:t>
      </w:r>
    </w:p>
    <w:p w14:paraId="01551D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freely distribute the love and devotion that is desired by Brahmā and others to each and every house.</w:t>
      </w:r>
    </w:p>
    <w:p w14:paraId="72F38976" w14:textId="6042E4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will manifest that transcendental devotional service desired by the demigods headed by Brahmā in the hearts of everyone, without discrimination.” In Satya-yuga the transcendental Absolute Truth, Śrī Gaura-Kṛṣṇa, manifested His own names, forms, qualities, and pastimes in the heart of Brahmā, the first created being. Now the Lord will personally distribute from house to house the bright mellows of His service, which have never before been distributed. In other words, the Lord will manifest and distribute His service in the heart of everyone, without discriminating between women, men,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03ED690F" w14:textId="52392B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5.153</w:t>
      </w:r>
    </w:p>
    <w:p w14:paraId="45E41B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1AE5E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dina thāki’ tumi aneka dekhibā</w:t>
      </w:r>
      <w:r w:rsidRPr="00790008">
        <w:rPr>
          <w:rStyle w:val="BookTitle"/>
          <w:rFonts w:asciiTheme="minorHAnsi" w:hAnsiTheme="minorHAnsi" w:cstheme="minorHAnsi"/>
          <w:b w:val="0"/>
          <w:bCs w:val="0"/>
          <w:color w:val="000000"/>
          <w:sz w:val="28"/>
          <w:szCs w:val="28"/>
        </w:rPr>
        <w:br/>
        <w:t>e saba ākhyāna ebe kāre nā kahibā”</w:t>
      </w:r>
    </w:p>
    <w:p w14:paraId="4BC7A426" w14:textId="51E74E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remain here for some time you will see many such pastimes. But do not disclose these things to anyone.”</w:t>
      </w:r>
    </w:p>
    <w:p w14:paraId="44F1366C" w14:textId="51FA02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5.154</w:t>
      </w:r>
    </w:p>
    <w:p w14:paraId="74C1A7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257668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brāhmaṇere śrī-gaurasundara</w:t>
      </w:r>
      <w:r w:rsidRPr="00790008">
        <w:rPr>
          <w:rStyle w:val="BookTitle"/>
          <w:rFonts w:asciiTheme="minorHAnsi" w:hAnsiTheme="minorHAnsi" w:cstheme="minorHAnsi"/>
          <w:b w:val="0"/>
          <w:bCs w:val="0"/>
          <w:color w:val="000000"/>
          <w:sz w:val="28"/>
          <w:szCs w:val="28"/>
        </w:rPr>
        <w:br/>
        <w:t>kṛpā kari’ āśvāsiyā gelā nija-ghara</w:t>
      </w:r>
    </w:p>
    <w:p w14:paraId="0B0D2774" w14:textId="096291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after mercifully pacifying the brāhmaṇa, Lord Gaurasundara returned to His room.</w:t>
      </w:r>
    </w:p>
    <w:p w14:paraId="12AF4A36" w14:textId="24EED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5.155</w:t>
      </w:r>
    </w:p>
    <w:p w14:paraId="69BEAE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3309F8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pūrvavat śuiyā thākilā śiśu-bhāve</w:t>
      </w:r>
      <w:r w:rsidRPr="00790008">
        <w:rPr>
          <w:rStyle w:val="BookTitle"/>
          <w:rFonts w:asciiTheme="minorHAnsi" w:hAnsiTheme="minorHAnsi" w:cstheme="minorHAnsi"/>
          <w:b w:val="0"/>
          <w:bCs w:val="0"/>
          <w:color w:val="000000"/>
          <w:sz w:val="28"/>
          <w:szCs w:val="28"/>
        </w:rPr>
        <w:br/>
        <w:t>yoga-nidrā-prabhāve keha nāhi jāge</w:t>
      </w:r>
    </w:p>
    <w:p w14:paraId="6B6343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then returned to sleep as a child, and by the influence of yoga-nidrā no </w:t>
      </w:r>
      <w:r w:rsidRPr="00790008">
        <w:rPr>
          <w:rStyle w:val="BookTitle"/>
          <w:rFonts w:asciiTheme="minorHAnsi" w:hAnsiTheme="minorHAnsi" w:cstheme="minorHAnsi"/>
          <w:b/>
          <w:bCs/>
          <w:color w:val="800000"/>
          <w:sz w:val="28"/>
          <w:szCs w:val="28"/>
        </w:rPr>
        <w:lastRenderedPageBreak/>
        <w:t>one awoke.</w:t>
      </w:r>
    </w:p>
    <w:p w14:paraId="67E9AB50" w14:textId="396178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the people of the house and village were sleeping in the soothing lap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By the Lord’s will, they did not awaken from their sleep and disturb the Lord’s pastimes.</w:t>
      </w:r>
    </w:p>
    <w:p w14:paraId="0A5E1C6B" w14:textId="3BB071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5.156</w:t>
      </w:r>
    </w:p>
    <w:p w14:paraId="5774E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0FA962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prakāśa dekhi’ sei vipra-vara</w:t>
      </w:r>
      <w:r w:rsidRPr="00790008">
        <w:rPr>
          <w:rStyle w:val="BookTitle"/>
          <w:rFonts w:asciiTheme="minorHAnsi" w:hAnsiTheme="minorHAnsi" w:cstheme="minorHAnsi"/>
          <w:b w:val="0"/>
          <w:bCs w:val="0"/>
          <w:color w:val="000000"/>
          <w:sz w:val="28"/>
          <w:szCs w:val="28"/>
        </w:rPr>
        <w:br/>
        <w:t>ānande pūrṇita haila sarva-kalevara</w:t>
      </w:r>
    </w:p>
    <w:p w14:paraId="380E4A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entire body was filled with ecstasy after seeing that wonderful manifestation of the Lord.</w:t>
      </w:r>
    </w:p>
    <w:p w14:paraId="7B788B31" w14:textId="5A2E2A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apūrva prakāśa</w:t>
      </w:r>
      <w:r w:rsidRPr="00790008">
        <w:rPr>
          <w:rStyle w:val="BookTitle"/>
          <w:rFonts w:asciiTheme="minorHAnsi" w:hAnsiTheme="minorHAnsi" w:cstheme="minorHAnsi"/>
          <w:b w:val="0"/>
          <w:bCs w:val="0"/>
          <w:color w:val="000000"/>
          <w:sz w:val="28"/>
          <w:szCs w:val="28"/>
        </w:rPr>
        <w:t xml:space="preserve"> means “manifestation of extraordinary transcendental pastimes.”</w:t>
      </w:r>
    </w:p>
    <w:p w14:paraId="5A80D4D4" w14:textId="3AC45E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5.157</w:t>
      </w:r>
    </w:p>
    <w:p w14:paraId="1B71B6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139EA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sei anna kariyā lepana</w:t>
      </w:r>
      <w:r w:rsidRPr="00790008">
        <w:rPr>
          <w:rStyle w:val="BookTitle"/>
          <w:rFonts w:asciiTheme="minorHAnsi" w:hAnsiTheme="minorHAnsi" w:cstheme="minorHAnsi"/>
          <w:b w:val="0"/>
          <w:bCs w:val="0"/>
          <w:color w:val="000000"/>
          <w:sz w:val="28"/>
          <w:szCs w:val="28"/>
        </w:rPr>
        <w:br/>
        <w:t>kāndite kāndite vipra karena bhojana</w:t>
      </w:r>
    </w:p>
    <w:p w14:paraId="4E6797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smeared the rice all over his body and began to cry as he ate.</w:t>
      </w:r>
    </w:p>
    <w:p w14:paraId="3E570E12" w14:textId="174508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anna</w:t>
      </w:r>
      <w:r w:rsidRPr="00790008">
        <w:rPr>
          <w:rStyle w:val="BookTitle"/>
          <w:rFonts w:asciiTheme="minorHAnsi" w:hAnsiTheme="minorHAnsi" w:cstheme="minorHAnsi"/>
          <w:b w:val="0"/>
          <w:bCs w:val="0"/>
          <w:color w:val="000000"/>
          <w:sz w:val="28"/>
          <w:szCs w:val="28"/>
        </w:rPr>
        <w:t xml:space="preserve"> here refers to Kṛṣṇa’s transcendental remnants.</w:t>
      </w:r>
    </w:p>
    <w:p w14:paraId="2CC39562" w14:textId="69CFE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5.158</w:t>
      </w:r>
    </w:p>
    <w:p w14:paraId="664692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5DB167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nāce, gāya, hāse, vipra karaye huṅkāra</w:t>
      </w:r>
      <w:r w:rsidRPr="00790008">
        <w:rPr>
          <w:rStyle w:val="BookTitle"/>
          <w:rFonts w:asciiTheme="minorHAnsi" w:hAnsiTheme="minorHAnsi" w:cstheme="minorHAnsi"/>
          <w:b w:val="0"/>
          <w:bCs w:val="0"/>
          <w:color w:val="000000"/>
          <w:sz w:val="28"/>
          <w:szCs w:val="28"/>
        </w:rPr>
        <w:br/>
        <w:t>“jaya bāla-gopāla” bolaye bāra-bāra</w:t>
      </w:r>
    </w:p>
    <w:p w14:paraId="2BDCF685" w14:textId="49ABC5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danced, sang, laughed, and repeatedly cried out, “Jaya Bāla-gopāla!”</w:t>
      </w:r>
    </w:p>
    <w:p w14:paraId="56EA0749" w14:textId="34461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5.159</w:t>
      </w:r>
    </w:p>
    <w:p w14:paraId="6B2653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90A8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viprera huṅkāre sabe pāilā cetana</w:t>
      </w:r>
      <w:r w:rsidRPr="00790008">
        <w:rPr>
          <w:rStyle w:val="BookTitle"/>
          <w:rFonts w:asciiTheme="minorHAnsi" w:hAnsiTheme="minorHAnsi" w:cstheme="minorHAnsi"/>
          <w:b w:val="0"/>
          <w:bCs w:val="0"/>
          <w:color w:val="000000"/>
          <w:sz w:val="28"/>
          <w:szCs w:val="28"/>
        </w:rPr>
        <w:br/>
        <w:t>āpanā sambari’ vipra kailā ācamana</w:t>
      </w:r>
    </w:p>
    <w:p w14:paraId="2CF623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woke up by the loud cries of the brāhmaṇa, who then controlled himself and washed his hands.</w:t>
      </w:r>
    </w:p>
    <w:p w14:paraId="086052B9" w14:textId="773AFC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āpanā sambari’ </w:t>
      </w:r>
      <w:r w:rsidRPr="00790008">
        <w:rPr>
          <w:rStyle w:val="BookTitle"/>
          <w:rFonts w:asciiTheme="minorHAnsi" w:hAnsiTheme="minorHAnsi" w:cstheme="minorHAnsi"/>
          <w:b w:val="0"/>
          <w:bCs w:val="0"/>
          <w:color w:val="000000"/>
          <w:sz w:val="28"/>
          <w:szCs w:val="28"/>
        </w:rPr>
        <w:t>means “to conceal the waves of ecstasy in his heart.”</w:t>
      </w:r>
    </w:p>
    <w:p w14:paraId="725231BC" w14:textId="2E1ACD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5.160</w:t>
      </w:r>
    </w:p>
    <w:p w14:paraId="564AF1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44432D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nirvighne bhojana karena vipra-vara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dekhi’ sabe santoṣa hailā bahutara</w:t>
      </w:r>
    </w:p>
    <w:p w14:paraId="695BD637" w14:textId="54E730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that the brāhmaṇa had eaten without disturbance, everyone was greatly satisfied.</w:t>
      </w:r>
    </w:p>
    <w:p w14:paraId="0335D932" w14:textId="4C2839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5.161</w:t>
      </w:r>
    </w:p>
    <w:p w14:paraId="43DA05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2C0260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kahite mane cintaye brāhmaṇa</w:t>
      </w:r>
      <w:r w:rsidRPr="00790008">
        <w:rPr>
          <w:rStyle w:val="BookTitle"/>
          <w:rFonts w:asciiTheme="minorHAnsi" w:hAnsiTheme="minorHAnsi" w:cstheme="minorHAnsi"/>
          <w:b w:val="0"/>
          <w:bCs w:val="0"/>
          <w:color w:val="000000"/>
          <w:sz w:val="28"/>
          <w:szCs w:val="28"/>
        </w:rPr>
        <w:br/>
        <w:t>“īśvara ciniyā sabe pāuka mocana</w:t>
      </w:r>
    </w:p>
    <w:p w14:paraId="7CC9AF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thought, “Perhaps I should disclose to everyone what has happened so that they may be delivered by coming to know the Supreme Lord.</w:t>
      </w:r>
    </w:p>
    <w:p w14:paraId="3F137EF4" w14:textId="79A9A9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by nature a servant in the Lord’s </w:t>
      </w:r>
      <w:r w:rsidRPr="00790008">
        <w:rPr>
          <w:rStyle w:val="BookTitle"/>
          <w:rFonts w:asciiTheme="minorHAnsi" w:hAnsiTheme="minorHAnsi" w:cstheme="minorHAnsi"/>
          <w:b w:val="0"/>
          <w:bCs w:val="0"/>
          <w:i/>
          <w:iCs/>
          <w:color w:val="000000"/>
          <w:sz w:val="28"/>
          <w:szCs w:val="28"/>
        </w:rPr>
        <w:t>aiśvarya-līlā</w:t>
      </w:r>
      <w:r w:rsidRPr="00790008">
        <w:rPr>
          <w:rStyle w:val="BookTitle"/>
          <w:rFonts w:asciiTheme="minorHAnsi" w:hAnsiTheme="minorHAnsi" w:cstheme="minorHAnsi"/>
          <w:b w:val="0"/>
          <w:bCs w:val="0"/>
          <w:color w:val="000000"/>
          <w:sz w:val="28"/>
          <w:szCs w:val="28"/>
        </w:rPr>
        <w:t>, or opulent pastimes, therefore He contemplated, “Let everyone headed by Jagannātha Miśra understand that Śrī Gaura-Nārāyaṇa is full in six opulences and thus be liberated.”</w:t>
      </w:r>
    </w:p>
    <w:p w14:paraId="69FA3187" w14:textId="20038A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5.162</w:t>
      </w:r>
    </w:p>
    <w:p w14:paraId="3E4AEE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22EF8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 śiva yāṅhāra nimitta kāmya kare</w:t>
      </w:r>
      <w:r w:rsidRPr="00790008">
        <w:rPr>
          <w:rStyle w:val="BookTitle"/>
          <w:rFonts w:asciiTheme="minorHAnsi" w:hAnsiTheme="minorHAnsi" w:cstheme="minorHAnsi"/>
          <w:b w:val="0"/>
          <w:bCs w:val="0"/>
          <w:color w:val="000000"/>
          <w:sz w:val="28"/>
          <w:szCs w:val="28"/>
        </w:rPr>
        <w:br/>
        <w:t>hena-prabhu avatari’ āche vipra-ghare</w:t>
      </w:r>
    </w:p>
    <w:p w14:paraId="517549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sought after by Brahmā and Śiva, has advented Himself in this brāhmaṇa’s house.</w:t>
      </w:r>
    </w:p>
    <w:p w14:paraId="3BAF366C" w14:textId="606D05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nimitta </w:t>
      </w:r>
      <w:r w:rsidRPr="00790008">
        <w:rPr>
          <w:rStyle w:val="BookTitle"/>
          <w:rFonts w:asciiTheme="minorHAnsi" w:hAnsiTheme="minorHAnsi" w:cstheme="minorHAnsi"/>
          <w:b w:val="0"/>
          <w:bCs w:val="0"/>
          <w:color w:val="000000"/>
          <w:sz w:val="28"/>
          <w:szCs w:val="28"/>
        </w:rPr>
        <w:t xml:space="preserve">means “with a purpose,” and the word </w:t>
      </w:r>
      <w:r w:rsidRPr="00790008">
        <w:rPr>
          <w:rStyle w:val="BookTitle"/>
          <w:rFonts w:asciiTheme="minorHAnsi" w:hAnsiTheme="minorHAnsi" w:cstheme="minorHAnsi"/>
          <w:b w:val="0"/>
          <w:bCs w:val="0"/>
          <w:i/>
          <w:iCs/>
          <w:color w:val="000000"/>
          <w:sz w:val="28"/>
          <w:szCs w:val="28"/>
        </w:rPr>
        <w:t xml:space="preserve">kāmya </w:t>
      </w:r>
      <w:r w:rsidRPr="00790008">
        <w:rPr>
          <w:rStyle w:val="BookTitle"/>
          <w:rFonts w:asciiTheme="minorHAnsi" w:hAnsiTheme="minorHAnsi" w:cstheme="minorHAnsi"/>
          <w:b w:val="0"/>
          <w:bCs w:val="0"/>
          <w:color w:val="000000"/>
          <w:sz w:val="28"/>
          <w:szCs w:val="28"/>
        </w:rPr>
        <w:t>means “desire” or “prayer.”</w:t>
      </w:r>
    </w:p>
    <w:p w14:paraId="4BC79CE2" w14:textId="3CF4F6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5.163</w:t>
      </w:r>
    </w:p>
    <w:p w14:paraId="43DA67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6F794C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loka-saba kare śiśu-jñāna</w:t>
      </w:r>
      <w:r w:rsidRPr="00790008">
        <w:rPr>
          <w:rStyle w:val="BookTitle"/>
          <w:rFonts w:asciiTheme="minorHAnsi" w:hAnsiTheme="minorHAnsi" w:cstheme="minorHAnsi"/>
          <w:b w:val="0"/>
          <w:bCs w:val="0"/>
          <w:color w:val="000000"/>
          <w:sz w:val="28"/>
          <w:szCs w:val="28"/>
        </w:rPr>
        <w:br/>
        <w:t>kathā kahi,—sabei pāuka paritrāṇa</w:t>
      </w:r>
    </w:p>
    <w:p w14:paraId="2522A8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tell them that this very child is the Supreme Lord so that they may be delivered.”</w:t>
      </w:r>
    </w:p>
    <w:p w14:paraId="57EAB418" w14:textId="1B8A56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kathā kahi </w:t>
      </w:r>
      <w:r w:rsidRPr="00790008">
        <w:rPr>
          <w:rStyle w:val="BookTitle"/>
          <w:rFonts w:asciiTheme="minorHAnsi" w:hAnsiTheme="minorHAnsi" w:cstheme="minorHAnsi"/>
          <w:b w:val="0"/>
          <w:bCs w:val="0"/>
          <w:color w:val="000000"/>
          <w:sz w:val="28"/>
          <w:szCs w:val="28"/>
        </w:rPr>
        <w:t>means “let me disclose those confidential topics.”</w:t>
      </w:r>
    </w:p>
    <w:p w14:paraId="620BECEC" w14:textId="51F010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5.164</w:t>
      </w:r>
    </w:p>
    <w:p w14:paraId="7E8D06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69B16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kariyāche nivāraṇa”—ei bhaye</w:t>
      </w:r>
      <w:r w:rsidRPr="00790008">
        <w:rPr>
          <w:rStyle w:val="BookTitle"/>
          <w:rFonts w:asciiTheme="minorHAnsi" w:hAnsiTheme="minorHAnsi" w:cstheme="minorHAnsi"/>
          <w:b w:val="0"/>
          <w:bCs w:val="0"/>
          <w:color w:val="000000"/>
          <w:sz w:val="28"/>
          <w:szCs w:val="28"/>
        </w:rPr>
        <w:br/>
        <w:t>ājñā-bhaṅga-bhaye vipra kāre nāhi kahe</w:t>
      </w:r>
    </w:p>
    <w:p w14:paraId="6999D9DC" w14:textId="1B7AF1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the brāhmaṇa feared breaking the Lord’s order and therefore did not disclose the incident to anyone.</w:t>
      </w:r>
    </w:p>
    <w:p w14:paraId="4E47B43F" w14:textId="6691FF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5.165</w:t>
      </w:r>
    </w:p>
    <w:p w14:paraId="2FDAC1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165</w:t>
      </w:r>
    </w:p>
    <w:p w14:paraId="5E52E8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ciniyā īśvara vipra sei navadvīpe</w:t>
      </w:r>
      <w:r w:rsidRPr="00790008">
        <w:rPr>
          <w:rStyle w:val="BookTitle"/>
          <w:rFonts w:asciiTheme="minorHAnsi" w:hAnsiTheme="minorHAnsi" w:cstheme="minorHAnsi"/>
          <w:b w:val="0"/>
          <w:bCs w:val="0"/>
          <w:color w:val="000000"/>
          <w:sz w:val="28"/>
          <w:szCs w:val="28"/>
        </w:rPr>
        <w:br/>
        <w:t>rahilena gupta-bhāve īśvara-samīpe</w:t>
      </w:r>
    </w:p>
    <w:p w14:paraId="07E35752" w14:textId="16A8A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recognizing his Lord, the brāhmaṇa secretly remained near the Lord in Navadvīpa.</w:t>
      </w:r>
    </w:p>
    <w:p w14:paraId="379996B1" w14:textId="23AD41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5.166</w:t>
      </w:r>
    </w:p>
    <w:p w14:paraId="1A36DD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1AA9B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bhikṣā kari’ vipra-vara prati sthāne-sthāne</w:t>
      </w:r>
      <w:r w:rsidRPr="00790008">
        <w:rPr>
          <w:rStyle w:val="BookTitle"/>
          <w:rFonts w:asciiTheme="minorHAnsi" w:hAnsiTheme="minorHAnsi" w:cstheme="minorHAnsi"/>
          <w:b w:val="0"/>
          <w:bCs w:val="0"/>
          <w:color w:val="000000"/>
          <w:sz w:val="28"/>
          <w:szCs w:val="28"/>
        </w:rPr>
        <w:br/>
        <w:t>īśvara āsiyā dekhe prati dine-dine</w:t>
      </w:r>
    </w:p>
    <w:p w14:paraId="504B4F77" w14:textId="2DA47F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beg alms here and there and come daily to see the Lord.</w:t>
      </w:r>
    </w:p>
    <w:p w14:paraId="74345EEB" w14:textId="454B8E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5.167</w:t>
      </w:r>
    </w:p>
    <w:p w14:paraId="182A63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10ED03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e-sakala mahācitra kathā</w:t>
      </w:r>
      <w:r w:rsidRPr="00790008">
        <w:rPr>
          <w:rStyle w:val="BookTitle"/>
          <w:rFonts w:asciiTheme="minorHAnsi" w:hAnsiTheme="minorHAnsi" w:cstheme="minorHAnsi"/>
          <w:b w:val="0"/>
          <w:bCs w:val="0"/>
          <w:color w:val="000000"/>
          <w:sz w:val="28"/>
          <w:szCs w:val="28"/>
        </w:rPr>
        <w:br/>
        <w:t>ihāra śravaṇe kṛṣṇa milaye sarvathā</w:t>
      </w:r>
    </w:p>
    <w:p w14:paraId="1A4FA0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these wonderful topics that are confidential to the Vedas certainly attains the lotus feet of Kṛṣṇa.</w:t>
      </w:r>
    </w:p>
    <w:p w14:paraId="2E91B584" w14:textId="3D950E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mahācitra kathā </w:t>
      </w:r>
      <w:r w:rsidRPr="00790008">
        <w:rPr>
          <w:rStyle w:val="BookTitle"/>
          <w:rFonts w:asciiTheme="minorHAnsi" w:hAnsiTheme="minorHAnsi" w:cstheme="minorHAnsi"/>
          <w:b w:val="0"/>
          <w:bCs w:val="0"/>
          <w:color w:val="000000"/>
          <w:sz w:val="28"/>
          <w:szCs w:val="28"/>
        </w:rPr>
        <w:t>means “amazing variegated incidents.”</w:t>
      </w:r>
    </w:p>
    <w:p w14:paraId="26ED681D" w14:textId="73B7F3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5.168</w:t>
      </w:r>
    </w:p>
    <w:p w14:paraId="7CBFEE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DD886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ādi-khaṇḍa-kathā—yena amṛta-sravaṇa</w:t>
      </w:r>
      <w:r w:rsidRPr="00790008">
        <w:rPr>
          <w:rStyle w:val="BookTitle"/>
          <w:rFonts w:asciiTheme="minorHAnsi" w:hAnsiTheme="minorHAnsi" w:cstheme="minorHAnsi"/>
          <w:b w:val="0"/>
          <w:bCs w:val="0"/>
          <w:color w:val="000000"/>
          <w:sz w:val="28"/>
          <w:szCs w:val="28"/>
        </w:rPr>
        <w:br/>
        <w:t>yaṅhi śiśu-rūpe krīḍā kare nārāyaṇa</w:t>
      </w:r>
    </w:p>
    <w:p w14:paraId="70C999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flow of nectar, for these topics describe Lord Nārāyaṇa’s pastimes as a child.</w:t>
      </w:r>
    </w:p>
    <w:p w14:paraId="137EE90A" w14:textId="7BC5DD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amṛta-sravaṇa </w:t>
      </w:r>
      <w:r w:rsidRPr="00790008">
        <w:rPr>
          <w:rStyle w:val="BookTitle"/>
          <w:rFonts w:asciiTheme="minorHAnsi" w:hAnsiTheme="minorHAnsi" w:cstheme="minorHAnsi"/>
          <w:b w:val="0"/>
          <w:bCs w:val="0"/>
          <w:color w:val="000000"/>
          <w:sz w:val="28"/>
          <w:szCs w:val="28"/>
        </w:rPr>
        <w:t>means “showering of nectar.”</w:t>
      </w:r>
    </w:p>
    <w:p w14:paraId="06BEE29A" w14:textId="66968D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5.169</w:t>
      </w:r>
    </w:p>
    <w:p w14:paraId="6407F5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6EE946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sarva-loka-cūḍāmaṇi vaikuṇṭha-īśvara</w:t>
      </w:r>
      <w:r w:rsidRPr="00790008">
        <w:rPr>
          <w:rStyle w:val="BookTitle"/>
          <w:rFonts w:asciiTheme="minorHAnsi" w:hAnsiTheme="minorHAnsi" w:cstheme="minorHAnsi"/>
          <w:b w:val="0"/>
          <w:bCs w:val="0"/>
          <w:color w:val="000000"/>
          <w:sz w:val="28"/>
          <w:szCs w:val="28"/>
        </w:rPr>
        <w:br/>
        <w:t>lakṣmī-kānta, sītā-kānta śrī-gaurasundara</w:t>
      </w:r>
    </w:p>
    <w:p w14:paraId="59B09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is the Lord of Vaikuṇṭha and the crown jewel of the predominating deities of all planetary systems. He is the beloved Lord of Lakṣmī and Sītā.</w:t>
      </w:r>
    </w:p>
    <w:p w14:paraId="74EC1EC9" w14:textId="0119E6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sarva-loka-cūḍāmaṇi </w:t>
      </w:r>
      <w:r w:rsidRPr="00790008">
        <w:rPr>
          <w:rStyle w:val="BookTitle"/>
          <w:rFonts w:asciiTheme="minorHAnsi" w:hAnsiTheme="minorHAnsi" w:cstheme="minorHAnsi"/>
          <w:b w:val="0"/>
          <w:bCs w:val="0"/>
          <w:color w:val="000000"/>
          <w:sz w:val="28"/>
          <w:szCs w:val="28"/>
        </w:rPr>
        <w:t xml:space="preserve">refers to the Supreme Personality of Godhead, who is manifest to the fourteen worlds and who is the topmost worshipable </w:t>
      </w:r>
      <w:r w:rsidRPr="00790008">
        <w:rPr>
          <w:rStyle w:val="BookTitle"/>
          <w:rFonts w:asciiTheme="minorHAnsi" w:hAnsiTheme="minorHAnsi" w:cstheme="minorHAnsi"/>
          <w:b w:val="0"/>
          <w:bCs w:val="0"/>
          <w:color w:val="000000"/>
          <w:sz w:val="28"/>
          <w:szCs w:val="28"/>
        </w:rPr>
        <w:lastRenderedPageBreak/>
        <w:t xml:space="preserve">personality for both demigods and ordinary living entities. The word </w:t>
      </w:r>
      <w:r w:rsidRPr="00790008">
        <w:rPr>
          <w:rStyle w:val="BookTitle"/>
          <w:rFonts w:asciiTheme="minorHAnsi" w:hAnsiTheme="minorHAnsi" w:cstheme="minorHAnsi"/>
          <w:b w:val="0"/>
          <w:bCs w:val="0"/>
          <w:i/>
          <w:iCs/>
          <w:color w:val="000000"/>
          <w:sz w:val="28"/>
          <w:szCs w:val="28"/>
        </w:rPr>
        <w:t xml:space="preserve">vaikuṇṭha-īśvara </w:t>
      </w:r>
      <w:r w:rsidRPr="00790008">
        <w:rPr>
          <w:rStyle w:val="BookTitle"/>
          <w:rFonts w:asciiTheme="minorHAnsi" w:hAnsiTheme="minorHAnsi" w:cstheme="minorHAnsi"/>
          <w:b w:val="0"/>
          <w:bCs w:val="0"/>
          <w:color w:val="000000"/>
          <w:sz w:val="28"/>
          <w:szCs w:val="28"/>
        </w:rPr>
        <w:t>refers to the eternally full in six opulences Lord of Vaikuṇṭha, which is situated beyond the fourteen planetary systems of the material world, beyond the Virajā River and Brahmaloka, and which is devoid of all material qualities and unaffected by material time, place, and circumstances.</w:t>
      </w:r>
    </w:p>
    <w:p w14:paraId="21660A1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lakṣmī-kānta </w:t>
      </w:r>
      <w:r w:rsidRPr="00790008">
        <w:rPr>
          <w:rStyle w:val="BookTitle"/>
          <w:rFonts w:asciiTheme="minorHAnsi" w:hAnsiTheme="minorHAnsi" w:cstheme="minorHAnsi"/>
          <w:b w:val="0"/>
          <w:bCs w:val="0"/>
          <w:color w:val="000000"/>
          <w:sz w:val="28"/>
          <w:szCs w:val="28"/>
        </w:rPr>
        <w:t xml:space="preserve">refers to the Lord of Vaikuṇṭha, the Absolute Truth, Lord Nārāyaṇa, who is endowed with six opulences, who is the worshipable Lord of Lakṣmī, and who is the predominating Deity of the original Vaikuṇṭha. The word </w:t>
      </w:r>
      <w:r w:rsidRPr="00790008">
        <w:rPr>
          <w:rStyle w:val="BookTitle"/>
          <w:rFonts w:asciiTheme="minorHAnsi" w:hAnsiTheme="minorHAnsi" w:cstheme="minorHAnsi"/>
          <w:b w:val="0"/>
          <w:bCs w:val="0"/>
          <w:i/>
          <w:iCs/>
          <w:color w:val="000000"/>
          <w:sz w:val="28"/>
          <w:szCs w:val="28"/>
        </w:rPr>
        <w:t xml:space="preserve">sītā-kānta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 of Viṣṇu, Lord Rāmacandra, the son of Daśaratha.</w:t>
      </w:r>
    </w:p>
    <w:p w14:paraId="629E04F9" w14:textId="29DF5F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5.170-172</w:t>
      </w:r>
    </w:p>
    <w:p w14:paraId="63319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170-172</w:t>
      </w:r>
    </w:p>
    <w:p w14:paraId="019B3A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tretā-yuge haiyā ye śrī-rāma-lakṣmaṇa</w:t>
      </w:r>
      <w:r w:rsidRPr="00790008">
        <w:rPr>
          <w:rStyle w:val="BookTitle"/>
          <w:rFonts w:asciiTheme="minorHAnsi" w:hAnsiTheme="minorHAnsi" w:cstheme="minorHAnsi"/>
          <w:b w:val="0"/>
          <w:bCs w:val="0"/>
          <w:color w:val="000000"/>
          <w:sz w:val="28"/>
          <w:szCs w:val="28"/>
        </w:rPr>
        <w:br/>
        <w:t>nānā-mate līlā kari’ vadhilā rāvaṇa</w:t>
      </w:r>
    </w:p>
    <w:p w14:paraId="3B2F303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hailā dvāpara-yuge kṛṣṇa-saṅkarṣaṇa</w:t>
      </w:r>
      <w:r w:rsidRPr="00790008">
        <w:rPr>
          <w:rStyle w:val="BookTitle"/>
          <w:rFonts w:asciiTheme="minorHAnsi" w:hAnsiTheme="minorHAnsi" w:cstheme="minorHAnsi"/>
          <w:b w:val="0"/>
          <w:bCs w:val="0"/>
          <w:color w:val="000000"/>
          <w:sz w:val="28"/>
          <w:szCs w:val="28"/>
        </w:rPr>
        <w:br/>
        <w:t>nānā-mate karilena bhūbhāra khaṇḍana</w:t>
      </w:r>
    </w:p>
    <w:p w14:paraId="63AD9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“ananta” yāṅre sarva-vede kaya</w:t>
      </w:r>
      <w:r w:rsidRPr="00790008">
        <w:rPr>
          <w:rStyle w:val="BookTitle"/>
          <w:rFonts w:asciiTheme="minorHAnsi" w:hAnsiTheme="minorHAnsi" w:cstheme="minorHAnsi"/>
          <w:b w:val="0"/>
          <w:bCs w:val="0"/>
          <w:color w:val="000000"/>
          <w:sz w:val="28"/>
          <w:szCs w:val="28"/>
        </w:rPr>
        <w:br/>
        <w:t>śrī-caitanya nityānanda sei suniścaya</w:t>
      </w:r>
    </w:p>
    <w:p w14:paraId="4E50D3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who in Tretā-yuga appeared as Rāma and Lakṣmaṇa and performed various pastimes like killing Rāvaṇa, who in Dvāpara-yuga appeared as Kṛṣṇa and Balarāma and performed various pastimes like diminishing the burden of the earth, who all the Vedas address as Mukunda and Ananta—They have now certainly appeared as Lord Caitanya and Lord Nityānanda.</w:t>
      </w:r>
    </w:p>
    <w:p w14:paraId="78A6936E" w14:textId="65B43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nondifferent from the personification of sweetness, Śrī Kṛṣṇa, the son of the king of Vraja.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xml:space="preserve"> incarnations, the Lord of Vaikuṇṭha, and the worldly splendors are His parts or manifestations. That Supreme Personality of Godhead, Śrī Kṛṣṇa, is certainly Śrī Gaurasundara, and He who is nondifferent as the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Baladeva, is certainly Śrī Nityānanda Prabhu. In Tretā-yuga, which begins after Satya-yuga, the two brothers Rāma and Lakṣmaṇa appeared as partial incarnations and displayed the pastime of killing Rāvaṇa. In Dvāpara-yuga, the two brothers Kṛṣṇa and Balarāma (Saṅkarṣaṇa) diminished the burden of the world by eliminating the Kaurava dynasty and killing demons like Śiśupāla. There is no doubt that the two great personalities Śrī Anantadeva and Mukunda, who are glorified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have appeared in this world in the Age of Kali as Śrī Nityānanda and Śrī Caitanya.</w:t>
      </w:r>
    </w:p>
    <w:p w14:paraId="2972DB13" w14:textId="398061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5.173</w:t>
      </w:r>
    </w:p>
    <w:p w14:paraId="364B2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173</w:t>
      </w:r>
    </w:p>
    <w:p w14:paraId="79060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52371E6A" w14:textId="163136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796983C"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Five, entitled “Eating the Mendicant Brahmana’s Offerings.”</w:t>
      </w:r>
    </w:p>
    <w:p w14:paraId="575AF37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6: The Lord Begins Studying and His Childhood Mischief</w:t>
      </w:r>
    </w:p>
    <w:p w14:paraId="573AE28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Six: The Lord Begins Studying and His Childhood Mischief</w:t>
      </w:r>
    </w:p>
    <w:p w14:paraId="0910A3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the beginning of Nimāi’s scholastic pastimes, His eating the foodstuffs offered to Viṣṇu on Ekādaśī at the house of Jagadīśa and Hiraṇya Paṇḍita, and His various mischievous childhood pastimes.</w:t>
      </w:r>
    </w:p>
    <w:p w14:paraId="5E6F15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Jagannātha Miśra had Gaura-gopāla’s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reformatory rites, of </w:t>
      </w:r>
      <w:r w:rsidRPr="00790008">
        <w:rPr>
          <w:rStyle w:val="BookTitle"/>
          <w:rFonts w:asciiTheme="minorHAnsi" w:hAnsiTheme="minorHAnsi" w:cstheme="minorHAnsi"/>
          <w:b w:val="0"/>
          <w:bCs w:val="0"/>
          <w:i/>
          <w:iCs/>
          <w:color w:val="000000"/>
          <w:sz w:val="28"/>
          <w:szCs w:val="28"/>
        </w:rPr>
        <w:t>hāte-khaḍi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karṇa-vedha,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cūḍā-karaṇa</w:t>
      </w:r>
      <w:r w:rsidRPr="00790008">
        <w:rPr>
          <w:rStyle w:val="BookTitle"/>
          <w:rFonts w:asciiTheme="minorHAnsi" w:hAnsiTheme="minorHAnsi" w:cstheme="minorHAnsi"/>
          <w:b w:val="0"/>
          <w:bCs w:val="0"/>
          <w:color w:val="000000"/>
          <w:sz w:val="28"/>
          <w:szCs w:val="28"/>
        </w:rPr>
        <w:t xml:space="preserve"> performed. Nimāi could write the letters of the alphabet just by seeing them once. Within two or three days He was able to write conjunct letters and words. He would continually read and write Kṛṣṇa’s names. Sometimes Gaura-gopāla pleaded for His parents to give Him birds flying in the sky or the stars and moon from the sky. When He did not receive these things, He began to cry. Then there was no way to solace the child other than by chanting the names of Hari. One day, however, Nimāi did not stop crying in spite of everyone repeatedly chanting the names of Hari. When they inquired from Nimāi about the cause of His crying, they learned that Nimāi was displaying His pastime of crying in order to eat the foodstuffs offered to Viṣṇu on the day of Ekādaśī in the house of 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Jagadīśa and Hiraṇya Paṇḍita, of Navadvīpa. The relatives of Nimāi solaced Him by promising Him Viṣṇu’s remnants. They then went to the house of those two great devotees and related to them the whole story. Considering Nimāi an extraordinary personality, 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then gave Him the foods that they had offered to Viṣṇu. As a result Nimāi stopped crying. Nimāi exhibited various mischievous pastimes like teasing His friends, quarreling with them, and sporting in the Ganges water at midday. The elderly men of Navadvīpa regularly came to Jagannātha Miśra to complain about Nimāi’s misbehavior, and the young girls would similarly come to Mother Śacī to complain about Nimāi’s various mischievous activities. Śacīdevī, however, </w:t>
      </w:r>
      <w:r w:rsidRPr="00790008">
        <w:rPr>
          <w:rStyle w:val="BookTitle"/>
          <w:rFonts w:asciiTheme="minorHAnsi" w:hAnsiTheme="minorHAnsi" w:cstheme="minorHAnsi"/>
          <w:b w:val="0"/>
          <w:bCs w:val="0"/>
          <w:color w:val="000000"/>
          <w:sz w:val="28"/>
          <w:szCs w:val="28"/>
        </w:rPr>
        <w:lastRenderedPageBreak/>
        <w:t xml:space="preserve">solaced everyone with her sweet words. After hearing about the disturbance caused by Nimāi, Jagannātha Miśra went to the bank of the Ganges at midday to appropriately punish his son. When Nimāi heard that His father was approaching in an angry mood, He rushed home by another path. He told His friends that if His father inquired about Him, they should say, “Today Nimāi has not come for bathing in the Ganges.” When Jagannātha Miśra did not see Nimāi at the bathing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he returned home, where he saw Nimāi decorated with marks of ink and looking as though He had not taken bath. Jagannātha Miśra was overwhelmed with love and could not understand the boy’s trickery. When he asked the boy about the complaints, the young Nimāi replied, “I did not go to bathe in the Ganges yet, but they nevertheless falsely accuse Me of misbehavior. So now I will actually misbehave with them.” In this way Nimāi exhibited His clever pastimes and returned to bath in the Ganges. Meanwhile, Śacī and Jagannātha thought, “Who is this boy? Has Kṛṣṇa secretly appeared in our house?”</w:t>
      </w:r>
    </w:p>
    <w:p w14:paraId="669A5507" w14:textId="2CA049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w:t>
      </w:r>
    </w:p>
    <w:p w14:paraId="49BCDE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5A4F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krīḍā kare gaurāṅga-gopāla</w:t>
      </w:r>
      <w:r w:rsidRPr="00790008">
        <w:rPr>
          <w:rStyle w:val="BookTitle"/>
          <w:rFonts w:asciiTheme="minorHAnsi" w:hAnsiTheme="minorHAnsi" w:cstheme="minorHAnsi"/>
          <w:b w:val="0"/>
          <w:bCs w:val="0"/>
          <w:color w:val="000000"/>
          <w:sz w:val="28"/>
          <w:szCs w:val="28"/>
        </w:rPr>
        <w:br/>
        <w:t>hāte khaḍi divāra haila āsi’ kāla</w:t>
      </w:r>
    </w:p>
    <w:p w14:paraId="4619C4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Gaurāṅga, who is nondifferent from Gopāla, enjoyed His pastimes. Soon the time came for the Lord to begin reading and writing.</w:t>
      </w:r>
    </w:p>
    <w:p w14:paraId="5B31B362" w14:textId="0DC7D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hāte-khaḍi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saṁskāra</w:t>
      </w:r>
      <w:r w:rsidRPr="00790008">
        <w:rPr>
          <w:rStyle w:val="BookTitle"/>
          <w:rFonts w:asciiTheme="minorHAnsi" w:hAnsiTheme="minorHAnsi" w:cstheme="minorHAnsi"/>
          <w:b w:val="0"/>
          <w:bCs w:val="0"/>
          <w:color w:val="000000"/>
          <w:sz w:val="28"/>
          <w:szCs w:val="28"/>
        </w:rPr>
        <w:t xml:space="preserve"> marking the beginning of a child’s education.</w:t>
      </w:r>
    </w:p>
    <w:p w14:paraId="1CBB8FB2" w14:textId="07A6CE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w:t>
      </w:r>
    </w:p>
    <w:p w14:paraId="62845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1F431B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śubha-dine śubha-kṣaṇe miśra-purandara</w:t>
      </w:r>
      <w:r w:rsidRPr="00790008">
        <w:rPr>
          <w:rStyle w:val="BookTitle"/>
          <w:rFonts w:asciiTheme="minorHAnsi" w:hAnsiTheme="minorHAnsi" w:cstheme="minorHAnsi"/>
          <w:b w:val="0"/>
          <w:bCs w:val="0"/>
          <w:color w:val="000000"/>
          <w:sz w:val="28"/>
          <w:szCs w:val="28"/>
        </w:rPr>
        <w:br/>
        <w:t>hāte-khaḍi putrera dilena vipra-vara</w:t>
      </w:r>
    </w:p>
    <w:p w14:paraId="28EA4843" w14:textId="648361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time on an auspicious day Jagannātha Miśra performed the ceremony for beginning his son’s education.</w:t>
      </w:r>
    </w:p>
    <w:p w14:paraId="3EE30C8E" w14:textId="4D820E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w:t>
      </w:r>
    </w:p>
    <w:p w14:paraId="276571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4EFC3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śeṣe miliyā sakala bandhu-gaṇa</w:t>
      </w:r>
      <w:r w:rsidRPr="00790008">
        <w:rPr>
          <w:rStyle w:val="BookTitle"/>
          <w:rFonts w:asciiTheme="minorHAnsi" w:hAnsiTheme="minorHAnsi" w:cstheme="minorHAnsi"/>
          <w:b w:val="0"/>
          <w:bCs w:val="0"/>
          <w:color w:val="000000"/>
          <w:sz w:val="28"/>
          <w:szCs w:val="28"/>
        </w:rPr>
        <w:br/>
        <w:t>karṇa-vedha karilena śrī-cūḍākaraṇa</w:t>
      </w:r>
    </w:p>
    <w:p w14:paraId="590BD1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a few days all the family friends came to observe the ceremony of the child’s ear-piercing and shaving of the head, leaving only a śikhā.</w:t>
      </w:r>
    </w:p>
    <w:p w14:paraId="1B78C367" w14:textId="6585C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Karṇa-vedha</w:t>
      </w:r>
      <w:r w:rsidRPr="00790008">
        <w:rPr>
          <w:rStyle w:val="BookTitle"/>
          <w:rFonts w:asciiTheme="minorHAnsi" w:hAnsiTheme="minorHAnsi" w:cstheme="minorHAnsi"/>
          <w:b w:val="0"/>
          <w:bCs w:val="0"/>
          <w:color w:val="000000"/>
          <w:sz w:val="28"/>
          <w:szCs w:val="28"/>
        </w:rPr>
        <w:t xml:space="preserve">, or piercing the ears, is part of the </w:t>
      </w:r>
      <w:r w:rsidRPr="00790008">
        <w:rPr>
          <w:rStyle w:val="BookTitle"/>
          <w:rFonts w:asciiTheme="minorHAnsi" w:hAnsiTheme="minorHAnsi" w:cstheme="minorHAnsi"/>
          <w:b w:val="0"/>
          <w:bCs w:val="0"/>
          <w:i/>
          <w:iCs/>
          <w:color w:val="000000"/>
          <w:sz w:val="28"/>
          <w:szCs w:val="28"/>
        </w:rPr>
        <w:t>cūḍā-karaṇa-saṁskāra</w:t>
      </w:r>
      <w:r w:rsidRPr="00790008">
        <w:rPr>
          <w:rStyle w:val="BookTitle"/>
          <w:rFonts w:asciiTheme="minorHAnsi" w:hAnsiTheme="minorHAnsi" w:cstheme="minorHAnsi"/>
          <w:b w:val="0"/>
          <w:bCs w:val="0"/>
          <w:color w:val="000000"/>
          <w:sz w:val="28"/>
          <w:szCs w:val="28"/>
        </w:rPr>
        <w:t xml:space="preserve">. It also </w:t>
      </w:r>
      <w:r w:rsidRPr="00790008">
        <w:rPr>
          <w:rStyle w:val="BookTitle"/>
          <w:rFonts w:asciiTheme="minorHAnsi" w:hAnsiTheme="minorHAnsi" w:cstheme="minorHAnsi"/>
          <w:b w:val="0"/>
          <w:bCs w:val="0"/>
          <w:color w:val="000000"/>
          <w:sz w:val="28"/>
          <w:szCs w:val="28"/>
        </w:rPr>
        <w:lastRenderedPageBreak/>
        <w:t>marks the beginning of hearing the Vedic literature, or becoming eligible to hear topics related with the Absolute Truth by giving up hearing topics not related with the Lord.</w:t>
      </w:r>
    </w:p>
    <w:p w14:paraId="02ED10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Cūḍā-karaṇa</w:t>
      </w:r>
      <w:r w:rsidRPr="00790008">
        <w:rPr>
          <w:rStyle w:val="BookTitle"/>
          <w:rFonts w:asciiTheme="minorHAnsi" w:hAnsiTheme="minorHAnsi" w:cstheme="minorHAnsi"/>
          <w:b w:val="0"/>
          <w:bCs w:val="0"/>
          <w:color w:val="000000"/>
          <w:sz w:val="28"/>
          <w:szCs w:val="28"/>
        </w:rPr>
        <w:t xml:space="preserve"> is one of the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reformatory ceremonies. In this ceremony the child’s head is shaved with only the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remaining. This ceremony was previously known as </w:t>
      </w:r>
      <w:r w:rsidRPr="00790008">
        <w:rPr>
          <w:rStyle w:val="BookTitle"/>
          <w:rFonts w:asciiTheme="minorHAnsi" w:hAnsiTheme="minorHAnsi" w:cstheme="minorHAnsi"/>
          <w:b w:val="0"/>
          <w:bCs w:val="0"/>
          <w:i/>
          <w:iCs/>
          <w:color w:val="000000"/>
          <w:sz w:val="28"/>
          <w:szCs w:val="28"/>
        </w:rPr>
        <w:t>vedāgni-śikhā</w:t>
      </w:r>
      <w:r w:rsidRPr="00790008">
        <w:rPr>
          <w:rStyle w:val="BookTitle"/>
          <w:rFonts w:asciiTheme="minorHAnsi" w:hAnsiTheme="minorHAnsi" w:cstheme="minorHAnsi"/>
          <w:b w:val="0"/>
          <w:bCs w:val="0"/>
          <w:color w:val="000000"/>
          <w:sz w:val="28"/>
          <w:szCs w:val="28"/>
        </w:rPr>
        <w:t xml:space="preserve">, and later it became known as </w:t>
      </w:r>
      <w:r w:rsidRPr="00790008">
        <w:rPr>
          <w:rStyle w:val="BookTitle"/>
          <w:rFonts w:asciiTheme="minorHAnsi" w:hAnsiTheme="minorHAnsi" w:cstheme="minorHAnsi"/>
          <w:b w:val="0"/>
          <w:bCs w:val="0"/>
          <w:i/>
          <w:iCs/>
          <w:color w:val="000000"/>
          <w:sz w:val="28"/>
          <w:szCs w:val="28"/>
        </w:rPr>
        <w:t>śrī-caitanya-śikṣā</w:t>
      </w:r>
      <w:r w:rsidRPr="00790008">
        <w:rPr>
          <w:rStyle w:val="BookTitle"/>
          <w:rFonts w:asciiTheme="minorHAnsi" w:hAnsiTheme="minorHAnsi" w:cstheme="minorHAnsi"/>
          <w:b w:val="0"/>
          <w:bCs w:val="0"/>
          <w:color w:val="000000"/>
          <w:sz w:val="28"/>
          <w:szCs w:val="28"/>
        </w:rPr>
        <w:t xml:space="preserve">. The inactive Māyāvādīs consider that keeping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is meant for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so they shave off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in order to free themselves from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Vedic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however, do not shave off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they keep it as a sign of giving up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and progressing on the path of devotional life.</w:t>
      </w:r>
    </w:p>
    <w:p w14:paraId="5B8B91B6" w14:textId="50753A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w:t>
      </w:r>
    </w:p>
    <w:p w14:paraId="1461D8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8CBD0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dṛṣṭi-mātra sakala akṣara likhi’ yāya</w:t>
      </w:r>
      <w:r w:rsidRPr="00790008">
        <w:rPr>
          <w:rStyle w:val="BookTitle"/>
          <w:rFonts w:asciiTheme="minorHAnsi" w:hAnsiTheme="minorHAnsi" w:cstheme="minorHAnsi"/>
          <w:b w:val="0"/>
          <w:bCs w:val="0"/>
          <w:color w:val="000000"/>
          <w:sz w:val="28"/>
          <w:szCs w:val="28"/>
        </w:rPr>
        <w:br/>
        <w:t>parama vismita haiyā sarva-jane cāya</w:t>
      </w:r>
    </w:p>
    <w:p w14:paraId="45318FD8" w14:textId="3D2FAB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could write the letters of the alphabet after seeing them only once. Everyone was astonished to see this.</w:t>
      </w:r>
    </w:p>
    <w:p w14:paraId="19681B6D" w14:textId="5B569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w:t>
      </w:r>
    </w:p>
    <w:p w14:paraId="49F0E2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16299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dina dui-tinete paḍhilā sarva ’phalā’</w:t>
      </w:r>
      <w:r w:rsidRPr="00790008">
        <w:rPr>
          <w:rStyle w:val="BookTitle"/>
          <w:rFonts w:asciiTheme="minorHAnsi" w:hAnsiTheme="minorHAnsi" w:cstheme="minorHAnsi"/>
          <w:b w:val="0"/>
          <w:bCs w:val="0"/>
          <w:color w:val="000000"/>
          <w:sz w:val="28"/>
          <w:szCs w:val="28"/>
        </w:rPr>
        <w:br/>
        <w:t>nirantara likhena kṛṣṇera nāma-mālā</w:t>
      </w:r>
    </w:p>
    <w:p w14:paraId="041730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two or three days the Lord completed His study of the conjunct letters. He then constantly wrote various names of Kṛṣṇa.</w:t>
      </w:r>
    </w:p>
    <w:p w14:paraId="510B5237" w14:textId="357FD4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letter of the alphabet is joined with another letter, the newly formed letter is called </w:t>
      </w:r>
      <w:r w:rsidRPr="00790008">
        <w:rPr>
          <w:rStyle w:val="BookTitle"/>
          <w:rFonts w:asciiTheme="minorHAnsi" w:hAnsiTheme="minorHAnsi" w:cstheme="minorHAnsi"/>
          <w:b w:val="0"/>
          <w:bCs w:val="0"/>
          <w:i/>
          <w:iCs/>
          <w:color w:val="000000"/>
          <w:sz w:val="28"/>
          <w:szCs w:val="28"/>
        </w:rPr>
        <w:t>phalā</w:t>
      </w:r>
      <w:r w:rsidRPr="00790008">
        <w:rPr>
          <w:rStyle w:val="BookTitle"/>
          <w:rFonts w:asciiTheme="minorHAnsi" w:hAnsiTheme="minorHAnsi" w:cstheme="minorHAnsi"/>
          <w:b w:val="0"/>
          <w:bCs w:val="0"/>
          <w:color w:val="000000"/>
          <w:sz w:val="28"/>
          <w:szCs w:val="28"/>
        </w:rPr>
        <w:t>.</w:t>
      </w:r>
    </w:p>
    <w:p w14:paraId="3A5DE844" w14:textId="006002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w:t>
      </w:r>
    </w:p>
    <w:p w14:paraId="3FA43B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8E5E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kṛṣṇa, murāri, mukunda, vanamālī</w:t>
      </w:r>
      <w:r w:rsidRPr="00790008">
        <w:rPr>
          <w:rStyle w:val="BookTitle"/>
          <w:rFonts w:asciiTheme="minorHAnsi" w:hAnsiTheme="minorHAnsi" w:cstheme="minorHAnsi"/>
          <w:b w:val="0"/>
          <w:bCs w:val="0"/>
          <w:color w:val="000000"/>
          <w:sz w:val="28"/>
          <w:szCs w:val="28"/>
        </w:rPr>
        <w:br/>
        <w:t>ahar-niśa likhena, paḍhena kutūhalī</w:t>
      </w:r>
    </w:p>
    <w:p w14:paraId="17F33E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Day and night He enthusiastically wrote and read names of the Lord like Rāma, Kṛṣṇa, Murāri, Mukunda, and Vanamālī.</w:t>
      </w:r>
    </w:p>
    <w:p w14:paraId="298B430A" w14:textId="08AAB5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kutūhalī </w:t>
      </w:r>
      <w:r w:rsidRPr="00790008">
        <w:rPr>
          <w:rStyle w:val="BookTitle"/>
          <w:rFonts w:asciiTheme="minorHAnsi" w:hAnsiTheme="minorHAnsi" w:cstheme="minorHAnsi"/>
          <w:b w:val="0"/>
          <w:bCs w:val="0"/>
          <w:color w:val="000000"/>
          <w:sz w:val="28"/>
          <w:szCs w:val="28"/>
        </w:rPr>
        <w:t>means “eager” or “enthusiastic.”</w:t>
      </w:r>
    </w:p>
    <w:p w14:paraId="5E979918" w14:textId="006DAD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w:t>
      </w:r>
    </w:p>
    <w:p w14:paraId="78D90B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0143AF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śiśu-gaṇa-saṅge paḍe vaikuṇṭhera-rāya</w:t>
      </w:r>
      <w:r w:rsidRPr="00790008">
        <w:rPr>
          <w:rStyle w:val="BookTitle"/>
          <w:rFonts w:asciiTheme="minorHAnsi" w:hAnsiTheme="minorHAnsi" w:cstheme="minorHAnsi"/>
          <w:b w:val="0"/>
          <w:bCs w:val="0"/>
          <w:color w:val="000000"/>
          <w:sz w:val="28"/>
          <w:szCs w:val="28"/>
        </w:rPr>
        <w:br/>
        <w:t>parama-sukṛti dekhe sarva-nadīyāya</w:t>
      </w:r>
    </w:p>
    <w:p w14:paraId="6E1DE8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fortunate persons of Nadia saw the Lord of Vaikuṇṭha study with other young boys.</w:t>
      </w:r>
    </w:p>
    <w:p w14:paraId="44E4B426" w14:textId="69A15A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parama-sukṛti</w:t>
      </w:r>
      <w:r w:rsidRPr="00790008">
        <w:rPr>
          <w:rStyle w:val="BookTitle"/>
          <w:rFonts w:asciiTheme="minorHAnsi" w:hAnsiTheme="minorHAnsi" w:cstheme="minorHAnsi"/>
          <w:b w:val="0"/>
          <w:bCs w:val="0"/>
          <w:color w:val="000000"/>
          <w:sz w:val="28"/>
          <w:szCs w:val="28"/>
        </w:rPr>
        <w:t xml:space="preserve"> refers to the most fortunate persons.</w:t>
      </w:r>
    </w:p>
    <w:p w14:paraId="14DFF591" w14:textId="498F26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w:t>
      </w:r>
    </w:p>
    <w:p w14:paraId="6EDC74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7C031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mādhurī kari’ prabhu “ka, kha, ga, gha” bole</w:t>
      </w:r>
      <w:r w:rsidRPr="00790008">
        <w:rPr>
          <w:rStyle w:val="BookTitle"/>
          <w:rFonts w:asciiTheme="minorHAnsi" w:hAnsiTheme="minorHAnsi" w:cstheme="minorHAnsi"/>
          <w:b w:val="0"/>
          <w:bCs w:val="0"/>
          <w:color w:val="000000"/>
          <w:sz w:val="28"/>
          <w:szCs w:val="28"/>
        </w:rPr>
        <w:br/>
        <w:t>tāhā śunitei mātra sarva-jīva bhole</w:t>
      </w:r>
    </w:p>
    <w:p w14:paraId="59FF63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sweetly recited the Bengali alphabet—“ka, kha, ga, gha.” Everyone who heard Him was captivated.</w:t>
      </w:r>
    </w:p>
    <w:p w14:paraId="208D8B4E" w14:textId="0C6356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mādhurī </w:t>
      </w:r>
      <w:r w:rsidRPr="00790008">
        <w:rPr>
          <w:rStyle w:val="BookTitle"/>
          <w:rFonts w:asciiTheme="minorHAnsi" w:hAnsiTheme="minorHAnsi" w:cstheme="minorHAnsi"/>
          <w:b w:val="0"/>
          <w:bCs w:val="0"/>
          <w:color w:val="000000"/>
          <w:sz w:val="28"/>
          <w:szCs w:val="28"/>
        </w:rPr>
        <w:t xml:space="preserve">means “sweetness” or “enchanting,” and the word </w:t>
      </w:r>
      <w:r w:rsidRPr="00790008">
        <w:rPr>
          <w:rStyle w:val="BookTitle"/>
          <w:rFonts w:asciiTheme="minorHAnsi" w:hAnsiTheme="minorHAnsi" w:cstheme="minorHAnsi"/>
          <w:b w:val="0"/>
          <w:bCs w:val="0"/>
          <w:i/>
          <w:iCs/>
          <w:color w:val="000000"/>
          <w:sz w:val="28"/>
          <w:szCs w:val="28"/>
        </w:rPr>
        <w:t xml:space="preserve">bhole </w:t>
      </w:r>
      <w:r w:rsidRPr="00790008">
        <w:rPr>
          <w:rStyle w:val="BookTitle"/>
          <w:rFonts w:asciiTheme="minorHAnsi" w:hAnsiTheme="minorHAnsi" w:cstheme="minorHAnsi"/>
          <w:b w:val="0"/>
          <w:bCs w:val="0"/>
          <w:color w:val="000000"/>
          <w:sz w:val="28"/>
          <w:szCs w:val="28"/>
        </w:rPr>
        <w:t>means “overwhelmed.”</w:t>
      </w:r>
    </w:p>
    <w:p w14:paraId="7125F1A5" w14:textId="716E67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w:t>
      </w:r>
    </w:p>
    <w:p w14:paraId="57B43D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7BE6D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karena krīḍā śrī-gaurasundara</w:t>
      </w:r>
      <w:r w:rsidRPr="00790008">
        <w:rPr>
          <w:rStyle w:val="BookTitle"/>
          <w:rFonts w:asciiTheme="minorHAnsi" w:hAnsiTheme="minorHAnsi" w:cstheme="minorHAnsi"/>
          <w:b w:val="0"/>
          <w:bCs w:val="0"/>
          <w:color w:val="000000"/>
          <w:sz w:val="28"/>
          <w:szCs w:val="28"/>
        </w:rPr>
        <w:br/>
        <w:t>yakhana ye cāhe, sei parama duṣkara</w:t>
      </w:r>
    </w:p>
    <w:p w14:paraId="1F4190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performed wonderful pastimes; He would demand things that were impossible to obtain.</w:t>
      </w:r>
    </w:p>
    <w:p w14:paraId="48EBCD24" w14:textId="358736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duṣkara </w:t>
      </w:r>
      <w:r w:rsidRPr="00790008">
        <w:rPr>
          <w:rStyle w:val="BookTitle"/>
          <w:rFonts w:asciiTheme="minorHAnsi" w:hAnsiTheme="minorHAnsi" w:cstheme="minorHAnsi"/>
          <w:b w:val="0"/>
          <w:bCs w:val="0"/>
          <w:color w:val="000000"/>
          <w:sz w:val="28"/>
          <w:szCs w:val="28"/>
        </w:rPr>
        <w:t>means “rare.”</w:t>
      </w:r>
    </w:p>
    <w:p w14:paraId="1929B73F" w14:textId="53FC9A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w:t>
      </w:r>
    </w:p>
    <w:p w14:paraId="7067A5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AD941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ākāśe uḍiyā yāya pakṣī, tāhā cāhe</w:t>
      </w:r>
      <w:r w:rsidRPr="00790008">
        <w:rPr>
          <w:rStyle w:val="BookTitle"/>
          <w:rFonts w:asciiTheme="minorHAnsi" w:hAnsiTheme="minorHAnsi" w:cstheme="minorHAnsi"/>
          <w:b w:val="0"/>
          <w:bCs w:val="0"/>
          <w:color w:val="000000"/>
          <w:sz w:val="28"/>
          <w:szCs w:val="28"/>
        </w:rPr>
        <w:br/>
        <w:t>nā pāile kāndiyā dhūlāya gaḍi yāye</w:t>
      </w:r>
    </w:p>
    <w:p w14:paraId="339B703C" w14:textId="628672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saw a bird flying in the sky, He desired to have it. And when it was not given to Him, He would cry and roll in the dust.</w:t>
      </w:r>
    </w:p>
    <w:p w14:paraId="6D2D7367" w14:textId="279B1A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w:t>
      </w:r>
    </w:p>
    <w:p w14:paraId="03B12C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E61C5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cāhe ākāśera candra-tārā-gaṇa</w:t>
      </w:r>
      <w:r w:rsidRPr="00790008">
        <w:rPr>
          <w:rStyle w:val="BookTitle"/>
          <w:rFonts w:asciiTheme="minorHAnsi" w:hAnsiTheme="minorHAnsi" w:cstheme="minorHAnsi"/>
          <w:b w:val="0"/>
          <w:bCs w:val="0"/>
          <w:color w:val="000000"/>
          <w:sz w:val="28"/>
          <w:szCs w:val="28"/>
        </w:rPr>
        <w:br/>
        <w:t>hāta-pāo āchāḍiyā karaye krandana</w:t>
      </w:r>
    </w:p>
    <w:p w14:paraId="244F7A25" w14:textId="5BAC5C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would demand the moon or the stars in the sky, and when He did not get them He cried and thrashed His arms and legs.</w:t>
      </w:r>
    </w:p>
    <w:p w14:paraId="180DAA3F" w14:textId="3564B5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w:t>
      </w:r>
    </w:p>
    <w:p w14:paraId="5F48E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w:t>
      </w:r>
    </w:p>
    <w:p w14:paraId="68781C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sāntvanā karena sabhe kari’ nija-kole</w:t>
      </w:r>
      <w:r w:rsidRPr="00790008">
        <w:rPr>
          <w:rStyle w:val="BookTitle"/>
          <w:rFonts w:asciiTheme="minorHAnsi" w:hAnsiTheme="minorHAnsi" w:cstheme="minorHAnsi"/>
          <w:b w:val="0"/>
          <w:bCs w:val="0"/>
          <w:color w:val="000000"/>
          <w:sz w:val="28"/>
          <w:szCs w:val="28"/>
        </w:rPr>
        <w:br/>
        <w:t>sthira nahe viśvambhara, “deo deo” bole</w:t>
      </w:r>
    </w:p>
    <w:p w14:paraId="13F28647" w14:textId="07DA9A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tried to pacify Him by taking Him on their lap, but Viśvambhara did not relent and continued to demand, “Give Me! Give Me!”</w:t>
      </w:r>
    </w:p>
    <w:p w14:paraId="5A1608F0" w14:textId="2499B4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6.13-14</w:t>
      </w:r>
    </w:p>
    <w:p w14:paraId="1A61D3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13-14</w:t>
      </w:r>
    </w:p>
    <w:p w14:paraId="35F7E5B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eka-mātra āche mahā-pratikāra</w:t>
      </w:r>
      <w:r w:rsidRPr="00790008">
        <w:rPr>
          <w:rStyle w:val="BookTitle"/>
          <w:rFonts w:asciiTheme="minorHAnsi" w:hAnsiTheme="minorHAnsi" w:cstheme="minorHAnsi"/>
          <w:b w:val="0"/>
          <w:bCs w:val="0"/>
          <w:color w:val="000000"/>
          <w:sz w:val="28"/>
          <w:szCs w:val="28"/>
        </w:rPr>
        <w:br/>
        <w:t>hari-nāma śunile nā kānde prabhu āra</w:t>
      </w:r>
    </w:p>
    <w:p w14:paraId="21BAE0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tāli diyā sabe bole “hari hari”</w:t>
      </w:r>
      <w:r w:rsidRPr="00790008">
        <w:rPr>
          <w:rStyle w:val="BookTitle"/>
          <w:rFonts w:asciiTheme="minorHAnsi" w:hAnsiTheme="minorHAnsi" w:cstheme="minorHAnsi"/>
          <w:b w:val="0"/>
          <w:bCs w:val="0"/>
          <w:color w:val="000000"/>
          <w:sz w:val="28"/>
          <w:szCs w:val="28"/>
        </w:rPr>
        <w:br/>
        <w:t>takhana susthira haya cāñcalya pāsari’</w:t>
      </w:r>
    </w:p>
    <w:p w14:paraId="1FFA9F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however, one sure remedy; whenever He heard the names of Hari, He would stop crying. When everyone clapped their hands and chanted the name of Hari, He would be pacified and give up His restlessness.</w:t>
      </w:r>
    </w:p>
    <w:p w14:paraId="1A517899" w14:textId="315188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pratikāra </w:t>
      </w:r>
      <w:r w:rsidRPr="00790008">
        <w:rPr>
          <w:rStyle w:val="BookTitle"/>
          <w:rFonts w:asciiTheme="minorHAnsi" w:hAnsiTheme="minorHAnsi" w:cstheme="minorHAnsi"/>
          <w:b w:val="0"/>
          <w:bCs w:val="0"/>
          <w:color w:val="000000"/>
          <w:sz w:val="28"/>
          <w:szCs w:val="28"/>
        </w:rPr>
        <w:t>means “antiseptic” or “medicinal.”</w:t>
      </w:r>
    </w:p>
    <w:p w14:paraId="428C45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pāsari’ </w:t>
      </w:r>
      <w:r w:rsidRPr="00790008">
        <w:rPr>
          <w:rStyle w:val="BookTitle"/>
          <w:rFonts w:asciiTheme="minorHAnsi" w:hAnsiTheme="minorHAnsi" w:cstheme="minorHAnsi"/>
          <w:b w:val="0"/>
          <w:bCs w:val="0"/>
          <w:color w:val="000000"/>
          <w:sz w:val="28"/>
          <w:szCs w:val="28"/>
        </w:rPr>
        <w:t>means “by forgetting.”</w:t>
      </w:r>
    </w:p>
    <w:p w14:paraId="1A4D30E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this pastime the Lord demonstrated both the insignificance of the unsatisfied material desires of conditioned souls who never engage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that by hearing </w:t>
      </w:r>
      <w:r w:rsidRPr="00790008">
        <w:rPr>
          <w:rStyle w:val="BookTitle"/>
          <w:rFonts w:asciiTheme="minorHAnsi" w:hAnsiTheme="minorHAnsi" w:cstheme="minorHAnsi"/>
          <w:b w:val="0"/>
          <w:bCs w:val="0"/>
          <w:i/>
          <w:iCs/>
          <w:color w:val="000000"/>
          <w:sz w:val="28"/>
          <w:szCs w:val="28"/>
        </w:rPr>
        <w:t>kṛṣṇa-kīrtana</w:t>
      </w:r>
      <w:r w:rsidRPr="00790008">
        <w:rPr>
          <w:rStyle w:val="BookTitle"/>
          <w:rFonts w:asciiTheme="minorHAnsi" w:hAnsiTheme="minorHAnsi" w:cstheme="minorHAnsi"/>
          <w:b w:val="0"/>
          <w:bCs w:val="0"/>
          <w:color w:val="000000"/>
          <w:sz w:val="28"/>
          <w:szCs w:val="28"/>
        </w:rPr>
        <w:t xml:space="preserve"> all of one’s desires and obstacles are destroyed, one’s mind becomes fixed, and one’s love for Kṛṣṇa increases.</w:t>
      </w:r>
    </w:p>
    <w:p w14:paraId="1E5A42B9" w14:textId="762515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6.15</w:t>
      </w:r>
    </w:p>
    <w:p w14:paraId="07BE72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0D45FC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bālakera prītye sabe bole hari-nāma</w:t>
      </w:r>
      <w:r w:rsidRPr="00790008">
        <w:rPr>
          <w:rStyle w:val="BookTitle"/>
          <w:rFonts w:asciiTheme="minorHAnsi" w:hAnsiTheme="minorHAnsi" w:cstheme="minorHAnsi"/>
          <w:b w:val="0"/>
          <w:bCs w:val="0"/>
          <w:color w:val="000000"/>
          <w:sz w:val="28"/>
          <w:szCs w:val="28"/>
        </w:rPr>
        <w:br/>
        <w:t>jagannātha-gṛha haila śrī-vaikuṇṭha-dhāma</w:t>
      </w:r>
    </w:p>
    <w:p w14:paraId="135BA0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chanted the names of Hari in order to please the child, the house of Jagannātha Miśra appeared just like Vaikuṇṭha.</w:t>
      </w:r>
    </w:p>
    <w:p w14:paraId="5B1C6592" w14:textId="6CC9C3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Jagannātha Miśra is nondifferent from Śrī Vasudeva, the personification of pure goodness. Since the influence of the illusory material energy and the three modes of material nature are absent from Vaikuṇṭha, it is a transcendental eternal abode of pure goodness and nondifferent from the Lord. In this abode of pure goodness, or Vaikuṇṭha, the names and forms of Lord Hari are eternally present, or manifest. “The house of Jagannātha Miśra was not previously the abode of Vaikuṇṭha due to the absence of Lord Hari’s names; later, it was turned into the abode of Vaikuṇṭha.”—Such imagination is born of mental speculation </w:t>
      </w:r>
      <w:r w:rsidRPr="00790008">
        <w:rPr>
          <w:rStyle w:val="BookTitle"/>
          <w:rFonts w:asciiTheme="minorHAnsi" w:hAnsiTheme="minorHAnsi" w:cstheme="minorHAnsi"/>
          <w:b w:val="0"/>
          <w:bCs w:val="0"/>
          <w:color w:val="000000"/>
          <w:sz w:val="28"/>
          <w:szCs w:val="28"/>
        </w:rPr>
        <w:lastRenderedPageBreak/>
        <w:t>covered by the material modes of nature and therefore has no factual basis. The pastimes of the spiritual potency are eternally pastimes of the spiritual potency; they are never pastimes of the illusory energy. And the pastimes of the illusory energy are eternally pastimes of the illusory energy, wherein the living entities who are averse to Hari indulge in sense gratification. These are not pastimes of the spiritual potency.</w:t>
      </w:r>
    </w:p>
    <w:p w14:paraId="6B7180DB" w14:textId="3DA4AE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6.16</w:t>
      </w:r>
    </w:p>
    <w:p w14:paraId="7C694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3A078B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sabe “hari” bole anukṣaṇa</w:t>
      </w:r>
      <w:r w:rsidRPr="00790008">
        <w:rPr>
          <w:rStyle w:val="BookTitle"/>
          <w:rFonts w:asciiTheme="minorHAnsi" w:hAnsiTheme="minorHAnsi" w:cstheme="minorHAnsi"/>
          <w:b w:val="0"/>
          <w:bCs w:val="0"/>
          <w:color w:val="000000"/>
          <w:sz w:val="28"/>
          <w:szCs w:val="28"/>
        </w:rPr>
        <w:br/>
        <w:t>tathāpiha prabhu punaḥ karena krandana</w:t>
      </w:r>
    </w:p>
    <w:p w14:paraId="1B702B70" w14:textId="50FDF7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in spite of everyone chanting the names of Hari, the Lord did not stop crying.</w:t>
      </w:r>
    </w:p>
    <w:p w14:paraId="393F2847" w14:textId="745C26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6.17</w:t>
      </w:r>
    </w:p>
    <w:p w14:paraId="46F8F5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03E0B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bolena,—“śuna, bāpa re nimāi!</w:t>
      </w:r>
      <w:r w:rsidRPr="00790008">
        <w:rPr>
          <w:rStyle w:val="BookTitle"/>
          <w:rFonts w:asciiTheme="minorHAnsi" w:hAnsiTheme="minorHAnsi" w:cstheme="minorHAnsi"/>
          <w:b w:val="0"/>
          <w:bCs w:val="0"/>
          <w:color w:val="000000"/>
          <w:sz w:val="28"/>
          <w:szCs w:val="28"/>
        </w:rPr>
        <w:br/>
        <w:t>bhāla kari’ nāca’,—ei hari-nāma gāi”</w:t>
      </w:r>
    </w:p>
    <w:p w14:paraId="32FA9B90" w14:textId="4E85F3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said to Him, “Listen, dear Nimāi, come and dance nicely while we chant the name of Hari.”</w:t>
      </w:r>
    </w:p>
    <w:p w14:paraId="532EAF84" w14:textId="689EAB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6.18</w:t>
      </w:r>
    </w:p>
    <w:p w14:paraId="41102A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59E30A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śune vacana kāro, karaye krandana</w:t>
      </w:r>
      <w:r w:rsidRPr="00790008">
        <w:rPr>
          <w:rStyle w:val="BookTitle"/>
          <w:rFonts w:asciiTheme="minorHAnsi" w:hAnsiTheme="minorHAnsi" w:cstheme="minorHAnsi"/>
          <w:b w:val="0"/>
          <w:bCs w:val="0"/>
          <w:color w:val="000000"/>
          <w:sz w:val="28"/>
          <w:szCs w:val="28"/>
        </w:rPr>
        <w:br/>
        <w:t>sabe bale’,—“bola, bāpa, kānda’ ki kāraṇa?”</w:t>
      </w:r>
    </w:p>
    <w:p w14:paraId="019E4F62" w14:textId="5DD545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did not listen to them and continued to cry, so they asked Him, “Dear child, why are You crying?”</w:t>
      </w:r>
    </w:p>
    <w:p w14:paraId="31582524" w14:textId="035F27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6.19</w:t>
      </w:r>
    </w:p>
    <w:p w14:paraId="1D959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0B0F8A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bolena,—“bāpa, ki icchā tomāra?</w:t>
      </w:r>
      <w:r w:rsidRPr="00790008">
        <w:rPr>
          <w:rStyle w:val="BookTitle"/>
          <w:rFonts w:asciiTheme="minorHAnsi" w:hAnsiTheme="minorHAnsi" w:cstheme="minorHAnsi"/>
          <w:b w:val="0"/>
          <w:bCs w:val="0"/>
          <w:color w:val="000000"/>
          <w:sz w:val="28"/>
          <w:szCs w:val="28"/>
        </w:rPr>
        <w:br/>
        <w:t>sei dravya āni’ diba, nā kāndaha āra”</w:t>
      </w:r>
    </w:p>
    <w:p w14:paraId="5A21F869" w14:textId="7603CE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asked Him, “What do You want? We will bring it for You, but don’t cry.”</w:t>
      </w:r>
    </w:p>
    <w:p w14:paraId="6443B4CD" w14:textId="1E964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6.20</w:t>
      </w:r>
    </w:p>
    <w:p w14:paraId="147C0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26B6D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bole,—“yadi mora prāṇa-rakṣā cāha’</w:t>
      </w:r>
      <w:r w:rsidRPr="00790008">
        <w:rPr>
          <w:rStyle w:val="BookTitle"/>
          <w:rFonts w:asciiTheme="minorHAnsi" w:hAnsiTheme="minorHAnsi" w:cstheme="minorHAnsi"/>
          <w:b w:val="0"/>
          <w:bCs w:val="0"/>
          <w:color w:val="000000"/>
          <w:sz w:val="28"/>
          <w:szCs w:val="28"/>
        </w:rPr>
        <w:br/>
        <w:t>tabe jhāṭa dui brāhmaṇera ghare yāha’</w:t>
      </w:r>
    </w:p>
    <w:p w14:paraId="6F424C15" w14:textId="6E3CE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replied, “If you want to save My life, then go quickly to the house of </w:t>
      </w:r>
      <w:r w:rsidRPr="00790008">
        <w:rPr>
          <w:rStyle w:val="BookTitle"/>
          <w:rFonts w:asciiTheme="minorHAnsi" w:hAnsiTheme="minorHAnsi" w:cstheme="minorHAnsi"/>
          <w:b/>
          <w:bCs/>
          <w:color w:val="800000"/>
          <w:sz w:val="28"/>
          <w:szCs w:val="28"/>
        </w:rPr>
        <w:lastRenderedPageBreak/>
        <w:t>the two brāhmaṇas.</w:t>
      </w:r>
    </w:p>
    <w:p w14:paraId="5D6DBFA8" w14:textId="466E96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6.21-23</w:t>
      </w:r>
    </w:p>
    <w:p w14:paraId="565E7D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21-23</w:t>
      </w:r>
    </w:p>
    <w:p w14:paraId="0212BF0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jagadīśa paṇḍita hiraṇya bhāgavata</w:t>
      </w:r>
      <w:r w:rsidRPr="00790008">
        <w:rPr>
          <w:rStyle w:val="BookTitle"/>
          <w:rFonts w:asciiTheme="minorHAnsi" w:hAnsiTheme="minorHAnsi" w:cstheme="minorHAnsi"/>
          <w:b w:val="0"/>
          <w:bCs w:val="0"/>
          <w:color w:val="000000"/>
          <w:sz w:val="28"/>
          <w:szCs w:val="28"/>
        </w:rPr>
        <w:br/>
        <w:t>ei dui-sthāne āmāra āche abhimata</w:t>
      </w:r>
    </w:p>
    <w:p w14:paraId="24372A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ekādaśī-upavāsa āji se doṅhāra</w:t>
      </w:r>
      <w:r w:rsidRPr="00790008">
        <w:rPr>
          <w:rStyle w:val="BookTitle"/>
          <w:rFonts w:asciiTheme="minorHAnsi" w:hAnsiTheme="minorHAnsi" w:cstheme="minorHAnsi"/>
          <w:b w:val="0"/>
          <w:bCs w:val="0"/>
          <w:color w:val="000000"/>
          <w:sz w:val="28"/>
          <w:szCs w:val="28"/>
        </w:rPr>
        <w:br/>
        <w:t>viṣṇu lāgi’ kariyāche yata upahāra</w:t>
      </w:r>
    </w:p>
    <w:p w14:paraId="53C94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saba naivedya yadi khāibāre pāṅa</w:t>
      </w:r>
      <w:r w:rsidRPr="00790008">
        <w:rPr>
          <w:rStyle w:val="BookTitle"/>
          <w:rFonts w:asciiTheme="minorHAnsi" w:hAnsiTheme="minorHAnsi" w:cstheme="minorHAnsi"/>
          <w:b w:val="0"/>
          <w:bCs w:val="0"/>
          <w:color w:val="000000"/>
          <w:sz w:val="28"/>
          <w:szCs w:val="28"/>
        </w:rPr>
        <w:br/>
        <w:t>tabe muñi sustha hai’ hāṇṭiyā veḍāṅa</w:t>
      </w:r>
    </w:p>
    <w:p w14:paraId="5F2299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“Jagadīśa and Hiraṇya are both great devotees, and I desire something from them. Today is Ekādaśī, and they are both fasting. But they have prepared varieties of foodstuffs for Lord Viṣṇu. If I could eat their offering, I will be cured and able to walk.”</w:t>
      </w:r>
    </w:p>
    <w:p w14:paraId="1E54B720" w14:textId="3D28BE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refers to a devotee of the Supreme Lord, a Vaiṣṇava, or an associate of Lord Hari. The word </w:t>
      </w:r>
      <w:r w:rsidRPr="00790008">
        <w:rPr>
          <w:rStyle w:val="BookTitle"/>
          <w:rFonts w:asciiTheme="minorHAnsi" w:hAnsiTheme="minorHAnsi" w:cstheme="minorHAnsi"/>
          <w:b w:val="0"/>
          <w:bCs w:val="0"/>
          <w:i/>
          <w:iCs/>
          <w:color w:val="000000"/>
          <w:sz w:val="28"/>
          <w:szCs w:val="28"/>
        </w:rPr>
        <w:t>abhimata</w:t>
      </w:r>
      <w:r w:rsidRPr="00790008">
        <w:rPr>
          <w:rStyle w:val="BookTitle"/>
          <w:rFonts w:asciiTheme="minorHAnsi" w:hAnsiTheme="minorHAnsi" w:cstheme="minorHAnsi"/>
          <w:b w:val="0"/>
          <w:bCs w:val="0"/>
          <w:color w:val="000000"/>
          <w:sz w:val="28"/>
          <w:szCs w:val="28"/>
        </w:rPr>
        <w:t xml:space="preserve"> means “desire.”</w:t>
      </w:r>
    </w:p>
    <w:p w14:paraId="3301FA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upahāra </w:t>
      </w:r>
      <w:r w:rsidRPr="00790008">
        <w:rPr>
          <w:rStyle w:val="BookTitle"/>
          <w:rFonts w:asciiTheme="minorHAnsi" w:hAnsiTheme="minorHAnsi" w:cstheme="minorHAnsi"/>
          <w:b w:val="0"/>
          <w:bCs w:val="0"/>
          <w:color w:val="000000"/>
          <w:sz w:val="28"/>
          <w:szCs w:val="28"/>
        </w:rPr>
        <w:t>means “foodstuffs.”</w:t>
      </w:r>
    </w:p>
    <w:p w14:paraId="6DE768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sustha </w:t>
      </w:r>
      <w:r w:rsidRPr="00790008">
        <w:rPr>
          <w:rStyle w:val="BookTitle"/>
          <w:rFonts w:asciiTheme="minorHAnsi" w:hAnsiTheme="minorHAnsi" w:cstheme="minorHAnsi"/>
          <w:b w:val="0"/>
          <w:bCs w:val="0"/>
          <w:color w:val="000000"/>
          <w:sz w:val="28"/>
          <w:szCs w:val="28"/>
        </w:rPr>
        <w:t>means “peaceful” or “steady.”</w:t>
      </w:r>
    </w:p>
    <w:p w14:paraId="61B387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—Jagadīśa Paṇḍita and Hiraṇya Paṇḍita—lived in Godrumadvīpa. Their house was some distance from the Lord’s house. On the day of Ekādaśī they arranged a large offering for the Lord. The injunction for fasting on Ekādaśī is meant only for the living entities, but Lord Viṣṇu is beyond the jurisdiction of the rules and regulations that He has established. Since He is not bound to observe fast on Ekādaśī, and since He alone is the enjoyer of all sacrificial offerings, all types of foodstuffs should be offered to Him on Ekādaśī. On the day of Ekādaśī the Vaiṣṇavas give up all kinds of enjoyment and do not accept the injunction for honoring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as on other days, but Lord Śrī Hari, the protector of the devotees, accepts the foodstuffs offered by His devotees on His day, Hari-vāsara. Śrī Gaura-Nārāyaṇa also revealed His desire to eat those foodstuffs.</w:t>
      </w:r>
    </w:p>
    <w:p w14:paraId="3F55BE76" w14:textId="3B4DB0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6.24</w:t>
      </w:r>
    </w:p>
    <w:p w14:paraId="57788B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175A46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asambhava śuniyā jananī kare kheda</w:t>
      </w:r>
      <w:r w:rsidRPr="00790008">
        <w:rPr>
          <w:rStyle w:val="BookTitle"/>
          <w:rFonts w:asciiTheme="minorHAnsi" w:hAnsiTheme="minorHAnsi" w:cstheme="minorHAnsi"/>
          <w:b w:val="0"/>
          <w:bCs w:val="0"/>
          <w:color w:val="000000"/>
          <w:sz w:val="28"/>
          <w:szCs w:val="28"/>
        </w:rPr>
        <w:br/>
        <w:t>“hena kathā kahe, yei nahe loka veda”</w:t>
      </w:r>
    </w:p>
    <w:p w14:paraId="52499E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Hearing this impossible proposal, Mother Śacī lamented, “You are requesting </w:t>
      </w:r>
      <w:r w:rsidRPr="00790008">
        <w:rPr>
          <w:rStyle w:val="BookTitle"/>
          <w:rFonts w:asciiTheme="minorHAnsi" w:hAnsiTheme="minorHAnsi" w:cstheme="minorHAnsi"/>
          <w:b/>
          <w:bCs/>
          <w:color w:val="800000"/>
          <w:sz w:val="28"/>
          <w:szCs w:val="28"/>
        </w:rPr>
        <w:lastRenderedPageBreak/>
        <w:t>something that is not sanctioned in the Vedas or in ordinary dealings.”</w:t>
      </w:r>
    </w:p>
    <w:p w14:paraId="793B1006" w14:textId="4D7666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yei nahe loka veda </w:t>
      </w:r>
      <w:r w:rsidRPr="00790008">
        <w:rPr>
          <w:rStyle w:val="BookTitle"/>
          <w:rFonts w:asciiTheme="minorHAnsi" w:hAnsiTheme="minorHAnsi" w:cstheme="minorHAnsi"/>
          <w:b w:val="0"/>
          <w:bCs w:val="0"/>
          <w:color w:val="000000"/>
          <w:sz w:val="28"/>
          <w:szCs w:val="28"/>
        </w:rPr>
        <w:t xml:space="preserve">refers to that which is not found in worldly tradition or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that which is not customary in worldly or Vedic dealings, or that which is beyond the scope of ordinary and Vedic etiquette.</w:t>
      </w:r>
    </w:p>
    <w:p w14:paraId="69E2AA64" w14:textId="4646DB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6.25</w:t>
      </w:r>
    </w:p>
    <w:p w14:paraId="37AFB4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06010E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śiśura vacana</w:t>
      </w:r>
      <w:r w:rsidRPr="00790008">
        <w:rPr>
          <w:rStyle w:val="BookTitle"/>
          <w:rFonts w:asciiTheme="minorHAnsi" w:hAnsiTheme="minorHAnsi" w:cstheme="minorHAnsi"/>
          <w:b w:val="0"/>
          <w:bCs w:val="0"/>
          <w:color w:val="000000"/>
          <w:sz w:val="28"/>
          <w:szCs w:val="28"/>
        </w:rPr>
        <w:br/>
        <w:t>sabe bole,—“diba, bāpa, sambara’ krandana”</w:t>
      </w:r>
    </w:p>
    <w:p w14:paraId="55D257DE" w14:textId="7D56CC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laughed on hearing the child’s demand, and they said, “All right, we’ll give You, but please stop crying.”</w:t>
      </w:r>
    </w:p>
    <w:p w14:paraId="0181CC13" w14:textId="306766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6.26</w:t>
      </w:r>
    </w:p>
    <w:p w14:paraId="6B7EA2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7CD81E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parama-vaiṣṇava sei vipra dui-jana</w:t>
      </w:r>
      <w:r w:rsidRPr="00790008">
        <w:rPr>
          <w:rStyle w:val="BookTitle"/>
          <w:rFonts w:asciiTheme="minorHAnsi" w:hAnsiTheme="minorHAnsi" w:cstheme="minorHAnsi"/>
          <w:b w:val="0"/>
          <w:bCs w:val="0"/>
          <w:color w:val="000000"/>
          <w:sz w:val="28"/>
          <w:szCs w:val="28"/>
        </w:rPr>
        <w:br/>
        <w:t>jagannātha-miśra-saha abheda-jīvana</w:t>
      </w:r>
    </w:p>
    <w:p w14:paraId="208C384B" w14:textId="71A25D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two brāhmaṇas were great Vaiṣṇavas and dearest friends of Jagannātha Miśra.</w:t>
      </w:r>
    </w:p>
    <w:p w14:paraId="3E584773" w14:textId="675139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6.27</w:t>
      </w:r>
    </w:p>
    <w:p w14:paraId="5BB9D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66CD6E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śiśura vākya dui vipra-vara</w:t>
      </w:r>
      <w:r w:rsidRPr="00790008">
        <w:rPr>
          <w:rStyle w:val="BookTitle"/>
          <w:rFonts w:asciiTheme="minorHAnsi" w:hAnsiTheme="minorHAnsi" w:cstheme="minorHAnsi"/>
          <w:b w:val="0"/>
          <w:bCs w:val="0"/>
          <w:color w:val="000000"/>
          <w:sz w:val="28"/>
          <w:szCs w:val="28"/>
        </w:rPr>
        <w:br/>
        <w:t>santoṣe pūrṇita haila sarva kalevara</w:t>
      </w:r>
    </w:p>
    <w:p w14:paraId="642F29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those first-class brāhmaṇas heard the child’s request, they became fully satisfied.</w:t>
      </w:r>
    </w:p>
    <w:p w14:paraId="08BA07DC" w14:textId="6D6559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santoṣe pūrṇita </w:t>
      </w:r>
      <w:r w:rsidRPr="00790008">
        <w:rPr>
          <w:rStyle w:val="BookTitle"/>
          <w:rFonts w:asciiTheme="minorHAnsi" w:hAnsiTheme="minorHAnsi" w:cstheme="minorHAnsi"/>
          <w:b w:val="0"/>
          <w:bCs w:val="0"/>
          <w:color w:val="000000"/>
          <w:sz w:val="28"/>
          <w:szCs w:val="28"/>
        </w:rPr>
        <w:t>mean “full of jubilation.”</w:t>
      </w:r>
    </w:p>
    <w:p w14:paraId="63CC263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Hiraṇya and Jagadīśa were the heart and soul of Jagannātha Miśra. In other words, they were well-wishers with unbreakable friendship.</w:t>
      </w:r>
    </w:p>
    <w:p w14:paraId="29E2EBA8" w14:textId="3376B8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6.28</w:t>
      </w:r>
    </w:p>
    <w:p w14:paraId="017754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165CF3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vipra bole,—“mahā-adbhuta kāhinī!</w:t>
      </w:r>
      <w:r w:rsidRPr="00790008">
        <w:rPr>
          <w:rStyle w:val="BookTitle"/>
          <w:rFonts w:asciiTheme="minorHAnsi" w:hAnsiTheme="minorHAnsi" w:cstheme="minorHAnsi"/>
          <w:b w:val="0"/>
          <w:bCs w:val="0"/>
          <w:color w:val="000000"/>
          <w:sz w:val="28"/>
          <w:szCs w:val="28"/>
        </w:rPr>
        <w:br/>
        <w:t>śiśura emata budhi kabhu nāhi śuni</w:t>
      </w:r>
    </w:p>
    <w:p w14:paraId="233A5E65" w14:textId="7203C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brāhmaṇas exclaimed, “This is an amazing demand! We have never heard of such an intelligent child.</w:t>
      </w:r>
    </w:p>
    <w:p w14:paraId="11440636" w14:textId="6B573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6.29</w:t>
      </w:r>
    </w:p>
    <w:p w14:paraId="79AEFD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6452B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kemate jānila āji śrī-hari-vāsara</w:t>
      </w:r>
      <w:r w:rsidRPr="00790008">
        <w:rPr>
          <w:rStyle w:val="BookTitle"/>
          <w:rFonts w:asciiTheme="minorHAnsi" w:hAnsiTheme="minorHAnsi" w:cstheme="minorHAnsi"/>
          <w:b w:val="0"/>
          <w:bCs w:val="0"/>
          <w:color w:val="000000"/>
          <w:sz w:val="28"/>
          <w:szCs w:val="28"/>
        </w:rPr>
        <w:br/>
        <w:t>kemate vā jānila naivedya bahutara</w:t>
      </w:r>
    </w:p>
    <w:p w14:paraId="2E5E161F" w14:textId="06FDEB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did He know that today is Ekādaśī? How did He know that we have prepared all kinds of foodstuffs for the Lord?</w:t>
      </w:r>
    </w:p>
    <w:p w14:paraId="6A836C2A" w14:textId="06E5B5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6.30</w:t>
      </w:r>
    </w:p>
    <w:p w14:paraId="4ED97D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CD7F8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bujhilāṅa,—e śiśur parama-rūpavān</w:t>
      </w:r>
      <w:r w:rsidRPr="00790008">
        <w:rPr>
          <w:rStyle w:val="BookTitle"/>
          <w:rFonts w:asciiTheme="minorHAnsi" w:hAnsiTheme="minorHAnsi" w:cstheme="minorHAnsi"/>
          <w:b w:val="0"/>
          <w:bCs w:val="0"/>
          <w:color w:val="000000"/>
          <w:sz w:val="28"/>
          <w:szCs w:val="28"/>
        </w:rPr>
        <w:br/>
        <w:t>ataeva e dehe gopāla-adhiṣṭhāna</w:t>
      </w:r>
    </w:p>
    <w:p w14:paraId="4344C588" w14:textId="36A46C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can understand that since this child is so attractive, Gopāla must have manifested in His body.</w:t>
      </w:r>
    </w:p>
    <w:p w14:paraId="405ACD38" w14:textId="7E7590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6.31</w:t>
      </w:r>
    </w:p>
    <w:p w14:paraId="767FBC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88101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śiśura dehe krīḍā kare nārāyaṇa</w:t>
      </w:r>
      <w:r w:rsidRPr="00790008">
        <w:rPr>
          <w:rStyle w:val="BookTitle"/>
          <w:rFonts w:asciiTheme="minorHAnsi" w:hAnsiTheme="minorHAnsi" w:cstheme="minorHAnsi"/>
          <w:b w:val="0"/>
          <w:bCs w:val="0"/>
          <w:color w:val="000000"/>
          <w:sz w:val="28"/>
          <w:szCs w:val="28"/>
        </w:rPr>
        <w:br/>
        <w:t>hṛdaye vasiyā sei bolāya vacana”</w:t>
      </w:r>
    </w:p>
    <w:p w14:paraId="183316AC" w14:textId="646A2E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Nārāyaṇa performs pastimes through the body of this child. Sitting in His heart, Nārāyaṇa makes the child speak.”</w:t>
      </w:r>
    </w:p>
    <w:p w14:paraId="7AF9890A" w14:textId="35870D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6.32</w:t>
      </w:r>
    </w:p>
    <w:p w14:paraId="520B4C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074A63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bhāvi’ dui vipra sarva upahāra</w:t>
      </w:r>
      <w:r w:rsidRPr="00790008">
        <w:rPr>
          <w:rStyle w:val="BookTitle"/>
          <w:rFonts w:asciiTheme="minorHAnsi" w:hAnsiTheme="minorHAnsi" w:cstheme="minorHAnsi"/>
          <w:b w:val="0"/>
          <w:bCs w:val="0"/>
          <w:color w:val="000000"/>
          <w:sz w:val="28"/>
          <w:szCs w:val="28"/>
        </w:rPr>
        <w:br/>
        <w:t>āniyā dilena kari’ hariṣa apāra</w:t>
      </w:r>
    </w:p>
    <w:p w14:paraId="29D34D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like this, the two brāhmaṇas brought the various offerings and happily gave them to Nimāi.</w:t>
      </w:r>
    </w:p>
    <w:p w14:paraId="66355118" w14:textId="005DCE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kari’ hariṣa apāra </w:t>
      </w:r>
      <w:r w:rsidRPr="00790008">
        <w:rPr>
          <w:rStyle w:val="BookTitle"/>
          <w:rFonts w:asciiTheme="minorHAnsi" w:hAnsiTheme="minorHAnsi" w:cstheme="minorHAnsi"/>
          <w:b w:val="0"/>
          <w:bCs w:val="0"/>
          <w:color w:val="000000"/>
          <w:sz w:val="28"/>
          <w:szCs w:val="28"/>
        </w:rPr>
        <w:t>mean “with unlimited happiness.”</w:t>
      </w:r>
    </w:p>
    <w:p w14:paraId="2674E0C2" w14:textId="62EE80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6.33</w:t>
      </w:r>
    </w:p>
    <w:p w14:paraId="6CDF40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47825B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vipra bole,—“bāpa, khāo upahāra</w:t>
      </w:r>
      <w:r w:rsidRPr="00790008">
        <w:rPr>
          <w:rStyle w:val="BookTitle"/>
          <w:rFonts w:asciiTheme="minorHAnsi" w:hAnsiTheme="minorHAnsi" w:cstheme="minorHAnsi"/>
          <w:b w:val="0"/>
          <w:bCs w:val="0"/>
          <w:color w:val="000000"/>
          <w:sz w:val="28"/>
          <w:szCs w:val="28"/>
        </w:rPr>
        <w:br/>
        <w:t>sakala kṛṣṇera svārtha haila āmāra”</w:t>
      </w:r>
    </w:p>
    <w:p w14:paraId="156C8E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brāhmaṇas then said, “Dear child, please eat these foodstuffs. Our desire to serve Kṛṣṇa is fulfilled today.”</w:t>
      </w:r>
    </w:p>
    <w:p w14:paraId="30C45FE3" w14:textId="2A5EE4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other readings the word </w:t>
      </w:r>
      <w:r w:rsidRPr="00790008">
        <w:rPr>
          <w:rStyle w:val="BookTitle"/>
          <w:rFonts w:asciiTheme="minorHAnsi" w:hAnsiTheme="minorHAnsi" w:cstheme="minorHAnsi"/>
          <w:b w:val="0"/>
          <w:bCs w:val="0"/>
          <w:i/>
          <w:iCs/>
          <w:color w:val="000000"/>
          <w:sz w:val="28"/>
          <w:szCs w:val="28"/>
        </w:rPr>
        <w:t>sāt</w:t>
      </w:r>
      <w:r w:rsidRPr="00790008">
        <w:rPr>
          <w:rStyle w:val="BookTitle"/>
          <w:rFonts w:asciiTheme="minorHAnsi" w:hAnsiTheme="minorHAnsi" w:cstheme="minorHAnsi"/>
          <w:b w:val="0"/>
          <w:bCs w:val="0"/>
          <w:color w:val="000000"/>
          <w:sz w:val="28"/>
          <w:szCs w:val="28"/>
        </w:rPr>
        <w:t>, meaning “ate” or “accepted,” is found. We gathered these foodstuffs for offering to Kṛṣṇa, and since Lord Kṛṣṇa personally ate these foodstuffs, all of our desires have been fulfilled.</w:t>
      </w:r>
    </w:p>
    <w:p w14:paraId="789F4B46" w14:textId="1BE269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6.34</w:t>
      </w:r>
    </w:p>
    <w:p w14:paraId="1217BC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9323B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kṛṣṇa-kṛpā haile emana buddhi haya</w:t>
      </w:r>
      <w:r w:rsidRPr="00790008">
        <w:rPr>
          <w:rStyle w:val="BookTitle"/>
          <w:rFonts w:asciiTheme="minorHAnsi" w:hAnsiTheme="minorHAnsi" w:cstheme="minorHAnsi"/>
          <w:b w:val="0"/>
          <w:bCs w:val="0"/>
          <w:color w:val="000000"/>
          <w:sz w:val="28"/>
          <w:szCs w:val="28"/>
        </w:rPr>
        <w:br/>
        <w:t>dāsa vinu anyera e buddhi kabhu naya</w:t>
      </w:r>
    </w:p>
    <w:p w14:paraId="17EB19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one is blessed by Kṛṣṇa he receives the intelligence to engage in devotional service. Unless one is a servant of the Lord he cannot have such intelligence.</w:t>
      </w:r>
    </w:p>
    <w:p w14:paraId="27674F1A" w14:textId="00AA14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Kṛṣṇa as the Supersoul appears in the hearts of the living entities as the instructing spiritual master within to inspire one to serve the Supreme Lord. The living entities prove their intelligence by accepting that mercy of the Lord. No one other than the eternal servant of the Supreme Lord can ever exhibit such a service attitude. Another reading for the second line of this verse is </w:t>
      </w:r>
      <w:r w:rsidRPr="00790008">
        <w:rPr>
          <w:rStyle w:val="BookTitle"/>
          <w:rFonts w:asciiTheme="minorHAnsi" w:hAnsiTheme="minorHAnsi" w:cstheme="minorHAnsi"/>
          <w:b w:val="0"/>
          <w:bCs w:val="0"/>
          <w:i/>
          <w:iCs/>
          <w:color w:val="000000"/>
          <w:sz w:val="28"/>
          <w:szCs w:val="28"/>
        </w:rPr>
        <w:t>yā’re kṛpā haya tāna, sei se jānaya</w:t>
      </w:r>
      <w:r w:rsidRPr="00790008">
        <w:rPr>
          <w:rStyle w:val="BookTitle"/>
          <w:rFonts w:asciiTheme="minorHAnsi" w:hAnsiTheme="minorHAnsi" w:cstheme="minorHAnsi"/>
          <w:b w:val="0"/>
          <w:bCs w:val="0"/>
          <w:color w:val="000000"/>
          <w:sz w:val="28"/>
          <w:szCs w:val="28"/>
        </w:rPr>
        <w:t>—“Only one who is favored by the mercy of the Lord can understand Him.”</w:t>
      </w:r>
    </w:p>
    <w:p w14:paraId="415255BD" w14:textId="2F21C7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6.35</w:t>
      </w:r>
    </w:p>
    <w:p w14:paraId="0EAFFD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5089A1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vinā caitanya-gosāñi nāhi jāni</w:t>
      </w:r>
      <w:r w:rsidRPr="00790008">
        <w:rPr>
          <w:rStyle w:val="BookTitle"/>
          <w:rFonts w:asciiTheme="minorHAnsi" w:hAnsiTheme="minorHAnsi" w:cstheme="minorHAnsi"/>
          <w:b w:val="0"/>
          <w:bCs w:val="0"/>
          <w:color w:val="000000"/>
          <w:sz w:val="28"/>
          <w:szCs w:val="28"/>
        </w:rPr>
        <w:br/>
        <w:t>ananta brahmāṇḍa yāṅ’ra loma-kūpe gaṇi</w:t>
      </w:r>
    </w:p>
    <w:p w14:paraId="38CDD3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Without performing devotional service, no one can understand Lord Caitanya, from whose hair pores innumerable universes emanate.</w:t>
      </w:r>
    </w:p>
    <w:p w14:paraId="67C68686" w14:textId="31482C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nāhi jāni </w:t>
      </w:r>
      <w:r w:rsidRPr="00790008">
        <w:rPr>
          <w:rStyle w:val="BookTitle"/>
          <w:rFonts w:asciiTheme="minorHAnsi" w:hAnsiTheme="minorHAnsi" w:cstheme="minorHAnsi"/>
          <w:b w:val="0"/>
          <w:bCs w:val="0"/>
          <w:color w:val="000000"/>
          <w:sz w:val="28"/>
          <w:szCs w:val="28"/>
        </w:rPr>
        <w:t xml:space="preserve">mean “not known,” and the word </w:t>
      </w:r>
      <w:r w:rsidRPr="00790008">
        <w:rPr>
          <w:rStyle w:val="BookTitle"/>
          <w:rFonts w:asciiTheme="minorHAnsi" w:hAnsiTheme="minorHAnsi" w:cstheme="minorHAnsi"/>
          <w:b w:val="0"/>
          <w:bCs w:val="0"/>
          <w:i/>
          <w:iCs/>
          <w:color w:val="000000"/>
          <w:sz w:val="28"/>
          <w:szCs w:val="28"/>
        </w:rPr>
        <w:t>gaṇi</w:t>
      </w:r>
      <w:r w:rsidRPr="00790008">
        <w:rPr>
          <w:rStyle w:val="BookTitle"/>
          <w:rFonts w:asciiTheme="minorHAnsi" w:hAnsiTheme="minorHAnsi" w:cstheme="minorHAnsi"/>
          <w:b w:val="0"/>
          <w:bCs w:val="0"/>
          <w:color w:val="000000"/>
          <w:sz w:val="28"/>
          <w:szCs w:val="28"/>
        </w:rPr>
        <w:t xml:space="preserve"> means “counted.”</w:t>
      </w:r>
    </w:p>
    <w:p w14:paraId="4623B8B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devotional service of Śrī Caitanyadeva is never awakened by the material endeavors of a living entity. Only those who have awakened their devotional service, which is the activity of the soul, can understand Śrī Caitanyadeva. It is a well known fact that innumerable universes are situated in the hair pores of Śrī Caitanya-Nārāyaṇa.</w:t>
      </w:r>
    </w:p>
    <w:p w14:paraId="63713B5C" w14:textId="1B1E0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6.36</w:t>
      </w:r>
    </w:p>
    <w:p w14:paraId="09FF29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29B962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prabhu vipra-śiśu-rūpe krīḍā kare</w:t>
      </w:r>
      <w:r w:rsidRPr="00790008">
        <w:rPr>
          <w:rStyle w:val="BookTitle"/>
          <w:rFonts w:asciiTheme="minorHAnsi" w:hAnsiTheme="minorHAnsi" w:cstheme="minorHAnsi"/>
          <w:b w:val="0"/>
          <w:bCs w:val="0"/>
          <w:color w:val="000000"/>
          <w:sz w:val="28"/>
          <w:szCs w:val="28"/>
        </w:rPr>
        <w:br/>
        <w:t>cakṣu bhari’ dekhe janma-janmera kiṅkare</w:t>
      </w:r>
    </w:p>
    <w:p w14:paraId="66829C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Lord performed His pastimes as a young brāhmaṇa child. The Lord’s eternal servants see those pastimes to the full satisfaction of their eyes.</w:t>
      </w:r>
    </w:p>
    <w:p w14:paraId="66AF0A7A" w14:textId="4B4664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most fortunate and eternal servants of the Lord, birth after birth, can make their eyes perfect by seeing the childhood pastimes of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w:t>
      </w:r>
    </w:p>
    <w:p w14:paraId="6431CFEC" w14:textId="12A221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6.37</w:t>
      </w:r>
    </w:p>
    <w:p w14:paraId="660276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6148D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santoṣa hailā saba pāi’ upahāra</w:t>
      </w:r>
      <w:r w:rsidRPr="00790008">
        <w:rPr>
          <w:rStyle w:val="BookTitle"/>
          <w:rFonts w:asciiTheme="minorHAnsi" w:hAnsiTheme="minorHAnsi" w:cstheme="minorHAnsi"/>
          <w:b w:val="0"/>
          <w:bCs w:val="0"/>
          <w:color w:val="000000"/>
          <w:sz w:val="28"/>
          <w:szCs w:val="28"/>
        </w:rPr>
        <w:br/>
        <w:t>alpa-alpa kichu prabhu khāila sabāra</w:t>
      </w:r>
    </w:p>
    <w:p w14:paraId="7526081A" w14:textId="4806C0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fully satisfied to receive that prasāda, and He ate a little of each item.</w:t>
      </w:r>
    </w:p>
    <w:p w14:paraId="4F11B346" w14:textId="09A9E0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6.38</w:t>
      </w:r>
    </w:p>
    <w:p w14:paraId="751758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7D85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hariṣe bhaktera prabhu upahāra khāya</w:t>
      </w:r>
      <w:r w:rsidRPr="00790008">
        <w:rPr>
          <w:rStyle w:val="BookTitle"/>
          <w:rFonts w:asciiTheme="minorHAnsi" w:hAnsiTheme="minorHAnsi" w:cstheme="minorHAnsi"/>
          <w:b w:val="0"/>
          <w:bCs w:val="0"/>
          <w:color w:val="000000"/>
          <w:sz w:val="28"/>
          <w:szCs w:val="28"/>
        </w:rPr>
        <w:br/>
        <w:t>ghucila sakala vāyu prabhura icchāya</w:t>
      </w:r>
    </w:p>
    <w:p w14:paraId="384FF9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joyfully ate the foodstuffs that had been offered by His devotees. Thus by His own will His intense craving was appeased.</w:t>
      </w:r>
    </w:p>
    <w:p w14:paraId="0D616A25" w14:textId="3BA808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ghucila </w:t>
      </w:r>
      <w:r w:rsidRPr="00790008">
        <w:rPr>
          <w:rStyle w:val="BookTitle"/>
          <w:rFonts w:asciiTheme="minorHAnsi" w:hAnsiTheme="minorHAnsi" w:cstheme="minorHAnsi"/>
          <w:b w:val="0"/>
          <w:bCs w:val="0"/>
          <w:color w:val="000000"/>
          <w:sz w:val="28"/>
          <w:szCs w:val="28"/>
        </w:rPr>
        <w:t xml:space="preserve">means “became subdued or vanished,” and the word </w:t>
      </w:r>
      <w:commentRangeStart w:id="105"/>
      <w:r w:rsidRPr="00790008">
        <w:rPr>
          <w:rStyle w:val="BookTitle"/>
          <w:rFonts w:asciiTheme="minorHAnsi" w:hAnsiTheme="minorHAnsi" w:cstheme="minorHAnsi"/>
          <w:b w:val="0"/>
          <w:bCs w:val="0"/>
          <w:i/>
          <w:iCs/>
          <w:color w:val="000000"/>
          <w:sz w:val="28"/>
          <w:szCs w:val="28"/>
        </w:rPr>
        <w:t xml:space="preserve">vayu </w:t>
      </w:r>
      <w:commentRangeEnd w:id="105"/>
      <w:r w:rsidR="005A31D9">
        <w:rPr>
          <w:rStyle w:val="CommentReference"/>
          <w:color w:val="auto"/>
        </w:rPr>
        <w:commentReference w:id="105"/>
      </w:r>
      <w:r w:rsidRPr="00790008">
        <w:rPr>
          <w:rStyle w:val="BookTitle"/>
          <w:rFonts w:asciiTheme="minorHAnsi" w:hAnsiTheme="minorHAnsi" w:cstheme="minorHAnsi"/>
          <w:b w:val="0"/>
          <w:bCs w:val="0"/>
          <w:color w:val="000000"/>
          <w:sz w:val="28"/>
          <w:szCs w:val="28"/>
        </w:rPr>
        <w:t>means “intense urge” or “acute desire.”</w:t>
      </w:r>
    </w:p>
    <w:p w14:paraId="6D31C3C3" w14:textId="0FD0DE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6.39</w:t>
      </w:r>
    </w:p>
    <w:p w14:paraId="293004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97B4A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hariṣe bolaye sarva-jane</w:t>
      </w:r>
      <w:r w:rsidRPr="00790008">
        <w:rPr>
          <w:rStyle w:val="BookTitle"/>
          <w:rFonts w:asciiTheme="minorHAnsi" w:hAnsiTheme="minorHAnsi" w:cstheme="minorHAnsi"/>
          <w:b w:val="0"/>
          <w:bCs w:val="0"/>
          <w:color w:val="000000"/>
          <w:sz w:val="28"/>
          <w:szCs w:val="28"/>
        </w:rPr>
        <w:br/>
        <w:t>khāya āra nāce prabhu āpana-kīrtane</w:t>
      </w:r>
    </w:p>
    <w:p w14:paraId="2FE8F1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happily chanted the name of Hari as the Lord ate and danced to the chanting of His holy names.</w:t>
      </w:r>
    </w:p>
    <w:p w14:paraId="05995511" w14:textId="6F2D17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Śrī Gaurasundara is the Supreme Lord Himself and nondifferent from Lord Hari, His other name is Gaurahari. Therefore chanting the names of Śrī Hari means to chant His names, or </w:t>
      </w:r>
      <w:r w:rsidRPr="00790008">
        <w:rPr>
          <w:rStyle w:val="BookTitle"/>
          <w:rFonts w:asciiTheme="minorHAnsi" w:hAnsiTheme="minorHAnsi" w:cstheme="minorHAnsi"/>
          <w:b w:val="0"/>
          <w:bCs w:val="0"/>
          <w:i/>
          <w:iCs/>
          <w:color w:val="000000"/>
          <w:sz w:val="28"/>
          <w:szCs w:val="28"/>
        </w:rPr>
        <w:t>āpana-kīrtana</w:t>
      </w:r>
      <w:r w:rsidRPr="00790008">
        <w:rPr>
          <w:rStyle w:val="BookTitle"/>
          <w:rFonts w:asciiTheme="minorHAnsi" w:hAnsiTheme="minorHAnsi" w:cstheme="minorHAnsi"/>
          <w:b w:val="0"/>
          <w:bCs w:val="0"/>
          <w:color w:val="000000"/>
          <w:sz w:val="28"/>
          <w:szCs w:val="28"/>
        </w:rPr>
        <w:t>.</w:t>
      </w:r>
    </w:p>
    <w:p w14:paraId="666130C2" w14:textId="21012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6.40</w:t>
      </w:r>
    </w:p>
    <w:p w14:paraId="39987C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604489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phele bhūmite, katho kā’ro gā’ya</w:t>
      </w:r>
      <w:r w:rsidRPr="00790008">
        <w:rPr>
          <w:rStyle w:val="BookTitle"/>
          <w:rFonts w:asciiTheme="minorHAnsi" w:hAnsiTheme="minorHAnsi" w:cstheme="minorHAnsi"/>
          <w:b w:val="0"/>
          <w:bCs w:val="0"/>
          <w:color w:val="000000"/>
          <w:sz w:val="28"/>
          <w:szCs w:val="28"/>
        </w:rPr>
        <w:br/>
        <w:t>ei-mata līlā kare tridaśera rāya</w:t>
      </w:r>
    </w:p>
    <w:p w14:paraId="43ED82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of the prasāda fell on the floor, and some fell on the people present there. In this way Tridaśa Rāya performed His pastimes.</w:t>
      </w:r>
    </w:p>
    <w:p w14:paraId="7F0749D5" w14:textId="1689EA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Tridaśa Rāya, the Lord of Tridaśa, refers to: (1) He who destroys the living entities’ threefold miseries—those inflicted by the body and mind, those inflicted by other living entities, and those inflicted by natural disturbances; (2) the Lord of those who are under the influence of birth, existence, or death and childhood, youth, or old age; or (3) the Lord of 33 demigods—the 12 Ādityas, the 11 Rudras, the 8 Vasus, and the 2 Viśvadevas. He is Gaura-Viṣṇu, the Lord of all lords.</w:t>
      </w:r>
    </w:p>
    <w:p w14:paraId="55A87E71" w14:textId="1D53C8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6.41</w:t>
      </w:r>
    </w:p>
    <w:p w14:paraId="3C079D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41</w:t>
      </w:r>
    </w:p>
    <w:p w14:paraId="4A22B8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prabhure sarva vede-purāṇe vākhāne</w:t>
      </w:r>
      <w:r w:rsidRPr="00790008">
        <w:rPr>
          <w:rStyle w:val="BookTitle"/>
          <w:rFonts w:asciiTheme="minorHAnsi" w:hAnsiTheme="minorHAnsi" w:cstheme="minorHAnsi"/>
          <w:b w:val="0"/>
          <w:bCs w:val="0"/>
          <w:color w:val="000000"/>
          <w:sz w:val="28"/>
          <w:szCs w:val="28"/>
        </w:rPr>
        <w:br/>
        <w:t>hena prabhu khele śacī-devīra aṅgane</w:t>
      </w:r>
    </w:p>
    <w:p w14:paraId="7A06D7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Lord who is glorified in the Vedas and Purāṇas thus played in the courtyard of Mother Śacī.</w:t>
      </w:r>
    </w:p>
    <w:p w14:paraId="1026F373" w14:textId="09AAD7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vede-purāṇe </w:t>
      </w:r>
      <w:r w:rsidRPr="00790008">
        <w:rPr>
          <w:rStyle w:val="BookTitle"/>
          <w:rFonts w:asciiTheme="minorHAnsi" w:hAnsiTheme="minorHAnsi" w:cstheme="minorHAnsi"/>
          <w:b w:val="0"/>
          <w:bCs w:val="0"/>
          <w:color w:val="000000"/>
          <w:sz w:val="28"/>
          <w:szCs w:val="28"/>
        </w:rPr>
        <w:t>refers to the scriptures.</w:t>
      </w:r>
    </w:p>
    <w:p w14:paraId="41563B46" w14:textId="519681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6.42</w:t>
      </w:r>
    </w:p>
    <w:p w14:paraId="242CC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25F8A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ḍubilā cāñcalya-rase prabhu viśvambhara</w:t>
      </w:r>
      <w:r w:rsidRPr="00790008">
        <w:rPr>
          <w:rStyle w:val="BookTitle"/>
          <w:rFonts w:asciiTheme="minorHAnsi" w:hAnsiTheme="minorHAnsi" w:cstheme="minorHAnsi"/>
          <w:b w:val="0"/>
          <w:bCs w:val="0"/>
          <w:color w:val="000000"/>
          <w:sz w:val="28"/>
          <w:szCs w:val="28"/>
        </w:rPr>
        <w:br/>
        <w:t>saṁhati capala yata dvijera koṅara</w:t>
      </w:r>
    </w:p>
    <w:p w14:paraId="00D121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Viśvambhara drowned in the mood of a restless child as He sported with other restless brāhmaṇa boys.</w:t>
      </w:r>
    </w:p>
    <w:p w14:paraId="4B866EF1" w14:textId="737C40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saṁhati</w:t>
      </w:r>
      <w:r w:rsidRPr="00790008">
        <w:rPr>
          <w:rStyle w:val="BookTitle"/>
          <w:rFonts w:asciiTheme="minorHAnsi" w:hAnsiTheme="minorHAnsi" w:cstheme="minorHAnsi"/>
          <w:b w:val="0"/>
          <w:bCs w:val="0"/>
          <w:color w:val="000000"/>
          <w:sz w:val="28"/>
          <w:szCs w:val="28"/>
        </w:rPr>
        <w:t xml:space="preserve"> means “society,” “community,” or “a gathering of people,” but in this verse it means “along with.” The word </w:t>
      </w:r>
      <w:r w:rsidRPr="00790008">
        <w:rPr>
          <w:rStyle w:val="BookTitle"/>
          <w:rFonts w:asciiTheme="minorHAnsi" w:hAnsiTheme="minorHAnsi" w:cstheme="minorHAnsi"/>
          <w:b w:val="0"/>
          <w:bCs w:val="0"/>
          <w:i/>
          <w:iCs/>
          <w:color w:val="000000"/>
          <w:sz w:val="28"/>
          <w:szCs w:val="28"/>
        </w:rPr>
        <w:t xml:space="preserve">koṅara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kumāra</w:t>
      </w:r>
      <w:r w:rsidRPr="00790008">
        <w:rPr>
          <w:rStyle w:val="BookTitle"/>
          <w:rFonts w:asciiTheme="minorHAnsi" w:hAnsiTheme="minorHAnsi" w:cstheme="minorHAnsi"/>
          <w:b w:val="0"/>
          <w:bCs w:val="0"/>
          <w:color w:val="000000"/>
          <w:sz w:val="28"/>
          <w:szCs w:val="28"/>
        </w:rPr>
        <w:t>, or “male children.”</w:t>
      </w:r>
    </w:p>
    <w:p w14:paraId="7F5AF195" w14:textId="2D080C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6.43</w:t>
      </w:r>
    </w:p>
    <w:p w14:paraId="5EF2DF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5D566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sahita giyā paḍe nānā-sthāne</w:t>
      </w:r>
      <w:r w:rsidRPr="00790008">
        <w:rPr>
          <w:rStyle w:val="BookTitle"/>
          <w:rFonts w:asciiTheme="minorHAnsi" w:hAnsiTheme="minorHAnsi" w:cstheme="minorHAnsi"/>
          <w:b w:val="0"/>
          <w:bCs w:val="0"/>
          <w:color w:val="000000"/>
          <w:sz w:val="28"/>
          <w:szCs w:val="28"/>
        </w:rPr>
        <w:br/>
        <w:t>dhariyā rākhite nāhi pāre kona jane</w:t>
      </w:r>
    </w:p>
    <w:p w14:paraId="3D4F49C9" w14:textId="065DF3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went to study at various places with His friends, no one was able to control Him.</w:t>
      </w:r>
    </w:p>
    <w:p w14:paraId="25CE6DD3" w14:textId="223DFE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6.44</w:t>
      </w:r>
    </w:p>
    <w:p w14:paraId="7B580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5FE3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 śiśu dekhile karaye kutūhala</w:t>
      </w:r>
      <w:r w:rsidRPr="00790008">
        <w:rPr>
          <w:rStyle w:val="BookTitle"/>
          <w:rFonts w:asciiTheme="minorHAnsi" w:hAnsiTheme="minorHAnsi" w:cstheme="minorHAnsi"/>
          <w:b w:val="0"/>
          <w:bCs w:val="0"/>
          <w:color w:val="000000"/>
          <w:sz w:val="28"/>
          <w:szCs w:val="28"/>
        </w:rPr>
        <w:br/>
        <w:t>seha parihāsa kare, bājaye kondala</w:t>
      </w:r>
    </w:p>
    <w:p w14:paraId="6F01AE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met some new boys, He would tease them. And when the other boys retaliated, a quarrel broke out.</w:t>
      </w:r>
    </w:p>
    <w:p w14:paraId="64C62BC5" w14:textId="72101B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kutūhala </w:t>
      </w:r>
      <w:r w:rsidRPr="00790008">
        <w:rPr>
          <w:rStyle w:val="BookTitle"/>
          <w:rFonts w:asciiTheme="minorHAnsi" w:hAnsiTheme="minorHAnsi" w:cstheme="minorHAnsi"/>
          <w:b w:val="0"/>
          <w:bCs w:val="0"/>
          <w:color w:val="000000"/>
          <w:sz w:val="28"/>
          <w:szCs w:val="28"/>
        </w:rPr>
        <w:t xml:space="preserve">means to “make fun of,” the word </w:t>
      </w:r>
      <w:r w:rsidRPr="00790008">
        <w:rPr>
          <w:rStyle w:val="BookTitle"/>
          <w:rFonts w:asciiTheme="minorHAnsi" w:hAnsiTheme="minorHAnsi" w:cstheme="minorHAnsi"/>
          <w:b w:val="0"/>
          <w:bCs w:val="0"/>
          <w:i/>
          <w:iCs/>
          <w:color w:val="000000"/>
          <w:sz w:val="28"/>
          <w:szCs w:val="28"/>
        </w:rPr>
        <w:t xml:space="preserve">bājaya </w:t>
      </w:r>
      <w:r w:rsidRPr="00790008">
        <w:rPr>
          <w:rStyle w:val="BookTitle"/>
          <w:rFonts w:asciiTheme="minorHAnsi" w:hAnsiTheme="minorHAnsi" w:cstheme="minorHAnsi"/>
          <w:b w:val="0"/>
          <w:bCs w:val="0"/>
          <w:color w:val="000000"/>
          <w:sz w:val="28"/>
          <w:szCs w:val="28"/>
        </w:rPr>
        <w:t xml:space="preserve">means “to begin” or “to commence,” and the word </w:t>
      </w:r>
      <w:r w:rsidRPr="00790008">
        <w:rPr>
          <w:rStyle w:val="BookTitle"/>
          <w:rFonts w:asciiTheme="minorHAnsi" w:hAnsiTheme="minorHAnsi" w:cstheme="minorHAnsi"/>
          <w:b w:val="0"/>
          <w:bCs w:val="0"/>
          <w:i/>
          <w:iCs/>
          <w:color w:val="000000"/>
          <w:sz w:val="28"/>
          <w:szCs w:val="28"/>
        </w:rPr>
        <w:t xml:space="preserve">kondala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kandala</w:t>
      </w:r>
      <w:r w:rsidRPr="00790008">
        <w:rPr>
          <w:rStyle w:val="BookTitle"/>
          <w:rFonts w:asciiTheme="minorHAnsi" w:hAnsiTheme="minorHAnsi" w:cstheme="minorHAnsi"/>
          <w:b w:val="0"/>
          <w:bCs w:val="0"/>
          <w:color w:val="000000"/>
          <w:sz w:val="28"/>
          <w:szCs w:val="28"/>
        </w:rPr>
        <w:t>, which means “quarrel” or “debate.”</w:t>
      </w:r>
    </w:p>
    <w:p w14:paraId="2189FE7C" w14:textId="57B7D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6.45</w:t>
      </w:r>
    </w:p>
    <w:p w14:paraId="45F48D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42114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bālaka saba jine prabhu-bale</w:t>
      </w:r>
      <w:r w:rsidRPr="00790008">
        <w:rPr>
          <w:rStyle w:val="BookTitle"/>
          <w:rFonts w:asciiTheme="minorHAnsi" w:hAnsiTheme="minorHAnsi" w:cstheme="minorHAnsi"/>
          <w:b w:val="0"/>
          <w:bCs w:val="0"/>
          <w:color w:val="000000"/>
          <w:sz w:val="28"/>
          <w:szCs w:val="28"/>
        </w:rPr>
        <w:br/>
        <w:t>anya śiśu-gaṇa yata saba hāri’ cale</w:t>
      </w:r>
    </w:p>
    <w:p w14:paraId="67C5F7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By the strength of the Lord, He and His friends always won such quarrels and the other boys would leave in defeat.</w:t>
      </w:r>
    </w:p>
    <w:p w14:paraId="181E208F" w14:textId="2E860D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prabhura</w:t>
      </w:r>
      <w:r w:rsidRPr="00790008">
        <w:rPr>
          <w:rStyle w:val="BookTitle"/>
          <w:rFonts w:asciiTheme="minorHAnsi" w:hAnsiTheme="minorHAnsi" w:cstheme="minorHAnsi"/>
          <w:b w:val="0"/>
          <w:bCs w:val="0"/>
          <w:color w:val="000000"/>
          <w:sz w:val="28"/>
          <w:szCs w:val="28"/>
        </w:rPr>
        <w:t xml:space="preserve"> refers to those who are on the Lord’s side, the word </w:t>
      </w:r>
      <w:r w:rsidRPr="00790008">
        <w:rPr>
          <w:rStyle w:val="BookTitle"/>
          <w:rFonts w:asciiTheme="minorHAnsi" w:hAnsiTheme="minorHAnsi" w:cstheme="minorHAnsi"/>
          <w:b w:val="0"/>
          <w:bCs w:val="0"/>
          <w:i/>
          <w:iCs/>
          <w:color w:val="000000"/>
          <w:sz w:val="28"/>
          <w:szCs w:val="28"/>
        </w:rPr>
        <w:t>jine</w:t>
      </w:r>
      <w:r w:rsidRPr="00790008">
        <w:rPr>
          <w:rStyle w:val="BookTitle"/>
          <w:rFonts w:asciiTheme="minorHAnsi" w:hAnsiTheme="minorHAnsi" w:cstheme="minorHAnsi"/>
          <w:b w:val="0"/>
          <w:bCs w:val="0"/>
          <w:color w:val="000000"/>
          <w:sz w:val="28"/>
          <w:szCs w:val="28"/>
        </w:rPr>
        <w:t xml:space="preserve"> means “to win,” and the term </w:t>
      </w:r>
      <w:r w:rsidRPr="00790008">
        <w:rPr>
          <w:rStyle w:val="BookTitle"/>
          <w:rFonts w:asciiTheme="minorHAnsi" w:hAnsiTheme="minorHAnsi" w:cstheme="minorHAnsi"/>
          <w:b w:val="0"/>
          <w:bCs w:val="0"/>
          <w:i/>
          <w:iCs/>
          <w:color w:val="000000"/>
          <w:sz w:val="28"/>
          <w:szCs w:val="28"/>
        </w:rPr>
        <w:t xml:space="preserve">hāri’ cale </w:t>
      </w:r>
      <w:r w:rsidRPr="00790008">
        <w:rPr>
          <w:rStyle w:val="BookTitle"/>
          <w:rFonts w:asciiTheme="minorHAnsi" w:hAnsiTheme="minorHAnsi" w:cstheme="minorHAnsi"/>
          <w:b w:val="0"/>
          <w:bCs w:val="0"/>
          <w:color w:val="000000"/>
          <w:sz w:val="28"/>
          <w:szCs w:val="28"/>
        </w:rPr>
        <w:t>means “to be defeated.”</w:t>
      </w:r>
    </w:p>
    <w:p w14:paraId="56D3D0DC" w14:textId="7C86DC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6.46</w:t>
      </w:r>
    </w:p>
    <w:p w14:paraId="170069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F18E1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dhūlāya dhūsara prabhu śrī-gaurasundara</w:t>
      </w:r>
      <w:r w:rsidRPr="00790008">
        <w:rPr>
          <w:rStyle w:val="BookTitle"/>
          <w:rFonts w:asciiTheme="minorHAnsi" w:hAnsiTheme="minorHAnsi" w:cstheme="minorHAnsi"/>
          <w:b w:val="0"/>
          <w:bCs w:val="0"/>
          <w:color w:val="000000"/>
          <w:sz w:val="28"/>
          <w:szCs w:val="28"/>
        </w:rPr>
        <w:br/>
        <w:t>likhana-kālira bindu śobhe manohara</w:t>
      </w:r>
    </w:p>
    <w:p w14:paraId="491241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Lord Gaurasundara became gray with a covering of dust and decorated with drops of ink He appeared most enchanting.</w:t>
      </w:r>
    </w:p>
    <w:p w14:paraId="17FD1BB6" w14:textId="30C678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likhana </w:t>
      </w:r>
      <w:r w:rsidRPr="00790008">
        <w:rPr>
          <w:rStyle w:val="BookTitle"/>
          <w:rFonts w:asciiTheme="minorHAnsi" w:hAnsiTheme="minorHAnsi" w:cstheme="minorHAnsi"/>
          <w:b w:val="0"/>
          <w:bCs w:val="0"/>
          <w:color w:val="000000"/>
          <w:sz w:val="28"/>
          <w:szCs w:val="28"/>
        </w:rPr>
        <w:t>means “for writing.”</w:t>
      </w:r>
    </w:p>
    <w:p w14:paraId="641CD481" w14:textId="5A1474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6.47</w:t>
      </w:r>
    </w:p>
    <w:p w14:paraId="41114C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795445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paḍiyā śuniyā sarva-śiśu-gaṇa-saṅge</w:t>
      </w:r>
      <w:r w:rsidRPr="00790008">
        <w:rPr>
          <w:rStyle w:val="BookTitle"/>
          <w:rFonts w:asciiTheme="minorHAnsi" w:hAnsiTheme="minorHAnsi" w:cstheme="minorHAnsi"/>
          <w:b w:val="0"/>
          <w:bCs w:val="0"/>
          <w:color w:val="000000"/>
          <w:sz w:val="28"/>
          <w:szCs w:val="28"/>
        </w:rPr>
        <w:br/>
        <w:t>gaṅgā-snāne madhyāhne calena bahu-raṅge</w:t>
      </w:r>
    </w:p>
    <w:p w14:paraId="2D6EFE77" w14:textId="08888B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noon, after their studies, the Lord and His friends joyfully went to bathe in the Ganges.</w:t>
      </w:r>
    </w:p>
    <w:p w14:paraId="1624D7DA" w14:textId="405D1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6.48</w:t>
      </w:r>
    </w:p>
    <w:p w14:paraId="1E7977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4818F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majjiyā gaṅgāya viśvambhara kutūhalī</w:t>
      </w:r>
      <w:r w:rsidRPr="00790008">
        <w:rPr>
          <w:rStyle w:val="BookTitle"/>
          <w:rFonts w:asciiTheme="minorHAnsi" w:hAnsiTheme="minorHAnsi" w:cstheme="minorHAnsi"/>
          <w:b w:val="0"/>
          <w:bCs w:val="0"/>
          <w:color w:val="000000"/>
          <w:sz w:val="28"/>
          <w:szCs w:val="28"/>
        </w:rPr>
        <w:br/>
        <w:t>śiśu-gaṇa-saṅge kare jala phelāpheli</w:t>
      </w:r>
    </w:p>
    <w:p w14:paraId="0FE520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and His friends eagerly entered the Ganges, wherein they enjoyed splashing water on each other.</w:t>
      </w:r>
    </w:p>
    <w:p w14:paraId="054DBAA4" w14:textId="5C6E55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majjiyā </w:t>
      </w:r>
      <w:r w:rsidRPr="00790008">
        <w:rPr>
          <w:rStyle w:val="BookTitle"/>
          <w:rFonts w:asciiTheme="minorHAnsi" w:hAnsiTheme="minorHAnsi" w:cstheme="minorHAnsi"/>
          <w:b w:val="0"/>
          <w:bCs w:val="0"/>
          <w:color w:val="000000"/>
          <w:sz w:val="28"/>
          <w:szCs w:val="28"/>
        </w:rPr>
        <w:t>refers to being merged or immersed.</w:t>
      </w:r>
    </w:p>
    <w:p w14:paraId="11FDCFC4" w14:textId="0DB81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6.49</w:t>
      </w:r>
    </w:p>
    <w:p w14:paraId="51184F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5094B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nadīyāra sampatti vā ke balite pāre?</w:t>
      </w:r>
      <w:r w:rsidRPr="00790008">
        <w:rPr>
          <w:rStyle w:val="BookTitle"/>
          <w:rFonts w:asciiTheme="minorHAnsi" w:hAnsiTheme="minorHAnsi" w:cstheme="minorHAnsi"/>
          <w:b w:val="0"/>
          <w:bCs w:val="0"/>
          <w:color w:val="000000"/>
          <w:sz w:val="28"/>
          <w:szCs w:val="28"/>
        </w:rPr>
        <w:br/>
        <w:t>asaṅkhyāta loka eko ghāṭe snāna kare</w:t>
      </w:r>
    </w:p>
    <w:p w14:paraId="70B958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opulence of Navadvīpa? Innumerable people took bath at one of the bathing ghāṭas.</w:t>
      </w:r>
    </w:p>
    <w:p w14:paraId="7C346754" w14:textId="641410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sampatti </w:t>
      </w:r>
      <w:r w:rsidRPr="00790008">
        <w:rPr>
          <w:rStyle w:val="BookTitle"/>
          <w:rFonts w:asciiTheme="minorHAnsi" w:hAnsiTheme="minorHAnsi" w:cstheme="minorHAnsi"/>
          <w:b w:val="0"/>
          <w:bCs w:val="0"/>
          <w:color w:val="000000"/>
          <w:sz w:val="28"/>
          <w:szCs w:val="28"/>
        </w:rPr>
        <w:t xml:space="preserve">means “wealth,” “opulence,” or “beauty.” The word </w:t>
      </w:r>
      <w:r w:rsidRPr="00790008">
        <w:rPr>
          <w:rStyle w:val="BookTitle"/>
          <w:rFonts w:asciiTheme="minorHAnsi" w:hAnsiTheme="minorHAnsi" w:cstheme="minorHAnsi"/>
          <w:b w:val="0"/>
          <w:bCs w:val="0"/>
          <w:i/>
          <w:iCs/>
          <w:color w:val="000000"/>
          <w:sz w:val="28"/>
          <w:szCs w:val="28"/>
        </w:rPr>
        <w:t xml:space="preserve">asaṅkhyāta </w:t>
      </w:r>
      <w:r w:rsidRPr="00790008">
        <w:rPr>
          <w:rStyle w:val="BookTitle"/>
          <w:rFonts w:asciiTheme="minorHAnsi" w:hAnsiTheme="minorHAnsi" w:cstheme="minorHAnsi"/>
          <w:b w:val="0"/>
          <w:bCs w:val="0"/>
          <w:color w:val="000000"/>
          <w:sz w:val="28"/>
          <w:szCs w:val="28"/>
        </w:rPr>
        <w:t>means “innumerable.”</w:t>
      </w:r>
    </w:p>
    <w:p w14:paraId="016CF522" w14:textId="0ECD28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6.50</w:t>
      </w:r>
    </w:p>
    <w:p w14:paraId="4C04D7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50</w:t>
      </w:r>
    </w:p>
    <w:p w14:paraId="570C6C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kateka vā śānta dānta gṛhastha sannyāsī</w:t>
      </w:r>
      <w:r w:rsidRPr="00790008">
        <w:rPr>
          <w:rStyle w:val="BookTitle"/>
          <w:rFonts w:asciiTheme="minorHAnsi" w:hAnsiTheme="minorHAnsi" w:cstheme="minorHAnsi"/>
          <w:b w:val="0"/>
          <w:bCs w:val="0"/>
          <w:color w:val="000000"/>
          <w:sz w:val="28"/>
          <w:szCs w:val="28"/>
        </w:rPr>
        <w:br/>
        <w:t>nā jāni kateka śiśu mile taṅhi āsi’</w:t>
      </w:r>
    </w:p>
    <w:p w14:paraId="247A847E" w14:textId="20A438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say how many saints, ascetics, householders, sannyāsīs, and children came there to take bath.</w:t>
      </w:r>
    </w:p>
    <w:p w14:paraId="0B39A474" w14:textId="75E7D9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6.51</w:t>
      </w:r>
    </w:p>
    <w:p w14:paraId="3D669E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F7B08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laiyā prabhu gaṅgāya sāṅtāre</w:t>
      </w:r>
      <w:r w:rsidRPr="00790008">
        <w:rPr>
          <w:rStyle w:val="BookTitle"/>
          <w:rFonts w:asciiTheme="minorHAnsi" w:hAnsiTheme="minorHAnsi" w:cstheme="minorHAnsi"/>
          <w:b w:val="0"/>
          <w:bCs w:val="0"/>
          <w:color w:val="000000"/>
          <w:sz w:val="28"/>
          <w:szCs w:val="28"/>
        </w:rPr>
        <w:br/>
        <w:t>kṣaṇe ḍube, kṣaṇe bhāse, nānā krīḍā kare</w:t>
      </w:r>
    </w:p>
    <w:p w14:paraId="1E977EE5" w14:textId="12B39C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swam in the Ganges with His associates, sometimes He would dive below the surface and sometimes He would float. In this way He enjoyed various water sports.</w:t>
      </w:r>
    </w:p>
    <w:p w14:paraId="34EBE44B" w14:textId="48A6D0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6.52</w:t>
      </w:r>
    </w:p>
    <w:p w14:paraId="58A1E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4ECED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jala-krīḍā kare gaura sundara-śarīra</w:t>
      </w:r>
      <w:r w:rsidRPr="00790008">
        <w:rPr>
          <w:rStyle w:val="BookTitle"/>
          <w:rFonts w:asciiTheme="minorHAnsi" w:hAnsiTheme="minorHAnsi" w:cstheme="minorHAnsi"/>
          <w:b w:val="0"/>
          <w:bCs w:val="0"/>
          <w:color w:val="000000"/>
          <w:sz w:val="28"/>
          <w:szCs w:val="28"/>
        </w:rPr>
        <w:br/>
        <w:t>sabākāra gā’ye lāge caraṇera nīra</w:t>
      </w:r>
    </w:p>
    <w:p w14:paraId="411F4980" w14:textId="7E0F1D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engaged in water sports, Lord Gaurasundara would splash water with His feet on those nearby.</w:t>
      </w:r>
    </w:p>
    <w:p w14:paraId="68538B50" w14:textId="3BC26A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6.53</w:t>
      </w:r>
    </w:p>
    <w:p w14:paraId="681477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78CEDD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mānā kare, tabu niṣedha nā māne</w:t>
      </w:r>
      <w:r w:rsidRPr="00790008">
        <w:rPr>
          <w:rStyle w:val="BookTitle"/>
          <w:rFonts w:asciiTheme="minorHAnsi" w:hAnsiTheme="minorHAnsi" w:cstheme="minorHAnsi"/>
          <w:b w:val="0"/>
          <w:bCs w:val="0"/>
          <w:color w:val="000000"/>
          <w:sz w:val="28"/>
          <w:szCs w:val="28"/>
        </w:rPr>
        <w:br/>
        <w:t>dhariteo keha nāhi pāre eka-sthāne</w:t>
      </w:r>
    </w:p>
    <w:p w14:paraId="35D1FCD7" w14:textId="3052F0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forbade Him from doing this, but the Lord ignored them and they were unable to catch Him.</w:t>
      </w:r>
    </w:p>
    <w:p w14:paraId="53DD83F2" w14:textId="4343C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6.54</w:t>
      </w:r>
    </w:p>
    <w:p w14:paraId="741BAB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E4D86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sabāre karāya prabhu snāna</w:t>
      </w:r>
      <w:r w:rsidRPr="00790008">
        <w:rPr>
          <w:rStyle w:val="BookTitle"/>
          <w:rFonts w:asciiTheme="minorHAnsi" w:hAnsiTheme="minorHAnsi" w:cstheme="minorHAnsi"/>
          <w:b w:val="0"/>
          <w:bCs w:val="0"/>
          <w:color w:val="000000"/>
          <w:sz w:val="28"/>
          <w:szCs w:val="28"/>
        </w:rPr>
        <w:br/>
        <w:t>kā’re choṅya, kā’ro aṅge kullola-pradāna</w:t>
      </w:r>
    </w:p>
    <w:p w14:paraId="3149AB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compelled everyone to bathe again and again by touching them or spitting on them.</w:t>
      </w:r>
    </w:p>
    <w:p w14:paraId="04FE3FB1" w14:textId="11958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kullola</w:t>
      </w:r>
      <w:r w:rsidRPr="00790008">
        <w:rPr>
          <w:rStyle w:val="BookTitle"/>
          <w:rFonts w:asciiTheme="minorHAnsi" w:hAnsiTheme="minorHAnsi" w:cstheme="minorHAnsi"/>
          <w:b w:val="0"/>
          <w:bCs w:val="0"/>
          <w:color w:val="000000"/>
          <w:sz w:val="28"/>
          <w:szCs w:val="28"/>
        </w:rPr>
        <w:t xml:space="preserve"> comes from the Hindi word </w:t>
      </w:r>
      <w:r w:rsidRPr="00790008">
        <w:rPr>
          <w:rStyle w:val="BookTitle"/>
          <w:rFonts w:asciiTheme="minorHAnsi" w:hAnsiTheme="minorHAnsi" w:cstheme="minorHAnsi"/>
          <w:b w:val="0"/>
          <w:bCs w:val="0"/>
          <w:i/>
          <w:iCs/>
          <w:color w:val="000000"/>
          <w:sz w:val="28"/>
          <w:szCs w:val="28"/>
        </w:rPr>
        <w:t>kullā</w:t>
      </w:r>
      <w:r w:rsidRPr="00790008">
        <w:rPr>
          <w:rStyle w:val="BookTitle"/>
          <w:rFonts w:asciiTheme="minorHAnsi" w:hAnsiTheme="minorHAnsi" w:cstheme="minorHAnsi"/>
          <w:b w:val="0"/>
          <w:bCs w:val="0"/>
          <w:color w:val="000000"/>
          <w:sz w:val="28"/>
          <w:szCs w:val="28"/>
        </w:rPr>
        <w:t>, which means “water spit from the mouth.”</w:t>
      </w:r>
    </w:p>
    <w:p w14:paraId="28DE1AAE" w14:textId="6614E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6.55</w:t>
      </w:r>
    </w:p>
    <w:p w14:paraId="6BB253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080EE3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nā pāiyā prabhura nāgāli vipra-gaṇe</w:t>
      </w:r>
      <w:r w:rsidRPr="00790008">
        <w:rPr>
          <w:rStyle w:val="BookTitle"/>
          <w:rFonts w:asciiTheme="minorHAnsi" w:hAnsiTheme="minorHAnsi" w:cstheme="minorHAnsi"/>
          <w:b w:val="0"/>
          <w:bCs w:val="0"/>
          <w:color w:val="000000"/>
          <w:sz w:val="28"/>
          <w:szCs w:val="28"/>
        </w:rPr>
        <w:br/>
        <w:t>sabe calilena tāṅ’ra janakera sthāne</w:t>
      </w:r>
    </w:p>
    <w:p w14:paraId="5F8D0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unable to restrain Him, the brāhmaṇas approached His father to complain about Him.</w:t>
      </w:r>
    </w:p>
    <w:p w14:paraId="354FD38F" w14:textId="723468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nāgāli </w:t>
      </w:r>
      <w:r w:rsidRPr="00790008">
        <w:rPr>
          <w:rStyle w:val="BookTitle"/>
          <w:rFonts w:asciiTheme="minorHAnsi" w:hAnsiTheme="minorHAnsi" w:cstheme="minorHAnsi"/>
          <w:b w:val="0"/>
          <w:bCs w:val="0"/>
          <w:color w:val="000000"/>
          <w:sz w:val="28"/>
          <w:szCs w:val="28"/>
        </w:rPr>
        <w:t>means “face to face” or “next to.”</w:t>
      </w:r>
    </w:p>
    <w:p w14:paraId="5273E040" w14:textId="7F10A2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6.56</w:t>
      </w:r>
    </w:p>
    <w:p w14:paraId="426EE6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0F40F9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śuna, ohe miśra parama-bāndhava!</w:t>
      </w:r>
      <w:r w:rsidRPr="00790008">
        <w:rPr>
          <w:rStyle w:val="BookTitle"/>
          <w:rFonts w:asciiTheme="minorHAnsi" w:hAnsiTheme="minorHAnsi" w:cstheme="minorHAnsi"/>
          <w:b w:val="0"/>
          <w:bCs w:val="0"/>
          <w:color w:val="000000"/>
          <w:sz w:val="28"/>
          <w:szCs w:val="28"/>
        </w:rPr>
        <w:br/>
        <w:t>tomāra putrera apanyāya kahi saba</w:t>
      </w:r>
    </w:p>
    <w:p w14:paraId="75A936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said, “Dear friend, Jagannātha Miśra. Please hear about your son’s misdeeds.</w:t>
      </w:r>
    </w:p>
    <w:p w14:paraId="2C61DC02" w14:textId="415BB1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apanyāya </w:t>
      </w:r>
      <w:r w:rsidRPr="00790008">
        <w:rPr>
          <w:rStyle w:val="BookTitle"/>
          <w:rFonts w:asciiTheme="minorHAnsi" w:hAnsiTheme="minorHAnsi" w:cstheme="minorHAnsi"/>
          <w:b w:val="0"/>
          <w:bCs w:val="0"/>
          <w:color w:val="000000"/>
          <w:sz w:val="28"/>
          <w:szCs w:val="28"/>
        </w:rPr>
        <w:t>means “opposed to all logic,” “misdeed,” or “prohibited activity.”</w:t>
      </w:r>
    </w:p>
    <w:p w14:paraId="41420EE5" w14:textId="29A1F4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6.57</w:t>
      </w:r>
    </w:p>
    <w:p w14:paraId="1E423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8E3F7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bhāla-mate karite nā pāri gaṅgā-snāna”</w:t>
      </w:r>
      <w:r w:rsidRPr="00790008">
        <w:rPr>
          <w:rStyle w:val="BookTitle"/>
          <w:rFonts w:asciiTheme="minorHAnsi" w:hAnsiTheme="minorHAnsi" w:cstheme="minorHAnsi"/>
          <w:b w:val="0"/>
          <w:bCs w:val="0"/>
          <w:color w:val="000000"/>
          <w:sz w:val="28"/>
          <w:szCs w:val="28"/>
        </w:rPr>
        <w:br/>
        <w:t>keha bole,—“jala diyā bhāṅge mora dhyāna”</w:t>
      </w:r>
    </w:p>
    <w:p w14:paraId="6A949512" w14:textId="4AC1D3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000000"/>
          <w:sz w:val="28"/>
          <w:szCs w:val="28"/>
        </w:rPr>
        <w:t>“</w:t>
      </w:r>
      <w:r w:rsidRPr="00790008">
        <w:rPr>
          <w:rStyle w:val="BookTitle"/>
          <w:rFonts w:asciiTheme="minorHAnsi" w:hAnsiTheme="minorHAnsi" w:cstheme="minorHAnsi"/>
          <w:b/>
          <w:bCs/>
          <w:color w:val="800000"/>
          <w:sz w:val="28"/>
          <w:szCs w:val="28"/>
        </w:rPr>
        <w:t>Due to His misdeeds we are unable to bathe properly.” Someone said, “He splashes water on me and disturbs my meditation.”</w:t>
      </w:r>
    </w:p>
    <w:p w14:paraId="6127B2B2" w14:textId="2CEBB0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6.58</w:t>
      </w:r>
    </w:p>
    <w:p w14:paraId="4AFF4A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3228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āro bole,—“kā’re dhyāna kara, ei dekha</w:t>
      </w:r>
      <w:r w:rsidRPr="00790008">
        <w:rPr>
          <w:rStyle w:val="BookTitle"/>
          <w:rFonts w:asciiTheme="minorHAnsi" w:hAnsiTheme="minorHAnsi" w:cstheme="minorHAnsi"/>
          <w:b w:val="0"/>
          <w:bCs w:val="0"/>
          <w:color w:val="000000"/>
          <w:sz w:val="28"/>
          <w:szCs w:val="28"/>
        </w:rPr>
        <w:br/>
        <w:t>kali-yuge “nārāyaṇa” muñi paratekha”</w:t>
      </w:r>
    </w:p>
    <w:p w14:paraId="33B69D17" w14:textId="2CA0E2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complained, “Your son asked me, ’Who are you meditating on? In Kali-yuga I am directly Lord Nārāyaṇa.’”</w:t>
      </w:r>
    </w:p>
    <w:p w14:paraId="7FB54229" w14:textId="02A9B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6.59</w:t>
      </w:r>
    </w:p>
    <w:p w14:paraId="67B811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2CD925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bole,—“mora śiva-liṅga kare curi”</w:t>
      </w:r>
      <w:r w:rsidRPr="00790008">
        <w:rPr>
          <w:rStyle w:val="BookTitle"/>
          <w:rFonts w:asciiTheme="minorHAnsi" w:hAnsiTheme="minorHAnsi" w:cstheme="minorHAnsi"/>
          <w:b w:val="0"/>
          <w:bCs w:val="0"/>
          <w:color w:val="000000"/>
          <w:sz w:val="28"/>
          <w:szCs w:val="28"/>
        </w:rPr>
        <w:br/>
        <w:t>keha bole,—“mora lai’ palāya uttarī”</w:t>
      </w:r>
    </w:p>
    <w:p w14:paraId="37E3BB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“He stole my Śiva-liṅga,” and someone else said, “He ran away with my cādara.”</w:t>
      </w:r>
    </w:p>
    <w:p w14:paraId="762452E5" w14:textId="779C07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uttarī</w:t>
      </w:r>
      <w:r w:rsidRPr="00790008">
        <w:rPr>
          <w:rStyle w:val="BookTitle"/>
          <w:rFonts w:asciiTheme="minorHAnsi" w:hAnsiTheme="minorHAnsi" w:cstheme="minorHAnsi"/>
          <w:b w:val="0"/>
          <w:bCs w:val="0"/>
          <w:color w:val="000000"/>
          <w:sz w:val="28"/>
          <w:szCs w:val="28"/>
        </w:rPr>
        <w:t xml:space="preserve"> is a short form of </w:t>
      </w:r>
      <w:r w:rsidRPr="00790008">
        <w:rPr>
          <w:rStyle w:val="BookTitle"/>
          <w:rFonts w:asciiTheme="minorHAnsi" w:hAnsiTheme="minorHAnsi" w:cstheme="minorHAnsi"/>
          <w:b w:val="0"/>
          <w:bCs w:val="0"/>
          <w:i/>
          <w:iCs/>
          <w:color w:val="000000"/>
          <w:sz w:val="28"/>
          <w:szCs w:val="28"/>
        </w:rPr>
        <w:t>uttarīya</w:t>
      </w:r>
      <w:r w:rsidRPr="00790008">
        <w:rPr>
          <w:rStyle w:val="BookTitle"/>
          <w:rFonts w:asciiTheme="minorHAnsi" w:hAnsiTheme="minorHAnsi" w:cstheme="minorHAnsi"/>
          <w:b w:val="0"/>
          <w:bCs w:val="0"/>
          <w:color w:val="000000"/>
          <w:sz w:val="28"/>
          <w:szCs w:val="28"/>
        </w:rPr>
        <w:t xml:space="preserve">, which refers to a cloth worn above the waist, a </w:t>
      </w:r>
      <w:r w:rsidRPr="00790008">
        <w:rPr>
          <w:rStyle w:val="BookTitle"/>
          <w:rFonts w:asciiTheme="minorHAnsi" w:hAnsiTheme="minorHAnsi" w:cstheme="minorHAnsi"/>
          <w:b w:val="0"/>
          <w:bCs w:val="0"/>
          <w:i/>
          <w:iCs/>
          <w:color w:val="000000"/>
          <w:sz w:val="28"/>
          <w:szCs w:val="28"/>
        </w:rPr>
        <w:t>cādara</w:t>
      </w:r>
      <w:r w:rsidRPr="00790008">
        <w:rPr>
          <w:rStyle w:val="BookTitle"/>
          <w:rFonts w:asciiTheme="minorHAnsi" w:hAnsiTheme="minorHAnsi" w:cstheme="minorHAnsi"/>
          <w:b w:val="0"/>
          <w:bCs w:val="0"/>
          <w:color w:val="000000"/>
          <w:sz w:val="28"/>
          <w:szCs w:val="28"/>
        </w:rPr>
        <w:t>.</w:t>
      </w:r>
    </w:p>
    <w:p w14:paraId="6A8D0609" w14:textId="3337C2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6.60-61</w:t>
      </w:r>
    </w:p>
    <w:p w14:paraId="3F2D88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60-61</w:t>
      </w:r>
    </w:p>
    <w:p w14:paraId="50D57D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bole,—“puṣpa, dūrvā, naivedya, candana</w:t>
      </w:r>
      <w:r w:rsidRPr="00790008">
        <w:rPr>
          <w:rStyle w:val="BookTitle"/>
          <w:rFonts w:asciiTheme="minorHAnsi" w:hAnsiTheme="minorHAnsi" w:cstheme="minorHAnsi"/>
          <w:b w:val="0"/>
          <w:bCs w:val="0"/>
          <w:color w:val="000000"/>
          <w:sz w:val="28"/>
          <w:szCs w:val="28"/>
        </w:rPr>
        <w:br/>
        <w:t>viṣṇu pūjibāra sajja, viṣṇura āsana</w:t>
      </w:r>
    </w:p>
    <w:p w14:paraId="37B16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kari snāna, hethā vaise se āsane</w:t>
      </w:r>
      <w:r w:rsidRPr="00790008">
        <w:rPr>
          <w:rStyle w:val="BookTitle"/>
          <w:rFonts w:asciiTheme="minorHAnsi" w:hAnsiTheme="minorHAnsi" w:cstheme="minorHAnsi"/>
          <w:b w:val="0"/>
          <w:bCs w:val="0"/>
          <w:color w:val="000000"/>
          <w:sz w:val="28"/>
          <w:szCs w:val="28"/>
        </w:rPr>
        <w:br/>
        <w:t>saba khāi’ pari’ tabe kare palāyane”</w:t>
      </w:r>
    </w:p>
    <w:p w14:paraId="592BAFE9" w14:textId="2182F3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kept the ingredients for worshiping Viṣṇu—flowers, dūrvā grass, bhoga, sandalwood pulp, and the Lord’s āsana—on the bank of the Ganges. When I went to take bath your son sat on the Lord’s āsana, ate the bhoga, smeared Himself with the sandalwood pulp, decorated Himself with the flowers, and ran off.</w:t>
      </w:r>
    </w:p>
    <w:p w14:paraId="7C085EE6" w14:textId="479CB5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6.62</w:t>
      </w:r>
    </w:p>
    <w:p w14:paraId="682D94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67361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āro bole,—“tumi kene duḥkha bhāva’ mane?</w:t>
      </w:r>
      <w:r w:rsidRPr="00790008">
        <w:rPr>
          <w:rStyle w:val="BookTitle"/>
          <w:rFonts w:asciiTheme="minorHAnsi" w:hAnsiTheme="minorHAnsi" w:cstheme="minorHAnsi"/>
          <w:b w:val="0"/>
          <w:bCs w:val="0"/>
          <w:color w:val="000000"/>
          <w:sz w:val="28"/>
          <w:szCs w:val="28"/>
        </w:rPr>
        <w:br/>
        <w:t>yā’ra lāgi’ kailā, sei khāilā āpane”</w:t>
      </w:r>
    </w:p>
    <w:p w14:paraId="6767D0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000000"/>
          <w:sz w:val="28"/>
          <w:szCs w:val="28"/>
        </w:rPr>
        <w:t>“</w:t>
      </w:r>
      <w:r w:rsidRPr="00790008">
        <w:rPr>
          <w:rStyle w:val="BookTitle"/>
          <w:rFonts w:asciiTheme="minorHAnsi" w:hAnsiTheme="minorHAnsi" w:cstheme="minorHAnsi"/>
          <w:b/>
          <w:bCs/>
          <w:color w:val="800000"/>
          <w:sz w:val="28"/>
          <w:szCs w:val="28"/>
        </w:rPr>
        <w:t>Then He said, ’Why are you unhappy? He for whom you arranged those ingredients has Himself enjoyed them.’”</w:t>
      </w:r>
    </w:p>
    <w:p w14:paraId="72CE59E2" w14:textId="368A01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means “He to whom you have offered these foodstuffs and ingredients for worship has personally accepted them.” Impersonal monists understand from this incident that the Lord was a worshiper of the “Self,” but such considerations of the Māyāvādīs prove their lack of proper knowledge. Śrī Caitanyadeva is </w:t>
      </w:r>
      <w:r w:rsidRPr="00790008">
        <w:rPr>
          <w:rStyle w:val="BookTitle"/>
          <w:rFonts w:asciiTheme="minorHAnsi" w:hAnsiTheme="minorHAnsi" w:cstheme="minorHAnsi"/>
          <w:b w:val="0"/>
          <w:bCs w:val="0"/>
          <w:i/>
          <w:iCs/>
          <w:color w:val="000000"/>
          <w:sz w:val="28"/>
          <w:szCs w:val="28"/>
        </w:rPr>
        <w:t xml:space="preserve">sac-cid-ānanda-vigraha </w:t>
      </w:r>
      <w:r w:rsidRPr="00790008">
        <w:rPr>
          <w:rStyle w:val="BookTitle"/>
          <w:rFonts w:asciiTheme="minorHAnsi" w:hAnsiTheme="minorHAnsi" w:cstheme="minorHAnsi"/>
          <w:b w:val="0"/>
          <w:bCs w:val="0"/>
          <w:color w:val="000000"/>
          <w:sz w:val="28"/>
          <w:szCs w:val="28"/>
        </w:rPr>
        <w:t>and the origin of Nārāyaṇa. There is no difference between His names, His person, His body, and His soul like there is with the conditioned souls. Impersonal Brahman is simply the effulgence emanating from His body. Therefore the imaginations of the Māyāvādīs cannot touch Him, for He is beyond the reach of sense perception.</w:t>
      </w:r>
    </w:p>
    <w:p w14:paraId="715B2AC2" w14:textId="23E6C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6.63</w:t>
      </w:r>
    </w:p>
    <w:p w14:paraId="518457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4C272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bole,—“sandhyā kari jalete nāmiyā</w:t>
      </w:r>
      <w:r w:rsidRPr="00790008">
        <w:rPr>
          <w:rStyle w:val="BookTitle"/>
          <w:rFonts w:asciiTheme="minorHAnsi" w:hAnsiTheme="minorHAnsi" w:cstheme="minorHAnsi"/>
          <w:b w:val="0"/>
          <w:bCs w:val="0"/>
          <w:color w:val="000000"/>
          <w:sz w:val="28"/>
          <w:szCs w:val="28"/>
        </w:rPr>
        <w:br/>
        <w:t>ḍuba diyā laiyā yāya caraṇe dhariyā”</w:t>
      </w:r>
    </w:p>
    <w:p w14:paraId="3C206568" w14:textId="20D41F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was standing in the water chanting my Gāyatrī, and He grabbed my feet and pulled me down.”</w:t>
      </w:r>
    </w:p>
    <w:p w14:paraId="41DF1874" w14:textId="16E182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6.64</w:t>
      </w:r>
    </w:p>
    <w:p w14:paraId="26B9F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024385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bole,—“āmāra nā rahe sāji dhuti”</w:t>
      </w:r>
      <w:r w:rsidRPr="00790008">
        <w:rPr>
          <w:rStyle w:val="BookTitle"/>
          <w:rFonts w:asciiTheme="minorHAnsi" w:hAnsiTheme="minorHAnsi" w:cstheme="minorHAnsi"/>
          <w:b w:val="0"/>
          <w:bCs w:val="0"/>
          <w:color w:val="000000"/>
          <w:sz w:val="28"/>
          <w:szCs w:val="28"/>
        </w:rPr>
        <w:br/>
        <w:t>keha bole,—“āmāra corāya gītā-puṅthi”</w:t>
      </w:r>
    </w:p>
    <w:p w14:paraId="6657F9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Another said, “He always takes my flower basket and fresh cloth.” Someone else said, “He steals my Bhagavad-gītā.”</w:t>
      </w:r>
    </w:p>
    <w:p w14:paraId="23E396F0" w14:textId="14A3AE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sāji</w:t>
      </w:r>
      <w:r w:rsidRPr="00790008">
        <w:rPr>
          <w:rStyle w:val="BookTitle"/>
          <w:rFonts w:asciiTheme="minorHAnsi" w:hAnsiTheme="minorHAnsi" w:cstheme="minorHAnsi"/>
          <w:b w:val="0"/>
          <w:bCs w:val="0"/>
          <w:color w:val="000000"/>
          <w:sz w:val="28"/>
          <w:szCs w:val="28"/>
        </w:rPr>
        <w:t xml:space="preserve"> refers to a basket of flowers, the word </w:t>
      </w:r>
      <w:r w:rsidRPr="00790008">
        <w:rPr>
          <w:rStyle w:val="BookTitle"/>
          <w:rFonts w:asciiTheme="minorHAnsi" w:hAnsiTheme="minorHAnsi" w:cstheme="minorHAnsi"/>
          <w:b w:val="0"/>
          <w:bCs w:val="0"/>
          <w:i/>
          <w:iCs/>
          <w:color w:val="000000"/>
          <w:sz w:val="28"/>
          <w:szCs w:val="28"/>
        </w:rPr>
        <w:t>dhuti</w:t>
      </w:r>
      <w:r w:rsidRPr="00790008">
        <w:rPr>
          <w:rStyle w:val="BookTitle"/>
          <w:rFonts w:asciiTheme="minorHAnsi" w:hAnsiTheme="minorHAnsi" w:cstheme="minorHAnsi"/>
          <w:b w:val="0"/>
          <w:bCs w:val="0"/>
          <w:color w:val="000000"/>
          <w:sz w:val="28"/>
          <w:szCs w:val="28"/>
        </w:rPr>
        <w:t xml:space="preserve"> refers to cloth that one wears, and the word </w:t>
      </w:r>
      <w:r w:rsidRPr="00790008">
        <w:rPr>
          <w:rStyle w:val="BookTitle"/>
          <w:rFonts w:asciiTheme="minorHAnsi" w:hAnsiTheme="minorHAnsi" w:cstheme="minorHAnsi"/>
          <w:b w:val="0"/>
          <w:bCs w:val="0"/>
          <w:i/>
          <w:iCs/>
          <w:color w:val="000000"/>
          <w:sz w:val="28"/>
          <w:szCs w:val="28"/>
        </w:rPr>
        <w:t>corāya</w:t>
      </w:r>
      <w:r w:rsidRPr="00790008">
        <w:rPr>
          <w:rStyle w:val="BookTitle"/>
          <w:rFonts w:asciiTheme="minorHAnsi" w:hAnsiTheme="minorHAnsi" w:cstheme="minorHAnsi"/>
          <w:b w:val="0"/>
          <w:bCs w:val="0"/>
          <w:color w:val="000000"/>
          <w:sz w:val="28"/>
          <w:szCs w:val="28"/>
        </w:rPr>
        <w:t xml:space="preserve"> means “steals.”</w:t>
      </w:r>
    </w:p>
    <w:p w14:paraId="6D224AD4" w14:textId="57284A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6.65</w:t>
      </w:r>
    </w:p>
    <w:p w14:paraId="579D98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00F81C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bole,—“putra ati-bālaka, āmāra</w:t>
      </w:r>
      <w:r w:rsidRPr="00790008">
        <w:rPr>
          <w:rStyle w:val="BookTitle"/>
          <w:rFonts w:asciiTheme="minorHAnsi" w:hAnsiTheme="minorHAnsi" w:cstheme="minorHAnsi"/>
          <w:b w:val="0"/>
          <w:bCs w:val="0"/>
          <w:color w:val="000000"/>
          <w:sz w:val="28"/>
          <w:szCs w:val="28"/>
        </w:rPr>
        <w:br/>
        <w:t>karṇe jala diyā tā’re kāndāya apāra”</w:t>
      </w:r>
    </w:p>
    <w:p w14:paraId="7CE05B87" w14:textId="735AE4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someone complained, “My son is very young, and your son makes him cry by putting water in his ears.”</w:t>
      </w:r>
    </w:p>
    <w:p w14:paraId="46244021" w14:textId="0F1AE3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6.66</w:t>
      </w:r>
    </w:p>
    <w:p w14:paraId="77BD1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7EE6E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bole,—“mora pṛṣṭha diyā kāndhe caḍe</w:t>
      </w:r>
      <w:r w:rsidRPr="00790008">
        <w:rPr>
          <w:rStyle w:val="BookTitle"/>
          <w:rFonts w:asciiTheme="minorHAnsi" w:hAnsiTheme="minorHAnsi" w:cstheme="minorHAnsi"/>
          <w:b w:val="0"/>
          <w:bCs w:val="0"/>
          <w:color w:val="000000"/>
          <w:sz w:val="28"/>
          <w:szCs w:val="28"/>
        </w:rPr>
        <w:br/>
        <w:t>’muñi re maheśa’ bali’ jhāṅpa diyā paḍe”</w:t>
      </w:r>
    </w:p>
    <w:p w14:paraId="4E68720F" w14:textId="497210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said, “He comes behind me, climbs on my shoulders, and then jumps in the water, exclaiming, ’I am Lord Maheśa!’</w:t>
      </w:r>
    </w:p>
    <w:p w14:paraId="17EC80E5" w14:textId="26C948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6.67</w:t>
      </w:r>
    </w:p>
    <w:p w14:paraId="671983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EB62A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bole,—“vaise mora pūjāra āsane</w:t>
      </w:r>
      <w:r w:rsidRPr="00790008">
        <w:rPr>
          <w:rStyle w:val="BookTitle"/>
          <w:rFonts w:asciiTheme="minorHAnsi" w:hAnsiTheme="minorHAnsi" w:cstheme="minorHAnsi"/>
          <w:b w:val="0"/>
          <w:bCs w:val="0"/>
          <w:color w:val="000000"/>
          <w:sz w:val="28"/>
          <w:szCs w:val="28"/>
        </w:rPr>
        <w:br/>
        <w:t>naivedya khāiyā viṣṇu pūjaye āpane</w:t>
      </w:r>
    </w:p>
    <w:p w14:paraId="7B63584D" w14:textId="510CAF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“Your son sits on my āsana and eats the offerings I have prepared for Lord Viṣṇu. Then He worships Lord Viṣṇu.</w:t>
      </w:r>
    </w:p>
    <w:p w14:paraId="2D3F7B82" w14:textId="7BFCD1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6.68</w:t>
      </w:r>
    </w:p>
    <w:p w14:paraId="7771F5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0CEA9E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uṭhile bālukā deya aṅge</w:t>
      </w:r>
      <w:r w:rsidRPr="00790008">
        <w:rPr>
          <w:rStyle w:val="BookTitle"/>
          <w:rFonts w:asciiTheme="minorHAnsi" w:hAnsiTheme="minorHAnsi" w:cstheme="minorHAnsi"/>
          <w:b w:val="0"/>
          <w:bCs w:val="0"/>
          <w:color w:val="000000"/>
          <w:sz w:val="28"/>
          <w:szCs w:val="28"/>
        </w:rPr>
        <w:br/>
        <w:t>yateka capala śiśu, sei tā’ra saṅge</w:t>
      </w:r>
    </w:p>
    <w:p w14:paraId="6B6130BD" w14:textId="5D8D33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I come out from my bath, He throws sand on me. He is surrounded by all the other mischievous boys.</w:t>
      </w:r>
    </w:p>
    <w:p w14:paraId="0A97C4AA" w14:textId="48E4C7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6.69</w:t>
      </w:r>
    </w:p>
    <w:p w14:paraId="7B6066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304D7F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strī-vāse puruṣa-vāse karaye badala</w:t>
      </w:r>
      <w:r w:rsidRPr="00790008">
        <w:rPr>
          <w:rStyle w:val="BookTitle"/>
          <w:rFonts w:asciiTheme="minorHAnsi" w:hAnsiTheme="minorHAnsi" w:cstheme="minorHAnsi"/>
          <w:b w:val="0"/>
          <w:bCs w:val="0"/>
          <w:color w:val="000000"/>
          <w:sz w:val="28"/>
          <w:szCs w:val="28"/>
        </w:rPr>
        <w:br/>
        <w:t>paribāra belā sabe lajjāya vikala!</w:t>
      </w:r>
    </w:p>
    <w:p w14:paraId="71885D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exchanges the men’s cloth with the women’s, and then everyone is embarrassed when they go to dress.</w:t>
      </w:r>
    </w:p>
    <w:p w14:paraId="34BA86EC" w14:textId="57FBCA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 xml:space="preserve">strī-vāse puruṣa-vāse </w:t>
      </w:r>
      <w:r w:rsidRPr="00790008">
        <w:rPr>
          <w:rStyle w:val="BookTitle"/>
          <w:rFonts w:asciiTheme="minorHAnsi" w:hAnsiTheme="minorHAnsi" w:cstheme="minorHAnsi"/>
          <w:b w:val="0"/>
          <w:bCs w:val="0"/>
          <w:color w:val="000000"/>
          <w:sz w:val="28"/>
          <w:szCs w:val="28"/>
        </w:rPr>
        <w:t xml:space="preserve">refers to the cloths worn by women and men, and the word </w:t>
      </w:r>
      <w:r w:rsidRPr="00790008">
        <w:rPr>
          <w:rStyle w:val="BookTitle"/>
          <w:rFonts w:asciiTheme="minorHAnsi" w:hAnsiTheme="minorHAnsi" w:cstheme="minorHAnsi"/>
          <w:b w:val="0"/>
          <w:bCs w:val="0"/>
          <w:i/>
          <w:iCs/>
          <w:color w:val="000000"/>
          <w:sz w:val="28"/>
          <w:szCs w:val="28"/>
        </w:rPr>
        <w:t xml:space="preserve">vikala </w:t>
      </w:r>
      <w:r w:rsidRPr="00790008">
        <w:rPr>
          <w:rStyle w:val="BookTitle"/>
          <w:rFonts w:asciiTheme="minorHAnsi" w:hAnsiTheme="minorHAnsi" w:cstheme="minorHAnsi"/>
          <w:b w:val="0"/>
          <w:bCs w:val="0"/>
          <w:color w:val="000000"/>
          <w:sz w:val="28"/>
          <w:szCs w:val="28"/>
        </w:rPr>
        <w:t>means “overwhelmed,” “agitated,” “morose,” or “absorbed.”</w:t>
      </w:r>
    </w:p>
    <w:p w14:paraId="72D6E173" w14:textId="316FA3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6.70</w:t>
      </w:r>
    </w:p>
    <w:p w14:paraId="3893F1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235B9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parama-bāndhava tumi miśra-jagannātha!</w:t>
      </w:r>
      <w:r w:rsidRPr="00790008">
        <w:rPr>
          <w:rStyle w:val="BookTitle"/>
          <w:rFonts w:asciiTheme="minorHAnsi" w:hAnsiTheme="minorHAnsi" w:cstheme="minorHAnsi"/>
          <w:b w:val="0"/>
          <w:bCs w:val="0"/>
          <w:color w:val="000000"/>
          <w:sz w:val="28"/>
          <w:szCs w:val="28"/>
        </w:rPr>
        <w:br/>
        <w:t>nitya ei-mata kare, kahiluṅ tomāta</w:t>
      </w:r>
    </w:p>
    <w:p w14:paraId="1DBC054F" w14:textId="280EFE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Jagannātha Miśra, you are our dear friend, therefore we are informing you that your son does such things every day.</w:t>
      </w:r>
    </w:p>
    <w:p w14:paraId="51246271" w14:textId="26816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6.71</w:t>
      </w:r>
    </w:p>
    <w:p w14:paraId="7BE172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F8FAB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dui-prahareo nāhi uṭhe jala haite</w:t>
      </w:r>
      <w:r w:rsidRPr="00790008">
        <w:rPr>
          <w:rStyle w:val="BookTitle"/>
          <w:rFonts w:asciiTheme="minorHAnsi" w:hAnsiTheme="minorHAnsi" w:cstheme="minorHAnsi"/>
          <w:b w:val="0"/>
          <w:bCs w:val="0"/>
          <w:color w:val="000000"/>
          <w:sz w:val="28"/>
          <w:szCs w:val="28"/>
        </w:rPr>
        <w:br/>
        <w:t>deha vā tāhāra bhāla thākibe kemate”</w:t>
      </w:r>
    </w:p>
    <w:p w14:paraId="36C933F9" w14:textId="4225CF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remains in the water for up to six hours, so how will His body remain fit?”</w:t>
      </w:r>
    </w:p>
    <w:p w14:paraId="5FDB975F" w14:textId="52D781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6.72</w:t>
      </w:r>
    </w:p>
    <w:p w14:paraId="064AEF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C7625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kāle pārśva-vartī yateka bālikā</w:t>
      </w:r>
      <w:r w:rsidRPr="00790008">
        <w:rPr>
          <w:rStyle w:val="BookTitle"/>
          <w:rFonts w:asciiTheme="minorHAnsi" w:hAnsiTheme="minorHAnsi" w:cstheme="minorHAnsi"/>
          <w:b w:val="0"/>
          <w:bCs w:val="0"/>
          <w:color w:val="000000"/>
          <w:sz w:val="28"/>
          <w:szCs w:val="28"/>
        </w:rPr>
        <w:br/>
        <w:t>kopa-mane āilena śacīdevī yathā</w:t>
      </w:r>
    </w:p>
    <w:p w14:paraId="5D02A9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same time all the neighborhood girls approached Mother Śacī in an angry mood.</w:t>
      </w:r>
    </w:p>
    <w:p w14:paraId="5AC56339" w14:textId="1770C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kopa-mane </w:t>
      </w:r>
      <w:r w:rsidRPr="00790008">
        <w:rPr>
          <w:rStyle w:val="BookTitle"/>
          <w:rFonts w:asciiTheme="minorHAnsi" w:hAnsiTheme="minorHAnsi" w:cstheme="minorHAnsi"/>
          <w:b w:val="0"/>
          <w:bCs w:val="0"/>
          <w:color w:val="000000"/>
          <w:sz w:val="28"/>
          <w:szCs w:val="28"/>
        </w:rPr>
        <w:t>means “in an angry mood.”</w:t>
      </w:r>
    </w:p>
    <w:p w14:paraId="617C753F" w14:textId="283E4E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6.73</w:t>
      </w:r>
    </w:p>
    <w:p w14:paraId="7EAACF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63D231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śacire sambodhiyā sabe bolena vacana</w:t>
      </w:r>
      <w:r w:rsidRPr="00790008">
        <w:rPr>
          <w:rStyle w:val="BookTitle"/>
          <w:rFonts w:asciiTheme="minorHAnsi" w:hAnsiTheme="minorHAnsi" w:cstheme="minorHAnsi"/>
          <w:b w:val="0"/>
          <w:bCs w:val="0"/>
          <w:color w:val="000000"/>
          <w:sz w:val="28"/>
          <w:szCs w:val="28"/>
        </w:rPr>
        <w:br/>
        <w:t>“śuna, ṭhākurāṇī, nija-putrera karama</w:t>
      </w:r>
    </w:p>
    <w:p w14:paraId="78B0EFA2" w14:textId="2B973B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complained to Śacī, “O Ṭhākurāṇī, listen to what your son has done!</w:t>
      </w:r>
    </w:p>
    <w:p w14:paraId="36E60A65" w14:textId="087E84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6.74</w:t>
      </w:r>
    </w:p>
    <w:p w14:paraId="322997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47187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vasana karaye curi, bole ati-manda</w:t>
      </w:r>
      <w:r w:rsidRPr="00790008">
        <w:rPr>
          <w:rStyle w:val="BookTitle"/>
          <w:rFonts w:asciiTheme="minorHAnsi" w:hAnsiTheme="minorHAnsi" w:cstheme="minorHAnsi"/>
          <w:b w:val="0"/>
          <w:bCs w:val="0"/>
          <w:color w:val="000000"/>
          <w:sz w:val="28"/>
          <w:szCs w:val="28"/>
        </w:rPr>
        <w:br/>
        <w:t>uttara karile jala deya, kare dvandva</w:t>
      </w:r>
    </w:p>
    <w:p w14:paraId="13804E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steals our clothes and speaks very badly. If we protest, He throws water on us and starts a quarrel.</w:t>
      </w:r>
    </w:p>
    <w:p w14:paraId="4553453A" w14:textId="4A3FFA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dvandva</w:t>
      </w:r>
      <w:r w:rsidRPr="00790008">
        <w:rPr>
          <w:rStyle w:val="BookTitle"/>
          <w:rFonts w:asciiTheme="minorHAnsi" w:hAnsiTheme="minorHAnsi" w:cstheme="minorHAnsi"/>
          <w:b w:val="0"/>
          <w:bCs w:val="0"/>
          <w:color w:val="000000"/>
          <w:sz w:val="28"/>
          <w:szCs w:val="28"/>
        </w:rPr>
        <w:t xml:space="preserve"> means “argument” or “quarrel.”</w:t>
      </w:r>
    </w:p>
    <w:p w14:paraId="2693A919" w14:textId="6FD2FF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6.75</w:t>
      </w:r>
    </w:p>
    <w:p w14:paraId="09CAF4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75</w:t>
      </w:r>
    </w:p>
    <w:p w14:paraId="42369D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vrata karibāre yata āni phula-phala</w:t>
      </w:r>
      <w:r w:rsidRPr="00790008">
        <w:rPr>
          <w:rStyle w:val="BookTitle"/>
          <w:rFonts w:asciiTheme="minorHAnsi" w:hAnsiTheme="minorHAnsi" w:cstheme="minorHAnsi"/>
          <w:b w:val="0"/>
          <w:bCs w:val="0"/>
          <w:color w:val="000000"/>
          <w:sz w:val="28"/>
          <w:szCs w:val="28"/>
        </w:rPr>
        <w:br/>
        <w:t>chaḍāiyā phele bala kariyā sakala</w:t>
      </w:r>
    </w:p>
    <w:p w14:paraId="132F5A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force, He scatters whatever fruits and flowers we bring for pūjā.</w:t>
      </w:r>
    </w:p>
    <w:p w14:paraId="293BAD30" w14:textId="3C61E8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bala kariyā</w:t>
      </w:r>
      <w:r w:rsidRPr="00790008">
        <w:rPr>
          <w:rStyle w:val="BookTitle"/>
          <w:rFonts w:asciiTheme="minorHAnsi" w:hAnsiTheme="minorHAnsi" w:cstheme="minorHAnsi"/>
          <w:b w:val="0"/>
          <w:bCs w:val="0"/>
          <w:color w:val="000000"/>
          <w:sz w:val="28"/>
          <w:szCs w:val="28"/>
        </w:rPr>
        <w:t xml:space="preserve"> mean “forcibly.”</w:t>
      </w:r>
    </w:p>
    <w:p w14:paraId="716FC0FC" w14:textId="5C9E8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6.76</w:t>
      </w:r>
    </w:p>
    <w:p w14:paraId="674B66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46824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uṭhile bālukā deya aṅge</w:t>
      </w:r>
      <w:r w:rsidRPr="00790008">
        <w:rPr>
          <w:rStyle w:val="BookTitle"/>
          <w:rFonts w:asciiTheme="minorHAnsi" w:hAnsiTheme="minorHAnsi" w:cstheme="minorHAnsi"/>
          <w:b w:val="0"/>
          <w:bCs w:val="0"/>
          <w:color w:val="000000"/>
          <w:sz w:val="28"/>
          <w:szCs w:val="28"/>
        </w:rPr>
        <w:br/>
        <w:t>yateka capala śiśu, sei tā’ra saṅge</w:t>
      </w:r>
    </w:p>
    <w:p w14:paraId="524068C1" w14:textId="44492E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we come out from our bath, He throws sand on us. He is surrounded by all sorts of mischievous boys.</w:t>
      </w:r>
    </w:p>
    <w:p w14:paraId="0BFFA602" w14:textId="77F26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6.77</w:t>
      </w:r>
    </w:p>
    <w:p w14:paraId="699051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0BF63B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āsi’ karṇe bole baḍa bola”</w:t>
      </w:r>
      <w:r w:rsidRPr="00790008">
        <w:rPr>
          <w:rStyle w:val="BookTitle"/>
          <w:rFonts w:asciiTheme="minorHAnsi" w:hAnsiTheme="minorHAnsi" w:cstheme="minorHAnsi"/>
          <w:b w:val="0"/>
          <w:bCs w:val="0"/>
          <w:color w:val="000000"/>
          <w:sz w:val="28"/>
          <w:szCs w:val="28"/>
        </w:rPr>
        <w:br/>
        <w:t>keha bole,—“mora mukhe dileka kullola</w:t>
      </w:r>
    </w:p>
    <w:p w14:paraId="3D83F3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sneaks up behind us and shouts in our ears.” One of the girls said, “He spit water in my face.</w:t>
      </w:r>
    </w:p>
    <w:p w14:paraId="7FE716A7" w14:textId="1AB56F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capala</w:t>
      </w:r>
      <w:r w:rsidRPr="00790008">
        <w:rPr>
          <w:rStyle w:val="BookTitle"/>
          <w:rFonts w:asciiTheme="minorHAnsi" w:hAnsiTheme="minorHAnsi" w:cstheme="minorHAnsi"/>
          <w:b w:val="0"/>
          <w:bCs w:val="0"/>
          <w:color w:val="000000"/>
          <w:sz w:val="28"/>
          <w:szCs w:val="28"/>
        </w:rPr>
        <w:t xml:space="preserve"> means “naughty,” “mischievous,” or “impudent.” The first line of this verse means “to suddenly shout loudly into the ear.”</w:t>
      </w:r>
    </w:p>
    <w:p w14:paraId="5F5CF2BC" w14:textId="2BE119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6.78</w:t>
      </w:r>
    </w:p>
    <w:p w14:paraId="0BD910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7FC1B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okaḍāra bici deya keśera bhitare</w:t>
      </w:r>
      <w:r w:rsidRPr="00790008">
        <w:rPr>
          <w:rStyle w:val="BookTitle"/>
          <w:rFonts w:asciiTheme="minorHAnsi" w:hAnsiTheme="minorHAnsi" w:cstheme="minorHAnsi"/>
          <w:b w:val="0"/>
          <w:bCs w:val="0"/>
          <w:color w:val="000000"/>
          <w:sz w:val="28"/>
          <w:szCs w:val="28"/>
        </w:rPr>
        <w:br/>
        <w:t>keha bole,—“more cāhe vibhā karibāre</w:t>
      </w:r>
    </w:p>
    <w:p w14:paraId="0B1E59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then he threw okaḍa seeds [which induce itching] in my hair.” Someone else said, “He said He wants to marry me.</w:t>
      </w:r>
    </w:p>
    <w:p w14:paraId="3A814F8D" w14:textId="0A1964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vibhā</w:t>
      </w:r>
      <w:r w:rsidRPr="00790008">
        <w:rPr>
          <w:rStyle w:val="BookTitle"/>
          <w:rFonts w:asciiTheme="minorHAnsi" w:hAnsiTheme="minorHAnsi" w:cstheme="minorHAnsi"/>
          <w:b w:val="0"/>
          <w:bCs w:val="0"/>
          <w:color w:val="000000"/>
          <w:sz w:val="28"/>
          <w:szCs w:val="28"/>
        </w:rPr>
        <w:t xml:space="preserve"> is a corruption of the Sanskrit word </w:t>
      </w:r>
      <w:r w:rsidRPr="00790008">
        <w:rPr>
          <w:rStyle w:val="BookTitle"/>
          <w:rFonts w:asciiTheme="minorHAnsi" w:hAnsiTheme="minorHAnsi" w:cstheme="minorHAnsi"/>
          <w:b w:val="0"/>
          <w:bCs w:val="0"/>
          <w:i/>
          <w:iCs/>
          <w:color w:val="000000"/>
          <w:sz w:val="28"/>
          <w:szCs w:val="28"/>
        </w:rPr>
        <w:t>vivāha</w:t>
      </w:r>
      <w:r w:rsidRPr="00790008">
        <w:rPr>
          <w:rStyle w:val="BookTitle"/>
          <w:rFonts w:asciiTheme="minorHAnsi" w:hAnsiTheme="minorHAnsi" w:cstheme="minorHAnsi"/>
          <w:b w:val="0"/>
          <w:bCs w:val="0"/>
          <w:color w:val="000000"/>
          <w:sz w:val="28"/>
          <w:szCs w:val="28"/>
        </w:rPr>
        <w:t>, which means “marriage.”</w:t>
      </w:r>
    </w:p>
    <w:p w14:paraId="0DD5AD77" w14:textId="7596BD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6.79</w:t>
      </w:r>
    </w:p>
    <w:p w14:paraId="596C6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1F409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ei-mata kare vyavahāra</w:t>
      </w:r>
      <w:r w:rsidRPr="00790008">
        <w:rPr>
          <w:rStyle w:val="BookTitle"/>
          <w:rFonts w:asciiTheme="minorHAnsi" w:hAnsiTheme="minorHAnsi" w:cstheme="minorHAnsi"/>
          <w:b w:val="0"/>
          <w:bCs w:val="0"/>
          <w:color w:val="000000"/>
          <w:sz w:val="28"/>
          <w:szCs w:val="28"/>
        </w:rPr>
        <w:br/>
        <w:t>tomāra nimāi kibā rājāra kumāra?</w:t>
      </w:r>
    </w:p>
    <w:p w14:paraId="72DC02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“Everyday He behaves with us like this. Does your Nimāi think He is the son of a king?</w:t>
      </w:r>
    </w:p>
    <w:p w14:paraId="78C806B8" w14:textId="265A57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rājāra kumāra</w:t>
      </w:r>
      <w:r w:rsidRPr="00790008">
        <w:rPr>
          <w:rStyle w:val="BookTitle"/>
          <w:rFonts w:asciiTheme="minorHAnsi" w:hAnsiTheme="minorHAnsi" w:cstheme="minorHAnsi"/>
          <w:b w:val="0"/>
          <w:bCs w:val="0"/>
          <w:color w:val="000000"/>
          <w:sz w:val="28"/>
          <w:szCs w:val="28"/>
        </w:rPr>
        <w:t xml:space="preserve"> refer to one who is independent or as free as a king’s son.</w:t>
      </w:r>
    </w:p>
    <w:p w14:paraId="2CB6BD14" w14:textId="71C0E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6.80</w:t>
      </w:r>
    </w:p>
    <w:p w14:paraId="798062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4AAF7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śunilāṅa yena nandera kumāra</w:t>
      </w:r>
      <w:r w:rsidRPr="00790008">
        <w:rPr>
          <w:rStyle w:val="BookTitle"/>
          <w:rFonts w:asciiTheme="minorHAnsi" w:hAnsiTheme="minorHAnsi" w:cstheme="minorHAnsi"/>
          <w:b w:val="0"/>
          <w:bCs w:val="0"/>
          <w:color w:val="000000"/>
          <w:sz w:val="28"/>
          <w:szCs w:val="28"/>
        </w:rPr>
        <w:br/>
        <w:t>sei-mata saba kare nimāi tomāra</w:t>
      </w:r>
    </w:p>
    <w:p w14:paraId="18058716" w14:textId="1A15A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activities of your son, Nimāi, exactly resemble what we have heard about the activities of the son of Nanda.</w:t>
      </w:r>
    </w:p>
    <w:p w14:paraId="271C2598" w14:textId="0C39F1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6.81</w:t>
      </w:r>
    </w:p>
    <w:p w14:paraId="7DDB00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2CA40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bāpa-māyere baliba yei dine</w:t>
      </w:r>
      <w:r w:rsidRPr="00790008">
        <w:rPr>
          <w:rStyle w:val="BookTitle"/>
          <w:rFonts w:asciiTheme="minorHAnsi" w:hAnsiTheme="minorHAnsi" w:cstheme="minorHAnsi"/>
          <w:b w:val="0"/>
          <w:bCs w:val="0"/>
          <w:color w:val="000000"/>
          <w:sz w:val="28"/>
          <w:szCs w:val="28"/>
        </w:rPr>
        <w:br/>
        <w:t>tata-kṣaṇe kondala haibe tomā’ sane</w:t>
      </w:r>
    </w:p>
    <w:p w14:paraId="3872DD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we tell our parents about your son’s mischief, they will surely quarrel with you.</w:t>
      </w:r>
    </w:p>
    <w:p w14:paraId="651355D2" w14:textId="7D476E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girls continued to speak: “The day we complain to our parents about these naughty activities they will certainly quarrel with you.”</w:t>
      </w:r>
    </w:p>
    <w:p w14:paraId="31D04E11" w14:textId="3A8FDF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6.82</w:t>
      </w:r>
    </w:p>
    <w:p w14:paraId="1F4FAC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72D1EF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nivāraṇa kara jhāṭa āpana chāoyāla</w:t>
      </w:r>
      <w:r w:rsidRPr="00790008">
        <w:rPr>
          <w:rStyle w:val="BookTitle"/>
          <w:rFonts w:asciiTheme="minorHAnsi" w:hAnsiTheme="minorHAnsi" w:cstheme="minorHAnsi"/>
          <w:b w:val="0"/>
          <w:bCs w:val="0"/>
          <w:color w:val="000000"/>
          <w:sz w:val="28"/>
          <w:szCs w:val="28"/>
        </w:rPr>
        <w:br/>
        <w:t>nadīyāya hena karma kabhu nahe bhāla”</w:t>
      </w:r>
    </w:p>
    <w:p w14:paraId="1973BF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control your son immediately, for such activities are not proper in Nadia.”</w:t>
      </w:r>
    </w:p>
    <w:p w14:paraId="0AAECF74" w14:textId="299A24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nivāraṇa</w:t>
      </w:r>
      <w:r w:rsidRPr="00790008">
        <w:rPr>
          <w:rStyle w:val="BookTitle"/>
          <w:rFonts w:asciiTheme="minorHAnsi" w:hAnsiTheme="minorHAnsi" w:cstheme="minorHAnsi"/>
          <w:b w:val="0"/>
          <w:bCs w:val="0"/>
          <w:color w:val="000000"/>
          <w:sz w:val="28"/>
          <w:szCs w:val="28"/>
        </w:rPr>
        <w:t xml:space="preserve"> means “to stop or forbid.” The word </w:t>
      </w:r>
      <w:r w:rsidRPr="00790008">
        <w:rPr>
          <w:rStyle w:val="BookTitle"/>
          <w:rFonts w:asciiTheme="minorHAnsi" w:hAnsiTheme="minorHAnsi" w:cstheme="minorHAnsi"/>
          <w:b w:val="0"/>
          <w:bCs w:val="0"/>
          <w:i/>
          <w:iCs/>
          <w:color w:val="000000"/>
          <w:sz w:val="28"/>
          <w:szCs w:val="28"/>
        </w:rPr>
        <w:t>chāoyāla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śāvaka</w:t>
      </w:r>
      <w:r w:rsidRPr="00790008">
        <w:rPr>
          <w:rStyle w:val="BookTitle"/>
          <w:rFonts w:asciiTheme="minorHAnsi" w:hAnsiTheme="minorHAnsi" w:cstheme="minorHAnsi"/>
          <w:b w:val="0"/>
          <w:bCs w:val="0"/>
          <w:color w:val="000000"/>
          <w:sz w:val="28"/>
          <w:szCs w:val="28"/>
        </w:rPr>
        <w:t>, which means “child” or “baby.” “The city of Nadia is filled with many respectable gentlemen. It is not proper for Nimāi to perform mischief in such a society.”</w:t>
      </w:r>
    </w:p>
    <w:p w14:paraId="6F59440B" w14:textId="36F89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6.83</w:t>
      </w:r>
    </w:p>
    <w:p w14:paraId="4E944E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2CC488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hāsena mahāprabhura jananī</w:t>
      </w:r>
      <w:r w:rsidRPr="00790008">
        <w:rPr>
          <w:rStyle w:val="BookTitle"/>
          <w:rFonts w:asciiTheme="minorHAnsi" w:hAnsiTheme="minorHAnsi" w:cstheme="minorHAnsi"/>
          <w:b w:val="0"/>
          <w:bCs w:val="0"/>
          <w:color w:val="000000"/>
          <w:sz w:val="28"/>
          <w:szCs w:val="28"/>
        </w:rPr>
        <w:br/>
        <w:t>sabe kole kariyā balena priya-vāṇī</w:t>
      </w:r>
    </w:p>
    <w:p w14:paraId="01234213" w14:textId="7AD732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these complaints, the Lord’s mother smiled, embraced the girls, and sweetly spoke to them.</w:t>
      </w:r>
    </w:p>
    <w:p w14:paraId="40AA9630" w14:textId="6EEC79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6.84</w:t>
      </w:r>
    </w:p>
    <w:p w14:paraId="6B508D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34B01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“nimāi āile āji vāḍyāmu bāndhiyā</w:t>
      </w:r>
      <w:r w:rsidRPr="00790008">
        <w:rPr>
          <w:rStyle w:val="BookTitle"/>
          <w:rFonts w:asciiTheme="minorHAnsi" w:hAnsiTheme="minorHAnsi" w:cstheme="minorHAnsi"/>
          <w:b w:val="0"/>
          <w:bCs w:val="0"/>
          <w:color w:val="000000"/>
          <w:sz w:val="28"/>
          <w:szCs w:val="28"/>
        </w:rPr>
        <w:br/>
        <w:t>āra yena upadrava nāhi kare giyā”</w:t>
      </w:r>
    </w:p>
    <w:p w14:paraId="4F326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Nimāi returns today, I will tie Him up and beat Him with a stick so that He won’t disturb you again.”</w:t>
      </w:r>
    </w:p>
    <w:p w14:paraId="1195600C" w14:textId="089174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vāḍyāmu </w:t>
      </w:r>
      <w:r w:rsidRPr="00790008">
        <w:rPr>
          <w:rStyle w:val="BookTitle"/>
          <w:rFonts w:asciiTheme="minorHAnsi" w:hAnsiTheme="minorHAnsi" w:cstheme="minorHAnsi"/>
          <w:b w:val="0"/>
          <w:bCs w:val="0"/>
          <w:color w:val="000000"/>
          <w:sz w:val="28"/>
          <w:szCs w:val="28"/>
        </w:rPr>
        <w:t xml:space="preserve">means “I will beat with a stick.” In other editions the word </w:t>
      </w:r>
      <w:r w:rsidRPr="00790008">
        <w:rPr>
          <w:rStyle w:val="BookTitle"/>
          <w:rFonts w:asciiTheme="minorHAnsi" w:hAnsiTheme="minorHAnsi" w:cstheme="minorHAnsi"/>
          <w:b w:val="0"/>
          <w:bCs w:val="0"/>
          <w:i/>
          <w:iCs/>
          <w:color w:val="000000"/>
          <w:sz w:val="28"/>
          <w:szCs w:val="28"/>
        </w:rPr>
        <w:t>eḍimu</w:t>
      </w:r>
      <w:r w:rsidRPr="00790008">
        <w:rPr>
          <w:rStyle w:val="BookTitle"/>
          <w:rFonts w:asciiTheme="minorHAnsi" w:hAnsiTheme="minorHAnsi" w:cstheme="minorHAnsi"/>
          <w:b w:val="0"/>
          <w:bCs w:val="0"/>
          <w:color w:val="000000"/>
          <w:sz w:val="28"/>
          <w:szCs w:val="28"/>
        </w:rPr>
        <w:t xml:space="preserve">, “to leave,” is found in place of </w:t>
      </w:r>
      <w:r w:rsidRPr="00790008">
        <w:rPr>
          <w:rStyle w:val="BookTitle"/>
          <w:rFonts w:asciiTheme="minorHAnsi" w:hAnsiTheme="minorHAnsi" w:cstheme="minorHAnsi"/>
          <w:b w:val="0"/>
          <w:bCs w:val="0"/>
          <w:i/>
          <w:iCs/>
          <w:color w:val="000000"/>
          <w:sz w:val="28"/>
          <w:szCs w:val="28"/>
        </w:rPr>
        <w:t>vāḍyāmu</w:t>
      </w:r>
      <w:r w:rsidRPr="00790008">
        <w:rPr>
          <w:rStyle w:val="BookTitle"/>
          <w:rFonts w:asciiTheme="minorHAnsi" w:hAnsiTheme="minorHAnsi" w:cstheme="minorHAnsi"/>
          <w:b w:val="0"/>
          <w:bCs w:val="0"/>
          <w:color w:val="000000"/>
          <w:sz w:val="28"/>
          <w:szCs w:val="28"/>
        </w:rPr>
        <w:t>. [In which case the meaning will be: “I will leave Him tied up.]</w:t>
      </w:r>
    </w:p>
    <w:p w14:paraId="2A925D11" w14:textId="719164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6.85</w:t>
      </w:r>
    </w:p>
    <w:p w14:paraId="4C0919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1F3C60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caraṇa-dhūli lañā sabe śire</w:t>
      </w:r>
      <w:r w:rsidRPr="00790008">
        <w:rPr>
          <w:rStyle w:val="BookTitle"/>
          <w:rFonts w:asciiTheme="minorHAnsi" w:hAnsiTheme="minorHAnsi" w:cstheme="minorHAnsi"/>
          <w:b w:val="0"/>
          <w:bCs w:val="0"/>
          <w:color w:val="000000"/>
          <w:sz w:val="28"/>
          <w:szCs w:val="28"/>
        </w:rPr>
        <w:br/>
        <w:t>tabe calilena punaḥ snāna karibāre</w:t>
      </w:r>
    </w:p>
    <w:p w14:paraId="6765C319" w14:textId="631106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girls then took the dust from Śacīdevī’s feet on their heads and went to take bath.</w:t>
      </w:r>
    </w:p>
    <w:p w14:paraId="45FA971C" w14:textId="7A514A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6.86</w:t>
      </w:r>
    </w:p>
    <w:p w14:paraId="3983DE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0DE94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cāpalya prabhu kare yā’ra sane</w:t>
      </w:r>
      <w:r w:rsidRPr="00790008">
        <w:rPr>
          <w:rStyle w:val="BookTitle"/>
          <w:rFonts w:asciiTheme="minorHAnsi" w:hAnsiTheme="minorHAnsi" w:cstheme="minorHAnsi"/>
          <w:b w:val="0"/>
          <w:bCs w:val="0"/>
          <w:color w:val="000000"/>
          <w:sz w:val="28"/>
          <w:szCs w:val="28"/>
        </w:rPr>
        <w:br/>
        <w:t>paramārthe sabāra santoṣa baḍa mane</w:t>
      </w:r>
    </w:p>
    <w:p w14:paraId="577B49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Nimāi’s mischief, everyone ultimately felt fully satisfied.</w:t>
      </w:r>
    </w:p>
    <w:p w14:paraId="25384713" w14:textId="5CAF98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paramārthe</w:t>
      </w:r>
      <w:r w:rsidRPr="00790008">
        <w:rPr>
          <w:rStyle w:val="BookTitle"/>
          <w:rFonts w:asciiTheme="minorHAnsi" w:hAnsiTheme="minorHAnsi" w:cstheme="minorHAnsi"/>
          <w:b w:val="0"/>
          <w:bCs w:val="0"/>
          <w:color w:val="000000"/>
          <w:sz w:val="28"/>
          <w:szCs w:val="28"/>
        </w:rPr>
        <w:t xml:space="preserve"> means “as it is” or “actually.”</w:t>
      </w:r>
    </w:p>
    <w:p w14:paraId="7B0B768C" w14:textId="3AE931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6.87</w:t>
      </w:r>
    </w:p>
    <w:p w14:paraId="01CFC0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C6B3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kahite āisena miśra-sthāne</w:t>
      </w:r>
      <w:r w:rsidRPr="00790008">
        <w:rPr>
          <w:rStyle w:val="BookTitle"/>
          <w:rFonts w:asciiTheme="minorHAnsi" w:hAnsiTheme="minorHAnsi" w:cstheme="minorHAnsi"/>
          <w:b w:val="0"/>
          <w:bCs w:val="0"/>
          <w:color w:val="000000"/>
          <w:sz w:val="28"/>
          <w:szCs w:val="28"/>
        </w:rPr>
        <w:br/>
        <w:t>śuni’ miśra tarje garje sadambha-vacane</w:t>
      </w:r>
    </w:p>
    <w:p w14:paraId="2ABDCE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came to complain to Jagannātha Miśra for amusement, but he became upset and angrily replied.</w:t>
      </w:r>
    </w:p>
    <w:p w14:paraId="65BD4C38" w14:textId="2FCB71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sadambha </w:t>
      </w:r>
      <w:r w:rsidRPr="00790008">
        <w:rPr>
          <w:rStyle w:val="BookTitle"/>
          <w:rFonts w:asciiTheme="minorHAnsi" w:hAnsiTheme="minorHAnsi" w:cstheme="minorHAnsi"/>
          <w:b w:val="0"/>
          <w:bCs w:val="0"/>
          <w:color w:val="000000"/>
          <w:sz w:val="28"/>
          <w:szCs w:val="28"/>
        </w:rPr>
        <w:t>means “with pride” or “egoistically.”</w:t>
      </w:r>
    </w:p>
    <w:p w14:paraId="2A21DB4F" w14:textId="5AF76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6.88</w:t>
      </w:r>
    </w:p>
    <w:p w14:paraId="6FE72C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24A3AB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e vyabhāra karaye sabāre</w:t>
      </w:r>
      <w:r w:rsidRPr="00790008">
        <w:rPr>
          <w:rStyle w:val="BookTitle"/>
          <w:rFonts w:asciiTheme="minorHAnsi" w:hAnsiTheme="minorHAnsi" w:cstheme="minorHAnsi"/>
          <w:b w:val="0"/>
          <w:bCs w:val="0"/>
          <w:color w:val="000000"/>
          <w:sz w:val="28"/>
          <w:szCs w:val="28"/>
        </w:rPr>
        <w:br/>
        <w:t>bhāla-mate gaṅgā-snāna nā deya karibāre</w:t>
      </w:r>
    </w:p>
    <w:p w14:paraId="556A83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behaves like this everyday. He doesn’t allow anyone to peacefully take bath in the Ganges.</w:t>
      </w:r>
    </w:p>
    <w:p w14:paraId="4F09C927" w14:textId="4EB373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vyabhāra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vyavahāra</w:t>
      </w:r>
      <w:r w:rsidRPr="00790008">
        <w:rPr>
          <w:rStyle w:val="BookTitle"/>
          <w:rFonts w:asciiTheme="minorHAnsi" w:hAnsiTheme="minorHAnsi" w:cstheme="minorHAnsi"/>
          <w:b w:val="0"/>
          <w:bCs w:val="0"/>
          <w:color w:val="000000"/>
          <w:sz w:val="28"/>
          <w:szCs w:val="28"/>
        </w:rPr>
        <w:t xml:space="preserve">, which means </w:t>
      </w:r>
      <w:r w:rsidRPr="00790008">
        <w:rPr>
          <w:rStyle w:val="BookTitle"/>
          <w:rFonts w:asciiTheme="minorHAnsi" w:hAnsiTheme="minorHAnsi" w:cstheme="minorHAnsi"/>
          <w:b w:val="0"/>
          <w:bCs w:val="0"/>
          <w:color w:val="000000"/>
          <w:sz w:val="28"/>
          <w:szCs w:val="28"/>
        </w:rPr>
        <w:lastRenderedPageBreak/>
        <w:t>“behavior.”</w:t>
      </w:r>
    </w:p>
    <w:p w14:paraId="4576B61C" w14:textId="53E73A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6.89</w:t>
      </w:r>
    </w:p>
    <w:p w14:paraId="76351A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0CB3F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jhāṅṭa yāṅa tā’ra śāsti karibāre”</w:t>
      </w:r>
      <w:r w:rsidRPr="00790008">
        <w:rPr>
          <w:rStyle w:val="BookTitle"/>
          <w:rFonts w:asciiTheme="minorHAnsi" w:hAnsiTheme="minorHAnsi" w:cstheme="minorHAnsi"/>
          <w:b w:val="0"/>
          <w:bCs w:val="0"/>
          <w:color w:val="000000"/>
          <w:sz w:val="28"/>
          <w:szCs w:val="28"/>
        </w:rPr>
        <w:br/>
        <w:t>sabe rākhileha keha rākhite nā pāre</w:t>
      </w:r>
    </w:p>
    <w:p w14:paraId="386C63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going to punish Him right now!” Although they all tried to pacify Jagannātha Miśra, they were unable.</w:t>
      </w:r>
    </w:p>
    <w:p w14:paraId="41C03FAE" w14:textId="723363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half of this verse means “to protect;” in other words, “no one can stop me even if they try.”</w:t>
      </w:r>
    </w:p>
    <w:p w14:paraId="0757DB11" w14:textId="333846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6.90</w:t>
      </w:r>
    </w:p>
    <w:p w14:paraId="507BE1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65876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krodha kari’ yakhana calilā miśra-vara</w:t>
      </w:r>
      <w:r w:rsidRPr="00790008">
        <w:rPr>
          <w:rStyle w:val="BookTitle"/>
          <w:rFonts w:asciiTheme="minorHAnsi" w:hAnsiTheme="minorHAnsi" w:cstheme="minorHAnsi"/>
          <w:b w:val="0"/>
          <w:bCs w:val="0"/>
          <w:color w:val="000000"/>
          <w:sz w:val="28"/>
          <w:szCs w:val="28"/>
        </w:rPr>
        <w:br/>
        <w:t>jānilā gaurāṅga sarva-bhūtera īśvara</w:t>
      </w:r>
    </w:p>
    <w:p w14:paraId="2D2600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Gaurāṅga, the Lord of all living entities, could understand that Jagannātha Miśra was searching for Him in an angry mood.</w:t>
      </w:r>
    </w:p>
    <w:p w14:paraId="5C1C4039" w14:textId="314488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sarva-bhūtera īśvara </w:t>
      </w:r>
      <w:r w:rsidRPr="00790008">
        <w:rPr>
          <w:rStyle w:val="BookTitle"/>
          <w:rFonts w:asciiTheme="minorHAnsi" w:hAnsiTheme="minorHAnsi" w:cstheme="minorHAnsi"/>
          <w:b w:val="0"/>
          <w:bCs w:val="0"/>
          <w:color w:val="000000"/>
          <w:sz w:val="28"/>
          <w:szCs w:val="28"/>
        </w:rPr>
        <w:t>refers to the Supersoul of all living entities.</w:t>
      </w:r>
    </w:p>
    <w:p w14:paraId="42D8A43F" w14:textId="4DEBEA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6.91</w:t>
      </w:r>
    </w:p>
    <w:p w14:paraId="0C21E1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4B3CAA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gaṅgā-jale keli kare śrī-gaurasundara</w:t>
      </w:r>
      <w:r w:rsidRPr="00790008">
        <w:rPr>
          <w:rStyle w:val="BookTitle"/>
          <w:rFonts w:asciiTheme="minorHAnsi" w:hAnsiTheme="minorHAnsi" w:cstheme="minorHAnsi"/>
          <w:b w:val="0"/>
          <w:bCs w:val="0"/>
          <w:color w:val="000000"/>
          <w:sz w:val="28"/>
          <w:szCs w:val="28"/>
        </w:rPr>
        <w:br/>
        <w:t>sarva-bālakera madhye ati manohara</w:t>
      </w:r>
    </w:p>
    <w:p w14:paraId="3A639B85" w14:textId="7AD4A7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was most enchanting as He continued sporting in the water of the Ganges with the other boys.</w:t>
      </w:r>
    </w:p>
    <w:p w14:paraId="1A520EFE" w14:textId="662212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6.92</w:t>
      </w:r>
    </w:p>
    <w:p w14:paraId="5915D9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10632D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kumārikā sabe bole,—“śuna viśvambhara!</w:t>
      </w:r>
      <w:r w:rsidRPr="00790008">
        <w:rPr>
          <w:rStyle w:val="BookTitle"/>
          <w:rFonts w:asciiTheme="minorHAnsi" w:hAnsiTheme="minorHAnsi" w:cstheme="minorHAnsi"/>
          <w:b w:val="0"/>
          <w:bCs w:val="0"/>
          <w:color w:val="000000"/>
          <w:sz w:val="28"/>
          <w:szCs w:val="28"/>
        </w:rPr>
        <w:br/>
        <w:t>miśra āilena ei, palāha satvara”</w:t>
      </w:r>
    </w:p>
    <w:p w14:paraId="3527184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girls said, “Listen, Viśvambhara! Your father is coming, You better get out of here.”</w:t>
      </w:r>
    </w:p>
    <w:p w14:paraId="7099FA50" w14:textId="25FB4F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kumārikā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kumārī</w:t>
      </w:r>
      <w:r w:rsidRPr="00790008">
        <w:rPr>
          <w:rStyle w:val="BookTitle"/>
          <w:rFonts w:asciiTheme="minorHAnsi" w:hAnsiTheme="minorHAnsi" w:cstheme="minorHAnsi"/>
          <w:b w:val="0"/>
          <w:bCs w:val="0"/>
          <w:color w:val="000000"/>
          <w:sz w:val="28"/>
          <w:szCs w:val="28"/>
        </w:rPr>
        <w:t>, refers to an unmarried girl.</w:t>
      </w:r>
    </w:p>
    <w:p w14:paraId="5E24CB11" w14:textId="7D04E0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6.93</w:t>
      </w:r>
    </w:p>
    <w:p w14:paraId="448F3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5BF312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śiśu-gaṇa-saṅge prabhu yāya dharibāre</w:t>
      </w:r>
      <w:r w:rsidRPr="00790008">
        <w:rPr>
          <w:rStyle w:val="BookTitle"/>
          <w:rFonts w:asciiTheme="minorHAnsi" w:hAnsiTheme="minorHAnsi" w:cstheme="minorHAnsi"/>
          <w:b w:val="0"/>
          <w:bCs w:val="0"/>
          <w:color w:val="000000"/>
          <w:sz w:val="28"/>
          <w:szCs w:val="28"/>
        </w:rPr>
        <w:br/>
        <w:t>palāila brāhmaṇa-kumārī saba ḍare</w:t>
      </w:r>
    </w:p>
    <w:p w14:paraId="466314C1" w14:textId="47C497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Jagannātha Miśra came on his way to find the Lord amongst His friends, the brāhmaṇa girls ran away in fear.</w:t>
      </w:r>
    </w:p>
    <w:p w14:paraId="621FFB90" w14:textId="78ED5F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6.94</w:t>
      </w:r>
    </w:p>
    <w:p w14:paraId="0002C0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4526AB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śikhāya miśra-stāne kahibāra</w:t>
      </w:r>
      <w:r w:rsidRPr="00790008">
        <w:rPr>
          <w:rStyle w:val="BookTitle"/>
          <w:rFonts w:asciiTheme="minorHAnsi" w:hAnsiTheme="minorHAnsi" w:cstheme="minorHAnsi"/>
          <w:b w:val="0"/>
          <w:bCs w:val="0"/>
          <w:color w:val="000000"/>
          <w:sz w:val="28"/>
          <w:szCs w:val="28"/>
        </w:rPr>
        <w:br/>
        <w:t>“snāne nāhi āisena tomāra kumāra</w:t>
      </w:r>
    </w:p>
    <w:p w14:paraId="405C21E3" w14:textId="171614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Nimāi instructed His friends to tell His father, “Your son has not come for bath today.</w:t>
      </w:r>
    </w:p>
    <w:p w14:paraId="298CE20D" w14:textId="67BFA3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6.95</w:t>
      </w:r>
    </w:p>
    <w:p w14:paraId="1CC8C5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095BD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pathe gelā ghara paḍiyā śuniyā</w:t>
      </w:r>
      <w:r w:rsidRPr="00790008">
        <w:rPr>
          <w:rStyle w:val="BookTitle"/>
          <w:rFonts w:asciiTheme="minorHAnsi" w:hAnsiTheme="minorHAnsi" w:cstheme="minorHAnsi"/>
          <w:b w:val="0"/>
          <w:bCs w:val="0"/>
          <w:color w:val="000000"/>
          <w:sz w:val="28"/>
          <w:szCs w:val="28"/>
        </w:rPr>
        <w:br/>
        <w:t>āmarāo āchi ei tāhāra lāgiyā”</w:t>
      </w:r>
    </w:p>
    <w:p w14:paraId="73992B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straight home after school. We are also waiting for Him.”</w:t>
      </w:r>
    </w:p>
    <w:p w14:paraId="099560C4" w14:textId="37DB50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sei pathe </w:t>
      </w:r>
      <w:r w:rsidRPr="00790008">
        <w:rPr>
          <w:rStyle w:val="BookTitle"/>
          <w:rFonts w:asciiTheme="minorHAnsi" w:hAnsiTheme="minorHAnsi" w:cstheme="minorHAnsi"/>
          <w:b w:val="0"/>
          <w:bCs w:val="0"/>
          <w:color w:val="000000"/>
          <w:sz w:val="28"/>
          <w:szCs w:val="28"/>
        </w:rPr>
        <w:t>refers to the same path He came on.</w:t>
      </w:r>
    </w:p>
    <w:p w14:paraId="42AE07E2" w14:textId="243989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6.96</w:t>
      </w:r>
    </w:p>
    <w:p w14:paraId="29714A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9B72D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śikhāiyā āra pathe prabhu gelā ghara</w:t>
      </w:r>
      <w:r w:rsidRPr="00790008">
        <w:rPr>
          <w:rStyle w:val="BookTitle"/>
          <w:rFonts w:asciiTheme="minorHAnsi" w:hAnsiTheme="minorHAnsi" w:cstheme="minorHAnsi"/>
          <w:b w:val="0"/>
          <w:bCs w:val="0"/>
          <w:color w:val="000000"/>
          <w:sz w:val="28"/>
          <w:szCs w:val="28"/>
        </w:rPr>
        <w:br/>
        <w:t>gaṅgā-ghāṭe āsiyā mililā miśra-vara</w:t>
      </w:r>
    </w:p>
    <w:p w14:paraId="5D898640" w14:textId="1B849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instructing His friends, the Lord went home by another path just as Jagannātha Miśra arrived at the bathing ghāṭa.</w:t>
      </w:r>
    </w:p>
    <w:p w14:paraId="7FF03E7B" w14:textId="0B197A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6.97</w:t>
      </w:r>
    </w:p>
    <w:p w14:paraId="3E99F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7808DF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gaṅgāra ghāṭe cāri-dike cāhe</w:t>
      </w:r>
      <w:r w:rsidRPr="00790008">
        <w:rPr>
          <w:rStyle w:val="BookTitle"/>
          <w:rFonts w:asciiTheme="minorHAnsi" w:hAnsiTheme="minorHAnsi" w:cstheme="minorHAnsi"/>
          <w:b w:val="0"/>
          <w:bCs w:val="0"/>
          <w:color w:val="000000"/>
          <w:sz w:val="28"/>
          <w:szCs w:val="28"/>
        </w:rPr>
        <w:br/>
        <w:t>śiśu-gaṇa-madhye putre dekhite nā pāye</w:t>
      </w:r>
    </w:p>
    <w:p w14:paraId="0DC6DAFA" w14:textId="134924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looked all over but could not see his son amongst the boys.</w:t>
      </w:r>
    </w:p>
    <w:p w14:paraId="20CB734D" w14:textId="2B527B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6.98</w:t>
      </w:r>
    </w:p>
    <w:p w14:paraId="381319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DC049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jijñāsena,—“viśvambhara kati gelā?”</w:t>
      </w:r>
      <w:r w:rsidRPr="00790008">
        <w:rPr>
          <w:rStyle w:val="BookTitle"/>
          <w:rFonts w:asciiTheme="minorHAnsi" w:hAnsiTheme="minorHAnsi" w:cstheme="minorHAnsi"/>
          <w:b w:val="0"/>
          <w:bCs w:val="0"/>
          <w:color w:val="000000"/>
          <w:sz w:val="28"/>
          <w:szCs w:val="28"/>
        </w:rPr>
        <w:br/>
        <w:t>śiśu-gaṇa bole,—“āji snāne nā āilā</w:t>
      </w:r>
    </w:p>
    <w:p w14:paraId="04D01F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inquired, “Where did Viśvambhara go?” The boys replied, “He didn’t come for bath today.</w:t>
      </w:r>
    </w:p>
    <w:p w14:paraId="3810FAE7" w14:textId="5639DC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kati</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kutra</w:t>
      </w:r>
      <w:r w:rsidRPr="00790008">
        <w:rPr>
          <w:rStyle w:val="BookTitle"/>
          <w:rFonts w:asciiTheme="minorHAnsi" w:hAnsiTheme="minorHAnsi" w:cstheme="minorHAnsi"/>
          <w:b w:val="0"/>
          <w:bCs w:val="0"/>
          <w:color w:val="000000"/>
          <w:sz w:val="28"/>
          <w:szCs w:val="28"/>
        </w:rPr>
        <w:t>, or “where.”</w:t>
      </w:r>
    </w:p>
    <w:p w14:paraId="7E7646C2" w14:textId="1A8EA3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6.99</w:t>
      </w:r>
    </w:p>
    <w:p w14:paraId="1A856E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99</w:t>
      </w:r>
    </w:p>
    <w:p w14:paraId="57D804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pathe gelā ghara paḍiyā śuniyā</w:t>
      </w:r>
      <w:r w:rsidRPr="00790008">
        <w:rPr>
          <w:rStyle w:val="BookTitle"/>
          <w:rFonts w:asciiTheme="minorHAnsi" w:hAnsiTheme="minorHAnsi" w:cstheme="minorHAnsi"/>
          <w:b w:val="0"/>
          <w:bCs w:val="0"/>
          <w:color w:val="000000"/>
          <w:sz w:val="28"/>
          <w:szCs w:val="28"/>
        </w:rPr>
        <w:br/>
        <w:t>sabhe āchi ei tā’ra apekṣā kariyā</w:t>
      </w:r>
    </w:p>
    <w:p w14:paraId="133EC11B" w14:textId="74C8D6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straight home after school. We are all waiting for Him.”</w:t>
      </w:r>
    </w:p>
    <w:p w14:paraId="6982E1C0" w14:textId="078D07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6.100</w:t>
      </w:r>
    </w:p>
    <w:p w14:paraId="5D1B84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F6665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cāri-dike cāhe miśra hāte bāḍi laiyā</w:t>
      </w:r>
      <w:r w:rsidRPr="00790008">
        <w:rPr>
          <w:rStyle w:val="BookTitle"/>
          <w:rFonts w:asciiTheme="minorHAnsi" w:hAnsiTheme="minorHAnsi" w:cstheme="minorHAnsi"/>
          <w:b w:val="0"/>
          <w:bCs w:val="0"/>
          <w:color w:val="000000"/>
          <w:sz w:val="28"/>
          <w:szCs w:val="28"/>
        </w:rPr>
        <w:br/>
        <w:t>tarja-garja kare baḍa lāg nā pāiyā</w:t>
      </w:r>
    </w:p>
    <w:p w14:paraId="5448EF3B" w14:textId="154191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Searching all over with a stick in his hand, Jagannātha Miśra grumbled in anger on being unable to find his son.</w:t>
      </w:r>
    </w:p>
    <w:p w14:paraId="0D0E94C3" w14:textId="6EEE5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6.101</w:t>
      </w:r>
    </w:p>
    <w:p w14:paraId="036DA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4D228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yāhārā nivedana kailā giyā</w:t>
      </w:r>
      <w:r w:rsidRPr="00790008">
        <w:rPr>
          <w:rStyle w:val="BookTitle"/>
          <w:rFonts w:asciiTheme="minorHAnsi" w:hAnsiTheme="minorHAnsi" w:cstheme="minorHAnsi"/>
          <w:b w:val="0"/>
          <w:bCs w:val="0"/>
          <w:color w:val="000000"/>
          <w:sz w:val="28"/>
          <w:szCs w:val="28"/>
        </w:rPr>
        <w:br/>
        <w:t>sei saba vipra punaḥ bolaye āsiyā</w:t>
      </w:r>
    </w:p>
    <w:p w14:paraId="1FADFC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who had earlier complained to Jagannātha Miśra in jest came and spoke to him again.</w:t>
      </w:r>
    </w:p>
    <w:p w14:paraId="03E9F511" w14:textId="3F4A47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kautuke </w:t>
      </w:r>
      <w:r w:rsidRPr="00790008">
        <w:rPr>
          <w:rStyle w:val="BookTitle"/>
          <w:rFonts w:asciiTheme="minorHAnsi" w:hAnsiTheme="minorHAnsi" w:cstheme="minorHAnsi"/>
          <w:b w:val="0"/>
          <w:bCs w:val="0"/>
          <w:color w:val="000000"/>
          <w:sz w:val="28"/>
          <w:szCs w:val="28"/>
        </w:rPr>
        <w:t xml:space="preserve">means “sarcastically” or “jokingly.” The phrase </w:t>
      </w:r>
      <w:r w:rsidRPr="00790008">
        <w:rPr>
          <w:rStyle w:val="BookTitle"/>
          <w:rFonts w:asciiTheme="minorHAnsi" w:hAnsiTheme="minorHAnsi" w:cstheme="minorHAnsi"/>
          <w:b w:val="0"/>
          <w:bCs w:val="0"/>
          <w:i/>
          <w:iCs/>
          <w:color w:val="000000"/>
          <w:sz w:val="28"/>
          <w:szCs w:val="28"/>
        </w:rPr>
        <w:t xml:space="preserve">nivedana kailā </w:t>
      </w:r>
      <w:r w:rsidRPr="00790008">
        <w:rPr>
          <w:rStyle w:val="BookTitle"/>
          <w:rFonts w:asciiTheme="minorHAnsi" w:hAnsiTheme="minorHAnsi" w:cstheme="minorHAnsi"/>
          <w:b w:val="0"/>
          <w:bCs w:val="0"/>
          <w:color w:val="000000"/>
          <w:sz w:val="28"/>
          <w:szCs w:val="28"/>
        </w:rPr>
        <w:t>means “to complain.”</w:t>
      </w:r>
    </w:p>
    <w:p w14:paraId="416B3C3C" w14:textId="55C26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6.102</w:t>
      </w:r>
    </w:p>
    <w:p w14:paraId="49F29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18A93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“bhaya pāi’ viśvambhara palāilā ghare</w:t>
      </w:r>
      <w:r w:rsidRPr="00790008">
        <w:rPr>
          <w:rStyle w:val="BookTitle"/>
          <w:rFonts w:asciiTheme="minorHAnsi" w:hAnsiTheme="minorHAnsi" w:cstheme="minorHAnsi"/>
          <w:b w:val="0"/>
          <w:bCs w:val="0"/>
          <w:color w:val="000000"/>
          <w:sz w:val="28"/>
          <w:szCs w:val="28"/>
        </w:rPr>
        <w:br/>
        <w:t>ghare cala tumi, kichu bola pāche tā’re</w:t>
      </w:r>
    </w:p>
    <w:p w14:paraId="33F5E1C8" w14:textId="406FB6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left for home out of fear. You please go home and speak to Him there.</w:t>
      </w:r>
    </w:p>
    <w:p w14:paraId="7AE3957C" w14:textId="7B6DA1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6.103</w:t>
      </w:r>
    </w:p>
    <w:p w14:paraId="07EAC2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65187E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āsi’ yadi cañcalatā kare</w:t>
      </w:r>
      <w:r w:rsidRPr="00790008">
        <w:rPr>
          <w:rStyle w:val="BookTitle"/>
          <w:rFonts w:asciiTheme="minorHAnsi" w:hAnsiTheme="minorHAnsi" w:cstheme="minorHAnsi"/>
          <w:b w:val="0"/>
          <w:bCs w:val="0"/>
          <w:color w:val="000000"/>
          <w:sz w:val="28"/>
          <w:szCs w:val="28"/>
        </w:rPr>
        <w:br/>
        <w:t>āmarāi dhari’ diba tomāra gocare</w:t>
      </w:r>
    </w:p>
    <w:p w14:paraId="0908AFB0" w14:textId="2F5182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comes back here again and creates mischief, then we will catch Him and hand Him over to you.</w:t>
      </w:r>
    </w:p>
    <w:p w14:paraId="2D489A80" w14:textId="299280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6.104</w:t>
      </w:r>
    </w:p>
    <w:p w14:paraId="555BF6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3FAEA3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se kathā kahilāṅa tomā’ sthāne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tomā’ bai bhāgyavān nāhi tribhuvane</w:t>
      </w:r>
    </w:p>
    <w:p w14:paraId="27F30D92" w14:textId="77C0EF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we said to you was simply in jest. Actually there is no one more fortunate than you in the three worlds.</w:t>
      </w:r>
    </w:p>
    <w:p w14:paraId="325C4F04" w14:textId="162890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6.105</w:t>
      </w:r>
    </w:p>
    <w:p w14:paraId="1A5010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ACE66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hena nandana yā’ra gṛha-mājhe thāke</w:t>
      </w:r>
      <w:r w:rsidRPr="00790008">
        <w:rPr>
          <w:rStyle w:val="BookTitle"/>
          <w:rFonts w:asciiTheme="minorHAnsi" w:hAnsiTheme="minorHAnsi" w:cstheme="minorHAnsi"/>
          <w:b w:val="0"/>
          <w:bCs w:val="0"/>
          <w:color w:val="000000"/>
          <w:sz w:val="28"/>
          <w:szCs w:val="28"/>
        </w:rPr>
        <w:br/>
        <w:t>ki karite pāre tā’re kṣudhā-tṛṣā-śoke?</w:t>
      </w:r>
    </w:p>
    <w:p w14:paraId="13A72E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one be affected by hunger, thirst, or lamentation if he has such a son at home?</w:t>
      </w:r>
    </w:p>
    <w:p w14:paraId="2904DD3A" w14:textId="70CD6B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tṛṣā </w:t>
      </w:r>
      <w:r w:rsidRPr="00790008">
        <w:rPr>
          <w:rStyle w:val="BookTitle"/>
          <w:rFonts w:asciiTheme="minorHAnsi" w:hAnsiTheme="minorHAnsi" w:cstheme="minorHAnsi"/>
          <w:b w:val="0"/>
          <w:bCs w:val="0"/>
          <w:color w:val="000000"/>
          <w:sz w:val="28"/>
          <w:szCs w:val="28"/>
        </w:rPr>
        <w:t>means “thirst.”</w:t>
      </w:r>
    </w:p>
    <w:p w14:paraId="3AA7C7B2" w14:textId="776AF0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6.106</w:t>
      </w:r>
    </w:p>
    <w:p w14:paraId="51A4D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300BEA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se sevilā satya prabhura caraṇa</w:t>
      </w:r>
      <w:r w:rsidRPr="00790008">
        <w:rPr>
          <w:rStyle w:val="BookTitle"/>
          <w:rFonts w:asciiTheme="minorHAnsi" w:hAnsiTheme="minorHAnsi" w:cstheme="minorHAnsi"/>
          <w:b w:val="0"/>
          <w:bCs w:val="0"/>
          <w:color w:val="000000"/>
          <w:sz w:val="28"/>
          <w:szCs w:val="28"/>
        </w:rPr>
        <w:br/>
        <w:t>tā’ra mahābhāgya,—yā’ra e-hena nandana</w:t>
      </w:r>
    </w:p>
    <w:p w14:paraId="7EC67C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commentRangeStart w:id="106"/>
      <w:r w:rsidRPr="00790008">
        <w:rPr>
          <w:rStyle w:val="BookTitle"/>
          <w:rFonts w:asciiTheme="minorHAnsi" w:hAnsiTheme="minorHAnsi" w:cstheme="minorHAnsi"/>
          <w:b/>
          <w:bCs/>
          <w:color w:val="800000"/>
          <w:sz w:val="28"/>
          <w:szCs w:val="28"/>
        </w:rPr>
        <w:t>“You are certainly most fortunate to have the Supreme Lord as your son and serve His lotus feet.</w:t>
      </w:r>
      <w:commentRangeEnd w:id="106"/>
      <w:r w:rsidR="00014BC1">
        <w:rPr>
          <w:rStyle w:val="CommentReference"/>
          <w:b w:val="0"/>
          <w:bCs w:val="0"/>
          <w:color w:val="auto"/>
        </w:rPr>
        <w:commentReference w:id="106"/>
      </w:r>
    </w:p>
    <w:p w14:paraId="283AB0D3" w14:textId="0F9C6B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spoke these statements about the good fortune of Jagannātha Miśra, who is the eternal servant of the Lord as His father.</w:t>
      </w:r>
    </w:p>
    <w:p w14:paraId="6E9E5C0E" w14:textId="3B1F3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6.107</w:t>
      </w:r>
    </w:p>
    <w:p w14:paraId="4C3E67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2DA50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 aparādha yadi viśvambhara kare</w:t>
      </w:r>
      <w:r w:rsidRPr="00790008">
        <w:rPr>
          <w:rStyle w:val="BookTitle"/>
          <w:rFonts w:asciiTheme="minorHAnsi" w:hAnsiTheme="minorHAnsi" w:cstheme="minorHAnsi"/>
          <w:b w:val="0"/>
          <w:bCs w:val="0"/>
          <w:color w:val="000000"/>
          <w:sz w:val="28"/>
          <w:szCs w:val="28"/>
        </w:rPr>
        <w:br/>
        <w:t>tabu tā’re thuibāṅa hṛdaya-upare”</w:t>
      </w:r>
    </w:p>
    <w:p w14:paraId="46BF7F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Viśvambhara commits millions of offenses, we will still keep Him in our hearts.”</w:t>
      </w:r>
    </w:p>
    <w:p w14:paraId="6976168E" w14:textId="1F9589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thuibāṅa</w:t>
      </w:r>
      <w:r w:rsidRPr="00790008">
        <w:rPr>
          <w:rStyle w:val="BookTitle"/>
          <w:rFonts w:asciiTheme="minorHAnsi" w:hAnsiTheme="minorHAnsi" w:cstheme="minorHAnsi"/>
          <w:b w:val="0"/>
          <w:bCs w:val="0"/>
          <w:color w:val="000000"/>
          <w:sz w:val="28"/>
          <w:szCs w:val="28"/>
        </w:rPr>
        <w:t xml:space="preserve"> means “we will keep” or “we will place.” This word is currently used in the Mymensing district of Bangladesh.</w:t>
      </w:r>
    </w:p>
    <w:p w14:paraId="724C32D4" w14:textId="2B6CF2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6.108</w:t>
      </w:r>
    </w:p>
    <w:p w14:paraId="7046E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57DA41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janme-janme kṛṣṇa-bhakta ei-saba jana</w:t>
      </w:r>
      <w:r w:rsidRPr="00790008">
        <w:rPr>
          <w:rStyle w:val="BookTitle"/>
          <w:rFonts w:asciiTheme="minorHAnsi" w:hAnsiTheme="minorHAnsi" w:cstheme="minorHAnsi"/>
          <w:b w:val="0"/>
          <w:bCs w:val="0"/>
          <w:color w:val="000000"/>
          <w:sz w:val="28"/>
          <w:szCs w:val="28"/>
        </w:rPr>
        <w:br/>
        <w:t>e saba uttama-buddhi ihāra kāraṇa</w:t>
      </w:r>
    </w:p>
    <w:p w14:paraId="009B5C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these brāhmaṇas had all been devotees of Kṛṣṇa for many lifetimes, they had fine intelligence.</w:t>
      </w:r>
    </w:p>
    <w:p w14:paraId="5C9DA35B" w14:textId="3B8BE3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uttama-buddhi </w:t>
      </w:r>
      <w:r w:rsidRPr="00790008">
        <w:rPr>
          <w:rStyle w:val="BookTitle"/>
          <w:rFonts w:asciiTheme="minorHAnsi" w:hAnsiTheme="minorHAnsi" w:cstheme="minorHAnsi"/>
          <w:b w:val="0"/>
          <w:bCs w:val="0"/>
          <w:color w:val="000000"/>
          <w:sz w:val="28"/>
          <w:szCs w:val="28"/>
        </w:rPr>
        <w:t xml:space="preserve">refers to the attitude of loving service to the Supreme </w:t>
      </w:r>
      <w:r w:rsidRPr="00790008">
        <w:rPr>
          <w:rStyle w:val="BookTitle"/>
          <w:rFonts w:asciiTheme="minorHAnsi" w:hAnsiTheme="minorHAnsi" w:cstheme="minorHAnsi"/>
          <w:b w:val="0"/>
          <w:bCs w:val="0"/>
          <w:color w:val="000000"/>
          <w:sz w:val="28"/>
          <w:szCs w:val="28"/>
        </w:rPr>
        <w:lastRenderedPageBreak/>
        <w:t>Lord.</w:t>
      </w:r>
    </w:p>
    <w:p w14:paraId="2690C1E9" w14:textId="346B78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6.109</w:t>
      </w:r>
    </w:p>
    <w:p w14:paraId="1A6BD8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F0F60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prabhu nija-sevaka sahite</w:t>
      </w:r>
      <w:r w:rsidRPr="00790008">
        <w:rPr>
          <w:rStyle w:val="BookTitle"/>
          <w:rFonts w:asciiTheme="minorHAnsi" w:hAnsiTheme="minorHAnsi" w:cstheme="minorHAnsi"/>
          <w:b w:val="0"/>
          <w:bCs w:val="0"/>
          <w:color w:val="000000"/>
          <w:sz w:val="28"/>
          <w:szCs w:val="28"/>
        </w:rPr>
        <w:br/>
        <w:t>nānā krīḍā kare, keha nā pāre bujhite</w:t>
      </w:r>
    </w:p>
    <w:p w14:paraId="2C16097A" w14:textId="6B044D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enjoyed various pastimes with His eternal servants which ordinary people cannot understand.</w:t>
      </w:r>
    </w:p>
    <w:p w14:paraId="64764870" w14:textId="50B90B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6.110</w:t>
      </w:r>
    </w:p>
    <w:p w14:paraId="28C5D6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712FA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bole,—“seha putra tomā’ sabākāra</w:t>
      </w:r>
      <w:r w:rsidRPr="00790008">
        <w:rPr>
          <w:rStyle w:val="BookTitle"/>
          <w:rFonts w:asciiTheme="minorHAnsi" w:hAnsiTheme="minorHAnsi" w:cstheme="minorHAnsi"/>
          <w:b w:val="0"/>
          <w:bCs w:val="0"/>
          <w:color w:val="000000"/>
          <w:sz w:val="28"/>
          <w:szCs w:val="28"/>
        </w:rPr>
        <w:br/>
        <w:t>yadi aparādha laha,—śapatha āmāra”</w:t>
      </w:r>
    </w:p>
    <w:p w14:paraId="7C8718E1" w14:textId="2C0717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“He is your son as well. You must not be offended by His actions.”</w:t>
      </w:r>
    </w:p>
    <w:p w14:paraId="65D26A65" w14:textId="31740E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6.111</w:t>
      </w:r>
    </w:p>
    <w:p w14:paraId="54488B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BFC7D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saṅge miśra kari’ kolākuli</w:t>
      </w:r>
      <w:r w:rsidRPr="00790008">
        <w:rPr>
          <w:rStyle w:val="BookTitle"/>
          <w:rFonts w:asciiTheme="minorHAnsi" w:hAnsiTheme="minorHAnsi" w:cstheme="minorHAnsi"/>
          <w:b w:val="0"/>
          <w:bCs w:val="0"/>
          <w:color w:val="000000"/>
          <w:sz w:val="28"/>
          <w:szCs w:val="28"/>
        </w:rPr>
        <w:br/>
        <w:t>gṛhe āilena miśra hai’ kutūhalī</w:t>
      </w:r>
    </w:p>
    <w:p w14:paraId="1399B86D" w14:textId="1E2CE9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embracing all the brāhmaṇas, Jagannātha Miśra happily returned home.</w:t>
      </w:r>
    </w:p>
    <w:p w14:paraId="0B44F349" w14:textId="66087B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6.112</w:t>
      </w:r>
    </w:p>
    <w:p w14:paraId="6F35E8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42D78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āra-pathe ghare gelā prabhu-viśvambhara</w:t>
      </w:r>
      <w:r w:rsidRPr="00790008">
        <w:rPr>
          <w:rStyle w:val="BookTitle"/>
          <w:rFonts w:asciiTheme="minorHAnsi" w:hAnsiTheme="minorHAnsi" w:cstheme="minorHAnsi"/>
          <w:b w:val="0"/>
          <w:bCs w:val="0"/>
          <w:color w:val="000000"/>
          <w:sz w:val="28"/>
          <w:szCs w:val="28"/>
        </w:rPr>
        <w:br/>
        <w:t>hāthete mohana puṅthi, yena śaśadhara</w:t>
      </w:r>
    </w:p>
    <w:p w14:paraId="274B2E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Lord Viśvambhara returned home by another path. He resembled the bright moon as He carried attractive books in His hand.</w:t>
      </w:r>
    </w:p>
    <w:p w14:paraId="277050EF" w14:textId="634348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mohana </w:t>
      </w:r>
      <w:r w:rsidRPr="00790008">
        <w:rPr>
          <w:rStyle w:val="BookTitle"/>
          <w:rFonts w:asciiTheme="minorHAnsi" w:hAnsiTheme="minorHAnsi" w:cstheme="minorHAnsi"/>
          <w:b w:val="0"/>
          <w:bCs w:val="0"/>
          <w:color w:val="000000"/>
          <w:sz w:val="28"/>
          <w:szCs w:val="28"/>
        </w:rPr>
        <w:t xml:space="preserve">means “beautiful,” and the words </w:t>
      </w:r>
      <w:r w:rsidRPr="00790008">
        <w:rPr>
          <w:rStyle w:val="BookTitle"/>
          <w:rFonts w:asciiTheme="minorHAnsi" w:hAnsiTheme="minorHAnsi" w:cstheme="minorHAnsi"/>
          <w:b w:val="0"/>
          <w:bCs w:val="0"/>
          <w:i/>
          <w:iCs/>
          <w:color w:val="000000"/>
          <w:sz w:val="28"/>
          <w:szCs w:val="28"/>
        </w:rPr>
        <w:t xml:space="preserve">yena śaśadhara </w:t>
      </w:r>
      <w:r w:rsidRPr="00790008">
        <w:rPr>
          <w:rStyle w:val="BookTitle"/>
          <w:rFonts w:asciiTheme="minorHAnsi" w:hAnsiTheme="minorHAnsi" w:cstheme="minorHAnsi"/>
          <w:b w:val="0"/>
          <w:bCs w:val="0"/>
          <w:color w:val="000000"/>
          <w:sz w:val="28"/>
          <w:szCs w:val="28"/>
        </w:rPr>
        <w:t>means “as soothing bright white as the moon.”</w:t>
      </w:r>
    </w:p>
    <w:p w14:paraId="1ADDA1B7" w14:textId="51B3A5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6.113</w:t>
      </w:r>
    </w:p>
    <w:p w14:paraId="4391A8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92337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likhana-kālira bindu śobhe gaura aṅge</w:t>
      </w:r>
      <w:r w:rsidRPr="00790008">
        <w:rPr>
          <w:rStyle w:val="BookTitle"/>
          <w:rFonts w:asciiTheme="minorHAnsi" w:hAnsiTheme="minorHAnsi" w:cstheme="minorHAnsi"/>
          <w:b w:val="0"/>
          <w:bCs w:val="0"/>
          <w:color w:val="000000"/>
          <w:sz w:val="28"/>
          <w:szCs w:val="28"/>
        </w:rPr>
        <w:br/>
        <w:t>campake lāgila yena cāri-dike bhṛṅge</w:t>
      </w:r>
    </w:p>
    <w:p w14:paraId="0B8C64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Drops of ink beautified the Lord’s golden limbs and resembled bumble bees surrounding a campaka flower.</w:t>
      </w:r>
    </w:p>
    <w:p w14:paraId="4B786F6A" w14:textId="0A3418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bodily complexion of Nimāi resembled the </w:t>
      </w:r>
      <w:r w:rsidRPr="00790008">
        <w:rPr>
          <w:rStyle w:val="BookTitle"/>
          <w:rFonts w:asciiTheme="minorHAnsi" w:hAnsiTheme="minorHAnsi" w:cstheme="minorHAnsi"/>
          <w:b w:val="0"/>
          <w:bCs w:val="0"/>
          <w:i/>
          <w:iCs/>
          <w:color w:val="000000"/>
          <w:sz w:val="28"/>
          <w:szCs w:val="28"/>
        </w:rPr>
        <w:t>campaka</w:t>
      </w:r>
      <w:r w:rsidRPr="00790008">
        <w:rPr>
          <w:rStyle w:val="BookTitle"/>
          <w:rFonts w:asciiTheme="minorHAnsi" w:hAnsiTheme="minorHAnsi" w:cstheme="minorHAnsi"/>
          <w:b w:val="0"/>
          <w:bCs w:val="0"/>
          <w:color w:val="000000"/>
          <w:sz w:val="28"/>
          <w:szCs w:val="28"/>
        </w:rPr>
        <w:t xml:space="preserve"> flower, and the bees </w:t>
      </w:r>
      <w:r w:rsidRPr="00790008">
        <w:rPr>
          <w:rStyle w:val="BookTitle"/>
          <w:rFonts w:asciiTheme="minorHAnsi" w:hAnsiTheme="minorHAnsi" w:cstheme="minorHAnsi"/>
          <w:b w:val="0"/>
          <w:bCs w:val="0"/>
          <w:color w:val="000000"/>
          <w:sz w:val="28"/>
          <w:szCs w:val="28"/>
        </w:rPr>
        <w:lastRenderedPageBreak/>
        <w:t xml:space="preserve">were black colored. When Nimāi wrote, dots of ink marked His various limbs. This sight appeared like black bees encircling a </w:t>
      </w:r>
      <w:r w:rsidRPr="00790008">
        <w:rPr>
          <w:rStyle w:val="BookTitle"/>
          <w:rFonts w:asciiTheme="minorHAnsi" w:hAnsiTheme="minorHAnsi" w:cstheme="minorHAnsi"/>
          <w:b w:val="0"/>
          <w:bCs w:val="0"/>
          <w:i/>
          <w:iCs/>
          <w:color w:val="000000"/>
          <w:sz w:val="28"/>
          <w:szCs w:val="28"/>
        </w:rPr>
        <w:t>campaka</w:t>
      </w:r>
      <w:r w:rsidRPr="00790008">
        <w:rPr>
          <w:rStyle w:val="BookTitle"/>
          <w:rFonts w:asciiTheme="minorHAnsi" w:hAnsiTheme="minorHAnsi" w:cstheme="minorHAnsi"/>
          <w:b w:val="0"/>
          <w:bCs w:val="0"/>
          <w:color w:val="000000"/>
          <w:sz w:val="28"/>
          <w:szCs w:val="28"/>
        </w:rPr>
        <w:t xml:space="preserve"> flower.</w:t>
      </w:r>
    </w:p>
    <w:p w14:paraId="665703F5" w14:textId="50304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6.114</w:t>
      </w:r>
    </w:p>
    <w:p w14:paraId="333FAE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52965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 baliyā prabhu lāgilā ḍākite</w:t>
      </w:r>
      <w:r w:rsidRPr="00790008">
        <w:rPr>
          <w:rStyle w:val="BookTitle"/>
          <w:rFonts w:asciiTheme="minorHAnsi" w:hAnsiTheme="minorHAnsi" w:cstheme="minorHAnsi"/>
          <w:b w:val="0"/>
          <w:bCs w:val="0"/>
          <w:color w:val="000000"/>
          <w:sz w:val="28"/>
          <w:szCs w:val="28"/>
        </w:rPr>
        <w:br/>
        <w:t>“taila deha’ more, yāi sināna karite”</w:t>
      </w:r>
    </w:p>
    <w:p w14:paraId="34B4C546" w14:textId="770566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called out, “Mother! Give Me some oil. Let Me go take bath.”</w:t>
      </w:r>
    </w:p>
    <w:p w14:paraId="1600CCA0" w14:textId="76A01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6.115</w:t>
      </w:r>
    </w:p>
    <w:p w14:paraId="37B6C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1DF382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vacana śuni’ śacī haraṣita</w:t>
      </w:r>
      <w:r w:rsidRPr="00790008">
        <w:rPr>
          <w:rStyle w:val="BookTitle"/>
          <w:rFonts w:asciiTheme="minorHAnsi" w:hAnsiTheme="minorHAnsi" w:cstheme="minorHAnsi"/>
          <w:b w:val="0"/>
          <w:bCs w:val="0"/>
          <w:color w:val="000000"/>
          <w:sz w:val="28"/>
          <w:szCs w:val="28"/>
        </w:rPr>
        <w:br/>
        <w:t>kichui nā dekhe aṅge snānera carita</w:t>
      </w:r>
    </w:p>
    <w:p w14:paraId="1529D1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her son’s request, Mother Śacī became joyful. She could not see any sign that He had taken bath.</w:t>
      </w:r>
    </w:p>
    <w:p w14:paraId="3BD837E1" w14:textId="23E7F8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snānera carita</w:t>
      </w:r>
      <w:r w:rsidRPr="00790008">
        <w:rPr>
          <w:rStyle w:val="BookTitle"/>
          <w:rFonts w:asciiTheme="minorHAnsi" w:hAnsiTheme="minorHAnsi" w:cstheme="minorHAnsi"/>
          <w:b w:val="0"/>
          <w:bCs w:val="0"/>
          <w:color w:val="000000"/>
          <w:sz w:val="28"/>
          <w:szCs w:val="28"/>
        </w:rPr>
        <w:t xml:space="preserve"> mean “symptoms of having taken bath.”</w:t>
      </w:r>
    </w:p>
    <w:p w14:paraId="70E495B7" w14:textId="6BE803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6.116</w:t>
      </w:r>
    </w:p>
    <w:p w14:paraId="0C508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EAFE4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 diyā śacīdevī mane-mane gaṇe’</w:t>
      </w:r>
      <w:r w:rsidRPr="00790008">
        <w:rPr>
          <w:rStyle w:val="BookTitle"/>
          <w:rFonts w:asciiTheme="minorHAnsi" w:hAnsiTheme="minorHAnsi" w:cstheme="minorHAnsi"/>
          <w:b w:val="0"/>
          <w:bCs w:val="0"/>
          <w:color w:val="000000"/>
          <w:sz w:val="28"/>
          <w:szCs w:val="28"/>
        </w:rPr>
        <w:br/>
        <w:t>“bālikārā ki balila, kibā dvija-gaṇe</w:t>
      </w:r>
    </w:p>
    <w:p w14:paraId="24A1428C" w14:textId="21EFFC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giving Him the oil, Śacīdevī thought, “What did those girls and brāhmaṇas complain about?</w:t>
      </w:r>
    </w:p>
    <w:p w14:paraId="5982ACAE" w14:textId="441DB0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6.117</w:t>
      </w:r>
    </w:p>
    <w:p w14:paraId="052775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75E44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likhana-kālira bindu āche saba aṅge</w:t>
      </w:r>
      <w:r w:rsidRPr="00790008">
        <w:rPr>
          <w:rStyle w:val="BookTitle"/>
          <w:rFonts w:asciiTheme="minorHAnsi" w:hAnsiTheme="minorHAnsi" w:cstheme="minorHAnsi"/>
          <w:b w:val="0"/>
          <w:bCs w:val="0"/>
          <w:color w:val="000000"/>
          <w:sz w:val="28"/>
          <w:szCs w:val="28"/>
        </w:rPr>
        <w:br/>
        <w:t>sei vastra paridhāna, sei puṅthi saṅge”</w:t>
      </w:r>
    </w:p>
    <w:p w14:paraId="0BEB2250" w14:textId="0CD08A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drops of ink on His body, and He is wearing the same clothes and carrying the same books.”</w:t>
      </w:r>
    </w:p>
    <w:p w14:paraId="56901D32" w14:textId="22892E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6.118</w:t>
      </w:r>
    </w:p>
    <w:p w14:paraId="71BCE1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07A3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āilā jagannātha miśra-vara</w:t>
      </w:r>
      <w:r w:rsidRPr="00790008">
        <w:rPr>
          <w:rStyle w:val="BookTitle"/>
          <w:rFonts w:asciiTheme="minorHAnsi" w:hAnsiTheme="minorHAnsi" w:cstheme="minorHAnsi"/>
          <w:b w:val="0"/>
          <w:bCs w:val="0"/>
          <w:color w:val="000000"/>
          <w:sz w:val="28"/>
          <w:szCs w:val="28"/>
        </w:rPr>
        <w:br/>
        <w:t>miśre dekhi’ kolete uṭhilā viśvambhara</w:t>
      </w:r>
    </w:p>
    <w:p w14:paraId="38E1AA0F" w14:textId="367C0F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Soon after, Jagannātha Miśra arrived there and Viśvambhara climbed on his lap.</w:t>
      </w:r>
    </w:p>
    <w:p w14:paraId="4445D631" w14:textId="439C99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6.119</w:t>
      </w:r>
    </w:p>
    <w:p w14:paraId="463700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C252B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 āliṅgane miśra bāhya nāhi jāne</w:t>
      </w:r>
      <w:r w:rsidRPr="00790008">
        <w:rPr>
          <w:rStyle w:val="BookTitle"/>
          <w:rFonts w:asciiTheme="minorHAnsi" w:hAnsiTheme="minorHAnsi" w:cstheme="minorHAnsi"/>
          <w:b w:val="0"/>
          <w:bCs w:val="0"/>
          <w:color w:val="000000"/>
          <w:sz w:val="28"/>
          <w:szCs w:val="28"/>
        </w:rPr>
        <w:br/>
        <w:t>ānande pūrṇita hailā putra-daraśane</w:t>
      </w:r>
    </w:p>
    <w:p w14:paraId="45BF05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was filled with ecstasy on seeing his son, and he lost external consciousness by His embrace.</w:t>
      </w:r>
    </w:p>
    <w:p w14:paraId="4CC087F8" w14:textId="0061DF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bāhya nāhi jāne</w:t>
      </w:r>
      <w:r w:rsidRPr="00790008">
        <w:rPr>
          <w:rStyle w:val="BookTitle"/>
          <w:rFonts w:asciiTheme="minorHAnsi" w:hAnsiTheme="minorHAnsi" w:cstheme="minorHAnsi"/>
          <w:b w:val="0"/>
          <w:bCs w:val="0"/>
          <w:color w:val="000000"/>
          <w:sz w:val="28"/>
          <w:szCs w:val="28"/>
        </w:rPr>
        <w:t xml:space="preserve"> mean “without external consciousness.”</w:t>
      </w:r>
    </w:p>
    <w:p w14:paraId="112D11C9" w14:textId="20F88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6.120</w:t>
      </w:r>
    </w:p>
    <w:p w14:paraId="090FF3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B1810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dekhe sarva-aṅga dhūlāya vyāpita</w:t>
      </w:r>
      <w:r w:rsidRPr="00790008">
        <w:rPr>
          <w:rStyle w:val="BookTitle"/>
          <w:rFonts w:asciiTheme="minorHAnsi" w:hAnsiTheme="minorHAnsi" w:cstheme="minorHAnsi"/>
          <w:b w:val="0"/>
          <w:bCs w:val="0"/>
          <w:color w:val="000000"/>
          <w:sz w:val="28"/>
          <w:szCs w:val="28"/>
        </w:rPr>
        <w:br/>
        <w:t>snāna-cihna nā dekhiyā hailā vismita</w:t>
      </w:r>
    </w:p>
    <w:p w14:paraId="005FA0D8" w14:textId="68F8C7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was astonished to see that Nimāi was covered with dust and devoid of any sign that He had taken bath.</w:t>
      </w:r>
    </w:p>
    <w:p w14:paraId="6FAA3AB5" w14:textId="2FCC79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6.121</w:t>
      </w:r>
    </w:p>
    <w:p w14:paraId="709B3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179EA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bole,—“viśvambhara, ki buddhi tomāra?</w:t>
      </w:r>
      <w:r w:rsidRPr="00790008">
        <w:rPr>
          <w:rStyle w:val="BookTitle"/>
          <w:rFonts w:asciiTheme="minorHAnsi" w:hAnsiTheme="minorHAnsi" w:cstheme="minorHAnsi"/>
          <w:b w:val="0"/>
          <w:bCs w:val="0"/>
          <w:color w:val="000000"/>
          <w:sz w:val="28"/>
          <w:szCs w:val="28"/>
        </w:rPr>
        <w:br/>
        <w:t>lokere nā deha’ kene snāna karibāra?</w:t>
      </w:r>
    </w:p>
    <w:p w14:paraId="563A9635" w14:textId="55484B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“Viśvambhara, what kind of mentality do You have? Why don’t You let people take bath?</w:t>
      </w:r>
    </w:p>
    <w:p w14:paraId="20A15F20" w14:textId="7BE8F2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6.122</w:t>
      </w:r>
    </w:p>
    <w:p w14:paraId="69CB2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FEFA3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viṣṇu-pūjā-sajja kene kara apahāra?</w:t>
      </w:r>
      <w:r w:rsidRPr="00790008">
        <w:rPr>
          <w:rStyle w:val="BookTitle"/>
          <w:rFonts w:asciiTheme="minorHAnsi" w:hAnsiTheme="minorHAnsi" w:cstheme="minorHAnsi"/>
          <w:b w:val="0"/>
          <w:bCs w:val="0"/>
          <w:color w:val="000000"/>
          <w:sz w:val="28"/>
          <w:szCs w:val="28"/>
        </w:rPr>
        <w:br/>
        <w:t>’viṣṇu’ kariyāo bhaya nāhika tomāra?”</w:t>
      </w:r>
    </w:p>
    <w:p w14:paraId="75C315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You steal the ingredients meant for worshiping Lord Viṣṇu? Don’t You have any reverence for Lord Viṣṇu?”</w:t>
      </w:r>
    </w:p>
    <w:p w14:paraId="2CE59547" w14:textId="4C550C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kariyāo </w:t>
      </w:r>
      <w:r w:rsidRPr="00790008">
        <w:rPr>
          <w:rStyle w:val="BookTitle"/>
          <w:rFonts w:asciiTheme="minorHAnsi" w:hAnsiTheme="minorHAnsi" w:cstheme="minorHAnsi"/>
          <w:b w:val="0"/>
          <w:bCs w:val="0"/>
          <w:color w:val="000000"/>
          <w:sz w:val="28"/>
          <w:szCs w:val="28"/>
        </w:rPr>
        <w:t>means “even after direct realization.”</w:t>
      </w:r>
    </w:p>
    <w:p w14:paraId="7E9C9B2F" w14:textId="4281E9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6.123</w:t>
      </w:r>
    </w:p>
    <w:p w14:paraId="58FA44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0E32E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bole,—“āji āmi nāhi yāi snāne</w:t>
      </w:r>
      <w:r w:rsidRPr="00790008">
        <w:rPr>
          <w:rStyle w:val="BookTitle"/>
          <w:rFonts w:asciiTheme="minorHAnsi" w:hAnsiTheme="minorHAnsi" w:cstheme="minorHAnsi"/>
          <w:b w:val="0"/>
          <w:bCs w:val="0"/>
          <w:color w:val="000000"/>
          <w:sz w:val="28"/>
          <w:szCs w:val="28"/>
        </w:rPr>
        <w:br/>
        <w:t>āmāra saṁhati-gaṇa gela āguyāne</w:t>
      </w:r>
    </w:p>
    <w:p w14:paraId="05FBBC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“Today I have not yet gone for bath. My friends have gone ahead of Me.</w:t>
      </w:r>
    </w:p>
    <w:p w14:paraId="2E747ED5" w14:textId="581A5A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saṁhati-gaṇa</w:t>
      </w:r>
      <w:r w:rsidRPr="00790008">
        <w:rPr>
          <w:rStyle w:val="BookTitle"/>
          <w:rFonts w:asciiTheme="minorHAnsi" w:hAnsiTheme="minorHAnsi" w:cstheme="minorHAnsi"/>
          <w:b w:val="0"/>
          <w:bCs w:val="0"/>
          <w:color w:val="000000"/>
          <w:sz w:val="28"/>
          <w:szCs w:val="28"/>
        </w:rPr>
        <w:t xml:space="preserve"> refers to the Lord’s companions, the word </w:t>
      </w:r>
      <w:r w:rsidRPr="00790008">
        <w:rPr>
          <w:rStyle w:val="BookTitle"/>
          <w:rFonts w:asciiTheme="minorHAnsi" w:hAnsiTheme="minorHAnsi" w:cstheme="minorHAnsi"/>
          <w:b w:val="0"/>
          <w:bCs w:val="0"/>
          <w:i/>
          <w:iCs/>
          <w:color w:val="000000"/>
          <w:sz w:val="28"/>
          <w:szCs w:val="28"/>
        </w:rPr>
        <w:t xml:space="preserve">āguyāne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agravān</w:t>
      </w:r>
      <w:r w:rsidRPr="00790008">
        <w:rPr>
          <w:rStyle w:val="BookTitle"/>
          <w:rFonts w:asciiTheme="minorHAnsi" w:hAnsiTheme="minorHAnsi" w:cstheme="minorHAnsi"/>
          <w:b w:val="0"/>
          <w:bCs w:val="0"/>
          <w:color w:val="000000"/>
          <w:sz w:val="28"/>
          <w:szCs w:val="28"/>
        </w:rPr>
        <w:t>, which means “went ahead.”</w:t>
      </w:r>
    </w:p>
    <w:p w14:paraId="4632861F" w14:textId="25A04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6.124</w:t>
      </w:r>
    </w:p>
    <w:p w14:paraId="1B503D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124</w:t>
      </w:r>
    </w:p>
    <w:p w14:paraId="4334C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lokere tārā kare avyabhāra</w:t>
      </w:r>
      <w:r w:rsidRPr="00790008">
        <w:rPr>
          <w:rStyle w:val="BookTitle"/>
          <w:rFonts w:asciiTheme="minorHAnsi" w:hAnsiTheme="minorHAnsi" w:cstheme="minorHAnsi"/>
          <w:b w:val="0"/>
          <w:bCs w:val="0"/>
          <w:color w:val="000000"/>
          <w:sz w:val="28"/>
          <w:szCs w:val="28"/>
        </w:rPr>
        <w:br/>
        <w:t>nā geleo sabe doṣa kahena āmāra</w:t>
      </w:r>
    </w:p>
    <w:p w14:paraId="5B6B6B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have misbehaved with those brāhmaṇas and girls, who are blaming Me even though I wasn’t there.</w:t>
      </w:r>
    </w:p>
    <w:p w14:paraId="5A751636" w14:textId="258E33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avyabhāra </w:t>
      </w:r>
      <w:r w:rsidRPr="00790008">
        <w:rPr>
          <w:rStyle w:val="BookTitle"/>
          <w:rFonts w:asciiTheme="minorHAnsi" w:hAnsiTheme="minorHAnsi" w:cstheme="minorHAnsi"/>
          <w:b w:val="0"/>
          <w:bCs w:val="0"/>
          <w:color w:val="000000"/>
          <w:sz w:val="28"/>
          <w:szCs w:val="28"/>
        </w:rPr>
        <w:t>means “wrong deeds” or “misbehavior.”</w:t>
      </w:r>
    </w:p>
    <w:p w14:paraId="58E1F23A" w14:textId="1E0DCF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6.125</w:t>
      </w:r>
    </w:p>
    <w:p w14:paraId="6F1688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65848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geleo yadi doṣa kahena āmāra</w:t>
      </w:r>
      <w:r w:rsidRPr="00790008">
        <w:rPr>
          <w:rStyle w:val="BookTitle"/>
          <w:rFonts w:asciiTheme="minorHAnsi" w:hAnsiTheme="minorHAnsi" w:cstheme="minorHAnsi"/>
          <w:b w:val="0"/>
          <w:bCs w:val="0"/>
          <w:color w:val="000000"/>
          <w:sz w:val="28"/>
          <w:szCs w:val="28"/>
        </w:rPr>
        <w:br/>
        <w:t>satya tabe kariba sabāre avyabhāra”</w:t>
      </w:r>
    </w:p>
    <w:p w14:paraId="2E85C09D" w14:textId="5A395B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they blame Me when I wasn’t even there, now I will actually do some mischief to them.”</w:t>
      </w:r>
    </w:p>
    <w:p w14:paraId="5C3B0FA4" w14:textId="5477C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6.126</w:t>
      </w:r>
    </w:p>
    <w:p w14:paraId="60D3E0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6E17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hāsi’ prabhu yā’na gaṅgā-snāne</w:t>
      </w:r>
      <w:r w:rsidRPr="00790008">
        <w:rPr>
          <w:rStyle w:val="BookTitle"/>
          <w:rFonts w:asciiTheme="minorHAnsi" w:hAnsiTheme="minorHAnsi" w:cstheme="minorHAnsi"/>
          <w:b w:val="0"/>
          <w:bCs w:val="0"/>
          <w:color w:val="000000"/>
          <w:sz w:val="28"/>
          <w:szCs w:val="28"/>
        </w:rPr>
        <w:br/>
        <w:t>punaḥ sei mililena śiśu-gaṇa-sane</w:t>
      </w:r>
    </w:p>
    <w:p w14:paraId="4E52C6B4" w14:textId="29687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Lord smiled as He left to take bath in the Ganges, where He met again with His friends.</w:t>
      </w:r>
    </w:p>
    <w:p w14:paraId="589DC7F9" w14:textId="4C134E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6.127</w:t>
      </w:r>
    </w:p>
    <w:p w14:paraId="380D7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C5D10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 dekhi’ sabe āliṅgana kari’</w:t>
      </w:r>
      <w:r w:rsidRPr="00790008">
        <w:rPr>
          <w:rStyle w:val="BookTitle"/>
          <w:rFonts w:asciiTheme="minorHAnsi" w:hAnsiTheme="minorHAnsi" w:cstheme="minorHAnsi"/>
          <w:b w:val="0"/>
          <w:bCs w:val="0"/>
          <w:color w:val="000000"/>
          <w:sz w:val="28"/>
          <w:szCs w:val="28"/>
        </w:rPr>
        <w:br/>
        <w:t>hāsaye sakala śiśu śuniñā cāturī</w:t>
      </w:r>
    </w:p>
    <w:p w14:paraId="1349843A" w14:textId="33AF04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Viśvambhara arrived there, the boys embraced Him and laughed after hearing what happened.</w:t>
      </w:r>
    </w:p>
    <w:p w14:paraId="066271F4" w14:textId="168E62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6.128</w:t>
      </w:r>
    </w:p>
    <w:p w14:paraId="09BA4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2E4232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praśaṁse,—“bhāla nimāi catura</w:t>
      </w:r>
      <w:r w:rsidRPr="00790008">
        <w:rPr>
          <w:rStyle w:val="BookTitle"/>
          <w:rFonts w:asciiTheme="minorHAnsi" w:hAnsiTheme="minorHAnsi" w:cstheme="minorHAnsi"/>
          <w:b w:val="0"/>
          <w:bCs w:val="0"/>
          <w:color w:val="000000"/>
          <w:sz w:val="28"/>
          <w:szCs w:val="28"/>
        </w:rPr>
        <w:br/>
        <w:t>bhāla eḍāilā āji māraṇa pracura!”</w:t>
      </w:r>
    </w:p>
    <w:p w14:paraId="427CDC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praised Him, saying, “Nimāi, You are very clever. You have escaped a good beating today.”</w:t>
      </w:r>
    </w:p>
    <w:p w14:paraId="610A355C" w14:textId="431973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māraṇa </w:t>
      </w:r>
      <w:r w:rsidRPr="00790008">
        <w:rPr>
          <w:rStyle w:val="BookTitle"/>
          <w:rFonts w:asciiTheme="minorHAnsi" w:hAnsiTheme="minorHAnsi" w:cstheme="minorHAnsi"/>
          <w:b w:val="0"/>
          <w:bCs w:val="0"/>
          <w:color w:val="000000"/>
          <w:sz w:val="28"/>
          <w:szCs w:val="28"/>
        </w:rPr>
        <w:t>means “to beat.”</w:t>
      </w:r>
    </w:p>
    <w:p w14:paraId="5FAE01A2" w14:textId="359F00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6.129</w:t>
      </w:r>
    </w:p>
    <w:p w14:paraId="31817D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491722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jala-keli kare prabhu saba-śiśu-sane</w:t>
      </w:r>
      <w:r w:rsidRPr="00790008">
        <w:rPr>
          <w:rStyle w:val="BookTitle"/>
          <w:rFonts w:asciiTheme="minorHAnsi" w:hAnsiTheme="minorHAnsi" w:cstheme="minorHAnsi"/>
          <w:b w:val="0"/>
          <w:bCs w:val="0"/>
          <w:color w:val="000000"/>
          <w:sz w:val="28"/>
          <w:szCs w:val="28"/>
        </w:rPr>
        <w:br/>
        <w:t>hethā śacī-jagannātha mane-mane gaṇe’</w:t>
      </w:r>
    </w:p>
    <w:p w14:paraId="02E1C5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engaged in water sports with the boys, at home Jagannātha Miśra and Śacī were contemplating.</w:t>
      </w:r>
    </w:p>
    <w:p w14:paraId="3FD9FF56" w14:textId="6031A1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gaṇe</w:t>
      </w:r>
      <w:ins w:id="107" w:author="your servant" w:date="2020-07-24T20:23:00Z">
        <w:r w:rsidR="009A3C1D">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means “to think.”</w:t>
      </w:r>
    </w:p>
    <w:p w14:paraId="29255DC3" w14:textId="6C5640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6.130</w:t>
      </w:r>
    </w:p>
    <w:p w14:paraId="198ABB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65FDA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 kahilena kathā, seha mithyā nahe</w:t>
      </w:r>
      <w:r w:rsidRPr="00790008">
        <w:rPr>
          <w:rStyle w:val="BookTitle"/>
          <w:rFonts w:asciiTheme="minorHAnsi" w:hAnsiTheme="minorHAnsi" w:cstheme="minorHAnsi"/>
          <w:b w:val="0"/>
          <w:bCs w:val="0"/>
          <w:color w:val="000000"/>
          <w:sz w:val="28"/>
          <w:szCs w:val="28"/>
        </w:rPr>
        <w:br/>
        <w:t>tabe kene snāna-cihna kichu nāhi dehe?</w:t>
      </w:r>
    </w:p>
    <w:p w14:paraId="79261E7A" w14:textId="179BFD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they complained cannot be false. But then why were there no symptoms on His body of His having taken bath?</w:t>
      </w:r>
    </w:p>
    <w:p w14:paraId="466C1A38" w14:textId="0CF23D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6.131</w:t>
      </w:r>
    </w:p>
    <w:p w14:paraId="3C369F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6A7BC9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sei-mata aṅge dhūlā, sei-mata veśa!</w:t>
      </w:r>
      <w:r w:rsidRPr="00790008">
        <w:rPr>
          <w:rStyle w:val="BookTitle"/>
          <w:rFonts w:asciiTheme="minorHAnsi" w:hAnsiTheme="minorHAnsi" w:cstheme="minorHAnsi"/>
          <w:b w:val="0"/>
          <w:bCs w:val="0"/>
          <w:color w:val="000000"/>
          <w:sz w:val="28"/>
          <w:szCs w:val="28"/>
        </w:rPr>
        <w:br/>
        <w:t>sei puṅthi, sei vastra, sei-mata keśa!</w:t>
      </w:r>
    </w:p>
    <w:p w14:paraId="44DA3719" w14:textId="36475B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was covered with dust, He had the same dress and same books, His hair was dry—everything as though He had not taken bath!</w:t>
      </w:r>
    </w:p>
    <w:p w14:paraId="1D856729" w14:textId="43248699" w:rsidR="00D70A38" w:rsidRPr="00790008" w:rsidRDefault="00D70A38" w:rsidP="00D70A38">
      <w:pPr>
        <w:pStyle w:val="VerseNumber"/>
        <w:spacing w:after="86"/>
        <w:rPr>
          <w:ins w:id="108" w:author="your servant" w:date="2024-01-16T12:21:00Z"/>
          <w:rStyle w:val="BookTitle"/>
          <w:rFonts w:asciiTheme="minorHAnsi" w:hAnsiTheme="minorHAnsi" w:cstheme="minorHAnsi"/>
          <w:b w:val="0"/>
          <w:bCs w:val="0"/>
          <w:vanish w:val="0"/>
          <w:color w:val="008000"/>
          <w:sz w:val="20"/>
          <w:szCs w:val="20"/>
        </w:rPr>
      </w:pPr>
      <w:ins w:id="109" w:author="your servant" w:date="2024-01-16T12:21: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w:t>
        </w:r>
        <w:r>
          <w:rPr>
            <w:rStyle w:val="BookTitle"/>
            <w:rFonts w:asciiTheme="minorHAnsi" w:hAnsiTheme="minorHAnsi" w:cstheme="minorHAnsi"/>
            <w:b w:val="0"/>
            <w:bCs w:val="0"/>
            <w:vanish w:val="0"/>
            <w:color w:val="008000"/>
            <w:sz w:val="20"/>
            <w:szCs w:val="20"/>
          </w:rPr>
          <w:t>2</w:t>
        </w:r>
      </w:ins>
    </w:p>
    <w:p w14:paraId="02809B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2DA13E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bujhi manuṣya nahe śri-viśvambhara!</w:t>
      </w:r>
      <w:r w:rsidRPr="00790008">
        <w:rPr>
          <w:rStyle w:val="BookTitle"/>
          <w:rFonts w:asciiTheme="minorHAnsi" w:hAnsiTheme="minorHAnsi" w:cstheme="minorHAnsi"/>
          <w:b w:val="0"/>
          <w:bCs w:val="0"/>
          <w:color w:val="000000"/>
          <w:sz w:val="28"/>
          <w:szCs w:val="28"/>
        </w:rPr>
        <w:br/>
        <w:t>māyā-rūpe kṛṣṇa vā janmilā mora ghara!</w:t>
      </w:r>
    </w:p>
    <w:p w14:paraId="0406FA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seems that Śrī Viśvambhara is not an ordinary human being! Perhaps Lord Kṛṣṇa has appeared by His internal potency as a human being in our house!</w:t>
      </w:r>
    </w:p>
    <w:p w14:paraId="17D15592" w14:textId="2A651C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māyā-rūpe</w:t>
      </w:r>
      <w:r w:rsidRPr="00790008">
        <w:rPr>
          <w:rStyle w:val="BookTitle"/>
          <w:rFonts w:asciiTheme="minorHAnsi" w:hAnsiTheme="minorHAnsi" w:cstheme="minorHAnsi"/>
          <w:b w:val="0"/>
          <w:bCs w:val="0"/>
          <w:color w:val="000000"/>
          <w:sz w:val="28"/>
          <w:szCs w:val="28"/>
        </w:rPr>
        <w:t xml:space="preserve"> refers to the Supreme Lord Gaura-Kṛṣṇa’s eternal humanlike form, manifested by His internal potency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413, 414) it is stated: “In many places the word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refers to the Lord’s internal potency. The internal potency of the Lord is eternal and is known as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Catur-veda-śikhā-śruti</w:t>
      </w:r>
      <w:r w:rsidRPr="00790008">
        <w:rPr>
          <w:rStyle w:val="BookTitle"/>
          <w:rFonts w:asciiTheme="minorHAnsi" w:hAnsiTheme="minorHAnsi" w:cstheme="minorHAnsi"/>
          <w:b w:val="0"/>
          <w:bCs w:val="0"/>
          <w:color w:val="000000"/>
          <w:sz w:val="28"/>
          <w:szCs w:val="28"/>
        </w:rPr>
        <w:t xml:space="preserve">, Madhvācārya has stated: </w:t>
      </w:r>
      <w:r w:rsidRPr="00790008">
        <w:rPr>
          <w:rStyle w:val="BookTitle"/>
          <w:rFonts w:asciiTheme="minorHAnsi" w:hAnsiTheme="minorHAnsi" w:cstheme="minorHAnsi"/>
          <w:b w:val="0"/>
          <w:bCs w:val="0"/>
          <w:i/>
          <w:iCs/>
          <w:color w:val="000000"/>
          <w:sz w:val="28"/>
          <w:szCs w:val="28"/>
        </w:rPr>
        <w:t>ato māyāmayaṁ viṣṇuṁ pravadanti manīṣiṇaḥ</w:t>
      </w:r>
      <w:r w:rsidRPr="00790008">
        <w:rPr>
          <w:rStyle w:val="BookTitle"/>
          <w:rFonts w:asciiTheme="minorHAnsi" w:hAnsiTheme="minorHAnsi" w:cstheme="minorHAnsi"/>
          <w:b w:val="0"/>
          <w:bCs w:val="0"/>
          <w:color w:val="000000"/>
          <w:sz w:val="28"/>
          <w:szCs w:val="28"/>
        </w:rPr>
        <w:t xml:space="preserve">: “The </w:t>
      </w:r>
      <w:commentRangeStart w:id="110"/>
      <w:r w:rsidRPr="00790008">
        <w:rPr>
          <w:rStyle w:val="BookTitle"/>
          <w:rFonts w:asciiTheme="minorHAnsi" w:hAnsiTheme="minorHAnsi" w:cstheme="minorHAnsi"/>
          <w:b w:val="0"/>
          <w:bCs w:val="0"/>
          <w:color w:val="000000"/>
          <w:sz w:val="28"/>
          <w:szCs w:val="28"/>
        </w:rPr>
        <w:t xml:space="preserve">body </w:t>
      </w:r>
      <w:commentRangeEnd w:id="110"/>
      <w:r w:rsidR="00014BC1">
        <w:rPr>
          <w:rStyle w:val="CommentReference"/>
          <w:color w:val="auto"/>
        </w:rPr>
        <w:commentReference w:id="110"/>
      </w:r>
      <w:r w:rsidRPr="00790008">
        <w:rPr>
          <w:rStyle w:val="BookTitle"/>
          <w:rFonts w:asciiTheme="minorHAnsi" w:hAnsiTheme="minorHAnsi" w:cstheme="minorHAnsi"/>
          <w:b w:val="0"/>
          <w:bCs w:val="0"/>
          <w:color w:val="000000"/>
          <w:sz w:val="28"/>
          <w:szCs w:val="28"/>
        </w:rPr>
        <w:t xml:space="preserve">accepted by the Supreme Personality of Godhead is called </w:t>
      </w:r>
      <w:r w:rsidRPr="00790008">
        <w:rPr>
          <w:rStyle w:val="BookTitle"/>
          <w:rFonts w:asciiTheme="minorHAnsi" w:hAnsiTheme="minorHAnsi" w:cstheme="minorHAnsi"/>
          <w:b w:val="0"/>
          <w:bCs w:val="0"/>
          <w:i/>
          <w:iCs/>
          <w:color w:val="000000"/>
          <w:sz w:val="28"/>
          <w:szCs w:val="28"/>
        </w:rPr>
        <w:t>māyāmaya</w:t>
      </w:r>
      <w:r w:rsidRPr="00790008">
        <w:rPr>
          <w:rStyle w:val="BookTitle"/>
          <w:rFonts w:asciiTheme="minorHAnsi" w:hAnsiTheme="minorHAnsi" w:cstheme="minorHAnsi"/>
          <w:b w:val="0"/>
          <w:bCs w:val="0"/>
          <w:color w:val="000000"/>
          <w:sz w:val="28"/>
          <w:szCs w:val="28"/>
        </w:rPr>
        <w:t>.”</w:t>
      </w:r>
    </w:p>
    <w:p w14:paraId="54CC77FD" w14:textId="530A7E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6.133</w:t>
      </w:r>
    </w:p>
    <w:p w14:paraId="4323F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17948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mahāpuruṣa vā,—kichui nā jāni”</w:t>
      </w:r>
      <w:r w:rsidRPr="00790008">
        <w:rPr>
          <w:rStyle w:val="BookTitle"/>
          <w:rFonts w:asciiTheme="minorHAnsi" w:hAnsiTheme="minorHAnsi" w:cstheme="minorHAnsi"/>
          <w:b w:val="0"/>
          <w:bCs w:val="0"/>
          <w:color w:val="000000"/>
          <w:sz w:val="28"/>
          <w:szCs w:val="28"/>
        </w:rPr>
        <w:br/>
        <w:t>hena-mate cintite āilā dvija-maṇi</w:t>
      </w:r>
    </w:p>
    <w:p w14:paraId="4BC41EA4" w14:textId="1DE190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“Otherwise He may be some other great personality. We don’t know.” While they were contemplating in this way, the Lord, who is the jewel amongst the brāhmaṇas, arrived there.</w:t>
      </w:r>
    </w:p>
    <w:p w14:paraId="3DD8501F" w14:textId="74AE0B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6.134</w:t>
      </w:r>
    </w:p>
    <w:p w14:paraId="2E8687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071F85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putra-daraśanānande ghucila vicāra</w:t>
      </w:r>
      <w:r w:rsidRPr="00790008">
        <w:rPr>
          <w:rStyle w:val="BookTitle"/>
          <w:rFonts w:asciiTheme="minorHAnsi" w:hAnsiTheme="minorHAnsi" w:cstheme="minorHAnsi"/>
          <w:b w:val="0"/>
          <w:bCs w:val="0"/>
          <w:color w:val="000000"/>
          <w:sz w:val="28"/>
          <w:szCs w:val="28"/>
        </w:rPr>
        <w:br/>
        <w:t>snehe pūrṇa hailā doṅhe, kichu nāhi āra</w:t>
      </w:r>
    </w:p>
    <w:p w14:paraId="463B47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ecstasy of seeing their son, the couple forgot all their ideas and became so filled with affection that nothing else was important.</w:t>
      </w:r>
    </w:p>
    <w:p w14:paraId="6CC016E5" w14:textId="1AB253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vicāra</w:t>
      </w:r>
      <w:r w:rsidRPr="00790008">
        <w:rPr>
          <w:rStyle w:val="BookTitle"/>
          <w:rFonts w:asciiTheme="minorHAnsi" w:hAnsiTheme="minorHAnsi" w:cstheme="minorHAnsi"/>
          <w:b w:val="0"/>
          <w:bCs w:val="0"/>
          <w:color w:val="000000"/>
          <w:sz w:val="28"/>
          <w:szCs w:val="28"/>
        </w:rPr>
        <w:t xml:space="preserve"> means “to think,” “to ascertain the truth,” “to consider,” or “to discuss.” The words </w:t>
      </w:r>
      <w:r w:rsidRPr="00790008">
        <w:rPr>
          <w:rStyle w:val="BookTitle"/>
          <w:rFonts w:asciiTheme="minorHAnsi" w:hAnsiTheme="minorHAnsi" w:cstheme="minorHAnsi"/>
          <w:b w:val="0"/>
          <w:bCs w:val="0"/>
          <w:i/>
          <w:iCs/>
          <w:color w:val="000000"/>
          <w:sz w:val="28"/>
          <w:szCs w:val="28"/>
        </w:rPr>
        <w:t>kichu nāhi āra</w:t>
      </w:r>
      <w:r w:rsidRPr="00790008">
        <w:rPr>
          <w:rStyle w:val="BookTitle"/>
          <w:rFonts w:asciiTheme="minorHAnsi" w:hAnsiTheme="minorHAnsi" w:cstheme="minorHAnsi"/>
          <w:b w:val="0"/>
          <w:bCs w:val="0"/>
          <w:color w:val="000000"/>
          <w:sz w:val="28"/>
          <w:szCs w:val="28"/>
        </w:rPr>
        <w:t xml:space="preserve"> mean “as if nothing had happened before” or “as if there were no connection at all to that incident.”</w:t>
      </w:r>
    </w:p>
    <w:p w14:paraId="203B5192" w14:textId="7BA23C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6.135</w:t>
      </w:r>
    </w:p>
    <w:p w14:paraId="1EB50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4D8DA8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dui-prahara prabhu yāya paḍibāre</w:t>
      </w:r>
      <w:r w:rsidRPr="00790008">
        <w:rPr>
          <w:rStyle w:val="BookTitle"/>
          <w:rFonts w:asciiTheme="minorHAnsi" w:hAnsiTheme="minorHAnsi" w:cstheme="minorHAnsi"/>
          <w:b w:val="0"/>
          <w:bCs w:val="0"/>
          <w:color w:val="000000"/>
          <w:sz w:val="28"/>
          <w:szCs w:val="28"/>
        </w:rPr>
        <w:br/>
        <w:t>sei dui yuga hai’ thāke se doṅhāre</w:t>
      </w:r>
    </w:p>
    <w:p w14:paraId="353FB4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praharas, six hours, that the Lord spent at school studying seemed like two yugas for the couple.</w:t>
      </w:r>
    </w:p>
    <w:p w14:paraId="2EF29D97" w14:textId="6B2CEA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separation from Nimāi, the duration of six hours appeared like two </w:t>
      </w:r>
      <w:r w:rsidRPr="00A46C0D">
        <w:rPr>
          <w:rStyle w:val="BookTitle"/>
          <w:rFonts w:asciiTheme="minorHAnsi" w:hAnsiTheme="minorHAnsi" w:cstheme="minorHAnsi"/>
          <w:b w:val="0"/>
          <w:bCs w:val="0"/>
          <w:i/>
          <w:iCs/>
          <w:color w:val="000000"/>
          <w:sz w:val="28"/>
          <w:szCs w:val="28"/>
          <w:rPrChange w:id="111" w:author="your servant" w:date="2020-07-24T20:22:00Z">
            <w:rPr>
              <w:rStyle w:val="BookTitle"/>
              <w:rFonts w:asciiTheme="minorHAnsi" w:hAnsiTheme="minorHAnsi" w:cstheme="minorHAnsi"/>
              <w:b w:val="0"/>
              <w:bCs w:val="0"/>
              <w:color w:val="000000"/>
              <w:sz w:val="28"/>
              <w:szCs w:val="28"/>
            </w:rPr>
          </w:rPrChange>
        </w:rPr>
        <w:t>yugas</w:t>
      </w:r>
      <w:r w:rsidRPr="00790008">
        <w:rPr>
          <w:rStyle w:val="BookTitle"/>
          <w:rFonts w:asciiTheme="minorHAnsi" w:hAnsiTheme="minorHAnsi" w:cstheme="minorHAnsi"/>
          <w:b w:val="0"/>
          <w:bCs w:val="0"/>
          <w:color w:val="000000"/>
          <w:sz w:val="28"/>
          <w:szCs w:val="28"/>
        </w:rPr>
        <w:t xml:space="preserve"> for Jagannātha Miśra and Śacīdevī.</w:t>
      </w:r>
    </w:p>
    <w:p w14:paraId="2C947276" w14:textId="429F3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6.136</w:t>
      </w:r>
    </w:p>
    <w:p w14:paraId="55F7F3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02AECC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koṭi-rūpe koṭi-mukhe vede yadi kaya</w:t>
      </w:r>
      <w:r w:rsidRPr="00790008">
        <w:rPr>
          <w:rStyle w:val="BookTitle"/>
          <w:rFonts w:asciiTheme="minorHAnsi" w:hAnsiTheme="minorHAnsi" w:cstheme="minorHAnsi"/>
          <w:b w:val="0"/>
          <w:bCs w:val="0"/>
          <w:color w:val="000000"/>
          <w:sz w:val="28"/>
          <w:szCs w:val="28"/>
        </w:rPr>
        <w:br/>
        <w:t>tabu e-doṅhāra bhāgyera nāhi samuccaya</w:t>
      </w:r>
    </w:p>
    <w:p w14:paraId="514EF226" w14:textId="4E8295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Vedas chanted the glories of this couple with millions of mouths, in millions of ways, still they could not reach the limit of their good fortune.</w:t>
      </w:r>
    </w:p>
    <w:p w14:paraId="5CAC7C50" w14:textId="28CB39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6.137</w:t>
      </w:r>
    </w:p>
    <w:p w14:paraId="6029E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C2BC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śacī-jagannātha-pāye rahu namaskāra</w:t>
      </w:r>
      <w:r w:rsidRPr="00790008">
        <w:rPr>
          <w:rStyle w:val="BookTitle"/>
          <w:rFonts w:asciiTheme="minorHAnsi" w:hAnsiTheme="minorHAnsi" w:cstheme="minorHAnsi"/>
          <w:b w:val="0"/>
          <w:bCs w:val="0"/>
          <w:color w:val="000000"/>
          <w:sz w:val="28"/>
          <w:szCs w:val="28"/>
        </w:rPr>
        <w:br/>
        <w:t>ananta-brahmāṇḍa-nātha putra rūpe yāṅra</w:t>
      </w:r>
    </w:p>
    <w:p w14:paraId="79809D3E" w14:textId="06F4E6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offer my respectful obeisances unto the feet of Śacīdevī and Jagannātha Miśra, whose son is the Lord of innumerable universes.</w:t>
      </w:r>
    </w:p>
    <w:p w14:paraId="561D4D6E" w14:textId="0E6769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6.138</w:t>
      </w:r>
    </w:p>
    <w:p w14:paraId="3D3063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63E3DB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ei-mata krīḍā kare vaikuṇṭhera rāya</w:t>
      </w:r>
      <w:r w:rsidRPr="00790008">
        <w:rPr>
          <w:rStyle w:val="BookTitle"/>
          <w:rFonts w:asciiTheme="minorHAnsi" w:hAnsiTheme="minorHAnsi" w:cstheme="minorHAnsi"/>
          <w:b w:val="0"/>
          <w:bCs w:val="0"/>
          <w:color w:val="000000"/>
          <w:sz w:val="28"/>
          <w:szCs w:val="28"/>
        </w:rPr>
        <w:br/>
        <w:t>bujhite nā pāre keha tāṅhāna māyāya</w:t>
      </w:r>
    </w:p>
    <w:p w14:paraId="55BB24C1" w14:textId="3708B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enjoys His pastimes, which by the influence of His external energy no one can understand.</w:t>
      </w:r>
    </w:p>
    <w:p w14:paraId="077DF36F" w14:textId="0E3538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6.139</w:t>
      </w:r>
    </w:p>
    <w:p w14:paraId="05F0A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A8339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B66A2AF" w14:textId="375E5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B7BEE3D"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Six, entitled “The Lord Begins Studying and His Childhood Mischief.”</w:t>
      </w:r>
    </w:p>
    <w:p w14:paraId="0C6F82C3" w14:textId="7C5B20F5"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7: </w:t>
      </w:r>
      <w:ins w:id="112" w:author="your servant" w:date="2020-08-30T19:28:00Z">
        <w:r w:rsidR="006E5183">
          <w:rPr>
            <w:rStyle w:val="BookTitle"/>
            <w:rFonts w:asciiTheme="minorHAnsi" w:hAnsiTheme="minorHAnsi" w:cstheme="minorHAnsi"/>
            <w:b w:val="0"/>
            <w:bCs w:val="0"/>
            <w:vanish w:val="0"/>
            <w:color w:val="004080"/>
            <w:sz w:val="20"/>
            <w:szCs w:val="20"/>
          </w:rPr>
          <w:t>Ś</w:t>
        </w:r>
      </w:ins>
      <w:r w:rsidRPr="00790008">
        <w:rPr>
          <w:rStyle w:val="BookTitle"/>
          <w:rFonts w:asciiTheme="minorHAnsi" w:hAnsiTheme="minorHAnsi" w:cstheme="minorHAnsi"/>
          <w:b w:val="0"/>
          <w:bCs w:val="0"/>
          <w:vanish w:val="0"/>
          <w:color w:val="004080"/>
          <w:sz w:val="20"/>
          <w:szCs w:val="20"/>
        </w:rPr>
        <w:t>r</w:t>
      </w:r>
      <w:ins w:id="113" w:author="your servant" w:date="2020-08-30T19:28:00Z">
        <w:r w:rsidR="006E5183">
          <w:rPr>
            <w:rStyle w:val="BookTitle"/>
            <w:rFonts w:asciiTheme="minorHAnsi" w:hAnsiTheme="minorHAnsi" w:cstheme="minorHAnsi"/>
            <w:b w:val="0"/>
            <w:bCs w:val="0"/>
            <w:vanish w:val="0"/>
            <w:color w:val="004080"/>
            <w:sz w:val="20"/>
            <w:szCs w:val="20"/>
          </w:rPr>
          <w:t>ī</w:t>
        </w:r>
      </w:ins>
      <w:r w:rsidRPr="00790008">
        <w:rPr>
          <w:rStyle w:val="BookTitle"/>
          <w:rFonts w:asciiTheme="minorHAnsi" w:hAnsiTheme="minorHAnsi" w:cstheme="minorHAnsi"/>
          <w:b w:val="0"/>
          <w:bCs w:val="0"/>
          <w:vanish w:val="0"/>
          <w:color w:val="004080"/>
          <w:sz w:val="20"/>
          <w:szCs w:val="20"/>
        </w:rPr>
        <w:t xml:space="preserve"> Vi</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var</w:t>
      </w:r>
      <w:r w:rsidR="006E5183">
        <w:rPr>
          <w:rStyle w:val="BookTitle"/>
          <w:rFonts w:asciiTheme="minorHAnsi" w:hAnsiTheme="minorHAnsi" w:cstheme="minorHAnsi"/>
          <w:b w:val="0"/>
          <w:bCs w:val="0"/>
          <w:vanish w:val="0"/>
          <w:color w:val="004080"/>
          <w:sz w:val="20"/>
          <w:szCs w:val="20"/>
        </w:rPr>
        <w:t>ū</w:t>
      </w:r>
      <w:r w:rsidRPr="00790008">
        <w:rPr>
          <w:rStyle w:val="BookTitle"/>
          <w:rFonts w:asciiTheme="minorHAnsi" w:hAnsiTheme="minorHAnsi" w:cstheme="minorHAnsi"/>
          <w:b w:val="0"/>
          <w:bCs w:val="0"/>
          <w:vanish w:val="0"/>
          <w:color w:val="004080"/>
          <w:sz w:val="20"/>
          <w:szCs w:val="20"/>
        </w:rPr>
        <w:t>pa Takes Sanny</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sa</w:t>
      </w:r>
    </w:p>
    <w:p w14:paraId="2CF83C32"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Seven: Śrī Viśvarūpa Takes Sannyāsa</w:t>
      </w:r>
    </w:p>
    <w:p w14:paraId="4A2A1D5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contains descriptions of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Gaurahari’s acceptance of the mood of Dattātreya and instructing His mother on the Absolute Truth while sitting on a pile of rejected clay pots.</w:t>
      </w:r>
    </w:p>
    <w:p w14:paraId="4CB437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Gaura-gopāla expanded His various mischievous childhood pastimes. Nimāi would give up His mischief as soon as He saw His elder brother, Viśvarūpa. Viśvarūpa was renounced since the time of His birth, and He was the abode of all good qualities. Whenever He explained the scriptures, He would establish devotional service as their only purport. He had no interest in anything other than serving Kṛṣṇa with all of His senses. Although He knew His younger brother was Bāla-gopāla Kṛṣṇa, He did not disclose this confidential fact to anyone. Viśvarūpa always remained intoxicated by discussing topics of Kṛṣṇa and serving Kṛṣṇa in the association of the Vaiṣṇavas. Seeing the entire world was mad after material enjoyment, the seed of envy for Viṣṇu and the Vaiṣṇavas was present in everyone’s heart, and even the reciters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were devoid of devotion to Kṛṣṇa, the pure devotees headed by Advaita Ācārya began to cry for the pathetic condition of the living entities. Śrī Viśvarūpa even decided to give up worldly life and considered, “I will no longer see the faces of such people.” Everyday after taking morning bath in the Ganges Viśvarūpa would go to Advaita Ācārya’s house, where He would explain that </w:t>
      </w:r>
      <w:r w:rsidRPr="00790008">
        <w:rPr>
          <w:rStyle w:val="BookTitle"/>
          <w:rFonts w:asciiTheme="minorHAnsi" w:hAnsiTheme="minorHAnsi" w:cstheme="minorHAnsi"/>
          <w:b w:val="0"/>
          <w:bCs w:val="0"/>
          <w:color w:val="000000"/>
          <w:sz w:val="28"/>
          <w:szCs w:val="28"/>
        </w:rPr>
        <w:lastRenderedPageBreak/>
        <w:t xml:space="preserve">devotional service to Kṛṣṇa is the essence of all scriptures. Sent by Śacīdevī, the child Nimāi also went daily to the house of Advaita Ācārya to bring His elder brother home for lunch. At that time the devotees practically entered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upon seeing the enchanting beauty of Gaurahari, as it is natural for devotees to be attracted by seeing the form of the Lord. Taking advantage of this incident, the author establishes the devotees’ matchless love for the Supreme Lord by citing the conversation between Śukadeva Gosvāmī and Parīkṣit Mahārāja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spirit soul is the life of the living entity, and Śrī Nandanandana is the Supersoul, or the life of the spirit soul. That is why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accepted Kṛṣṇa as their life and soul. Although Kṛṣṇa is also the Supersoul of demons like Kaṁsa, they cannot understand this due to their offences. The sweetness of sugar candy is known to all. Although due to the fault of the tongue it may taste bitter to some, the sweetness of the candy is neither lost nor diminished. Those who are attracted to the supreme sweetness of Śrī Gaurasundara are most fortunate, while those who are not are simply unfortunate. Nevertheless, the sweetness of Śrī Gaurasundara is not diminished. Although Viśvarūpa came home on the order of Mother Śacī, He soon returned to the house of Advaita Ācārya. Whenever Viśvarūpa came home, He did not indulge in worldly behavior; rather, He would pass His time sitting in the temple room. When Viśvarūpa heard that His parents were arranging for His marriage, He became most unhappy and after a few days exhibited His pastime of taking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Thus He became renowned in the world as Śrī Śaṅkarāraṇya. The hearts of Śacī and Jagannātha (who were in the transcendental mood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were greatly pained when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Gaurasundara, feeling separation for His brother (separation for His pure servant), displayed His pastime of losing consciousness. Due to separation from Viśvarūpa (separation from a devotee), the devotees headed by Advaita Ācārya began to cry. All the friends of Śacī and Jagannātha came to solace them in various ways. Hearing about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the devotees all wanted to go live in the forest. Advaita Prabhu consoled everyone by saying, “Kṛṣṇacandra will soon manifest before us and mitigate all of our distress. He will perform pastimes that are rare for even Śukadeva and Prahlāda.” After becoming pacified, Nimāi began to study attentively, and He always remained with His parents. Although Mother Śacī was happy to hear about her son’s wonderful intelligence and knowledge, Jagannātha Miśra was in anxiety because he thought, “Due to His intense study, this son will also realize that this world is temporary and devotional service to Kṛṣṇa is the essence of life. Then He will follow the footsteps of His elder </w:t>
      </w:r>
      <w:r w:rsidRPr="00790008">
        <w:rPr>
          <w:rStyle w:val="BookTitle"/>
          <w:rFonts w:asciiTheme="minorHAnsi" w:hAnsiTheme="minorHAnsi" w:cstheme="minorHAnsi"/>
          <w:b w:val="0"/>
          <w:bCs w:val="0"/>
          <w:color w:val="000000"/>
          <w:sz w:val="28"/>
          <w:szCs w:val="28"/>
        </w:rPr>
        <w:lastRenderedPageBreak/>
        <w:t xml:space="preserve">brother.” After a long debate with Śacī, Jagannātha Miśra stopped Nimāi’s studies. Thereafter Nimāi again began to exhibit mischievous pastimes. One day Nimāi sat on a pile of untouchable clay pots. When Mother Śacī told Him not to sit there, Nimāi replied, “How can a foolish person who does not know how to read and write discriminate between purity and impurity? For Me, it is all the same.” In the mood of Dattātreya, Mahāprabhu continued to instruct His mother, “The consideration of purity and impurity is born from the imagination or mental speculation of mundane people. The Absolute Truth, Lord Viṣṇu, is present everywhere. And wherever the Lord is present is most pure. Those who cannot understand that the Lord is present everywhere simply chase after mental conceptions. The cooking pots of Viṣṇu are never impure, they are always pure. Other ordinary items are purified by their touch. The Lord is never present in a place that is impure, or devoid of devotional service.” Although Nimāi explained all spiritual topics in the mood of a child, Śacī and other relatives in the mood of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could not understand those instructions due to the influence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When Śacīdevī saw that Nimāi would not leave that dirty place, she personally grabbed the child’s hand and took Him for bath. Thereafter Śacīdevī and others informed Jagannātha Miśra, “Nimāi is feeling most unhappy because He cannot study,” so on everyone’s request Purandara Miśra ordered Nimāi to continue His studies.</w:t>
      </w:r>
    </w:p>
    <w:p w14:paraId="38C3BE64" w14:textId="75195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w:t>
      </w:r>
    </w:p>
    <w:p w14:paraId="486BD5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E3BD1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mahā-maheśvara gauracandra</w:t>
      </w:r>
      <w:r w:rsidRPr="00790008">
        <w:rPr>
          <w:rStyle w:val="BookTitle"/>
          <w:rFonts w:asciiTheme="minorHAnsi" w:hAnsiTheme="minorHAnsi" w:cstheme="minorHAnsi"/>
          <w:b w:val="0"/>
          <w:bCs w:val="0"/>
          <w:color w:val="000000"/>
          <w:sz w:val="28"/>
          <w:szCs w:val="28"/>
        </w:rPr>
        <w:br/>
        <w:t>jaya jaya viśvambhara-priya-bhakta-vṛnda</w:t>
      </w:r>
    </w:p>
    <w:p w14:paraId="5D7F8EAC" w14:textId="57352E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Lord of all lords. All glories to Viśvambhara’s beloved devotees.</w:t>
      </w:r>
    </w:p>
    <w:p w14:paraId="01913235" w14:textId="0B9C6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w:t>
      </w:r>
    </w:p>
    <w:p w14:paraId="3A3FC6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AF7D9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jagannātha-śacī-putra sarva-prāṇa</w:t>
      </w:r>
      <w:r w:rsidRPr="00790008">
        <w:rPr>
          <w:rStyle w:val="BookTitle"/>
          <w:rFonts w:asciiTheme="minorHAnsi" w:hAnsiTheme="minorHAnsi" w:cstheme="minorHAnsi"/>
          <w:b w:val="0"/>
          <w:bCs w:val="0"/>
          <w:color w:val="000000"/>
          <w:sz w:val="28"/>
          <w:szCs w:val="28"/>
        </w:rPr>
        <w:br/>
        <w:t>kṛpā-dṛṣṭye kara prabhu sarva-jīve trāṇa</w:t>
      </w:r>
    </w:p>
    <w:p w14:paraId="5F2E97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Jagannātha and Śacī’s son, who is the life and soul of all. O Lord, please deliver the living entities by Your merciful glance.</w:t>
      </w:r>
    </w:p>
    <w:p w14:paraId="336A6CE1" w14:textId="67FFE6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sarva-prāṇa </w:t>
      </w:r>
      <w:r w:rsidRPr="00790008">
        <w:rPr>
          <w:rStyle w:val="BookTitle"/>
          <w:rFonts w:asciiTheme="minorHAnsi" w:hAnsiTheme="minorHAnsi" w:cstheme="minorHAnsi"/>
          <w:b w:val="0"/>
          <w:bCs w:val="0"/>
          <w:color w:val="000000"/>
          <w:sz w:val="28"/>
          <w:szCs w:val="28"/>
        </w:rPr>
        <w:t>refers to He who is the life and soul of His servants. The son of Śacī is the source of all conscious entities.</w:t>
      </w:r>
    </w:p>
    <w:p w14:paraId="14DFCFE7" w14:textId="228B59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w:t>
      </w:r>
    </w:p>
    <w:p w14:paraId="69379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809BA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hena mate navadvīpe śrī-gaurasundara</w:t>
      </w:r>
      <w:r w:rsidRPr="00790008">
        <w:rPr>
          <w:rStyle w:val="BookTitle"/>
          <w:rFonts w:asciiTheme="minorHAnsi" w:hAnsiTheme="minorHAnsi" w:cstheme="minorHAnsi"/>
          <w:b w:val="0"/>
          <w:bCs w:val="0"/>
          <w:color w:val="000000"/>
          <w:sz w:val="28"/>
          <w:szCs w:val="28"/>
        </w:rPr>
        <w:br/>
        <w:t>bālya-līlā-chale kare prakāśa vistara</w:t>
      </w:r>
    </w:p>
    <w:p w14:paraId="72ACF9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manifested His childhood pastimes in Navadvīpa.</w:t>
      </w:r>
    </w:p>
    <w:p w14:paraId="321DA07D" w14:textId="19732D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kare prakāśa vistara </w:t>
      </w:r>
      <w:r w:rsidRPr="00790008">
        <w:rPr>
          <w:rStyle w:val="BookTitle"/>
          <w:rFonts w:asciiTheme="minorHAnsi" w:hAnsiTheme="minorHAnsi" w:cstheme="minorHAnsi"/>
          <w:b w:val="0"/>
          <w:bCs w:val="0"/>
          <w:color w:val="000000"/>
          <w:sz w:val="28"/>
          <w:szCs w:val="28"/>
        </w:rPr>
        <w:t>indicate that the mischievous pastimes that Śrī Gaurasundara exhibited in His childhood had two purposes. The direct purpose was to attract His devotees and constantly increase their ecstasy, and the indirect purpose was to confirm the temporary nature of mundane objects of sense gratification by destroying them in a mischievous way. Since accepting and rejecting mundane objects creates various disturbances, obstructing or minimizing the attempt to enjoy such objects is certainly for the eternal benefit of the conditioned souls. A conditioned soul’s constitutional duties are transformed into mental speculation due to his external perception. As a result, rather than serving the Lord, one’s propensity for enjoying the material world increases. In the absence of this propensity, one’s spiritual constitutional engagement of devotional service, in the form of liberation from material enjoyment and endeavor for achieving Kṛṣṇa, becomes manifest.</w:t>
      </w:r>
    </w:p>
    <w:p w14:paraId="35A2A72A" w14:textId="41F55D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w:t>
      </w:r>
    </w:p>
    <w:p w14:paraId="3BF3C2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23D759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nirantara capalatā kare sabā-sane</w:t>
      </w:r>
      <w:r w:rsidRPr="00790008">
        <w:rPr>
          <w:rStyle w:val="BookTitle"/>
          <w:rFonts w:asciiTheme="minorHAnsi" w:hAnsiTheme="minorHAnsi" w:cstheme="minorHAnsi"/>
          <w:b w:val="0"/>
          <w:bCs w:val="0"/>
          <w:color w:val="000000"/>
          <w:sz w:val="28"/>
          <w:szCs w:val="28"/>
        </w:rPr>
        <w:br/>
        <w:t>mā’ye śikhāleo prabodha nāhi māne</w:t>
      </w:r>
    </w:p>
    <w:p w14:paraId="4AF8DE94" w14:textId="48349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regularly engaged in mischief-making. He would not stop even by His mother’s order.</w:t>
      </w:r>
    </w:p>
    <w:p w14:paraId="487F9EEB" w14:textId="65ECBC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w:t>
      </w:r>
    </w:p>
    <w:p w14:paraId="63007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470A4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śikhāile āro haya dvi-guṇa cañcala</w:t>
      </w:r>
      <w:r w:rsidRPr="00790008">
        <w:rPr>
          <w:rStyle w:val="BookTitle"/>
          <w:rFonts w:asciiTheme="minorHAnsi" w:hAnsiTheme="minorHAnsi" w:cstheme="minorHAnsi"/>
          <w:b w:val="0"/>
          <w:bCs w:val="0"/>
          <w:color w:val="000000"/>
          <w:sz w:val="28"/>
          <w:szCs w:val="28"/>
        </w:rPr>
        <w:br/>
        <w:t>gṛhe yāhā pāya, tāhā bhāṅgaye sakala</w:t>
      </w:r>
    </w:p>
    <w:p w14:paraId="252582EB" w14:textId="178215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His parents tried to restrain Him, He would create twice as much mischief. He would then break anything at home that He could get His hands on.</w:t>
      </w:r>
    </w:p>
    <w:p w14:paraId="2B1C47D7" w14:textId="639364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w:t>
      </w:r>
    </w:p>
    <w:p w14:paraId="76FCCE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4031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bhaye āra kichu nā bolaye bāpa-mā’ya</w:t>
      </w:r>
      <w:r w:rsidRPr="00790008">
        <w:rPr>
          <w:rStyle w:val="BookTitle"/>
          <w:rFonts w:asciiTheme="minorHAnsi" w:hAnsiTheme="minorHAnsi" w:cstheme="minorHAnsi"/>
          <w:b w:val="0"/>
          <w:bCs w:val="0"/>
          <w:color w:val="000000"/>
          <w:sz w:val="28"/>
          <w:szCs w:val="28"/>
        </w:rPr>
        <w:br/>
        <w:t>svacchande paramānande khelāya līlāya</w:t>
      </w:r>
    </w:p>
    <w:p w14:paraId="1C2A942E" w14:textId="206DEB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out of fear, His parents no longer tried to restrain the Lord, who was then free to fully enjoy His pastimes.</w:t>
      </w:r>
    </w:p>
    <w:p w14:paraId="28837B35" w14:textId="7C9F6F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w:t>
      </w:r>
    </w:p>
    <w:p w14:paraId="571A7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w:t>
      </w:r>
    </w:p>
    <w:p w14:paraId="16B138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ādi-khaṇḍa-kathā—yena amṛta-śravaṇa</w:t>
      </w:r>
      <w:r w:rsidRPr="00790008">
        <w:rPr>
          <w:rStyle w:val="BookTitle"/>
          <w:rFonts w:asciiTheme="minorHAnsi" w:hAnsiTheme="minorHAnsi" w:cstheme="minorHAnsi"/>
          <w:b w:val="0"/>
          <w:bCs w:val="0"/>
          <w:color w:val="000000"/>
          <w:sz w:val="28"/>
          <w:szCs w:val="28"/>
        </w:rPr>
        <w:br/>
        <w:t>yahiṅ śiśu-rūpe krīḍā kare nārāyaṇa</w:t>
      </w:r>
    </w:p>
    <w:p w14:paraId="63C62CA6" w14:textId="76397E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stream of nectar, for they relate the childhood pastimes of Lord Nārāyaṇa.</w:t>
      </w:r>
    </w:p>
    <w:p w14:paraId="44ABC0B5" w14:textId="1E4A8D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w:t>
      </w:r>
    </w:p>
    <w:p w14:paraId="0C0CC8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7B0DAC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 mātā, kāhāre nā kare prabhu bhaya</w:t>
      </w:r>
      <w:r w:rsidRPr="00790008">
        <w:rPr>
          <w:rStyle w:val="BookTitle"/>
          <w:rFonts w:asciiTheme="minorHAnsi" w:hAnsiTheme="minorHAnsi" w:cstheme="minorHAnsi"/>
          <w:b w:val="0"/>
          <w:bCs w:val="0"/>
          <w:color w:val="000000"/>
          <w:sz w:val="28"/>
          <w:szCs w:val="28"/>
        </w:rPr>
        <w:br/>
        <w:t>viśvarūpa agraja dekhile namra haya</w:t>
      </w:r>
    </w:p>
    <w:p w14:paraId="3C8384EF" w14:textId="27D395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not afraid of anyone, including His parents, but He displayed humility on seeing His elder brother, Viśvarūpa.</w:t>
      </w:r>
    </w:p>
    <w:p w14:paraId="1C8F9B12" w14:textId="2099D3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w:t>
      </w:r>
    </w:p>
    <w:p w14:paraId="4C3CC3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94EAD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agraja viśvarūpa bhagavān</w:t>
      </w:r>
      <w:r w:rsidRPr="00790008">
        <w:rPr>
          <w:rStyle w:val="BookTitle"/>
          <w:rFonts w:asciiTheme="minorHAnsi" w:hAnsiTheme="minorHAnsi" w:cstheme="minorHAnsi"/>
          <w:b w:val="0"/>
          <w:bCs w:val="0"/>
          <w:color w:val="000000"/>
          <w:sz w:val="28"/>
          <w:szCs w:val="28"/>
        </w:rPr>
        <w:br/>
        <w:t>ājanma virakta sarva-guṇera nidhāna</w:t>
      </w:r>
    </w:p>
    <w:p w14:paraId="0F1ECACD" w14:textId="569C68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the Personality of Godhead, was the Lord’s elder brother. From birth He was detached from sense gratification. He was the abode of all transcendental qualities.</w:t>
      </w:r>
    </w:p>
    <w:p w14:paraId="2B56DC56" w14:textId="3508A7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w:t>
      </w:r>
    </w:p>
    <w:p w14:paraId="3E4F9C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07888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sabe vākhānena viṣṇu-bhakti</w:t>
      </w:r>
      <w:r w:rsidRPr="00790008">
        <w:rPr>
          <w:rStyle w:val="BookTitle"/>
          <w:rFonts w:asciiTheme="minorHAnsi" w:hAnsiTheme="minorHAnsi" w:cstheme="minorHAnsi"/>
          <w:b w:val="0"/>
          <w:bCs w:val="0"/>
          <w:color w:val="000000"/>
          <w:sz w:val="28"/>
          <w:szCs w:val="28"/>
        </w:rPr>
        <w:br/>
        <w:t>khaṇḍite tāṅhāra vyākhyā nāhi kā’ro śakti</w:t>
      </w:r>
    </w:p>
    <w:p w14:paraId="6790BDEE" w14:textId="6A6F72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explained that the purport of all scriptures was devotional service to Lord Viṣṇu, and no one was able to refute His explanation.</w:t>
      </w:r>
    </w:p>
    <w:p w14:paraId="36D34102" w14:textId="2D8A96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w:t>
      </w:r>
    </w:p>
    <w:p w14:paraId="6171B2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0F8A8B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śravaṇe, vadane, mane, sarvendriya-gaṇe</w:t>
      </w:r>
      <w:r w:rsidRPr="00790008">
        <w:rPr>
          <w:rStyle w:val="BookTitle"/>
          <w:rFonts w:asciiTheme="minorHAnsi" w:hAnsiTheme="minorHAnsi" w:cstheme="minorHAnsi"/>
          <w:b w:val="0"/>
          <w:bCs w:val="0"/>
          <w:color w:val="000000"/>
          <w:sz w:val="28"/>
          <w:szCs w:val="28"/>
        </w:rPr>
        <w:br/>
        <w:t>kṛṣṇa-bhakti vine āra nā bole, nā śune</w:t>
      </w:r>
    </w:p>
    <w:p w14:paraId="3153879C" w14:textId="3B0D7D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His ears, mouth, mind, and other senses, He would not speak or hear about anything other than devotional service to Lord Kṛṣṇa.</w:t>
      </w:r>
    </w:p>
    <w:p w14:paraId="6C862DAE" w14:textId="5E1C35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w:t>
      </w:r>
    </w:p>
    <w:p w14:paraId="72936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0DAA9E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anujera dekhi’ ati vilakṣaṇa rīta</w:t>
      </w:r>
      <w:r w:rsidRPr="00790008">
        <w:rPr>
          <w:rStyle w:val="BookTitle"/>
          <w:rFonts w:asciiTheme="minorHAnsi" w:hAnsiTheme="minorHAnsi" w:cstheme="minorHAnsi"/>
          <w:b w:val="0"/>
          <w:bCs w:val="0"/>
          <w:color w:val="000000"/>
          <w:sz w:val="28"/>
          <w:szCs w:val="28"/>
        </w:rPr>
        <w:br/>
        <w:t>viśvarūpa mane gaṇe’ haiyā vismita</w:t>
      </w:r>
    </w:p>
    <w:p w14:paraId="63B5FA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His brother’s uncommon activities, Viśvarūpa was struck with wonder and thought.</w:t>
      </w:r>
    </w:p>
    <w:p w14:paraId="7DFEE11F" w14:textId="70E6DC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vilakṣaṇa rīta </w:t>
      </w:r>
      <w:r w:rsidRPr="00790008">
        <w:rPr>
          <w:rStyle w:val="BookTitle"/>
          <w:rFonts w:asciiTheme="minorHAnsi" w:hAnsiTheme="minorHAnsi" w:cstheme="minorHAnsi"/>
          <w:b w:val="0"/>
          <w:bCs w:val="0"/>
          <w:color w:val="000000"/>
          <w:sz w:val="28"/>
          <w:szCs w:val="28"/>
        </w:rPr>
        <w:t>mean “extraordinary or contrary behavior.”</w:t>
      </w:r>
    </w:p>
    <w:p w14:paraId="360F57FA" w14:textId="661BE2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w:t>
      </w:r>
    </w:p>
    <w:p w14:paraId="05AED3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7DA94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bālaka kabhu nahe prākṛta chāoyāla</w:t>
      </w:r>
      <w:r w:rsidRPr="00790008">
        <w:rPr>
          <w:rStyle w:val="BookTitle"/>
          <w:rFonts w:asciiTheme="minorHAnsi" w:hAnsiTheme="minorHAnsi" w:cstheme="minorHAnsi"/>
          <w:b w:val="0"/>
          <w:bCs w:val="0"/>
          <w:color w:val="000000"/>
          <w:sz w:val="28"/>
          <w:szCs w:val="28"/>
        </w:rPr>
        <w:br/>
        <w:t>rūpe, ācaraṇe,—yena śrī-bāla-gopāla</w:t>
      </w:r>
    </w:p>
    <w:p w14:paraId="730F36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cannot be an ordinary child. His beauty and activities appear just like those of Śrī Bāla-gopāla.</w:t>
      </w:r>
    </w:p>
    <w:p w14:paraId="68348326" w14:textId="575857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prākṛta chāoyāla </w:t>
      </w:r>
      <w:r w:rsidRPr="00790008">
        <w:rPr>
          <w:rStyle w:val="BookTitle"/>
          <w:rFonts w:asciiTheme="minorHAnsi" w:hAnsiTheme="minorHAnsi" w:cstheme="minorHAnsi"/>
          <w:b w:val="0"/>
          <w:bCs w:val="0"/>
          <w:color w:val="000000"/>
          <w:sz w:val="28"/>
          <w:szCs w:val="28"/>
        </w:rPr>
        <w:t>indicate an ordinary mundane child who is forced to enjoy the fruits of his karma.</w:t>
      </w:r>
    </w:p>
    <w:p w14:paraId="41982916" w14:textId="27F0A3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w:t>
      </w:r>
    </w:p>
    <w:p w14:paraId="056D1A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5A426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amānuṣi karma niravadhi kare</w:t>
      </w:r>
      <w:r w:rsidRPr="00790008">
        <w:rPr>
          <w:rStyle w:val="BookTitle"/>
          <w:rFonts w:asciiTheme="minorHAnsi" w:hAnsiTheme="minorHAnsi" w:cstheme="minorHAnsi"/>
          <w:b w:val="0"/>
          <w:bCs w:val="0"/>
          <w:color w:val="000000"/>
          <w:sz w:val="28"/>
          <w:szCs w:val="28"/>
        </w:rPr>
        <w:br/>
        <w:t>e bujhi,—khelena kṛṣṇa e śiśu-śarīre”</w:t>
      </w:r>
    </w:p>
    <w:p w14:paraId="2736C8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from the uncommon activities He constantly performs that Lord Kṛṣṇa enjoys pastimes through the body of this child.”</w:t>
      </w:r>
    </w:p>
    <w:p w14:paraId="048607A5" w14:textId="299A80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amānuṣi </w:t>
      </w:r>
      <w:r w:rsidRPr="00790008">
        <w:rPr>
          <w:rStyle w:val="BookTitle"/>
          <w:rFonts w:asciiTheme="minorHAnsi" w:hAnsiTheme="minorHAnsi" w:cstheme="minorHAnsi"/>
          <w:b w:val="0"/>
          <w:bCs w:val="0"/>
          <w:color w:val="000000"/>
          <w:sz w:val="28"/>
          <w:szCs w:val="28"/>
        </w:rPr>
        <w:t>means “not characteristic of a human being,” “not of this world,” or “divine.”</w:t>
      </w:r>
    </w:p>
    <w:p w14:paraId="24E00754" w14:textId="4E3ABC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w:t>
      </w:r>
    </w:p>
    <w:p w14:paraId="4185F8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9A001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cinte viśvarūpa-mahāśaya</w:t>
      </w:r>
      <w:r w:rsidRPr="00790008">
        <w:rPr>
          <w:rStyle w:val="BookTitle"/>
          <w:rFonts w:asciiTheme="minorHAnsi" w:hAnsiTheme="minorHAnsi" w:cstheme="minorHAnsi"/>
          <w:b w:val="0"/>
          <w:bCs w:val="0"/>
          <w:color w:val="000000"/>
          <w:sz w:val="28"/>
          <w:szCs w:val="28"/>
        </w:rPr>
        <w:br/>
        <w:t>kāhāre nā bhāṅge tattva, sva-karma karaya</w:t>
      </w:r>
    </w:p>
    <w:p w14:paraId="432449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Considering in this way, Viśvarūpa kept to His own activities and did not disclose this secret to anyone.</w:t>
      </w:r>
    </w:p>
    <w:p w14:paraId="4041996F" w14:textId="7BC156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tattva nā bhāṅge </w:t>
      </w:r>
      <w:r w:rsidRPr="00790008">
        <w:rPr>
          <w:rStyle w:val="BookTitle"/>
          <w:rFonts w:asciiTheme="minorHAnsi" w:hAnsiTheme="minorHAnsi" w:cstheme="minorHAnsi"/>
          <w:b w:val="0"/>
          <w:bCs w:val="0"/>
          <w:color w:val="000000"/>
          <w:sz w:val="28"/>
          <w:szCs w:val="28"/>
        </w:rPr>
        <w:t>indicates that Viśvarūpa never disclosed to anyone that Śrī Viśvambhara is Śrī Kṛṣṇa Himself.</w:t>
      </w:r>
    </w:p>
    <w:p w14:paraId="2FA7FEE2" w14:textId="635136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w:t>
      </w:r>
    </w:p>
    <w:p w14:paraId="5AE9E9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6140D0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thāke sarva-vaiṣṇavera saṅge</w:t>
      </w:r>
      <w:r w:rsidRPr="00790008">
        <w:rPr>
          <w:rStyle w:val="BookTitle"/>
          <w:rFonts w:asciiTheme="minorHAnsi" w:hAnsiTheme="minorHAnsi" w:cstheme="minorHAnsi"/>
          <w:b w:val="0"/>
          <w:bCs w:val="0"/>
          <w:color w:val="000000"/>
          <w:sz w:val="28"/>
          <w:szCs w:val="28"/>
        </w:rPr>
        <w:br/>
        <w:t>kṛṣṇa-kathā, kṛṣṇa-bhakti, kṛṣṇa-pūjā-raṅge</w:t>
      </w:r>
    </w:p>
    <w:p w14:paraId="278DA6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associated with the Vaiṣṇavas by discussing topics of Kṛṣṇa, performing devotional service to Kṛṣṇa, and engaging in the worship of Kṛṣṇa.</w:t>
      </w:r>
    </w:p>
    <w:p w14:paraId="7439AFA8" w14:textId="622E5C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Viśvarūpa always lived in the association of the devotees, discussed topics about Kṛṣṇa with the devotees, and attained ecstasy by respectfully serving Kṛṣṇa.</w:t>
      </w:r>
    </w:p>
    <w:p w14:paraId="6414C900" w14:textId="1928CA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w:t>
      </w:r>
    </w:p>
    <w:p w14:paraId="0C6FE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63467B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jagat-pramatta—dhana-putra-vidyā-rase</w:t>
      </w:r>
      <w:r w:rsidRPr="00790008">
        <w:rPr>
          <w:rStyle w:val="BookTitle"/>
          <w:rFonts w:asciiTheme="minorHAnsi" w:hAnsiTheme="minorHAnsi" w:cstheme="minorHAnsi"/>
          <w:b w:val="0"/>
          <w:bCs w:val="0"/>
          <w:color w:val="000000"/>
          <w:sz w:val="28"/>
          <w:szCs w:val="28"/>
        </w:rPr>
        <w:br/>
        <w:t>vaiṣṇava dekhile mātra sabe upahāse’</w:t>
      </w:r>
    </w:p>
    <w:p w14:paraId="12B6C0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the world were mad for enjoying wealth, children, and education. Whenever they saw the Vaiṣṇavas, they would ridicule them.</w:t>
      </w:r>
    </w:p>
    <w:p w14:paraId="3DB26040" w14:textId="0045D9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Mundane people work hard to achieve wealth, children, and education, and when they do not see such propensities in a Vaiṣṇava, they deride him.</w:t>
      </w:r>
    </w:p>
    <w:p w14:paraId="7F235E33" w14:textId="410355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w:t>
      </w:r>
    </w:p>
    <w:p w14:paraId="0AE1B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418093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āryā-tarajā paḍhe saba vaiṣṇava dekhiyā</w:t>
      </w:r>
      <w:r w:rsidRPr="00790008">
        <w:rPr>
          <w:rStyle w:val="BookTitle"/>
          <w:rFonts w:asciiTheme="minorHAnsi" w:hAnsiTheme="minorHAnsi" w:cstheme="minorHAnsi"/>
          <w:b w:val="0"/>
          <w:bCs w:val="0"/>
          <w:color w:val="000000"/>
          <w:sz w:val="28"/>
          <w:szCs w:val="28"/>
        </w:rPr>
        <w:br/>
        <w:t>“yati, satī, tapasvīo yāibe mariyā</w:t>
      </w:r>
    </w:p>
    <w:p w14:paraId="222E2D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compose blasphemous rhymes and recite them when they saw a Vaiṣṇava. They challenged, “What is the use of being a sannyāsī, a chaste wife, or a tapasvī? They must also die.</w:t>
      </w:r>
    </w:p>
    <w:p w14:paraId="66EBD60A" w14:textId="08077C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 xml:space="preserve">āryā-tarajā </w:t>
      </w: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ārya </w:t>
      </w:r>
      <w:r w:rsidRPr="00790008">
        <w:rPr>
          <w:rStyle w:val="BookTitle"/>
          <w:rFonts w:asciiTheme="minorHAnsi" w:hAnsiTheme="minorHAnsi" w:cstheme="minorHAnsi"/>
          <w:b w:val="0"/>
          <w:bCs w:val="0"/>
          <w:color w:val="000000"/>
          <w:sz w:val="28"/>
          <w:szCs w:val="28"/>
        </w:rPr>
        <w:t xml:space="preserve">refers to a Bengali poem composed about some particular incident or person. The word </w:t>
      </w:r>
      <w:r w:rsidRPr="00790008">
        <w:rPr>
          <w:rStyle w:val="BookTitle"/>
          <w:rFonts w:asciiTheme="minorHAnsi" w:hAnsiTheme="minorHAnsi" w:cstheme="minorHAnsi"/>
          <w:b w:val="0"/>
          <w:bCs w:val="0"/>
          <w:i/>
          <w:iCs/>
          <w:color w:val="000000"/>
          <w:sz w:val="28"/>
          <w:szCs w:val="28"/>
        </w:rPr>
        <w:t>tarajā</w:t>
      </w:r>
      <w:r w:rsidRPr="00790008">
        <w:rPr>
          <w:rStyle w:val="BookTitle"/>
          <w:rFonts w:asciiTheme="minorHAnsi" w:hAnsiTheme="minorHAnsi" w:cstheme="minorHAnsi"/>
          <w:b w:val="0"/>
          <w:bCs w:val="0"/>
          <w:color w:val="000000"/>
          <w:sz w:val="28"/>
          <w:szCs w:val="28"/>
        </w:rPr>
        <w:t xml:space="preserve"> is an Arabian word referring to insulting poems exchanged in the form of questions and answers between two parties in a musical performance or light songs.</w:t>
      </w:r>
    </w:p>
    <w:p w14:paraId="007F25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atheistic residents of Navadvīpa at that time followed the doctrine of Cārvāka Muni and were thus maddened by sense gratification due to falsely identifying themselves with their bodies. Whenever they saw the pure Vaiṣṇavas they would tease them with poems that they had composed. They even said that the performance of religious duties by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chaste women, and ascetics are all useless, because in spite of accumulating great piety they cannot save themselves from death. So there was no need to observe such religious duties. In other words, they considered such people unfortunate miscreants.</w:t>
      </w:r>
    </w:p>
    <w:p w14:paraId="28D0B651" w14:textId="43D982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w:t>
      </w:r>
    </w:p>
    <w:p w14:paraId="69EF13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79DC16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tā’re bali ’sukṛti’,—ye dolā, ghoḍā caḍe</w:t>
      </w:r>
      <w:r w:rsidRPr="00790008">
        <w:rPr>
          <w:rStyle w:val="BookTitle"/>
          <w:rFonts w:asciiTheme="minorHAnsi" w:hAnsiTheme="minorHAnsi" w:cstheme="minorHAnsi"/>
          <w:b w:val="0"/>
          <w:bCs w:val="0"/>
          <w:color w:val="000000"/>
          <w:sz w:val="28"/>
          <w:szCs w:val="28"/>
        </w:rPr>
        <w:br/>
        <w:t>daśa-biśa jana yā’ra āge pāche raḍe</w:t>
      </w:r>
    </w:p>
    <w:p w14:paraId="321172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consider someone pious if he can ride on a palanquin or horse surrounded by ten or twenty people.</w:t>
      </w:r>
    </w:p>
    <w:p w14:paraId="116969EB" w14:textId="60A4EC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On the other hand, they considered that a fortunate person was one who takes pride in his opulence as he rides on a horse or palanquin surrounded by many servants and associates.</w:t>
      </w:r>
    </w:p>
    <w:p w14:paraId="1411140C" w14:textId="53D044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w:t>
      </w:r>
    </w:p>
    <w:p w14:paraId="6E3AC2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59E27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ye, gosāñi, bhāve karaha krandana</w:t>
      </w:r>
      <w:r w:rsidRPr="00790008">
        <w:rPr>
          <w:rStyle w:val="BookTitle"/>
          <w:rFonts w:asciiTheme="minorHAnsi" w:hAnsiTheme="minorHAnsi" w:cstheme="minorHAnsi"/>
          <w:b w:val="0"/>
          <w:bCs w:val="0"/>
          <w:color w:val="000000"/>
          <w:sz w:val="28"/>
          <w:szCs w:val="28"/>
        </w:rPr>
        <w:br/>
        <w:t>tabu ta’ dāridrya-duḥkha nā haya khaṇḍana!</w:t>
      </w:r>
    </w:p>
    <w:p w14:paraId="2102D5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all cry for the Lord with love and devotion, yet you remain poverty-stricken.</w:t>
      </w:r>
    </w:p>
    <w:p w14:paraId="15F13D4B" w14:textId="4D83F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bhāve </w:t>
      </w:r>
      <w:r w:rsidRPr="00790008">
        <w:rPr>
          <w:rStyle w:val="BookTitle"/>
          <w:rFonts w:asciiTheme="minorHAnsi" w:hAnsiTheme="minorHAnsi" w:cstheme="minorHAnsi"/>
          <w:b w:val="0"/>
          <w:bCs w:val="0"/>
          <w:color w:val="000000"/>
          <w:sz w:val="28"/>
          <w:szCs w:val="28"/>
        </w:rPr>
        <w:t xml:space="preserve">means “with intense love,” and the word </w:t>
      </w:r>
      <w:r w:rsidRPr="00790008">
        <w:rPr>
          <w:rStyle w:val="BookTitle"/>
          <w:rFonts w:asciiTheme="minorHAnsi" w:hAnsiTheme="minorHAnsi" w:cstheme="minorHAnsi"/>
          <w:b w:val="0"/>
          <w:bCs w:val="0"/>
          <w:i/>
          <w:iCs/>
          <w:color w:val="000000"/>
          <w:sz w:val="28"/>
          <w:szCs w:val="28"/>
        </w:rPr>
        <w:t xml:space="preserve">gosāñi </w:t>
      </w:r>
      <w:r w:rsidRPr="00790008">
        <w:rPr>
          <w:rStyle w:val="BookTitle"/>
          <w:rFonts w:asciiTheme="minorHAnsi" w:hAnsiTheme="minorHAnsi" w:cstheme="minorHAnsi"/>
          <w:b w:val="0"/>
          <w:bCs w:val="0"/>
          <w:color w:val="000000"/>
          <w:sz w:val="28"/>
          <w:szCs w:val="28"/>
        </w:rPr>
        <w:t xml:space="preserve">is a respectful address to the Lord. At the time of chanting Kṛṣṇa’s names tears of love flow from the eyes of His loving devotees. The atheistic </w:t>
      </w:r>
      <w:r w:rsidRPr="0051656A">
        <w:rPr>
          <w:rStyle w:val="BookTitle"/>
          <w:rFonts w:asciiTheme="minorHAnsi" w:hAnsiTheme="minorHAnsi" w:cstheme="minorHAnsi"/>
          <w:b w:val="0"/>
          <w:bCs w:val="0"/>
          <w:i/>
          <w:iCs/>
          <w:color w:val="000000"/>
          <w:sz w:val="28"/>
          <w:szCs w:val="28"/>
          <w:rPrChange w:id="114" w:author="your servant" w:date="2020-07-27T20:13:00Z">
            <w:rPr>
              <w:rStyle w:val="BookTitle"/>
              <w:rFonts w:asciiTheme="minorHAnsi" w:hAnsiTheme="minorHAnsi" w:cstheme="minorHAnsi"/>
              <w:b w:val="0"/>
              <w:bCs w:val="0"/>
              <w:color w:val="000000"/>
              <w:sz w:val="28"/>
              <w:szCs w:val="28"/>
            </w:rPr>
          </w:rPrChange>
        </w:rPr>
        <w:t>karm</w:t>
      </w:r>
      <w:ins w:id="115" w:author="your servant" w:date="2020-07-27T20:13:00Z">
        <w:r w:rsidR="0051656A" w:rsidRPr="0051656A">
          <w:rPr>
            <w:rStyle w:val="BookTitle"/>
            <w:rFonts w:asciiTheme="minorHAnsi" w:hAnsiTheme="minorHAnsi" w:cstheme="minorHAnsi"/>
            <w:b w:val="0"/>
            <w:bCs w:val="0"/>
            <w:i/>
            <w:iCs/>
            <w:color w:val="000000"/>
            <w:sz w:val="28"/>
            <w:szCs w:val="28"/>
            <w:rPrChange w:id="116" w:author="your servant" w:date="2020-07-27T20:13:00Z">
              <w:rPr>
                <w:rStyle w:val="BookTitle"/>
                <w:rFonts w:asciiTheme="minorHAnsi" w:hAnsiTheme="minorHAnsi" w:cstheme="minorHAnsi"/>
                <w:b w:val="0"/>
                <w:bCs w:val="0"/>
                <w:color w:val="000000"/>
                <w:sz w:val="28"/>
                <w:szCs w:val="28"/>
              </w:rPr>
            </w:rPrChange>
          </w:rPr>
          <w:t>ī</w:t>
        </w:r>
      </w:ins>
      <w:r w:rsidRPr="0051656A">
        <w:rPr>
          <w:rStyle w:val="BookTitle"/>
          <w:rFonts w:asciiTheme="minorHAnsi" w:hAnsiTheme="minorHAnsi" w:cstheme="minorHAnsi"/>
          <w:b w:val="0"/>
          <w:bCs w:val="0"/>
          <w:i/>
          <w:iCs/>
          <w:color w:val="000000"/>
          <w:sz w:val="28"/>
          <w:szCs w:val="28"/>
          <w:rPrChange w:id="117" w:author="your servant" w:date="2020-07-27T20:1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were eager for sense enjoyment and who were offenders at the feet of the holy names did not accept such flow of tears as a symptom of love for Kṛṣṇa; rather, they ridiculed the chanting of Kṛṣṇa’s names and shedding of tears as useless, because they thought that by chanting Kṛṣṇa’s names the devotees were not able to attain the insignificant and irrelevant fruit of freedom from poverty. In other words, the devotees were not able to achieve material prosperity and happiness by counteracting their poverty with the help of the holy name, which is nondifferent from the eternally worshipable Lord Kṛṣṇa. Those atheists committed severe offenses at the feet of the holy names by their faithlessness. In other words, they did not believe that by purely chanting the holy names one attains love of Kṛṣṇa, by </w:t>
      </w:r>
      <w:r w:rsidRPr="00790008">
        <w:rPr>
          <w:rStyle w:val="BookTitle"/>
          <w:rFonts w:asciiTheme="minorHAnsi" w:hAnsiTheme="minorHAnsi" w:cstheme="minorHAnsi"/>
          <w:b w:val="0"/>
          <w:bCs w:val="0"/>
          <w:i/>
          <w:iCs/>
          <w:color w:val="000000"/>
          <w:sz w:val="28"/>
          <w:szCs w:val="28"/>
        </w:rPr>
        <w:t xml:space="preserve">nāmābhāsa </w:t>
      </w:r>
      <w:r w:rsidRPr="00790008">
        <w:rPr>
          <w:rStyle w:val="BookTitle"/>
          <w:rFonts w:asciiTheme="minorHAnsi" w:hAnsiTheme="minorHAnsi" w:cstheme="minorHAnsi"/>
          <w:b w:val="0"/>
          <w:bCs w:val="0"/>
          <w:color w:val="000000"/>
          <w:sz w:val="28"/>
          <w:szCs w:val="28"/>
        </w:rPr>
        <w:t xml:space="preserve">all of one’s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are destroyed and one is freed from all material miseries, and by chanting with offense one achieves the fruits of </w:t>
      </w:r>
      <w:r w:rsidRPr="00790008">
        <w:rPr>
          <w:rStyle w:val="BookTitle"/>
          <w:rFonts w:asciiTheme="minorHAnsi" w:hAnsiTheme="minorHAnsi" w:cstheme="minorHAnsi"/>
          <w:b w:val="0"/>
          <w:bCs w:val="0"/>
          <w:i/>
          <w:iCs/>
          <w:color w:val="000000"/>
          <w:sz w:val="28"/>
          <w:szCs w:val="28"/>
        </w:rPr>
        <w:t>trivarga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artha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kāma</w:t>
      </w:r>
      <w:r w:rsidRPr="00790008">
        <w:rPr>
          <w:rStyle w:val="BookTitle"/>
          <w:rFonts w:asciiTheme="minorHAnsi" w:hAnsiTheme="minorHAnsi" w:cstheme="minorHAnsi"/>
          <w:b w:val="0"/>
          <w:bCs w:val="0"/>
          <w:color w:val="000000"/>
          <w:sz w:val="28"/>
          <w:szCs w:val="28"/>
        </w:rPr>
        <w:t>. Furthermore, because they had no faith in the Supreme Lord, they did not believe that in the course of their service to the Lord the pure devotees gladly accept various miseries and poverty as the mercy of the Lord. They simply desired that the devotees would become greedy for material enjoyment and sense gratification like themselves.</w:t>
      </w:r>
    </w:p>
    <w:p w14:paraId="62C91C45" w14:textId="2CC48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7.21</w:t>
      </w:r>
    </w:p>
    <w:p w14:paraId="584E5B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0B4D21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ghanaghana ’hari hari’ bali’ chāḍa’ ḍāka</w:t>
      </w:r>
      <w:r w:rsidRPr="00790008">
        <w:rPr>
          <w:rStyle w:val="BookTitle"/>
          <w:rFonts w:asciiTheme="minorHAnsi" w:hAnsiTheme="minorHAnsi" w:cstheme="minorHAnsi"/>
          <w:b w:val="0"/>
          <w:bCs w:val="0"/>
          <w:color w:val="000000"/>
          <w:sz w:val="28"/>
          <w:szCs w:val="28"/>
        </w:rPr>
        <w:br/>
        <w:t>kruddha haya gosāñi śunile baḍa ḍāka</w:t>
      </w:r>
    </w:p>
    <w:p w14:paraId="387D14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loudly and repeatedly chant the name of Lord Hari, but He becomes angry when anyone loudly chants His name.”</w:t>
      </w:r>
    </w:p>
    <w:p w14:paraId="583B6090" w14:textId="04CC9BA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Those atheists would say that if one always loudly chants the holy names, the </w:t>
      </w:r>
      <w:r w:rsidRPr="00790008">
        <w:rPr>
          <w:rStyle w:val="BookTitle"/>
          <w:rFonts w:asciiTheme="minorHAnsi" w:hAnsiTheme="minorHAnsi" w:cstheme="minorHAnsi"/>
          <w:b w:val="0"/>
          <w:bCs w:val="0"/>
          <w:i/>
          <w:iCs/>
          <w:color w:val="000000"/>
          <w:sz w:val="28"/>
          <w:szCs w:val="28"/>
        </w:rPr>
        <w:t>gosāñi</w:t>
      </w:r>
      <w:r w:rsidRPr="00790008">
        <w:rPr>
          <w:rStyle w:val="BookTitle"/>
          <w:rFonts w:asciiTheme="minorHAnsi" w:hAnsiTheme="minorHAnsi" w:cstheme="minorHAnsi"/>
          <w:b w:val="0"/>
          <w:bCs w:val="0"/>
          <w:color w:val="000000"/>
          <w:sz w:val="28"/>
          <w:szCs w:val="28"/>
        </w:rPr>
        <w:t>, or Lord, would be displeased.</w:t>
      </w:r>
    </w:p>
    <w:p w14:paraId="78F457F7" w14:textId="3E0D27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7.22</w:t>
      </w:r>
    </w:p>
    <w:p w14:paraId="50DF8E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5274D1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bole kṛṣṇa-bhakti-śūnya jane!</w:t>
      </w:r>
      <w:r w:rsidRPr="00790008">
        <w:rPr>
          <w:rStyle w:val="BookTitle"/>
          <w:rFonts w:asciiTheme="minorHAnsi" w:hAnsiTheme="minorHAnsi" w:cstheme="minorHAnsi"/>
          <w:b w:val="0"/>
          <w:bCs w:val="0"/>
          <w:color w:val="000000"/>
          <w:sz w:val="28"/>
          <w:szCs w:val="28"/>
        </w:rPr>
        <w:br/>
        <w:t>śuni’ mahā-duḥkha pāya bhāgavata-gaṇe</w:t>
      </w:r>
    </w:p>
    <w:p w14:paraId="7E2E6CC3" w14:textId="2912D4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who were devoid of devotion for the Supreme Lord would speak to the Vaiṣṇavas in this way, and the devotees felt great sorrow on hearing such things.</w:t>
      </w:r>
    </w:p>
    <w:p w14:paraId="560F8021" w14:textId="23AD4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7.23</w:t>
      </w:r>
    </w:p>
    <w:p w14:paraId="2BB365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7D70E0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kothāo nā śune keha kṛṣṇera kīrtana</w:t>
      </w:r>
      <w:r w:rsidRPr="00790008">
        <w:rPr>
          <w:rStyle w:val="BookTitle"/>
          <w:rFonts w:asciiTheme="minorHAnsi" w:hAnsiTheme="minorHAnsi" w:cstheme="minorHAnsi"/>
          <w:b w:val="0"/>
          <w:bCs w:val="0"/>
          <w:color w:val="000000"/>
          <w:sz w:val="28"/>
          <w:szCs w:val="28"/>
        </w:rPr>
        <w:br/>
        <w:t>dagdha dekhe sakala saṁsāra anukṣaṇa</w:t>
      </w:r>
    </w:p>
    <w:p w14:paraId="22331C7F" w14:textId="669501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sound of the chanting of Lord Kṛṣṇa’s name could not be heard anywhere, as everyone in the world continually burned in the fire of material existence.</w:t>
      </w:r>
    </w:p>
    <w:p w14:paraId="1DD8E9B6" w14:textId="5E3A15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7.24</w:t>
      </w:r>
    </w:p>
    <w:p w14:paraId="258AC0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75D7B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baḍa pāya viśvarūpa bhagavān</w:t>
      </w:r>
      <w:r w:rsidRPr="00790008">
        <w:rPr>
          <w:rStyle w:val="BookTitle"/>
          <w:rFonts w:asciiTheme="minorHAnsi" w:hAnsiTheme="minorHAnsi" w:cstheme="minorHAnsi"/>
          <w:b w:val="0"/>
          <w:bCs w:val="0"/>
          <w:color w:val="000000"/>
          <w:sz w:val="28"/>
          <w:szCs w:val="28"/>
        </w:rPr>
        <w:br/>
        <w:t>nā śune abhīṣṭa kṛṣṇa-candrera ākhyāna</w:t>
      </w:r>
    </w:p>
    <w:p w14:paraId="77511F34" w14:textId="6E69AE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Śrī Viśvarūpa, was most distressed because He did not hear any glorification of His worshipable Lord, Śrī Kṛṣṇa.</w:t>
      </w:r>
    </w:p>
    <w:p w14:paraId="7E26FECE" w14:textId="50D1E8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7.25</w:t>
      </w:r>
    </w:p>
    <w:p w14:paraId="390A1A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06A05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ye ye jane vā paḍāya</w:t>
      </w:r>
      <w:r w:rsidRPr="00790008">
        <w:rPr>
          <w:rStyle w:val="BookTitle"/>
          <w:rFonts w:asciiTheme="minorHAnsi" w:hAnsiTheme="minorHAnsi" w:cstheme="minorHAnsi"/>
          <w:b w:val="0"/>
          <w:bCs w:val="0"/>
          <w:color w:val="000000"/>
          <w:sz w:val="28"/>
          <w:szCs w:val="28"/>
        </w:rPr>
        <w:br/>
        <w:t xml:space="preserve">kṛṣṇa-bhakti-vyākhyā </w:t>
      </w:r>
      <w:commentRangeStart w:id="118"/>
      <w:r w:rsidRPr="00790008">
        <w:rPr>
          <w:rStyle w:val="BookTitle"/>
          <w:rFonts w:asciiTheme="minorHAnsi" w:hAnsiTheme="minorHAnsi" w:cstheme="minorHAnsi"/>
          <w:b w:val="0"/>
          <w:bCs w:val="0"/>
          <w:color w:val="000000"/>
          <w:sz w:val="28"/>
          <w:szCs w:val="28"/>
        </w:rPr>
        <w:t xml:space="preserve">kā’ro </w:t>
      </w:r>
      <w:commentRangeEnd w:id="118"/>
      <w:r w:rsidR="0001202C">
        <w:rPr>
          <w:rStyle w:val="CommentReference"/>
          <w:i w:val="0"/>
          <w:iCs w:val="0"/>
        </w:rPr>
        <w:commentReference w:id="118"/>
      </w:r>
      <w:r w:rsidRPr="00790008">
        <w:rPr>
          <w:rStyle w:val="BookTitle"/>
          <w:rFonts w:asciiTheme="minorHAnsi" w:hAnsiTheme="minorHAnsi" w:cstheme="minorHAnsi"/>
          <w:b w:val="0"/>
          <w:bCs w:val="0"/>
          <w:color w:val="000000"/>
          <w:sz w:val="28"/>
          <w:szCs w:val="28"/>
        </w:rPr>
        <w:t>nā āise jihvāya</w:t>
      </w:r>
    </w:p>
    <w:p w14:paraId="54B07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spoke on Bhagavad-gītā or Śrīmad Bhāgavatam would never explain anything about devotion to Kṛṣṇa.</w:t>
      </w:r>
    </w:p>
    <w:p w14:paraId="660CE35A" w14:textId="3184F4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so-called learned professors who had no devotion for Viṣṇu taught </w:t>
      </w:r>
      <w:r w:rsidRPr="00790008">
        <w:rPr>
          <w:rStyle w:val="BookTitle"/>
          <w:rFonts w:asciiTheme="minorHAnsi" w:hAnsiTheme="minorHAnsi" w:cstheme="minorHAnsi"/>
          <w:b w:val="0"/>
          <w:bCs w:val="0"/>
          <w:i/>
          <w:iCs/>
          <w:color w:val="000000"/>
          <w:sz w:val="28"/>
          <w:szCs w:val="28"/>
        </w:rPr>
        <w:t>Śrīmad 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but they never explained the importance of devotional service to Kṛṣṇa. Being overwhelmed with pride from their material education, on the basis of these scriptures they taught religiosity, economic development, and sense gratification to the sense enjoyers and the liberation of merging in impersonal Brahman to the renounced Māyāvādīs.</w:t>
      </w:r>
    </w:p>
    <w:p w14:paraId="177AF420" w14:textId="7D1DC8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7.26</w:t>
      </w:r>
    </w:p>
    <w:p w14:paraId="62F42F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26</w:t>
      </w:r>
    </w:p>
    <w:p w14:paraId="7DF028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kutarka ghusiyā saba adhyāpaka mare</w:t>
      </w:r>
      <w:r w:rsidRPr="00790008">
        <w:rPr>
          <w:rStyle w:val="BookTitle"/>
          <w:rFonts w:asciiTheme="minorHAnsi" w:hAnsiTheme="minorHAnsi" w:cstheme="minorHAnsi"/>
          <w:b w:val="0"/>
          <w:bCs w:val="0"/>
          <w:color w:val="000000"/>
          <w:sz w:val="28"/>
          <w:szCs w:val="28"/>
        </w:rPr>
        <w:br/>
        <w:t>’bhakti’ hena nāma nāhi jānaye saṁsāre</w:t>
      </w:r>
    </w:p>
    <w:p w14:paraId="2F7E86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teachers wasted their lives in useless arguments. People of the world had not even heard the name “bhakti.”</w:t>
      </w:r>
    </w:p>
    <w:p w14:paraId="4CBBFA2B" w14:textId="118ED4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ghusiyā </w:t>
      </w:r>
      <w:r w:rsidRPr="00790008">
        <w:rPr>
          <w:rStyle w:val="BookTitle"/>
          <w:rFonts w:asciiTheme="minorHAnsi" w:hAnsiTheme="minorHAnsi" w:cstheme="minorHAnsi"/>
          <w:b w:val="0"/>
          <w:bCs w:val="0"/>
          <w:color w:val="000000"/>
          <w:sz w:val="28"/>
          <w:szCs w:val="28"/>
        </w:rPr>
        <w:t>means “to declare,” “to explain,” or “to disclose.”</w:t>
      </w:r>
    </w:p>
    <w:p w14:paraId="6279300A" w14:textId="29143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7.27</w:t>
      </w:r>
    </w:p>
    <w:p w14:paraId="5E34E9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1849DD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advaita-ācārya-ādi yata bhakta-gaṇa</w:t>
      </w:r>
      <w:r w:rsidRPr="00790008">
        <w:rPr>
          <w:rStyle w:val="BookTitle"/>
          <w:rFonts w:asciiTheme="minorHAnsi" w:hAnsiTheme="minorHAnsi" w:cstheme="minorHAnsi"/>
          <w:b w:val="0"/>
          <w:bCs w:val="0"/>
          <w:color w:val="000000"/>
          <w:sz w:val="28"/>
          <w:szCs w:val="28"/>
        </w:rPr>
        <w:br/>
        <w:t>jīvera kumati dekhi’ karaye krandana</w:t>
      </w:r>
    </w:p>
    <w:p w14:paraId="25A0798C" w14:textId="014D94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devotees headed by Advaita Ācārya simply cried upon seeing the atheistic mentality of the people.</w:t>
      </w:r>
    </w:p>
    <w:p w14:paraId="1863B40C" w14:textId="454939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7.28</w:t>
      </w:r>
    </w:p>
    <w:p w14:paraId="43FEEF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6DD8D1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viśvarūpa-prabhu mane mane gaṇe</w:t>
      </w:r>
      <w:r w:rsidRPr="00790008">
        <w:rPr>
          <w:rStyle w:val="BookTitle"/>
          <w:rFonts w:asciiTheme="minorHAnsi" w:hAnsiTheme="minorHAnsi" w:cstheme="minorHAnsi"/>
          <w:b w:val="0"/>
          <w:bCs w:val="0"/>
          <w:color w:val="000000"/>
          <w:sz w:val="28"/>
          <w:szCs w:val="28"/>
        </w:rPr>
        <w:br/>
        <w:t>“nā dekhiba loka-mukha, cali’ yāṅā vane”</w:t>
      </w:r>
    </w:p>
    <w:p w14:paraId="0C3FDD33" w14:textId="64D22B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such distress, Viśvarūpa considered, “I will not look at the face of these materialistic people, rather I will go to the forest.”</w:t>
      </w:r>
    </w:p>
    <w:p w14:paraId="09159BC3" w14:textId="733B26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7.29</w:t>
      </w:r>
    </w:p>
    <w:p w14:paraId="1D053E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EE61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ūṣaḥ-kāle viśvarūpa kari’ gaṅgā-snāna</w:t>
      </w:r>
      <w:r w:rsidRPr="00790008">
        <w:rPr>
          <w:rStyle w:val="BookTitle"/>
          <w:rFonts w:asciiTheme="minorHAnsi" w:hAnsiTheme="minorHAnsi" w:cstheme="minorHAnsi"/>
          <w:b w:val="0"/>
          <w:bCs w:val="0"/>
          <w:color w:val="000000"/>
          <w:sz w:val="28"/>
          <w:szCs w:val="28"/>
        </w:rPr>
        <w:br/>
        <w:t>advaita-sabhāya āsi’ haya upasthāna</w:t>
      </w:r>
    </w:p>
    <w:p w14:paraId="276943D6" w14:textId="31E5FB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morning Śrī Viśvarūpa would take bath in the Ganges and then go to the gathering at Advaita Prabhu’s house.</w:t>
      </w:r>
    </w:p>
    <w:p w14:paraId="0C5C3339" w14:textId="1EBF25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7.30</w:t>
      </w:r>
    </w:p>
    <w:p w14:paraId="4825DA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6DB4B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vākhānena kṛṣṇa-bhakti-sāra</w:t>
      </w:r>
      <w:r w:rsidRPr="00790008">
        <w:rPr>
          <w:rStyle w:val="BookTitle"/>
          <w:rFonts w:asciiTheme="minorHAnsi" w:hAnsiTheme="minorHAnsi" w:cstheme="minorHAnsi"/>
          <w:b w:val="0"/>
          <w:bCs w:val="0"/>
          <w:color w:val="000000"/>
          <w:sz w:val="28"/>
          <w:szCs w:val="28"/>
        </w:rPr>
        <w:br/>
        <w:t>śuniyā advaita sukhe karena huṅkāra</w:t>
      </w:r>
    </w:p>
    <w:p w14:paraId="1CC426C7" w14:textId="3C6A58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established devotional service to Kṛṣṇa as the essence of all scriptures. On hearing His explanation, Advaita Prabhu roared with happiness.</w:t>
      </w:r>
    </w:p>
    <w:p w14:paraId="2C1050FF" w14:textId="4B55FD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7.31</w:t>
      </w:r>
    </w:p>
    <w:p w14:paraId="090023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2FD0F8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pūjā chāḍi’ viśvarūpe dhari’ kari kole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ānande vaiṣṇava saba ’hari hari’ bole</w:t>
      </w:r>
    </w:p>
    <w:p w14:paraId="093DD4E1" w14:textId="35E511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left His Deity worship to embrace Viśvarūpa, and all the Vaiṣṇavas happily chanted, “Hari! Hari!”</w:t>
      </w:r>
    </w:p>
    <w:p w14:paraId="241C82D9" w14:textId="02F76D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7.32</w:t>
      </w:r>
    </w:p>
    <w:p w14:paraId="74D480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E606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kṛṣṇānande bhakta-gaṇa kare siṁha-nāda</w:t>
      </w:r>
      <w:r w:rsidRPr="00790008">
        <w:rPr>
          <w:rStyle w:val="BookTitle"/>
          <w:rFonts w:asciiTheme="minorHAnsi" w:hAnsiTheme="minorHAnsi" w:cstheme="minorHAnsi"/>
          <w:b w:val="0"/>
          <w:bCs w:val="0"/>
          <w:color w:val="000000"/>
          <w:sz w:val="28"/>
          <w:szCs w:val="28"/>
        </w:rPr>
        <w:br/>
        <w:t>kā’ro citte āra nāhi sphuraye viṣāda</w:t>
      </w:r>
    </w:p>
    <w:p w14:paraId="7F498625" w14:textId="7EE33B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in the ecstasy of Kṛṣṇa consciousness all the devotees roared loudly like lions, and lamentation no longer remained in their hearts.</w:t>
      </w:r>
    </w:p>
    <w:p w14:paraId="42AC324D" w14:textId="3A44CA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7.33</w:t>
      </w:r>
    </w:p>
    <w:p w14:paraId="63128D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37614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chāḍi’ keha nāhi yāya ghare</w:t>
      </w:r>
      <w:r w:rsidRPr="00790008">
        <w:rPr>
          <w:rStyle w:val="BookTitle"/>
          <w:rFonts w:asciiTheme="minorHAnsi" w:hAnsiTheme="minorHAnsi" w:cstheme="minorHAnsi"/>
          <w:b w:val="0"/>
          <w:bCs w:val="0"/>
          <w:color w:val="000000"/>
          <w:sz w:val="28"/>
          <w:szCs w:val="28"/>
        </w:rPr>
        <w:br/>
        <w:t>viśvarūpa na āisena āpana-mandire</w:t>
      </w:r>
    </w:p>
    <w:p w14:paraId="29B863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had no desire to leave Viśvarūpa’s association to go home, nor did Viśvarūpa have any desire to leave them.</w:t>
      </w:r>
    </w:p>
    <w:p w14:paraId="36A86D21" w14:textId="23EBD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the devotees could not leave Viśvarūpa to go home, Viśvarūpa was also unable to leave the pure devotees’ association to go home.</w:t>
      </w:r>
    </w:p>
    <w:p w14:paraId="766F60A1" w14:textId="5B7888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7.34</w:t>
      </w:r>
    </w:p>
    <w:p w14:paraId="29DAF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62B48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kariyā śacī bole viśvambhare</w:t>
      </w:r>
      <w:r w:rsidRPr="00790008">
        <w:rPr>
          <w:rStyle w:val="BookTitle"/>
          <w:rFonts w:asciiTheme="minorHAnsi" w:hAnsiTheme="minorHAnsi" w:cstheme="minorHAnsi"/>
          <w:b w:val="0"/>
          <w:bCs w:val="0"/>
          <w:color w:val="000000"/>
          <w:sz w:val="28"/>
          <w:szCs w:val="28"/>
        </w:rPr>
        <w:br/>
        <w:t>“tomāra agraje giyā ānaha satvare”</w:t>
      </w:r>
    </w:p>
    <w:p w14:paraId="70B4A2E4" w14:textId="2A2EDB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her cooking, Mother Śacī told Viśvambhara, “Go quickly and bring Your elder brother.”</w:t>
      </w:r>
    </w:p>
    <w:p w14:paraId="5CD9FAFD" w14:textId="69F15D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7.35</w:t>
      </w:r>
    </w:p>
    <w:p w14:paraId="317EA6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B88F3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māyera ādeśe prabhu advaita-sabhāya</w:t>
      </w:r>
      <w:r w:rsidRPr="00790008">
        <w:rPr>
          <w:rStyle w:val="BookTitle"/>
          <w:rFonts w:asciiTheme="minorHAnsi" w:hAnsiTheme="minorHAnsi" w:cstheme="minorHAnsi"/>
          <w:b w:val="0"/>
          <w:bCs w:val="0"/>
          <w:color w:val="000000"/>
          <w:sz w:val="28"/>
          <w:szCs w:val="28"/>
        </w:rPr>
        <w:br/>
        <w:t>āisena agrajere la’bāra chalāya</w:t>
      </w:r>
    </w:p>
    <w:p w14:paraId="167436FD" w14:textId="426A85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His mother, the Lord came to Advaita Ācārya’s house to call His elder brother home.</w:t>
      </w:r>
    </w:p>
    <w:p w14:paraId="036E4F52" w14:textId="23E02B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7.36</w:t>
      </w:r>
    </w:p>
    <w:p w14:paraId="39E5B4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BF6A3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dekhena prabhu vaiṣṇava-maṇḍala</w:t>
      </w:r>
      <w:r w:rsidRPr="00790008">
        <w:rPr>
          <w:rStyle w:val="BookTitle"/>
          <w:rFonts w:asciiTheme="minorHAnsi" w:hAnsiTheme="minorHAnsi" w:cstheme="minorHAnsi"/>
          <w:b w:val="0"/>
          <w:bCs w:val="0"/>
          <w:color w:val="000000"/>
          <w:sz w:val="28"/>
          <w:szCs w:val="28"/>
        </w:rPr>
        <w:br/>
        <w:t>anyo ’nye karena kṛṣṇa-kathana-maṅgala</w:t>
      </w:r>
    </w:p>
    <w:p w14:paraId="3B06A5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When the Lord arrived there, He saw all the Vaiṣṇavas engaged in discussing topics of Lord Kṛṣṇa.</w:t>
      </w:r>
    </w:p>
    <w:p w14:paraId="33D5EE00" w14:textId="21D9C9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vaiṣṇava-maṇḍala </w:t>
      </w:r>
      <w:r w:rsidRPr="00790008">
        <w:rPr>
          <w:rStyle w:val="BookTitle"/>
          <w:rFonts w:asciiTheme="minorHAnsi" w:hAnsiTheme="minorHAnsi" w:cstheme="minorHAnsi"/>
          <w:b w:val="0"/>
          <w:bCs w:val="0"/>
          <w:color w:val="000000"/>
          <w:sz w:val="28"/>
          <w:szCs w:val="28"/>
        </w:rPr>
        <w:t xml:space="preserve">refers to the society of Vaiṣṇavas. The phrase </w:t>
      </w:r>
      <w:r w:rsidRPr="00790008">
        <w:rPr>
          <w:rStyle w:val="BookTitle"/>
          <w:rFonts w:asciiTheme="minorHAnsi" w:hAnsiTheme="minorHAnsi" w:cstheme="minorHAnsi"/>
          <w:b w:val="0"/>
          <w:bCs w:val="0"/>
          <w:i/>
          <w:iCs/>
          <w:color w:val="000000"/>
          <w:sz w:val="28"/>
          <w:szCs w:val="28"/>
        </w:rPr>
        <w:t xml:space="preserve">kṛṣṇa-kathana-maṅgala </w:t>
      </w:r>
      <w:r w:rsidRPr="00790008">
        <w:rPr>
          <w:rStyle w:val="BookTitle"/>
          <w:rFonts w:asciiTheme="minorHAnsi" w:hAnsiTheme="minorHAnsi" w:cstheme="minorHAnsi"/>
          <w:b w:val="0"/>
          <w:bCs w:val="0"/>
          <w:color w:val="000000"/>
          <w:sz w:val="28"/>
          <w:szCs w:val="28"/>
        </w:rPr>
        <w:t>refers to the auspicious topics of Kṛṣṇa.</w:t>
      </w:r>
    </w:p>
    <w:p w14:paraId="31184713" w14:textId="495D4D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7.37</w:t>
      </w:r>
    </w:p>
    <w:p w14:paraId="0B6B6B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1F0C66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āpana-prastāva śuni’ śrī-gaurasundara</w:t>
      </w:r>
      <w:r w:rsidRPr="00790008">
        <w:rPr>
          <w:rStyle w:val="BookTitle"/>
          <w:rFonts w:asciiTheme="minorHAnsi" w:hAnsiTheme="minorHAnsi" w:cstheme="minorHAnsi"/>
          <w:b w:val="0"/>
          <w:bCs w:val="0"/>
          <w:color w:val="000000"/>
          <w:sz w:val="28"/>
          <w:szCs w:val="28"/>
        </w:rPr>
        <w:br/>
        <w:t>sabāre karena śubha-dṛṣṭi manohara</w:t>
      </w:r>
    </w:p>
    <w:p w14:paraId="599E56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glorification, Śrī Gaurasundara glanced mercifully on them.</w:t>
      </w:r>
    </w:p>
    <w:p w14:paraId="4648B22C" w14:textId="0909D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āpana-prastāva </w:t>
      </w:r>
      <w:r w:rsidRPr="00790008">
        <w:rPr>
          <w:rStyle w:val="BookTitle"/>
          <w:rFonts w:asciiTheme="minorHAnsi" w:hAnsiTheme="minorHAnsi" w:cstheme="minorHAnsi"/>
          <w:b w:val="0"/>
          <w:bCs w:val="0"/>
          <w:color w:val="000000"/>
          <w:sz w:val="28"/>
          <w:szCs w:val="28"/>
        </w:rPr>
        <w:t>means “concerning His own glorifies.”</w:t>
      </w:r>
    </w:p>
    <w:p w14:paraId="6DE80B09" w14:textId="12898D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7.38</w:t>
      </w:r>
    </w:p>
    <w:p w14:paraId="79FC5C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0DAAF1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prati-aṅge nirupama lāvaṇyera sīmā</w:t>
      </w:r>
      <w:r w:rsidRPr="00790008">
        <w:rPr>
          <w:rStyle w:val="BookTitle"/>
          <w:rFonts w:asciiTheme="minorHAnsi" w:hAnsiTheme="minorHAnsi" w:cstheme="minorHAnsi"/>
          <w:b w:val="0"/>
          <w:bCs w:val="0"/>
          <w:color w:val="000000"/>
          <w:sz w:val="28"/>
          <w:szCs w:val="28"/>
        </w:rPr>
        <w:br/>
        <w:t>koṭī candra nahe eka nakhera upamā</w:t>
      </w:r>
    </w:p>
    <w:p w14:paraId="79B82BF4" w14:textId="39D3CE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Each of the Lord’s limbs surpassed the topmost limits of beauty. Even millions of moons could not be compared with one of His toenails.</w:t>
      </w:r>
    </w:p>
    <w:p w14:paraId="297B2A9A" w14:textId="5AB65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7.39</w:t>
      </w:r>
    </w:p>
    <w:p w14:paraId="751E0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5A2BB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digambara, sarva aṅga—dhulāya dhusara</w:t>
      </w:r>
      <w:r w:rsidRPr="00790008">
        <w:rPr>
          <w:rStyle w:val="BookTitle"/>
          <w:rFonts w:asciiTheme="minorHAnsi" w:hAnsiTheme="minorHAnsi" w:cstheme="minorHAnsi"/>
          <w:b w:val="0"/>
          <w:bCs w:val="0"/>
          <w:color w:val="000000"/>
          <w:sz w:val="28"/>
          <w:szCs w:val="28"/>
        </w:rPr>
        <w:br/>
        <w:t>hāsiyā agraja-prati karena uttara</w:t>
      </w:r>
    </w:p>
    <w:p w14:paraId="6877B26A" w14:textId="71F4DF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Standing naked with His body covered with dust, Viśvambhara smiled and spoke to His elder brother.</w:t>
      </w:r>
    </w:p>
    <w:p w14:paraId="53046C0A" w14:textId="66D0FE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7.40</w:t>
      </w:r>
    </w:p>
    <w:p w14:paraId="6BB1AC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4EB82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“bhojane āisa, bhāi, ḍākaye jananī</w:t>
      </w:r>
      <w:r w:rsidRPr="00790008">
        <w:rPr>
          <w:rStyle w:val="BookTitle"/>
          <w:rFonts w:asciiTheme="minorHAnsi" w:hAnsiTheme="minorHAnsi" w:cstheme="minorHAnsi"/>
          <w:b w:val="0"/>
          <w:bCs w:val="0"/>
          <w:color w:val="000000"/>
          <w:sz w:val="28"/>
          <w:szCs w:val="28"/>
        </w:rPr>
        <w:br/>
        <w:t>agraja-vasana dhari’ calaye āpani</w:t>
      </w:r>
    </w:p>
    <w:p w14:paraId="737C7C45" w14:textId="5A5E76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 please come to eat. Mother is calling You.” Viśvambhara then caught hold of His brother’s dhoti and followed Him home.</w:t>
      </w:r>
    </w:p>
    <w:p w14:paraId="09B8582F" w14:textId="741B8F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7.41</w:t>
      </w:r>
    </w:p>
    <w:p w14:paraId="001BB2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06FF2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se mohana rūpa sarva-bhakta-gaṇa</w:t>
      </w:r>
      <w:r w:rsidRPr="00790008">
        <w:rPr>
          <w:rStyle w:val="BookTitle"/>
          <w:rFonts w:asciiTheme="minorHAnsi" w:hAnsiTheme="minorHAnsi" w:cstheme="minorHAnsi"/>
          <w:b w:val="0"/>
          <w:bCs w:val="0"/>
          <w:color w:val="000000"/>
          <w:sz w:val="28"/>
          <w:szCs w:val="28"/>
        </w:rPr>
        <w:br/>
        <w:t>sthagita haiyā sabe kare nirīkṣaṇa</w:t>
      </w:r>
    </w:p>
    <w:p w14:paraId="713DF901" w14:textId="09F13E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On seeing the Lord’s enchanting form, all the devotees were stunned and they </w:t>
      </w:r>
      <w:r w:rsidRPr="00790008">
        <w:rPr>
          <w:rStyle w:val="BookTitle"/>
          <w:rFonts w:asciiTheme="minorHAnsi" w:hAnsiTheme="minorHAnsi" w:cstheme="minorHAnsi"/>
          <w:b/>
          <w:bCs/>
          <w:color w:val="800000"/>
          <w:sz w:val="28"/>
          <w:szCs w:val="28"/>
        </w:rPr>
        <w:lastRenderedPageBreak/>
        <w:t>continually stared at Him.</w:t>
      </w:r>
    </w:p>
    <w:p w14:paraId="71869844" w14:textId="7E69E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7.42</w:t>
      </w:r>
    </w:p>
    <w:p w14:paraId="538C61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750724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samādhira prāya haiyāche bhakta-gaṇe</w:t>
      </w:r>
      <w:r w:rsidRPr="00790008">
        <w:rPr>
          <w:rStyle w:val="BookTitle"/>
          <w:rFonts w:asciiTheme="minorHAnsi" w:hAnsiTheme="minorHAnsi" w:cstheme="minorHAnsi"/>
          <w:b w:val="0"/>
          <w:bCs w:val="0"/>
          <w:color w:val="000000"/>
          <w:sz w:val="28"/>
          <w:szCs w:val="28"/>
        </w:rPr>
        <w:br/>
        <w:t>kṛṣṇera kathana kāru nā āise vadane</w:t>
      </w:r>
    </w:p>
    <w:p w14:paraId="185E5CF0" w14:textId="052199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practically entered samādhi; they were even unable to speak about Kṛṣṇa.</w:t>
      </w:r>
    </w:p>
    <w:p w14:paraId="77201DEE" w14:textId="7AAA4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7.43</w:t>
      </w:r>
    </w:p>
    <w:p w14:paraId="26291C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900F2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bhakta-moha svabhāvei haya</w:t>
      </w:r>
      <w:r w:rsidRPr="00790008">
        <w:rPr>
          <w:rStyle w:val="BookTitle"/>
          <w:rFonts w:asciiTheme="minorHAnsi" w:hAnsiTheme="minorHAnsi" w:cstheme="minorHAnsi"/>
          <w:b w:val="0"/>
          <w:bCs w:val="0"/>
          <w:color w:val="000000"/>
          <w:sz w:val="28"/>
          <w:szCs w:val="28"/>
        </w:rPr>
        <w:br/>
        <w:t>vinā anubhaveo dāsera citta laya</w:t>
      </w:r>
    </w:p>
    <w:p w14:paraId="0D4D80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Devotees are by nature overwhelmed on seeing their Lord; indeed, even before the devotees realized His identity, the Lord stole away their hearts.</w:t>
      </w:r>
    </w:p>
    <w:p w14:paraId="482F0533" w14:textId="2A795F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pure living entities and conditioned living entities are by nature both devotees of the Lord, the consciousness of the former has been awakened so they can feel the love of their eternal worshipable </w:t>
      </w:r>
      <w:r w:rsidRPr="00790008">
        <w:rPr>
          <w:rStyle w:val="BookTitle"/>
          <w:rFonts w:asciiTheme="minorHAnsi" w:hAnsiTheme="minorHAnsi" w:cstheme="minorHAnsi"/>
          <w:b w:val="0"/>
          <w:bCs w:val="0"/>
          <w:i/>
          <w:iCs/>
          <w:color w:val="000000"/>
          <w:sz w:val="28"/>
          <w:szCs w:val="28"/>
        </w:rPr>
        <w:t xml:space="preserve">sac-cid-ānanda </w:t>
      </w:r>
      <w:r w:rsidRPr="00790008">
        <w:rPr>
          <w:rStyle w:val="BookTitle"/>
          <w:rFonts w:asciiTheme="minorHAnsi" w:hAnsiTheme="minorHAnsi" w:cstheme="minorHAnsi"/>
          <w:b w:val="0"/>
          <w:bCs w:val="0"/>
          <w:color w:val="000000"/>
          <w:sz w:val="28"/>
          <w:szCs w:val="28"/>
        </w:rPr>
        <w:t xml:space="preserve">Lord Viṣṇu, while the latter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cannot do so. When the conditioned state is overcome, or when all </w:t>
      </w:r>
      <w:r w:rsidRPr="00790008">
        <w:rPr>
          <w:rStyle w:val="BookTitle"/>
          <w:rFonts w:asciiTheme="minorHAnsi" w:hAnsiTheme="minorHAnsi" w:cstheme="minorHAnsi"/>
          <w:b w:val="0"/>
          <w:bCs w:val="0"/>
          <w:i/>
          <w:iCs/>
          <w:color w:val="000000"/>
          <w:sz w:val="28"/>
          <w:szCs w:val="28"/>
        </w:rPr>
        <w:t xml:space="preserve">anarthas </w:t>
      </w:r>
      <w:r w:rsidRPr="00790008">
        <w:rPr>
          <w:rStyle w:val="BookTitle"/>
          <w:rFonts w:asciiTheme="minorHAnsi" w:hAnsiTheme="minorHAnsi" w:cstheme="minorHAnsi"/>
          <w:b w:val="0"/>
          <w:bCs w:val="0"/>
          <w:color w:val="000000"/>
          <w:sz w:val="28"/>
          <w:szCs w:val="28"/>
        </w:rPr>
        <w:t xml:space="preserve">are destroyed, a living entity under the shelter of service to Lord Viṣṇu can remain pure even while residing in this material world. At that time he is called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is a pure servant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Unless the </w:t>
      </w:r>
      <w:r w:rsidRPr="00790008">
        <w:rPr>
          <w:rStyle w:val="BookTitle"/>
          <w:rFonts w:asciiTheme="minorHAnsi" w:hAnsiTheme="minorHAnsi" w:cstheme="minorHAnsi"/>
          <w:b w:val="0"/>
          <w:bCs w:val="0"/>
          <w:i/>
          <w:iCs/>
          <w:color w:val="000000"/>
          <w:sz w:val="28"/>
          <w:szCs w:val="28"/>
        </w:rPr>
        <w:t>kaniṣṭha-bhāgavata</w:t>
      </w:r>
      <w:r w:rsidRPr="00790008">
        <w:rPr>
          <w:rStyle w:val="BookTitle"/>
          <w:rFonts w:asciiTheme="minorHAnsi" w:hAnsiTheme="minorHAnsi" w:cstheme="minorHAnsi"/>
          <w:b w:val="0"/>
          <w:bCs w:val="0"/>
          <w:color w:val="000000"/>
          <w:sz w:val="28"/>
          <w:szCs w:val="28"/>
        </w:rPr>
        <w:t xml:space="preserve"> reaches the stage of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he remains the servant of the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even though he is serving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Since the </w:t>
      </w:r>
      <w:r w:rsidRPr="00790008">
        <w:rPr>
          <w:rStyle w:val="BookTitle"/>
          <w:rFonts w:asciiTheme="minorHAnsi" w:hAnsiTheme="minorHAnsi" w:cstheme="minorHAnsi"/>
          <w:b w:val="0"/>
          <w:bCs w:val="0"/>
          <w:i/>
          <w:iCs/>
          <w:color w:val="000000"/>
          <w:sz w:val="28"/>
          <w:szCs w:val="28"/>
        </w:rPr>
        <w:t>kaniṣṭha-bhāgavata</w:t>
      </w:r>
      <w:r w:rsidRPr="00790008">
        <w:rPr>
          <w:rStyle w:val="BookTitle"/>
          <w:rFonts w:asciiTheme="minorHAnsi" w:hAnsiTheme="minorHAnsi" w:cstheme="minorHAnsi"/>
          <w:b w:val="0"/>
          <w:bCs w:val="0"/>
          <w:color w:val="000000"/>
          <w:sz w:val="28"/>
          <w:szCs w:val="28"/>
        </w:rPr>
        <w:t xml:space="preserve"> desires his own spiritual progress and is traveling on the eternal perfect path to Vaikuṇṭha, he is superior to the conditioned souls who are desirous of material enjoyment and liberation. But he has faith only in Viṣṇu as the transcendental Absolute Truth, and this realization qualifies him as a </w:t>
      </w:r>
      <w:r w:rsidRPr="00790008">
        <w:rPr>
          <w:rStyle w:val="BookTitle"/>
          <w:rFonts w:asciiTheme="minorHAnsi" w:hAnsiTheme="minorHAnsi" w:cstheme="minorHAnsi"/>
          <w:b w:val="0"/>
          <w:bCs w:val="0"/>
          <w:i/>
          <w:iCs/>
          <w:color w:val="000000"/>
          <w:sz w:val="28"/>
          <w:szCs w:val="28"/>
        </w:rPr>
        <w:t>kaniṣṭha-adhikārī</w:t>
      </w:r>
      <w:r w:rsidRPr="00790008">
        <w:rPr>
          <w:rStyle w:val="BookTitle"/>
          <w:rFonts w:asciiTheme="minorHAnsi" w:hAnsiTheme="minorHAnsi" w:cstheme="minorHAnsi"/>
          <w:b w:val="0"/>
          <w:bCs w:val="0"/>
          <w:color w:val="000000"/>
          <w:sz w:val="28"/>
          <w:szCs w:val="28"/>
        </w:rPr>
        <w:t xml:space="preserve">. When one attains the level of </w:t>
      </w:r>
      <w:r w:rsidRPr="00790008">
        <w:rPr>
          <w:rStyle w:val="BookTitle"/>
          <w:rFonts w:asciiTheme="minorHAnsi" w:hAnsiTheme="minorHAnsi" w:cstheme="minorHAnsi"/>
          <w:b w:val="0"/>
          <w:bCs w:val="0"/>
          <w:i/>
          <w:iCs/>
          <w:color w:val="000000"/>
          <w:sz w:val="28"/>
          <w:szCs w:val="28"/>
        </w:rPr>
        <w:t>kaniṣṭha-adhikāra</w:t>
      </w:r>
      <w:r w:rsidRPr="00790008">
        <w:rPr>
          <w:rStyle w:val="BookTitle"/>
          <w:rFonts w:asciiTheme="minorHAnsi" w:hAnsiTheme="minorHAnsi" w:cstheme="minorHAnsi"/>
          <w:b w:val="0"/>
          <w:bCs w:val="0"/>
          <w:color w:val="000000"/>
          <w:sz w:val="28"/>
          <w:szCs w:val="28"/>
        </w:rPr>
        <w:t xml:space="preserve">, he can understand that his spiritual master is situated as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But when he attains the level of </w:t>
      </w:r>
      <w:r w:rsidRPr="00790008">
        <w:rPr>
          <w:rStyle w:val="BookTitle"/>
          <w:rFonts w:asciiTheme="minorHAnsi" w:hAnsiTheme="minorHAnsi" w:cstheme="minorHAnsi"/>
          <w:b w:val="0"/>
          <w:bCs w:val="0"/>
          <w:i/>
          <w:iCs/>
          <w:color w:val="000000"/>
          <w:sz w:val="28"/>
          <w:szCs w:val="28"/>
        </w:rPr>
        <w:t>madhyama-adhikāra</w:t>
      </w:r>
      <w:r w:rsidRPr="00790008">
        <w:rPr>
          <w:rStyle w:val="BookTitle"/>
          <w:rFonts w:asciiTheme="minorHAnsi" w:hAnsiTheme="minorHAnsi" w:cstheme="minorHAnsi"/>
          <w:b w:val="0"/>
          <w:bCs w:val="0"/>
          <w:color w:val="000000"/>
          <w:sz w:val="28"/>
          <w:szCs w:val="28"/>
        </w:rPr>
        <w:t xml:space="preserve">, he can accept his spiritual master as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and qualify himself to become a pure devotee.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have no engagement other than the service of Lord Hari and His devotees. Being attached to objects not related to Kṛṣṇa, ordinary conditioned souls engage in the service of the external world due to their impure intelligence. When such persons advance to the level of </w:t>
      </w:r>
      <w:r w:rsidRPr="00790008">
        <w:rPr>
          <w:rStyle w:val="BookTitle"/>
          <w:rFonts w:asciiTheme="minorHAnsi" w:hAnsiTheme="minorHAnsi" w:cstheme="minorHAnsi"/>
          <w:b w:val="0"/>
          <w:bCs w:val="0"/>
          <w:i/>
          <w:iCs/>
          <w:color w:val="000000"/>
          <w:sz w:val="28"/>
          <w:szCs w:val="28"/>
        </w:rPr>
        <w:t>kaniṣṭha-adhikāra</w:t>
      </w:r>
      <w:r w:rsidRPr="00790008">
        <w:rPr>
          <w:rStyle w:val="BookTitle"/>
          <w:rFonts w:asciiTheme="minorHAnsi" w:hAnsiTheme="minorHAnsi" w:cstheme="minorHAnsi"/>
          <w:b w:val="0"/>
          <w:bCs w:val="0"/>
          <w:color w:val="000000"/>
          <w:sz w:val="28"/>
          <w:szCs w:val="28"/>
        </w:rPr>
        <w:t xml:space="preserve">, they dovetail the fruits of their activities with the Lord and thus cultivate mixed devotional service. In the eternal </w:t>
      </w:r>
      <w:r w:rsidRPr="00790008">
        <w:rPr>
          <w:rStyle w:val="BookTitle"/>
          <w:rFonts w:asciiTheme="minorHAnsi" w:hAnsiTheme="minorHAnsi" w:cstheme="minorHAnsi"/>
          <w:b w:val="0"/>
          <w:bCs w:val="0"/>
          <w:color w:val="000000"/>
          <w:sz w:val="28"/>
          <w:szCs w:val="28"/>
        </w:rPr>
        <w:lastRenderedPageBreak/>
        <w:t xml:space="preserve">nature of the living entities there is an eternal propensity called </w:t>
      </w:r>
      <w:r w:rsidRPr="00790008">
        <w:rPr>
          <w:rStyle w:val="BookTitle"/>
          <w:rFonts w:asciiTheme="minorHAnsi" w:hAnsiTheme="minorHAnsi" w:cstheme="minorHAnsi"/>
          <w:b w:val="0"/>
          <w:bCs w:val="0"/>
          <w:i/>
          <w:iCs/>
          <w:color w:val="000000"/>
          <w:sz w:val="28"/>
          <w:szCs w:val="28"/>
        </w:rPr>
        <w:t>hari-bhakti</w:t>
      </w:r>
      <w:r w:rsidRPr="00790008">
        <w:rPr>
          <w:rStyle w:val="BookTitle"/>
          <w:rFonts w:asciiTheme="minorHAnsi" w:hAnsiTheme="minorHAnsi" w:cstheme="minorHAnsi"/>
          <w:b w:val="0"/>
          <w:bCs w:val="0"/>
          <w:color w:val="000000"/>
          <w:sz w:val="28"/>
          <w:szCs w:val="28"/>
        </w:rPr>
        <w:t xml:space="preserve">. As a foolish conditioned soul is attracted to material objects, a pure living entity situated in devotional service, his constitutional propensity, is similarly attracted to the Lord. In the opinion of some unfortunate persons, “Even devotional service, the eternal propensity of the living entities, is a mundane, perverted, abominable, illusory propensity.” Those who argue, or the foolish persons who are expert in material consideration, cannot realize the pure form of devotional service, which is eternally full of knowledge and bliss and which is the goal of the liberated, self-satisfied, swanlike personalities; rather they accept devotional service, which is the eternally perfect transcendental propensity of the living entities, as a mental concoction. Due to this misconception ordinary people consider the eternal attraction of Śukadeva Gosvāmī, the crest jewel of learned scholars, for Kṛṣṇa as material illusion, or </w:t>
      </w:r>
      <w:r w:rsidRPr="00790008">
        <w:rPr>
          <w:rStyle w:val="BookTitle"/>
          <w:rFonts w:asciiTheme="minorHAnsi" w:hAnsiTheme="minorHAnsi" w:cstheme="minorHAnsi"/>
          <w:b w:val="0"/>
          <w:bCs w:val="0"/>
          <w:i/>
          <w:iCs/>
          <w:color w:val="000000"/>
          <w:sz w:val="28"/>
          <w:szCs w:val="28"/>
        </w:rPr>
        <w:t>moha</w:t>
      </w:r>
      <w:r w:rsidRPr="00790008">
        <w:rPr>
          <w:rStyle w:val="BookTitle"/>
          <w:rFonts w:asciiTheme="minorHAnsi" w:hAnsiTheme="minorHAnsi" w:cstheme="minorHAnsi"/>
          <w:b w:val="0"/>
          <w:bCs w:val="0"/>
          <w:color w:val="000000"/>
          <w:sz w:val="28"/>
          <w:szCs w:val="28"/>
        </w:rPr>
        <w:t xml:space="preserve">. Keeping in mind the transcendental happiness derived from serving the Lord, the author at this juncture uses the word </w:t>
      </w:r>
      <w:r w:rsidRPr="00790008">
        <w:rPr>
          <w:rStyle w:val="BookTitle"/>
          <w:rFonts w:asciiTheme="minorHAnsi" w:hAnsiTheme="minorHAnsi" w:cstheme="minorHAnsi"/>
          <w:b w:val="0"/>
          <w:bCs w:val="0"/>
          <w:i/>
          <w:iCs/>
          <w:color w:val="000000"/>
          <w:sz w:val="28"/>
          <w:szCs w:val="28"/>
        </w:rPr>
        <w:t>moha</w:t>
      </w:r>
      <w:r w:rsidRPr="00790008">
        <w:rPr>
          <w:rStyle w:val="BookTitle"/>
          <w:rFonts w:asciiTheme="minorHAnsi" w:hAnsiTheme="minorHAnsi" w:cstheme="minorHAnsi"/>
          <w:b w:val="0"/>
          <w:bCs w:val="0"/>
          <w:color w:val="000000"/>
          <w:sz w:val="28"/>
          <w:szCs w:val="28"/>
        </w:rPr>
        <w:t xml:space="preserve">, illusion, for the understanding of ordinary people. It is natural for the eternal servants of Kṛṣṇa to serve Kṛṣṇa with love and ecstasy. In other words, the living entity in his constitutional position eternally worships Kṛṣṇa as his natural propensity. The conditioned soul with the mood for enjoyment cannot realize Kṛṣṇa’s love in this material world, but Kṛṣṇa who attracts the self-satisfied souls, unknowingly attracts the hearts of His servants, who have renounced material enjoyment, whose consciousness is awakened, and who are knowers of the Absolute Truth. This is what is meant by Kṛṣṇa attracting His servants who are under the shelter of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The servants who are under the shelter of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like the cows, sticks, horn, and flute of Vraja, although not situated in </w:t>
      </w:r>
      <w:r w:rsidRPr="00790008">
        <w:rPr>
          <w:rStyle w:val="BookTitle"/>
          <w:rFonts w:asciiTheme="minorHAnsi" w:hAnsiTheme="minorHAnsi" w:cstheme="minorHAnsi"/>
          <w:b w:val="0"/>
          <w:bCs w:val="0"/>
          <w:i/>
          <w:iCs/>
          <w:color w:val="000000"/>
          <w:sz w:val="28"/>
          <w:szCs w:val="28"/>
        </w:rPr>
        <w:t>dāsya-rasa</w:t>
      </w:r>
      <w:r w:rsidRPr="00790008">
        <w:rPr>
          <w:rStyle w:val="BookTitle"/>
          <w:rFonts w:asciiTheme="minorHAnsi" w:hAnsiTheme="minorHAnsi" w:cstheme="minorHAnsi"/>
          <w:b w:val="0"/>
          <w:bCs w:val="0"/>
          <w:color w:val="000000"/>
          <w:sz w:val="28"/>
          <w:szCs w:val="28"/>
        </w:rPr>
        <w:t>, unknowingly serve Kṛṣṇa, while externally appearing less-intelligent.</w:t>
      </w:r>
    </w:p>
    <w:p w14:paraId="4EE747CC" w14:textId="4C6B9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7.44</w:t>
      </w:r>
    </w:p>
    <w:p w14:paraId="19BA47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03C9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se āpana-bhaktera citta hare’</w:t>
      </w:r>
      <w:r w:rsidRPr="00790008">
        <w:rPr>
          <w:rStyle w:val="BookTitle"/>
          <w:rFonts w:asciiTheme="minorHAnsi" w:hAnsiTheme="minorHAnsi" w:cstheme="minorHAnsi"/>
          <w:b w:val="0"/>
          <w:bCs w:val="0"/>
          <w:color w:val="000000"/>
          <w:sz w:val="28"/>
          <w:szCs w:val="28"/>
        </w:rPr>
        <w:br/>
        <w:t>e kathā bujhite anya-jane nāhi pāre</w:t>
      </w:r>
    </w:p>
    <w:p w14:paraId="6965F42B" w14:textId="546420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Materialistic persons are unable to understand how the Lord steals the hearts of His devotees.</w:t>
      </w:r>
    </w:p>
    <w:p w14:paraId="0755117B" w14:textId="36FDA3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7.45-46</w:t>
      </w:r>
    </w:p>
    <w:p w14:paraId="658C58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45-46</w:t>
      </w:r>
    </w:p>
    <w:p w14:paraId="543878E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rahasya vidita kailena bhāgavate</w:t>
      </w:r>
      <w:r w:rsidRPr="00790008">
        <w:rPr>
          <w:rStyle w:val="BookTitle"/>
          <w:rFonts w:asciiTheme="minorHAnsi" w:hAnsiTheme="minorHAnsi" w:cstheme="minorHAnsi"/>
          <w:b w:val="0"/>
          <w:bCs w:val="0"/>
          <w:color w:val="000000"/>
          <w:sz w:val="28"/>
          <w:szCs w:val="28"/>
        </w:rPr>
        <w:br/>
        <w:t>parīkṣit śunilena śukadeva haite</w:t>
      </w:r>
    </w:p>
    <w:p w14:paraId="4F7E9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prasaṅge śunaha bhāgavatera ākhyāna</w:t>
      </w:r>
      <w:r w:rsidRPr="00790008">
        <w:rPr>
          <w:rStyle w:val="BookTitle"/>
          <w:rFonts w:asciiTheme="minorHAnsi" w:hAnsiTheme="minorHAnsi" w:cstheme="minorHAnsi"/>
          <w:b w:val="0"/>
          <w:bCs w:val="0"/>
          <w:color w:val="000000"/>
          <w:sz w:val="28"/>
          <w:szCs w:val="28"/>
        </w:rPr>
        <w:br/>
        <w:t>śuka-parīkṣitera saṁvāda anupama</w:t>
      </w:r>
    </w:p>
    <w:p w14:paraId="0A53A3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this mystery was disclosed by Śukadeva Gosvāmī to Mahārāja Parīkṣit in the Śrīmad Bhāgavatam. Please hear now the matchless discussion between Śukadeva and Parīkṣit from Śrīmad Bhāgavatam in this connection.</w:t>
      </w:r>
    </w:p>
    <w:p w14:paraId="6899E72C" w14:textId="7141F4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(10.14.49) it is stated: “King Parīkṣit said: 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how could the cowherd women have developed for Kṛṣṇa, someone else’s son, such unprecedented pure love—love they never felt even for their own children? Please explain this.” Śrī Śukadeva Gosvāmī replied in verses 50-57 as follows: “Śrī Śukadeva Gosvāmī said: O King, for every created being the dearmost thing is certainly his own self. The dearness of everything else—children, wealth and so on—is due only to the dearness of the self. For this reason, O best of kings, the embodied soul is self-centered: he is more attached to his own body and self than to his so-called possessions like children, wealth and home. Indeed, for persons who think the body is the self, O best of kings, those things whose importance lies only in their relationship to the body are never as dear as the body itself. If a person comes to the stage of considering the body “mine” instead of “me,” he will certainly not consider the body as dear as his own self. After all, even as the body is growing old and useless, one’s desire to continue living remains strong. Therefore it is his own self that is most dear to every embodied living being, and it is simply for the satisfaction of this self that the whole material creation of moving and nonmoving entities exists. You should know Kṛṣṇa to be the original Soul of all living entities. For the benefit of the whole universe, He has, out of His causeless mercy, appeared as an ordinary human being. He has done this by the strength of His internal potency. Those in this world who understand Lord Kṛṣṇa as He is see all things, whether stationary or moving, as manifest forms of the Supreme Personality of Godhead. Such enlightened persons recognize no reality apart from the Supreme Lord Kṛṣṇa. The original, unmanifested form of material nature is the source of all material things, and the source of even that subtle material nature is the Supreme Personality of Godhead, Kṛṣṇa. What, then, could one ascertain to be separate from Him?” One should refer to these verses and their translation by the author [Vṛndāvana dāsa Ṭhākura] in the following verses.</w:t>
      </w:r>
    </w:p>
    <w:p w14:paraId="734675D9" w14:textId="59967C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7.47</w:t>
      </w:r>
    </w:p>
    <w:p w14:paraId="7123F1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FA7EF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gauracandra yabe janmilā gokule</w:t>
      </w:r>
      <w:r w:rsidRPr="00790008">
        <w:rPr>
          <w:rStyle w:val="BookTitle"/>
          <w:rFonts w:asciiTheme="minorHAnsi" w:hAnsiTheme="minorHAnsi" w:cstheme="minorHAnsi"/>
          <w:b w:val="0"/>
          <w:bCs w:val="0"/>
          <w:color w:val="000000"/>
          <w:sz w:val="28"/>
          <w:szCs w:val="28"/>
        </w:rPr>
        <w:br/>
        <w:t>śiśu saṅge gṛhe gṛhe krīḍā kari’ bule</w:t>
      </w:r>
    </w:p>
    <w:p w14:paraId="68D265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When Śrī Gauracandra appeared as Kṛṣṇa in Gokula, He played in all the houses there with the other children.</w:t>
      </w:r>
    </w:p>
    <w:p w14:paraId="0F1B8CB9" w14:textId="45B26B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Gauracandra personally appeared in Gokula as Śrī Kṛṣṇacandra. The atheist community says that Śrī Kṛṣṇa appeared 4,712 years prior to the advent of Śrī Gaura, and since Kṛṣṇa came before Gaura and Gaura came after Kṛṣṇa there is certainly a difference between Them. Śrīla Vṛndāvana dāsa Ṭhākura, however, has herein forbidden the pure devotees from considering material time, place, and circumstances in relation with the Absolute Truth.</w:t>
      </w:r>
    </w:p>
    <w:p w14:paraId="2EF23B46" w14:textId="4E3E95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7.48</w:t>
      </w:r>
    </w:p>
    <w:p w14:paraId="1DD8A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B1453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 haite prabhure sakala gopī-gaṇe</w:t>
      </w:r>
      <w:r w:rsidRPr="00790008">
        <w:rPr>
          <w:rStyle w:val="BookTitle"/>
          <w:rFonts w:asciiTheme="minorHAnsi" w:hAnsiTheme="minorHAnsi" w:cstheme="minorHAnsi"/>
          <w:b w:val="0"/>
          <w:bCs w:val="0"/>
          <w:color w:val="000000"/>
          <w:sz w:val="28"/>
          <w:szCs w:val="28"/>
        </w:rPr>
        <w:br/>
        <w:t>nija-putra haiteo sneha kare mane</w:t>
      </w:r>
    </w:p>
    <w:p w14:paraId="5B8F3E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time of the Lord’s birth, the gopīs had more affection for Him than they had for their own sons.</w:t>
      </w:r>
    </w:p>
    <w:p w14:paraId="43F2F5B0" w14:textId="6A97C5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Sneha</w:t>
      </w:r>
      <w:r w:rsidRPr="00790008">
        <w:rPr>
          <w:rStyle w:val="BookTitle"/>
          <w:rFonts w:asciiTheme="minorHAnsi" w:hAnsiTheme="minorHAnsi" w:cstheme="minorHAnsi"/>
          <w:b w:val="0"/>
          <w:bCs w:val="0"/>
          <w:color w:val="000000"/>
          <w:sz w:val="28"/>
          <w:szCs w:val="28"/>
        </w:rPr>
        <w:t>, or affection, is always meant for subordinates. Although the servants of Kṛṣṇa who constantly serve Him in the mood of confidential friendship, parenthood, and conjugal love totally remain under His subordination, they proudly consider themselves superior to Kṛṣṇa in order to solidify their affection. This pure affection is present more in Kṛṣṇa’s devotees than in Kṛṣṇa Himself. The supremacy of the worshipable Lord is greater than that of His servants. When Śrī Kṛṣṇa was unable to repay His debt for the loving service rendered by Śrīmatī Rādhikā, He accepted the mood of Śrī Rādhikā and displayed Her mentality. The pseudo-</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such as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who engage in material enjoyment, nourish a mood of opposing Śrī Gaurasundara’s preaching of both pure devotional service and the glories of His servant’s pure love. Pure devotees of Gaura-Kṛṣṇa do not accept this.</w:t>
      </w:r>
    </w:p>
    <w:p w14:paraId="5AC83BAD" w14:textId="067A7B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7.49</w:t>
      </w:r>
    </w:p>
    <w:p w14:paraId="4EA634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9D489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īśvara-buddhye nā jāne kṛṣṇere</w:t>
      </w:r>
      <w:r w:rsidRPr="00790008">
        <w:rPr>
          <w:rStyle w:val="BookTitle"/>
          <w:rFonts w:asciiTheme="minorHAnsi" w:hAnsiTheme="minorHAnsi" w:cstheme="minorHAnsi"/>
          <w:b w:val="0"/>
          <w:bCs w:val="0"/>
          <w:color w:val="000000"/>
          <w:sz w:val="28"/>
          <w:szCs w:val="28"/>
        </w:rPr>
        <w:br/>
        <w:t>svabhāvei putra haite baḍa sneha kare</w:t>
      </w:r>
    </w:p>
    <w:p w14:paraId="015C7498" w14:textId="25CAA2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never considered Kṛṣṇa the Supreme Personality of Godhead, they had a natural attraction for Him more than they had for their own sons.</w:t>
      </w:r>
    </w:p>
    <w:p w14:paraId="52F1A630" w14:textId="559776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7.50</w:t>
      </w:r>
    </w:p>
    <w:p w14:paraId="1B815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089F9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vismita baḍa rājā parīkṣit</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śuka-sthāne jijñāsena hai pulakita</w:t>
      </w:r>
    </w:p>
    <w:p w14:paraId="6C99E630" w14:textId="19AD18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Mahārāja Parīkṣit was struck with wonder. His hair stood on end, and he inquired from Śukadeva Gosvāmī as follows.</w:t>
      </w:r>
    </w:p>
    <w:p w14:paraId="6720A975" w14:textId="2A726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7.51</w:t>
      </w:r>
    </w:p>
    <w:p w14:paraId="6B11EE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495D05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adbhuta kathā kahilā, gosāñi!</w:t>
      </w:r>
      <w:r w:rsidRPr="00790008">
        <w:rPr>
          <w:rStyle w:val="BookTitle"/>
          <w:rFonts w:asciiTheme="minorHAnsi" w:hAnsiTheme="minorHAnsi" w:cstheme="minorHAnsi"/>
          <w:b w:val="0"/>
          <w:bCs w:val="0"/>
          <w:color w:val="000000"/>
          <w:sz w:val="28"/>
          <w:szCs w:val="28"/>
        </w:rPr>
        <w:br/>
        <w:t>tribhuvane emata kothāo śuni nāi</w:t>
      </w:r>
    </w:p>
    <w:p w14:paraId="7F04CA4E" w14:textId="682408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Gosvāmī, I have never before heard such wonderful narrations within the three worlds.</w:t>
      </w:r>
    </w:p>
    <w:p w14:paraId="75D21EAC" w14:textId="0E4F77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7.52</w:t>
      </w:r>
    </w:p>
    <w:p w14:paraId="18EFB4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0BF58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nija-putra haite para-tanaya kṛṣṇere</w:t>
      </w:r>
      <w:r w:rsidRPr="00790008">
        <w:rPr>
          <w:rStyle w:val="BookTitle"/>
          <w:rFonts w:asciiTheme="minorHAnsi" w:hAnsiTheme="minorHAnsi" w:cstheme="minorHAnsi"/>
          <w:b w:val="0"/>
          <w:bCs w:val="0"/>
          <w:color w:val="000000"/>
          <w:sz w:val="28"/>
          <w:szCs w:val="28"/>
        </w:rPr>
        <w:br/>
        <w:t>kaha dekhi,—sneha kaila kemana-prakāre?”</w:t>
      </w:r>
    </w:p>
    <w:p w14:paraId="7FE5FB3B" w14:textId="10B8E89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explain to me how the gopīs displayed more affection for Kṛṣṇa, another’s son, than for their own sons.”</w:t>
      </w:r>
    </w:p>
    <w:p w14:paraId="34E3F52E" w14:textId="2F23C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7.53-56</w:t>
      </w:r>
    </w:p>
    <w:p w14:paraId="2841A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53-56</w:t>
      </w:r>
    </w:p>
    <w:p w14:paraId="7A507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śrī-śuka kahena,—“śuna, rājā parīkṣit</w:t>
      </w:r>
      <w:r w:rsidRPr="00790008">
        <w:rPr>
          <w:rStyle w:val="BookTitle"/>
          <w:rFonts w:asciiTheme="minorHAnsi" w:hAnsiTheme="minorHAnsi" w:cstheme="minorHAnsi"/>
          <w:b w:val="0"/>
          <w:bCs w:val="0"/>
          <w:color w:val="000000"/>
          <w:sz w:val="28"/>
          <w:szCs w:val="28"/>
        </w:rPr>
        <w:br/>
        <w:t>paramātmā—sarva-dehe vallabha, vidita</w:t>
      </w:r>
    </w:p>
    <w:p w14:paraId="7C4189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ātmā vine putra vā kalatra bandhu-gaṇa</w:t>
      </w:r>
      <w:r w:rsidRPr="00790008">
        <w:rPr>
          <w:rStyle w:val="BookTitle"/>
          <w:rFonts w:asciiTheme="minorHAnsi" w:hAnsiTheme="minorHAnsi" w:cstheme="minorHAnsi"/>
          <w:b w:val="0"/>
          <w:bCs w:val="0"/>
          <w:color w:val="000000"/>
          <w:sz w:val="28"/>
          <w:szCs w:val="28"/>
        </w:rPr>
        <w:br/>
        <w:t>gṛha haite bāhira karāya tata-kṣaṇa</w:t>
      </w:r>
    </w:p>
    <w:p w14:paraId="793DEA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paramātmā-sabāra jīvana</w:t>
      </w:r>
      <w:r w:rsidRPr="00790008">
        <w:rPr>
          <w:rStyle w:val="BookTitle"/>
          <w:rFonts w:asciiTheme="minorHAnsi" w:hAnsiTheme="minorHAnsi" w:cstheme="minorHAnsi"/>
          <w:b w:val="0"/>
          <w:bCs w:val="0"/>
          <w:color w:val="000000"/>
          <w:sz w:val="28"/>
          <w:szCs w:val="28"/>
        </w:rPr>
        <w:br/>
        <w:t>sei paramātmā—ei śrī-nandanandana</w:t>
      </w:r>
    </w:p>
    <w:p w14:paraId="2D5C77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paramātmā-svabhāva-kāraṇe</w:t>
      </w:r>
      <w:r w:rsidRPr="00790008">
        <w:rPr>
          <w:rStyle w:val="BookTitle"/>
          <w:rFonts w:asciiTheme="minorHAnsi" w:hAnsiTheme="minorHAnsi" w:cstheme="minorHAnsi"/>
          <w:b w:val="0"/>
          <w:bCs w:val="0"/>
          <w:color w:val="000000"/>
          <w:sz w:val="28"/>
          <w:szCs w:val="28"/>
        </w:rPr>
        <w:br/>
        <w:t>kṛṣṇete adhika sneha kare gopī-gaṇe</w:t>
      </w:r>
    </w:p>
    <w:p w14:paraId="09A898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Śukadeva Gosvāmī replied, “O Mahārāja Parīkṣit, it is well-known that the Supersoul is dear to all. When the soul leaves the son, wife, or friend, their body is taken out of the house. Therefore the Supersoul is the life of everyone. That Supersoul is the son of Nanda Mahārāja. Thus the gopīs have more affection for Kṛṣṇa due to His natural characteristics as the Supreme Soul.”</w:t>
      </w:r>
    </w:p>
    <w:p w14:paraId="53A77591" w14:textId="215309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their description of </w:t>
      </w:r>
      <w:r w:rsidRPr="00790008">
        <w:rPr>
          <w:rStyle w:val="BookTitle"/>
          <w:rFonts w:asciiTheme="minorHAnsi" w:hAnsiTheme="minorHAnsi" w:cstheme="minorHAnsi"/>
          <w:b w:val="0"/>
          <w:bCs w:val="0"/>
          <w:i/>
          <w:iCs/>
          <w:color w:val="000000"/>
          <w:sz w:val="28"/>
          <w:szCs w:val="28"/>
        </w:rPr>
        <w:t>sāyujya</w:t>
      </w:r>
      <w:r w:rsidRPr="00790008">
        <w:rPr>
          <w:rStyle w:val="BookTitle"/>
          <w:rFonts w:asciiTheme="minorHAnsi" w:hAnsiTheme="minorHAnsi" w:cstheme="minorHAnsi"/>
          <w:b w:val="0"/>
          <w:bCs w:val="0"/>
          <w:color w:val="000000"/>
          <w:sz w:val="28"/>
          <w:szCs w:val="28"/>
        </w:rPr>
        <w:t xml:space="preserve"> liberation, or merging in Brahman, the followers of </w:t>
      </w:r>
      <w:r w:rsidRPr="00790008">
        <w:rPr>
          <w:rStyle w:val="BookTitle"/>
          <w:rFonts w:asciiTheme="minorHAnsi" w:hAnsiTheme="minorHAnsi" w:cstheme="minorHAnsi"/>
          <w:b w:val="0"/>
          <w:bCs w:val="0"/>
          <w:i/>
          <w:iCs/>
          <w:color w:val="000000"/>
          <w:sz w:val="28"/>
          <w:szCs w:val="28"/>
        </w:rPr>
        <w:t xml:space="preserve">śuddha-dvaita </w:t>
      </w:r>
      <w:r w:rsidRPr="00790008">
        <w:rPr>
          <w:rStyle w:val="BookTitle"/>
          <w:rFonts w:asciiTheme="minorHAnsi" w:hAnsiTheme="minorHAnsi" w:cstheme="minorHAnsi"/>
          <w:b w:val="0"/>
          <w:bCs w:val="0"/>
          <w:color w:val="000000"/>
          <w:sz w:val="28"/>
          <w:szCs w:val="28"/>
        </w:rPr>
        <w:t xml:space="preserve">(purified dualism) accept that the soul and the Supersoul remain together. It is understood from the </w:t>
      </w:r>
      <w:r w:rsidRPr="00790008">
        <w:rPr>
          <w:rStyle w:val="BookTitle"/>
          <w:rFonts w:asciiTheme="minorHAnsi" w:hAnsiTheme="minorHAnsi" w:cstheme="minorHAnsi"/>
          <w:b w:val="0"/>
          <w:bCs w:val="0"/>
          <w:i/>
          <w:iCs/>
          <w:color w:val="000000"/>
          <w:sz w:val="28"/>
          <w:szCs w:val="28"/>
        </w:rPr>
        <w:t xml:space="preserve">dvā suparṇā </w:t>
      </w:r>
      <w:r w:rsidRPr="00790008">
        <w:rPr>
          <w:rStyle w:val="BookTitle"/>
          <w:rFonts w:asciiTheme="minorHAnsi" w:hAnsiTheme="minorHAnsi" w:cstheme="minorHAnsi"/>
          <w:b w:val="0"/>
          <w:bCs w:val="0"/>
          <w:color w:val="000000"/>
          <w:sz w:val="28"/>
          <w:szCs w:val="28"/>
        </w:rPr>
        <w:t xml:space="preserve">verse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that the soul and the Supersoul are both present in one vessel. As soon as a soul is bereft of the </w:t>
      </w:r>
      <w:r w:rsidRPr="00790008">
        <w:rPr>
          <w:rStyle w:val="BookTitle"/>
          <w:rFonts w:asciiTheme="minorHAnsi" w:hAnsiTheme="minorHAnsi" w:cstheme="minorHAnsi"/>
          <w:b w:val="0"/>
          <w:bCs w:val="0"/>
          <w:color w:val="000000"/>
          <w:sz w:val="28"/>
          <w:szCs w:val="28"/>
        </w:rPr>
        <w:lastRenderedPageBreak/>
        <w:t xml:space="preserve">service of the Supersoul, he develops material conceptions. Although the soul and the Supersoul are both present in this world, which is manifested by the spiritual potency of the Lord, there nevertheless remains a difference between them. Yet there is nothing abominable or inferior in this difference. In order to establish the oneness of the Absolute Truth, this nondual substance has been explained under various doctrines like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(purified dualism),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monism), and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The pastimes of the Lord with His associates further confirm the spiritual variegatedness of the nondual Absolute Truth. The inferiority of material variegatedness has unreasonably and illegally attacked the impersonalists’ flow of thought. A servant of the Absolute Truth who is expert in the conclusion of personalism finds in the philosophy of </w:t>
      </w:r>
      <w:r w:rsidRPr="00790008">
        <w:rPr>
          <w:rStyle w:val="BookTitle"/>
          <w:rFonts w:asciiTheme="minorHAnsi" w:hAnsiTheme="minorHAnsi" w:cstheme="minorHAnsi"/>
          <w:b w:val="0"/>
          <w:bCs w:val="0"/>
          <w:i/>
          <w:iCs/>
          <w:color w:val="000000"/>
          <w:sz w:val="28"/>
          <w:szCs w:val="28"/>
        </w:rPr>
        <w:t xml:space="preserve">acintya-bhedābheda </w:t>
      </w:r>
      <w:r w:rsidRPr="00790008">
        <w:rPr>
          <w:rStyle w:val="BookTitle"/>
          <w:rFonts w:asciiTheme="minorHAnsi" w:hAnsiTheme="minorHAnsi" w:cstheme="minorHAnsi"/>
          <w:b w:val="0"/>
          <w:bCs w:val="0"/>
          <w:color w:val="000000"/>
          <w:sz w:val="28"/>
          <w:szCs w:val="28"/>
        </w:rPr>
        <w:t xml:space="preserve">a wonderful and proper balance in all the above-mentioned pure conclusions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w:t>
      </w:r>
    </w:p>
    <w:p w14:paraId="5A562DA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constitutional position of the Lord’s associates, there is no motive other than service to Śrī Nandanandana, the Supersoul. In other words, the abominable mundane consideration of duality found in the imperfections and differentiations between subjects and objects in this material world cannot be equally established in the nondual kingdom of Vaikuṇṭha. The Supersoul and the soul are related with each other as well-wishers. As soon as the living entity forgets that relationship,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immediately arranges for him various temporary relationships like wife and children in this material world. The deluding external energy of the Supersoul has two functions—covering and throwing. When the living entity becomes entangled in this material world, he falls under the control of the material modes of nature and due to his misconceptions he accepts various sense objects, beginning with a wife and children. In this way he is separated from the service of the Absolute Truth, Vrajendra-nandana. From this misconception and forgetfulness of Kṛṣṇa, the living entity develops the mentality of “I am the enjoyer of all material tastes and forms, like my wife and children.” This is not the constitutional duty of a living entity; it is simply a mental concoction. In other words, the living entity is awarded designations by the covering and throwing potencies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he enjoys the respective results of those designations. But material conceptions are never able to touch a pure living entity. The eternal propensity of a living entity is to cultivate Kṛṣṇa consciousness. A living entity accepts his material designations as himself due to nondevotional misconceptions. Under the influence of such misconceptions the conditioned souls become impersonalists, or worshipers of the impersonal homogeneous Brahman, while some are inclined to enjoy heaven </w:t>
      </w:r>
      <w:r w:rsidRPr="00790008">
        <w:rPr>
          <w:rStyle w:val="BookTitle"/>
          <w:rFonts w:asciiTheme="minorHAnsi" w:hAnsiTheme="minorHAnsi" w:cstheme="minorHAnsi"/>
          <w:b w:val="0"/>
          <w:bCs w:val="0"/>
          <w:color w:val="000000"/>
          <w:sz w:val="28"/>
          <w:szCs w:val="28"/>
        </w:rPr>
        <w:lastRenderedPageBreak/>
        <w:t>or hell due to their intense urge for material enjoyment. When the pure living entity with material designations and bewildered intelligence becomes a Māyāvādī, he is covered by the false conception of spiritual and material oneness, which produces a whirlwind of imaginative considerations of oneness between the living entities and Brahman and oneness between the material nature and Brahman. When the soul leaves the body, he can immediately understand, “I am not the body. If I were the body, then why did my relatives attempt to return the five elements of my body to the five material elements at the time of my funeral. Since I am separate from the material body, after leaving my body those related to it consider it detestful and want to throw it out of the house.”</w:t>
      </w:r>
    </w:p>
    <w:p w14:paraId="3721D0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material world, which is created by the external energy of the Supersoul, is not false, it is also not eternal, that is, it is prone to change. The eternal soul and the temporary mind both possess the consciousness of being the doer, yet there is a difference between the two.</w:t>
      </w:r>
    </w:p>
    <w:p w14:paraId="275B164F" w14:textId="476AAA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7.57</w:t>
      </w:r>
    </w:p>
    <w:p w14:paraId="6C73A8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F4D4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kathā bhakta-prati, anya-prati nahe</w:t>
      </w:r>
      <w:r w:rsidRPr="00790008">
        <w:rPr>
          <w:rStyle w:val="BookTitle"/>
          <w:rFonts w:asciiTheme="minorHAnsi" w:hAnsiTheme="minorHAnsi" w:cstheme="minorHAnsi"/>
          <w:b w:val="0"/>
          <w:bCs w:val="0"/>
          <w:color w:val="000000"/>
          <w:sz w:val="28"/>
          <w:szCs w:val="28"/>
        </w:rPr>
        <w:br/>
        <w:t>anyathā jagate kene sneha nā karaye</w:t>
      </w:r>
    </w:p>
    <w:p w14:paraId="1D66F3BF" w14:textId="4F7039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however, applies only to the devotees, not others. Otherwise, why doesn’t everyone show affection for Kṛṣṇa?</w:t>
      </w:r>
    </w:p>
    <w:p w14:paraId="11A1985E" w14:textId="5BCF7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7.58</w:t>
      </w:r>
    </w:p>
    <w:p w14:paraId="7F5F07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741DD0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’kaṁsādiha ātmā kṛṣṇe tabe hiṁse kene?’</w:t>
      </w:r>
      <w:r w:rsidRPr="00790008">
        <w:rPr>
          <w:rStyle w:val="BookTitle"/>
          <w:rFonts w:asciiTheme="minorHAnsi" w:hAnsiTheme="minorHAnsi" w:cstheme="minorHAnsi"/>
          <w:b w:val="0"/>
          <w:bCs w:val="0"/>
          <w:color w:val="000000"/>
          <w:sz w:val="28"/>
          <w:szCs w:val="28"/>
        </w:rPr>
        <w:br/>
        <w:t>pūrva-aparādha āche tāhāra kāraṇe</w:t>
      </w:r>
    </w:p>
    <w:p w14:paraId="67BCE3B0" w14:textId="719ECC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demons like Kaṁsa envy Kṛṣṇa, the Supreme Soul? This is due simply to previous offenses.</w:t>
      </w:r>
    </w:p>
    <w:p w14:paraId="5477C23C" w14:textId="2C6DE9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7.59-60</w:t>
      </w:r>
    </w:p>
    <w:p w14:paraId="116355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59-60</w:t>
      </w:r>
    </w:p>
    <w:p w14:paraId="2AE0A4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śarkarā miṣṭa,—sarva-jane jāne</w:t>
      </w:r>
      <w:r w:rsidRPr="00790008">
        <w:rPr>
          <w:rStyle w:val="BookTitle"/>
          <w:rFonts w:asciiTheme="minorHAnsi" w:hAnsiTheme="minorHAnsi" w:cstheme="minorHAnsi"/>
          <w:b w:val="0"/>
          <w:bCs w:val="0"/>
          <w:color w:val="000000"/>
          <w:sz w:val="28"/>
          <w:szCs w:val="28"/>
        </w:rPr>
        <w:br/>
        <w:t>keha tikta vāse, jihvā-doṣera kāraṇe</w:t>
      </w:r>
    </w:p>
    <w:p w14:paraId="6D849D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jihvāra se doṣa, śarkarāra doṣa nāi</w:t>
      </w:r>
      <w:r w:rsidRPr="00790008">
        <w:rPr>
          <w:rStyle w:val="BookTitle"/>
          <w:rFonts w:asciiTheme="minorHAnsi" w:hAnsiTheme="minorHAnsi" w:cstheme="minorHAnsi"/>
          <w:b w:val="0"/>
          <w:bCs w:val="0"/>
          <w:color w:val="000000"/>
          <w:sz w:val="28"/>
          <w:szCs w:val="28"/>
        </w:rPr>
        <w:br/>
        <w:t>ataeva sarva-miṣṭa caitanya gosāñi</w:t>
      </w:r>
    </w:p>
    <w:p w14:paraId="016F84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knows that sugar is sweet by nature, but if the tongue is diseased then the sugar will taste bitter. That is the fault of the tongue, not the sugar. The conclusion is that Lord Caitanya is the sweetest of all.</w:t>
      </w:r>
    </w:p>
    <w:p w14:paraId="4B1659AF" w14:textId="23F823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Although sweet sugar tastes bitter to the jaundice-infected tongue, the sweetness of sugar has no bitterness. Similarly, there cannot be any lack of love in Śrī Caitanyadeva, who is the source of all auspiciousness. Those who cannot understand Śrī Caitanyadeva to be their worshipable Lord are in that position because of their offenses. In terms of His position as the doer, Śrī Caitanyadeva is directly Kṛṣṇa; but the material vision of the conditioned souls is infected with imperfection and ignorance, so they consider Śrī Caitanyadeva an ordinary living entity with </w:t>
      </w:r>
      <w:r w:rsidRPr="00790008">
        <w:rPr>
          <w:rStyle w:val="BookTitle"/>
          <w:rFonts w:asciiTheme="minorHAnsi" w:hAnsiTheme="minorHAnsi" w:cstheme="minorHAnsi"/>
          <w:b w:val="0"/>
          <w:bCs w:val="0"/>
          <w:i/>
          <w:iCs/>
          <w:color w:val="000000"/>
          <w:sz w:val="28"/>
          <w:szCs w:val="28"/>
        </w:rPr>
        <w:t>aṇu-cetana</w:t>
      </w:r>
      <w:r w:rsidRPr="00790008">
        <w:rPr>
          <w:rStyle w:val="BookTitle"/>
          <w:rFonts w:asciiTheme="minorHAnsi" w:hAnsiTheme="minorHAnsi" w:cstheme="minorHAnsi"/>
          <w:b w:val="0"/>
          <w:bCs w:val="0"/>
          <w:color w:val="000000"/>
          <w:sz w:val="28"/>
          <w:szCs w:val="28"/>
        </w:rPr>
        <w:t xml:space="preserve">, minute consciousness, while in fact He is </w:t>
      </w:r>
      <w:r w:rsidRPr="00790008">
        <w:rPr>
          <w:rStyle w:val="BookTitle"/>
          <w:rFonts w:asciiTheme="minorHAnsi" w:hAnsiTheme="minorHAnsi" w:cstheme="minorHAnsi"/>
          <w:b w:val="0"/>
          <w:bCs w:val="0"/>
          <w:i/>
          <w:iCs/>
          <w:color w:val="000000"/>
          <w:sz w:val="28"/>
          <w:szCs w:val="28"/>
        </w:rPr>
        <w:t>vibhu-cetana</w:t>
      </w:r>
      <w:r w:rsidRPr="00790008">
        <w:rPr>
          <w:rStyle w:val="BookTitle"/>
          <w:rFonts w:asciiTheme="minorHAnsi" w:hAnsiTheme="minorHAnsi" w:cstheme="minorHAnsi"/>
          <w:b w:val="0"/>
          <w:bCs w:val="0"/>
          <w:color w:val="000000"/>
          <w:sz w:val="28"/>
          <w:szCs w:val="28"/>
        </w:rPr>
        <w:t>, the supreme consciousness.</w:t>
      </w:r>
    </w:p>
    <w:p w14:paraId="337B6A5D" w14:textId="2B3A5B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7.61</w:t>
      </w:r>
    </w:p>
    <w:p w14:paraId="20AC38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98A21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navadvīpete dekhila sarva-jane</w:t>
      </w:r>
      <w:r w:rsidRPr="00790008">
        <w:rPr>
          <w:rStyle w:val="BookTitle"/>
          <w:rFonts w:asciiTheme="minorHAnsi" w:hAnsiTheme="minorHAnsi" w:cstheme="minorHAnsi"/>
          <w:b w:val="0"/>
          <w:bCs w:val="0"/>
          <w:color w:val="000000"/>
          <w:sz w:val="28"/>
          <w:szCs w:val="28"/>
        </w:rPr>
        <w:br/>
        <w:t>tathāpiha keha nā jānila bhakta vine</w:t>
      </w:r>
    </w:p>
    <w:p w14:paraId="38B2A1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everyone saw the Lord in Navadvīpa, no one could recognize Him other than the devotees.</w:t>
      </w:r>
    </w:p>
    <w:p w14:paraId="2EE3DE9D" w14:textId="2E4218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bhakti, the eternal propensity of the soul, is present in every living entity’s heart, it is impossible for the conditioned souls to realize just as it is impossible to see one’s face in a dusty mirror. In such a state, the eternal propensity of the living entities, service to Kṛṣṇa, remains dormant. Therefore they are seen to have a taste for </w:t>
      </w:r>
      <w:r w:rsidRPr="00D05090">
        <w:rPr>
          <w:rStyle w:val="BookTitle"/>
          <w:rFonts w:asciiTheme="minorHAnsi" w:hAnsiTheme="minorHAnsi" w:cstheme="minorHAnsi"/>
          <w:b w:val="0"/>
          <w:bCs w:val="0"/>
          <w:i/>
          <w:iCs/>
          <w:color w:val="000000"/>
          <w:sz w:val="28"/>
          <w:szCs w:val="28"/>
          <w:rPrChange w:id="119" w:author="your servant" w:date="2020-07-29T20:00: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That is why the service of the Lord is found only in persons who have a service attitude.</w:t>
      </w:r>
    </w:p>
    <w:p w14:paraId="76E00419" w14:textId="76D344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7.62</w:t>
      </w:r>
    </w:p>
    <w:p w14:paraId="0B0A35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CA890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bhaktera se citta prabhu hare sarvathāya</w:t>
      </w:r>
      <w:r w:rsidRPr="00790008">
        <w:rPr>
          <w:rStyle w:val="BookTitle"/>
          <w:rFonts w:asciiTheme="minorHAnsi" w:hAnsiTheme="minorHAnsi" w:cstheme="minorHAnsi"/>
          <w:b w:val="0"/>
          <w:bCs w:val="0"/>
          <w:color w:val="000000"/>
          <w:sz w:val="28"/>
          <w:szCs w:val="28"/>
        </w:rPr>
        <w:br/>
        <w:t>viharaye navadvīpe vaikuṇṭhera rāya</w:t>
      </w:r>
    </w:p>
    <w:p w14:paraId="150554D0" w14:textId="332926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attracted the hearts of all the devotees as He enjoyed His pastimes in Navadvīpa.</w:t>
      </w:r>
    </w:p>
    <w:p w14:paraId="0893770C" w14:textId="663755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7.63</w:t>
      </w:r>
    </w:p>
    <w:p w14:paraId="1C4AC5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93112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mohiyā sabāra citta prabhu viśvambhara</w:t>
      </w:r>
      <w:r w:rsidRPr="00790008">
        <w:rPr>
          <w:rStyle w:val="BookTitle"/>
          <w:rFonts w:asciiTheme="minorHAnsi" w:hAnsiTheme="minorHAnsi" w:cstheme="minorHAnsi"/>
          <w:b w:val="0"/>
          <w:bCs w:val="0"/>
          <w:color w:val="000000"/>
          <w:sz w:val="28"/>
          <w:szCs w:val="28"/>
        </w:rPr>
        <w:br/>
        <w:t>agraje lailā calilena nija-ghara</w:t>
      </w:r>
    </w:p>
    <w:p w14:paraId="2D81CF76" w14:textId="79AC7C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thus enchanting everyone’s heart, Lord Viśvambhara returned home with His elder brother.</w:t>
      </w:r>
    </w:p>
    <w:p w14:paraId="6800A527" w14:textId="71C946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7.64</w:t>
      </w:r>
    </w:p>
    <w:p w14:paraId="7BCCA7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2B3B2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mane mane cintaye advaita mahāśaya</w:t>
      </w:r>
      <w:r w:rsidRPr="00790008">
        <w:rPr>
          <w:rStyle w:val="BookTitle"/>
          <w:rFonts w:asciiTheme="minorHAnsi" w:hAnsiTheme="minorHAnsi" w:cstheme="minorHAnsi"/>
          <w:b w:val="0"/>
          <w:bCs w:val="0"/>
          <w:color w:val="000000"/>
          <w:sz w:val="28"/>
          <w:szCs w:val="28"/>
        </w:rPr>
        <w:br/>
        <w:t>“prākṛta mānuṣa kabhu e bālaka naya”</w:t>
      </w:r>
    </w:p>
    <w:p w14:paraId="52762679" w14:textId="1AA122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Prabhu considered to Himself, “This boy is not an ordinary person.”</w:t>
      </w:r>
    </w:p>
    <w:p w14:paraId="19AEDC9B" w14:textId="61233A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7.65</w:t>
      </w:r>
    </w:p>
    <w:p w14:paraId="6451E8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032D0A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prati balilā advaita</w:t>
      </w:r>
      <w:r w:rsidRPr="00790008">
        <w:rPr>
          <w:rStyle w:val="BookTitle"/>
          <w:rFonts w:asciiTheme="minorHAnsi" w:hAnsiTheme="minorHAnsi" w:cstheme="minorHAnsi"/>
          <w:b w:val="0"/>
          <w:bCs w:val="0"/>
          <w:color w:val="000000"/>
          <w:sz w:val="28"/>
          <w:szCs w:val="28"/>
        </w:rPr>
        <w:br/>
        <w:t>“kon vastu e bālaka,—nā jāni niścita”</w:t>
      </w:r>
    </w:p>
    <w:p w14:paraId="2A6B4BDD" w14:textId="32DA7E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Advaita said to the Vaiṣṇavas, “I don’t know what sort of boy He is.”</w:t>
      </w:r>
    </w:p>
    <w:p w14:paraId="714A3061" w14:textId="6384BF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7.66</w:t>
      </w:r>
    </w:p>
    <w:p w14:paraId="462EFA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75CBF3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praśaṁsite lāgilena sarva-bhakta-gaṇa</w:t>
      </w:r>
      <w:r w:rsidRPr="00790008">
        <w:rPr>
          <w:rStyle w:val="BookTitle"/>
          <w:rFonts w:asciiTheme="minorHAnsi" w:hAnsiTheme="minorHAnsi" w:cstheme="minorHAnsi"/>
          <w:b w:val="0"/>
          <w:bCs w:val="0"/>
          <w:color w:val="000000"/>
          <w:sz w:val="28"/>
          <w:szCs w:val="28"/>
        </w:rPr>
        <w:br/>
        <w:t>apūrva śiśura rūpa-lāvaṇya-kathana</w:t>
      </w:r>
    </w:p>
    <w:p w14:paraId="7C5810C0" w14:textId="71E83F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then began to praise the beauty and charm of that wonderful child.</w:t>
      </w:r>
    </w:p>
    <w:p w14:paraId="59878E88" w14:textId="3153FC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7.67</w:t>
      </w:r>
    </w:p>
    <w:p w14:paraId="4073F0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202071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nāma-mātra viśvarūpa calilena ghare</w:t>
      </w:r>
      <w:r w:rsidRPr="00790008">
        <w:rPr>
          <w:rStyle w:val="BookTitle"/>
          <w:rFonts w:asciiTheme="minorHAnsi" w:hAnsiTheme="minorHAnsi" w:cstheme="minorHAnsi"/>
          <w:b w:val="0"/>
          <w:bCs w:val="0"/>
          <w:color w:val="000000"/>
          <w:sz w:val="28"/>
          <w:szCs w:val="28"/>
        </w:rPr>
        <w:br/>
        <w:t>punaḥ āilena śīghra advaita-mandire</w:t>
      </w:r>
    </w:p>
    <w:p w14:paraId="4DA79D5F" w14:textId="2C5A52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returned home simply out of formality, then as soon as possible He returned to Advaita’s house.</w:t>
      </w:r>
    </w:p>
    <w:p w14:paraId="324D1829" w14:textId="0B0BFB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7.68</w:t>
      </w:r>
    </w:p>
    <w:p w14:paraId="52A49D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9DD94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bhāya saṁsāra-sukha viśvarūpa-mane</w:t>
      </w:r>
      <w:r w:rsidRPr="00790008">
        <w:rPr>
          <w:rStyle w:val="BookTitle"/>
          <w:rFonts w:asciiTheme="minorHAnsi" w:hAnsiTheme="minorHAnsi" w:cstheme="minorHAnsi"/>
          <w:b w:val="0"/>
          <w:bCs w:val="0"/>
          <w:color w:val="000000"/>
          <w:sz w:val="28"/>
          <w:szCs w:val="28"/>
        </w:rPr>
        <w:br/>
        <w:t>niravadhi thāke kṛṣṇa-ānanda-kīrtane</w:t>
      </w:r>
    </w:p>
    <w:p w14:paraId="44D759C0" w14:textId="17A1E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desire for material enjoyment never appeared in the mind of Viśvarūpa. He constantly remained in the ecstasy of chanting Kṛṣṇa’s names.</w:t>
      </w:r>
    </w:p>
    <w:p w14:paraId="149AFC4F" w14:textId="481E15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7.69</w:t>
      </w:r>
    </w:p>
    <w:p w14:paraId="18CE29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612C8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āileo gṛha-vyābhāra nā kare</w:t>
      </w:r>
      <w:r w:rsidRPr="00790008">
        <w:rPr>
          <w:rStyle w:val="BookTitle"/>
          <w:rFonts w:asciiTheme="minorHAnsi" w:hAnsiTheme="minorHAnsi" w:cstheme="minorHAnsi"/>
          <w:b w:val="0"/>
          <w:bCs w:val="0"/>
          <w:color w:val="000000"/>
          <w:sz w:val="28"/>
          <w:szCs w:val="28"/>
        </w:rPr>
        <w:br/>
        <w:t>niravadhi thāke viṣṇu-gṛhera bhitare</w:t>
      </w:r>
    </w:p>
    <w:p w14:paraId="5950DB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He was at home, He never engaged in household activities; rather, He would always stay in the temple room.</w:t>
      </w:r>
    </w:p>
    <w:p w14:paraId="017BEAFB" w14:textId="37F1FB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viṣṇu-gṛha</w:t>
      </w:r>
      <w:r w:rsidRPr="00790008">
        <w:rPr>
          <w:rStyle w:val="BookTitle"/>
          <w:rFonts w:asciiTheme="minorHAnsi" w:hAnsiTheme="minorHAnsi" w:cstheme="minorHAnsi"/>
          <w:b w:val="0"/>
          <w:bCs w:val="0"/>
          <w:color w:val="000000"/>
          <w:sz w:val="28"/>
          <w:szCs w:val="28"/>
        </w:rPr>
        <w:t xml:space="preserve"> is explained as follows: formerly in every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house </w:t>
      </w:r>
      <w:r w:rsidRPr="00790008">
        <w:rPr>
          <w:rStyle w:val="BookTitle"/>
          <w:rFonts w:asciiTheme="minorHAnsi" w:hAnsiTheme="minorHAnsi" w:cstheme="minorHAnsi"/>
          <w:b w:val="0"/>
          <w:bCs w:val="0"/>
          <w:color w:val="000000"/>
          <w:sz w:val="28"/>
          <w:szCs w:val="28"/>
        </w:rPr>
        <w:lastRenderedPageBreak/>
        <w:t>there was a separate room for keeping the Deity form of Nārāyaṇa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This Deity room is known as the </w:t>
      </w:r>
      <w:r w:rsidRPr="00790008">
        <w:rPr>
          <w:rStyle w:val="BookTitle"/>
          <w:rFonts w:asciiTheme="minorHAnsi" w:hAnsiTheme="minorHAnsi" w:cstheme="minorHAnsi"/>
          <w:b w:val="0"/>
          <w:bCs w:val="0"/>
          <w:i/>
          <w:iCs/>
          <w:color w:val="000000"/>
          <w:sz w:val="28"/>
          <w:szCs w:val="28"/>
        </w:rPr>
        <w:t>viṣṇu-gṛha.</w:t>
      </w:r>
      <w:r w:rsidRPr="00790008">
        <w:rPr>
          <w:rStyle w:val="BookTitle"/>
          <w:rFonts w:asciiTheme="minorHAnsi" w:hAnsiTheme="minorHAnsi" w:cstheme="minorHAnsi"/>
          <w:b w:val="0"/>
          <w:bCs w:val="0"/>
          <w:color w:val="000000"/>
          <w:sz w:val="28"/>
          <w:szCs w:val="28"/>
        </w:rPr>
        <w:t xml:space="preserve"> While at home, Śrī Viśvarūpa would generally pass His time worshiping or meditating in the Deity room.</w:t>
      </w:r>
    </w:p>
    <w:p w14:paraId="09F249D2" w14:textId="053330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7.70</w:t>
      </w:r>
    </w:p>
    <w:p w14:paraId="2F06B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323549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vivāhera udyoga karaye pitā-mātā</w:t>
      </w:r>
      <w:r w:rsidRPr="00790008">
        <w:rPr>
          <w:rStyle w:val="BookTitle"/>
          <w:rFonts w:asciiTheme="minorHAnsi" w:hAnsiTheme="minorHAnsi" w:cstheme="minorHAnsi"/>
          <w:b w:val="0"/>
          <w:bCs w:val="0"/>
          <w:color w:val="000000"/>
          <w:sz w:val="28"/>
          <w:szCs w:val="28"/>
        </w:rPr>
        <w:br/>
        <w:t>śuni’ viśvarūpa baḍa mane pāya vyathā</w:t>
      </w:r>
    </w:p>
    <w:p w14:paraId="51210258" w14:textId="05914C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His mother and father spoke of arranging His marriage, Viśvarūpa felt great mental pain</w:t>
      </w:r>
    </w:p>
    <w:p w14:paraId="7A63D7A9" w14:textId="6ED60A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7.71</w:t>
      </w:r>
    </w:p>
    <w:p w14:paraId="63556B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2B4B9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“chāḍiba saṁsāra”,—viśvarūpa mane bhāve</w:t>
      </w:r>
      <w:r w:rsidRPr="00790008">
        <w:rPr>
          <w:rStyle w:val="BookTitle"/>
          <w:rFonts w:asciiTheme="minorHAnsi" w:hAnsiTheme="minorHAnsi" w:cstheme="minorHAnsi"/>
          <w:b w:val="0"/>
          <w:bCs w:val="0"/>
          <w:color w:val="000000"/>
          <w:sz w:val="28"/>
          <w:szCs w:val="28"/>
        </w:rPr>
        <w:br/>
        <w:t>“cali’ yāṅā vane”,—mātra ei mane jage</w:t>
      </w:r>
    </w:p>
    <w:p w14:paraId="43B4CE5E" w14:textId="413E6B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thought to Himself, “I will leave home and go to the forest.”</w:t>
      </w:r>
    </w:p>
    <w:p w14:paraId="0A5DD20E" w14:textId="23D540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7.72</w:t>
      </w:r>
    </w:p>
    <w:p w14:paraId="4C501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49ABA0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citta-vṛtti īśvara se jāne</w:t>
      </w:r>
      <w:r w:rsidRPr="00790008">
        <w:rPr>
          <w:rStyle w:val="BookTitle"/>
          <w:rFonts w:asciiTheme="minorHAnsi" w:hAnsiTheme="minorHAnsi" w:cstheme="minorHAnsi"/>
          <w:b w:val="0"/>
          <w:bCs w:val="0"/>
          <w:color w:val="000000"/>
          <w:sz w:val="28"/>
          <w:szCs w:val="28"/>
        </w:rPr>
        <w:br/>
        <w:t>viśvarūpa sannyāsa karilā kata dine</w:t>
      </w:r>
    </w:p>
    <w:p w14:paraId="72D32FA7" w14:textId="3A4379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heart of the Lord is known only to the Lord. Thus after a few days Viśvarūpa left to take sannyāsa.</w:t>
      </w:r>
    </w:p>
    <w:p w14:paraId="2AD8202A" w14:textId="06D9B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7.73</w:t>
      </w:r>
    </w:p>
    <w:p w14:paraId="4056C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7B3057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 vidita nāma ’śrī-śaṅkarāraṇya’</w:t>
      </w:r>
      <w:r w:rsidRPr="00790008">
        <w:rPr>
          <w:rStyle w:val="BookTitle"/>
          <w:rFonts w:asciiTheme="minorHAnsi" w:hAnsiTheme="minorHAnsi" w:cstheme="minorHAnsi"/>
          <w:b w:val="0"/>
          <w:bCs w:val="0"/>
          <w:color w:val="000000"/>
          <w:sz w:val="28"/>
          <w:szCs w:val="28"/>
        </w:rPr>
        <w:br/>
        <w:t>calilā ananta-pathe vaiṣṇavāgragaṇya</w:t>
      </w:r>
    </w:p>
    <w:p w14:paraId="0E738C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became known throughout the world as “Śrī Śaṅkarāraṇya.” As He traversed the path of devotional service to Lord Kṛṣṇa, He became celebrated as the topmost Vaiṣṇava.</w:t>
      </w:r>
    </w:p>
    <w:p w14:paraId="40030EE7" w14:textId="0DF1C0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Viśvarūpa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in the Śrī Śaṅkara-sampradāya and became famous by the name Śrī Śaṅkarāraṇya. At that time there were ten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being used in the Śaṅkara-sampradāya. The name Araṇya is one of those ten names. These ten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were previously used in the Viṣṇusvāmī-sampradāya. After these Viṣṇusvāmī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had a quarrel with the </w:t>
      </w:r>
      <w:r w:rsidRPr="00790008">
        <w:rPr>
          <w:rStyle w:val="BookTitle"/>
          <w:rFonts w:asciiTheme="minorHAnsi" w:hAnsiTheme="minorHAnsi" w:cstheme="minorHAnsi"/>
          <w:b w:val="0"/>
          <w:bCs w:val="0"/>
          <w:i/>
          <w:iCs/>
          <w:color w:val="000000"/>
          <w:sz w:val="28"/>
          <w:szCs w:val="28"/>
        </w:rPr>
        <w:t xml:space="preserve">ekadaṇḍi-sannyāsīs </w:t>
      </w:r>
      <w:r w:rsidRPr="00790008">
        <w:rPr>
          <w:rStyle w:val="BookTitle"/>
          <w:rFonts w:asciiTheme="minorHAnsi" w:hAnsiTheme="minorHAnsi" w:cstheme="minorHAnsi"/>
          <w:b w:val="0"/>
          <w:bCs w:val="0"/>
          <w:color w:val="000000"/>
          <w:sz w:val="28"/>
          <w:szCs w:val="28"/>
        </w:rPr>
        <w:t xml:space="preserve">from the Śivasvāmi-sampradāya, they entered into the Śaṅkara-sampradāya. In the original Viṣṇusvāmī-sampradāya, however, there were 108 </w:t>
      </w:r>
      <w:r w:rsidRPr="00790008">
        <w:rPr>
          <w:rStyle w:val="BookTitle"/>
          <w:rFonts w:asciiTheme="minorHAnsi" w:hAnsiTheme="minorHAnsi" w:cstheme="minorHAnsi"/>
          <w:b w:val="0"/>
          <w:bCs w:val="0"/>
          <w:color w:val="000000"/>
          <w:sz w:val="28"/>
          <w:szCs w:val="28"/>
        </w:rPr>
        <w:lastRenderedPageBreak/>
        <w:t xml:space="preserve">names used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By the influence of the Śivasvāmi-sampradāya, the Vedic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names were reduced to ten after the time of Śaṅkarācārya.</w:t>
      </w:r>
    </w:p>
    <w:p w14:paraId="505F9B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traveling throughout the country, Śrī Śaṅkarāraṇya arrived at Pāṇḍarapura, in the district of Sholapur, near Bombay, and took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on the bank of the Bhīmā River. It is said that Śrī Śaṅkarāraṇya, the king of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entered the Deity of Śrī Viṭhṭhalanātha, or Śrī Viṭhobā. While traveling to South India many years later (in 1511), Śrī Caitanya Mahāprabhu went to Pāṇḍarapura and heard from Śrī Raṅga Purī about Śrī Viśvarūpa’s disappearance. At that time Pāṇḍarapura was a famous place of pilgrimage and populated by many sadhus and Vaiṣṇavas.</w:t>
      </w:r>
    </w:p>
    <w:p w14:paraId="7ED9459C" w14:textId="5238D1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7.74</w:t>
      </w:r>
    </w:p>
    <w:p w14:paraId="70505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714ACF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yadi viśvarūpa-mahāśaya</w:t>
      </w:r>
      <w:r w:rsidRPr="00790008">
        <w:rPr>
          <w:rStyle w:val="BookTitle"/>
          <w:rFonts w:asciiTheme="minorHAnsi" w:hAnsiTheme="minorHAnsi" w:cstheme="minorHAnsi"/>
          <w:b w:val="0"/>
          <w:bCs w:val="0"/>
          <w:color w:val="000000"/>
          <w:sz w:val="28"/>
          <w:szCs w:val="28"/>
        </w:rPr>
        <w:br/>
        <w:t>śacī-jagannātha dagdha hailā hṛdaya</w:t>
      </w:r>
    </w:p>
    <w:p w14:paraId="74C58456" w14:textId="088855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Viśvarūpa’s departure from home left Śacī and Jagannātha grief-stricken.</w:t>
      </w:r>
    </w:p>
    <w:p w14:paraId="5872D665" w14:textId="08E88B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7.75</w:t>
      </w:r>
    </w:p>
    <w:p w14:paraId="4897C3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930E1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goṣṭhī-saha krandana karaye ubharāya</w:t>
      </w:r>
      <w:r w:rsidRPr="00790008">
        <w:rPr>
          <w:rStyle w:val="BookTitle"/>
          <w:rFonts w:asciiTheme="minorHAnsi" w:hAnsiTheme="minorHAnsi" w:cstheme="minorHAnsi"/>
          <w:b w:val="0"/>
          <w:bCs w:val="0"/>
          <w:color w:val="000000"/>
          <w:sz w:val="28"/>
          <w:szCs w:val="28"/>
        </w:rPr>
        <w:br/>
        <w:t>bhāira virahe mūrcchā gelā gaura-rāya</w:t>
      </w:r>
    </w:p>
    <w:p w14:paraId="7B3C0B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Gaurāṅga cried loudly along with His family members and eventually fell unconscious out of separation from His brother.</w:t>
      </w:r>
    </w:p>
    <w:p w14:paraId="734F1F34" w14:textId="01F050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ubharāya </w:t>
      </w:r>
      <w:r w:rsidRPr="00790008">
        <w:rPr>
          <w:rStyle w:val="BookTitle"/>
          <w:rFonts w:asciiTheme="minorHAnsi" w:hAnsiTheme="minorHAnsi" w:cstheme="minorHAnsi"/>
          <w:b w:val="0"/>
          <w:bCs w:val="0"/>
          <w:color w:val="000000"/>
          <w:sz w:val="28"/>
          <w:szCs w:val="28"/>
        </w:rPr>
        <w:t>means “loudly.”</w:t>
      </w:r>
    </w:p>
    <w:p w14:paraId="3D6D0627" w14:textId="11C68F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7.76</w:t>
      </w:r>
    </w:p>
    <w:p w14:paraId="1A91CE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8A5F2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viraha varṇite vadane nāhi pāri</w:t>
      </w:r>
      <w:r w:rsidRPr="00790008">
        <w:rPr>
          <w:rStyle w:val="BookTitle"/>
          <w:rFonts w:asciiTheme="minorHAnsi" w:hAnsiTheme="minorHAnsi" w:cstheme="minorHAnsi"/>
          <w:b w:val="0"/>
          <w:bCs w:val="0"/>
          <w:color w:val="000000"/>
          <w:sz w:val="28"/>
          <w:szCs w:val="28"/>
        </w:rPr>
        <w:br/>
        <w:t>haila krandana-maya jagannātha-purī</w:t>
      </w:r>
    </w:p>
    <w:p w14:paraId="6303A6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describe their feelings of separation, by which Jagannātha Miśra’s entire house became inundated with crying.</w:t>
      </w:r>
    </w:p>
    <w:p w14:paraId="0B339B34" w14:textId="498DE1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jagannātha-purī </w:t>
      </w:r>
      <w:r w:rsidRPr="00790008">
        <w:rPr>
          <w:rStyle w:val="BookTitle"/>
          <w:rFonts w:asciiTheme="minorHAnsi" w:hAnsiTheme="minorHAnsi" w:cstheme="minorHAnsi"/>
          <w:b w:val="0"/>
          <w:bCs w:val="0"/>
          <w:color w:val="000000"/>
          <w:sz w:val="28"/>
          <w:szCs w:val="28"/>
        </w:rPr>
        <w:t>refers to the house of Jagannātha Miśra, or the present day Yogapīṭha in Śrī Māyāpur.</w:t>
      </w:r>
    </w:p>
    <w:p w14:paraId="55D5C38D" w14:textId="6E94A8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7.77</w:t>
      </w:r>
    </w:p>
    <w:p w14:paraId="04BBD1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76B571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viśvarūpa-sannyāsa-dekhiyā bhakta-gaṇa</w:t>
      </w:r>
      <w:r w:rsidRPr="00790008">
        <w:rPr>
          <w:rStyle w:val="BookTitle"/>
          <w:rFonts w:asciiTheme="minorHAnsi" w:hAnsiTheme="minorHAnsi" w:cstheme="minorHAnsi"/>
          <w:b w:val="0"/>
          <w:bCs w:val="0"/>
          <w:color w:val="000000"/>
          <w:sz w:val="28"/>
          <w:szCs w:val="28"/>
        </w:rPr>
        <w:br/>
        <w:t>advaitādi sabe bahu karilā krandana</w:t>
      </w:r>
    </w:p>
    <w:p w14:paraId="19101A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Understanding that Viśvarūpa has taken sannyāsa, Advaita and the other devotees all began weeping.</w:t>
      </w:r>
    </w:p>
    <w:p w14:paraId="62C82244" w14:textId="1E1B51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Śrīmān Mahāprabhu, the study of Vedic scriptures was prominent in Navadvīpa, which was referred to as Gauḍapura by Maharṣi Pāṇini. In order to demonstrate that one’s material attachment is not destroyed without such study, many personalities headed by Śrī Gaurasundara’s elder brother, Śrī Viśvarūpa,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thus increased the glories of Gauḍapura, the center of education at that time. The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by Śrī Gaurasundara and Śrī Puruṣottama Bhaṭṭācārya is mentioned in many Gauḍīya devotional scriptures. Apart from them, many other jewel-like scholars like Śrī Īśvara Purī, the disciple of Śrī Mādhavendra, often visited Gauḍapura, the center of education. After traveling to the holy places with His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guru, Śrī Nityānanda Prabhu also came to Gauḍapura and met Śrī Gaurasundara.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disciples of both Keśava Bhāratī and Śrī Mādhavendra Purīpāda illuminated the path of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for members of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Surrounded by many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Prakāśānanda Sarasvatī of Kāśī simply wasted his time in arguments based on mental speculation. Śrīmad Prabodhānanda Sarasvatī, a </w:t>
      </w:r>
      <w:r w:rsidRPr="00790008">
        <w:rPr>
          <w:rStyle w:val="BookTitle"/>
          <w:rFonts w:asciiTheme="minorHAnsi" w:hAnsiTheme="minorHAnsi" w:cstheme="minorHAnsi"/>
          <w:b w:val="0"/>
          <w:bCs w:val="0"/>
          <w:i/>
          <w:iCs/>
          <w:color w:val="000000"/>
          <w:sz w:val="28"/>
          <w:szCs w:val="28"/>
        </w:rPr>
        <w:t xml:space="preserve">tridaṇḍi-sannyāsī </w:t>
      </w:r>
      <w:r w:rsidRPr="00790008">
        <w:rPr>
          <w:rStyle w:val="BookTitle"/>
          <w:rFonts w:asciiTheme="minorHAnsi" w:hAnsiTheme="minorHAnsi" w:cstheme="minorHAnsi"/>
          <w:b w:val="0"/>
          <w:bCs w:val="0"/>
          <w:color w:val="000000"/>
          <w:sz w:val="28"/>
          <w:szCs w:val="28"/>
        </w:rPr>
        <w:t xml:space="preserve">of the Śrī Rāmānuja-sampradāya, and other </w:t>
      </w:r>
      <w:r w:rsidRPr="00790008">
        <w:rPr>
          <w:rStyle w:val="BookTitle"/>
          <w:rFonts w:asciiTheme="minorHAnsi" w:hAnsiTheme="minorHAnsi" w:cstheme="minorHAnsi"/>
          <w:b w:val="0"/>
          <w:bCs w:val="0"/>
          <w:i/>
          <w:iCs/>
          <w:color w:val="000000"/>
          <w:sz w:val="28"/>
          <w:szCs w:val="28"/>
        </w:rPr>
        <w:t xml:space="preserve">tridaṇḍipādas </w:t>
      </w:r>
      <w:r w:rsidRPr="00790008">
        <w:rPr>
          <w:rStyle w:val="BookTitle"/>
          <w:rFonts w:asciiTheme="minorHAnsi" w:hAnsiTheme="minorHAnsi" w:cstheme="minorHAnsi"/>
          <w:b w:val="0"/>
          <w:bCs w:val="0"/>
          <w:color w:val="000000"/>
          <w:sz w:val="28"/>
          <w:szCs w:val="28"/>
        </w:rPr>
        <w:t xml:space="preserve">like Śrī Madhvācārya accepted </w:t>
      </w:r>
      <w:r w:rsidRPr="00790008">
        <w:rPr>
          <w:rStyle w:val="BookTitle"/>
          <w:rFonts w:asciiTheme="minorHAnsi" w:hAnsiTheme="minorHAnsi" w:cstheme="minorHAnsi"/>
          <w:b w:val="0"/>
          <w:bCs w:val="0"/>
          <w:i/>
          <w:iCs/>
          <w:color w:val="000000"/>
          <w:sz w:val="28"/>
          <w:szCs w:val="28"/>
        </w:rPr>
        <w:t xml:space="preserve">tridaṇḍi-sannyāsa </w:t>
      </w:r>
      <w:r w:rsidRPr="00790008">
        <w:rPr>
          <w:rStyle w:val="BookTitle"/>
          <w:rFonts w:asciiTheme="minorHAnsi" w:hAnsiTheme="minorHAnsi" w:cstheme="minorHAnsi"/>
          <w:b w:val="0"/>
          <w:bCs w:val="0"/>
          <w:color w:val="000000"/>
          <w:sz w:val="28"/>
          <w:szCs w:val="28"/>
        </w:rPr>
        <w:t xml:space="preserve">and engaged in the service of Lord Hari as practiced in the line of the original Sarvajña Viṣṇusvāmī. In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of that time, respect and honor was offered to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by all communities. Later on the </w:t>
      </w:r>
      <w:r w:rsidRPr="00790008">
        <w:rPr>
          <w:rStyle w:val="BookTitle"/>
          <w:rFonts w:asciiTheme="minorHAnsi" w:hAnsiTheme="minorHAnsi" w:cstheme="minorHAnsi"/>
          <w:b w:val="0"/>
          <w:bCs w:val="0"/>
          <w:i/>
          <w:iCs/>
          <w:color w:val="000000"/>
          <w:sz w:val="28"/>
          <w:szCs w:val="28"/>
        </w:rPr>
        <w:t>dāri-sannyāsīs</w:t>
      </w:r>
      <w:r w:rsidRPr="00790008">
        <w:rPr>
          <w:rStyle w:val="BookTitle"/>
          <w:rFonts w:asciiTheme="minorHAnsi" w:hAnsiTheme="minorHAnsi" w:cstheme="minorHAnsi"/>
          <w:b w:val="0"/>
          <w:bCs w:val="0"/>
          <w:color w:val="000000"/>
          <w:sz w:val="28"/>
          <w:szCs w:val="28"/>
        </w:rPr>
        <w:t xml:space="preserve"> engaged in </w:t>
      </w:r>
      <w:r w:rsidRPr="00790008">
        <w:rPr>
          <w:rStyle w:val="BookTitle"/>
          <w:rFonts w:asciiTheme="minorHAnsi" w:hAnsiTheme="minorHAnsi" w:cstheme="minorHAnsi"/>
          <w:b w:val="0"/>
          <w:bCs w:val="0"/>
          <w:i/>
          <w:iCs/>
          <w:color w:val="000000"/>
          <w:sz w:val="28"/>
          <w:szCs w:val="28"/>
        </w:rPr>
        <w:t>pañca-makāra</w:t>
      </w:r>
      <w:r w:rsidRPr="00790008">
        <w:rPr>
          <w:rStyle w:val="BookTitle"/>
          <w:rFonts w:asciiTheme="minorHAnsi" w:hAnsiTheme="minorHAnsi" w:cstheme="minorHAnsi"/>
          <w:b w:val="0"/>
          <w:bCs w:val="0"/>
          <w:i/>
          <w:iCs/>
          <w:color w:val="FF0000"/>
          <w:sz w:val="28"/>
          <w:szCs w:val="28"/>
        </w:rPr>
        <w:t xml:space="preserve"> </w:t>
      </w:r>
      <w:r w:rsidRPr="00790008">
        <w:rPr>
          <w:rStyle w:val="EndnoteReference"/>
          <w:rFonts w:asciiTheme="minorHAnsi" w:hAnsiTheme="minorHAnsi" w:cstheme="minorHAnsi"/>
        </w:rPr>
        <w:endnoteReference w:id="4"/>
      </w:r>
      <w:r w:rsidRPr="00790008">
        <w:rPr>
          <w:rStyle w:val="BookTitle"/>
          <w:rFonts w:asciiTheme="minorHAnsi" w:hAnsiTheme="minorHAnsi" w:cstheme="minorHAnsi"/>
          <w:b w:val="0"/>
          <w:bCs w:val="0"/>
          <w:color w:val="000000"/>
          <w:sz w:val="28"/>
          <w:szCs w:val="28"/>
        </w:rPr>
        <w:t xml:space="preserve">1 like eating fish and meat and drinking wine and thus brought deformation and harm to the principles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This is certainly a matter of great concern. In order to check this degradation, the pure Gauḍīya devotees have now reintroduced the process of </w:t>
      </w:r>
      <w:r w:rsidRPr="00790008">
        <w:rPr>
          <w:rStyle w:val="BookTitle"/>
          <w:rFonts w:asciiTheme="minorHAnsi" w:hAnsiTheme="minorHAnsi" w:cstheme="minorHAnsi"/>
          <w:b w:val="0"/>
          <w:bCs w:val="0"/>
          <w:i/>
          <w:iCs/>
          <w:color w:val="000000"/>
          <w:sz w:val="28"/>
          <w:szCs w:val="28"/>
        </w:rPr>
        <w:t>tridaṇḍa-sannyāsa</w:t>
      </w:r>
      <w:r w:rsidRPr="00790008">
        <w:rPr>
          <w:rStyle w:val="BookTitle"/>
          <w:rFonts w:asciiTheme="minorHAnsi" w:hAnsiTheme="minorHAnsi" w:cstheme="minorHAnsi"/>
          <w:b w:val="0"/>
          <w:bCs w:val="0"/>
          <w:color w:val="000000"/>
          <w:sz w:val="28"/>
          <w:szCs w:val="28"/>
        </w:rPr>
        <w:t>, which was more recently present in this world by name only, and thus bestowed happiness and great auspiciousness on the community of Vaiṣṇavas.</w:t>
      </w:r>
    </w:p>
    <w:p w14:paraId="32D76B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crying of Śrī Advaita Prabhu appeared to be caused by feelings of separation, it is understood by the solacing words of Jagannātha Miśra’s friends that the learned scholars were overjoyed from this incident. The tears of lamentation of the attached householders, who are averse to the </w:t>
      </w:r>
      <w:r w:rsidRPr="00790008">
        <w:rPr>
          <w:rStyle w:val="BookTitle"/>
          <w:rFonts w:asciiTheme="minorHAnsi" w:hAnsiTheme="minorHAnsi" w:cstheme="minorHAnsi"/>
          <w:b w:val="0"/>
          <w:bCs w:val="0"/>
          <w:i/>
          <w:iCs/>
          <w:color w:val="000000"/>
          <w:sz w:val="28"/>
          <w:szCs w:val="28"/>
        </w:rPr>
        <w:t xml:space="preserve">sannyāsīs’ </w:t>
      </w:r>
      <w:r w:rsidRPr="00790008">
        <w:rPr>
          <w:rStyle w:val="BookTitle"/>
          <w:rFonts w:asciiTheme="minorHAnsi" w:hAnsiTheme="minorHAnsi" w:cstheme="minorHAnsi"/>
          <w:b w:val="0"/>
          <w:bCs w:val="0"/>
          <w:color w:val="000000"/>
          <w:sz w:val="28"/>
          <w:szCs w:val="28"/>
        </w:rPr>
        <w:t xml:space="preserve">renunciation, and the tears of ecstasy of the devotees, who are fond of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service at the lotus feet of Mukunda, are not of the same nature.</w:t>
      </w:r>
    </w:p>
    <w:p w14:paraId="0D330EEC" w14:textId="2B9A92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7.78</w:t>
      </w:r>
    </w:p>
    <w:p w14:paraId="7AD019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3FCD08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uttama, madhyama, ye śunila nadīyāya</w:t>
      </w:r>
      <w:r w:rsidRPr="00790008">
        <w:rPr>
          <w:rStyle w:val="BookTitle"/>
          <w:rFonts w:asciiTheme="minorHAnsi" w:hAnsiTheme="minorHAnsi" w:cstheme="minorHAnsi"/>
          <w:b w:val="0"/>
          <w:bCs w:val="0"/>
          <w:color w:val="000000"/>
          <w:sz w:val="28"/>
          <w:szCs w:val="28"/>
        </w:rPr>
        <w:br/>
        <w:t>hena nāhi,—ye śuniyā duḥkha nāhi paya</w:t>
      </w:r>
    </w:p>
    <w:p w14:paraId="58D7BA6B" w14:textId="29C9DA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in Nadia who heard about the incident—whether ordinary or exalted devotee—all felt unhappy.</w:t>
      </w:r>
    </w:p>
    <w:p w14:paraId="6717814C" w14:textId="46BB92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7.79-80</w:t>
      </w:r>
    </w:p>
    <w:p w14:paraId="0BC826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79-80</w:t>
      </w:r>
    </w:p>
    <w:p w14:paraId="18690B6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jagannātha-śacīra vidīrṇa haya buka</w:t>
      </w:r>
      <w:r w:rsidRPr="00790008">
        <w:rPr>
          <w:rStyle w:val="BookTitle"/>
          <w:rFonts w:asciiTheme="minorHAnsi" w:hAnsiTheme="minorHAnsi" w:cstheme="minorHAnsi"/>
          <w:b w:val="0"/>
          <w:bCs w:val="0"/>
          <w:color w:val="000000"/>
          <w:sz w:val="28"/>
          <w:szCs w:val="28"/>
        </w:rPr>
        <w:br/>
        <w:t>nirantara ḍāke ’viśvarūpa! viśvarūpa!’</w:t>
      </w:r>
    </w:p>
    <w:p w14:paraId="6BEBFF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putra-śoke miśracandra hailā vihvala</w:t>
      </w:r>
      <w:r w:rsidRPr="00790008">
        <w:rPr>
          <w:rStyle w:val="BookTitle"/>
          <w:rFonts w:asciiTheme="minorHAnsi" w:hAnsiTheme="minorHAnsi" w:cstheme="minorHAnsi"/>
          <w:b w:val="0"/>
          <w:bCs w:val="0"/>
          <w:color w:val="000000"/>
          <w:sz w:val="28"/>
          <w:szCs w:val="28"/>
        </w:rPr>
        <w:br/>
        <w:t>prabodha karaye bandhu-bandhava sakala</w:t>
      </w:r>
    </w:p>
    <w:p w14:paraId="1F3BF9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and Śacīdevī were both heart-broken and continually cried out, “Viśvarūpa! Viśvarūpa!” Śrī Miśra was overwhelmed with lamentation for his son, so his friends and relatives all tried to pacify him.</w:t>
      </w:r>
    </w:p>
    <w:p w14:paraId="4F2A656B" w14:textId="19CE6D1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Jagannātha Miśra’s display of affliction due to lamentation for his son like that of a ordinary father for his son was actually to deceive persons who are bewildered by material objects like their sons. The glorification of Śrī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engagement in worshiping Kṛṣṇa increased the prestige of the </w:t>
      </w:r>
      <w:r w:rsidRPr="00790008">
        <w:rPr>
          <w:rStyle w:val="BookTitle"/>
          <w:rFonts w:asciiTheme="minorHAnsi" w:hAnsiTheme="minorHAnsi" w:cstheme="minorHAnsi"/>
          <w:b w:val="0"/>
          <w:bCs w:val="0"/>
          <w:i/>
          <w:iCs/>
          <w:color w:val="000000"/>
          <w:sz w:val="28"/>
          <w:szCs w:val="28"/>
        </w:rPr>
        <w:t>daiva-varṇāśrama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who destroy the lamentation born of material enjoyment.</w:t>
      </w:r>
    </w:p>
    <w:p w14:paraId="288188EC" w14:textId="02BEB6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7.81</w:t>
      </w:r>
    </w:p>
    <w:p w14:paraId="0C6E91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1750D6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“sthira hao, miśra, duḥkha nā bhāviha mane</w:t>
      </w:r>
      <w:r w:rsidRPr="00790008">
        <w:rPr>
          <w:rStyle w:val="BookTitle"/>
          <w:rFonts w:asciiTheme="minorHAnsi" w:hAnsiTheme="minorHAnsi" w:cstheme="minorHAnsi"/>
          <w:b w:val="0"/>
          <w:bCs w:val="0"/>
          <w:color w:val="000000"/>
          <w:sz w:val="28"/>
          <w:szCs w:val="28"/>
        </w:rPr>
        <w:br/>
        <w:t>sarva-goṣṭhī uddhārilā sei mahājane</w:t>
      </w:r>
    </w:p>
    <w:p w14:paraId="7BD2FB25" w14:textId="57ACB2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Miśra, please control yourself. Do not feel sad, for that great personality has delivered us all.</w:t>
      </w:r>
    </w:p>
    <w:p w14:paraId="67F9B9F8" w14:textId="0541C3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7.82</w:t>
      </w:r>
    </w:p>
    <w:p w14:paraId="72603E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543D5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goṣṭhīte puruṣa </w:t>
      </w:r>
      <w:commentRangeStart w:id="120"/>
      <w:r w:rsidRPr="00790008">
        <w:rPr>
          <w:rStyle w:val="BookTitle"/>
          <w:rFonts w:asciiTheme="minorHAnsi" w:hAnsiTheme="minorHAnsi" w:cstheme="minorHAnsi"/>
          <w:b w:val="0"/>
          <w:bCs w:val="0"/>
          <w:color w:val="000000"/>
          <w:sz w:val="28"/>
          <w:szCs w:val="28"/>
        </w:rPr>
        <w:t xml:space="preserve">yā’ra </w:t>
      </w:r>
      <w:commentRangeEnd w:id="120"/>
      <w:r w:rsidR="00D05090">
        <w:rPr>
          <w:rStyle w:val="CommentReference"/>
          <w:i w:val="0"/>
          <w:iCs w:val="0"/>
        </w:rPr>
        <w:commentReference w:id="120"/>
      </w:r>
      <w:r w:rsidRPr="00790008">
        <w:rPr>
          <w:rStyle w:val="BookTitle"/>
          <w:rFonts w:asciiTheme="minorHAnsi" w:hAnsiTheme="minorHAnsi" w:cstheme="minorHAnsi"/>
          <w:b w:val="0"/>
          <w:bCs w:val="0"/>
          <w:color w:val="000000"/>
          <w:sz w:val="28"/>
          <w:szCs w:val="28"/>
        </w:rPr>
        <w:t>karaye sannyāsa</w:t>
      </w:r>
      <w:r w:rsidRPr="00790008">
        <w:rPr>
          <w:rStyle w:val="BookTitle"/>
          <w:rFonts w:asciiTheme="minorHAnsi" w:hAnsiTheme="minorHAnsi" w:cstheme="minorHAnsi"/>
          <w:b w:val="0"/>
          <w:bCs w:val="0"/>
          <w:color w:val="000000"/>
          <w:sz w:val="28"/>
          <w:szCs w:val="28"/>
        </w:rPr>
        <w:br/>
        <w:t>trikoṭi-kulera haya śrī-vaikuṇṭhe vāsa</w:t>
      </w:r>
    </w:p>
    <w:p w14:paraId="6764E04E" w14:textId="1337F8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someone takes sannyāsa, millions of family members are promoted to Vaikuṇṭha.</w:t>
      </w:r>
    </w:p>
    <w:p w14:paraId="23FDF3FE" w14:textId="032F25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7.83</w:t>
      </w:r>
    </w:p>
    <w:p w14:paraId="608621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AB4BB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karma karilena nandana tomāra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saphala haila vidyā sampūrṇa tāhāra</w:t>
      </w:r>
    </w:p>
    <w:p w14:paraId="2446CDC7" w14:textId="765AF6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has perfected his education by this act.</w:t>
      </w:r>
    </w:p>
    <w:p w14:paraId="4B510968" w14:textId="46D5CA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7.84</w:t>
      </w:r>
    </w:p>
    <w:p w14:paraId="7EE2CA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864CA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ānanda viśeṣa āro karite yuyāya”</w:t>
      </w:r>
      <w:r w:rsidRPr="00790008">
        <w:rPr>
          <w:rStyle w:val="BookTitle"/>
          <w:rFonts w:asciiTheme="minorHAnsi" w:hAnsiTheme="minorHAnsi" w:cstheme="minorHAnsi"/>
          <w:b w:val="0"/>
          <w:bCs w:val="0"/>
          <w:color w:val="000000"/>
          <w:sz w:val="28"/>
          <w:szCs w:val="28"/>
        </w:rPr>
        <w:br/>
        <w:t>eta bali’ sakale dharaye hāte-pā’ya</w:t>
      </w:r>
    </w:p>
    <w:p w14:paraId="144FE6CD" w14:textId="227FB5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it is befitting for you to feel even more happy than before.” Saying this, they all held the hands and feet of Jagannātha Miśra.</w:t>
      </w:r>
    </w:p>
    <w:p w14:paraId="585603FD" w14:textId="43D301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7.85</w:t>
      </w:r>
    </w:p>
    <w:p w14:paraId="76E3DF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23D06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kula-bhūṣaṇa tomāra viśvambhara</w:t>
      </w:r>
      <w:r w:rsidRPr="00790008">
        <w:rPr>
          <w:rStyle w:val="BookTitle"/>
          <w:rFonts w:asciiTheme="minorHAnsi" w:hAnsiTheme="minorHAnsi" w:cstheme="minorHAnsi"/>
          <w:b w:val="0"/>
          <w:bCs w:val="0"/>
          <w:color w:val="000000"/>
          <w:sz w:val="28"/>
          <w:szCs w:val="28"/>
        </w:rPr>
        <w:br/>
        <w:t>ei putra haibe tomāra vaṁśa-dhara</w:t>
      </w:r>
    </w:p>
    <w:p w14:paraId="4E29BE66" w14:textId="6DB48A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Viśvambhara is the ornament of your dynasty.</w:t>
      </w:r>
    </w:p>
    <w:p w14:paraId="327A3E53" w14:textId="607F8F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7.86</w:t>
      </w:r>
    </w:p>
    <w:p w14:paraId="16B5C5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0E3CF7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haite sarva duḥkha ghucibe tomāra</w:t>
      </w:r>
      <w:r w:rsidRPr="00790008">
        <w:rPr>
          <w:rStyle w:val="BookTitle"/>
          <w:rFonts w:asciiTheme="minorHAnsi" w:hAnsiTheme="minorHAnsi" w:cstheme="minorHAnsi"/>
          <w:b w:val="0"/>
          <w:bCs w:val="0"/>
          <w:color w:val="000000"/>
          <w:sz w:val="28"/>
          <w:szCs w:val="28"/>
        </w:rPr>
        <w:br/>
        <w:t>koṭi-putre ki karibe, e putra yāhāra?”</w:t>
      </w:r>
    </w:p>
    <w:p w14:paraId="6B54702F" w14:textId="3A313E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eradicate all your suffering. If one has a son such as Him, what is the need for millions of sons?”</w:t>
      </w:r>
    </w:p>
    <w:p w14:paraId="2160BC41" w14:textId="309BBE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7.87</w:t>
      </w:r>
    </w:p>
    <w:p w14:paraId="1722C2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F41C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sabe bujhāyena bandhu-gaṇa</w:t>
      </w:r>
      <w:r w:rsidRPr="00790008">
        <w:rPr>
          <w:rStyle w:val="BookTitle"/>
          <w:rFonts w:asciiTheme="minorHAnsi" w:hAnsiTheme="minorHAnsi" w:cstheme="minorHAnsi"/>
          <w:b w:val="0"/>
          <w:bCs w:val="0"/>
          <w:color w:val="000000"/>
          <w:sz w:val="28"/>
          <w:szCs w:val="28"/>
        </w:rPr>
        <w:br/>
        <w:t>tathāpi miśrera duḥkha nā haya khaṇḍana</w:t>
      </w:r>
    </w:p>
    <w:p w14:paraId="5631B475" w14:textId="53E5BA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of Jagannātha Miśra’s friends tried to pacify him, but his distress remained unmitigated.</w:t>
      </w:r>
    </w:p>
    <w:p w14:paraId="4BE4DF85" w14:textId="49FFA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7.88</w:t>
      </w:r>
    </w:p>
    <w:p w14:paraId="265FC4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42F1FD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ye-te-mate dhairya dhare miśra-mahāśaya</w:t>
      </w:r>
      <w:r w:rsidRPr="00790008">
        <w:rPr>
          <w:rStyle w:val="BookTitle"/>
          <w:rFonts w:asciiTheme="minorHAnsi" w:hAnsiTheme="minorHAnsi" w:cstheme="minorHAnsi"/>
          <w:b w:val="0"/>
          <w:bCs w:val="0"/>
          <w:color w:val="000000"/>
          <w:sz w:val="28"/>
          <w:szCs w:val="28"/>
        </w:rPr>
        <w:br/>
        <w:t>viśvarūpa-guṇa smari’ dhairya pāsaraya</w:t>
      </w:r>
    </w:p>
    <w:p w14:paraId="0C025087" w14:textId="08EE8F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somehow or other he regained his composure, as soon as he remembered Viśvarūpa’s qualities, he again lost his patience.</w:t>
      </w:r>
    </w:p>
    <w:p w14:paraId="4FD8051D" w14:textId="485E86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7.89</w:t>
      </w:r>
    </w:p>
    <w:p w14:paraId="2D48FA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554705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miśra bole,—“ei putra rahibeka ghare</w:t>
      </w:r>
      <w:r w:rsidRPr="00790008">
        <w:rPr>
          <w:rStyle w:val="BookTitle"/>
          <w:rFonts w:asciiTheme="minorHAnsi" w:hAnsiTheme="minorHAnsi" w:cstheme="minorHAnsi"/>
          <w:b w:val="0"/>
          <w:bCs w:val="0"/>
          <w:color w:val="000000"/>
          <w:sz w:val="28"/>
          <w:szCs w:val="28"/>
        </w:rPr>
        <w:br/>
        <w:t>ihāte pramāṇa mora nā laya antare</w:t>
      </w:r>
    </w:p>
    <w:p w14:paraId="097CA4C1" w14:textId="58A537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said, “I have no reason to believe that this son will remain at home.</w:t>
      </w:r>
    </w:p>
    <w:p w14:paraId="0DC941E7" w14:textId="1916FB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7.90</w:t>
      </w:r>
    </w:p>
    <w:p w14:paraId="7CF200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F76EA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dilena kṛṣṇa se putra, nilena kṛṣṇa se</w:t>
      </w:r>
      <w:r w:rsidRPr="00790008">
        <w:rPr>
          <w:rStyle w:val="BookTitle"/>
          <w:rFonts w:asciiTheme="minorHAnsi" w:hAnsiTheme="minorHAnsi" w:cstheme="minorHAnsi"/>
          <w:b w:val="0"/>
          <w:bCs w:val="0"/>
          <w:color w:val="000000"/>
          <w:sz w:val="28"/>
          <w:szCs w:val="28"/>
        </w:rPr>
        <w:br/>
        <w:t>ye kṛṣṇacandera icchā, haiba sei se</w:t>
      </w:r>
    </w:p>
    <w:p w14:paraId="2DB9DD88" w14:textId="20AD9D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gave me a son, and then He took Him away. Whatever Kṛṣṇa desires, that is what will happen.</w:t>
      </w:r>
    </w:p>
    <w:p w14:paraId="4E7466CC" w14:textId="2A72E8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7.91</w:t>
      </w:r>
    </w:p>
    <w:p w14:paraId="62988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2746E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svatantra jīvera tilārddheka śakti nāi</w:t>
      </w:r>
      <w:r w:rsidRPr="00790008">
        <w:rPr>
          <w:rStyle w:val="BookTitle"/>
          <w:rFonts w:asciiTheme="minorHAnsi" w:hAnsiTheme="minorHAnsi" w:cstheme="minorHAnsi"/>
          <w:b w:val="0"/>
          <w:bCs w:val="0"/>
          <w:color w:val="000000"/>
          <w:sz w:val="28"/>
          <w:szCs w:val="28"/>
        </w:rPr>
        <w:br/>
        <w:t>dehendriya, kṛṣṇa, samarpiluṅ tomā’ ṭhāñi”</w:t>
      </w:r>
    </w:p>
    <w:p w14:paraId="711EFF1D" w14:textId="500B74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“Independent of You, the living entities have no power whatsoever. Therefore, O Kṛṣṇa, I’m surrendering my body and senses unto You.”</w:t>
      </w:r>
    </w:p>
    <w:p w14:paraId="4D2DF119" w14:textId="5F574C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7.92</w:t>
      </w:r>
    </w:p>
    <w:p w14:paraId="768725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15A52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rūpe jñāna-yoge miśra mahādhīra</w:t>
      </w:r>
      <w:r w:rsidRPr="00790008">
        <w:rPr>
          <w:rStyle w:val="BookTitle"/>
          <w:rFonts w:asciiTheme="minorHAnsi" w:hAnsiTheme="minorHAnsi" w:cstheme="minorHAnsi"/>
          <w:b w:val="0"/>
          <w:bCs w:val="0"/>
          <w:color w:val="000000"/>
          <w:sz w:val="28"/>
          <w:szCs w:val="28"/>
        </w:rPr>
        <w:br/>
        <w:t>alpe-alpe citta-vṛtti karilena sthira</w:t>
      </w:r>
    </w:p>
    <w:p w14:paraId="238972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sober Jagannātha Miśra gradually controlled his mind through the process of jñāna.</w:t>
      </w:r>
    </w:p>
    <w:p w14:paraId="79EEDAAC" w14:textId="5AD11E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Jagannātha Miśra’s modified form of </w:t>
      </w:r>
      <w:r w:rsidRPr="00790008">
        <w:rPr>
          <w:rStyle w:val="BookTitle"/>
          <w:rFonts w:asciiTheme="minorHAnsi" w:hAnsiTheme="minorHAnsi" w:cstheme="minorHAnsi"/>
          <w:b w:val="0"/>
          <w:bCs w:val="0"/>
          <w:i/>
          <w:iCs/>
          <w:color w:val="000000"/>
          <w:sz w:val="28"/>
          <w:szCs w:val="28"/>
        </w:rPr>
        <w:t xml:space="preserve">vātsalya-rasa </w:t>
      </w:r>
      <w:r w:rsidRPr="00790008">
        <w:rPr>
          <w:rStyle w:val="BookTitle"/>
          <w:rFonts w:asciiTheme="minorHAnsi" w:hAnsiTheme="minorHAnsi" w:cstheme="minorHAnsi"/>
          <w:b w:val="0"/>
          <w:bCs w:val="0"/>
          <w:color w:val="000000"/>
          <w:sz w:val="28"/>
          <w:szCs w:val="28"/>
        </w:rPr>
        <w:t xml:space="preserve">that was born from physical consideration was destroyed when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he realized that the eternal Absolute Truth, Lord Viṣṇu, was his son. Such realization frees one from the shackles of mundane parenthood and is real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5B47FBFB" w14:textId="7339E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7.93</w:t>
      </w:r>
    </w:p>
    <w:p w14:paraId="739AC3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160BCC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viśvarūpa hailā bāhira</w:t>
      </w:r>
      <w:r w:rsidRPr="00790008">
        <w:rPr>
          <w:rStyle w:val="BookTitle"/>
          <w:rFonts w:asciiTheme="minorHAnsi" w:hAnsiTheme="minorHAnsi" w:cstheme="minorHAnsi"/>
          <w:b w:val="0"/>
          <w:bCs w:val="0"/>
          <w:color w:val="000000"/>
          <w:sz w:val="28"/>
          <w:szCs w:val="28"/>
        </w:rPr>
        <w:br/>
        <w:t>nityānanda-svarūpera abheda-śarīra</w:t>
      </w:r>
    </w:p>
    <w:p w14:paraId="301C3A91" w14:textId="611FA5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the story of how Viśvarūpa, who is nondifferent from Nityānanda Svarūpa, left home.</w:t>
      </w:r>
    </w:p>
    <w:p w14:paraId="45FF9AFA" w14:textId="7F9A5C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7.94</w:t>
      </w:r>
    </w:p>
    <w:p w14:paraId="79E93B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318587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viśvarūpa-prabhura sannyāsa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kṛṣṇa-bhakti haya tāra chiṇḍe karma-phāṅsa</w:t>
      </w:r>
    </w:p>
    <w:p w14:paraId="0BD152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pastimes of Viśvarūpa’s acceptance of sannyāsa attains devotional service to Lord Kṛṣṇa and freedom from the bondage of fruitive work.</w:t>
      </w:r>
    </w:p>
    <w:p w14:paraId="647A438D" w14:textId="6AE91B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Viśvarūpa Prabhu is Saṅkarṣaṇa and is therefore nondifferent from Śrī Nityānanda Svarūpa. The </w:t>
      </w:r>
      <w:r w:rsidRPr="00790008">
        <w:rPr>
          <w:rStyle w:val="BookTitle"/>
          <w:rFonts w:asciiTheme="minorHAnsi" w:hAnsiTheme="minorHAnsi" w:cstheme="minorHAnsi"/>
          <w:b w:val="0"/>
          <w:bCs w:val="0"/>
          <w:i/>
          <w:iCs/>
          <w:color w:val="000000"/>
          <w:sz w:val="28"/>
          <w:szCs w:val="28"/>
        </w:rPr>
        <w:t>prakāśa</w:t>
      </w:r>
      <w:r w:rsidRPr="00790008">
        <w:rPr>
          <w:rStyle w:val="BookTitle"/>
          <w:rFonts w:asciiTheme="minorHAnsi" w:hAnsiTheme="minorHAnsi" w:cstheme="minorHAnsi"/>
          <w:b w:val="0"/>
          <w:bCs w:val="0"/>
          <w:color w:val="000000"/>
          <w:sz w:val="28"/>
          <w:szCs w:val="28"/>
        </w:rPr>
        <w:t xml:space="preserve"> expansion of Mūla-saṅkarṣaṇa Śrī Baladeva-Nityānanda Prabhu in Mahā-Vaikuṇṭha has appeared as Viśvarūpa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w:t>
      </w:r>
    </w:p>
    <w:p w14:paraId="417E63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hears the pastime of Viśvarūpa’s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will attain freedom from the bondage of fruitive activities. Śrī Viśvarūpa has three expansions—the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Kāraṇodakaśāyī Viṣṇu, the second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Garbhodakaśāyī Viṣṇu, and the third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Kṣīrodakaśāyī Viṣṇu. If a living entity understands these three Viṣṇu forms in truth, he can attain freedom from the material concept of life.</w:t>
      </w:r>
    </w:p>
    <w:p w14:paraId="28B9E37C" w14:textId="462301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7.95</w:t>
      </w:r>
    </w:p>
    <w:p w14:paraId="7E58C2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2715F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viśvarūpa-sannyāsa śuniyā bhakta-gaṇa</w:t>
      </w:r>
      <w:r w:rsidRPr="00790008">
        <w:rPr>
          <w:rStyle w:val="BookTitle"/>
          <w:rFonts w:asciiTheme="minorHAnsi" w:hAnsiTheme="minorHAnsi" w:cstheme="minorHAnsi"/>
          <w:b w:val="0"/>
          <w:bCs w:val="0"/>
          <w:color w:val="000000"/>
          <w:sz w:val="28"/>
          <w:szCs w:val="28"/>
        </w:rPr>
        <w:br/>
        <w:t>hariṣe viṣāda sabe bhāve anukṣaṇa</w:t>
      </w:r>
    </w:p>
    <w:p w14:paraId="371E501D" w14:textId="6AB8E6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heard about Viśvarūpa’s accepting sannyāsa, they simultaneously felt happiness and lamentation.</w:t>
      </w:r>
    </w:p>
    <w:p w14:paraId="20F42FA5" w14:textId="4396B0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7.96</w:t>
      </w:r>
    </w:p>
    <w:p w14:paraId="52D48E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37269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vā chila sthāna kṛṣṇa-kathā kahibāra</w:t>
      </w:r>
      <w:r w:rsidRPr="00790008">
        <w:rPr>
          <w:rStyle w:val="BookTitle"/>
          <w:rFonts w:asciiTheme="minorHAnsi" w:hAnsiTheme="minorHAnsi" w:cstheme="minorHAnsi"/>
          <w:b w:val="0"/>
          <w:bCs w:val="0"/>
          <w:color w:val="000000"/>
          <w:sz w:val="28"/>
          <w:szCs w:val="28"/>
        </w:rPr>
        <w:br/>
        <w:t>tāhā kṛṣṇa harilena āmā’ sabākāra</w:t>
      </w:r>
    </w:p>
    <w:p w14:paraId="5160CCD3" w14:textId="6268A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“Whatever little opportunity we had for discussing the topics of Kṛṣṇa together, Kṛṣṇa has taken away.</w:t>
      </w:r>
    </w:p>
    <w:p w14:paraId="099E9146" w14:textId="1ACA1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7.97</w:t>
      </w:r>
    </w:p>
    <w:p w14:paraId="2337DD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877BA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āmarāo nā rahiba, cali’ yāṅa vane</w:t>
      </w:r>
      <w:r w:rsidRPr="00790008">
        <w:rPr>
          <w:rStyle w:val="BookTitle"/>
          <w:rFonts w:asciiTheme="minorHAnsi" w:hAnsiTheme="minorHAnsi" w:cstheme="minorHAnsi"/>
          <w:b w:val="0"/>
          <w:bCs w:val="0"/>
          <w:color w:val="000000"/>
          <w:sz w:val="28"/>
          <w:szCs w:val="28"/>
        </w:rPr>
        <w:br/>
        <w:t>e pāpiṣṭha-loka-mukha nā dekhi yekhāne</w:t>
      </w:r>
    </w:p>
    <w:p w14:paraId="317193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us also leave home and go to the forest, then we will not see the faces of these sinful people.</w:t>
      </w:r>
    </w:p>
    <w:p w14:paraId="55EFA1E8" w14:textId="785D61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pāpiṣṭha-loka-mukha </w:t>
      </w:r>
      <w:r w:rsidRPr="00790008">
        <w:rPr>
          <w:rStyle w:val="BookTitle"/>
          <w:rFonts w:asciiTheme="minorHAnsi" w:hAnsiTheme="minorHAnsi" w:cstheme="minorHAnsi"/>
          <w:b w:val="0"/>
          <w:bCs w:val="0"/>
          <w:color w:val="000000"/>
          <w:sz w:val="28"/>
          <w:szCs w:val="28"/>
        </w:rPr>
        <w:t>refers to the faces of persons who are averse to Kṛṣṇa and expert in material life.</w:t>
      </w:r>
    </w:p>
    <w:p w14:paraId="65233232" w14:textId="382748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7.98</w:t>
      </w:r>
    </w:p>
    <w:p w14:paraId="12499E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98</w:t>
      </w:r>
    </w:p>
    <w:p w14:paraId="1799D5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pāṣaṇḍīra vākya-jvālā sahiba vā kata</w:t>
      </w:r>
      <w:r w:rsidRPr="00790008">
        <w:rPr>
          <w:rStyle w:val="BookTitle"/>
          <w:rFonts w:asciiTheme="minorHAnsi" w:hAnsiTheme="minorHAnsi" w:cstheme="minorHAnsi"/>
          <w:b w:val="0"/>
          <w:bCs w:val="0"/>
          <w:color w:val="000000"/>
          <w:sz w:val="28"/>
          <w:szCs w:val="28"/>
        </w:rPr>
        <w:br/>
        <w:t>nirantara asat-pathe sarva-loka rata</w:t>
      </w:r>
    </w:p>
    <w:p w14:paraId="26CA09A9" w14:textId="544C8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long must we tolerate the burning words of these atheists? They are all continuously engaged in materialistic activities.</w:t>
      </w:r>
    </w:p>
    <w:p w14:paraId="2FE153E4" w14:textId="1B25F0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7.99</w:t>
      </w:r>
    </w:p>
    <w:p w14:paraId="725C0D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58414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hena nāma nāhi śuni kāro mukhe</w:t>
      </w:r>
      <w:r w:rsidRPr="00790008">
        <w:rPr>
          <w:rStyle w:val="BookTitle"/>
          <w:rFonts w:asciiTheme="minorHAnsi" w:hAnsiTheme="minorHAnsi" w:cstheme="minorHAnsi"/>
          <w:b w:val="0"/>
          <w:bCs w:val="0"/>
          <w:color w:val="000000"/>
          <w:sz w:val="28"/>
          <w:szCs w:val="28"/>
        </w:rPr>
        <w:br/>
        <w:t>sakala saṁsāra ḍubi’ mare mithyā sukhe</w:t>
      </w:r>
    </w:p>
    <w:p w14:paraId="2C4D2F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do not hear the name of Kṛṣṇa from anyone’s mouth. The entire world is absorbed in illusory happiness.</w:t>
      </w:r>
    </w:p>
    <w:p w14:paraId="76FFF19F" w14:textId="6D247F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mithyā sukha </w:t>
      </w:r>
      <w:r w:rsidRPr="00790008">
        <w:rPr>
          <w:rStyle w:val="BookTitle"/>
          <w:rFonts w:asciiTheme="minorHAnsi" w:hAnsiTheme="minorHAnsi" w:cstheme="minorHAnsi"/>
          <w:b w:val="0"/>
          <w:bCs w:val="0"/>
          <w:color w:val="000000"/>
          <w:sz w:val="28"/>
          <w:szCs w:val="28"/>
        </w:rPr>
        <w:t xml:space="preserve">refers to the temporary happiness derived from sense gratification. Only the </w:t>
      </w:r>
      <w:r w:rsidRPr="00790008">
        <w:rPr>
          <w:rStyle w:val="BookTitle"/>
          <w:rFonts w:asciiTheme="minorHAnsi" w:hAnsiTheme="minorHAnsi" w:cstheme="minorHAnsi"/>
          <w:b w:val="0"/>
          <w:bCs w:val="0"/>
          <w:i/>
          <w:iCs/>
          <w:color w:val="000000"/>
          <w:sz w:val="28"/>
          <w:szCs w:val="28"/>
        </w:rPr>
        <w:t>ātmārāmas</w:t>
      </w:r>
      <w:r w:rsidRPr="00790008">
        <w:rPr>
          <w:rStyle w:val="BookTitle"/>
          <w:rFonts w:asciiTheme="minorHAnsi" w:hAnsiTheme="minorHAnsi" w:cstheme="minorHAnsi"/>
          <w:b w:val="0"/>
          <w:bCs w:val="0"/>
          <w:color w:val="000000"/>
          <w:sz w:val="28"/>
          <w:szCs w:val="28"/>
        </w:rPr>
        <w:t>, or self-satisfied souls, can experience the eternal happiness of serving Lord Viṣṇu. When the perishable sensual happiness of the conditioned souls who are averse to Viṣṇu is checked, or when the object of their happiness is destroyed, that same temporary happiness turns into misery.</w:t>
      </w:r>
    </w:p>
    <w:p w14:paraId="53E55E57" w14:textId="6F268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7.100</w:t>
      </w:r>
    </w:p>
    <w:p w14:paraId="216119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77CBB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bujhāile keha kṛṣṇa-patha nāhi laya</w:t>
      </w:r>
      <w:r w:rsidRPr="00790008">
        <w:rPr>
          <w:rStyle w:val="BookTitle"/>
          <w:rFonts w:asciiTheme="minorHAnsi" w:hAnsiTheme="minorHAnsi" w:cstheme="minorHAnsi"/>
          <w:b w:val="0"/>
          <w:bCs w:val="0"/>
          <w:color w:val="000000"/>
          <w:sz w:val="28"/>
          <w:szCs w:val="28"/>
        </w:rPr>
        <w:br/>
        <w:t>ulaḍhiyā āro se upahāsa karaya</w:t>
      </w:r>
    </w:p>
    <w:p w14:paraId="5E3940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they are instructed, they will not take to devotional life. On the contrary, they taunt us, saying:</w:t>
      </w:r>
    </w:p>
    <w:p w14:paraId="1C7EEAF7" w14:textId="281C3C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materialists were maddened with temporary material happiness. They could not understand the Supreme Absolute Truth, and as a result, they became scornful and laughed. But actually they were unable to understand the service of Adhokṣaja Kṛṣṇa by the strength of their sensual knowledge. Rather than understanding that devotional service to Lord Kṛṣṇa is the only necessity, such materialists become attached to this world and the fruits of their work.</w:t>
      </w:r>
    </w:p>
    <w:p w14:paraId="4C08B65C" w14:textId="68A994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7.101</w:t>
      </w:r>
    </w:p>
    <w:p w14:paraId="0548B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44A95D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’bhaji’ tomāra haila kon sukha?</w:t>
      </w:r>
      <w:r w:rsidRPr="00790008">
        <w:rPr>
          <w:rStyle w:val="BookTitle"/>
          <w:rFonts w:asciiTheme="minorHAnsi" w:hAnsiTheme="minorHAnsi" w:cstheme="minorHAnsi"/>
          <w:b w:val="0"/>
          <w:bCs w:val="0"/>
          <w:color w:val="000000"/>
          <w:sz w:val="28"/>
          <w:szCs w:val="28"/>
        </w:rPr>
        <w:br/>
        <w:t>māgiyā se khāo, āro bāḍe yata duḥkha”</w:t>
      </w:r>
    </w:p>
    <w:p w14:paraId="6F486E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pleasure do you derive by worshiping Kṛṣṇa? You even have to beg for your food. In this way you increase your distress.’</w:t>
      </w:r>
    </w:p>
    <w:p w14:paraId="5E9CA88D" w14:textId="55711B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Foolish persons who are averse to Lord Hari compare the materialists with Kṛṣṇa’s devotees by saying, “The devotees of Kṛṣṇa have no enjoyment, and they always live in poverty, which simply increases their misery.</w:t>
      </w:r>
    </w:p>
    <w:p w14:paraId="3AFB0EAD" w14:textId="22E86B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7.102</w:t>
      </w:r>
    </w:p>
    <w:p w14:paraId="4C6EDA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5F49D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yogya nahe e-saba lokera sane vāsa</w:t>
      </w:r>
      <w:r w:rsidRPr="00790008">
        <w:rPr>
          <w:rStyle w:val="BookTitle"/>
          <w:rFonts w:asciiTheme="minorHAnsi" w:hAnsiTheme="minorHAnsi" w:cstheme="minorHAnsi"/>
          <w:b w:val="0"/>
          <w:bCs w:val="0"/>
          <w:color w:val="000000"/>
          <w:sz w:val="28"/>
          <w:szCs w:val="28"/>
        </w:rPr>
        <w:br/>
        <w:t>vane cali’ yāṅa bali’ sabe chāḍe śvāsa</w:t>
      </w:r>
    </w:p>
    <w:p w14:paraId="32DFA4F5" w14:textId="3073A3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proper to live with such people, therefore we should go to the forest.” Saying this, they sighed deeply.</w:t>
      </w:r>
    </w:p>
    <w:p w14:paraId="48C80D51" w14:textId="13C408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7.103</w:t>
      </w:r>
    </w:p>
    <w:p w14:paraId="3DB3AC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8C718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prabodhena sabāre advaita-mahāśaya</w:t>
      </w:r>
      <w:r w:rsidRPr="00790008">
        <w:rPr>
          <w:rStyle w:val="BookTitle"/>
          <w:rFonts w:asciiTheme="minorHAnsi" w:hAnsiTheme="minorHAnsi" w:cstheme="minorHAnsi"/>
          <w:b w:val="0"/>
          <w:bCs w:val="0"/>
          <w:color w:val="000000"/>
          <w:sz w:val="28"/>
          <w:szCs w:val="28"/>
        </w:rPr>
        <w:br/>
        <w:t>“pāibā paramānanda sabei niścaya</w:t>
      </w:r>
    </w:p>
    <w:p w14:paraId="3845212D" w14:textId="2DFF5E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Attempting to console them, Śrī Advaita Prabhu said, “You will all certainly attain great ecstasy.</w:t>
      </w:r>
    </w:p>
    <w:p w14:paraId="4F16A05A" w14:textId="759497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7.104</w:t>
      </w:r>
    </w:p>
    <w:p w14:paraId="32127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18C1DF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baḍa vāsoṅ muñi hṛdaye ullāsa</w:t>
      </w:r>
      <w:r w:rsidRPr="00790008">
        <w:rPr>
          <w:rStyle w:val="BookTitle"/>
          <w:rFonts w:asciiTheme="minorHAnsi" w:hAnsiTheme="minorHAnsi" w:cstheme="minorHAnsi"/>
          <w:b w:val="0"/>
          <w:bCs w:val="0"/>
          <w:color w:val="000000"/>
          <w:sz w:val="28"/>
          <w:szCs w:val="28"/>
        </w:rPr>
        <w:br/>
        <w:t>hena bujhi,—’kṛṣṇacandra karilā prakāśa’</w:t>
      </w:r>
    </w:p>
    <w:p w14:paraId="6167C4DD" w14:textId="490D27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now I am feeling overjoyed at heart, so I can understand that Śrī Kṛṣṇacandra has already advented.</w:t>
      </w:r>
    </w:p>
    <w:p w14:paraId="64F84380" w14:textId="40AD4C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7.105</w:t>
      </w:r>
    </w:p>
    <w:p w14:paraId="234270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3BBA8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’kṛṣṇa’ gāo giyā parama-hariṣe</w:t>
      </w:r>
      <w:r w:rsidRPr="00790008">
        <w:rPr>
          <w:rStyle w:val="BookTitle"/>
          <w:rFonts w:asciiTheme="minorHAnsi" w:hAnsiTheme="minorHAnsi" w:cstheme="minorHAnsi"/>
          <w:b w:val="0"/>
          <w:bCs w:val="0"/>
          <w:color w:val="000000"/>
          <w:sz w:val="28"/>
          <w:szCs w:val="28"/>
        </w:rPr>
        <w:br/>
        <w:t>ethāi dekhibā kṛṣṇe katheka divase</w:t>
      </w:r>
    </w:p>
    <w:p w14:paraId="10B7AFF4" w14:textId="60B2BA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you go and happily chant Kṛṣṇa’s names, and in a few days you will see Kṛṣṇa right here.</w:t>
      </w:r>
    </w:p>
    <w:p w14:paraId="71E5D970" w14:textId="30A8C0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7.106</w:t>
      </w:r>
    </w:p>
    <w:p w14:paraId="19D38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C9CB7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 sabā lañā haibe kṛṣṇera vilāsa</w:t>
      </w:r>
      <w:r w:rsidRPr="00790008">
        <w:rPr>
          <w:rStyle w:val="BookTitle"/>
          <w:rFonts w:asciiTheme="minorHAnsi" w:hAnsiTheme="minorHAnsi" w:cstheme="minorHAnsi"/>
          <w:b w:val="0"/>
          <w:bCs w:val="0"/>
          <w:color w:val="000000"/>
          <w:sz w:val="28"/>
          <w:szCs w:val="28"/>
        </w:rPr>
        <w:br/>
        <w:t>tabe se ’advaita’ haṅa śuddha-kṛṣṇa-dāsa</w:t>
      </w:r>
    </w:p>
    <w:p w14:paraId="15067E86" w14:textId="113F83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will enjoy His pastimes with all of you. Then the meaning of My name, ’Advaita,’ will be fulfilled, and I will celebrated as the unalloyed servant of Lord Kṛṣṇa.</w:t>
      </w:r>
    </w:p>
    <w:p w14:paraId="35308E15" w14:textId="6B5474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7.107</w:t>
      </w:r>
    </w:p>
    <w:p w14:paraId="22C786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759E5A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kadācit yāhā nā pāya śuka vā prahlāda</w:t>
      </w:r>
      <w:r w:rsidRPr="00790008">
        <w:rPr>
          <w:rStyle w:val="BookTitle"/>
          <w:rFonts w:asciiTheme="minorHAnsi" w:hAnsiTheme="minorHAnsi" w:cstheme="minorHAnsi"/>
          <w:b w:val="0"/>
          <w:bCs w:val="0"/>
          <w:color w:val="000000"/>
          <w:sz w:val="28"/>
          <w:szCs w:val="28"/>
        </w:rPr>
        <w:br/>
        <w:t>tomā’ sabāra bhṛtyeo pāibe se prasāda”</w:t>
      </w:r>
    </w:p>
    <w:p w14:paraId="3F29CC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you devotees will receive mercy that even Śukadeva Gosvāmī and Prahlāda Mahārāja did not receive.”</w:t>
      </w:r>
    </w:p>
    <w:p w14:paraId="10C4AA00" w14:textId="48CB6D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pure servitorship of Kṛṣṇa there are no mixed or separate interests. Although the characteristics of both the Absolute Truth Śrī Kṛṣṇa and the ingredients of His enjoyment are qualitatively one, His multifarious energies manifest a variety of pastimes. In the philosophies of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(purified dualism),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monism),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and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the worship of Kṛṣṇa is primarily stressed. Such nondual consideration was also accepted by Śrī Advaita Prabhu.</w:t>
      </w:r>
    </w:p>
    <w:p w14:paraId="63BA81C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(18) Tridaṇḍi Svāmī Śrīla Prabodhānanda has stated: “The dear devotees of Lord Gaura happily enjoy pastimes on the splendid path of pure devotional service, which great sages like Vyāsadeva could not thoroughly understand, which material intelligence has no power to enter, which Śukadeva Gosvāmī could not reveal, and which merciful Lord Kṛṣṇa never revealed to His devotees.” Śrīla Rūpa Prabhu has stated in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(11) as follows: </w:t>
      </w:r>
      <w:r w:rsidRPr="00790008">
        <w:rPr>
          <w:rStyle w:val="BookTitle"/>
          <w:rFonts w:asciiTheme="minorHAnsi" w:hAnsiTheme="minorHAnsi" w:cstheme="minorHAnsi"/>
          <w:b w:val="0"/>
          <w:bCs w:val="0"/>
          <w:i/>
          <w:iCs/>
          <w:color w:val="000000"/>
          <w:sz w:val="28"/>
          <w:szCs w:val="28"/>
        </w:rPr>
        <w:t>yat preṣṭhair apy alam asulabhaṁ kiṁ punar bhakti-bhājāṁ</w:t>
      </w:r>
      <w:r w:rsidRPr="00790008">
        <w:rPr>
          <w:rStyle w:val="BookTitle"/>
          <w:rFonts w:asciiTheme="minorHAnsi" w:hAnsiTheme="minorHAnsi" w:cstheme="minorHAnsi"/>
          <w:b w:val="0"/>
          <w:bCs w:val="0"/>
          <w:color w:val="000000"/>
          <w:sz w:val="28"/>
          <w:szCs w:val="28"/>
        </w:rPr>
        <w:t>—“That which is very rarely attained even by great devotees is even more difficult for ordinary devotees to attain.”</w:t>
      </w:r>
    </w:p>
    <w:p w14:paraId="051105C9" w14:textId="4A1D04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7.108</w:t>
      </w:r>
    </w:p>
    <w:p w14:paraId="7917B1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350C3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advaitera ati-amṛta-vacana</w:t>
      </w:r>
      <w:r w:rsidRPr="00790008">
        <w:rPr>
          <w:rStyle w:val="BookTitle"/>
          <w:rFonts w:asciiTheme="minorHAnsi" w:hAnsiTheme="minorHAnsi" w:cstheme="minorHAnsi"/>
          <w:b w:val="0"/>
          <w:bCs w:val="0"/>
          <w:color w:val="000000"/>
          <w:sz w:val="28"/>
          <w:szCs w:val="28"/>
        </w:rPr>
        <w:br/>
        <w:t>parama-ānande ’hari’ bole bhakta-gaṇa</w:t>
      </w:r>
    </w:p>
    <w:p w14:paraId="53AF2B9B" w14:textId="570A5A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Śrī Advaita’s nectarean words, all the devotees chanted the name of Hari in great ecstasy.</w:t>
      </w:r>
    </w:p>
    <w:p w14:paraId="0228BA7F" w14:textId="45C5B6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7.109</w:t>
      </w:r>
    </w:p>
    <w:p w14:paraId="6F873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F3EA5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boli’ bhakta-gaṇa karaye huṅkāra</w:t>
      </w:r>
      <w:r w:rsidRPr="00790008">
        <w:rPr>
          <w:rStyle w:val="BookTitle"/>
          <w:rFonts w:asciiTheme="minorHAnsi" w:hAnsiTheme="minorHAnsi" w:cstheme="minorHAnsi"/>
          <w:b w:val="0"/>
          <w:bCs w:val="0"/>
          <w:color w:val="000000"/>
          <w:sz w:val="28"/>
          <w:szCs w:val="28"/>
        </w:rPr>
        <w:br/>
        <w:t>sukha-maya citta-vṛtti haila sabāra</w:t>
      </w:r>
    </w:p>
    <w:p w14:paraId="5867C52E" w14:textId="0C5A4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loudly chanted the name of Hari, their hearts were filled with happiness.</w:t>
      </w:r>
    </w:p>
    <w:p w14:paraId="20045074" w14:textId="0B0626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7.110</w:t>
      </w:r>
    </w:p>
    <w:p w14:paraId="608F24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110</w:t>
      </w:r>
    </w:p>
    <w:p w14:paraId="3A601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śiśu-saṅge krīḍā kare śrī-gaurasundara</w:t>
      </w:r>
      <w:r w:rsidRPr="00790008">
        <w:rPr>
          <w:rStyle w:val="BookTitle"/>
          <w:rFonts w:asciiTheme="minorHAnsi" w:hAnsiTheme="minorHAnsi" w:cstheme="minorHAnsi"/>
          <w:b w:val="0"/>
          <w:bCs w:val="0"/>
          <w:color w:val="000000"/>
          <w:sz w:val="28"/>
          <w:szCs w:val="28"/>
        </w:rPr>
        <w:br/>
        <w:t>hari-dhvani śuni’ yāya bāḍīra bhitara</w:t>
      </w:r>
    </w:p>
    <w:p w14:paraId="3F85143D" w14:textId="2157A4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was playing outside with some other children, but when He heard the name of Hari, He went inside the house.</w:t>
      </w:r>
    </w:p>
    <w:p w14:paraId="6F66496A" w14:textId="084222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7.111</w:t>
      </w:r>
    </w:p>
    <w:p w14:paraId="421B5E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69F617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kārye āilā, bāpa?” bole bhakta-gaṇe</w:t>
      </w:r>
      <w:r w:rsidRPr="00790008">
        <w:rPr>
          <w:rStyle w:val="BookTitle"/>
          <w:rFonts w:asciiTheme="minorHAnsi" w:hAnsiTheme="minorHAnsi" w:cstheme="minorHAnsi"/>
          <w:b w:val="0"/>
          <w:bCs w:val="0"/>
          <w:color w:val="000000"/>
          <w:sz w:val="28"/>
          <w:szCs w:val="28"/>
        </w:rPr>
        <w:br/>
        <w:t>prabhu bole,—“tomarā ḍākilā more kene?”</w:t>
      </w:r>
    </w:p>
    <w:p w14:paraId="75D7E41E" w14:textId="126FE6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asked Him, “Why have come here?” The Lord replied, “Why did you call Me?”</w:t>
      </w:r>
    </w:p>
    <w:p w14:paraId="76573EF1" w14:textId="4D5D9B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7.112</w:t>
      </w:r>
    </w:p>
    <w:p w14:paraId="0C16A1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43D4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boli’ prabhu śiśu-saṅge dhāñā yāya</w:t>
      </w:r>
      <w:r w:rsidRPr="00790008">
        <w:rPr>
          <w:rStyle w:val="BookTitle"/>
          <w:rFonts w:asciiTheme="minorHAnsi" w:hAnsiTheme="minorHAnsi" w:cstheme="minorHAnsi"/>
          <w:b w:val="0"/>
          <w:bCs w:val="0"/>
          <w:color w:val="000000"/>
          <w:sz w:val="28"/>
          <w:szCs w:val="28"/>
        </w:rPr>
        <w:br/>
        <w:t>tathāpi nā jāne keha prabhura māyāya</w:t>
      </w:r>
    </w:p>
    <w:p w14:paraId="3E2B58F6" w14:textId="20FABD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Lord ran away with the children. Yet by His influence, no one could recognize Him.</w:t>
      </w:r>
    </w:p>
    <w:p w14:paraId="2000AD43" w14:textId="2AE76F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7.113</w:t>
      </w:r>
    </w:p>
    <w:p w14:paraId="55039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67A4F7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avadhi viśvarūpa hailā bāhira</w:t>
      </w:r>
      <w:r w:rsidRPr="00790008">
        <w:rPr>
          <w:rStyle w:val="BookTitle"/>
          <w:rFonts w:asciiTheme="minorHAnsi" w:hAnsiTheme="minorHAnsi" w:cstheme="minorHAnsi"/>
          <w:b w:val="0"/>
          <w:bCs w:val="0"/>
          <w:color w:val="000000"/>
          <w:sz w:val="28"/>
          <w:szCs w:val="28"/>
        </w:rPr>
        <w:br/>
        <w:t>tadavadhi prabhu kichu hailā susthira</w:t>
      </w:r>
    </w:p>
    <w:p w14:paraId="542BCC5F" w14:textId="1B2EA6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Viśvarūpa left home, the Lord became somewhat more peaceful.</w:t>
      </w:r>
    </w:p>
    <w:p w14:paraId="2F4C4981" w14:textId="348431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7.114</w:t>
      </w:r>
    </w:p>
    <w:p w14:paraId="1CACB0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96F9E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thāke pitā-mātāra samīpe</w:t>
      </w:r>
      <w:r w:rsidRPr="00790008">
        <w:rPr>
          <w:rStyle w:val="BookTitle"/>
          <w:rFonts w:asciiTheme="minorHAnsi" w:hAnsiTheme="minorHAnsi" w:cstheme="minorHAnsi"/>
          <w:b w:val="0"/>
          <w:bCs w:val="0"/>
          <w:color w:val="000000"/>
          <w:sz w:val="28"/>
          <w:szCs w:val="28"/>
        </w:rPr>
        <w:br/>
        <w:t>duḥkha pāsaraye yena jananī-janake</w:t>
      </w:r>
    </w:p>
    <w:p w14:paraId="4E2F9532" w14:textId="3EC8D3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remained at the side of His mother and father so that they would feel some relief from their distress.</w:t>
      </w:r>
    </w:p>
    <w:p w14:paraId="127B6C6B" w14:textId="73217A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7.115</w:t>
      </w:r>
    </w:p>
    <w:p w14:paraId="23FB02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F8A41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khelā sambariyā prabhu yatna kari’ paḍe</w:t>
      </w:r>
      <w:r w:rsidRPr="00790008">
        <w:rPr>
          <w:rStyle w:val="BookTitle"/>
          <w:rFonts w:asciiTheme="minorHAnsi" w:hAnsiTheme="minorHAnsi" w:cstheme="minorHAnsi"/>
          <w:b w:val="0"/>
          <w:bCs w:val="0"/>
          <w:color w:val="000000"/>
          <w:sz w:val="28"/>
          <w:szCs w:val="28"/>
        </w:rPr>
        <w:br/>
        <w:t>tilārddheka pustaka chāḍiyā nāhi naḍe</w:t>
      </w:r>
    </w:p>
    <w:p w14:paraId="43E42986" w14:textId="0A1E82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stopped playing and concentrated on His studies. He would not leave </w:t>
      </w:r>
      <w:r w:rsidRPr="00790008">
        <w:rPr>
          <w:rStyle w:val="BookTitle"/>
          <w:rFonts w:asciiTheme="minorHAnsi" w:hAnsiTheme="minorHAnsi" w:cstheme="minorHAnsi"/>
          <w:b/>
          <w:bCs/>
          <w:color w:val="800000"/>
          <w:sz w:val="28"/>
          <w:szCs w:val="28"/>
        </w:rPr>
        <w:lastRenderedPageBreak/>
        <w:t>His books for even a moment.</w:t>
      </w:r>
    </w:p>
    <w:p w14:paraId="2319CEA7" w14:textId="0E9FE2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7.116</w:t>
      </w:r>
    </w:p>
    <w:p w14:paraId="30198F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5DE4D8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eka-bāra ye sūtra paḍiyā prabhu yāya</w:t>
      </w:r>
      <w:r w:rsidRPr="00790008">
        <w:rPr>
          <w:rStyle w:val="BookTitle"/>
          <w:rFonts w:asciiTheme="minorHAnsi" w:hAnsiTheme="minorHAnsi" w:cstheme="minorHAnsi"/>
          <w:b w:val="0"/>
          <w:bCs w:val="0"/>
          <w:color w:val="000000"/>
          <w:sz w:val="28"/>
          <w:szCs w:val="28"/>
        </w:rPr>
        <w:br/>
        <w:t>āra-bāra ulaḍhiyā sabāre ṭhekāya</w:t>
      </w:r>
    </w:p>
    <w:p w14:paraId="3334F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mastered a sūtra after reading it only once, and He was able to defeat all others in debating its meaning.</w:t>
      </w:r>
    </w:p>
    <w:p w14:paraId="350EB5F0" w14:textId="41AA09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ulaḍhiyā </w:t>
      </w:r>
      <w:r w:rsidRPr="00790008">
        <w:rPr>
          <w:rStyle w:val="BookTitle"/>
          <w:rFonts w:asciiTheme="minorHAnsi" w:hAnsiTheme="minorHAnsi" w:cstheme="minorHAnsi"/>
          <w:b w:val="0"/>
          <w:bCs w:val="0"/>
          <w:color w:val="000000"/>
          <w:sz w:val="28"/>
          <w:szCs w:val="28"/>
        </w:rPr>
        <w:t xml:space="preserve">comes from the Hindi word </w:t>
      </w:r>
      <w:r w:rsidRPr="00790008">
        <w:rPr>
          <w:rStyle w:val="BookTitle"/>
          <w:rFonts w:asciiTheme="minorHAnsi" w:hAnsiTheme="minorHAnsi" w:cstheme="minorHAnsi"/>
          <w:b w:val="0"/>
          <w:bCs w:val="0"/>
          <w:i/>
          <w:iCs/>
          <w:color w:val="000000"/>
          <w:sz w:val="28"/>
          <w:szCs w:val="28"/>
        </w:rPr>
        <w:t>ulṭā</w:t>
      </w:r>
      <w:r w:rsidRPr="00790008">
        <w:rPr>
          <w:rStyle w:val="BookTitle"/>
          <w:rFonts w:asciiTheme="minorHAnsi" w:hAnsiTheme="minorHAnsi" w:cstheme="minorHAnsi"/>
          <w:b w:val="0"/>
          <w:bCs w:val="0"/>
          <w:color w:val="000000"/>
          <w:sz w:val="28"/>
          <w:szCs w:val="28"/>
        </w:rPr>
        <w:t xml:space="preserve">, which means “turned around” or “rather.” The word </w:t>
      </w:r>
      <w:r w:rsidRPr="00790008">
        <w:rPr>
          <w:rStyle w:val="BookTitle"/>
          <w:rFonts w:asciiTheme="minorHAnsi" w:hAnsiTheme="minorHAnsi" w:cstheme="minorHAnsi"/>
          <w:b w:val="0"/>
          <w:bCs w:val="0"/>
          <w:i/>
          <w:iCs/>
          <w:color w:val="000000"/>
          <w:sz w:val="28"/>
          <w:szCs w:val="28"/>
        </w:rPr>
        <w:t xml:space="preserve">ṭhekāya </w:t>
      </w:r>
      <w:r w:rsidRPr="00790008">
        <w:rPr>
          <w:rStyle w:val="BookTitle"/>
          <w:rFonts w:asciiTheme="minorHAnsi" w:hAnsiTheme="minorHAnsi" w:cstheme="minorHAnsi"/>
          <w:b w:val="0"/>
          <w:bCs w:val="0"/>
          <w:color w:val="000000"/>
          <w:sz w:val="28"/>
          <w:szCs w:val="28"/>
        </w:rPr>
        <w:t>means “put into danger” or “defeats.”</w:t>
      </w:r>
    </w:p>
    <w:p w14:paraId="10667E40" w14:textId="6B5693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7.117</w:t>
      </w:r>
    </w:p>
    <w:p w14:paraId="47060A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1FB34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apūrva buddhi sabei praśaṁse</w:t>
      </w:r>
      <w:r w:rsidRPr="00790008">
        <w:rPr>
          <w:rStyle w:val="BookTitle"/>
          <w:rFonts w:asciiTheme="minorHAnsi" w:hAnsiTheme="minorHAnsi" w:cstheme="minorHAnsi"/>
          <w:b w:val="0"/>
          <w:bCs w:val="0"/>
          <w:color w:val="000000"/>
          <w:sz w:val="28"/>
          <w:szCs w:val="28"/>
        </w:rPr>
        <w:br/>
        <w:t>sabe bole,—“dhanya pitā-mātā hena vaṁśe”</w:t>
      </w:r>
    </w:p>
    <w:p w14:paraId="5F543DFF" w14:textId="2F63B8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praised His wonderful intelligence and declared, “Glorious are the father and mother who have such a son.”</w:t>
      </w:r>
    </w:p>
    <w:p w14:paraId="3DDB4A2F" w14:textId="095F9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7.118</w:t>
      </w:r>
    </w:p>
    <w:p w14:paraId="20B9D2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0E673F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kahena sabe jagannātha-sthāne</w:t>
      </w:r>
      <w:r w:rsidRPr="00790008">
        <w:rPr>
          <w:rStyle w:val="BookTitle"/>
          <w:rFonts w:asciiTheme="minorHAnsi" w:hAnsiTheme="minorHAnsi" w:cstheme="minorHAnsi"/>
          <w:b w:val="0"/>
          <w:bCs w:val="0"/>
          <w:color w:val="000000"/>
          <w:sz w:val="28"/>
          <w:szCs w:val="28"/>
        </w:rPr>
        <w:br/>
        <w:t>tumi ta’ kṛtārtha, miśra, e-hena nandane</w:t>
      </w:r>
    </w:p>
    <w:p w14:paraId="76C9EC95" w14:textId="3B06C9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satisfaction, they then said to Jagannātha Miśra, “You are most fortunate to have such a son.</w:t>
      </w:r>
    </w:p>
    <w:p w14:paraId="3B860B16" w14:textId="5A3962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7.119</w:t>
      </w:r>
    </w:p>
    <w:p w14:paraId="206427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3B4161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subuddhi śiśu nāhi tribhuvane</w:t>
      </w:r>
      <w:r w:rsidRPr="00790008">
        <w:rPr>
          <w:rStyle w:val="BookTitle"/>
          <w:rFonts w:asciiTheme="minorHAnsi" w:hAnsiTheme="minorHAnsi" w:cstheme="minorHAnsi"/>
          <w:b w:val="0"/>
          <w:bCs w:val="0"/>
          <w:color w:val="000000"/>
          <w:sz w:val="28"/>
          <w:szCs w:val="28"/>
        </w:rPr>
        <w:br/>
        <w:t>bṛhaspati jiniñā haibe adhyayane</w:t>
      </w:r>
    </w:p>
    <w:p w14:paraId="09CB4378" w14:textId="29EB19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three worlds there is no child as intelligent as this boy. He will defeat Bṛhaspati in learning.</w:t>
      </w:r>
    </w:p>
    <w:p w14:paraId="55E80B9D" w14:textId="06460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7.120</w:t>
      </w:r>
    </w:p>
    <w:p w14:paraId="42126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F6A78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śunilei sarva artha āpane vākhāne</w:t>
      </w:r>
      <w:r w:rsidRPr="00790008">
        <w:rPr>
          <w:rStyle w:val="BookTitle"/>
          <w:rFonts w:asciiTheme="minorHAnsi" w:hAnsiTheme="minorHAnsi" w:cstheme="minorHAnsi"/>
          <w:b w:val="0"/>
          <w:bCs w:val="0"/>
          <w:color w:val="000000"/>
          <w:sz w:val="28"/>
          <w:szCs w:val="28"/>
        </w:rPr>
        <w:br/>
        <w:t>tā’na phāṅki vākhānite nāre kona jane”</w:t>
      </w:r>
    </w:p>
    <w:p w14:paraId="66FE7A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can explain the meaning of anything He hears just once. No one is able to defeat His reasoning.”</w:t>
      </w:r>
    </w:p>
    <w:p w14:paraId="27C3CB70" w14:textId="114D8B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phāṅki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phakkikā</w:t>
      </w:r>
      <w:r w:rsidRPr="00790008">
        <w:rPr>
          <w:rStyle w:val="BookTitle"/>
          <w:rFonts w:asciiTheme="minorHAnsi" w:hAnsiTheme="minorHAnsi" w:cstheme="minorHAnsi"/>
          <w:b w:val="0"/>
          <w:bCs w:val="0"/>
          <w:color w:val="000000"/>
          <w:sz w:val="28"/>
          <w:szCs w:val="28"/>
        </w:rPr>
        <w:t>, which means “finding faults in a conclusion, creating doubt, and again reestablishing the original conclusion,” “shrewd argument,” or “cleverly.”</w:t>
      </w:r>
    </w:p>
    <w:p w14:paraId="1D604E33" w14:textId="48EDA5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7.121</w:t>
      </w:r>
    </w:p>
    <w:p w14:paraId="12A4AB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5AA0D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putrera guṇa jananī hariṣa</w:t>
      </w:r>
      <w:r w:rsidRPr="00790008">
        <w:rPr>
          <w:rStyle w:val="BookTitle"/>
          <w:rFonts w:asciiTheme="minorHAnsi" w:hAnsiTheme="minorHAnsi" w:cstheme="minorHAnsi"/>
          <w:b w:val="0"/>
          <w:bCs w:val="0"/>
          <w:color w:val="000000"/>
          <w:sz w:val="28"/>
          <w:szCs w:val="28"/>
        </w:rPr>
        <w:br/>
        <w:t>miśra punaḥ citte baḍa haya vimariṣa</w:t>
      </w:r>
    </w:p>
    <w:p w14:paraId="322426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hear about her son’s extraordinary qualities, while Jagannātha Miśra again became greatly morose at heart.</w:t>
      </w:r>
    </w:p>
    <w:p w14:paraId="0DB39695" w14:textId="4BBD24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vimariṣa </w:t>
      </w:r>
      <w:r w:rsidRPr="00790008">
        <w:rPr>
          <w:rStyle w:val="BookTitle"/>
          <w:rFonts w:asciiTheme="minorHAnsi" w:hAnsiTheme="minorHAnsi" w:cstheme="minorHAnsi"/>
          <w:b w:val="0"/>
          <w:bCs w:val="0"/>
          <w:color w:val="000000"/>
          <w:sz w:val="28"/>
          <w:szCs w:val="28"/>
        </w:rPr>
        <w:t>means “morose.”</w:t>
      </w:r>
    </w:p>
    <w:p w14:paraId="3DA49065" w14:textId="455A3C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7.122</w:t>
      </w:r>
    </w:p>
    <w:p w14:paraId="6D444A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7202D2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śacī-prati bole jagannātha miśra-vara</w:t>
      </w:r>
      <w:r w:rsidRPr="00790008">
        <w:rPr>
          <w:rStyle w:val="BookTitle"/>
          <w:rFonts w:asciiTheme="minorHAnsi" w:hAnsiTheme="minorHAnsi" w:cstheme="minorHAnsi"/>
          <w:b w:val="0"/>
          <w:bCs w:val="0"/>
          <w:color w:val="000000"/>
          <w:sz w:val="28"/>
          <w:szCs w:val="28"/>
        </w:rPr>
        <w:br/>
        <w:t>“eho putra nā rahibe saṁsāra-bhitara</w:t>
      </w:r>
    </w:p>
    <w:p w14:paraId="68C2C452" w14:textId="37E547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said to Śacī, “This son will also not remain at home.</w:t>
      </w:r>
    </w:p>
    <w:p w14:paraId="12F265CB" w14:textId="3CD530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7.123</w:t>
      </w:r>
    </w:p>
    <w:p w14:paraId="7837D4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90AC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viśvarūpa paḍi’ sarva-śāstra</w:t>
      </w:r>
      <w:r w:rsidRPr="00790008">
        <w:rPr>
          <w:rStyle w:val="BookTitle"/>
          <w:rFonts w:asciiTheme="minorHAnsi" w:hAnsiTheme="minorHAnsi" w:cstheme="minorHAnsi"/>
          <w:b w:val="0"/>
          <w:bCs w:val="0"/>
          <w:color w:val="000000"/>
          <w:sz w:val="28"/>
          <w:szCs w:val="28"/>
        </w:rPr>
        <w:br/>
        <w:t>jānilā,—’saṁsāra satya nahe tila-mātra’</w:t>
      </w:r>
    </w:p>
    <w:p w14:paraId="5AD4609F" w14:textId="714ED9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studied all the scriptures and understood the temporary nature of this world.</w:t>
      </w:r>
    </w:p>
    <w:p w14:paraId="208B8A28" w14:textId="05A795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7.124</w:t>
      </w:r>
    </w:p>
    <w:p w14:paraId="243FE4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69D2CE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sarva-śāstra-marma jāni’ viśvarūpa dhīra</w:t>
      </w:r>
      <w:r w:rsidRPr="00790008">
        <w:rPr>
          <w:rStyle w:val="BookTitle"/>
          <w:rFonts w:asciiTheme="minorHAnsi" w:hAnsiTheme="minorHAnsi" w:cstheme="minorHAnsi"/>
          <w:b w:val="0"/>
          <w:bCs w:val="0"/>
          <w:color w:val="000000"/>
          <w:sz w:val="28"/>
          <w:szCs w:val="28"/>
        </w:rPr>
        <w:br/>
        <w:t>anitya saṁsāra haite hailā bāhira</w:t>
      </w:r>
    </w:p>
    <w:p w14:paraId="17952C74" w14:textId="2CE1B4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learning the essence of the scriptures, the sober-minded Viśvarūpa gave up transitory material life.</w:t>
      </w:r>
    </w:p>
    <w:p w14:paraId="50D71EE1" w14:textId="2EA269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7.125</w:t>
      </w:r>
    </w:p>
    <w:p w14:paraId="67C875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7F9F9E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yadi sarva-śāstre haibe jñānavān</w:t>
      </w:r>
      <w:r w:rsidRPr="00790008">
        <w:rPr>
          <w:rStyle w:val="BookTitle"/>
          <w:rFonts w:asciiTheme="minorHAnsi" w:hAnsiTheme="minorHAnsi" w:cstheme="minorHAnsi"/>
          <w:b w:val="0"/>
          <w:bCs w:val="0"/>
          <w:color w:val="000000"/>
          <w:sz w:val="28"/>
          <w:szCs w:val="28"/>
        </w:rPr>
        <w:br/>
        <w:t>chāḍiyā saṁsāra-sukha karibe payāna</w:t>
      </w:r>
    </w:p>
    <w:p w14:paraId="03E7AC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this boy also becomes well-versed in the scriptures, then He will also give up material happiness and leave home.</w:t>
      </w:r>
    </w:p>
    <w:p w14:paraId="7792FC03" w14:textId="2FF277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payāna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prayāṇa</w:t>
      </w:r>
      <w:r w:rsidRPr="00790008">
        <w:rPr>
          <w:rStyle w:val="BookTitle"/>
          <w:rFonts w:asciiTheme="minorHAnsi" w:hAnsiTheme="minorHAnsi" w:cstheme="minorHAnsi"/>
          <w:b w:val="0"/>
          <w:bCs w:val="0"/>
          <w:color w:val="000000"/>
          <w:sz w:val="28"/>
          <w:szCs w:val="28"/>
        </w:rPr>
        <w:t>, which means “depart,” “go,” or “journey.”</w:t>
      </w:r>
    </w:p>
    <w:p w14:paraId="5CDAF0C1" w14:textId="2D9184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7.126</w:t>
      </w:r>
    </w:p>
    <w:p w14:paraId="56530B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5BC234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putra—sabe dui-janera jīvana</w:t>
      </w:r>
      <w:r w:rsidRPr="00790008">
        <w:rPr>
          <w:rStyle w:val="BookTitle"/>
          <w:rFonts w:asciiTheme="minorHAnsi" w:hAnsiTheme="minorHAnsi" w:cstheme="minorHAnsi"/>
          <w:b w:val="0"/>
          <w:bCs w:val="0"/>
          <w:color w:val="000000"/>
          <w:sz w:val="28"/>
          <w:szCs w:val="28"/>
        </w:rPr>
        <w:br/>
        <w:t>ihāre nā dekhile dui-janera maraṇa</w:t>
      </w:r>
    </w:p>
    <w:p w14:paraId="05AEE14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son is our life and soul. If we don’t see Him, we will both certainly die.</w:t>
      </w:r>
    </w:p>
    <w:p w14:paraId="15468B84" w14:textId="69D0AD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dui-janera </w:t>
      </w:r>
      <w:r w:rsidRPr="00790008">
        <w:rPr>
          <w:rStyle w:val="BookTitle"/>
          <w:rFonts w:asciiTheme="minorHAnsi" w:hAnsiTheme="minorHAnsi" w:cstheme="minorHAnsi"/>
          <w:b w:val="0"/>
          <w:bCs w:val="0"/>
          <w:color w:val="000000"/>
          <w:sz w:val="28"/>
          <w:szCs w:val="28"/>
        </w:rPr>
        <w:t>refers to Viśvambhara’s father and mother.</w:t>
      </w:r>
    </w:p>
    <w:p w14:paraId="4E62F8A1" w14:textId="0D080F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7.127</w:t>
      </w:r>
    </w:p>
    <w:p w14:paraId="45E922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2DC5D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ihāra paḍiyā kārya nāi</w:t>
      </w:r>
      <w:r w:rsidRPr="00790008">
        <w:rPr>
          <w:rStyle w:val="BookTitle"/>
          <w:rFonts w:asciiTheme="minorHAnsi" w:hAnsiTheme="minorHAnsi" w:cstheme="minorHAnsi"/>
          <w:b w:val="0"/>
          <w:bCs w:val="0"/>
          <w:color w:val="000000"/>
          <w:sz w:val="28"/>
          <w:szCs w:val="28"/>
        </w:rPr>
        <w:br/>
        <w:t>murkha hañā ghare mora rahuka nimāñi”</w:t>
      </w:r>
    </w:p>
    <w:p w14:paraId="2790D3A6" w14:textId="4473E9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He should no longer study. Let Nimāi remain at home as a fool.”</w:t>
      </w:r>
    </w:p>
    <w:p w14:paraId="7A144F28" w14:textId="0B55CD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7.128</w:t>
      </w:r>
    </w:p>
    <w:p w14:paraId="782DB9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A3D90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bole,—“murkha haile jīveka kemane?</w:t>
      </w:r>
      <w:r w:rsidRPr="00790008">
        <w:rPr>
          <w:rStyle w:val="BookTitle"/>
          <w:rFonts w:asciiTheme="minorHAnsi" w:hAnsiTheme="minorHAnsi" w:cstheme="minorHAnsi"/>
          <w:b w:val="0"/>
          <w:bCs w:val="0"/>
          <w:color w:val="000000"/>
          <w:sz w:val="28"/>
          <w:szCs w:val="28"/>
        </w:rPr>
        <w:br/>
        <w:t>murkhere ta’ kanyāo nā dibe kona jane”</w:t>
      </w:r>
    </w:p>
    <w:p w14:paraId="628175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replied, “If He remains a fool, how will He survive? Furthermore, who will offer their daughter to a fool?”</w:t>
      </w:r>
    </w:p>
    <w:p w14:paraId="48116EBB" w14:textId="210546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jīveka </w:t>
      </w:r>
      <w:r w:rsidRPr="00790008">
        <w:rPr>
          <w:rStyle w:val="BookTitle"/>
          <w:rFonts w:asciiTheme="minorHAnsi" w:hAnsiTheme="minorHAnsi" w:cstheme="minorHAnsi"/>
          <w:b w:val="0"/>
          <w:bCs w:val="0"/>
          <w:color w:val="000000"/>
          <w:sz w:val="28"/>
          <w:szCs w:val="28"/>
        </w:rPr>
        <w:t>means “continue to live.” (This word is used in Rāḍha-deśa.)</w:t>
      </w:r>
    </w:p>
    <w:p w14:paraId="5FD1D014" w14:textId="437226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7.129</w:t>
      </w:r>
    </w:p>
    <w:p w14:paraId="0F2868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658DC3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 “tumi ta’ abodha vipra-sutā!</w:t>
      </w:r>
      <w:r w:rsidRPr="00790008">
        <w:rPr>
          <w:rStyle w:val="BookTitle"/>
          <w:rFonts w:asciiTheme="minorHAnsi" w:hAnsiTheme="minorHAnsi" w:cstheme="minorHAnsi"/>
          <w:b w:val="0"/>
          <w:bCs w:val="0"/>
          <w:color w:val="000000"/>
          <w:sz w:val="28"/>
          <w:szCs w:val="28"/>
        </w:rPr>
        <w:br/>
        <w:t>harta kartā bhartā kṛṣṇa—sabāra rakṣitā</w:t>
      </w:r>
    </w:p>
    <w:p w14:paraId="7BA68F4D" w14:textId="46D7F2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replied, “You are the ignorant daughter of a brāhmaṇa! Lord Kṛṣṇa is the doer, the controller, the maintainer, and the protector of all living entities.</w:t>
      </w:r>
    </w:p>
    <w:p w14:paraId="3FD4686C" w14:textId="34F252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7.130</w:t>
      </w:r>
    </w:p>
    <w:p w14:paraId="52B6BC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022CC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poṣaṇa kare jagatera nātha</w:t>
      </w:r>
      <w:r w:rsidRPr="00790008">
        <w:rPr>
          <w:rStyle w:val="BookTitle"/>
          <w:rFonts w:asciiTheme="minorHAnsi" w:hAnsiTheme="minorHAnsi" w:cstheme="minorHAnsi"/>
          <w:b w:val="0"/>
          <w:bCs w:val="0"/>
          <w:color w:val="000000"/>
          <w:sz w:val="28"/>
          <w:szCs w:val="28"/>
        </w:rPr>
        <w:br/>
        <w:t>’pāṇḍitye poṣaye,—kebā kahilā tomāta?</w:t>
      </w:r>
    </w:p>
    <w:p w14:paraId="1CCBA2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maintains the entire universe. Who told you that good education can maintain one?</w:t>
      </w:r>
    </w:p>
    <w:p w14:paraId="55016CAB" w14:textId="1B7970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poṣaye</w:t>
      </w:r>
      <w:r w:rsidRPr="00790008">
        <w:rPr>
          <w:rStyle w:val="BookTitle"/>
          <w:rFonts w:asciiTheme="minorHAnsi" w:hAnsiTheme="minorHAnsi" w:cstheme="minorHAnsi"/>
          <w:b w:val="0"/>
          <w:bCs w:val="0"/>
          <w:color w:val="000000"/>
          <w:sz w:val="28"/>
          <w:szCs w:val="28"/>
        </w:rPr>
        <w:t xml:space="preserve"> means “maintains.”</w:t>
      </w:r>
    </w:p>
    <w:p w14:paraId="32B2B9B5" w14:textId="66FA2F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7.131</w:t>
      </w:r>
    </w:p>
    <w:p w14:paraId="0D8B29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7A780F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murkha, ki paṇḍita, yāhāra yekhāne</w:t>
      </w:r>
      <w:r w:rsidRPr="00790008">
        <w:rPr>
          <w:rStyle w:val="BookTitle"/>
          <w:rFonts w:asciiTheme="minorHAnsi" w:hAnsiTheme="minorHAnsi" w:cstheme="minorHAnsi"/>
          <w:b w:val="0"/>
          <w:bCs w:val="0"/>
          <w:color w:val="000000"/>
          <w:sz w:val="28"/>
          <w:szCs w:val="28"/>
        </w:rPr>
        <w:br/>
        <w:t>kanyā likhiyāche kṛṣṇa, se haibe āpane</w:t>
      </w:r>
    </w:p>
    <w:p w14:paraId="009AE6FD" w14:textId="0A3DA8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one is a fool or a scholar, they will marry wherever and whomever Kṛṣṇa has sanctioned for them.</w:t>
      </w:r>
    </w:p>
    <w:p w14:paraId="519C2311" w14:textId="3F847B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7.132</w:t>
      </w:r>
    </w:p>
    <w:p w14:paraId="6DFA34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65C8A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kula-vidyā-ādi upalakṣaṇa sakala</w:t>
      </w:r>
      <w:r w:rsidRPr="00790008">
        <w:rPr>
          <w:rStyle w:val="BookTitle"/>
          <w:rFonts w:asciiTheme="minorHAnsi" w:hAnsiTheme="minorHAnsi" w:cstheme="minorHAnsi"/>
          <w:b w:val="0"/>
          <w:bCs w:val="0"/>
          <w:color w:val="000000"/>
          <w:sz w:val="28"/>
          <w:szCs w:val="28"/>
        </w:rPr>
        <w:br/>
        <w:t>sabāre poṣaye kṛṣṇa, kṛṣṇa-sarva-bala</w:t>
      </w:r>
    </w:p>
    <w:p w14:paraId="6C4754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“Education, birth, and other qualities are only superficial; Kṛṣṇa alone is the maintainer and strength of all.</w:t>
      </w:r>
    </w:p>
    <w:p w14:paraId="11306B6E" w14:textId="4B1B2A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upalakṣaṇa </w:t>
      </w:r>
      <w:r w:rsidRPr="00790008">
        <w:rPr>
          <w:rStyle w:val="BookTitle"/>
          <w:rFonts w:asciiTheme="minorHAnsi" w:hAnsiTheme="minorHAnsi" w:cstheme="minorHAnsi"/>
          <w:b w:val="0"/>
          <w:bCs w:val="0"/>
          <w:color w:val="000000"/>
          <w:sz w:val="28"/>
          <w:szCs w:val="28"/>
        </w:rPr>
        <w:t>refers to that which reveals the propensity of an object, not the primary propensity of the object, rather the secondary quality.</w:t>
      </w:r>
    </w:p>
    <w:p w14:paraId="0996231F" w14:textId="140B8B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7.133</w:t>
      </w:r>
    </w:p>
    <w:p w14:paraId="5FCE0C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04DF6C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sākṣātei ei kene nā dekha āmāta</w:t>
      </w:r>
      <w:r w:rsidRPr="00790008">
        <w:rPr>
          <w:rStyle w:val="BookTitle"/>
          <w:rFonts w:asciiTheme="minorHAnsi" w:hAnsiTheme="minorHAnsi" w:cstheme="minorHAnsi"/>
          <w:b w:val="0"/>
          <w:bCs w:val="0"/>
          <w:color w:val="000000"/>
          <w:sz w:val="28"/>
          <w:szCs w:val="28"/>
        </w:rPr>
        <w:br/>
        <w:t>paḍiyāo āmāra ghare kene nāhi bhāta?</w:t>
      </w:r>
    </w:p>
    <w:p w14:paraId="7F0D59F9" w14:textId="173FC7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can be directly seen in my life. Although I am educated, I am nevertheless poor.</w:t>
      </w:r>
    </w:p>
    <w:p w14:paraId="3E41B4F2" w14:textId="32CCEF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7.134</w:t>
      </w:r>
    </w:p>
    <w:p w14:paraId="79C77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BD339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bhāla-mate varṇa uccāriteo ye nāre</w:t>
      </w:r>
      <w:r w:rsidRPr="00790008">
        <w:rPr>
          <w:rStyle w:val="BookTitle"/>
          <w:rFonts w:asciiTheme="minorHAnsi" w:hAnsiTheme="minorHAnsi" w:cstheme="minorHAnsi"/>
          <w:b w:val="0"/>
          <w:bCs w:val="0"/>
          <w:color w:val="000000"/>
          <w:sz w:val="28"/>
          <w:szCs w:val="28"/>
        </w:rPr>
        <w:br/>
        <w:t>sahasra paṇḍita giyā dekha tā’ra dvāre</w:t>
      </w:r>
    </w:p>
    <w:p w14:paraId="0AB13BF8" w14:textId="0A4A34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may be unable to properly recite the alphabet, yet he may have thousands of scholars at his doorstep.</w:t>
      </w:r>
    </w:p>
    <w:p w14:paraId="4C564A65" w14:textId="203EFA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7.135</w:t>
      </w:r>
    </w:p>
    <w:p w14:paraId="2570F2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2A4D8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vidyā-ādi nā kare poṣaṇa</w:t>
      </w:r>
      <w:r w:rsidRPr="00790008">
        <w:rPr>
          <w:rStyle w:val="BookTitle"/>
          <w:rFonts w:asciiTheme="minorHAnsi" w:hAnsiTheme="minorHAnsi" w:cstheme="minorHAnsi"/>
          <w:b w:val="0"/>
          <w:bCs w:val="0"/>
          <w:color w:val="000000"/>
          <w:sz w:val="28"/>
          <w:szCs w:val="28"/>
        </w:rPr>
        <w:br/>
        <w:t>kṛṣṇa se sabāra kare poṣaṇa-pālana”</w:t>
      </w:r>
    </w:p>
    <w:p w14:paraId="769F2A44" w14:textId="514517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qualities like good education cannot maintain one, only Kṛṣṇa maintains us.”</w:t>
      </w:r>
    </w:p>
    <w:p w14:paraId="53255BC0" w14:textId="2169A6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7.136</w:t>
      </w:r>
    </w:p>
    <w:p w14:paraId="5B3DC8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136</w:t>
      </w:r>
    </w:p>
    <w:p w14:paraId="35F4EC5C" w14:textId="7BF920F4"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anāyāsena maraṇaṁ vinā dainyena jīvanam</w:t>
      </w:r>
      <w:r w:rsidRPr="00790008">
        <w:rPr>
          <w:rStyle w:val="BookTitle"/>
          <w:rFonts w:asciiTheme="minorHAnsi" w:hAnsiTheme="minorHAnsi" w:cstheme="minorHAnsi"/>
          <w:b w:val="0"/>
          <w:bCs w:val="0"/>
          <w:color w:val="000000"/>
          <w:sz w:val="28"/>
          <w:szCs w:val="28"/>
        </w:rPr>
        <w:br/>
        <w:t>anārādhita govinda-caraṇasya kathaṁ bhavet</w:t>
      </w:r>
    </w:p>
    <w:p w14:paraId="2A972191" w14:textId="691A6D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one who has never worshiped the lotus feet of Lord Govinda, how is it possible for Him to live in comfort and die in peace?”</w:t>
      </w:r>
    </w:p>
    <w:p w14:paraId="02EF824F" w14:textId="051ADA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7.137</w:t>
      </w:r>
    </w:p>
    <w:p w14:paraId="3966C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27D089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“anāyāse maraṇa, jīvana dainya vine</w:t>
      </w:r>
      <w:r w:rsidRPr="00790008">
        <w:rPr>
          <w:rStyle w:val="BookTitle"/>
          <w:rFonts w:asciiTheme="minorHAnsi" w:hAnsiTheme="minorHAnsi" w:cstheme="minorHAnsi"/>
          <w:b w:val="0"/>
          <w:bCs w:val="0"/>
          <w:color w:val="000000"/>
          <w:sz w:val="28"/>
          <w:szCs w:val="28"/>
        </w:rPr>
        <w:br/>
        <w:t>kṛṣṇa sevile se haya, nahe vidyā-dhane</w:t>
      </w:r>
    </w:p>
    <w:p w14:paraId="50906F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wants to live without poverty and die peacefully, then he should serve Kṛṣṇa. Education and wealth will not help.</w:t>
      </w:r>
    </w:p>
    <w:p w14:paraId="40174D2E" w14:textId="07833B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nahe</w:t>
      </w:r>
      <w:r w:rsidRPr="00790008">
        <w:rPr>
          <w:rStyle w:val="BookTitle"/>
          <w:rFonts w:asciiTheme="minorHAnsi" w:hAnsiTheme="minorHAnsi" w:cstheme="minorHAnsi"/>
          <w:b w:val="0"/>
          <w:bCs w:val="0"/>
          <w:color w:val="000000"/>
          <w:sz w:val="28"/>
          <w:szCs w:val="28"/>
        </w:rPr>
        <w:t xml:space="preserve"> means “not possible.”</w:t>
      </w:r>
    </w:p>
    <w:p w14:paraId="58F8BFDE" w14:textId="3A81D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7.138</w:t>
      </w:r>
    </w:p>
    <w:p w14:paraId="59E57F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F99AD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kṛṣṇa-kṛpā vine nahe duḥkhera mocana</w:t>
      </w:r>
      <w:r w:rsidRPr="00790008">
        <w:rPr>
          <w:rStyle w:val="BookTitle"/>
          <w:rFonts w:asciiTheme="minorHAnsi" w:hAnsiTheme="minorHAnsi" w:cstheme="minorHAnsi"/>
          <w:b w:val="0"/>
          <w:bCs w:val="0"/>
          <w:color w:val="000000"/>
          <w:sz w:val="28"/>
          <w:szCs w:val="28"/>
        </w:rPr>
        <w:br/>
        <w:t>thākila vā vidyā, kula, koṭi-koṭi dhana</w:t>
      </w:r>
    </w:p>
    <w:p w14:paraId="251945C6" w14:textId="063523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“One’s distress can never be mitigated without the mercy of Kṛṣṇa, even if one is endowed with high education, good birth, and great wealth.</w:t>
      </w:r>
    </w:p>
    <w:p w14:paraId="55967127" w14:textId="10CBCC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7.139</w:t>
      </w:r>
    </w:p>
    <w:p w14:paraId="077FD6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1D19A0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gṛhe āchaye uttama upabhoga</w:t>
      </w:r>
      <w:r w:rsidRPr="00790008">
        <w:rPr>
          <w:rStyle w:val="BookTitle"/>
          <w:rFonts w:asciiTheme="minorHAnsi" w:hAnsiTheme="minorHAnsi" w:cstheme="minorHAnsi"/>
          <w:b w:val="0"/>
          <w:bCs w:val="0"/>
          <w:color w:val="000000"/>
          <w:sz w:val="28"/>
          <w:szCs w:val="28"/>
        </w:rPr>
        <w:br/>
        <w:t>tā’re kṛṣṇa diyāchena kona mahāroga</w:t>
      </w:r>
    </w:p>
    <w:p w14:paraId="7229C4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may have luxurious items for enjoyment in his house, yet by the arrangement of the Lord he may be suffering from disease.</w:t>
      </w:r>
    </w:p>
    <w:p w14:paraId="57B003F2" w14:textId="500530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upabhoga </w:t>
      </w:r>
      <w:r w:rsidRPr="00790008">
        <w:rPr>
          <w:rStyle w:val="BookTitle"/>
          <w:rFonts w:asciiTheme="minorHAnsi" w:hAnsiTheme="minorHAnsi" w:cstheme="minorHAnsi"/>
          <w:b w:val="0"/>
          <w:bCs w:val="0"/>
          <w:color w:val="000000"/>
          <w:sz w:val="28"/>
          <w:szCs w:val="28"/>
        </w:rPr>
        <w:t>means “the best means of enjoyment.”</w:t>
      </w:r>
    </w:p>
    <w:p w14:paraId="16943F2C" w14:textId="3BAC05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7.140</w:t>
      </w:r>
    </w:p>
    <w:p w14:paraId="50482F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1E141C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vilasite nāre, duḥkhe puḍi’ mare</w:t>
      </w:r>
      <w:r w:rsidRPr="00790008">
        <w:rPr>
          <w:rStyle w:val="BookTitle"/>
          <w:rFonts w:asciiTheme="minorHAnsi" w:hAnsiTheme="minorHAnsi" w:cstheme="minorHAnsi"/>
          <w:b w:val="0"/>
          <w:bCs w:val="0"/>
          <w:color w:val="000000"/>
          <w:sz w:val="28"/>
          <w:szCs w:val="28"/>
        </w:rPr>
        <w:br/>
        <w:t>yā’ra nāhi, tāhā haite duḥkhī bali tā’re</w:t>
      </w:r>
    </w:p>
    <w:p w14:paraId="0DA08A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 person cannot enjoy a thing and thus burns in misery. I consider him more miserable than one who does not possess anything.</w:t>
      </w:r>
    </w:p>
    <w:p w14:paraId="41F8BE74" w14:textId="47511B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vilasite </w:t>
      </w:r>
      <w:r w:rsidRPr="00790008">
        <w:rPr>
          <w:rStyle w:val="BookTitle"/>
          <w:rFonts w:asciiTheme="minorHAnsi" w:hAnsiTheme="minorHAnsi" w:cstheme="minorHAnsi"/>
          <w:b w:val="0"/>
          <w:bCs w:val="0"/>
          <w:color w:val="000000"/>
          <w:sz w:val="28"/>
          <w:szCs w:val="28"/>
        </w:rPr>
        <w:t>means “to freely enjoy.”</w:t>
      </w:r>
    </w:p>
    <w:p w14:paraId="7EAF44C0" w14:textId="71CCFD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7.141</w:t>
      </w:r>
    </w:p>
    <w:p w14:paraId="24ED67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141</w:t>
      </w:r>
    </w:p>
    <w:p w14:paraId="680BA4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jāniha,—thākileo kichu naya</w:t>
      </w:r>
      <w:r w:rsidRPr="00790008">
        <w:rPr>
          <w:rStyle w:val="BookTitle"/>
          <w:rFonts w:asciiTheme="minorHAnsi" w:hAnsiTheme="minorHAnsi" w:cstheme="minorHAnsi"/>
          <w:b w:val="0"/>
          <w:bCs w:val="0"/>
          <w:color w:val="000000"/>
          <w:sz w:val="28"/>
          <w:szCs w:val="28"/>
        </w:rPr>
        <w:br/>
        <w:t>yā’re yena kṛṣṇa-ājñā, sei satya haya</w:t>
      </w:r>
    </w:p>
    <w:p w14:paraId="395AB429" w14:textId="0487C7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one may possess great opulence, but unless Kṛṣṇa permits, he cannot enjoy.</w:t>
      </w:r>
    </w:p>
    <w:p w14:paraId="67BE5A1D" w14:textId="692A53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7.142</w:t>
      </w:r>
    </w:p>
    <w:p w14:paraId="0C9406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1B6630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nā kara cintā putra-prati tumi</w:t>
      </w:r>
      <w:r w:rsidRPr="00790008">
        <w:rPr>
          <w:rStyle w:val="BookTitle"/>
          <w:rFonts w:asciiTheme="minorHAnsi" w:hAnsiTheme="minorHAnsi" w:cstheme="minorHAnsi"/>
          <w:b w:val="0"/>
          <w:bCs w:val="0"/>
          <w:color w:val="000000"/>
          <w:sz w:val="28"/>
          <w:szCs w:val="28"/>
        </w:rPr>
        <w:br/>
        <w:t>’kṛṣṇa puṣibena putra’,—kahilāṅa āmi</w:t>
      </w:r>
    </w:p>
    <w:p w14:paraId="47BBCEBF" w14:textId="21B0EC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worry about your son. I assure you that Kṛṣṇa will maintain Him.</w:t>
      </w:r>
    </w:p>
    <w:p w14:paraId="0AF75ED0" w14:textId="3A512B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7.143</w:t>
      </w:r>
    </w:p>
    <w:p w14:paraId="4EFD1A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FACD0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śarīre prāṇa āchaye āmāra</w:t>
      </w:r>
      <w:r w:rsidRPr="00790008">
        <w:rPr>
          <w:rStyle w:val="BookTitle"/>
          <w:rFonts w:asciiTheme="minorHAnsi" w:hAnsiTheme="minorHAnsi" w:cstheme="minorHAnsi"/>
          <w:b w:val="0"/>
          <w:bCs w:val="0"/>
          <w:color w:val="000000"/>
          <w:sz w:val="28"/>
          <w:szCs w:val="28"/>
        </w:rPr>
        <w:br/>
        <w:t>tāvat tileka duḥkha nāhika uhāra</w:t>
      </w:r>
    </w:p>
    <w:p w14:paraId="6C0B4FCC" w14:textId="3A7182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long as I live, I will not allow Him to suffer the least.</w:t>
      </w:r>
    </w:p>
    <w:p w14:paraId="09014251" w14:textId="1784AA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7.144</w:t>
      </w:r>
    </w:p>
    <w:p w14:paraId="1059E4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65619F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āmā-sabāra kṛṣṇa āchena rakṣayitā</w:t>
      </w:r>
      <w:r w:rsidRPr="00790008">
        <w:rPr>
          <w:rStyle w:val="BookTitle"/>
          <w:rFonts w:asciiTheme="minorHAnsi" w:hAnsiTheme="minorHAnsi" w:cstheme="minorHAnsi"/>
          <w:b w:val="0"/>
          <w:bCs w:val="0"/>
          <w:color w:val="000000"/>
          <w:sz w:val="28"/>
          <w:szCs w:val="28"/>
        </w:rPr>
        <w:br/>
        <w:t>kibā cintā tumi yā’ra mātā pati-vratā</w:t>
      </w:r>
    </w:p>
    <w:p w14:paraId="496BBE74" w14:textId="13BA19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Lord Kṛṣṇa as our protector, and you are a good mother and chaste wife. So why should you worry?</w:t>
      </w:r>
    </w:p>
    <w:p w14:paraId="4576432E" w14:textId="2B0643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7.145</w:t>
      </w:r>
    </w:p>
    <w:p w14:paraId="64FC0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334506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’paḍiyā nāhika kārya’ baliluṅ tomāre</w:t>
      </w:r>
      <w:r w:rsidRPr="00790008">
        <w:rPr>
          <w:rStyle w:val="BookTitle"/>
          <w:rFonts w:asciiTheme="minorHAnsi" w:hAnsiTheme="minorHAnsi" w:cstheme="minorHAnsi"/>
          <w:b w:val="0"/>
          <w:bCs w:val="0"/>
          <w:color w:val="000000"/>
          <w:sz w:val="28"/>
          <w:szCs w:val="28"/>
        </w:rPr>
        <w:br/>
        <w:t>murkha hai’ putra mora rahu mātra ghare”</w:t>
      </w:r>
    </w:p>
    <w:p w14:paraId="19599F86" w14:textId="6D1E0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say that He does not need to study further. Let Him stay at home uneducated.”</w:t>
      </w:r>
    </w:p>
    <w:p w14:paraId="1E498CF5" w14:textId="4C058F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7.146</w:t>
      </w:r>
    </w:p>
    <w:p w14:paraId="06B14C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5E8B95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putrere ḍākilā miśra-vara</w:t>
      </w:r>
      <w:r w:rsidRPr="00790008">
        <w:rPr>
          <w:rStyle w:val="BookTitle"/>
          <w:rFonts w:asciiTheme="minorHAnsi" w:hAnsiTheme="minorHAnsi" w:cstheme="minorHAnsi"/>
          <w:b w:val="0"/>
          <w:bCs w:val="0"/>
          <w:color w:val="000000"/>
          <w:sz w:val="28"/>
          <w:szCs w:val="28"/>
        </w:rPr>
        <w:br/>
        <w:t>miśra bole,—“śuna, bāpa, āmāra uttara</w:t>
      </w:r>
    </w:p>
    <w:p w14:paraId="49703336" w14:textId="7A27A9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Jagannātha Miśra called his son and told Him, “Listen, my dear son.</w:t>
      </w:r>
    </w:p>
    <w:p w14:paraId="70696ECA" w14:textId="6537E8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7.147</w:t>
      </w:r>
    </w:p>
    <w:p w14:paraId="17CC22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34C5C5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haite āra pāṭha nāhika tomāra</w:t>
      </w:r>
      <w:r w:rsidRPr="00790008">
        <w:rPr>
          <w:rStyle w:val="BookTitle"/>
          <w:rFonts w:asciiTheme="minorHAnsi" w:hAnsiTheme="minorHAnsi" w:cstheme="minorHAnsi"/>
          <w:b w:val="0"/>
          <w:bCs w:val="0"/>
          <w:color w:val="000000"/>
          <w:sz w:val="28"/>
          <w:szCs w:val="28"/>
        </w:rPr>
        <w:br/>
        <w:t>ihāte anyathā kara,—śapatha āmāra</w:t>
      </w:r>
    </w:p>
    <w:p w14:paraId="2E409C82" w14:textId="2BFA1A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today on, I want You to give up Your studies. I forbid You to continue.</w:t>
      </w:r>
    </w:p>
    <w:p w14:paraId="7FC0FE97" w14:textId="6EBEB2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7.148</w:t>
      </w:r>
    </w:p>
    <w:p w14:paraId="29F3DF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4D72CA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icchā, bāpa, tāi diba āmi</w:t>
      </w:r>
      <w:r w:rsidRPr="00790008">
        <w:rPr>
          <w:rStyle w:val="BookTitle"/>
          <w:rFonts w:asciiTheme="minorHAnsi" w:hAnsiTheme="minorHAnsi" w:cstheme="minorHAnsi"/>
          <w:b w:val="0"/>
          <w:bCs w:val="0"/>
          <w:color w:val="000000"/>
          <w:sz w:val="28"/>
          <w:szCs w:val="28"/>
        </w:rPr>
        <w:br/>
        <w:t>gṛhe vasi’ parama-maṅgale thāka tumi”</w:t>
      </w:r>
    </w:p>
    <w:p w14:paraId="6A7EAB4A" w14:textId="223E5C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son, I’ll give You whatever You desire. Stay comfortably at home.”</w:t>
      </w:r>
    </w:p>
    <w:p w14:paraId="187E1E09" w14:textId="5BBF4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7.149</w:t>
      </w:r>
    </w:p>
    <w:p w14:paraId="395305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4FEC54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miśra calilena kāryāntara</w:t>
      </w:r>
      <w:r w:rsidRPr="00790008">
        <w:rPr>
          <w:rStyle w:val="BookTitle"/>
          <w:rFonts w:asciiTheme="minorHAnsi" w:hAnsiTheme="minorHAnsi" w:cstheme="minorHAnsi"/>
          <w:b w:val="0"/>
          <w:bCs w:val="0"/>
          <w:color w:val="000000"/>
          <w:sz w:val="28"/>
          <w:szCs w:val="28"/>
        </w:rPr>
        <w:br/>
        <w:t>paḍite nā pāya āra prabhu viśvambhara</w:t>
      </w:r>
    </w:p>
    <w:p w14:paraId="75334335" w14:textId="47C79D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Jagannātha Miśra went to attend his duties and Lord Viśvambhara refrained from further studies.</w:t>
      </w:r>
    </w:p>
    <w:p w14:paraId="4AA64A67" w14:textId="3F5EB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7.150</w:t>
      </w:r>
    </w:p>
    <w:p w14:paraId="68813E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5156B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 dharma sanātana śrī-gaurāṅga rāya</w:t>
      </w:r>
      <w:r w:rsidRPr="00790008">
        <w:rPr>
          <w:rStyle w:val="BookTitle"/>
          <w:rFonts w:asciiTheme="minorHAnsi" w:hAnsiTheme="minorHAnsi" w:cstheme="minorHAnsi"/>
          <w:b w:val="0"/>
          <w:bCs w:val="0"/>
          <w:color w:val="000000"/>
          <w:sz w:val="28"/>
          <w:szCs w:val="28"/>
        </w:rPr>
        <w:br/>
        <w:t>nā laṅghe janaka-vākya, paḍite nā yāya</w:t>
      </w:r>
    </w:p>
    <w:p w14:paraId="69FEB903" w14:textId="386210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personification of eternal religious principles, Śrī Gaurāṅga Rāya, followed His father’s instructions and gave up His studies.</w:t>
      </w:r>
    </w:p>
    <w:p w14:paraId="6C0C9841" w14:textId="30937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7.151</w:t>
      </w:r>
    </w:p>
    <w:p w14:paraId="3A39F2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23DB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antare duḥkhita prabhu vidyā-rasa-bhaṅge</w:t>
      </w:r>
      <w:r w:rsidRPr="00790008">
        <w:rPr>
          <w:rStyle w:val="BookTitle"/>
          <w:rFonts w:asciiTheme="minorHAnsi" w:hAnsiTheme="minorHAnsi" w:cstheme="minorHAnsi"/>
          <w:b w:val="0"/>
          <w:bCs w:val="0"/>
          <w:color w:val="000000"/>
          <w:sz w:val="28"/>
          <w:szCs w:val="28"/>
        </w:rPr>
        <w:br/>
        <w:t>punaḥ prabhu uddhata hailā śiśu-saṅge</w:t>
      </w:r>
    </w:p>
    <w:p w14:paraId="1ACBD7F7" w14:textId="41BD3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disappointed to give up His scholastic pursuits, so He again began His childhood mischief.</w:t>
      </w:r>
    </w:p>
    <w:p w14:paraId="1928E876" w14:textId="5DB8E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7.152</w:t>
      </w:r>
    </w:p>
    <w:p w14:paraId="516AC6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464DD4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nija-ghare prabhu, kibā para-ghare</w:t>
      </w:r>
      <w:r w:rsidRPr="00790008">
        <w:rPr>
          <w:rStyle w:val="BookTitle"/>
          <w:rFonts w:asciiTheme="minorHAnsi" w:hAnsiTheme="minorHAnsi" w:cstheme="minorHAnsi"/>
          <w:b w:val="0"/>
          <w:bCs w:val="0"/>
          <w:color w:val="000000"/>
          <w:sz w:val="28"/>
          <w:szCs w:val="28"/>
        </w:rPr>
        <w:br/>
        <w:t>yāhā pāya tāhā bhāṅge, apacaya kare</w:t>
      </w:r>
    </w:p>
    <w:p w14:paraId="20F51B90" w14:textId="645906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Whether in His own house or in another’s house, the Lord would break and ruin </w:t>
      </w:r>
      <w:r w:rsidRPr="00790008">
        <w:rPr>
          <w:rStyle w:val="BookTitle"/>
          <w:rFonts w:asciiTheme="minorHAnsi" w:hAnsiTheme="minorHAnsi" w:cstheme="minorHAnsi"/>
          <w:b/>
          <w:bCs/>
          <w:color w:val="800000"/>
          <w:sz w:val="28"/>
          <w:szCs w:val="28"/>
        </w:rPr>
        <w:lastRenderedPageBreak/>
        <w:t>whatever He got His hands on.</w:t>
      </w:r>
    </w:p>
    <w:p w14:paraId="762F1B48" w14:textId="5D892E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7.153</w:t>
      </w:r>
    </w:p>
    <w:p w14:paraId="08368D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606A1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 haile prabhu nā āise ghare</w:t>
      </w:r>
      <w:r w:rsidRPr="00790008">
        <w:rPr>
          <w:rStyle w:val="BookTitle"/>
          <w:rFonts w:asciiTheme="minorHAnsi" w:hAnsiTheme="minorHAnsi" w:cstheme="minorHAnsi"/>
          <w:b w:val="0"/>
          <w:bCs w:val="0"/>
          <w:color w:val="000000"/>
          <w:sz w:val="28"/>
          <w:szCs w:val="28"/>
        </w:rPr>
        <w:br/>
        <w:t>sarva-rātri śiśu-saṅge nānā krīḍā kare</w:t>
      </w:r>
    </w:p>
    <w:p w14:paraId="27707D89" w14:textId="32F0F1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not even return home at night, rather He would continue playing all night with the other boys.</w:t>
      </w:r>
    </w:p>
    <w:p w14:paraId="218CB4E2" w14:textId="22E752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7.154</w:t>
      </w:r>
    </w:p>
    <w:p w14:paraId="2E03F9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DED53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kambale ḍhākiyā aṅga, dui śiśu meli’</w:t>
      </w:r>
      <w:r w:rsidRPr="00790008">
        <w:rPr>
          <w:rStyle w:val="BookTitle"/>
          <w:rFonts w:asciiTheme="minorHAnsi" w:hAnsiTheme="minorHAnsi" w:cstheme="minorHAnsi"/>
          <w:b w:val="0"/>
          <w:bCs w:val="0"/>
          <w:color w:val="000000"/>
          <w:sz w:val="28"/>
          <w:szCs w:val="28"/>
        </w:rPr>
        <w:br/>
        <w:t>vṛṣa-prāya haiyā calena kutuhalī</w:t>
      </w:r>
    </w:p>
    <w:p w14:paraId="6916830C" w14:textId="61881D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another boy covered themselves with a blanket and played as a bull.</w:t>
      </w:r>
    </w:p>
    <w:p w14:paraId="1FAE4C90" w14:textId="4FB831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7.155</w:t>
      </w:r>
    </w:p>
    <w:p w14:paraId="7CBBE4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1B8F3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bāḍī kalā-vana dekhi’ thāke dine</w:t>
      </w:r>
      <w:r w:rsidRPr="00790008">
        <w:rPr>
          <w:rStyle w:val="BookTitle"/>
          <w:rFonts w:asciiTheme="minorHAnsi" w:hAnsiTheme="minorHAnsi" w:cstheme="minorHAnsi"/>
          <w:b w:val="0"/>
          <w:bCs w:val="0"/>
          <w:color w:val="000000"/>
          <w:sz w:val="28"/>
          <w:szCs w:val="28"/>
        </w:rPr>
        <w:br/>
        <w:t>rātri haile vṛṣa-rūpe bhāṅgaye āpane</w:t>
      </w:r>
    </w:p>
    <w:p w14:paraId="6EE600B8" w14:textId="549963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they saw banana trees at someone’s house during the day, at night the Lord and His friend, disguised as a bull, would destroy them.</w:t>
      </w:r>
    </w:p>
    <w:p w14:paraId="08B678D3" w14:textId="4E6CF3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7.156</w:t>
      </w:r>
    </w:p>
    <w:p w14:paraId="5B45F2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7B6061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garu-jñāne gṛhastha karaye ’hāya hāya’</w:t>
      </w:r>
      <w:r w:rsidRPr="00790008">
        <w:rPr>
          <w:rStyle w:val="BookTitle"/>
          <w:rFonts w:asciiTheme="minorHAnsi" w:hAnsiTheme="minorHAnsi" w:cstheme="minorHAnsi"/>
          <w:b w:val="0"/>
          <w:bCs w:val="0"/>
          <w:color w:val="000000"/>
          <w:sz w:val="28"/>
          <w:szCs w:val="28"/>
        </w:rPr>
        <w:br/>
        <w:t>jāgile gṛhastha, śiśu-saṁhati palāya</w:t>
      </w:r>
    </w:p>
    <w:p w14:paraId="2D720C8D" w14:textId="5F73DF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that a bull was destroying his bananas, the house owner cried out in lamentation. As he came out from his house, the boys ran away.</w:t>
      </w:r>
    </w:p>
    <w:p w14:paraId="0B58453B" w14:textId="044337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7.157</w:t>
      </w:r>
    </w:p>
    <w:p w14:paraId="5464B1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AE9F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ghare dvārā diya bāndhaye bāhire</w:t>
      </w:r>
      <w:r w:rsidRPr="00790008">
        <w:rPr>
          <w:rStyle w:val="BookTitle"/>
          <w:rFonts w:asciiTheme="minorHAnsi" w:hAnsiTheme="minorHAnsi" w:cstheme="minorHAnsi"/>
          <w:b w:val="0"/>
          <w:bCs w:val="0"/>
          <w:color w:val="000000"/>
          <w:sz w:val="28"/>
          <w:szCs w:val="28"/>
        </w:rPr>
        <w:br/>
        <w:t>laghvī gurvī gṛhastha karite nāhi pāre</w:t>
      </w:r>
    </w:p>
    <w:p w14:paraId="6BED6E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lock the door of someone’s house from outside, and the householder would be unable to come out for passing urine or stool.</w:t>
      </w:r>
    </w:p>
    <w:p w14:paraId="1C35E40D" w14:textId="62FBAB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dvārā diya bāndhaye bāhire </w:t>
      </w:r>
      <w:r w:rsidRPr="00790008">
        <w:rPr>
          <w:rStyle w:val="BookTitle"/>
          <w:rFonts w:asciiTheme="minorHAnsi" w:hAnsiTheme="minorHAnsi" w:cstheme="minorHAnsi"/>
          <w:b w:val="0"/>
          <w:bCs w:val="0"/>
          <w:color w:val="000000"/>
          <w:sz w:val="28"/>
          <w:szCs w:val="28"/>
        </w:rPr>
        <w:t xml:space="preserve">indicates that the doors could be locked from outside. The word </w:t>
      </w:r>
      <w:r w:rsidRPr="00790008">
        <w:rPr>
          <w:rStyle w:val="BookTitle"/>
          <w:rFonts w:asciiTheme="minorHAnsi" w:hAnsiTheme="minorHAnsi" w:cstheme="minorHAnsi"/>
          <w:b w:val="0"/>
          <w:bCs w:val="0"/>
          <w:i/>
          <w:iCs/>
          <w:color w:val="000000"/>
          <w:sz w:val="28"/>
          <w:szCs w:val="28"/>
        </w:rPr>
        <w:t xml:space="preserve">laghvī </w:t>
      </w:r>
      <w:r w:rsidRPr="00790008">
        <w:rPr>
          <w:rStyle w:val="BookTitle"/>
          <w:rFonts w:asciiTheme="minorHAnsi" w:hAnsiTheme="minorHAnsi" w:cstheme="minorHAnsi"/>
          <w:b w:val="0"/>
          <w:bCs w:val="0"/>
          <w:color w:val="000000"/>
          <w:sz w:val="28"/>
          <w:szCs w:val="28"/>
        </w:rPr>
        <w:t xml:space="preserve">means “to pass urine,” and </w:t>
      </w:r>
      <w:r w:rsidRPr="00790008">
        <w:rPr>
          <w:rStyle w:val="BookTitle"/>
          <w:rFonts w:asciiTheme="minorHAnsi" w:hAnsiTheme="minorHAnsi" w:cstheme="minorHAnsi"/>
          <w:b w:val="0"/>
          <w:bCs w:val="0"/>
          <w:i/>
          <w:iCs/>
          <w:color w:val="000000"/>
          <w:sz w:val="28"/>
          <w:szCs w:val="28"/>
        </w:rPr>
        <w:t xml:space="preserve">gurvī </w:t>
      </w:r>
      <w:r w:rsidRPr="00790008">
        <w:rPr>
          <w:rStyle w:val="BookTitle"/>
          <w:rFonts w:asciiTheme="minorHAnsi" w:hAnsiTheme="minorHAnsi" w:cstheme="minorHAnsi"/>
          <w:b w:val="0"/>
          <w:bCs w:val="0"/>
          <w:color w:val="000000"/>
          <w:sz w:val="28"/>
          <w:szCs w:val="28"/>
        </w:rPr>
        <w:t>means “to pass stool.”</w:t>
      </w:r>
    </w:p>
    <w:p w14:paraId="5A7A7E05" w14:textId="468C0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7.158</w:t>
      </w:r>
    </w:p>
    <w:p w14:paraId="284161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19CF8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bāndhila duyāra?’—karaye ’hāya hāya’</w:t>
      </w:r>
      <w:r w:rsidRPr="00790008">
        <w:rPr>
          <w:rStyle w:val="BookTitle"/>
          <w:rFonts w:asciiTheme="minorHAnsi" w:hAnsiTheme="minorHAnsi" w:cstheme="minorHAnsi"/>
          <w:b w:val="0"/>
          <w:bCs w:val="0"/>
          <w:color w:val="000000"/>
          <w:sz w:val="28"/>
          <w:szCs w:val="28"/>
        </w:rPr>
        <w:br/>
        <w:t>jāgile gṛhastha, prabhu uṭhiyā palāya</w:t>
      </w:r>
    </w:p>
    <w:p w14:paraId="3F677F3B" w14:textId="4C88A7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householder cried out, “Who has locked my door?” the Lord ran away.</w:t>
      </w:r>
    </w:p>
    <w:p w14:paraId="0088BE53" w14:textId="72580C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7.159</w:t>
      </w:r>
    </w:p>
    <w:p w14:paraId="18FA18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7821F8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dina-rātri tridaśera rāya</w:t>
      </w:r>
      <w:r w:rsidRPr="00790008">
        <w:rPr>
          <w:rStyle w:val="BookTitle"/>
          <w:rFonts w:asciiTheme="minorHAnsi" w:hAnsiTheme="minorHAnsi" w:cstheme="minorHAnsi"/>
          <w:b w:val="0"/>
          <w:bCs w:val="0"/>
          <w:color w:val="000000"/>
          <w:sz w:val="28"/>
          <w:szCs w:val="28"/>
        </w:rPr>
        <w:br/>
        <w:t>śiśu-gaṇa-saṅge krīḍā karena sarvadāya</w:t>
      </w:r>
    </w:p>
    <w:p w14:paraId="44D482EB" w14:textId="6DF201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Tridaśa Rāya played continually day and night with His friends.</w:t>
      </w:r>
    </w:p>
    <w:p w14:paraId="27AF3C60" w14:textId="00DCC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7.160</w:t>
      </w:r>
    </w:p>
    <w:p w14:paraId="08AC01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11D79D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cāpalya kare prabhu viśvambhara</w:t>
      </w:r>
      <w:r w:rsidRPr="00790008">
        <w:rPr>
          <w:rStyle w:val="BookTitle"/>
          <w:rFonts w:asciiTheme="minorHAnsi" w:hAnsiTheme="minorHAnsi" w:cstheme="minorHAnsi"/>
          <w:b w:val="0"/>
          <w:bCs w:val="0"/>
          <w:color w:val="000000"/>
          <w:sz w:val="28"/>
          <w:szCs w:val="28"/>
        </w:rPr>
        <w:br/>
        <w:t>tathāpio miśra kichu nā kare uttara</w:t>
      </w:r>
    </w:p>
    <w:p w14:paraId="7F0CDCB8" w14:textId="4A49F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all Viśvambhara’s mischievous activities, Jagannātha Miśra did not say a thing.</w:t>
      </w:r>
    </w:p>
    <w:p w14:paraId="2B7C7E86" w14:textId="5E48B4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7.161</w:t>
      </w:r>
    </w:p>
    <w:p w14:paraId="620EA1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C19E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miśra calilena kāryāntara</w:t>
      </w:r>
      <w:r w:rsidRPr="00790008">
        <w:rPr>
          <w:rStyle w:val="BookTitle"/>
          <w:rFonts w:asciiTheme="minorHAnsi" w:hAnsiTheme="minorHAnsi" w:cstheme="minorHAnsi"/>
          <w:b w:val="0"/>
          <w:bCs w:val="0"/>
          <w:color w:val="000000"/>
          <w:sz w:val="28"/>
          <w:szCs w:val="28"/>
        </w:rPr>
        <w:br/>
        <w:t>paḍite nā pāya prabhu, krodhita antara</w:t>
      </w:r>
    </w:p>
    <w:p w14:paraId="112FF7EA" w14:textId="17C92E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after Jagannātha Miśra went for his duties, the Lord became very angry because He was not allowed to study.</w:t>
      </w:r>
    </w:p>
    <w:p w14:paraId="78468EC4" w14:textId="1B6E08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7.162</w:t>
      </w:r>
    </w:p>
    <w:p w14:paraId="45DFEF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D4CFB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viṣṇu-naivedyera yata varjya-hāṅḍī-gaṇa</w:t>
      </w:r>
      <w:r w:rsidRPr="00790008">
        <w:rPr>
          <w:rStyle w:val="BookTitle"/>
          <w:rFonts w:asciiTheme="minorHAnsi" w:hAnsiTheme="minorHAnsi" w:cstheme="minorHAnsi"/>
          <w:b w:val="0"/>
          <w:bCs w:val="0"/>
          <w:color w:val="000000"/>
          <w:sz w:val="28"/>
          <w:szCs w:val="28"/>
        </w:rPr>
        <w:br/>
        <w:t>vasilena prabhu hāṅḍī kariyā āsana</w:t>
      </w:r>
    </w:p>
    <w:p w14:paraId="3A9802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sat down on the old rejected pots that had been used for preparing offerings for Lord Viṣṇu.</w:t>
      </w:r>
    </w:p>
    <w:p w14:paraId="5F81099A" w14:textId="0EADBF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varjya </w:t>
      </w:r>
      <w:r w:rsidRPr="00790008">
        <w:rPr>
          <w:rStyle w:val="BookTitle"/>
          <w:rFonts w:asciiTheme="minorHAnsi" w:hAnsiTheme="minorHAnsi" w:cstheme="minorHAnsi"/>
          <w:b w:val="0"/>
          <w:bCs w:val="0"/>
          <w:color w:val="000000"/>
          <w:sz w:val="28"/>
          <w:szCs w:val="28"/>
        </w:rPr>
        <w:t xml:space="preserve">means “rejected” or “abandoned.” The word </w:t>
      </w:r>
      <w:r w:rsidRPr="00790008">
        <w:rPr>
          <w:rStyle w:val="BookTitle"/>
          <w:rFonts w:asciiTheme="minorHAnsi" w:hAnsiTheme="minorHAnsi" w:cstheme="minorHAnsi"/>
          <w:b w:val="0"/>
          <w:bCs w:val="0"/>
          <w:i/>
          <w:iCs/>
          <w:color w:val="000000"/>
          <w:sz w:val="28"/>
          <w:szCs w:val="28"/>
        </w:rPr>
        <w:t xml:space="preserve">hāṅḍī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hāṇḍī</w:t>
      </w:r>
      <w:r w:rsidRPr="00790008">
        <w:rPr>
          <w:rStyle w:val="BookTitle"/>
          <w:rFonts w:asciiTheme="minorHAnsi" w:hAnsiTheme="minorHAnsi" w:cstheme="minorHAnsi"/>
          <w:b w:val="0"/>
          <w:bCs w:val="0"/>
          <w:color w:val="000000"/>
          <w:sz w:val="28"/>
          <w:szCs w:val="28"/>
        </w:rPr>
        <w:t>, which is a pot for cooking rice.</w:t>
      </w:r>
    </w:p>
    <w:p w14:paraId="745A38B3" w14:textId="5C82E5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7.163</w:t>
      </w:r>
    </w:p>
    <w:p w14:paraId="443E30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281FA9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 baḍa nigūḍha-kathā,—śuna eka mane</w:t>
      </w:r>
      <w:r w:rsidRPr="00790008">
        <w:rPr>
          <w:rStyle w:val="BookTitle"/>
          <w:rFonts w:asciiTheme="minorHAnsi" w:hAnsiTheme="minorHAnsi" w:cstheme="minorHAnsi"/>
          <w:b w:val="0"/>
          <w:bCs w:val="0"/>
          <w:color w:val="000000"/>
          <w:sz w:val="28"/>
          <w:szCs w:val="28"/>
        </w:rPr>
        <w:br/>
        <w:t>kṛṣṇa-bhakti-siddhi haya ihāra śravaṇe</w:t>
      </w:r>
    </w:p>
    <w:p w14:paraId="77EF83D5" w14:textId="0D62F3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topic is most confidential. Whoever hears it will attain devotional service to Lord Kṛṣṇa.</w:t>
      </w:r>
    </w:p>
    <w:p w14:paraId="3AA18AE6" w14:textId="59C7BB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7.164</w:t>
      </w:r>
    </w:p>
    <w:p w14:paraId="625A71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4E0E3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varjya-hāṅḍī-gaṇa saba kari’ siṁhāsana</w:t>
      </w:r>
      <w:r w:rsidRPr="00790008">
        <w:rPr>
          <w:rStyle w:val="BookTitle"/>
          <w:rFonts w:asciiTheme="minorHAnsi" w:hAnsiTheme="minorHAnsi" w:cstheme="minorHAnsi"/>
          <w:b w:val="0"/>
          <w:bCs w:val="0"/>
          <w:color w:val="000000"/>
          <w:sz w:val="28"/>
          <w:szCs w:val="28"/>
        </w:rPr>
        <w:br/>
        <w:t>tathi vasi’ hāse gaurasundara-vadana</w:t>
      </w:r>
    </w:p>
    <w:p w14:paraId="752FDFB4" w14:textId="61AA14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Using those rejected pots as a siṁhāsana, Lord Gaurasundara smiled as He sat there.</w:t>
      </w:r>
    </w:p>
    <w:p w14:paraId="48A5F64C" w14:textId="1C5B2F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7.165</w:t>
      </w:r>
    </w:p>
    <w:p w14:paraId="21E6AF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7C921C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lāgila hāṅḍīra kāli sarva-gaura-aṅge</w:t>
      </w:r>
      <w:r w:rsidRPr="00790008">
        <w:rPr>
          <w:rStyle w:val="BookTitle"/>
          <w:rFonts w:asciiTheme="minorHAnsi" w:hAnsiTheme="minorHAnsi" w:cstheme="minorHAnsi"/>
          <w:b w:val="0"/>
          <w:bCs w:val="0"/>
          <w:color w:val="000000"/>
          <w:sz w:val="28"/>
          <w:szCs w:val="28"/>
        </w:rPr>
        <w:br/>
        <w:t>kanaka-putali yena lepiyāche gandhe</w:t>
      </w:r>
    </w:p>
    <w:p w14:paraId="4FAF9F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black soot from those pots decorated Gaura’s limbs, and He appeared like a golden doll smeared with sandalwood pulp mixed with aguru.</w:t>
      </w:r>
    </w:p>
    <w:p w14:paraId="61D36905" w14:textId="74ADEE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golden body of Nimāi smeared with the black soot from the clay cooking pots looked like someone had smeared black </w:t>
      </w:r>
      <w:r w:rsidRPr="00790008">
        <w:rPr>
          <w:rStyle w:val="BookTitle"/>
          <w:rFonts w:asciiTheme="minorHAnsi" w:hAnsiTheme="minorHAnsi" w:cstheme="minorHAnsi"/>
          <w:b w:val="0"/>
          <w:bCs w:val="0"/>
          <w:i/>
          <w:iCs/>
          <w:color w:val="000000"/>
          <w:sz w:val="28"/>
          <w:szCs w:val="28"/>
        </w:rPr>
        <w:t>aguru</w:t>
      </w:r>
      <w:r w:rsidRPr="00790008">
        <w:rPr>
          <w:rStyle w:val="BookTitle"/>
          <w:rFonts w:asciiTheme="minorHAnsi" w:hAnsiTheme="minorHAnsi" w:cstheme="minorHAnsi"/>
          <w:b w:val="0"/>
          <w:bCs w:val="0"/>
          <w:color w:val="000000"/>
          <w:sz w:val="28"/>
          <w:szCs w:val="28"/>
        </w:rPr>
        <w:t xml:space="preserve"> and sandalwood paste on the limbs of a golden doll.</w:t>
      </w:r>
    </w:p>
    <w:p w14:paraId="0670D07E" w14:textId="7C318C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7.166</w:t>
      </w:r>
    </w:p>
    <w:p w14:paraId="30FB25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5885E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 jānāila giyā śacī-sthāne</w:t>
      </w:r>
      <w:r w:rsidRPr="00790008">
        <w:rPr>
          <w:rStyle w:val="BookTitle"/>
          <w:rFonts w:asciiTheme="minorHAnsi" w:hAnsiTheme="minorHAnsi" w:cstheme="minorHAnsi"/>
          <w:b w:val="0"/>
          <w:bCs w:val="0"/>
          <w:color w:val="000000"/>
          <w:sz w:val="28"/>
          <w:szCs w:val="28"/>
        </w:rPr>
        <w:br/>
        <w:t>“nimāi vasiyā āche hāṅḍīra āsane”</w:t>
      </w:r>
    </w:p>
    <w:p w14:paraId="519DC7AD" w14:textId="0C5FF6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friends went and informed Mother Śacī, “Nimāi is sitting on the rejected pots.”</w:t>
      </w:r>
    </w:p>
    <w:p w14:paraId="2D020A45" w14:textId="022C95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7.167</w:t>
      </w:r>
    </w:p>
    <w:p w14:paraId="4250CB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69BA9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 āsi’ dekhiyā karena ’hāya hāya’</w:t>
      </w:r>
      <w:r w:rsidRPr="00790008">
        <w:rPr>
          <w:rStyle w:val="BookTitle"/>
          <w:rFonts w:asciiTheme="minorHAnsi" w:hAnsiTheme="minorHAnsi" w:cstheme="minorHAnsi"/>
          <w:b w:val="0"/>
          <w:bCs w:val="0"/>
          <w:color w:val="000000"/>
          <w:sz w:val="28"/>
          <w:szCs w:val="28"/>
        </w:rPr>
        <w:br/>
        <w:t>“e sthānete, bāpa, vasibāre nā yuyāya</w:t>
      </w:r>
    </w:p>
    <w:p w14:paraId="31EF45DB" w14:textId="234EF1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went there and saw Nimāi in that condition, she lamented and said, “My dear son, this is not a proper place to sit.</w:t>
      </w:r>
    </w:p>
    <w:p w14:paraId="4357B534" w14:textId="6E4340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7.168</w:t>
      </w:r>
    </w:p>
    <w:p w14:paraId="16CF73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5ECA8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varjya-hāṅḍī, ihā-saba paraśile snāna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eta-dine tomāra e nā janmile jñāna?”</w:t>
      </w:r>
    </w:p>
    <w:p w14:paraId="634062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are rejected pots, and if one touches them he must take bath. Haven’t You understood this by now?”</w:t>
      </w:r>
    </w:p>
    <w:p w14:paraId="09AD3F62" w14:textId="1F92F1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paraśile </w:t>
      </w:r>
      <w:r w:rsidRPr="00790008">
        <w:rPr>
          <w:rStyle w:val="BookTitle"/>
          <w:rFonts w:asciiTheme="minorHAnsi" w:hAnsiTheme="minorHAnsi" w:cstheme="minorHAnsi"/>
          <w:b w:val="0"/>
          <w:bCs w:val="0"/>
          <w:color w:val="000000"/>
          <w:sz w:val="28"/>
          <w:szCs w:val="28"/>
        </w:rPr>
        <w:t xml:space="preserve">means “if one touches,” and the word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refers to the conception of clean and dirty or purity and impurity.</w:t>
      </w:r>
    </w:p>
    <w:p w14:paraId="5665433B" w14:textId="525E9F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7.169</w:t>
      </w:r>
    </w:p>
    <w:p w14:paraId="05D103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0DB905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 “torā more nā dis paḍite</w:t>
      </w:r>
      <w:r w:rsidRPr="00790008">
        <w:rPr>
          <w:rStyle w:val="BookTitle"/>
          <w:rFonts w:asciiTheme="minorHAnsi" w:hAnsiTheme="minorHAnsi" w:cstheme="minorHAnsi"/>
          <w:b w:val="0"/>
          <w:bCs w:val="0"/>
          <w:color w:val="000000"/>
          <w:sz w:val="28"/>
          <w:szCs w:val="28"/>
        </w:rPr>
        <w:br/>
        <w:t>bhadrābhadra murkha-vipre jānibe kemate?”</w:t>
      </w:r>
    </w:p>
    <w:p w14:paraId="2A43AC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“You don’t allow Me to study, so how will I know the difference between good and bad or a fool and a brāhmaṇa?</w:t>
      </w:r>
    </w:p>
    <w:p w14:paraId="77F69A54" w14:textId="380EC9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bhadrābhadra </w:t>
      </w:r>
      <w:r w:rsidRPr="00790008">
        <w:rPr>
          <w:rStyle w:val="BookTitle"/>
          <w:rFonts w:asciiTheme="minorHAnsi" w:hAnsiTheme="minorHAnsi" w:cstheme="minorHAnsi"/>
          <w:b w:val="0"/>
          <w:bCs w:val="0"/>
          <w:color w:val="000000"/>
          <w:sz w:val="28"/>
          <w:szCs w:val="28"/>
        </w:rPr>
        <w:t>means “pure and impure.”</w:t>
      </w:r>
    </w:p>
    <w:p w14:paraId="4A8B6DF8" w14:textId="1CE8F3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7.170</w:t>
      </w:r>
    </w:p>
    <w:p w14:paraId="62069A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7AC974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murkha āmi, nā jāniye bhāla-manda-sthāna</w:t>
      </w:r>
      <w:r w:rsidRPr="00790008">
        <w:rPr>
          <w:rStyle w:val="BookTitle"/>
          <w:rFonts w:asciiTheme="minorHAnsi" w:hAnsiTheme="minorHAnsi" w:cstheme="minorHAnsi"/>
          <w:b w:val="0"/>
          <w:bCs w:val="0"/>
          <w:color w:val="000000"/>
          <w:sz w:val="28"/>
          <w:szCs w:val="28"/>
        </w:rPr>
        <w:br/>
        <w:t>sarvatra āmāra ’eka’ advitīya-jñāna”</w:t>
      </w:r>
    </w:p>
    <w:p w14:paraId="2A87D3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 fool, so I don’t know which place is good and which is bad. Therefore I consider all places equal.”</w:t>
      </w:r>
    </w:p>
    <w:p w14:paraId="66FD70E2" w14:textId="0136B3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advitīya-jñāna </w:t>
      </w:r>
      <w:r w:rsidRPr="00790008">
        <w:rPr>
          <w:rStyle w:val="BookTitle"/>
          <w:rFonts w:asciiTheme="minorHAnsi" w:hAnsiTheme="minorHAnsi" w:cstheme="minorHAnsi"/>
          <w:b w:val="0"/>
          <w:bCs w:val="0"/>
          <w:color w:val="000000"/>
          <w:sz w:val="28"/>
          <w:szCs w:val="28"/>
        </w:rPr>
        <w:t>refers to perception of the equality of all places.</w:t>
      </w:r>
    </w:p>
    <w:p w14:paraId="23E08743" w14:textId="1A387E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7.171</w:t>
      </w:r>
    </w:p>
    <w:p w14:paraId="77B1E4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19E960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hāse varjya-hāṅḍīra āsane</w:t>
      </w:r>
      <w:r w:rsidRPr="00790008">
        <w:rPr>
          <w:rStyle w:val="BookTitle"/>
          <w:rFonts w:asciiTheme="minorHAnsi" w:hAnsiTheme="minorHAnsi" w:cstheme="minorHAnsi"/>
          <w:b w:val="0"/>
          <w:bCs w:val="0"/>
          <w:color w:val="000000"/>
          <w:sz w:val="28"/>
          <w:szCs w:val="28"/>
        </w:rPr>
        <w:br/>
        <w:t>dattātreya-bhāva prabhu hailā takhane</w:t>
      </w:r>
    </w:p>
    <w:p w14:paraId="06C142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smiled from His seat on the rejected pots and accepted the mood of Dattātreya, the topmost knower of the Absolute Truth.</w:t>
      </w:r>
    </w:p>
    <w:p w14:paraId="76DA796F" w14:textId="37C11E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Dattātreya, one may consult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45-48), wherein the following verses are quoted.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w:t>
      </w:r>
    </w:p>
    <w:p w14:paraId="367194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atrer apatyam abhikāṅkṣata āha tuṣṭo</w:t>
      </w:r>
      <w:r w:rsidRPr="00790008">
        <w:rPr>
          <w:rStyle w:val="BookTitle"/>
          <w:rFonts w:asciiTheme="minorHAnsi" w:hAnsiTheme="minorHAnsi" w:cstheme="minorHAnsi"/>
          <w:b w:val="0"/>
          <w:bCs w:val="0"/>
          <w:color w:val="000000"/>
          <w:sz w:val="28"/>
          <w:szCs w:val="28"/>
        </w:rPr>
        <w:br/>
        <w:t>datto mayāham iti yad bhagavān sa dattaḥ</w:t>
      </w:r>
      <w:r w:rsidRPr="00790008">
        <w:rPr>
          <w:rStyle w:val="BookTitle"/>
          <w:rFonts w:asciiTheme="minorHAnsi" w:hAnsiTheme="minorHAnsi" w:cstheme="minorHAnsi"/>
          <w:b w:val="0"/>
          <w:bCs w:val="0"/>
          <w:color w:val="000000"/>
          <w:sz w:val="28"/>
          <w:szCs w:val="28"/>
        </w:rPr>
        <w:br/>
        <w:t>yat-pāda-paṅkaja-parāga-pavitra-dehā</w:t>
      </w:r>
      <w:r w:rsidRPr="00790008">
        <w:rPr>
          <w:rStyle w:val="BookTitle"/>
          <w:rFonts w:asciiTheme="minorHAnsi" w:hAnsiTheme="minorHAnsi" w:cstheme="minorHAnsi"/>
          <w:b w:val="0"/>
          <w:bCs w:val="0"/>
          <w:color w:val="000000"/>
          <w:sz w:val="28"/>
          <w:szCs w:val="28"/>
        </w:rPr>
        <w:br/>
        <w:t>yogarddhim āpur ubhayīṁ yadu-haihayādyāḥ</w:t>
      </w:r>
    </w:p>
    <w:p w14:paraId="3E5ECCC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 sage Atri prayed for offspring, and the Lord, being satisfied with him, </w:t>
      </w:r>
      <w:r w:rsidRPr="00790008">
        <w:rPr>
          <w:rStyle w:val="BookTitle"/>
          <w:rFonts w:asciiTheme="minorHAnsi" w:hAnsiTheme="minorHAnsi" w:cstheme="minorHAnsi"/>
          <w:b w:val="0"/>
          <w:bCs w:val="0"/>
          <w:color w:val="000000"/>
          <w:sz w:val="28"/>
          <w:szCs w:val="28"/>
        </w:rPr>
        <w:lastRenderedPageBreak/>
        <w:t xml:space="preserve">promised to incarnate as Atri’s son, Dattātreya [Datta, the son of Atri]. And by the grace of the lotus feet of the Lord, many Yadus, Haihayas, etc., became so purified that they obtained both material and spiritual blessings.”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(1.3.11):</w:t>
      </w:r>
    </w:p>
    <w:p w14:paraId="55E20F2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ṣaṣṭham atrer apatyatvaṁ      vṛtaḥ prāpto ’nasūyayā</w:t>
      </w:r>
      <w:r w:rsidRPr="00790008">
        <w:rPr>
          <w:rStyle w:val="BookTitle"/>
          <w:rFonts w:asciiTheme="minorHAnsi" w:hAnsiTheme="minorHAnsi" w:cstheme="minorHAnsi"/>
          <w:b w:val="0"/>
          <w:bCs w:val="0"/>
          <w:color w:val="000000"/>
          <w:sz w:val="28"/>
          <w:szCs w:val="28"/>
        </w:rPr>
        <w:br/>
        <w:t>ānvīkṣikīm alarkāya      prahlādādibhya ūcivān</w:t>
      </w:r>
    </w:p>
    <w:p w14:paraId="5C6B71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sixth incarnation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was the son of the sage Atri. He was born from the womb of Anasūyā, who prayed for an incarnation. He spoke on the subject of transcendence to Alarka, Prahlāda and others [Yadu, Haihaya, etc.].”</w:t>
      </w:r>
    </w:p>
    <w:p w14:paraId="20E7858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brahmāṇḍe tu kathitam      atri-patnyānasūyayā</w:t>
      </w:r>
      <w:r w:rsidRPr="00790008">
        <w:rPr>
          <w:rStyle w:val="BookTitle"/>
          <w:rFonts w:asciiTheme="minorHAnsi" w:hAnsiTheme="minorHAnsi" w:cstheme="minorHAnsi"/>
          <w:b w:val="0"/>
          <w:bCs w:val="0"/>
          <w:color w:val="000000"/>
          <w:sz w:val="28"/>
          <w:szCs w:val="28"/>
        </w:rPr>
        <w:br/>
        <w:t>prārthito bhagavān atrer      apatyatvam upeyivān</w:t>
      </w:r>
    </w:p>
    <w:p w14:paraId="6CFA2F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mentioned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that when Anasūyā, the wife of the sage Atri, prayed to Lord Viṣṇu, the Lord agreed to become the son of Atri.”</w:t>
      </w:r>
    </w:p>
    <w:p w14:paraId="55023E6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varaṁ dattvānasūyāyai      viṣṇuḥ sarva-jagan-mayaḥ</w:t>
      </w:r>
      <w:r w:rsidRPr="00790008">
        <w:rPr>
          <w:rStyle w:val="BookTitle"/>
          <w:rFonts w:asciiTheme="minorHAnsi" w:hAnsiTheme="minorHAnsi" w:cstheme="minorHAnsi"/>
          <w:b w:val="0"/>
          <w:bCs w:val="0"/>
          <w:color w:val="000000"/>
          <w:sz w:val="28"/>
          <w:szCs w:val="28"/>
        </w:rPr>
        <w:br/>
        <w:t>atreḥ putro ’bhavat tasyāṁ      svecchā-mānuṣa-vigrahaḥ</w:t>
      </w:r>
      <w:r w:rsidRPr="00790008">
        <w:rPr>
          <w:rStyle w:val="BookTitle"/>
          <w:rFonts w:asciiTheme="minorHAnsi" w:hAnsiTheme="minorHAnsi" w:cstheme="minorHAnsi"/>
          <w:b w:val="0"/>
          <w:bCs w:val="0"/>
          <w:color w:val="000000"/>
          <w:sz w:val="28"/>
          <w:szCs w:val="28"/>
        </w:rPr>
        <w:br/>
        <w:t>dattātreya iti khyāto      yati-veśa-vibhuṣitaḥ</w:t>
      </w:r>
    </w:p>
    <w:p w14:paraId="5220EC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who accepts a human form by His own sweet will and who is the cause of all universes, that Supreme Lord, Viṣṇu, gave Anasūyā a benediction and thus appeared in her womb as the son of Atri. He became famous as Dattātreya, and He was dressed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5422B5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Baladeva Vidyābhūṣaṇa has written in his commentary on these verses from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“Atri’s prayer to have a son as good as the Lord is one of the topics of the Fourth Canto, and Anasūyā’s prayer to have the Lord as her son is found in the First Canto. The statement of the </w:t>
      </w:r>
      <w:r w:rsidRPr="00790008">
        <w:rPr>
          <w:rStyle w:val="BookTitle"/>
          <w:rFonts w:asciiTheme="minorHAnsi" w:hAnsiTheme="minorHAnsi" w:cstheme="minorHAnsi"/>
          <w:b w:val="0"/>
          <w:bCs w:val="0"/>
          <w:i/>
          <w:iCs/>
          <w:color w:val="000000"/>
          <w:sz w:val="28"/>
          <w:szCs w:val="28"/>
        </w:rPr>
        <w:t xml:space="preserve">Brahmāṇḍa Purāṇa </w:t>
      </w:r>
      <w:r w:rsidRPr="00790008">
        <w:rPr>
          <w:rStyle w:val="BookTitle"/>
          <w:rFonts w:asciiTheme="minorHAnsi" w:hAnsiTheme="minorHAnsi" w:cstheme="minorHAnsi"/>
          <w:b w:val="0"/>
          <w:bCs w:val="0"/>
          <w:color w:val="000000"/>
          <w:sz w:val="28"/>
          <w:szCs w:val="28"/>
        </w:rPr>
        <w:t>supports the later verse.”</w:t>
      </w:r>
    </w:p>
    <w:p w14:paraId="52AB26D5" w14:textId="39FEAD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7.172</w:t>
      </w:r>
    </w:p>
    <w:p w14:paraId="0AFDA7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400ADA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 bole, “tumi ye vasilā manda-sthāne</w:t>
      </w:r>
      <w:r w:rsidRPr="00790008">
        <w:rPr>
          <w:rStyle w:val="BookTitle"/>
          <w:rFonts w:asciiTheme="minorHAnsi" w:hAnsiTheme="minorHAnsi" w:cstheme="minorHAnsi"/>
          <w:b w:val="0"/>
          <w:bCs w:val="0"/>
          <w:color w:val="000000"/>
          <w:sz w:val="28"/>
          <w:szCs w:val="28"/>
        </w:rPr>
        <w:br/>
        <w:t>ebe tumi pavitra vā haibā kemane?”</w:t>
      </w:r>
    </w:p>
    <w:p w14:paraId="7B62C06D"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inquired, “You have sat in an impure place, so how will You purify Yourself?”</w:t>
      </w:r>
    </w:p>
    <w:p w14:paraId="167D223E" w14:textId="3EAB1E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7.173</w:t>
      </w:r>
    </w:p>
    <w:p w14:paraId="599755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00A73B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bole,—“mātā, tumi baḍa śiśu-mati!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apavitra sthāne kabhu mora nahe sthiti</w:t>
      </w:r>
    </w:p>
    <w:p w14:paraId="327580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“My dear mother, you are very childish. I am never in an impure place.</w:t>
      </w:r>
    </w:p>
    <w:p w14:paraId="471C95E3" w14:textId="3F1C0EE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4.176):</w:t>
      </w:r>
    </w:p>
    <w:p w14:paraId="2EAEFB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’dvaite’ bhadrābhadra-jñāna, saba—’manodharma’</w:t>
      </w:r>
      <w:r w:rsidRPr="00790008">
        <w:rPr>
          <w:rStyle w:val="BookTitle"/>
          <w:rFonts w:asciiTheme="minorHAnsi" w:hAnsiTheme="minorHAnsi" w:cstheme="minorHAnsi"/>
          <w:b w:val="0"/>
          <w:bCs w:val="0"/>
          <w:color w:val="000000"/>
          <w:sz w:val="28"/>
          <w:szCs w:val="28"/>
        </w:rPr>
        <w:br/>
        <w:t>’ei bhāla, ei manda’,—ei saba ’bhrama’</w:t>
      </w:r>
    </w:p>
    <w:p w14:paraId="09F28B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material world, conceptions of good and bad are all mental speculations. Therefore, saying, ’This is good, and this is bad,’ is all a mistake.”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(11.28.4) it is said:</w:t>
      </w:r>
    </w:p>
    <w:p w14:paraId="38E27EB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kiṁ bhadraṁ kim abhadraṁ vā      dvaitasyāvastunaḥ kiyat</w:t>
      </w:r>
      <w:r w:rsidRPr="00790008">
        <w:rPr>
          <w:rStyle w:val="BookTitle"/>
          <w:rFonts w:asciiTheme="minorHAnsi" w:hAnsiTheme="minorHAnsi" w:cstheme="minorHAnsi"/>
          <w:b w:val="0"/>
          <w:bCs w:val="0"/>
          <w:color w:val="000000"/>
          <w:sz w:val="28"/>
          <w:szCs w:val="28"/>
        </w:rPr>
        <w:br/>
        <w:t>vācoditaṁ tad anṛtaṁ      manasā dhyātam eva ca</w:t>
      </w:r>
    </w:p>
    <w:p w14:paraId="64232DC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“Anything not conceived in relationship to Kṛṣṇa should be understood to be illusion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None of the illusions uttered by words or conceived in the mind are factual. Because illusion is not factual, there is no distinction between what we think is good and what we think is bad. When we speak of the Absolute Truth, such speculations do not apply.”</w:t>
      </w:r>
    </w:p>
    <w:p w14:paraId="34A0378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considerations of purity and impurity accepted by attached householders who follow the doctrine of the nondevotional materialistic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are not accepted by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According to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the service and ingredients of service offered for the pleasure of the Lord can never be considered unpalatable, perverted, or impure. This pure consideration found in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and propounded by Śrī Gaurasundara has created havoc in the material rules and regulations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maddened by mundane sensual knowledge.</w:t>
      </w:r>
    </w:p>
    <w:p w14:paraId="018043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30BD0E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naivedyaṁ jagadīśasya      anna-pānādikaṁ ca yat</w:t>
      </w:r>
      <w:r w:rsidRPr="00790008">
        <w:rPr>
          <w:rStyle w:val="BookTitle"/>
          <w:rFonts w:asciiTheme="minorHAnsi" w:hAnsiTheme="minorHAnsi" w:cstheme="minorHAnsi"/>
          <w:b w:val="0"/>
          <w:bCs w:val="0"/>
          <w:color w:val="000000"/>
          <w:sz w:val="28"/>
          <w:szCs w:val="28"/>
        </w:rPr>
        <w:br/>
        <w:t>brahmavan-nirvikāram hi      yathā viṣṇus tathaiva tat</w:t>
      </w:r>
    </w:p>
    <w:p w14:paraId="5FF4BD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“Those foodstuffs and beverages that are offered to Kṛṣṇa are transcendental, incorruptible, and nondifferent from Viṣṇu.”</w:t>
      </w:r>
    </w:p>
    <w:p w14:paraId="4B1F684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Foodstuffs that are offerable to Viṣṇu are called </w:t>
      </w:r>
      <w:r w:rsidRPr="00790008">
        <w:rPr>
          <w:rStyle w:val="BookTitle"/>
          <w:rFonts w:asciiTheme="minorHAnsi" w:hAnsiTheme="minorHAnsi" w:cstheme="minorHAnsi"/>
          <w:b w:val="0"/>
          <w:bCs w:val="0"/>
          <w:i/>
          <w:iCs/>
          <w:color w:val="000000"/>
          <w:sz w:val="28"/>
          <w:szCs w:val="28"/>
        </w:rPr>
        <w:t>naivedya</w:t>
      </w:r>
      <w:r w:rsidRPr="00790008">
        <w:rPr>
          <w:rStyle w:val="BookTitle"/>
          <w:rFonts w:asciiTheme="minorHAnsi" w:hAnsiTheme="minorHAnsi" w:cstheme="minorHAnsi"/>
          <w:b w:val="0"/>
          <w:bCs w:val="0"/>
          <w:color w:val="000000"/>
          <w:sz w:val="28"/>
          <w:szCs w:val="28"/>
        </w:rPr>
        <w:t xml:space="preserve">. Abominable items can never be </w:t>
      </w:r>
      <w:r w:rsidRPr="00790008">
        <w:rPr>
          <w:rStyle w:val="BookTitle"/>
          <w:rFonts w:asciiTheme="minorHAnsi" w:hAnsiTheme="minorHAnsi" w:cstheme="minorHAnsi"/>
          <w:b w:val="0"/>
          <w:bCs w:val="0"/>
          <w:i/>
          <w:iCs/>
          <w:color w:val="000000"/>
          <w:sz w:val="28"/>
          <w:szCs w:val="28"/>
        </w:rPr>
        <w:t>viṣṇu-naivedya</w:t>
      </w:r>
      <w:r w:rsidRPr="00790008">
        <w:rPr>
          <w:rStyle w:val="BookTitle"/>
          <w:rFonts w:asciiTheme="minorHAnsi" w:hAnsiTheme="minorHAnsi" w:cstheme="minorHAnsi"/>
          <w:b w:val="0"/>
          <w:bCs w:val="0"/>
          <w:color w:val="000000"/>
          <w:sz w:val="28"/>
          <w:szCs w:val="28"/>
        </w:rPr>
        <w:t xml:space="preserve">. According to Vaiṣṇava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a Vaiṣṇava should never discriminate between mundane purity and impurity, rather he should see everything in relation to Viṣṇu. Pure Vaiṣṇavas are naturally inclined towards the spiritual principles of liberated personalities and do not have ordinary mundane vision. The following statements of the scriptures may be discussed in this regard.</w:t>
      </w:r>
    </w:p>
    <w:p w14:paraId="0EF0CD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surarṣe vihitā śāstre      harim uddiśya yā kriyā</w:t>
      </w:r>
      <w:r w:rsidRPr="00790008">
        <w:rPr>
          <w:rStyle w:val="BookTitle"/>
          <w:rFonts w:asciiTheme="minorHAnsi" w:hAnsiTheme="minorHAnsi" w:cstheme="minorHAnsi"/>
          <w:b w:val="0"/>
          <w:bCs w:val="0"/>
          <w:color w:val="000000"/>
          <w:sz w:val="28"/>
          <w:szCs w:val="28"/>
        </w:rPr>
        <w:br/>
        <w:t>saiva bhaktir iti proktā      yayā bhaktiḥ parā bhavet</w:t>
      </w:r>
    </w:p>
    <w:p w14:paraId="470D5E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Nārada, O sage among the demigods, those activities prescribed in the revealed scriptures for satisfying the Supreme Personality of Godhead, Lord Hari, are called the regulative principles of </w:t>
      </w:r>
      <w:r w:rsidRPr="00790008">
        <w:rPr>
          <w:rStyle w:val="BookTitle"/>
          <w:rFonts w:asciiTheme="minorHAnsi" w:hAnsiTheme="minorHAnsi" w:cstheme="minorHAnsi"/>
          <w:b w:val="0"/>
          <w:bCs w:val="0"/>
          <w:i/>
          <w:iCs/>
          <w:color w:val="000000"/>
          <w:sz w:val="28"/>
          <w:szCs w:val="28"/>
        </w:rPr>
        <w:t>bhakti</w:t>
      </w:r>
      <w:r w:rsidRPr="00790008">
        <w:rPr>
          <w:rStyle w:val="BookTitle"/>
          <w:rFonts w:asciiTheme="minorHAnsi" w:hAnsiTheme="minorHAnsi" w:cstheme="minorHAnsi"/>
          <w:b w:val="0"/>
          <w:bCs w:val="0"/>
          <w:color w:val="000000"/>
          <w:sz w:val="28"/>
          <w:szCs w:val="28"/>
        </w:rPr>
        <w:t>,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xml:space="preserve">), by practicing which one may attain the highest </w:t>
      </w:r>
      <w:r w:rsidRPr="00790008">
        <w:rPr>
          <w:rStyle w:val="BookTitle"/>
          <w:rFonts w:asciiTheme="minorHAnsi" w:hAnsiTheme="minorHAnsi" w:cstheme="minorHAnsi"/>
          <w:b w:val="0"/>
          <w:bCs w:val="0"/>
          <w:i/>
          <w:iCs/>
          <w:color w:val="000000"/>
          <w:sz w:val="28"/>
          <w:szCs w:val="28"/>
        </w:rPr>
        <w:t>bhakti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w:t>
      </w:r>
    </w:p>
    <w:p w14:paraId="66FA929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laukikī vaidikī vāpi      yā kriyā kriyate mune</w:t>
      </w:r>
      <w:r w:rsidRPr="00790008">
        <w:rPr>
          <w:rStyle w:val="BookTitle"/>
          <w:rFonts w:asciiTheme="minorHAnsi" w:hAnsiTheme="minorHAnsi" w:cstheme="minorHAnsi"/>
          <w:b w:val="0"/>
          <w:bCs w:val="0"/>
          <w:color w:val="000000"/>
          <w:sz w:val="28"/>
          <w:szCs w:val="28"/>
        </w:rPr>
        <w:br/>
        <w:t>hari-sevānukūlaiva      sa kāryā bhaktim icchatā</w:t>
      </w:r>
    </w:p>
    <w:p w14:paraId="35D7C7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perform only those activities—either worldly or prescribed by Vedic rules and regulations—which are favorable for the cultivation of Kṛṣṇa consciousness.”</w:t>
      </w:r>
    </w:p>
    <w:p w14:paraId="321844A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yasya harer dāsye      karmaṇā manasā girā</w:t>
      </w:r>
      <w:r w:rsidRPr="00790008">
        <w:rPr>
          <w:rStyle w:val="BookTitle"/>
          <w:rFonts w:asciiTheme="minorHAnsi" w:hAnsiTheme="minorHAnsi" w:cstheme="minorHAnsi"/>
          <w:b w:val="0"/>
          <w:bCs w:val="0"/>
          <w:color w:val="000000"/>
          <w:sz w:val="28"/>
          <w:szCs w:val="28"/>
        </w:rPr>
        <w:br/>
        <w:t>nikhilāsv apy avasthāsu      jīvan-muktaḥ sa ucyate</w:t>
      </w:r>
    </w:p>
    <w:p w14:paraId="680FBF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person who acts in the service of Kṛṣṇa with his body, mind, intelligence, and words is a liberated person, even within the material world.”</w:t>
      </w:r>
    </w:p>
    <w:p w14:paraId="3F25CD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consideration of purity and impurity found in Vaiṣṇava literature is different from that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A person’s purity and superiority depends on his inclination towards the service of the Supreme Absolute Truth after giving up material considerations. (This is the purport for verses 173-179.)</w:t>
      </w:r>
    </w:p>
    <w:p w14:paraId="2845E121" w14:textId="3F4E84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7.174</w:t>
      </w:r>
    </w:p>
    <w:p w14:paraId="1BDA7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6DE8A9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mora sthiti, sei sarva puṇya-sthāna</w:t>
      </w:r>
      <w:r w:rsidRPr="00790008">
        <w:rPr>
          <w:rStyle w:val="BookTitle"/>
          <w:rFonts w:asciiTheme="minorHAnsi" w:hAnsiTheme="minorHAnsi" w:cstheme="minorHAnsi"/>
          <w:b w:val="0"/>
          <w:bCs w:val="0"/>
          <w:color w:val="000000"/>
          <w:sz w:val="28"/>
          <w:szCs w:val="28"/>
        </w:rPr>
        <w:br/>
        <w:t>gaṅgā-ādi sarva tīrtha tahiṅ adhiṣṭhāna</w:t>
      </w:r>
    </w:p>
    <w:p w14:paraId="568B109B" w14:textId="2AADF0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I am, that place becomes most sacred. The Ganges and all other tīrthas are present at that place.</w:t>
      </w:r>
    </w:p>
    <w:p w14:paraId="3008F190" w14:textId="3D81A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7.175</w:t>
      </w:r>
    </w:p>
    <w:p w14:paraId="6227E0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0697E0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se kālpanika ’śuci’ vā ’aśuci’</w:t>
      </w:r>
      <w:r w:rsidRPr="00790008">
        <w:rPr>
          <w:rStyle w:val="BookTitle"/>
          <w:rFonts w:asciiTheme="minorHAnsi" w:hAnsiTheme="minorHAnsi" w:cstheme="minorHAnsi"/>
          <w:b w:val="0"/>
          <w:bCs w:val="0"/>
          <w:color w:val="000000"/>
          <w:sz w:val="28"/>
          <w:szCs w:val="28"/>
        </w:rPr>
        <w:br/>
        <w:t>sraṣṭāra ki doṣa āche, mane bhāva bujhi’</w:t>
      </w:r>
    </w:p>
    <w:p w14:paraId="7203E9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“Purity and impurity is only our mental creation. Please consider, what fault is there with the creator?</w:t>
      </w:r>
    </w:p>
    <w:p w14:paraId="75508B9A" w14:textId="60DBF9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āmāra </w:t>
      </w:r>
      <w:r w:rsidRPr="00790008">
        <w:rPr>
          <w:rStyle w:val="BookTitle"/>
          <w:rFonts w:asciiTheme="minorHAnsi" w:hAnsiTheme="minorHAnsi" w:cstheme="minorHAnsi"/>
          <w:b w:val="0"/>
          <w:bCs w:val="0"/>
          <w:color w:val="000000"/>
          <w:sz w:val="28"/>
          <w:szCs w:val="28"/>
        </w:rPr>
        <w:t xml:space="preserve">refers to a conditioned soul who has no conception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xml:space="preserve">, or spiritual oneness. The word </w:t>
      </w:r>
      <w:r w:rsidRPr="00790008">
        <w:rPr>
          <w:rStyle w:val="BookTitle"/>
          <w:rFonts w:asciiTheme="minorHAnsi" w:hAnsiTheme="minorHAnsi" w:cstheme="minorHAnsi"/>
          <w:b w:val="0"/>
          <w:bCs w:val="0"/>
          <w:i/>
          <w:iCs/>
          <w:color w:val="000000"/>
          <w:sz w:val="28"/>
          <w:szCs w:val="28"/>
        </w:rPr>
        <w:t xml:space="preserve">sraṣṭāra </w:t>
      </w:r>
      <w:r w:rsidRPr="00790008">
        <w:rPr>
          <w:rStyle w:val="BookTitle"/>
          <w:rFonts w:asciiTheme="minorHAnsi" w:hAnsiTheme="minorHAnsi" w:cstheme="minorHAnsi"/>
          <w:b w:val="0"/>
          <w:bCs w:val="0"/>
          <w:color w:val="000000"/>
          <w:sz w:val="28"/>
          <w:szCs w:val="28"/>
        </w:rPr>
        <w:t>refers to the Lord, who is the creator of the universe.</w:t>
      </w:r>
    </w:p>
    <w:p w14:paraId="2E0887C3" w14:textId="62C3B2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7.176</w:t>
      </w:r>
    </w:p>
    <w:p w14:paraId="184CFE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1C81E4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loka-veda-mate yadi aśuddha vā haya</w:t>
      </w:r>
      <w:r w:rsidRPr="00790008">
        <w:rPr>
          <w:rStyle w:val="BookTitle"/>
          <w:rFonts w:asciiTheme="minorHAnsi" w:hAnsiTheme="minorHAnsi" w:cstheme="minorHAnsi"/>
          <w:b w:val="0"/>
          <w:bCs w:val="0"/>
          <w:color w:val="000000"/>
          <w:sz w:val="28"/>
          <w:szCs w:val="28"/>
        </w:rPr>
        <w:br/>
        <w:t>āmi paraśileo ki aśuddhatā raya?</w:t>
      </w:r>
    </w:p>
    <w:p w14:paraId="7DEE39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something is considered impure by the Vedas and people in general, can it remain impure after I touch it?</w:t>
      </w:r>
    </w:p>
    <w:p w14:paraId="110A7263" w14:textId="1B21E2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loka-veda-mate </w:t>
      </w:r>
      <w:r w:rsidRPr="00790008">
        <w:rPr>
          <w:rStyle w:val="BookTitle"/>
          <w:rFonts w:asciiTheme="minorHAnsi" w:hAnsiTheme="minorHAnsi" w:cstheme="minorHAnsi"/>
          <w:b w:val="0"/>
          <w:bCs w:val="0"/>
          <w:color w:val="000000"/>
          <w:sz w:val="28"/>
          <w:szCs w:val="28"/>
        </w:rPr>
        <w:t xml:space="preserve">refers to worldly behavior in accordance with Vedic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 xml:space="preserve">āmi </w:t>
      </w:r>
      <w:r w:rsidRPr="00790008">
        <w:rPr>
          <w:rStyle w:val="BookTitle"/>
          <w:rFonts w:asciiTheme="minorHAnsi" w:hAnsiTheme="minorHAnsi" w:cstheme="minorHAnsi"/>
          <w:b w:val="0"/>
          <w:bCs w:val="0"/>
          <w:color w:val="000000"/>
          <w:sz w:val="28"/>
          <w:szCs w:val="28"/>
        </w:rPr>
        <w:t>refers to the Lord, who is completely faultless and the reservoir of all good qualities.</w:t>
      </w:r>
    </w:p>
    <w:p w14:paraId="58D30D84" w14:textId="6B0EE9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7.177</w:t>
      </w:r>
    </w:p>
    <w:p w14:paraId="33BA5A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62592D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hāṅḍīte mūle nāhika dūṣaṇa</w:t>
      </w:r>
      <w:r w:rsidRPr="00790008">
        <w:rPr>
          <w:rStyle w:val="BookTitle"/>
          <w:rFonts w:asciiTheme="minorHAnsi" w:hAnsiTheme="minorHAnsi" w:cstheme="minorHAnsi"/>
          <w:b w:val="0"/>
          <w:bCs w:val="0"/>
          <w:color w:val="000000"/>
          <w:sz w:val="28"/>
          <w:szCs w:val="28"/>
        </w:rPr>
        <w:br/>
        <w:t>tumi yā’te viṣṇu lagi’ karilā randhana</w:t>
      </w:r>
    </w:p>
    <w:p w14:paraId="351F75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fact these pots are not at all contaminated, because you have used them to cook for Lord Viṣṇu.</w:t>
      </w:r>
    </w:p>
    <w:p w14:paraId="1422D409" w14:textId="37117E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mūle </w:t>
      </w:r>
      <w:r w:rsidRPr="00790008">
        <w:rPr>
          <w:rStyle w:val="BookTitle"/>
          <w:rFonts w:asciiTheme="minorHAnsi" w:hAnsiTheme="minorHAnsi" w:cstheme="minorHAnsi"/>
          <w:b w:val="0"/>
          <w:bCs w:val="0"/>
          <w:color w:val="000000"/>
          <w:sz w:val="28"/>
          <w:szCs w:val="28"/>
        </w:rPr>
        <w:t xml:space="preserve">means “naturally” or “factually,” the word </w:t>
      </w:r>
      <w:r w:rsidRPr="00790008">
        <w:rPr>
          <w:rStyle w:val="BookTitle"/>
          <w:rFonts w:asciiTheme="minorHAnsi" w:hAnsiTheme="minorHAnsi" w:cstheme="minorHAnsi"/>
          <w:b w:val="0"/>
          <w:bCs w:val="0"/>
          <w:i/>
          <w:iCs/>
          <w:color w:val="000000"/>
          <w:sz w:val="28"/>
          <w:szCs w:val="28"/>
        </w:rPr>
        <w:t xml:space="preserve">dūṣaṇa </w:t>
      </w:r>
      <w:r w:rsidRPr="00790008">
        <w:rPr>
          <w:rStyle w:val="BookTitle"/>
          <w:rFonts w:asciiTheme="minorHAnsi" w:hAnsiTheme="minorHAnsi" w:cstheme="minorHAnsi"/>
          <w:b w:val="0"/>
          <w:bCs w:val="0"/>
          <w:color w:val="000000"/>
          <w:sz w:val="28"/>
          <w:szCs w:val="28"/>
        </w:rPr>
        <w:t xml:space="preserve">means “false,” “abomination,” or “impurity,” and the word </w:t>
      </w:r>
      <w:r w:rsidRPr="00790008">
        <w:rPr>
          <w:rStyle w:val="BookTitle"/>
          <w:rFonts w:asciiTheme="minorHAnsi" w:hAnsiTheme="minorHAnsi" w:cstheme="minorHAnsi"/>
          <w:b w:val="0"/>
          <w:bCs w:val="0"/>
          <w:i/>
          <w:iCs/>
          <w:color w:val="000000"/>
          <w:sz w:val="28"/>
          <w:szCs w:val="28"/>
        </w:rPr>
        <w:t xml:space="preserve">yāte </w:t>
      </w:r>
      <w:r w:rsidRPr="00790008">
        <w:rPr>
          <w:rStyle w:val="BookTitle"/>
          <w:rFonts w:asciiTheme="minorHAnsi" w:hAnsiTheme="minorHAnsi" w:cstheme="minorHAnsi"/>
          <w:b w:val="0"/>
          <w:bCs w:val="0"/>
          <w:color w:val="000000"/>
          <w:sz w:val="28"/>
          <w:szCs w:val="28"/>
        </w:rPr>
        <w:t>means “because.”</w:t>
      </w:r>
    </w:p>
    <w:p w14:paraId="172D15EB" w14:textId="23A6B3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7.178</w:t>
      </w:r>
    </w:p>
    <w:p w14:paraId="37AE98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63D6B8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viṣṇura-randhana-sthālī kabhu duṣṭa naya</w:t>
      </w:r>
      <w:r w:rsidRPr="00790008">
        <w:rPr>
          <w:rStyle w:val="BookTitle"/>
          <w:rFonts w:asciiTheme="minorHAnsi" w:hAnsiTheme="minorHAnsi" w:cstheme="minorHAnsi"/>
          <w:b w:val="0"/>
          <w:bCs w:val="0"/>
          <w:color w:val="000000"/>
          <w:sz w:val="28"/>
          <w:szCs w:val="28"/>
        </w:rPr>
        <w:br/>
        <w:t>se hāṅḍī paraśe āra sthāna śuddha haya</w:t>
      </w:r>
    </w:p>
    <w:p w14:paraId="5D22675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pots used in cooking for Lord Viṣṇu are never contaminated. Indeed, simply by the touch of His cooking pots other places become purified.</w:t>
      </w:r>
    </w:p>
    <w:p w14:paraId="20A7A58F" w14:textId="12E7AE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sthālī </w:t>
      </w:r>
      <w:r w:rsidRPr="00790008">
        <w:rPr>
          <w:rStyle w:val="BookTitle"/>
          <w:rFonts w:asciiTheme="minorHAnsi" w:hAnsiTheme="minorHAnsi" w:cstheme="minorHAnsi"/>
          <w:b w:val="0"/>
          <w:bCs w:val="0"/>
          <w:color w:val="000000"/>
          <w:sz w:val="28"/>
          <w:szCs w:val="28"/>
        </w:rPr>
        <w:t xml:space="preserve">refers to the cooking pots.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are greatly concerned with purity and contamination in relation to their eating. According to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any item becomes pure and acceptable by the touch of the Lord, the Lord’s devotee,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Lord’s remnants, or the Lord’s </w:t>
      </w:r>
      <w:r w:rsidRPr="00790008">
        <w:rPr>
          <w:rStyle w:val="BookTitle"/>
          <w:rFonts w:asciiTheme="minorHAnsi" w:hAnsiTheme="minorHAnsi" w:cstheme="minorHAnsi"/>
          <w:b w:val="0"/>
          <w:bCs w:val="0"/>
          <w:i/>
          <w:iCs/>
          <w:color w:val="000000"/>
          <w:sz w:val="28"/>
          <w:szCs w:val="28"/>
        </w:rPr>
        <w:t>caraṇāmṛta</w:t>
      </w:r>
      <w:r w:rsidRPr="00790008">
        <w:rPr>
          <w:rStyle w:val="BookTitle"/>
          <w:rFonts w:asciiTheme="minorHAnsi" w:hAnsiTheme="minorHAnsi" w:cstheme="minorHAnsi"/>
          <w:b w:val="0"/>
          <w:bCs w:val="0"/>
          <w:color w:val="000000"/>
          <w:sz w:val="28"/>
          <w:szCs w:val="28"/>
        </w:rPr>
        <w:t xml:space="preserve">. This consideration is beyond the conceptions of purity and impurity born from the mundane vision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w:t>
      </w:r>
    </w:p>
    <w:p w14:paraId="5A8719C4" w14:textId="208DB0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7.179</w:t>
      </w:r>
    </w:p>
    <w:p w14:paraId="0BF46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7246A6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āmāra vāsa nahe manda-sthāne</w:t>
      </w:r>
      <w:r w:rsidRPr="00790008">
        <w:rPr>
          <w:rStyle w:val="BookTitle"/>
          <w:rFonts w:asciiTheme="minorHAnsi" w:hAnsiTheme="minorHAnsi" w:cstheme="minorHAnsi"/>
          <w:b w:val="0"/>
          <w:bCs w:val="0"/>
          <w:color w:val="000000"/>
          <w:sz w:val="28"/>
          <w:szCs w:val="28"/>
        </w:rPr>
        <w:br/>
        <w:t>sabāra śuddhatā mora paraśa-kāraṇe</w:t>
      </w:r>
    </w:p>
    <w:p w14:paraId="561E24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“Therefore I never reside in a contaminated place. Everything becomes pure by </w:t>
      </w:r>
      <w:r w:rsidRPr="00790008">
        <w:rPr>
          <w:rStyle w:val="BookTitle"/>
          <w:rFonts w:asciiTheme="minorHAnsi" w:hAnsiTheme="minorHAnsi" w:cstheme="minorHAnsi"/>
          <w:b/>
          <w:bCs/>
          <w:color w:val="800000"/>
          <w:sz w:val="28"/>
          <w:szCs w:val="28"/>
        </w:rPr>
        <w:lastRenderedPageBreak/>
        <w:t>My touch.”</w:t>
      </w:r>
    </w:p>
    <w:p w14:paraId="4E8EF407" w14:textId="0BE473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manda </w:t>
      </w:r>
      <w:r w:rsidRPr="00790008">
        <w:rPr>
          <w:rStyle w:val="BookTitle"/>
          <w:rFonts w:asciiTheme="minorHAnsi" w:hAnsiTheme="minorHAnsi" w:cstheme="minorHAnsi"/>
          <w:b w:val="0"/>
          <w:bCs w:val="0"/>
          <w:color w:val="000000"/>
          <w:sz w:val="28"/>
          <w:szCs w:val="28"/>
        </w:rPr>
        <w:t>means “material,” “worldly,” or “abominable.”</w:t>
      </w:r>
    </w:p>
    <w:p w14:paraId="5D3485CF" w14:textId="16817C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7.180</w:t>
      </w:r>
    </w:p>
    <w:p w14:paraId="42FE4B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CE6B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bālya-bhāve sarva-tattva kahi’ prabhu hāse</w:t>
      </w:r>
      <w:r w:rsidRPr="00790008">
        <w:rPr>
          <w:rStyle w:val="BookTitle"/>
          <w:rFonts w:asciiTheme="minorHAnsi" w:hAnsiTheme="minorHAnsi" w:cstheme="minorHAnsi"/>
          <w:b w:val="0"/>
          <w:bCs w:val="0"/>
          <w:color w:val="000000"/>
          <w:sz w:val="28"/>
          <w:szCs w:val="28"/>
        </w:rPr>
        <w:br/>
        <w:t>tathāpi nā bujhe keha tā’na māyā-vaśe</w:t>
      </w:r>
    </w:p>
    <w:p w14:paraId="75F03B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 the mood of an ordinary child, smiled as He spoke on the Absolute Truth. Still, no one recognized Him due to the influence of His illusory energy.</w:t>
      </w:r>
    </w:p>
    <w:p w14:paraId="1F5C6279" w14:textId="5D5A8D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sarva-tattva </w:t>
      </w:r>
      <w:r w:rsidRPr="00790008">
        <w:rPr>
          <w:rStyle w:val="BookTitle"/>
          <w:rFonts w:asciiTheme="minorHAnsi" w:hAnsiTheme="minorHAnsi" w:cstheme="minorHAnsi"/>
          <w:b w:val="0"/>
          <w:bCs w:val="0"/>
          <w:color w:val="000000"/>
          <w:sz w:val="28"/>
          <w:szCs w:val="28"/>
        </w:rPr>
        <w:t>refers to the science of spiritual oneness.</w:t>
      </w:r>
    </w:p>
    <w:p w14:paraId="363A7115" w14:textId="5B093A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7.181</w:t>
      </w:r>
    </w:p>
    <w:p w14:paraId="7B1104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5249BD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śiśura vacana</w:t>
      </w:r>
      <w:r w:rsidRPr="00790008">
        <w:rPr>
          <w:rStyle w:val="BookTitle"/>
          <w:rFonts w:asciiTheme="minorHAnsi" w:hAnsiTheme="minorHAnsi" w:cstheme="minorHAnsi"/>
          <w:b w:val="0"/>
          <w:bCs w:val="0"/>
          <w:color w:val="000000"/>
          <w:sz w:val="28"/>
          <w:szCs w:val="28"/>
        </w:rPr>
        <w:br/>
        <w:t>’snāna āsi’ kara’—śacī bolena takhana</w:t>
      </w:r>
    </w:p>
    <w:p w14:paraId="08145350" w14:textId="3B5BF8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began to laugh after hearing the child speak. Then Mother Śacī said, “Come and take bath.”</w:t>
      </w:r>
    </w:p>
    <w:p w14:paraId="0ECCCC9A" w14:textId="1E9827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7.182</w:t>
      </w:r>
    </w:p>
    <w:p w14:paraId="61D1E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53982F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āisena prabhu seikhāne vasi’ āche</w:t>
      </w:r>
      <w:r w:rsidRPr="00790008">
        <w:rPr>
          <w:rStyle w:val="BookTitle"/>
          <w:rFonts w:asciiTheme="minorHAnsi" w:hAnsiTheme="minorHAnsi" w:cstheme="minorHAnsi"/>
          <w:b w:val="0"/>
          <w:bCs w:val="0"/>
          <w:color w:val="000000"/>
          <w:sz w:val="28"/>
          <w:szCs w:val="28"/>
        </w:rPr>
        <w:br/>
        <w:t>śacī bole,—“jhāṭa āya, bāpa jāne pāche”</w:t>
      </w:r>
    </w:p>
    <w:p w14:paraId="7ECDF87C" w14:textId="71F80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however, did not move from His seat, so Śacī again said, “Come quickly, before Your father learns about this.”</w:t>
      </w:r>
    </w:p>
    <w:p w14:paraId="3EC2AF6C" w14:textId="0CBE4E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7.183</w:t>
      </w:r>
    </w:p>
    <w:p w14:paraId="4DD09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01BCE9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bole,—“yadi more nā deha’ paḍite</w:t>
      </w:r>
      <w:r w:rsidRPr="00790008">
        <w:rPr>
          <w:rStyle w:val="BookTitle"/>
          <w:rFonts w:asciiTheme="minorHAnsi" w:hAnsiTheme="minorHAnsi" w:cstheme="minorHAnsi"/>
          <w:b w:val="0"/>
          <w:bCs w:val="0"/>
          <w:color w:val="000000"/>
          <w:sz w:val="28"/>
          <w:szCs w:val="28"/>
        </w:rPr>
        <w:br/>
        <w:t>tabe muñi nāhi yāṅa,—kahiluṅ tomāte”</w:t>
      </w:r>
    </w:p>
    <w:p w14:paraId="3930E5A6" w14:textId="106EB2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 tell you, if you don’t allow Me to study, then I won’t leave this place.”</w:t>
      </w:r>
    </w:p>
    <w:p w14:paraId="23E6ED8B" w14:textId="3A0007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7.184</w:t>
      </w:r>
    </w:p>
    <w:p w14:paraId="6D33B7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584B79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bhartsena ṭhākurera jananīra</w:t>
      </w:r>
      <w:r w:rsidRPr="00790008">
        <w:rPr>
          <w:rStyle w:val="BookTitle"/>
          <w:rFonts w:asciiTheme="minorHAnsi" w:hAnsiTheme="minorHAnsi" w:cstheme="minorHAnsi"/>
          <w:b w:val="0"/>
          <w:bCs w:val="0"/>
          <w:color w:val="000000"/>
          <w:sz w:val="28"/>
          <w:szCs w:val="28"/>
        </w:rPr>
        <w:br/>
        <w:t>sabe bole,—“kene nāhi deha’ paḍibāre?</w:t>
      </w:r>
    </w:p>
    <w:p w14:paraId="1BB3F6A9" w14:textId="474C61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then admonished the Lord’s mother, “Why don’t you allow Him to study?</w:t>
      </w:r>
    </w:p>
    <w:p w14:paraId="620A7906" w14:textId="6F8701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7.185</w:t>
      </w:r>
    </w:p>
    <w:p w14:paraId="46D1CD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A85B2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yatna kari’ keha nija-bālaka paḍāya</w:t>
      </w:r>
      <w:r w:rsidRPr="00790008">
        <w:rPr>
          <w:rStyle w:val="BookTitle"/>
          <w:rFonts w:asciiTheme="minorHAnsi" w:hAnsiTheme="minorHAnsi" w:cstheme="minorHAnsi"/>
          <w:b w:val="0"/>
          <w:bCs w:val="0"/>
          <w:color w:val="000000"/>
          <w:sz w:val="28"/>
          <w:szCs w:val="28"/>
        </w:rPr>
        <w:br/>
        <w:t>kata bhāgye āpane paḍite śiśu cāya</w:t>
      </w:r>
    </w:p>
    <w:p w14:paraId="43C8B017" w14:textId="627EEE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take great efforts to get their child to study. It is most auspicious if a child wants to study.</w:t>
      </w:r>
    </w:p>
    <w:p w14:paraId="0518493C" w14:textId="621135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7.186</w:t>
      </w:r>
    </w:p>
    <w:p w14:paraId="0FBE45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493323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śatru hena-buddhi dila vā tomāre?</w:t>
      </w:r>
      <w:r w:rsidRPr="00790008">
        <w:rPr>
          <w:rStyle w:val="BookTitle"/>
          <w:rFonts w:asciiTheme="minorHAnsi" w:hAnsiTheme="minorHAnsi" w:cstheme="minorHAnsi"/>
          <w:b w:val="0"/>
          <w:bCs w:val="0"/>
          <w:color w:val="000000"/>
          <w:sz w:val="28"/>
          <w:szCs w:val="28"/>
        </w:rPr>
        <w:br/>
        <w:t>ghare murkha kari’ putra rākhibāra tare?</w:t>
      </w:r>
    </w:p>
    <w:p w14:paraId="59E7F3B9" w14:textId="360DC4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“Which enemy has given you the idea to keep your son at home, uneducated.</w:t>
      </w:r>
    </w:p>
    <w:p w14:paraId="327DE104" w14:textId="58754A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7.187</w:t>
      </w:r>
    </w:p>
    <w:p w14:paraId="222E24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7EC3C3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śiśura doṣa tilārdheka nāi”</w:t>
      </w:r>
      <w:r w:rsidRPr="00790008">
        <w:rPr>
          <w:rStyle w:val="BookTitle"/>
          <w:rFonts w:asciiTheme="minorHAnsi" w:hAnsiTheme="minorHAnsi" w:cstheme="minorHAnsi"/>
          <w:b w:val="0"/>
          <w:bCs w:val="0"/>
          <w:color w:val="000000"/>
          <w:sz w:val="28"/>
          <w:szCs w:val="28"/>
        </w:rPr>
        <w:br/>
        <w:t>sabei bolena,—“bāpa, āisa, nimāñi!</w:t>
      </w:r>
    </w:p>
    <w:p w14:paraId="6FC5E2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child has no fault at all.” Then they said to Nimāi, “Come, Nimāi!</w:t>
      </w:r>
    </w:p>
    <w:p w14:paraId="6A0CE1C8" w14:textId="1C2C6F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tilārdheka </w:t>
      </w:r>
      <w:r w:rsidRPr="00790008">
        <w:rPr>
          <w:rStyle w:val="BookTitle"/>
          <w:rFonts w:asciiTheme="minorHAnsi" w:hAnsiTheme="minorHAnsi" w:cstheme="minorHAnsi"/>
          <w:b w:val="0"/>
          <w:bCs w:val="0"/>
          <w:color w:val="000000"/>
          <w:sz w:val="28"/>
          <w:szCs w:val="28"/>
        </w:rPr>
        <w:t>means “even a speck” or “even a little.”</w:t>
      </w:r>
    </w:p>
    <w:p w14:paraId="0B3E963E" w14:textId="491453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7.188</w:t>
      </w:r>
    </w:p>
    <w:p w14:paraId="7B168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1F6DCC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haite tumi yadi nā pāo paḍite</w:t>
      </w:r>
      <w:r w:rsidRPr="00790008">
        <w:rPr>
          <w:rStyle w:val="BookTitle"/>
          <w:rFonts w:asciiTheme="minorHAnsi" w:hAnsiTheme="minorHAnsi" w:cstheme="minorHAnsi"/>
          <w:b w:val="0"/>
          <w:bCs w:val="0"/>
          <w:color w:val="000000"/>
          <w:sz w:val="28"/>
          <w:szCs w:val="28"/>
        </w:rPr>
        <w:br/>
        <w:t>tabe apacaya tumi kara bhāla-mate”</w:t>
      </w:r>
    </w:p>
    <w:p w14:paraId="66122576" w14:textId="3738F7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are not allowed to return to Your studies from today, then You can continue Your destruction.”</w:t>
      </w:r>
    </w:p>
    <w:p w14:paraId="6134010C" w14:textId="19DEE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7.189</w:t>
      </w:r>
    </w:p>
    <w:p w14:paraId="231919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13E36F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āise prabhu, seikhāne vasi’ hāse</w:t>
      </w:r>
      <w:r w:rsidRPr="00790008">
        <w:rPr>
          <w:rStyle w:val="BookTitle"/>
          <w:rFonts w:asciiTheme="minorHAnsi" w:hAnsiTheme="minorHAnsi" w:cstheme="minorHAnsi"/>
          <w:b w:val="0"/>
          <w:bCs w:val="0"/>
          <w:color w:val="000000"/>
          <w:sz w:val="28"/>
          <w:szCs w:val="28"/>
        </w:rPr>
        <w:br/>
        <w:t>sukṛti-sakala sukha-sindhu-mājhe bhāse</w:t>
      </w:r>
    </w:p>
    <w:p w14:paraId="6DE78B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the Lord did not leave His seat. He continued sitting there smiling as the pious people there floated in an ocean of bliss.</w:t>
      </w:r>
    </w:p>
    <w:p w14:paraId="79C40A0E" w14:textId="15836C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sukṛti-sakala </w:t>
      </w:r>
      <w:r w:rsidRPr="00790008">
        <w:rPr>
          <w:rStyle w:val="BookTitle"/>
          <w:rFonts w:asciiTheme="minorHAnsi" w:hAnsiTheme="minorHAnsi" w:cstheme="minorHAnsi"/>
          <w:b w:val="0"/>
          <w:bCs w:val="0"/>
          <w:color w:val="000000"/>
          <w:sz w:val="28"/>
          <w:szCs w:val="28"/>
        </w:rPr>
        <w:t>refers to those fortunate persons who desire to please Lord Viṣṇu.</w:t>
      </w:r>
    </w:p>
    <w:p w14:paraId="70C2B6CA" w14:textId="09807B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7.190</w:t>
      </w:r>
    </w:p>
    <w:p w14:paraId="78EB5F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200EC1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āpane dhariyā śiśu ānilā jananī</w:t>
      </w:r>
      <w:r w:rsidRPr="00790008">
        <w:rPr>
          <w:rStyle w:val="BookTitle"/>
          <w:rFonts w:asciiTheme="minorHAnsi" w:hAnsiTheme="minorHAnsi" w:cstheme="minorHAnsi"/>
          <w:b w:val="0"/>
          <w:bCs w:val="0"/>
          <w:color w:val="000000"/>
          <w:sz w:val="28"/>
          <w:szCs w:val="28"/>
        </w:rPr>
        <w:br/>
        <w:t>hāse gauracandra,—yena indranīla-maṇi</w:t>
      </w:r>
    </w:p>
    <w:p w14:paraId="616C32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Mother Śacī personally pulled Him off His seat, and Lord Gauracandra smiled like a shining blue sapphire.</w:t>
      </w:r>
    </w:p>
    <w:p w14:paraId="14323DBA" w14:textId="66E45A6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yena indranīla-maṇi </w:t>
      </w:r>
      <w:r w:rsidRPr="00790008">
        <w:rPr>
          <w:rStyle w:val="BookTitle"/>
          <w:rFonts w:asciiTheme="minorHAnsi" w:hAnsiTheme="minorHAnsi" w:cstheme="minorHAnsi"/>
          <w:b w:val="0"/>
          <w:bCs w:val="0"/>
          <w:color w:val="000000"/>
          <w:sz w:val="28"/>
          <w:szCs w:val="28"/>
        </w:rPr>
        <w:t xml:space="preserve">indicates that the golden body of Nimāi was smeared with soot from the impure rejected cooking pots, therefore He looked like a brightly shining blue sapphire, or He looked exactly like Śrī Nanda-gopāla. Otherwise (according to Śrīdhara Svāmī’s commentary on the word </w:t>
      </w:r>
      <w:r w:rsidRPr="00790008">
        <w:rPr>
          <w:rStyle w:val="BookTitle"/>
          <w:rFonts w:asciiTheme="minorHAnsi" w:hAnsiTheme="minorHAnsi" w:cstheme="minorHAnsi"/>
          <w:b w:val="0"/>
          <w:bCs w:val="0"/>
          <w:i/>
          <w:iCs/>
          <w:color w:val="000000"/>
          <w:sz w:val="28"/>
          <w:szCs w:val="28"/>
        </w:rPr>
        <w:t xml:space="preserve">akṛṣṇam </w:t>
      </w:r>
      <w:r w:rsidRPr="00790008">
        <w:rPr>
          <w:rStyle w:val="BookTitle"/>
          <w:rFonts w:asciiTheme="minorHAnsi" w:hAnsiTheme="minorHAnsi" w:cstheme="minorHAnsi"/>
          <w:b w:val="0"/>
          <w:bCs w:val="0"/>
          <w:color w:val="000000"/>
          <w:sz w:val="28"/>
          <w:szCs w:val="28"/>
        </w:rPr>
        <w:t xml:space="preserve">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w:t>
      </w:r>
      <w:r w:rsidRPr="00790008">
        <w:rPr>
          <w:rStyle w:val="BookTitle"/>
          <w:rFonts w:asciiTheme="minorHAnsi" w:hAnsiTheme="minorHAnsi" w:cstheme="minorHAnsi"/>
          <w:b w:val="0"/>
          <w:bCs w:val="0"/>
          <w:i/>
          <w:iCs/>
          <w:color w:val="000000"/>
          <w:sz w:val="28"/>
          <w:szCs w:val="28"/>
        </w:rPr>
        <w:t>kṛṣṇa-varṇaṁ tvisākṛṣṇaṁ</w:t>
      </w:r>
      <w:r w:rsidRPr="00790008">
        <w:rPr>
          <w:rStyle w:val="BookTitle"/>
          <w:rFonts w:asciiTheme="minorHAnsi" w:hAnsiTheme="minorHAnsi" w:cstheme="minorHAnsi"/>
          <w:b w:val="0"/>
          <w:bCs w:val="0"/>
          <w:color w:val="000000"/>
          <w:sz w:val="28"/>
          <w:szCs w:val="28"/>
        </w:rPr>
        <w:t>”), Kṛṣṇa’s incarnation for Kali-yuga looked as bright as a blue sapphire.</w:t>
      </w:r>
    </w:p>
    <w:p w14:paraId="6676C376" w14:textId="6691C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7.191</w:t>
      </w:r>
    </w:p>
    <w:p w14:paraId="75357D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4EC102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’tattva’ kahilena prabhu dattātreya-bhāve</w:t>
      </w:r>
      <w:r w:rsidRPr="00790008">
        <w:rPr>
          <w:rStyle w:val="BookTitle"/>
          <w:rFonts w:asciiTheme="minorHAnsi" w:hAnsiTheme="minorHAnsi" w:cstheme="minorHAnsi"/>
          <w:b w:val="0"/>
          <w:bCs w:val="0"/>
          <w:color w:val="000000"/>
          <w:sz w:val="28"/>
          <w:szCs w:val="28"/>
        </w:rPr>
        <w:br/>
        <w:t>nā bujhila keha viṣṇu-māyāra prabhāve</w:t>
      </w:r>
    </w:p>
    <w:p w14:paraId="449FF206" w14:textId="71290C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spoke the Absolute Truth in the mood of Dattātreya, yet no one could recognize Him due to the influence of His illusory energy.</w:t>
      </w:r>
    </w:p>
    <w:p w14:paraId="4714BC00" w14:textId="2DF6DB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7.192</w:t>
      </w:r>
    </w:p>
    <w:p w14:paraId="017D3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599AEB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karāilā lañā śacī puṇyavatī</w:t>
      </w:r>
      <w:r w:rsidRPr="00790008">
        <w:rPr>
          <w:rStyle w:val="BookTitle"/>
          <w:rFonts w:asciiTheme="minorHAnsi" w:hAnsiTheme="minorHAnsi" w:cstheme="minorHAnsi"/>
          <w:b w:val="0"/>
          <w:bCs w:val="0"/>
          <w:color w:val="000000"/>
          <w:sz w:val="28"/>
          <w:szCs w:val="28"/>
        </w:rPr>
        <w:br/>
        <w:t>hena kāle āilena miśra mahāmati</w:t>
      </w:r>
    </w:p>
    <w:p w14:paraId="6A8513CD" w14:textId="5D9935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Śacī then took Nimāi to the Ganges, and they both took bath. At that time the magnanimous Jagannātha Miśra arrived there.</w:t>
      </w:r>
    </w:p>
    <w:p w14:paraId="0E558D65" w14:textId="218E77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7.193</w:t>
      </w:r>
    </w:p>
    <w:p w14:paraId="031E21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0BA72D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miśra-sthāne śacī saba kahilena kathā</w:t>
      </w:r>
      <w:r w:rsidRPr="00790008">
        <w:rPr>
          <w:rStyle w:val="BookTitle"/>
          <w:rFonts w:asciiTheme="minorHAnsi" w:hAnsiTheme="minorHAnsi" w:cstheme="minorHAnsi"/>
          <w:b w:val="0"/>
          <w:bCs w:val="0"/>
          <w:color w:val="000000"/>
          <w:sz w:val="28"/>
          <w:szCs w:val="28"/>
        </w:rPr>
        <w:br/>
        <w:t>’paḍite nā pāya putra mane bhāve’ vyathā’</w:t>
      </w:r>
    </w:p>
    <w:p w14:paraId="7A4D16E7" w14:textId="273DDF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explained to him what had taken place. She then said, “Our son is morose because He is not allowed to study.”</w:t>
      </w:r>
    </w:p>
    <w:p w14:paraId="7A748749" w14:textId="1310DE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7.194</w:t>
      </w:r>
    </w:p>
    <w:p w14:paraId="637706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1AF583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bolena,—“miśra, tumi ta’ udāra</w:t>
      </w:r>
      <w:r w:rsidRPr="00790008">
        <w:rPr>
          <w:rStyle w:val="BookTitle"/>
          <w:rFonts w:asciiTheme="minorHAnsi" w:hAnsiTheme="minorHAnsi" w:cstheme="minorHAnsi"/>
          <w:b w:val="0"/>
          <w:bCs w:val="0"/>
          <w:color w:val="000000"/>
          <w:sz w:val="28"/>
          <w:szCs w:val="28"/>
        </w:rPr>
        <w:br/>
        <w:t>kā’ra kathāya putre nāhi deha’ paḍibāra?</w:t>
      </w:r>
    </w:p>
    <w:p w14:paraId="5218AA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others there said, “O Miśra, you are broad-minded. Who has inspired you to stop His studies?</w:t>
      </w:r>
    </w:p>
    <w:p w14:paraId="56A8E69C" w14:textId="0EE3BE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bole </w:t>
      </w:r>
      <w:r w:rsidRPr="00790008">
        <w:rPr>
          <w:rStyle w:val="BookTitle"/>
          <w:rFonts w:asciiTheme="minorHAnsi" w:hAnsiTheme="minorHAnsi" w:cstheme="minorHAnsi"/>
          <w:b w:val="0"/>
          <w:bCs w:val="0"/>
          <w:color w:val="000000"/>
          <w:sz w:val="28"/>
          <w:szCs w:val="28"/>
        </w:rPr>
        <w:t>means “speaking” or “statement.”</w:t>
      </w:r>
    </w:p>
    <w:p w14:paraId="28A3C764" w14:textId="6B9013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7.195</w:t>
      </w:r>
    </w:p>
    <w:p w14:paraId="2E24FD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3DAD32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karibe kṛṣṇacandra, sei satya haye</w:t>
      </w:r>
      <w:r w:rsidRPr="00790008">
        <w:rPr>
          <w:rStyle w:val="BookTitle"/>
          <w:rFonts w:asciiTheme="minorHAnsi" w:hAnsiTheme="minorHAnsi" w:cstheme="minorHAnsi"/>
          <w:b w:val="0"/>
          <w:bCs w:val="0"/>
          <w:color w:val="000000"/>
          <w:sz w:val="28"/>
          <w:szCs w:val="28"/>
        </w:rPr>
        <w:br/>
        <w:t>cintā parihari’ deha’ paḍite nirbhaye</w:t>
      </w:r>
    </w:p>
    <w:p w14:paraId="6A2B181C" w14:textId="57BB0B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Kṛṣṇa desires will certainly take place. Therefore give up your anxiety and fearlessly allow Him to study.</w:t>
      </w:r>
    </w:p>
    <w:p w14:paraId="1248DEB0" w14:textId="7A5319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7.196</w:t>
      </w:r>
    </w:p>
    <w:p w14:paraId="1093CA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6FCB8E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se bālaka cāhe āpane paḍite</w:t>
      </w:r>
      <w:r w:rsidRPr="00790008">
        <w:rPr>
          <w:rStyle w:val="BookTitle"/>
          <w:rFonts w:asciiTheme="minorHAnsi" w:hAnsiTheme="minorHAnsi" w:cstheme="minorHAnsi"/>
          <w:b w:val="0"/>
          <w:bCs w:val="0"/>
          <w:color w:val="000000"/>
          <w:sz w:val="28"/>
          <w:szCs w:val="28"/>
        </w:rPr>
        <w:br/>
        <w:t>bhāla dine yajña-sūtra deha’ bhāla mate”</w:t>
      </w:r>
    </w:p>
    <w:p w14:paraId="7359B6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fortunate that your son wants to study. You should arrange to give Him a brāhmaṇa thread on an auspicious day.”</w:t>
      </w:r>
    </w:p>
    <w:p w14:paraId="769AD386" w14:textId="174955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yajña-sūtra </w:t>
      </w:r>
      <w:r w:rsidRPr="00790008">
        <w:rPr>
          <w:rStyle w:val="BookTitle"/>
          <w:rFonts w:asciiTheme="minorHAnsi" w:hAnsiTheme="minorHAnsi" w:cstheme="minorHAnsi"/>
          <w:b w:val="0"/>
          <w:bCs w:val="0"/>
          <w:color w:val="000000"/>
          <w:sz w:val="28"/>
          <w:szCs w:val="28"/>
        </w:rPr>
        <w:t xml:space="preserve">refers to three rings of thread that one receives at the sacred thread ceremony. One must accept the sacred thread to mark the beginning of one’s study of the scriptures. The once-born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not qualified to study the scriptures. Only the twice-born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qualified to accept the sacred thread, teach others how to worship, give in charity, and study the scriptures. Apart from these activities,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also qualified to worship, teach, and accept charity. Without accepting the sacred thread,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not qualified to perform sacrifices. It is stated: </w:t>
      </w:r>
      <w:r w:rsidRPr="00790008">
        <w:rPr>
          <w:rStyle w:val="BookTitle"/>
          <w:rFonts w:asciiTheme="minorHAnsi" w:hAnsiTheme="minorHAnsi" w:cstheme="minorHAnsi"/>
          <w:b w:val="0"/>
          <w:bCs w:val="0"/>
          <w:i/>
          <w:iCs/>
          <w:color w:val="000000"/>
          <w:sz w:val="28"/>
          <w:szCs w:val="28"/>
        </w:rPr>
        <w:t>upa—veda-samīpe tvāṁ neṣye</w:t>
      </w:r>
      <w:r w:rsidRPr="00790008">
        <w:rPr>
          <w:rStyle w:val="BookTitle"/>
          <w:rFonts w:asciiTheme="minorHAnsi" w:hAnsiTheme="minorHAnsi" w:cstheme="minorHAnsi"/>
          <w:b w:val="0"/>
          <w:bCs w:val="0"/>
          <w:color w:val="000000"/>
          <w:sz w:val="28"/>
          <w:szCs w:val="28"/>
        </w:rPr>
        <w:t xml:space="preserve">—“I will bring you near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“I will teach you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awards a person the sacred thread for this purpose—to give him the qualification for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2CB1A747" w14:textId="1ABD02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7.197</w:t>
      </w:r>
    </w:p>
    <w:p w14:paraId="366B22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66E867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bole,—“tomarā parama-bandhu-gaṇa</w:t>
      </w:r>
      <w:r w:rsidRPr="00790008">
        <w:rPr>
          <w:rStyle w:val="BookTitle"/>
          <w:rFonts w:asciiTheme="minorHAnsi" w:hAnsiTheme="minorHAnsi" w:cstheme="minorHAnsi"/>
          <w:b w:val="0"/>
          <w:bCs w:val="0"/>
          <w:color w:val="000000"/>
          <w:sz w:val="28"/>
          <w:szCs w:val="28"/>
        </w:rPr>
        <w:br/>
        <w:t>tomarā ye bole, sei āmāra vacana</w:t>
      </w:r>
    </w:p>
    <w:p w14:paraId="1E7F45BC" w14:textId="6F1DD7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replied, “All of you are my well-wishers. Therefore whatever you say, I must accept.”</w:t>
      </w:r>
    </w:p>
    <w:p w14:paraId="13A2FDF7" w14:textId="2E2432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7.198</w:t>
      </w:r>
    </w:p>
    <w:p w14:paraId="6EF596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676ED5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alaukika dekhiyā śiśura sarva-karma</w:t>
      </w:r>
      <w:r w:rsidRPr="00790008">
        <w:rPr>
          <w:rStyle w:val="BookTitle"/>
          <w:rFonts w:asciiTheme="minorHAnsi" w:hAnsiTheme="minorHAnsi" w:cstheme="minorHAnsi"/>
          <w:b w:val="0"/>
          <w:bCs w:val="0"/>
          <w:color w:val="000000"/>
          <w:sz w:val="28"/>
          <w:szCs w:val="28"/>
        </w:rPr>
        <w:br/>
        <w:t>vismaya bhāvena, keha nāhi jāne marma</w:t>
      </w:r>
    </w:p>
    <w:p w14:paraId="51917B29" w14:textId="7CC688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the child’s uncommon activities, everyone was struck with wonder, yet no one could understand Him.</w:t>
      </w:r>
    </w:p>
    <w:p w14:paraId="552EADBC" w14:textId="0C9476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7.199</w:t>
      </w:r>
    </w:p>
    <w:p w14:paraId="7ACBD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171CEC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madhye madhye kona jana ati bhāgyavāne</w:t>
      </w:r>
      <w:r w:rsidRPr="00790008">
        <w:rPr>
          <w:rStyle w:val="BookTitle"/>
          <w:rFonts w:asciiTheme="minorHAnsi" w:hAnsiTheme="minorHAnsi" w:cstheme="minorHAnsi"/>
          <w:b w:val="0"/>
          <w:bCs w:val="0"/>
          <w:color w:val="000000"/>
          <w:sz w:val="28"/>
          <w:szCs w:val="28"/>
        </w:rPr>
        <w:br/>
        <w:t>pūrve kahi’ rākhiyāche jagannātha-sthāne</w:t>
      </w:r>
    </w:p>
    <w:p w14:paraId="28D9A921" w14:textId="21FA37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most fortunate person had previously given Jagannātha Miśra a prediction.</w:t>
      </w:r>
    </w:p>
    <w:p w14:paraId="413A25E3" w14:textId="5E9AF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7.200</w:t>
      </w:r>
    </w:p>
    <w:p w14:paraId="6ECC5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3B8E08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“prākṛta bālaka kabhu e bālaka nahe</w:t>
      </w:r>
      <w:r w:rsidRPr="00790008">
        <w:rPr>
          <w:rStyle w:val="BookTitle"/>
          <w:rFonts w:asciiTheme="minorHAnsi" w:hAnsiTheme="minorHAnsi" w:cstheme="minorHAnsi"/>
          <w:b w:val="0"/>
          <w:bCs w:val="0"/>
          <w:color w:val="000000"/>
          <w:sz w:val="28"/>
          <w:szCs w:val="28"/>
        </w:rPr>
        <w:br/>
        <w:t>yatna kari’ e bālake rākhiha hṛdaye</w:t>
      </w:r>
    </w:p>
    <w:p w14:paraId="674383C5" w14:textId="4B9C05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is not ordinary. Please carefully keep this child in the core of your heart.”</w:t>
      </w:r>
    </w:p>
    <w:p w14:paraId="24231AD3" w14:textId="54B418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7.201</w:t>
      </w:r>
    </w:p>
    <w:p w14:paraId="71C8C6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544636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gupta-bhāve prabhu keli kare</w:t>
      </w:r>
      <w:r w:rsidRPr="00790008">
        <w:rPr>
          <w:rStyle w:val="BookTitle"/>
          <w:rFonts w:asciiTheme="minorHAnsi" w:hAnsiTheme="minorHAnsi" w:cstheme="minorHAnsi"/>
          <w:b w:val="0"/>
          <w:bCs w:val="0"/>
          <w:color w:val="000000"/>
          <w:sz w:val="28"/>
          <w:szCs w:val="28"/>
        </w:rPr>
        <w:br/>
        <w:t>vaikuṇṭha-nāyaka nija-aṅgane vihare</w:t>
      </w:r>
    </w:p>
    <w:p w14:paraId="085F0ECF" w14:textId="52EFCA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Lord of Vaikuṇṭha constantly enjoyed His confidential pastimes in the courtyard of His house.</w:t>
      </w:r>
    </w:p>
    <w:p w14:paraId="41C7E1B5" w14:textId="0F77F0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7.202</w:t>
      </w:r>
    </w:p>
    <w:p w14:paraId="2C2AB3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487AF1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paḍite āilā prabhu bāpera ādeśe</w:t>
      </w:r>
      <w:r w:rsidRPr="00790008">
        <w:rPr>
          <w:rStyle w:val="BookTitle"/>
          <w:rFonts w:asciiTheme="minorHAnsi" w:hAnsiTheme="minorHAnsi" w:cstheme="minorHAnsi"/>
          <w:b w:val="0"/>
          <w:bCs w:val="0"/>
          <w:color w:val="000000"/>
          <w:sz w:val="28"/>
          <w:szCs w:val="28"/>
        </w:rPr>
        <w:br/>
        <w:t>hailena mahāprabhu ānanda-viśeṣe</w:t>
      </w:r>
    </w:p>
    <w:p w14:paraId="305154D0" w14:textId="24B82B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order of His father, the Supreme Lord then joyfully resumed His studies.</w:t>
      </w:r>
    </w:p>
    <w:p w14:paraId="3B2F7938" w14:textId="7550E0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7.203</w:t>
      </w:r>
    </w:p>
    <w:p w14:paraId="274A22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6B5C32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03163517" w14:textId="2F870F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05FF59A6"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Seven, entitled “Śrī Viśvarūpa Takes Sannyāsa.”</w:t>
      </w:r>
    </w:p>
    <w:p w14:paraId="301EE1D1" w14:textId="6F32C5FA"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8: The Disappearance of Jagann</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tha Mi</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ra</w:t>
      </w:r>
    </w:p>
    <w:p w14:paraId="2BC9D55A"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Eight: The Disappearance of Jagannātha Miśra</w:t>
      </w:r>
    </w:p>
    <w:p w14:paraId="790A9E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Nimāi’s sacred thread ceremony, His studying at the house of Gaṅgādāsa Paṇḍita, Jagannātha Miśra’s dream of Viśvambhara’s future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and the disappearance of Jagannātha Miśra.</w:t>
      </w:r>
    </w:p>
    <w:p w14:paraId="276B6FD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accepted the sacred thread in a grand ceremony at an auspicious moment, on an auspicious day, in an auspicious month. Then in order to deliver the living entities He enacted the pastimes of Vāmanadeva and begged alms from everyone. Śrī Gaurasundara began to study with Gaṅgādāsa Paṇḍita, who is nondifferent from Sāndīpani Muni and the crest jewel among the professors of Navadvīpa. When Gaṅgādāsa realized that Nimāi was the most intelligent of his students, he became very pleased. Nimāi did not hesitate to challenge even Gaṅgādāsa’s senior students, headed by Śrī Murāri Gupta, Kamalākānta, and Kṛṣṇānanda. Nimāi would go to the various bathing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 xml:space="preserve"> along the Ganges and quarrel with the other students. After Nimāi explained and established the meaning of a </w:t>
      </w:r>
      <w:r w:rsidRPr="00790008">
        <w:rPr>
          <w:rStyle w:val="BookTitle"/>
          <w:rFonts w:asciiTheme="minorHAnsi" w:hAnsiTheme="minorHAnsi" w:cstheme="minorHAnsi"/>
          <w:b w:val="0"/>
          <w:bCs w:val="0"/>
          <w:i/>
          <w:iCs/>
          <w:color w:val="000000"/>
          <w:sz w:val="28"/>
          <w:szCs w:val="28"/>
        </w:rPr>
        <w:t>sūtra</w:t>
      </w:r>
      <w:r w:rsidRPr="00790008">
        <w:rPr>
          <w:rStyle w:val="BookTitle"/>
          <w:rFonts w:asciiTheme="minorHAnsi" w:hAnsiTheme="minorHAnsi" w:cstheme="minorHAnsi"/>
          <w:b w:val="0"/>
          <w:bCs w:val="0"/>
          <w:color w:val="000000"/>
          <w:sz w:val="28"/>
          <w:szCs w:val="28"/>
        </w:rPr>
        <w:t xml:space="preserve">, He would refute that meaning and then again reestablish His first explanation, thereby astonishing the assembled students. In order to see Nimāi’s scholastic pastimes, the omniscient Bṛhaspati appeared in Navadvīpa along with his disciples. The Ganges had long desired the good fortune enjoyed by the Yamunā: </w:t>
      </w:r>
      <w:r w:rsidRPr="00790008">
        <w:rPr>
          <w:rStyle w:val="BookTitle"/>
          <w:rFonts w:asciiTheme="minorHAnsi" w:hAnsiTheme="minorHAnsi" w:cstheme="minorHAnsi"/>
          <w:b w:val="0"/>
          <w:bCs w:val="0"/>
          <w:i/>
          <w:iCs/>
          <w:color w:val="000000"/>
          <w:sz w:val="28"/>
          <w:szCs w:val="28"/>
        </w:rPr>
        <w:t>ūrmidorvilāsa-padma-nābha-pāda-vandinī</w:t>
      </w:r>
      <w:r w:rsidRPr="00790008">
        <w:rPr>
          <w:rStyle w:val="BookTitle"/>
          <w:rFonts w:asciiTheme="minorHAnsi" w:hAnsiTheme="minorHAnsi" w:cstheme="minorHAnsi"/>
          <w:b w:val="0"/>
          <w:bCs w:val="0"/>
          <w:color w:val="000000"/>
          <w:sz w:val="28"/>
          <w:szCs w:val="28"/>
        </w:rPr>
        <w:t xml:space="preserve">—“who with folded hands in the form of waves prayed to the lotus feet of the Lord.” Śrī Gaurasundara, who is a desire tree, regularly fulfilled that desire of Gaṅgādevī. Thus Nimāi displayed His pastimes of bathing in the Ganges, properly worshiping Viṣṇu, watering the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and honoring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Thereafter He would sit in a secluded place in His house to study and write a commentary on the </w:t>
      </w:r>
      <w:r w:rsidRPr="00790008">
        <w:rPr>
          <w:rStyle w:val="BookTitle"/>
          <w:rFonts w:asciiTheme="minorHAnsi" w:hAnsiTheme="minorHAnsi" w:cstheme="minorHAnsi"/>
          <w:b w:val="0"/>
          <w:bCs w:val="0"/>
          <w:i/>
          <w:iCs/>
          <w:color w:val="000000"/>
          <w:sz w:val="28"/>
          <w:szCs w:val="28"/>
        </w:rPr>
        <w:t>sūtras</w:t>
      </w:r>
      <w:r w:rsidRPr="00790008">
        <w:rPr>
          <w:rStyle w:val="BookTitle"/>
          <w:rFonts w:asciiTheme="minorHAnsi" w:hAnsiTheme="minorHAnsi" w:cstheme="minorHAnsi"/>
          <w:b w:val="0"/>
          <w:bCs w:val="0"/>
          <w:color w:val="000000"/>
          <w:sz w:val="28"/>
          <w:szCs w:val="28"/>
        </w:rPr>
        <w:t xml:space="preserve">. Seeing these activities, Jagannātha Miśra was jubilant within, and out of parental affection he continually prayed to Kṛṣṇa so that his son would not face any obstacles. One day Jagannātha Miśra dreamt that Nimāi was dressed as a wonderful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engaged in continual laughing, dancing, and crying while chanting the names of Kṛṣṇa surrounded by the devotees headed by Advaita Ācārya. He saw Nimāi sit on Viṣṇu’s </w:t>
      </w:r>
      <w:r w:rsidRPr="00790008">
        <w:rPr>
          <w:rStyle w:val="BookTitle"/>
          <w:rFonts w:asciiTheme="minorHAnsi" w:hAnsiTheme="minorHAnsi" w:cstheme="minorHAnsi"/>
          <w:b w:val="0"/>
          <w:bCs w:val="0"/>
          <w:i/>
          <w:iCs/>
          <w:color w:val="000000"/>
          <w:sz w:val="28"/>
          <w:szCs w:val="28"/>
        </w:rPr>
        <w:t>siṁhāsana</w:t>
      </w:r>
      <w:r w:rsidRPr="00790008">
        <w:rPr>
          <w:rStyle w:val="BookTitle"/>
          <w:rFonts w:asciiTheme="minorHAnsi" w:hAnsiTheme="minorHAnsi" w:cstheme="minorHAnsi"/>
          <w:b w:val="0"/>
          <w:bCs w:val="0"/>
          <w:color w:val="000000"/>
          <w:sz w:val="28"/>
          <w:szCs w:val="28"/>
        </w:rPr>
        <w:t xml:space="preserve"> and place His feet on everyone’s head. The demigods led by the four-headed, five-headed, and thousand-headed Lords all chanted, “Jaya Śacīnandana!” and offered prayers from all sides. Then he saw Nimāi dancing and chanting in the streets of Navadvīpa followed by millions of people. He also saw Nimāi going to Nīlācala with His devotees. After seeing this dream, Jagannātha Miśra was convinced that Nimāi would leave home, and he </w:t>
      </w:r>
      <w:r w:rsidRPr="00790008">
        <w:rPr>
          <w:rStyle w:val="BookTitle"/>
          <w:rFonts w:asciiTheme="minorHAnsi" w:hAnsiTheme="minorHAnsi" w:cstheme="minorHAnsi"/>
          <w:b w:val="0"/>
          <w:bCs w:val="0"/>
          <w:color w:val="000000"/>
          <w:sz w:val="28"/>
          <w:szCs w:val="28"/>
        </w:rPr>
        <w:lastRenderedPageBreak/>
        <w:t xml:space="preserve">became filled with fear and anxiety. Śacīdevī, however, solaced Jagannātha Miśra, saying, “The way Nimāi is engaged in studying, He will never leave home and go anywhere.” Shortly thereafter, Jagannātha Miśra left this world. As Śrī Rāmacandra cried when Śrī Daśaratha left this world (feeling separation from His devotee), Śrī Gaurasundara also profusely cried on the disappearance of Jagannātha Miśra. Thereafter Nimāi solaced Mother Śacī in various ways, saying, “I’ll give you that which is rare for even Lord Brahmā and Lord Śiva.” One day before going to take bath in the Ganges, Nimāi asked Śacīdevī for some oil, an </w:t>
      </w:r>
      <w:r w:rsidRPr="00790008">
        <w:rPr>
          <w:rStyle w:val="BookTitle"/>
          <w:rFonts w:asciiTheme="minorHAnsi" w:hAnsiTheme="minorHAnsi" w:cstheme="minorHAnsi"/>
          <w:b w:val="0"/>
          <w:bCs w:val="0"/>
          <w:i/>
          <w:iCs/>
          <w:color w:val="000000"/>
          <w:sz w:val="28"/>
          <w:szCs w:val="28"/>
        </w:rPr>
        <w:t>āmalakī</w:t>
      </w:r>
      <w:r w:rsidRPr="00790008">
        <w:rPr>
          <w:rStyle w:val="BookTitle"/>
          <w:rFonts w:asciiTheme="minorHAnsi" w:hAnsiTheme="minorHAnsi" w:cstheme="minorHAnsi"/>
          <w:b w:val="0"/>
          <w:bCs w:val="0"/>
          <w:color w:val="000000"/>
          <w:sz w:val="28"/>
          <w:szCs w:val="28"/>
        </w:rPr>
        <w:t xml:space="preserve"> fruit, a flower garland, and some sandalwood to worship the Ganges. When Śacīdevī requested Nimāi to wait a bit, Nimāi became as angry as Rudra and began to destroy everything in the house, including the doors and windows. Being the protector of </w:t>
      </w:r>
      <w:r w:rsidRPr="00790008">
        <w:rPr>
          <w:rStyle w:val="BookTitle"/>
          <w:rFonts w:asciiTheme="minorHAnsi" w:hAnsiTheme="minorHAnsi" w:cstheme="minorHAnsi"/>
          <w:b w:val="0"/>
          <w:bCs w:val="0"/>
          <w:i/>
          <w:iCs/>
          <w:color w:val="000000"/>
          <w:sz w:val="28"/>
          <w:szCs w:val="28"/>
        </w:rPr>
        <w:t>sanātana-dharma</w:t>
      </w:r>
      <w:r w:rsidRPr="00790008">
        <w:rPr>
          <w:rStyle w:val="BookTitle"/>
          <w:rFonts w:asciiTheme="minorHAnsi" w:hAnsiTheme="minorHAnsi" w:cstheme="minorHAnsi"/>
          <w:b w:val="0"/>
          <w:bCs w:val="0"/>
          <w:color w:val="000000"/>
          <w:sz w:val="28"/>
          <w:szCs w:val="28"/>
        </w:rPr>
        <w:t>, however, the Lord did not raise His hand against His mother. After breaking everything, Nimāi began to roll on the ground. Thereafter Śacīdevī brought sandalwood and a garland for Nimāi’s worship of the Ganges. As Yaśodā tolerated all of Kṛṣṇa’s mischievous activities in Gokula, Śacīdevī similarly tolerated all of Nimāi’s mischievous activities in Navadvīpa. After Nimāi bathed in the Ganges, returned home, and ate, Śacīdevī said to Him, “What did You gain by smashing everything in the house? What will You eat tomorrow? We have no more provisions at home.” In reply, Nimāi told His mother, “Viśvambhara Kṛṣṇa is the only maintainer of everyone. His devotees do not need to worry about their food.” Saying this, Śrī Gaurasundara, the husband of Sarasvatī, went out to manifest His pastimes of study. When Nimāi returned home, He gave twenty grams of gold to His mother and said, “Kṛṣṇa has given this resource, you can exchange it for whatever household provisions we need.” Śacīdevī thought, “Whenever there is a shortage at home, Nimāi immediately brings gold from somewhere.” Śacīdevī became afraid as she thought, “I don’t know, perhaps some problem will arise.” Thus Śacīdevī first checked the gold with five to ten people before exchanging it for her household necessities. Nimāi remained always engaged in discussing the scriptures while taking bath, eating, and traveling. He did not disclose Himself due to the fallen condition of the world. This chapter ends with a description of the world as devoid of devotional service to Lord Hari and the distress felt by the compassionate Vaiṣṇavas on account of this pathetic condition.</w:t>
      </w:r>
    </w:p>
    <w:p w14:paraId="5FAE063C" w14:textId="02C592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w:t>
      </w:r>
    </w:p>
    <w:p w14:paraId="32320D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6587CD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kṛpā-sindhu śri-gaurasundara</w:t>
      </w:r>
      <w:r w:rsidRPr="00790008">
        <w:rPr>
          <w:rStyle w:val="BookTitle"/>
          <w:rFonts w:asciiTheme="minorHAnsi" w:hAnsiTheme="minorHAnsi" w:cstheme="minorHAnsi"/>
          <w:b w:val="0"/>
          <w:bCs w:val="0"/>
          <w:color w:val="000000"/>
          <w:sz w:val="28"/>
          <w:szCs w:val="28"/>
        </w:rPr>
        <w:br/>
        <w:t>jaya śacī-jagannātha-gṛha-śaśadhara</w:t>
      </w:r>
    </w:p>
    <w:p w14:paraId="756AB3DB" w14:textId="4B1451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glories to Śrī Gaurasundara, the ocean of mercy! All glories to the moonlike Lord in the house of Śacī and Jagannātha!</w:t>
      </w:r>
    </w:p>
    <w:p w14:paraId="1982C74E" w14:textId="0C78CE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w:t>
      </w:r>
    </w:p>
    <w:p w14:paraId="4924C0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4B89D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nityānanda-svarūpera prāṇa</w:t>
      </w:r>
      <w:r w:rsidRPr="00790008">
        <w:rPr>
          <w:rStyle w:val="BookTitle"/>
          <w:rFonts w:asciiTheme="minorHAnsi" w:hAnsiTheme="minorHAnsi" w:cstheme="minorHAnsi"/>
          <w:b w:val="0"/>
          <w:bCs w:val="0"/>
          <w:color w:val="000000"/>
          <w:sz w:val="28"/>
          <w:szCs w:val="28"/>
        </w:rPr>
        <w:br/>
        <w:t>jaya jaya saṅkīrtana-dharmera nidhāna</w:t>
      </w:r>
    </w:p>
    <w:p w14:paraId="47FE94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life and soul of Nityānanda Svarūpa! All glories to the inaugurator of the congregational chanting of the holy names!</w:t>
      </w:r>
    </w:p>
    <w:p w14:paraId="05F1451E" w14:textId="53ADA77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the inaugurator of devotional service in the form of chanting the holy names. It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w:t>
      </w:r>
    </w:p>
    <w:p w14:paraId="13F53F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4296D2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w:t>
      </w:r>
      <w:r w:rsidRPr="00790008">
        <w:rPr>
          <w:rStyle w:val="BookTitle"/>
          <w:rFonts w:asciiTheme="minorHAnsi" w:hAnsiTheme="minorHAnsi" w:cstheme="minorHAnsi"/>
          <w:b w:val="0"/>
          <w:bCs w:val="0"/>
          <w:i/>
          <w:iCs/>
          <w:color w:val="000000"/>
          <w:sz w:val="28"/>
          <w:szCs w:val="28"/>
        </w:rPr>
        <w:t>śravaṇaṁ kīrtanaṁ viṣṇoḥ</w:t>
      </w:r>
      <w:r w:rsidRPr="00790008">
        <w:rPr>
          <w:rStyle w:val="BookTitle"/>
          <w:rFonts w:asciiTheme="minorHAnsi" w:hAnsiTheme="minorHAnsi" w:cstheme="minorHAnsi"/>
          <w:b w:val="0"/>
          <w:bCs w:val="0"/>
          <w:color w:val="000000"/>
          <w:sz w:val="28"/>
          <w:szCs w:val="28"/>
        </w:rPr>
        <w:t xml:space="preserve">), Śrīla Jīva Gosvāmī Prabhu has written about the preaching of devotional service in the form of chanting the holy names by Śrī Caitanyadeva, the deliverer of people in the Age of Kali, as follows: “Therefore, although in the Age of Kali other processes of devotional service are to be performed, they must always be accompanied by the chanting of the holy names.” It is also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3.77): “Lord Śrī Kṛṣṇa Caitanya is the initiator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[congregational chanting of the holy name of the Lord]. One who worships Him through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is fortunate indeed.”</w:t>
      </w:r>
    </w:p>
    <w:p w14:paraId="2F03A4B8" w14:textId="4B5B9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w:t>
      </w:r>
    </w:p>
    <w:p w14:paraId="39D2E2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D9969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bhakta-goṣṭhi-sahita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5C5714E5" w14:textId="02FA0B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along with His devotees and associates. By hearing the topics of Lord Caitanya, one attains the devotional service of the Lord.</w:t>
      </w:r>
    </w:p>
    <w:p w14:paraId="13C98E34" w14:textId="37CA6E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w:t>
      </w:r>
    </w:p>
    <w:p w14:paraId="366121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46D79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mahāprabhu jagannātha-ghare</w:t>
      </w:r>
      <w:r w:rsidRPr="00790008">
        <w:rPr>
          <w:rStyle w:val="BookTitle"/>
          <w:rFonts w:asciiTheme="minorHAnsi" w:hAnsiTheme="minorHAnsi" w:cstheme="minorHAnsi"/>
          <w:b w:val="0"/>
          <w:bCs w:val="0"/>
          <w:color w:val="000000"/>
          <w:sz w:val="28"/>
          <w:szCs w:val="28"/>
        </w:rPr>
        <w:br/>
        <w:t>nigūḍhe āchena, keha cinite nā pāre</w:t>
      </w:r>
    </w:p>
    <w:p w14:paraId="3DD225BB" w14:textId="116F43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as the Supreme Lord confidentially resided in the house of Jagannātha Miśra, no one was able to recognize Him.</w:t>
      </w:r>
    </w:p>
    <w:p w14:paraId="41FE587E" w14:textId="265499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w:t>
      </w:r>
    </w:p>
    <w:p w14:paraId="5595A0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E7F3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bālya-krīḍā-nāma yata āche pṛthivīte</w:t>
      </w:r>
      <w:r w:rsidRPr="00790008">
        <w:rPr>
          <w:rStyle w:val="BookTitle"/>
          <w:rFonts w:asciiTheme="minorHAnsi" w:hAnsiTheme="minorHAnsi" w:cstheme="minorHAnsi"/>
          <w:b w:val="0"/>
          <w:bCs w:val="0"/>
          <w:color w:val="000000"/>
          <w:sz w:val="28"/>
          <w:szCs w:val="28"/>
        </w:rPr>
        <w:br/>
        <w:t>sakala khelāya prabhu, ke pāre kahite?</w:t>
      </w:r>
    </w:p>
    <w:p w14:paraId="09EA915B" w14:textId="26D96E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enjoyed every variety of childhood sports found in the world. Who can describe them all?</w:t>
      </w:r>
    </w:p>
    <w:p w14:paraId="06D70FD4" w14:textId="5EE9B0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w:t>
      </w:r>
    </w:p>
    <w:p w14:paraId="0386DB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C1179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veda-dvāre vyakta haibe sakala purāṇe</w:t>
      </w:r>
      <w:r w:rsidRPr="00790008">
        <w:rPr>
          <w:rStyle w:val="BookTitle"/>
          <w:rFonts w:asciiTheme="minorHAnsi" w:hAnsiTheme="minorHAnsi" w:cstheme="minorHAnsi"/>
          <w:b w:val="0"/>
          <w:bCs w:val="0"/>
          <w:color w:val="000000"/>
          <w:sz w:val="28"/>
          <w:szCs w:val="28"/>
        </w:rPr>
        <w:br/>
        <w:t>kichu śeṣe śunibe sakala bhāgyavāne</w:t>
      </w:r>
    </w:p>
    <w:p w14:paraId="310131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pastimes will later be described through the Vedas in all the Purāṇas, and fortunate souls will hear about them.</w:t>
      </w:r>
    </w:p>
    <w:p w14:paraId="6529C9F4" w14:textId="0C94515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veda</w:t>
      </w:r>
      <w:r w:rsidRPr="00790008">
        <w:rPr>
          <w:rStyle w:val="BookTitle"/>
          <w:rFonts w:asciiTheme="minorHAnsi" w:hAnsiTheme="minorHAnsi" w:cstheme="minorHAnsi"/>
          <w:b w:val="0"/>
          <w:bCs w:val="0"/>
          <w:color w:val="000000"/>
          <w:sz w:val="28"/>
          <w:szCs w:val="28"/>
        </w:rPr>
        <w:t xml:space="preserve"> refers to (1) Viṣṇu, (2)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(3) the </w:t>
      </w:r>
      <w:r w:rsidRPr="00790008">
        <w:rPr>
          <w:rStyle w:val="BookTitle"/>
          <w:rFonts w:asciiTheme="minorHAnsi" w:hAnsiTheme="minorHAnsi" w:cstheme="minorHAnsi"/>
          <w:b w:val="0"/>
          <w:bCs w:val="0"/>
          <w:i/>
          <w:iCs/>
          <w:color w:val="000000"/>
          <w:sz w:val="28"/>
          <w:szCs w:val="28"/>
        </w:rPr>
        <w:t>āmnāya</w:t>
      </w:r>
      <w:r w:rsidRPr="00790008">
        <w:rPr>
          <w:rStyle w:val="BookTitle"/>
          <w:rFonts w:asciiTheme="minorHAnsi" w:hAnsiTheme="minorHAnsi" w:cstheme="minorHAnsi"/>
          <w:b w:val="0"/>
          <w:bCs w:val="0"/>
          <w:color w:val="000000"/>
          <w:sz w:val="28"/>
          <w:szCs w:val="28"/>
        </w:rPr>
        <w:t xml:space="preserve">, (4) the </w:t>
      </w:r>
      <w:r w:rsidRPr="00790008">
        <w:rPr>
          <w:rStyle w:val="BookTitle"/>
          <w:rFonts w:asciiTheme="minorHAnsi" w:hAnsiTheme="minorHAnsi" w:cstheme="minorHAnsi"/>
          <w:b w:val="0"/>
          <w:bCs w:val="0"/>
          <w:i/>
          <w:iCs/>
          <w:color w:val="000000"/>
          <w:sz w:val="28"/>
          <w:szCs w:val="28"/>
        </w:rPr>
        <w:t>chandas</w:t>
      </w:r>
      <w:r w:rsidRPr="00790008">
        <w:rPr>
          <w:rStyle w:val="BookTitle"/>
          <w:rFonts w:asciiTheme="minorHAnsi" w:hAnsiTheme="minorHAnsi" w:cstheme="minorHAnsi"/>
          <w:b w:val="0"/>
          <w:bCs w:val="0"/>
          <w:color w:val="000000"/>
          <w:sz w:val="28"/>
          <w:szCs w:val="28"/>
        </w:rPr>
        <w:t xml:space="preserve">, (5) the </w:t>
      </w:r>
      <w:r w:rsidRPr="00790008">
        <w:rPr>
          <w:rStyle w:val="BookTitle"/>
          <w:rFonts w:asciiTheme="minorHAnsi" w:hAnsiTheme="minorHAnsi" w:cstheme="minorHAnsi"/>
          <w:b w:val="0"/>
          <w:bCs w:val="0"/>
          <w:i/>
          <w:iCs/>
          <w:color w:val="000000"/>
          <w:sz w:val="28"/>
          <w:szCs w:val="28"/>
        </w:rPr>
        <w:t>brahmās</w:t>
      </w:r>
      <w:r w:rsidRPr="00790008">
        <w:rPr>
          <w:rStyle w:val="BookTitle"/>
          <w:rFonts w:asciiTheme="minorHAnsi" w:hAnsiTheme="minorHAnsi" w:cstheme="minorHAnsi"/>
          <w:b w:val="0"/>
          <w:bCs w:val="0"/>
          <w:color w:val="000000"/>
          <w:sz w:val="28"/>
          <w:szCs w:val="28"/>
        </w:rPr>
        <w:t xml:space="preserve">, and (6) the </w:t>
      </w:r>
      <w:r w:rsidRPr="00790008">
        <w:rPr>
          <w:rStyle w:val="BookTitle"/>
          <w:rFonts w:asciiTheme="minorHAnsi" w:hAnsiTheme="minorHAnsi" w:cstheme="minorHAnsi"/>
          <w:b w:val="0"/>
          <w:bCs w:val="0"/>
          <w:i/>
          <w:iCs/>
          <w:color w:val="000000"/>
          <w:sz w:val="28"/>
          <w:szCs w:val="28"/>
        </w:rPr>
        <w:t>nigamas</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refers to the eighteen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twenty </w:t>
      </w:r>
      <w:r w:rsidRPr="00790008">
        <w:rPr>
          <w:rStyle w:val="BookTitle"/>
          <w:rFonts w:asciiTheme="minorHAnsi" w:hAnsiTheme="minorHAnsi" w:cstheme="minorHAnsi"/>
          <w:b w:val="0"/>
          <w:bCs w:val="0"/>
          <w:i/>
          <w:iCs/>
          <w:color w:val="000000"/>
          <w:sz w:val="28"/>
          <w:szCs w:val="28"/>
        </w:rPr>
        <w:t>Upapurāṇas</w:t>
      </w:r>
      <w:r w:rsidRPr="00790008">
        <w:rPr>
          <w:rStyle w:val="BookTitle"/>
          <w:rFonts w:asciiTheme="minorHAnsi" w:hAnsiTheme="minorHAnsi" w:cstheme="minorHAnsi"/>
          <w:b w:val="0"/>
          <w:bCs w:val="0"/>
          <w:color w:val="000000"/>
          <w:sz w:val="28"/>
          <w:szCs w:val="28"/>
        </w:rPr>
        <w:t xml:space="preserve">, and the histories. Although the topics of Śrī Gaurasundara, the covered incarnation, are more or less explained in all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they are not clearly described. Lord Viṣṇu resides in the hearts of the Vaiṣṇavas, and topics of Lord Viṣṇu emanate from the mouths of the Vaiṣṇavas. Therefore the wonderful activities of Śrī Gaurasundara will later be described by Vaiṣṇava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in their commentaries on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Vedic literatures emanate from the breathing of Lord Viṣṇu. Śrī Vyāsadeva, who divided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has appeared in this Age of Kali as Śrī Vṛndāvana dāsa Ṭhākura, the author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which is nondifferent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Therefore Śrī Kavirāja Gosvāmī Prabhu has written about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as follows: “The subject matter of this book is so sublime that it appears that Śrī Caitanya Mahāprabhu has personally spoken through the writings of Śrī Vṛndāvana dāsa Ṭhākura.”</w:t>
      </w:r>
    </w:p>
    <w:p w14:paraId="0F3586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eternality of Vedic literature is not denied by the use of future tense in the phrase </w:t>
      </w:r>
      <w:r w:rsidRPr="00790008">
        <w:rPr>
          <w:rStyle w:val="BookTitle"/>
          <w:rFonts w:asciiTheme="minorHAnsi" w:hAnsiTheme="minorHAnsi" w:cstheme="minorHAnsi"/>
          <w:b w:val="0"/>
          <w:bCs w:val="0"/>
          <w:i/>
          <w:iCs/>
          <w:color w:val="000000"/>
          <w:sz w:val="28"/>
          <w:szCs w:val="28"/>
        </w:rPr>
        <w:t>veda-dvāre vyakta haibe</w:t>
      </w:r>
      <w:r w:rsidRPr="00790008">
        <w:rPr>
          <w:rStyle w:val="BookTitle"/>
          <w:rFonts w:asciiTheme="minorHAnsi" w:hAnsiTheme="minorHAnsi" w:cstheme="minorHAnsi"/>
          <w:b w:val="0"/>
          <w:bCs w:val="0"/>
          <w:color w:val="000000"/>
          <w:sz w:val="28"/>
          <w:szCs w:val="28"/>
        </w:rPr>
        <w:t>. In different Manvantaras and in the beginning of different yugas, Lord Nārāyaṇa reveals Vedic knowledge in the heart of His servant Brahmā and preaches His transcendental name, form, qualities, and pastimes through Śrī Vyāsadeva.</w:t>
      </w:r>
    </w:p>
    <w:p w14:paraId="1363CC6E" w14:textId="71DFED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w:t>
      </w:r>
    </w:p>
    <w:p w14:paraId="76A66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w:t>
      </w:r>
    </w:p>
    <w:p w14:paraId="7A9839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gauracandra bālya-rase bholā</w:t>
      </w:r>
      <w:r w:rsidRPr="00790008">
        <w:rPr>
          <w:rStyle w:val="BookTitle"/>
          <w:rFonts w:asciiTheme="minorHAnsi" w:hAnsiTheme="minorHAnsi" w:cstheme="minorHAnsi"/>
          <w:b w:val="0"/>
          <w:bCs w:val="0"/>
          <w:color w:val="000000"/>
          <w:sz w:val="28"/>
          <w:szCs w:val="28"/>
        </w:rPr>
        <w:br/>
        <w:t>yajñopavītera kāla āsiyā mililā</w:t>
      </w:r>
    </w:p>
    <w:p w14:paraId="6A8949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Gaurasundara remained fully absorbed in His childhood pastimes, the time came for His accepting a brāhmaṇa thread.</w:t>
      </w:r>
    </w:p>
    <w:p w14:paraId="4BF3E98D" w14:textId="15DD6C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say that the word </w:t>
      </w:r>
      <w:r w:rsidRPr="00790008">
        <w:rPr>
          <w:rStyle w:val="BookTitle"/>
          <w:rFonts w:asciiTheme="minorHAnsi" w:hAnsiTheme="minorHAnsi" w:cstheme="minorHAnsi"/>
          <w:b w:val="0"/>
          <w:bCs w:val="0"/>
          <w:i/>
          <w:iCs/>
          <w:color w:val="000000"/>
          <w:sz w:val="28"/>
          <w:szCs w:val="28"/>
        </w:rPr>
        <w:t>bholā</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vihvala</w:t>
      </w:r>
      <w:r w:rsidRPr="00790008">
        <w:rPr>
          <w:rStyle w:val="BookTitle"/>
          <w:rFonts w:asciiTheme="minorHAnsi" w:hAnsiTheme="minorHAnsi" w:cstheme="minorHAnsi"/>
          <w:b w:val="0"/>
          <w:bCs w:val="0"/>
          <w:color w:val="000000"/>
          <w:sz w:val="28"/>
          <w:szCs w:val="28"/>
        </w:rPr>
        <w:t>, which means “maddened” or “forgetting oneself.”</w:t>
      </w:r>
    </w:p>
    <w:p w14:paraId="6753B1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words </w:t>
      </w:r>
      <w:r w:rsidRPr="00790008">
        <w:rPr>
          <w:rStyle w:val="BookTitle"/>
          <w:rFonts w:asciiTheme="minorHAnsi" w:hAnsiTheme="minorHAnsi" w:cstheme="minorHAnsi"/>
          <w:b w:val="0"/>
          <w:bCs w:val="0"/>
          <w:i/>
          <w:iCs/>
          <w:color w:val="000000"/>
          <w:sz w:val="28"/>
          <w:szCs w:val="28"/>
        </w:rPr>
        <w:t xml:space="preserve">yajñopavītera kāla, </w:t>
      </w: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aṣṭa-varṣaṁ brāhmaṇam upanayīta</w:t>
      </w:r>
      <w:r w:rsidRPr="00790008">
        <w:rPr>
          <w:rStyle w:val="BookTitle"/>
          <w:rFonts w:asciiTheme="minorHAnsi" w:hAnsiTheme="minorHAnsi" w:cstheme="minorHAnsi"/>
          <w:b w:val="0"/>
          <w:bCs w:val="0"/>
          <w:color w:val="000000"/>
          <w:sz w:val="28"/>
          <w:szCs w:val="28"/>
        </w:rPr>
        <w:t xml:space="preserve">—“When the son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eight years old, he should be awarded the sacred thread.” In this statement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refers to those who will become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the future.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(11.17.39) statement: </w:t>
      </w:r>
      <w:r w:rsidRPr="00790008">
        <w:rPr>
          <w:rStyle w:val="BookTitle"/>
          <w:rFonts w:asciiTheme="minorHAnsi" w:hAnsiTheme="minorHAnsi" w:cstheme="minorHAnsi"/>
          <w:b w:val="0"/>
          <w:bCs w:val="0"/>
          <w:i/>
          <w:iCs/>
          <w:color w:val="000000"/>
          <w:sz w:val="28"/>
          <w:szCs w:val="28"/>
        </w:rPr>
        <w:t>gṛhārthī sadṛśīṁ bhāryām udvahet</w:t>
      </w:r>
      <w:r w:rsidRPr="00790008">
        <w:rPr>
          <w:rStyle w:val="BookTitle"/>
          <w:rFonts w:asciiTheme="minorHAnsi" w:hAnsiTheme="minorHAnsi" w:cstheme="minorHAnsi"/>
          <w:b w:val="0"/>
          <w:bCs w:val="0"/>
          <w:color w:val="000000"/>
          <w:sz w:val="28"/>
          <w:szCs w:val="28"/>
        </w:rPr>
        <w:t>—“One who desires to establish family life should marry a wife of his own caste,” refers to those who will accept wives in the future, and in the same way a non-</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will become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future is called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(7.11.13) it is stated: </w:t>
      </w:r>
      <w:r w:rsidRPr="00790008">
        <w:rPr>
          <w:rStyle w:val="BookTitle"/>
          <w:rFonts w:asciiTheme="minorHAnsi" w:hAnsiTheme="minorHAnsi" w:cstheme="minorHAnsi"/>
          <w:b w:val="0"/>
          <w:bCs w:val="0"/>
          <w:i/>
          <w:iCs/>
          <w:color w:val="000000"/>
          <w:sz w:val="28"/>
          <w:szCs w:val="28"/>
        </w:rPr>
        <w:t>saṁskārā yatrāvicchinnāḥ sa dvijo ’jo jagāda yam</w:t>
      </w:r>
      <w:r w:rsidRPr="00790008">
        <w:rPr>
          <w:rStyle w:val="BookTitle"/>
          <w:rFonts w:asciiTheme="minorHAnsi" w:hAnsiTheme="minorHAnsi" w:cstheme="minorHAnsi"/>
          <w:b w:val="0"/>
          <w:bCs w:val="0"/>
          <w:color w:val="000000"/>
          <w:sz w:val="28"/>
          <w:szCs w:val="28"/>
        </w:rPr>
        <w:t xml:space="preserve">—“Those who have been reformed by the </w:t>
      </w:r>
      <w:r w:rsidRPr="00790008">
        <w:rPr>
          <w:rStyle w:val="BookTitle"/>
          <w:rFonts w:asciiTheme="minorHAnsi" w:hAnsiTheme="minorHAnsi" w:cstheme="minorHAnsi"/>
          <w:b w:val="0"/>
          <w:bCs w:val="0"/>
          <w:i/>
          <w:iCs/>
          <w:color w:val="000000"/>
          <w:sz w:val="28"/>
          <w:szCs w:val="28"/>
        </w:rPr>
        <w:t>garbhādhāna</w:t>
      </w:r>
      <w:r w:rsidRPr="00790008">
        <w:rPr>
          <w:rStyle w:val="BookTitle"/>
          <w:rFonts w:asciiTheme="minorHAnsi" w:hAnsiTheme="minorHAnsi" w:cstheme="minorHAnsi"/>
          <w:b w:val="0"/>
          <w:bCs w:val="0"/>
          <w:color w:val="000000"/>
          <w:sz w:val="28"/>
          <w:szCs w:val="28"/>
        </w:rPr>
        <w:t xml:space="preserve"> ceremony and other prescribed reformatory methods, performed with Vedic mantras and without interruption, and who have been approved by Lord Brahmā, are </w:t>
      </w:r>
      <w:r w:rsidRPr="00790008">
        <w:rPr>
          <w:rStyle w:val="BookTitle"/>
          <w:rFonts w:asciiTheme="minorHAnsi" w:hAnsiTheme="minorHAnsi" w:cstheme="minorHAnsi"/>
          <w:b w:val="0"/>
          <w:bCs w:val="0"/>
          <w:i/>
          <w:iCs/>
          <w:color w:val="000000"/>
          <w:sz w:val="28"/>
          <w:szCs w:val="28"/>
        </w:rPr>
        <w:t>dvijas</w:t>
      </w:r>
      <w:r w:rsidRPr="00790008">
        <w:rPr>
          <w:rStyle w:val="BookTitle"/>
          <w:rFonts w:asciiTheme="minorHAnsi" w:hAnsiTheme="minorHAnsi" w:cstheme="minorHAnsi"/>
          <w:b w:val="0"/>
          <w:bCs w:val="0"/>
          <w:color w:val="000000"/>
          <w:sz w:val="28"/>
          <w:szCs w:val="28"/>
        </w:rPr>
        <w:t xml:space="preserve">, or twice-born.” In the </w:t>
      </w:r>
      <w:r w:rsidRPr="00790008">
        <w:rPr>
          <w:rStyle w:val="BookTitle"/>
          <w:rFonts w:asciiTheme="minorHAnsi" w:hAnsiTheme="minorHAnsi" w:cstheme="minorHAnsi"/>
          <w:b w:val="0"/>
          <w:bCs w:val="0"/>
          <w:i/>
          <w:iCs/>
          <w:color w:val="000000"/>
          <w:sz w:val="28"/>
          <w:szCs w:val="28"/>
        </w:rPr>
        <w:t xml:space="preserve">Viṣṇu Yāmala </w:t>
      </w:r>
      <w:r w:rsidRPr="00790008">
        <w:rPr>
          <w:rStyle w:val="BookTitle"/>
          <w:rFonts w:asciiTheme="minorHAnsi" w:hAnsiTheme="minorHAnsi" w:cstheme="minorHAnsi"/>
          <w:b w:val="0"/>
          <w:bCs w:val="0"/>
          <w:color w:val="000000"/>
          <w:sz w:val="28"/>
          <w:szCs w:val="28"/>
        </w:rPr>
        <w:t>it is stated:</w:t>
      </w:r>
    </w:p>
    <w:p w14:paraId="10C579B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aśuddhāḥ śūdra-kalpā hi      brāhmaṇaḥ kali-sambhavāḥ</w:t>
      </w:r>
      <w:r w:rsidRPr="00790008">
        <w:rPr>
          <w:rStyle w:val="BookTitle"/>
          <w:rFonts w:asciiTheme="minorHAnsi" w:hAnsiTheme="minorHAnsi" w:cstheme="minorHAnsi"/>
          <w:b w:val="0"/>
          <w:bCs w:val="0"/>
          <w:color w:val="000000"/>
          <w:sz w:val="28"/>
          <w:szCs w:val="28"/>
        </w:rPr>
        <w:br/>
        <w:t>teṣām āgama-mārgeṇa      śuddhir na śrota-vartmanā</w:t>
      </w:r>
    </w:p>
    <w:p w14:paraId="02DC2C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born in the Age of Kali are merely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Their so-called Vedic path of </w:t>
      </w:r>
      <w:r w:rsidRPr="00595B96">
        <w:rPr>
          <w:rStyle w:val="BookTitle"/>
          <w:rFonts w:asciiTheme="minorHAnsi" w:hAnsiTheme="minorHAnsi" w:cstheme="minorHAnsi"/>
          <w:b w:val="0"/>
          <w:bCs w:val="0"/>
          <w:i/>
          <w:iCs/>
          <w:color w:val="000000"/>
          <w:sz w:val="28"/>
          <w:szCs w:val="28"/>
          <w:rPrChange w:id="121" w:author="your servant" w:date="2020-07-30T17:58: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is polluted and cannot purify them. They can only be purified by following the path of the</w:t>
      </w:r>
      <w:r w:rsidRPr="00790008">
        <w:rPr>
          <w:rStyle w:val="BookTitle"/>
          <w:rFonts w:asciiTheme="minorHAnsi" w:hAnsiTheme="minorHAnsi" w:cstheme="minorHAnsi"/>
          <w:b w:val="0"/>
          <w:bCs w:val="0"/>
          <w:i/>
          <w:iCs/>
          <w:color w:val="000000"/>
          <w:sz w:val="28"/>
          <w:szCs w:val="28"/>
        </w:rPr>
        <w:t xml:space="preserve"> āgamas </w:t>
      </w:r>
      <w:r w:rsidRPr="00790008">
        <w:rPr>
          <w:rStyle w:val="BookTitle"/>
          <w:rFonts w:asciiTheme="minorHAnsi" w:hAnsiTheme="minorHAnsi" w:cstheme="minorHAnsi"/>
          <w:b w:val="0"/>
          <w:bCs w:val="0"/>
          <w:color w:val="000000"/>
          <w:sz w:val="28"/>
          <w:szCs w:val="28"/>
        </w:rPr>
        <w:t>or</w:t>
      </w:r>
      <w:r w:rsidRPr="00790008">
        <w:rPr>
          <w:rStyle w:val="BookTitle"/>
          <w:rFonts w:asciiTheme="minorHAnsi" w:hAnsiTheme="minorHAnsi" w:cstheme="minorHAnsi"/>
          <w:b w:val="0"/>
          <w:bCs w:val="0"/>
          <w:i/>
          <w:iCs/>
          <w:color w:val="000000"/>
          <w:sz w:val="28"/>
          <w:szCs w:val="28"/>
        </w:rPr>
        <w:t xml:space="preserve"> pāñcarātrika-viddhi.”</w:t>
      </w:r>
      <w:r w:rsidRPr="00790008">
        <w:rPr>
          <w:rStyle w:val="BookTitle"/>
          <w:rFonts w:asciiTheme="minorHAnsi" w:hAnsiTheme="minorHAnsi" w:cstheme="minorHAnsi"/>
          <w:b w:val="0"/>
          <w:bCs w:val="0"/>
          <w:color w:val="000000"/>
          <w:sz w:val="28"/>
          <w:szCs w:val="28"/>
        </w:rPr>
        <w:t xml:space="preserve"> From this statement it is understood that due to the lack of purity in family lines in the Age of Kali, or quarrel, one should become purified through the process of </w:t>
      </w:r>
      <w:r w:rsidRPr="00790008">
        <w:rPr>
          <w:rStyle w:val="BookTitle"/>
          <w:rFonts w:asciiTheme="minorHAnsi" w:hAnsiTheme="minorHAnsi" w:cstheme="minorHAnsi"/>
          <w:b w:val="0"/>
          <w:bCs w:val="0"/>
          <w:i/>
          <w:iCs/>
          <w:color w:val="000000"/>
          <w:sz w:val="28"/>
          <w:szCs w:val="28"/>
        </w:rPr>
        <w:t>pāñcarātrika</w:t>
      </w:r>
      <w:r w:rsidRPr="00790008">
        <w:rPr>
          <w:rStyle w:val="BookTitle"/>
          <w:rFonts w:asciiTheme="minorHAnsi" w:hAnsiTheme="minorHAnsi" w:cstheme="minorHAnsi"/>
          <w:b w:val="0"/>
          <w:bCs w:val="0"/>
          <w:color w:val="000000"/>
          <w:sz w:val="28"/>
          <w:szCs w:val="28"/>
        </w:rPr>
        <w:t xml:space="preserve"> initiation. Therefore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(7.11.35) states:</w:t>
      </w:r>
    </w:p>
    <w:p w14:paraId="539BEA8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yal lakṣaṇaṁ proktaṁ      puṁso varṇābhivyañjakam</w:t>
      </w:r>
      <w:r w:rsidRPr="00790008">
        <w:rPr>
          <w:rStyle w:val="BookTitle"/>
          <w:rFonts w:asciiTheme="minorHAnsi" w:hAnsiTheme="minorHAnsi" w:cstheme="minorHAnsi"/>
          <w:b w:val="0"/>
          <w:bCs w:val="0"/>
          <w:color w:val="000000"/>
          <w:sz w:val="28"/>
          <w:szCs w:val="28"/>
        </w:rPr>
        <w:br/>
        <w:t>yad anyatrāpi dṛśyeta      tat tenaiva vinirdiśet</w:t>
      </w:r>
    </w:p>
    <w:p w14:paraId="1F81EA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shows the symptoms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as described above, even if he has appeared in a different class, he should be accepted according to those symptoms of classification.” And Śrīdhara Svāmī in his commentary on this verse states: </w:t>
      </w:r>
      <w:r w:rsidRPr="00790008">
        <w:rPr>
          <w:rStyle w:val="BookTitle"/>
          <w:rFonts w:asciiTheme="minorHAnsi" w:hAnsiTheme="minorHAnsi" w:cstheme="minorHAnsi"/>
          <w:b w:val="0"/>
          <w:bCs w:val="0"/>
          <w:i/>
          <w:iCs/>
          <w:color w:val="000000"/>
          <w:sz w:val="28"/>
          <w:szCs w:val="28"/>
        </w:rPr>
        <w:t>yad yadi anyatra varṇāntare ’pi dṛśyeta, tad-varṇāntaraṁ tenaiva lakṣaṇa-nimittenaiva varṇena vinirdiśet, na tu jāti-</w:t>
      </w:r>
      <w:r w:rsidRPr="00790008">
        <w:rPr>
          <w:rStyle w:val="BookTitle"/>
          <w:rFonts w:asciiTheme="minorHAnsi" w:hAnsiTheme="minorHAnsi" w:cstheme="minorHAnsi"/>
          <w:b w:val="0"/>
          <w:bCs w:val="0"/>
          <w:i/>
          <w:iCs/>
          <w:color w:val="000000"/>
          <w:sz w:val="28"/>
          <w:szCs w:val="28"/>
        </w:rPr>
        <w:lastRenderedPageBreak/>
        <w:t>nimittenety arthaḥ.</w:t>
      </w:r>
      <w:r w:rsidRPr="00790008">
        <w:rPr>
          <w:rStyle w:val="BookTitle"/>
          <w:rFonts w:asciiTheme="minorHAnsi" w:hAnsiTheme="minorHAnsi" w:cstheme="minorHAnsi"/>
          <w:b w:val="0"/>
          <w:bCs w:val="0"/>
          <w:color w:val="000000"/>
          <w:sz w:val="28"/>
          <w:szCs w:val="28"/>
        </w:rPr>
        <w:t xml:space="preserve">—“If the proper symptoms are seen in persons other than those born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then such persons should be considered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They should not be considered according to their caste by birth.”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Anuśāsana</w:t>
      </w:r>
      <w:r w:rsidRPr="00790008">
        <w:rPr>
          <w:rStyle w:val="BookTitle"/>
          <w:rFonts w:asciiTheme="minorHAnsi" w:hAnsiTheme="minorHAnsi" w:cstheme="minorHAnsi"/>
          <w:b w:val="0"/>
          <w:bCs w:val="0"/>
          <w:color w:val="000000"/>
          <w:sz w:val="28"/>
          <w:szCs w:val="28"/>
        </w:rPr>
        <w:t xml:space="preserve"> 143.46 and 50) states:</w:t>
      </w:r>
    </w:p>
    <w:p w14:paraId="5613174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śūdro ’py āgama sampanno      dvijo bhavati saṁskṛtaḥ</w:t>
      </w:r>
    </w:p>
    <w:p w14:paraId="3571C5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born in lower, degraded castes can become qualified well-versed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68B797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yonir nāpi saṁskāro      na śrutaṁ na ca santatiḥ</w:t>
      </w:r>
      <w:r w:rsidRPr="00790008">
        <w:rPr>
          <w:rStyle w:val="BookTitle"/>
          <w:rFonts w:asciiTheme="minorHAnsi" w:hAnsiTheme="minorHAnsi" w:cstheme="minorHAnsi"/>
          <w:b w:val="0"/>
          <w:bCs w:val="0"/>
          <w:color w:val="000000"/>
          <w:sz w:val="28"/>
          <w:szCs w:val="28"/>
        </w:rPr>
        <w:br/>
        <w:t>kāraṇāni dvijatvasya      vṛttam eva tu kāraṇam</w:t>
      </w:r>
    </w:p>
    <w:p w14:paraId="663A923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neither the source of one’s birth, nor his reformation, nor his education is the criterion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vṛtta</w:t>
      </w:r>
      <w:r w:rsidRPr="00790008">
        <w:rPr>
          <w:rStyle w:val="BookTitle"/>
          <w:rFonts w:asciiTheme="minorHAnsi" w:hAnsiTheme="minorHAnsi" w:cstheme="minorHAnsi"/>
          <w:b w:val="0"/>
          <w:bCs w:val="0"/>
          <w:color w:val="000000"/>
          <w:sz w:val="28"/>
          <w:szCs w:val="28"/>
        </w:rPr>
        <w:t xml:space="preserve">, or occupation, is the real standard by which one is known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Bhāradvāja-saṁhitā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 xml:space="preserve"> (2.34) it is stated:</w:t>
      </w:r>
    </w:p>
    <w:p w14:paraId="7008F81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svayaṁ brahmaṇi nikṣiptān      jātān eva hi mantrataḥ</w:t>
      </w:r>
      <w:r w:rsidRPr="00790008">
        <w:rPr>
          <w:rStyle w:val="BookTitle"/>
          <w:rFonts w:asciiTheme="minorHAnsi" w:hAnsiTheme="minorHAnsi" w:cstheme="minorHAnsi"/>
          <w:b w:val="0"/>
          <w:bCs w:val="0"/>
          <w:color w:val="000000"/>
          <w:sz w:val="28"/>
          <w:szCs w:val="28"/>
        </w:rPr>
        <w:br/>
        <w:t>vinītān-artha putrādīn      saṁskṛtya prati-bodhayet</w:t>
      </w:r>
    </w:p>
    <w:p w14:paraId="232355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should purify his sons and disciples by engaging them in the service of the Absolute Truth after initiating them with proper mantras so that they will be purified and knowledgable.”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(Part 2) quotes the </w:t>
      </w:r>
      <w:r w:rsidRPr="00790008">
        <w:rPr>
          <w:rStyle w:val="BookTitle"/>
          <w:rFonts w:asciiTheme="minorHAnsi" w:hAnsiTheme="minorHAnsi" w:cstheme="minorHAnsi"/>
          <w:b w:val="0"/>
          <w:bCs w:val="0"/>
          <w:i/>
          <w:iCs/>
          <w:color w:val="000000"/>
          <w:sz w:val="28"/>
          <w:szCs w:val="28"/>
        </w:rPr>
        <w:t xml:space="preserve">Tattva-sāgara </w:t>
      </w:r>
      <w:r w:rsidRPr="00790008">
        <w:rPr>
          <w:rStyle w:val="BookTitle"/>
          <w:rFonts w:asciiTheme="minorHAnsi" w:hAnsiTheme="minorHAnsi" w:cstheme="minorHAnsi"/>
          <w:b w:val="0"/>
          <w:bCs w:val="0"/>
          <w:color w:val="000000"/>
          <w:sz w:val="28"/>
          <w:szCs w:val="28"/>
        </w:rPr>
        <w:t>as follows:</w:t>
      </w:r>
    </w:p>
    <w:p w14:paraId="1D8424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kāñcanatāṁ yāti      kāṁsyaṁ rasa-vidhānataḥ</w:t>
      </w:r>
      <w:r w:rsidRPr="00790008">
        <w:rPr>
          <w:rStyle w:val="BookTitle"/>
          <w:rFonts w:asciiTheme="minorHAnsi" w:hAnsiTheme="minorHAnsi" w:cstheme="minorHAnsi"/>
          <w:b w:val="0"/>
          <w:bCs w:val="0"/>
          <w:color w:val="000000"/>
          <w:sz w:val="28"/>
          <w:szCs w:val="28"/>
        </w:rPr>
        <w:br/>
        <w:t>tathā dīkṣā-vidhānena      dvijatvaṁ jāyate nṛṇām</w:t>
      </w:r>
    </w:p>
    <w:p w14:paraId="716DB8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bell metal, when mixed with mercury, is transformed to gold, a person, even though not golden pure, can be transformed into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simply by the initiation process.”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2.12) In his commentary on this verse, Śrī Sanātana Gosvāmī has written: </w:t>
      </w:r>
      <w:r w:rsidRPr="00790008">
        <w:rPr>
          <w:rStyle w:val="BookTitle"/>
          <w:rFonts w:asciiTheme="minorHAnsi" w:hAnsiTheme="minorHAnsi" w:cstheme="minorHAnsi"/>
          <w:b w:val="0"/>
          <w:bCs w:val="0"/>
          <w:i/>
          <w:iCs/>
          <w:color w:val="000000"/>
          <w:sz w:val="28"/>
          <w:szCs w:val="28"/>
        </w:rPr>
        <w:t>nṛṇāṁ sarveṣām eva, dvijatvaṁ vipratā</w:t>
      </w:r>
      <w:r w:rsidRPr="00790008">
        <w:rPr>
          <w:rStyle w:val="BookTitle"/>
          <w:rFonts w:asciiTheme="minorHAnsi" w:hAnsiTheme="minorHAnsi" w:cstheme="minorHAnsi"/>
          <w:b w:val="0"/>
          <w:bCs w:val="0"/>
          <w:color w:val="000000"/>
          <w:sz w:val="28"/>
          <w:szCs w:val="28"/>
        </w:rPr>
        <w:t xml:space="preserve">—“All human beings are eligible to become twice-born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Dig-darśinī-ṭīkā</w:t>
      </w:r>
      <w:r w:rsidRPr="00790008">
        <w:rPr>
          <w:rStyle w:val="BookTitle"/>
          <w:rFonts w:asciiTheme="minorHAnsi" w:hAnsiTheme="minorHAnsi" w:cstheme="minorHAnsi"/>
          <w:b w:val="0"/>
          <w:bCs w:val="0"/>
          <w:color w:val="000000"/>
          <w:sz w:val="28"/>
          <w:szCs w:val="28"/>
        </w:rPr>
        <w:t xml:space="preserve"> on </w:t>
      </w:r>
      <w:r w:rsidRPr="00790008">
        <w:rPr>
          <w:rStyle w:val="BookTitle"/>
          <w:rFonts w:asciiTheme="minorHAnsi" w:hAnsiTheme="minorHAnsi" w:cstheme="minorHAnsi"/>
          <w:b w:val="0"/>
          <w:bCs w:val="0"/>
          <w:i/>
          <w:iCs/>
          <w:color w:val="000000"/>
          <w:sz w:val="28"/>
          <w:szCs w:val="28"/>
        </w:rPr>
        <w:t>Bṛhad-bhāgavatāmṛta</w:t>
      </w:r>
      <w:r w:rsidRPr="00790008">
        <w:rPr>
          <w:rStyle w:val="BookTitle"/>
          <w:rFonts w:asciiTheme="minorHAnsi" w:hAnsiTheme="minorHAnsi" w:cstheme="minorHAnsi"/>
          <w:b w:val="0"/>
          <w:bCs w:val="0"/>
          <w:color w:val="000000"/>
          <w:sz w:val="28"/>
          <w:szCs w:val="28"/>
        </w:rPr>
        <w:t xml:space="preserve"> (2.4.37), he has explained the word, </w:t>
      </w:r>
      <w:r w:rsidRPr="00790008">
        <w:rPr>
          <w:rStyle w:val="BookTitle"/>
          <w:rFonts w:asciiTheme="minorHAnsi" w:hAnsiTheme="minorHAnsi" w:cstheme="minorHAnsi"/>
          <w:b w:val="0"/>
          <w:bCs w:val="0"/>
          <w:i/>
          <w:iCs/>
          <w:color w:val="000000"/>
          <w:sz w:val="28"/>
          <w:szCs w:val="28"/>
        </w:rPr>
        <w:t>dikṣā-lakṣaṇa-dhāriṇaḥ</w:t>
      </w:r>
      <w:r w:rsidRPr="00790008">
        <w:rPr>
          <w:rStyle w:val="BookTitle"/>
          <w:rFonts w:asciiTheme="minorHAnsi" w:hAnsiTheme="minorHAnsi" w:cstheme="minorHAnsi"/>
          <w:b w:val="0"/>
          <w:bCs w:val="0"/>
          <w:color w:val="000000"/>
          <w:sz w:val="28"/>
          <w:szCs w:val="28"/>
        </w:rPr>
        <w:t xml:space="preserve">—“accepting the signs of initiation,” as follows: “Some of them [the residents of Vaikuṇṭha] accepted the signs of initiation, and some of them accepted mantras for worshiping the Lord. They had sacred threads, waterpots,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beads, and various other signs.” In his commentary on the </w:t>
      </w:r>
      <w:r w:rsidRPr="00790008">
        <w:rPr>
          <w:rStyle w:val="BookTitle"/>
          <w:rFonts w:asciiTheme="minorHAnsi" w:hAnsiTheme="minorHAnsi" w:cstheme="minorHAnsi"/>
          <w:b w:val="0"/>
          <w:bCs w:val="0"/>
          <w:i/>
          <w:iCs/>
          <w:color w:val="000000"/>
          <w:sz w:val="28"/>
          <w:szCs w:val="28"/>
        </w:rPr>
        <w:t>Brahma-saṁhitā</w:t>
      </w:r>
      <w:r w:rsidRPr="00790008">
        <w:rPr>
          <w:rStyle w:val="BookTitle"/>
          <w:rFonts w:asciiTheme="minorHAnsi" w:hAnsiTheme="minorHAnsi" w:cstheme="minorHAnsi"/>
          <w:b w:val="0"/>
          <w:bCs w:val="0"/>
          <w:color w:val="000000"/>
          <w:sz w:val="28"/>
          <w:szCs w:val="28"/>
        </w:rPr>
        <w:t xml:space="preserve"> (5.27), Śrī Jīva Gosvāmī Prabhu has written: “After being initiated in the chanting of the eighteen syllable mantra, Lord Brahmā became a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There was no impediment with this because Lord Brahmā was born from Śrī Govindadeva, who is the predominating Deity of the eighteen syllable mantra. We </w:t>
      </w:r>
      <w:r w:rsidRPr="00790008">
        <w:rPr>
          <w:rStyle w:val="BookTitle"/>
          <w:rFonts w:asciiTheme="minorHAnsi" w:hAnsiTheme="minorHAnsi" w:cstheme="minorHAnsi"/>
          <w:b w:val="0"/>
          <w:bCs w:val="0"/>
          <w:color w:val="000000"/>
          <w:sz w:val="28"/>
          <w:szCs w:val="28"/>
        </w:rPr>
        <w:lastRenderedPageBreak/>
        <w:t xml:space="preserve">can also cite the evidence of Dhruva Mahārāja, for he also became a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 xml:space="preserve">after initiation.” These and innumerable other statements of the scriptures and </w:t>
      </w:r>
      <w:r w:rsidRPr="00790008">
        <w:rPr>
          <w:rStyle w:val="BookTitle"/>
          <w:rFonts w:asciiTheme="minorHAnsi" w:hAnsiTheme="minorHAnsi" w:cstheme="minorHAnsi"/>
          <w:b w:val="0"/>
          <w:bCs w:val="0"/>
          <w:i/>
          <w:iCs/>
          <w:color w:val="000000"/>
          <w:sz w:val="28"/>
          <w:szCs w:val="28"/>
        </w:rPr>
        <w:t xml:space="preserve">mahājanas </w:t>
      </w:r>
      <w:r w:rsidRPr="00790008">
        <w:rPr>
          <w:rStyle w:val="BookTitle"/>
          <w:rFonts w:asciiTheme="minorHAnsi" w:hAnsiTheme="minorHAnsi" w:cstheme="minorHAnsi"/>
          <w:b w:val="0"/>
          <w:bCs w:val="0"/>
          <w:color w:val="000000"/>
          <w:sz w:val="28"/>
          <w:szCs w:val="28"/>
        </w:rPr>
        <w:t xml:space="preserve">confirm that everyone must be initiated through the </w:t>
      </w:r>
      <w:r w:rsidRPr="00790008">
        <w:rPr>
          <w:rStyle w:val="BookTitle"/>
          <w:rFonts w:asciiTheme="minorHAnsi" w:hAnsiTheme="minorHAnsi" w:cstheme="minorHAnsi"/>
          <w:b w:val="0"/>
          <w:bCs w:val="0"/>
          <w:i/>
          <w:iCs/>
          <w:color w:val="000000"/>
          <w:sz w:val="28"/>
          <w:szCs w:val="28"/>
        </w:rPr>
        <w:t>pāñcarātrika</w:t>
      </w:r>
      <w:r w:rsidRPr="00790008">
        <w:rPr>
          <w:rStyle w:val="BookTitle"/>
          <w:rFonts w:asciiTheme="minorHAnsi" w:hAnsiTheme="minorHAnsi" w:cstheme="minorHAnsi"/>
          <w:b w:val="0"/>
          <w:bCs w:val="0"/>
          <w:color w:val="000000"/>
          <w:sz w:val="28"/>
          <w:szCs w:val="28"/>
        </w:rPr>
        <w:t xml:space="preserve"> process and accept the sacred thread. This has been the process since time immemorial. Therefore Śrī Jayatīrthapāda refers to the </w:t>
      </w:r>
      <w:r w:rsidRPr="00790008">
        <w:rPr>
          <w:rStyle w:val="BookTitle"/>
          <w:rFonts w:asciiTheme="minorHAnsi" w:hAnsiTheme="minorHAnsi" w:cstheme="minorHAnsi"/>
          <w:b w:val="0"/>
          <w:bCs w:val="0"/>
          <w:i/>
          <w:iCs/>
          <w:color w:val="000000"/>
          <w:sz w:val="28"/>
          <w:szCs w:val="28"/>
        </w:rPr>
        <w:t xml:space="preserve">vṛścika-tāṇḍuli-nyāya </w:t>
      </w: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Tattva-prakāśikā</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(1.3.29) to demonstrate that brahminical qualities acquired by birth or by occupation are accepted. The sacred thread ceremony is meant to give one the qualification for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because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state that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or those without sacred thread, are not eligible to hear Vedānta. After accepting </w:t>
      </w:r>
      <w:r w:rsidRPr="00790008">
        <w:rPr>
          <w:rStyle w:val="BookTitle"/>
          <w:rFonts w:asciiTheme="minorHAnsi" w:hAnsiTheme="minorHAnsi" w:cstheme="minorHAnsi"/>
          <w:b w:val="0"/>
          <w:bCs w:val="0"/>
          <w:i/>
          <w:iCs/>
          <w:color w:val="000000"/>
          <w:sz w:val="28"/>
          <w:szCs w:val="28"/>
        </w:rPr>
        <w:t xml:space="preserve">pāñcarātrika </w:t>
      </w:r>
      <w:r w:rsidRPr="00790008">
        <w:rPr>
          <w:rStyle w:val="BookTitle"/>
          <w:rFonts w:asciiTheme="minorHAnsi" w:hAnsiTheme="minorHAnsi" w:cstheme="minorHAnsi"/>
          <w:b w:val="0"/>
          <w:bCs w:val="0"/>
          <w:color w:val="000000"/>
          <w:sz w:val="28"/>
          <w:szCs w:val="28"/>
        </w:rPr>
        <w:t xml:space="preserve">mantras and being properly initiated according to the </w:t>
      </w:r>
      <w:r w:rsidRPr="00790008">
        <w:rPr>
          <w:rStyle w:val="BookTitle"/>
          <w:rFonts w:asciiTheme="minorHAnsi" w:hAnsiTheme="minorHAnsi" w:cstheme="minorHAnsi"/>
          <w:b w:val="0"/>
          <w:bCs w:val="0"/>
          <w:i/>
          <w:iCs/>
          <w:color w:val="000000"/>
          <w:sz w:val="28"/>
          <w:szCs w:val="28"/>
        </w:rPr>
        <w:t xml:space="preserve">Śrī Nārada Pañcarātra </w:t>
      </w:r>
      <w:r w:rsidRPr="00790008">
        <w:rPr>
          <w:rStyle w:val="BookTitle"/>
          <w:rFonts w:asciiTheme="minorHAnsi" w:hAnsiTheme="minorHAnsi" w:cstheme="minorHAnsi"/>
          <w:b w:val="0"/>
          <w:bCs w:val="0"/>
          <w:color w:val="000000"/>
          <w:sz w:val="28"/>
          <w:szCs w:val="28"/>
        </w:rPr>
        <w:t xml:space="preserve">a person must observe the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or purificatory rites, and thereafter hear the meanings of the mantras.</w:t>
      </w:r>
    </w:p>
    <w:p w14:paraId="19465041" w14:textId="0AAB67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w:t>
      </w:r>
    </w:p>
    <w:p w14:paraId="398195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D9A13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yajña-sūtra putrera dibāre miśra-vara</w:t>
      </w:r>
      <w:r w:rsidRPr="00790008">
        <w:rPr>
          <w:rStyle w:val="BookTitle"/>
          <w:rFonts w:asciiTheme="minorHAnsi" w:hAnsiTheme="minorHAnsi" w:cstheme="minorHAnsi"/>
          <w:b w:val="0"/>
          <w:bCs w:val="0"/>
          <w:color w:val="000000"/>
          <w:sz w:val="28"/>
          <w:szCs w:val="28"/>
        </w:rPr>
        <w:br/>
        <w:t>bandhu-varga ḍākiyā ānilā nija-ghara</w:t>
      </w:r>
    </w:p>
    <w:p w14:paraId="17004FCD" w14:textId="3CDF4D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the sacred thread ceremony of His son, Jagannātha Miśra invited all of his friends and relatives to his house.</w:t>
      </w:r>
    </w:p>
    <w:p w14:paraId="0202191C" w14:textId="0AA918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w:t>
      </w:r>
    </w:p>
    <w:p w14:paraId="2589EC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C6BDB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parama-hariṣe sabhe āsiyā mililā</w:t>
      </w:r>
      <w:r w:rsidRPr="00790008">
        <w:rPr>
          <w:rStyle w:val="BookTitle"/>
          <w:rFonts w:asciiTheme="minorHAnsi" w:hAnsiTheme="minorHAnsi" w:cstheme="minorHAnsi"/>
          <w:b w:val="0"/>
          <w:bCs w:val="0"/>
          <w:color w:val="000000"/>
          <w:sz w:val="28"/>
          <w:szCs w:val="28"/>
        </w:rPr>
        <w:br/>
        <w:t>yā’ra yena yogya-kārya karite lāgilā</w:t>
      </w:r>
    </w:p>
    <w:p w14:paraId="3CD4319A" w14:textId="7AF963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happily gathered there and assisted in various ways according to their ability.</w:t>
      </w:r>
    </w:p>
    <w:p w14:paraId="337FA9B4" w14:textId="024C46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w:t>
      </w:r>
    </w:p>
    <w:p w14:paraId="439E2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67B0D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strī-gaṇe ’jaya’ diyā kṛṣṇa-guṇa gāya</w:t>
      </w:r>
      <w:r w:rsidRPr="00790008">
        <w:rPr>
          <w:rStyle w:val="BookTitle"/>
          <w:rFonts w:asciiTheme="minorHAnsi" w:hAnsiTheme="minorHAnsi" w:cstheme="minorHAnsi"/>
          <w:b w:val="0"/>
          <w:bCs w:val="0"/>
          <w:color w:val="000000"/>
          <w:sz w:val="28"/>
          <w:szCs w:val="28"/>
        </w:rPr>
        <w:br/>
        <w:t>naṭa-gaṇe mṛdaṅga, sānāi, vaṁśī bā’ya</w:t>
      </w:r>
    </w:p>
    <w:p w14:paraId="036BEC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women chanted Kṛṣṇa’s glories, and the musicians played mṛdaṅga, sānāi, and flute.</w:t>
      </w:r>
    </w:p>
    <w:p w14:paraId="130172A9" w14:textId="2FCA6A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commentRangeStart w:id="122"/>
      <w:r w:rsidRPr="00790008">
        <w:rPr>
          <w:rStyle w:val="BookTitle"/>
          <w:rFonts w:asciiTheme="minorHAnsi" w:hAnsiTheme="minorHAnsi" w:cstheme="minorHAnsi"/>
          <w:b w:val="0"/>
          <w:bCs w:val="0"/>
          <w:i/>
          <w:iCs/>
          <w:color w:val="000000"/>
          <w:sz w:val="28"/>
          <w:szCs w:val="28"/>
        </w:rPr>
        <w:t>bā’ya</w:t>
      </w:r>
      <w:r w:rsidRPr="00790008">
        <w:rPr>
          <w:rStyle w:val="BookTitle"/>
          <w:rFonts w:asciiTheme="minorHAnsi" w:hAnsiTheme="minorHAnsi" w:cstheme="minorHAnsi"/>
          <w:b w:val="0"/>
          <w:bCs w:val="0"/>
          <w:color w:val="000000"/>
          <w:sz w:val="28"/>
          <w:szCs w:val="28"/>
        </w:rPr>
        <w:t xml:space="preserve"> </w:t>
      </w:r>
      <w:commentRangeEnd w:id="122"/>
      <w:r w:rsidR="005613B4">
        <w:rPr>
          <w:rStyle w:val="CommentReference"/>
          <w:color w:val="auto"/>
        </w:rPr>
        <w:commentReference w:id="122"/>
      </w:r>
      <w:r w:rsidRPr="00790008">
        <w:rPr>
          <w:rStyle w:val="BookTitle"/>
          <w:rFonts w:asciiTheme="minorHAnsi" w:hAnsiTheme="minorHAnsi" w:cstheme="minorHAnsi"/>
          <w:b w:val="0"/>
          <w:bCs w:val="0"/>
          <w:color w:val="000000"/>
          <w:sz w:val="28"/>
          <w:szCs w:val="28"/>
        </w:rPr>
        <w:t>means “play.”</w:t>
      </w:r>
    </w:p>
    <w:p w14:paraId="3998846D" w14:textId="756A20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w:t>
      </w:r>
    </w:p>
    <w:p w14:paraId="2B1D2A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E8225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veda paḍe, bhāṭe rāyabāra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śacī-gṛhe haila ānanda-avatāra</w:t>
      </w:r>
    </w:p>
    <w:p w14:paraId="0A4EC4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recited the Vedas, and the professional blessers chanted prayers. Thus Śacīdevī’s house appeared as the incarnation of ecstasy.</w:t>
      </w:r>
    </w:p>
    <w:p w14:paraId="7B6E2655" w14:textId="5E5BFE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rāyabāra</w:t>
      </w:r>
      <w:r w:rsidRPr="00790008">
        <w:rPr>
          <w:rStyle w:val="BookTitle"/>
          <w:rFonts w:asciiTheme="minorHAnsi" w:hAnsiTheme="minorHAnsi" w:cstheme="minorHAnsi"/>
          <w:b w:val="0"/>
          <w:bCs w:val="0"/>
          <w:color w:val="000000"/>
          <w:sz w:val="28"/>
          <w:szCs w:val="28"/>
        </w:rPr>
        <w:t xml:space="preserve"> means “prayers” or “songs of glorification” as well as “reciter of prayers” or “messenger.”</w:t>
      </w:r>
    </w:p>
    <w:p w14:paraId="4BC18D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haila ānanda-avatāra </w:t>
      </w:r>
      <w:r w:rsidRPr="00790008">
        <w:rPr>
          <w:rStyle w:val="BookTitle"/>
          <w:rFonts w:asciiTheme="minorHAnsi" w:hAnsiTheme="minorHAnsi" w:cstheme="minorHAnsi"/>
          <w:b w:val="0"/>
          <w:bCs w:val="0"/>
          <w:color w:val="000000"/>
          <w:sz w:val="28"/>
          <w:szCs w:val="28"/>
        </w:rPr>
        <w:t>means “happiness personified has appeared.” In other words, the marketplace of happiness has manifested.</w:t>
      </w:r>
    </w:p>
    <w:p w14:paraId="5B6331FA" w14:textId="4F9220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w:t>
      </w:r>
    </w:p>
    <w:p w14:paraId="078131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ECE31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yajña-sūtra dharibena śrī-gaurasundara</w:t>
      </w:r>
      <w:r w:rsidRPr="00790008">
        <w:rPr>
          <w:rStyle w:val="BookTitle"/>
          <w:rFonts w:asciiTheme="minorHAnsi" w:hAnsiTheme="minorHAnsi" w:cstheme="minorHAnsi"/>
          <w:b w:val="0"/>
          <w:bCs w:val="0"/>
          <w:color w:val="000000"/>
          <w:sz w:val="28"/>
          <w:szCs w:val="28"/>
        </w:rPr>
        <w:br/>
        <w:t>śubha-yoga-sakala āila śacī-ghara</w:t>
      </w:r>
    </w:p>
    <w:p w14:paraId="2328DDA3" w14:textId="61E5FA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Gaurasundara accepted the brāhmaṇa thread all the auspicious planetary conjunctions fell on the house of Śacī.</w:t>
      </w:r>
    </w:p>
    <w:p w14:paraId="71CB8C74" w14:textId="6E0AF6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w:t>
      </w:r>
    </w:p>
    <w:p w14:paraId="28D840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47F4BA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śubha-māse, śubha-dine śubha-kṣaṇa dhari’</w:t>
      </w:r>
      <w:r w:rsidRPr="00790008">
        <w:rPr>
          <w:rStyle w:val="BookTitle"/>
          <w:rFonts w:asciiTheme="minorHAnsi" w:hAnsiTheme="minorHAnsi" w:cstheme="minorHAnsi"/>
          <w:b w:val="0"/>
          <w:bCs w:val="0"/>
          <w:color w:val="000000"/>
          <w:sz w:val="28"/>
          <w:szCs w:val="28"/>
        </w:rPr>
        <w:br/>
        <w:t>dharilena yajña-sūtra gaurāṅga-śri-hari</w:t>
      </w:r>
    </w:p>
    <w:p w14:paraId="659EFE32" w14:textId="573FD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month, day, and moment were all auspicious as Śrī Gaurahari accepted the brāhmaṇa thread.</w:t>
      </w:r>
    </w:p>
    <w:p w14:paraId="1F8AAEDD" w14:textId="5F7CD9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w:t>
      </w:r>
    </w:p>
    <w:p w14:paraId="266320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C231E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śobhila śrī-aṅge yajña-sūtra manohara</w:t>
      </w:r>
      <w:r w:rsidRPr="00790008">
        <w:rPr>
          <w:rStyle w:val="BookTitle"/>
          <w:rFonts w:asciiTheme="minorHAnsi" w:hAnsiTheme="minorHAnsi" w:cstheme="minorHAnsi"/>
          <w:b w:val="0"/>
          <w:bCs w:val="0"/>
          <w:color w:val="000000"/>
          <w:sz w:val="28"/>
          <w:szCs w:val="28"/>
        </w:rPr>
        <w:br/>
        <w:t>sūkṣma-rūpe ’śeṣa’ vā veḍilā kalevara</w:t>
      </w:r>
    </w:p>
    <w:p w14:paraId="1C9883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enchanting thread beautified the body of the Lord as if Ananta Śeṣa surrounded His body in a subtle form.</w:t>
      </w:r>
    </w:p>
    <w:p w14:paraId="707F2918" w14:textId="0AC402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sacred thread form of Ananta Śeṣa is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5.123-124) as follows: “He serves Lord Kṛṣṇa, assuming all the following forms: umbrella, slippers, bedding, pillow, garments, resting chair, residence, sacred thread and throne. He is thus called Lord Śeṣa, for He has attained the ultimate end of servitude to Kṛṣṇa. He takes many forms for the service of Kṛṣṇa, and thus He serves the Lord.”</w:t>
      </w:r>
    </w:p>
    <w:p w14:paraId="59586E2F" w14:textId="391EBC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w:t>
      </w:r>
    </w:p>
    <w:p w14:paraId="3087F3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B799B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hailā vāmana-rūpa prabhu-gauracandra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dekhite sabāra bāḍe parama ānanda</w:t>
      </w:r>
    </w:p>
    <w:p w14:paraId="2EFCF3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most pleased to see how Lord Gauracandra resembled Vāmanadeva.</w:t>
      </w:r>
    </w:p>
    <w:p w14:paraId="18C3B6C4" w14:textId="21E6D1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vāmana-rūpa</w:t>
      </w:r>
      <w:r w:rsidRPr="00790008">
        <w:rPr>
          <w:rStyle w:val="BookTitle"/>
          <w:rFonts w:asciiTheme="minorHAnsi" w:hAnsiTheme="minorHAnsi" w:cstheme="minorHAnsi"/>
          <w:b w:val="0"/>
          <w:bCs w:val="0"/>
          <w:color w:val="000000"/>
          <w:sz w:val="28"/>
          <w:szCs w:val="28"/>
        </w:rPr>
        <w:t xml:space="preserve"> refers to the dwarf incarnation of Lord Viṣṇu. One may refer to the Eighth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Chapters 18 to 23. Śrī Vāmanadeva, or Śrī Upendra, was born from Kaśyapa in the womb of Aditi. When Śrī Upendra, the form of a dwarf, heard that Bali, the King of the demons, was performing an </w:t>
      </w:r>
      <w:r w:rsidRPr="00790008">
        <w:rPr>
          <w:rStyle w:val="BookTitle"/>
          <w:rFonts w:asciiTheme="minorHAnsi" w:hAnsiTheme="minorHAnsi" w:cstheme="minorHAnsi"/>
          <w:b w:val="0"/>
          <w:bCs w:val="0"/>
          <w:i/>
          <w:iCs/>
          <w:color w:val="000000"/>
          <w:sz w:val="28"/>
          <w:szCs w:val="28"/>
        </w:rPr>
        <w:t>aśvamedha</w:t>
      </w:r>
      <w:r w:rsidRPr="00790008">
        <w:rPr>
          <w:rStyle w:val="BookTitle"/>
          <w:rFonts w:asciiTheme="minorHAnsi" w:hAnsiTheme="minorHAnsi" w:cstheme="minorHAnsi"/>
          <w:b w:val="0"/>
          <w:bCs w:val="0"/>
          <w:color w:val="000000"/>
          <w:sz w:val="28"/>
          <w:szCs w:val="28"/>
        </w:rPr>
        <w:t xml:space="preserve"> sacrifice, He went to the sacrifice with a desire to accept three paces of land in charity. The material world consisting of the three modes of nature is only one-fourth of Lord Viṣṇu’s creation, whereas the transcendentally pure spiritual world covers three-fourths of His creation. The word </w:t>
      </w:r>
      <w:r w:rsidRPr="00790008">
        <w:rPr>
          <w:rStyle w:val="BookTitle"/>
          <w:rFonts w:asciiTheme="minorHAnsi" w:hAnsiTheme="minorHAnsi" w:cstheme="minorHAnsi"/>
          <w:b w:val="0"/>
          <w:bCs w:val="0"/>
          <w:i/>
          <w:iCs/>
          <w:color w:val="000000"/>
          <w:sz w:val="28"/>
          <w:szCs w:val="28"/>
        </w:rPr>
        <w:t>kāya</w:t>
      </w:r>
      <w:r w:rsidRPr="00790008">
        <w:rPr>
          <w:rStyle w:val="BookTitle"/>
          <w:rFonts w:asciiTheme="minorHAnsi" w:hAnsiTheme="minorHAnsi" w:cstheme="minorHAnsi"/>
          <w:b w:val="0"/>
          <w:bCs w:val="0"/>
          <w:color w:val="000000"/>
          <w:sz w:val="28"/>
          <w:szCs w:val="28"/>
        </w:rPr>
        <w:t xml:space="preserve"> refers to the gross material world, the word </w:t>
      </w:r>
      <w:r w:rsidRPr="00790008">
        <w:rPr>
          <w:rStyle w:val="BookTitle"/>
          <w:rFonts w:asciiTheme="minorHAnsi" w:hAnsiTheme="minorHAnsi" w:cstheme="minorHAnsi"/>
          <w:b w:val="0"/>
          <w:bCs w:val="0"/>
          <w:i/>
          <w:iCs/>
          <w:color w:val="000000"/>
          <w:sz w:val="28"/>
          <w:szCs w:val="28"/>
        </w:rPr>
        <w:t>manaḥ</w:t>
      </w:r>
      <w:r w:rsidRPr="00790008">
        <w:rPr>
          <w:rStyle w:val="BookTitle"/>
          <w:rFonts w:asciiTheme="minorHAnsi" w:hAnsiTheme="minorHAnsi" w:cstheme="minorHAnsi"/>
          <w:b w:val="0"/>
          <w:bCs w:val="0"/>
          <w:color w:val="000000"/>
          <w:sz w:val="28"/>
          <w:szCs w:val="28"/>
        </w:rPr>
        <w:t xml:space="preserve"> refers to the subtle material word, and the word </w:t>
      </w:r>
      <w:r w:rsidRPr="00790008">
        <w:rPr>
          <w:rStyle w:val="BookTitle"/>
          <w:rFonts w:asciiTheme="minorHAnsi" w:hAnsiTheme="minorHAnsi" w:cstheme="minorHAnsi"/>
          <w:b w:val="0"/>
          <w:bCs w:val="0"/>
          <w:i/>
          <w:iCs/>
          <w:color w:val="000000"/>
          <w:sz w:val="28"/>
          <w:szCs w:val="28"/>
        </w:rPr>
        <w:t>vāk</w:t>
      </w:r>
      <w:r w:rsidRPr="00790008">
        <w:rPr>
          <w:rStyle w:val="BookTitle"/>
          <w:rFonts w:asciiTheme="minorHAnsi" w:hAnsiTheme="minorHAnsi" w:cstheme="minorHAnsi"/>
          <w:b w:val="0"/>
          <w:bCs w:val="0"/>
          <w:color w:val="000000"/>
          <w:sz w:val="28"/>
          <w:szCs w:val="28"/>
        </w:rPr>
        <w:t xml:space="preserve"> refers to the spiritual Vaikuṇṭhas. Therefore Śrī Vāmanadeva begged for the three steps of land that are beyond the realm of the gross and subtle material worlds, or beyond the reach of material sense perception. The gross world is known as Bhurloka, the subtle world is known as Bhuvarloka, and the Vaikuṇṭha world beyond the three modes of nature is known as Svarloka. One should surrender and offer everything in worship at the lotus feet of Lord Viṣṇu. In the material world there is no conception of Viṣṇu. Vāsudeva is situated only in the state of pure goodness. Lord Vāmanadeva accepts only the gifts or foodstuffs that are offered by His devotee. This is the teaching of the Vāmana incarnation. Therefore a person who desires purification is instructed to chant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mantra, </w:t>
      </w:r>
      <w:r w:rsidRPr="00790008">
        <w:rPr>
          <w:rStyle w:val="BookTitle"/>
          <w:rFonts w:asciiTheme="minorHAnsi" w:hAnsiTheme="minorHAnsi" w:cstheme="minorHAnsi"/>
          <w:b w:val="0"/>
          <w:bCs w:val="0"/>
          <w:i/>
          <w:iCs/>
          <w:color w:val="000000"/>
          <w:sz w:val="28"/>
          <w:szCs w:val="28"/>
        </w:rPr>
        <w:t xml:space="preserve">oṁ tad viṣṇoḥ paramaṁ padaṁ sadā paśyanti sūrayaḥ divīva cakṣur ātatam. </w:t>
      </w:r>
      <w:r w:rsidRPr="00790008">
        <w:rPr>
          <w:rStyle w:val="BookTitle"/>
          <w:rFonts w:asciiTheme="minorHAnsi" w:hAnsiTheme="minorHAnsi" w:cstheme="minorHAnsi"/>
          <w:b w:val="0"/>
          <w:bCs w:val="0"/>
          <w:color w:val="000000"/>
          <w:sz w:val="28"/>
          <w:szCs w:val="28"/>
        </w:rPr>
        <w:t xml:space="preserve">Materialistic worshipers of the sun-god compare Lord Viṣṇu to the sun, which rises and sets. This is the materialistic conception of what is called </w:t>
      </w:r>
      <w:r w:rsidRPr="00790008">
        <w:rPr>
          <w:rStyle w:val="BookTitle"/>
          <w:rFonts w:asciiTheme="minorHAnsi" w:hAnsiTheme="minorHAnsi" w:cstheme="minorHAnsi"/>
          <w:b w:val="0"/>
          <w:bCs w:val="0"/>
          <w:i/>
          <w:iCs/>
          <w:color w:val="000000"/>
          <w:sz w:val="28"/>
          <w:szCs w:val="28"/>
        </w:rPr>
        <w:t>tri-sandhyā</w:t>
      </w:r>
      <w:r w:rsidRPr="00790008">
        <w:rPr>
          <w:rStyle w:val="BookTitle"/>
          <w:rFonts w:asciiTheme="minorHAnsi" w:hAnsiTheme="minorHAnsi" w:cstheme="minorHAnsi"/>
          <w:b w:val="0"/>
          <w:bCs w:val="0"/>
          <w:color w:val="000000"/>
          <w:sz w:val="28"/>
          <w:szCs w:val="28"/>
        </w:rPr>
        <w:t xml:space="preserve">. Although Lord Viṣṇu is the Lord of the fourteen planetary systems, He sometimes comes as Vāmanadeva and sometimes He displays a form measuring three and a half cubits. The Supreme Personality of Godhead, Gaura-Kṛṣṇa, exhibited the pastimes of Trivikrama by begging alms in the form of a dwarf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w:t>
      </w:r>
    </w:p>
    <w:p w14:paraId="27473C12" w14:textId="6A67B2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w:t>
      </w:r>
    </w:p>
    <w:p w14:paraId="72D841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2E7CBE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brahmaṇya-teja dekhi’ sarva-gaṇe</w:t>
      </w:r>
      <w:r w:rsidRPr="00790008">
        <w:rPr>
          <w:rStyle w:val="BookTitle"/>
          <w:rFonts w:asciiTheme="minorHAnsi" w:hAnsiTheme="minorHAnsi" w:cstheme="minorHAnsi"/>
          <w:b w:val="0"/>
          <w:bCs w:val="0"/>
          <w:color w:val="000000"/>
          <w:sz w:val="28"/>
          <w:szCs w:val="28"/>
        </w:rPr>
        <w:br/>
        <w:t>nara-jñāna āra keha nāhi kare mane</w:t>
      </w:r>
    </w:p>
    <w:p w14:paraId="384A3D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His wonderful brāhmaṇa effulgence, no one considered Him an ordinary child.</w:t>
      </w:r>
    </w:p>
    <w:p w14:paraId="51A1DAAE" w14:textId="39060D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For an elaboration on the word </w:t>
      </w:r>
      <w:r w:rsidRPr="00790008">
        <w:rPr>
          <w:rStyle w:val="BookTitle"/>
          <w:rFonts w:asciiTheme="minorHAnsi" w:hAnsiTheme="minorHAnsi" w:cstheme="minorHAnsi"/>
          <w:b w:val="0"/>
          <w:bCs w:val="0"/>
          <w:i/>
          <w:iCs/>
          <w:color w:val="000000"/>
          <w:sz w:val="28"/>
          <w:szCs w:val="28"/>
        </w:rPr>
        <w:t>brahmaṇya-teja</w:t>
      </w:r>
      <w:r w:rsidRPr="00790008">
        <w:rPr>
          <w:rStyle w:val="BookTitle"/>
          <w:rFonts w:asciiTheme="minorHAnsi" w:hAnsiTheme="minorHAnsi" w:cstheme="minorHAnsi"/>
          <w:b w:val="0"/>
          <w:bCs w:val="0"/>
          <w:color w:val="000000"/>
          <w:sz w:val="28"/>
          <w:szCs w:val="28"/>
        </w:rPr>
        <w:t xml:space="preserve">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(8.18.18), and for an explanation of the second line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(8.18.22).</w:t>
      </w:r>
    </w:p>
    <w:p w14:paraId="494F3275" w14:textId="226B6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w:t>
      </w:r>
    </w:p>
    <w:p w14:paraId="7E4F85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39C7C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daṇḍa, kāndhe jhuli, śrī-gaurasundara</w:t>
      </w:r>
      <w:r w:rsidRPr="00790008">
        <w:rPr>
          <w:rStyle w:val="BookTitle"/>
          <w:rFonts w:asciiTheme="minorHAnsi" w:hAnsiTheme="minorHAnsi" w:cstheme="minorHAnsi"/>
          <w:b w:val="0"/>
          <w:bCs w:val="0"/>
          <w:color w:val="000000"/>
          <w:sz w:val="28"/>
          <w:szCs w:val="28"/>
        </w:rPr>
        <w:br/>
        <w:t>bhikṣā kare prabhu sarva-sevakera ghara</w:t>
      </w:r>
    </w:p>
    <w:p w14:paraId="4E9932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with a stick in His hand and a bag on His shoulder, Śrī Gaurasundara went to beg alms at the houses of His devotees.</w:t>
      </w:r>
    </w:p>
    <w:p w14:paraId="21870886" w14:textId="131959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the sacred thread ceremony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should recite the Gāyatrī mantra before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and he should accept a sacred thread, a belt made of straw, </w:t>
      </w:r>
      <w:r w:rsidRPr="00790008">
        <w:rPr>
          <w:rStyle w:val="BookTitle"/>
          <w:rFonts w:asciiTheme="minorHAnsi" w:hAnsiTheme="minorHAnsi" w:cstheme="minorHAnsi"/>
          <w:b w:val="0"/>
          <w:bCs w:val="0"/>
          <w:i/>
          <w:iCs/>
          <w:color w:val="000000"/>
          <w:sz w:val="28"/>
          <w:szCs w:val="28"/>
        </w:rPr>
        <w:t>kaupīnas</w:t>
      </w:r>
      <w:r w:rsidRPr="00790008">
        <w:rPr>
          <w:rStyle w:val="BookTitle"/>
          <w:rFonts w:asciiTheme="minorHAnsi" w:hAnsiTheme="minorHAnsi" w:cstheme="minorHAnsi"/>
          <w:b w:val="0"/>
          <w:bCs w:val="0"/>
          <w:color w:val="000000"/>
          <w:sz w:val="28"/>
          <w:szCs w:val="28"/>
        </w:rPr>
        <w:t xml:space="preserve">, deerskin garments,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 waterpot, a ring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an umbrella, prayer beads, and a container (bag) for begging alms. Being decorated in this way, he should beg alms from his mothers. The sacred thread ceremony of Śrī Gaurasundara was properly performed just like the ceremony of Śrī Vāmanadeva, as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(8.18.14-17).</w:t>
      </w:r>
    </w:p>
    <w:p w14:paraId="545EAF8E" w14:textId="6FC553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w:t>
      </w:r>
    </w:p>
    <w:p w14:paraId="4F81C1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6DAEEF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yathā-śakti bhikṣā sabei santoṣe</w:t>
      </w:r>
      <w:r w:rsidRPr="00790008">
        <w:rPr>
          <w:rStyle w:val="BookTitle"/>
          <w:rFonts w:asciiTheme="minorHAnsi" w:hAnsiTheme="minorHAnsi" w:cstheme="minorHAnsi"/>
          <w:b w:val="0"/>
          <w:bCs w:val="0"/>
          <w:color w:val="000000"/>
          <w:sz w:val="28"/>
          <w:szCs w:val="28"/>
        </w:rPr>
        <w:br/>
        <w:t>prabhura jhulite diyā nārī-gaṇa hāse</w:t>
      </w:r>
    </w:p>
    <w:p w14:paraId="3E7B7C67" w14:textId="456278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gave in satisfaction according to their ability. All the women smiled as they put their alms in the Lord’s bag.</w:t>
      </w:r>
    </w:p>
    <w:p w14:paraId="226052DD" w14:textId="7CBDF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w:t>
      </w:r>
    </w:p>
    <w:p w14:paraId="64579A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46109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dvija-patnī-rūpa dhari’ brahmāṇī, rudrāṇī</w:t>
      </w:r>
      <w:r w:rsidRPr="00790008">
        <w:rPr>
          <w:rStyle w:val="BookTitle"/>
          <w:rFonts w:asciiTheme="minorHAnsi" w:hAnsiTheme="minorHAnsi" w:cstheme="minorHAnsi"/>
          <w:b w:val="0"/>
          <w:bCs w:val="0"/>
          <w:color w:val="000000"/>
          <w:sz w:val="28"/>
          <w:szCs w:val="28"/>
        </w:rPr>
        <w:br/>
        <w:t>yata pati-vratā muni-vargera gṛhiṇī</w:t>
      </w:r>
    </w:p>
    <w:p w14:paraId="0B1779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chaste wives of Brahmā, Śiva, and various great sages all took the form of brāhmaṇas’ wives.</w:t>
      </w:r>
    </w:p>
    <w:p w14:paraId="4D32F6BF" w14:textId="663144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brahmāṇī</w:t>
      </w:r>
      <w:r w:rsidRPr="00790008">
        <w:rPr>
          <w:rStyle w:val="BookTitle"/>
          <w:rFonts w:asciiTheme="minorHAnsi" w:hAnsiTheme="minorHAnsi" w:cstheme="minorHAnsi"/>
          <w:b w:val="0"/>
          <w:bCs w:val="0"/>
          <w:color w:val="000000"/>
          <w:sz w:val="28"/>
          <w:szCs w:val="28"/>
        </w:rPr>
        <w:t xml:space="preserve"> refers to goddess Sarasvatī, the word </w:t>
      </w:r>
      <w:r w:rsidRPr="00790008">
        <w:rPr>
          <w:rStyle w:val="BookTitle"/>
          <w:rFonts w:asciiTheme="minorHAnsi" w:hAnsiTheme="minorHAnsi" w:cstheme="minorHAnsi"/>
          <w:b w:val="0"/>
          <w:bCs w:val="0"/>
          <w:i/>
          <w:iCs/>
          <w:color w:val="000000"/>
          <w:sz w:val="28"/>
          <w:szCs w:val="28"/>
        </w:rPr>
        <w:t>rudrāṇī</w:t>
      </w:r>
      <w:r w:rsidRPr="00790008">
        <w:rPr>
          <w:rStyle w:val="BookTitle"/>
          <w:rFonts w:asciiTheme="minorHAnsi" w:hAnsiTheme="minorHAnsi" w:cstheme="minorHAnsi"/>
          <w:b w:val="0"/>
          <w:bCs w:val="0"/>
          <w:color w:val="000000"/>
          <w:sz w:val="28"/>
          <w:szCs w:val="28"/>
        </w:rPr>
        <w:t xml:space="preserve"> refers to goddess Pārvatī, the words </w:t>
      </w:r>
      <w:r w:rsidRPr="00790008">
        <w:rPr>
          <w:rStyle w:val="BookTitle"/>
          <w:rFonts w:asciiTheme="minorHAnsi" w:hAnsiTheme="minorHAnsi" w:cstheme="minorHAnsi"/>
          <w:b w:val="0"/>
          <w:bCs w:val="0"/>
          <w:i/>
          <w:iCs/>
          <w:color w:val="000000"/>
          <w:sz w:val="28"/>
          <w:szCs w:val="28"/>
        </w:rPr>
        <w:t>muni gṛhiṇī</w:t>
      </w:r>
      <w:r w:rsidRPr="00790008">
        <w:rPr>
          <w:rStyle w:val="BookTitle"/>
          <w:rFonts w:asciiTheme="minorHAnsi" w:hAnsiTheme="minorHAnsi" w:cstheme="minorHAnsi"/>
          <w:b w:val="0"/>
          <w:bCs w:val="0"/>
          <w:color w:val="000000"/>
          <w:sz w:val="28"/>
          <w:szCs w:val="28"/>
        </w:rPr>
        <w:t xml:space="preserve"> refer to the sages’ wives like Aditi, Anasūyā, Arundhatī, and Devahūti.</w:t>
      </w:r>
    </w:p>
    <w:p w14:paraId="3730EC48" w14:textId="2E34C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w:t>
      </w:r>
    </w:p>
    <w:p w14:paraId="6AE559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504CE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śrī-vāmana-rūpa prabhura dekhiyā santoṣe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sabei jhulite bhikṣā diyā diyā hāse</w:t>
      </w:r>
    </w:p>
    <w:p w14:paraId="109E818F" w14:textId="29A8EB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felt great satisfaction seeing Viśvambhara’s Vāmana form and smiled as they placed alms in the Lord’s bag.</w:t>
      </w:r>
    </w:p>
    <w:p w14:paraId="2BDCF210" w14:textId="0D9920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8.21</w:t>
      </w:r>
    </w:p>
    <w:p w14:paraId="563F22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46677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karena śrī-vāmana-rūpa-līlā</w:t>
      </w:r>
      <w:r w:rsidRPr="00790008">
        <w:rPr>
          <w:rStyle w:val="BookTitle"/>
          <w:rFonts w:asciiTheme="minorHAnsi" w:hAnsiTheme="minorHAnsi" w:cstheme="minorHAnsi"/>
          <w:b w:val="0"/>
          <w:bCs w:val="0"/>
          <w:color w:val="000000"/>
          <w:sz w:val="28"/>
          <w:szCs w:val="28"/>
        </w:rPr>
        <w:br/>
        <w:t>jīvera uddhāra lāgi’ e sakala khelā</w:t>
      </w:r>
    </w:p>
    <w:p w14:paraId="509310CD" w14:textId="3256C8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also enjoyed His Vāmana pastimes, which were enacted for the deliverance of the conditioned souls.</w:t>
      </w:r>
    </w:p>
    <w:p w14:paraId="34F86C5A" w14:textId="40F872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8.22</w:t>
      </w:r>
    </w:p>
    <w:p w14:paraId="39619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9A04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śrī-vāmana-rūpa gauracandra</w:t>
      </w:r>
      <w:r w:rsidRPr="00790008">
        <w:rPr>
          <w:rStyle w:val="BookTitle"/>
          <w:rFonts w:asciiTheme="minorHAnsi" w:hAnsiTheme="minorHAnsi" w:cstheme="minorHAnsi"/>
          <w:b w:val="0"/>
          <w:bCs w:val="0"/>
          <w:color w:val="000000"/>
          <w:sz w:val="28"/>
          <w:szCs w:val="28"/>
        </w:rPr>
        <w:br/>
        <w:t>dāna deha’ hṛdaye tomāra pada-dvandva</w:t>
      </w:r>
    </w:p>
    <w:p w14:paraId="75D8A6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who accepted the form of Lord Vāmana! Please donate Your lotus feet in charity to my heart.</w:t>
      </w:r>
    </w:p>
    <w:p w14:paraId="44F1EA68" w14:textId="1EAD35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this verse means “O Gaurasundara, I pray that You manifest the lotus feet of Your Vāmana form in my heart.” In this regard, one may refer to the complete surrender of Bali Mahārāja, recorded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Eighth Canto, Chapter Twenty-two.</w:t>
      </w:r>
    </w:p>
    <w:p w14:paraId="0FBA7BF7" w14:textId="01DEA6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8.23</w:t>
      </w:r>
    </w:p>
    <w:p w14:paraId="003260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239FA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śune prabhura yajña-sūtrera grahaṇa</w:t>
      </w:r>
      <w:r w:rsidRPr="00790008">
        <w:rPr>
          <w:rStyle w:val="BookTitle"/>
          <w:rFonts w:asciiTheme="minorHAnsi" w:hAnsiTheme="minorHAnsi" w:cstheme="minorHAnsi"/>
          <w:b w:val="0"/>
          <w:bCs w:val="0"/>
          <w:color w:val="000000"/>
          <w:sz w:val="28"/>
          <w:szCs w:val="28"/>
        </w:rPr>
        <w:br/>
        <w:t>se pāya caitanyacandra-caraṇe śaraṇa</w:t>
      </w:r>
    </w:p>
    <w:p w14:paraId="795631D0" w14:textId="0516AE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topics of the Lord accepting a brāhmaṇa thread certainly attains the shelter of Śrī Caitanya’s lotus feet.</w:t>
      </w:r>
    </w:p>
    <w:p w14:paraId="7AC1E175" w14:textId="42DDBA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8.24</w:t>
      </w:r>
    </w:p>
    <w:p w14:paraId="7AF351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F7E54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śacī-ghare</w:t>
      </w:r>
      <w:r w:rsidRPr="00790008">
        <w:rPr>
          <w:rStyle w:val="BookTitle"/>
          <w:rFonts w:asciiTheme="minorHAnsi" w:hAnsiTheme="minorHAnsi" w:cstheme="minorHAnsi"/>
          <w:b w:val="0"/>
          <w:bCs w:val="0"/>
          <w:color w:val="000000"/>
          <w:sz w:val="28"/>
          <w:szCs w:val="28"/>
        </w:rPr>
        <w:br/>
        <w:t>vedera nigūḍha nānā-mata krīḍā kare</w:t>
      </w:r>
    </w:p>
    <w:p w14:paraId="503A59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in the house of Śacī various pastimes that are unknown to the Vedas.</w:t>
      </w:r>
    </w:p>
    <w:p w14:paraId="34750AAA" w14:textId="1376D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nāyaka </w:t>
      </w:r>
      <w:r w:rsidRPr="00790008">
        <w:rPr>
          <w:rStyle w:val="BookTitle"/>
          <w:rFonts w:asciiTheme="minorHAnsi" w:hAnsiTheme="minorHAnsi" w:cstheme="minorHAnsi"/>
          <w:b w:val="0"/>
          <w:bCs w:val="0"/>
          <w:color w:val="000000"/>
          <w:sz w:val="28"/>
          <w:szCs w:val="28"/>
        </w:rPr>
        <w:t xml:space="preserve">refers to the Lord, and the word </w:t>
      </w:r>
      <w:r w:rsidRPr="00790008">
        <w:rPr>
          <w:rStyle w:val="BookTitle"/>
          <w:rFonts w:asciiTheme="minorHAnsi" w:hAnsiTheme="minorHAnsi" w:cstheme="minorHAnsi"/>
          <w:b w:val="0"/>
          <w:bCs w:val="0"/>
          <w:i/>
          <w:iCs/>
          <w:color w:val="000000"/>
          <w:sz w:val="28"/>
          <w:szCs w:val="28"/>
        </w:rPr>
        <w:t xml:space="preserve">nigūḍha </w:t>
      </w:r>
      <w:r w:rsidRPr="00790008">
        <w:rPr>
          <w:rStyle w:val="BookTitle"/>
          <w:rFonts w:asciiTheme="minorHAnsi" w:hAnsiTheme="minorHAnsi" w:cstheme="minorHAnsi"/>
          <w:b w:val="0"/>
          <w:bCs w:val="0"/>
          <w:color w:val="000000"/>
          <w:sz w:val="28"/>
          <w:szCs w:val="28"/>
        </w:rPr>
        <w:t>means “secret” or “confidential.”</w:t>
      </w:r>
    </w:p>
    <w:p w14:paraId="0926EC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Gaura-Nārāyaṇa is the Lord of Vaikuṇṭha, so He is a genius in all the scriptures </w:t>
      </w:r>
      <w:r w:rsidRPr="00790008">
        <w:rPr>
          <w:rStyle w:val="BookTitle"/>
          <w:rFonts w:asciiTheme="minorHAnsi" w:hAnsiTheme="minorHAnsi" w:cstheme="minorHAnsi"/>
          <w:b w:val="0"/>
          <w:bCs w:val="0"/>
          <w:color w:val="000000"/>
          <w:sz w:val="28"/>
          <w:szCs w:val="28"/>
        </w:rPr>
        <w:lastRenderedPageBreak/>
        <w:t>and the source of the opulence of knowledge. Nevertheless, acting like an ordinary person, He rejected the foolish considerations of the material scholars and glorified the expert considerations of the learned devotees by manifesting a desire to study grammar, just as Kṛṣṇa studied under Sāndīpani Muni.</w:t>
      </w:r>
    </w:p>
    <w:p w14:paraId="354A1008" w14:textId="0941FF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8.25</w:t>
      </w:r>
    </w:p>
    <w:p w14:paraId="7555E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00B4B9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sarva-śāstrera bujhiyā samīhita</w:t>
      </w:r>
      <w:r w:rsidRPr="00790008">
        <w:rPr>
          <w:rStyle w:val="BookTitle"/>
          <w:rFonts w:asciiTheme="minorHAnsi" w:hAnsiTheme="minorHAnsi" w:cstheme="minorHAnsi"/>
          <w:b w:val="0"/>
          <w:bCs w:val="0"/>
          <w:color w:val="000000"/>
          <w:sz w:val="28"/>
          <w:szCs w:val="28"/>
        </w:rPr>
        <w:br/>
        <w:t>goṣṭhī-mājhe prabhura paḍite haila cita</w:t>
      </w:r>
    </w:p>
    <w:p w14:paraId="610489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properly understanding the meanings of the scriptures at home, the Lord desired to study in the company of His associates.</w:t>
      </w:r>
    </w:p>
    <w:p w14:paraId="1CD60B82" w14:textId="6989A8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samīhita</w:t>
      </w:r>
      <w:r w:rsidRPr="00790008">
        <w:rPr>
          <w:rStyle w:val="BookTitle"/>
          <w:rFonts w:asciiTheme="minorHAnsi" w:hAnsiTheme="minorHAnsi" w:cstheme="minorHAnsi"/>
          <w:b w:val="0"/>
          <w:bCs w:val="0"/>
          <w:color w:val="000000"/>
          <w:sz w:val="28"/>
          <w:szCs w:val="28"/>
        </w:rPr>
        <w:t xml:space="preserve"> means “proper endeavor,” “the desire,” “the comments,” “confidential meaning,” or “purport.” The word </w:t>
      </w:r>
      <w:r w:rsidRPr="00790008">
        <w:rPr>
          <w:rStyle w:val="BookTitle"/>
          <w:rFonts w:asciiTheme="minorHAnsi" w:hAnsiTheme="minorHAnsi" w:cstheme="minorHAnsi"/>
          <w:b w:val="0"/>
          <w:bCs w:val="0"/>
          <w:i/>
          <w:iCs/>
          <w:color w:val="000000"/>
          <w:sz w:val="28"/>
          <w:szCs w:val="28"/>
        </w:rPr>
        <w:t>cita</w:t>
      </w:r>
      <w:r w:rsidRPr="00790008">
        <w:rPr>
          <w:rStyle w:val="BookTitle"/>
          <w:rFonts w:asciiTheme="minorHAnsi" w:hAnsiTheme="minorHAnsi" w:cstheme="minorHAnsi"/>
          <w:b w:val="0"/>
          <w:bCs w:val="0"/>
          <w:color w:val="000000"/>
          <w:sz w:val="28"/>
          <w:szCs w:val="28"/>
        </w:rPr>
        <w:t xml:space="preserve"> is a gentle form of the word </w:t>
      </w:r>
      <w:r w:rsidRPr="00790008">
        <w:rPr>
          <w:rStyle w:val="BookTitle"/>
          <w:rFonts w:asciiTheme="minorHAnsi" w:hAnsiTheme="minorHAnsi" w:cstheme="minorHAnsi"/>
          <w:b w:val="0"/>
          <w:bCs w:val="0"/>
          <w:i/>
          <w:iCs/>
          <w:color w:val="000000"/>
          <w:sz w:val="28"/>
          <w:szCs w:val="28"/>
        </w:rPr>
        <w:t>citta</w:t>
      </w:r>
      <w:r w:rsidRPr="00790008">
        <w:rPr>
          <w:rStyle w:val="BookTitle"/>
          <w:rFonts w:asciiTheme="minorHAnsi" w:hAnsiTheme="minorHAnsi" w:cstheme="minorHAnsi"/>
          <w:b w:val="0"/>
          <w:bCs w:val="0"/>
          <w:color w:val="000000"/>
          <w:sz w:val="28"/>
          <w:szCs w:val="28"/>
        </w:rPr>
        <w:t>, which means “heart” or “mind.”</w:t>
      </w:r>
    </w:p>
    <w:p w14:paraId="5A84374B" w14:textId="6E6196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8.26</w:t>
      </w:r>
    </w:p>
    <w:p w14:paraId="1D4A13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2F491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adhyāpaka-śiromaṇi</w:t>
      </w:r>
      <w:r w:rsidRPr="00790008">
        <w:rPr>
          <w:rStyle w:val="BookTitle"/>
          <w:rFonts w:asciiTheme="minorHAnsi" w:hAnsiTheme="minorHAnsi" w:cstheme="minorHAnsi"/>
          <w:b w:val="0"/>
          <w:bCs w:val="0"/>
          <w:color w:val="000000"/>
          <w:sz w:val="28"/>
          <w:szCs w:val="28"/>
        </w:rPr>
        <w:br/>
        <w:t>gaṅgādāsa-paṇḍita ye-hena sāndīpani</w:t>
      </w:r>
    </w:p>
    <w:p w14:paraId="529335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resided the topmost teacher, Gaṅgādāsa Paṇḍita, who was nondifferent from Sāndīpani Muni.</w:t>
      </w:r>
    </w:p>
    <w:p w14:paraId="20C1D2BF" w14:textId="061444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Gaṅgādāsa Paṇḍita one should refer to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CB Ādi-khaṇḍa</w:t>
      </w:r>
      <w:r w:rsidRPr="00790008">
        <w:rPr>
          <w:rStyle w:val="BookTitle"/>
          <w:rFonts w:asciiTheme="minorHAnsi" w:hAnsiTheme="minorHAnsi" w:cstheme="minorHAnsi"/>
          <w:b w:val="0"/>
          <w:bCs w:val="0"/>
          <w:color w:val="000000"/>
          <w:sz w:val="28"/>
          <w:szCs w:val="28"/>
        </w:rPr>
        <w:t xml:space="preserve"> 2.99).</w:t>
      </w:r>
    </w:p>
    <w:p w14:paraId="46BEAF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Sāndīpani Muni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(10.45.31-48)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(5.21.19-30). Sāndīpani Muni was a resident of Avantī and belonged to the dynasty of Kaśyapa Muni. In sixty-four days, Śrī Balarāma and Śrī Kṛṣṇa learned from him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 xml:space="preserve">Dhanur-veda </w:t>
      </w:r>
      <w:r w:rsidRPr="00790008">
        <w:rPr>
          <w:rStyle w:val="BookTitle"/>
          <w:rFonts w:asciiTheme="minorHAnsi" w:hAnsiTheme="minorHAnsi" w:cstheme="minorHAnsi"/>
          <w:b w:val="0"/>
          <w:bCs w:val="0"/>
          <w:color w:val="000000"/>
          <w:sz w:val="28"/>
          <w:szCs w:val="28"/>
        </w:rPr>
        <w:t xml:space="preserve">(military science),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 xml:space="preserve">(religious scriptures), Mīmāṁsā, Tarka-vidyā (logic or argument), the six types of politics, and the sixty-four arts and sciences. After mastering all the arts and sciences, They requested Sāndīpani Muni to accept some </w:t>
      </w:r>
      <w:r w:rsidRPr="00790008">
        <w:rPr>
          <w:rStyle w:val="BookTitle"/>
          <w:rFonts w:asciiTheme="minorHAnsi" w:hAnsiTheme="minorHAnsi" w:cstheme="minorHAnsi"/>
          <w:b w:val="0"/>
          <w:bCs w:val="0"/>
          <w:i/>
          <w:iCs/>
          <w:color w:val="000000"/>
          <w:sz w:val="28"/>
          <w:szCs w:val="28"/>
        </w:rPr>
        <w:t>guru-dakṣiṇā</w:t>
      </w:r>
      <w:r w:rsidRPr="00790008">
        <w:rPr>
          <w:rStyle w:val="BookTitle"/>
          <w:rFonts w:asciiTheme="minorHAnsi" w:hAnsiTheme="minorHAnsi" w:cstheme="minorHAnsi"/>
          <w:b w:val="0"/>
          <w:bCs w:val="0"/>
          <w:color w:val="000000"/>
          <w:sz w:val="28"/>
          <w:szCs w:val="28"/>
        </w:rPr>
        <w:t xml:space="preserve">. After consulting his wife, Sāndīpani Muni expressed his desire for the return of his son, who had drowned in the ocean at Prabhāsa-kṣetra. Balarāma and Kṛṣṇa immediately went to the shore of the ocean. After They heard from the mouth of the ocean deity that Their guru’s son had been kidnapped by a demon in the shape of a conchshell named Pañcajana, Lord Kṛṣṇa killed the demon and accepted the Pāñcajanya conch made from the demon’s bones. But not finding Their guru’s son there, Kṛṣṇa and Balarāma went to </w:t>
      </w:r>
      <w:r w:rsidRPr="00790008">
        <w:rPr>
          <w:rStyle w:val="BookTitle"/>
          <w:rFonts w:asciiTheme="minorHAnsi" w:hAnsiTheme="minorHAnsi" w:cstheme="minorHAnsi"/>
          <w:b w:val="0"/>
          <w:bCs w:val="0"/>
          <w:color w:val="000000"/>
          <w:sz w:val="28"/>
          <w:szCs w:val="28"/>
        </w:rPr>
        <w:lastRenderedPageBreak/>
        <w:t>Yamarāja’s kingdom, named Saṁyamanī, and blew the conchshell. When Yamarāja heard the sound of the conch, he came out and after properly worshiping Kṛṣṇa and Balarāma he returned Their guru’s son. Śrī Balarāma and Śrī Kṛṣṇa accepted Their guru’s son and returned him to his father.</w:t>
      </w:r>
    </w:p>
    <w:p w14:paraId="1C4F1C89" w14:textId="5BBD13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8.27</w:t>
      </w:r>
    </w:p>
    <w:p w14:paraId="220662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0A3A80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vyākaraṇa-śāstrera ekānta tattva-vit</w:t>
      </w:r>
      <w:r w:rsidRPr="00790008">
        <w:rPr>
          <w:rStyle w:val="BookTitle"/>
          <w:rFonts w:asciiTheme="minorHAnsi" w:hAnsiTheme="minorHAnsi" w:cstheme="minorHAnsi"/>
          <w:b w:val="0"/>
          <w:bCs w:val="0"/>
          <w:color w:val="000000"/>
          <w:sz w:val="28"/>
          <w:szCs w:val="28"/>
        </w:rPr>
        <w:br/>
        <w:t>tāṅ’ra ṭhāñi paḍite prabhura samīhita</w:t>
      </w:r>
    </w:p>
    <w:p w14:paraId="4B4CFBDE" w14:textId="5B709C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in full knowledge of the grammatical literatures, so the Lord desired to study under him.</w:t>
      </w:r>
    </w:p>
    <w:p w14:paraId="63674F5C" w14:textId="5FB1D5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8.28</w:t>
      </w:r>
    </w:p>
    <w:p w14:paraId="0D5C62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914A5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bujhilena putrera iṅgita miśra-vara</w:t>
      </w:r>
      <w:r w:rsidRPr="00790008">
        <w:rPr>
          <w:rStyle w:val="BookTitle"/>
          <w:rFonts w:asciiTheme="minorHAnsi" w:hAnsiTheme="minorHAnsi" w:cstheme="minorHAnsi"/>
          <w:b w:val="0"/>
          <w:bCs w:val="0"/>
          <w:color w:val="000000"/>
          <w:sz w:val="28"/>
          <w:szCs w:val="28"/>
        </w:rPr>
        <w:br/>
        <w:t>putra-saṅge gelā gaṅgādāsa-dvija-ghara</w:t>
      </w:r>
    </w:p>
    <w:p w14:paraId="58E422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Understanding the desire of his son, Jagannātha Miśra took Him to the house of the brāhmaṇa Gaṅgādāsa.</w:t>
      </w:r>
    </w:p>
    <w:p w14:paraId="32D6ED51" w14:textId="7478C9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iṅgita</w:t>
      </w:r>
      <w:r w:rsidRPr="00790008">
        <w:rPr>
          <w:rStyle w:val="BookTitle"/>
          <w:rFonts w:asciiTheme="minorHAnsi" w:hAnsiTheme="minorHAnsi" w:cstheme="minorHAnsi"/>
          <w:b w:val="0"/>
          <w:bCs w:val="0"/>
          <w:color w:val="000000"/>
          <w:sz w:val="28"/>
          <w:szCs w:val="28"/>
        </w:rPr>
        <w:t xml:space="preserve"> means “confidential desire,” “hint,” or “gesture.”</w:t>
      </w:r>
    </w:p>
    <w:p w14:paraId="7A5AFEBC" w14:textId="5053DB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8.29</w:t>
      </w:r>
    </w:p>
    <w:p w14:paraId="0FEB68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02A4A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dekhi’ gaṅgādāsa sambhrame uṭhilā</w:t>
      </w:r>
      <w:r w:rsidRPr="00790008">
        <w:rPr>
          <w:rStyle w:val="BookTitle"/>
          <w:rFonts w:asciiTheme="minorHAnsi" w:hAnsiTheme="minorHAnsi" w:cstheme="minorHAnsi"/>
          <w:b w:val="0"/>
          <w:bCs w:val="0"/>
          <w:color w:val="000000"/>
          <w:sz w:val="28"/>
          <w:szCs w:val="28"/>
        </w:rPr>
        <w:br/>
        <w:t>āliṅgana kari’ eka āsane vasilā</w:t>
      </w:r>
    </w:p>
    <w:p w14:paraId="53DEAE59" w14:textId="182DCD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they arrived, Gaṅgādāsa stood up out of respect and embraced Śrī Miśra. They then sat together on an āsana.</w:t>
      </w:r>
    </w:p>
    <w:p w14:paraId="20D37156" w14:textId="25401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8.30</w:t>
      </w:r>
    </w:p>
    <w:p w14:paraId="6AAFC4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212C5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bole,—“putra āmi diluṅ tomā’ sthāne</w:t>
      </w:r>
      <w:r w:rsidRPr="00790008">
        <w:rPr>
          <w:rStyle w:val="BookTitle"/>
          <w:rFonts w:asciiTheme="minorHAnsi" w:hAnsiTheme="minorHAnsi" w:cstheme="minorHAnsi"/>
          <w:b w:val="0"/>
          <w:bCs w:val="0"/>
          <w:color w:val="000000"/>
          <w:sz w:val="28"/>
          <w:szCs w:val="28"/>
        </w:rPr>
        <w:br/>
        <w:t>paḍāibā śunāibā sakala āpane”</w:t>
      </w:r>
    </w:p>
    <w:p w14:paraId="5223C6AD" w14:textId="61695C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“I am offering you my son. Please teach Him everything.”</w:t>
      </w:r>
    </w:p>
    <w:p w14:paraId="4189ACAB" w14:textId="11C895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8.31</w:t>
      </w:r>
    </w:p>
    <w:p w14:paraId="59B203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0FB2D8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gaṅgādāsa bole,—“baḍa bhāgya se āmāra</w:t>
      </w:r>
      <w:r w:rsidRPr="00790008">
        <w:rPr>
          <w:rStyle w:val="BookTitle"/>
          <w:rFonts w:asciiTheme="minorHAnsi" w:hAnsiTheme="minorHAnsi" w:cstheme="minorHAnsi"/>
          <w:b w:val="0"/>
          <w:bCs w:val="0"/>
          <w:color w:val="000000"/>
          <w:sz w:val="28"/>
          <w:szCs w:val="28"/>
        </w:rPr>
        <w:br/>
        <w:t>paḍāimu yata śakti āchaye āmāra”</w:t>
      </w:r>
    </w:p>
    <w:p w14:paraId="32399DE7" w14:textId="4537F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Gaṅgādāsa replied, “It is my great fortune. I will teach Him to the best of my </w:t>
      </w:r>
      <w:r w:rsidRPr="00790008">
        <w:rPr>
          <w:rStyle w:val="BookTitle"/>
          <w:rFonts w:asciiTheme="minorHAnsi" w:hAnsiTheme="minorHAnsi" w:cstheme="minorHAnsi"/>
          <w:b/>
          <w:bCs/>
          <w:color w:val="800000"/>
          <w:sz w:val="28"/>
          <w:szCs w:val="28"/>
        </w:rPr>
        <w:lastRenderedPageBreak/>
        <w:t>ability.”</w:t>
      </w:r>
    </w:p>
    <w:p w14:paraId="676B84F3" w14:textId="2B613B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8.32</w:t>
      </w:r>
    </w:p>
    <w:p w14:paraId="22D85C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537531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 dekhi’ parama-ānande gaṅgādāsa</w:t>
      </w:r>
      <w:r w:rsidRPr="00790008">
        <w:rPr>
          <w:rStyle w:val="BookTitle"/>
          <w:rFonts w:asciiTheme="minorHAnsi" w:hAnsiTheme="minorHAnsi" w:cstheme="minorHAnsi"/>
          <w:b w:val="0"/>
          <w:bCs w:val="0"/>
          <w:color w:val="000000"/>
          <w:sz w:val="28"/>
          <w:szCs w:val="28"/>
        </w:rPr>
        <w:br/>
        <w:t>putra-prāya kariyā rākhilā nija-pāśa</w:t>
      </w:r>
    </w:p>
    <w:p w14:paraId="34C7C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Gaṅgādāsa was most happy to see his new student, and he treated Him like his own son.</w:t>
      </w:r>
    </w:p>
    <w:p w14:paraId="074443FE" w14:textId="430BBF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prāya</w:t>
      </w:r>
      <w:r w:rsidRPr="00790008">
        <w:rPr>
          <w:rStyle w:val="BookTitle"/>
          <w:rFonts w:asciiTheme="minorHAnsi" w:hAnsiTheme="minorHAnsi" w:cstheme="minorHAnsi"/>
          <w:b w:val="0"/>
          <w:bCs w:val="0"/>
          <w:color w:val="000000"/>
          <w:sz w:val="28"/>
          <w:szCs w:val="28"/>
        </w:rPr>
        <w:t xml:space="preserve"> means “equal,” and the word </w:t>
      </w:r>
      <w:r w:rsidRPr="00790008">
        <w:rPr>
          <w:rStyle w:val="BookTitle"/>
          <w:rFonts w:asciiTheme="minorHAnsi" w:hAnsiTheme="minorHAnsi" w:cstheme="minorHAnsi"/>
          <w:b w:val="0"/>
          <w:bCs w:val="0"/>
          <w:i/>
          <w:iCs/>
          <w:color w:val="000000"/>
          <w:sz w:val="28"/>
          <w:szCs w:val="28"/>
        </w:rPr>
        <w:t>pāśa</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pārśa</w:t>
      </w:r>
      <w:r w:rsidRPr="00790008">
        <w:rPr>
          <w:rStyle w:val="BookTitle"/>
          <w:rFonts w:asciiTheme="minorHAnsi" w:hAnsiTheme="minorHAnsi" w:cstheme="minorHAnsi"/>
          <w:b w:val="0"/>
          <w:bCs w:val="0"/>
          <w:color w:val="000000"/>
          <w:sz w:val="28"/>
          <w:szCs w:val="28"/>
        </w:rPr>
        <w:t>, which means “near.”</w:t>
      </w:r>
    </w:p>
    <w:p w14:paraId="60F12EC1" w14:textId="39CA25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8.33</w:t>
      </w:r>
    </w:p>
    <w:p w14:paraId="1F9B8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80E3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vyākhyā gaṅgādāsa paṇḍita karena</w:t>
      </w:r>
      <w:r w:rsidRPr="00790008">
        <w:rPr>
          <w:rStyle w:val="BookTitle"/>
          <w:rFonts w:asciiTheme="minorHAnsi" w:hAnsiTheme="minorHAnsi" w:cstheme="minorHAnsi"/>
          <w:b w:val="0"/>
          <w:bCs w:val="0"/>
          <w:color w:val="000000"/>
          <w:sz w:val="28"/>
          <w:szCs w:val="28"/>
        </w:rPr>
        <w:br/>
        <w:t>sakṛt śunile mātra ṭhākura dharena</w:t>
      </w:r>
    </w:p>
    <w:p w14:paraId="7F1447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only once, the Lord would assimilate whatever Gaṅgādāsa Paṇḍita explained.</w:t>
      </w:r>
    </w:p>
    <w:p w14:paraId="4D7F0E3C" w14:textId="703367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sakṛt</w:t>
      </w:r>
      <w:r w:rsidRPr="00790008">
        <w:rPr>
          <w:rStyle w:val="BookTitle"/>
          <w:rFonts w:asciiTheme="minorHAnsi" w:hAnsiTheme="minorHAnsi" w:cstheme="minorHAnsi"/>
          <w:b w:val="0"/>
          <w:bCs w:val="0"/>
          <w:color w:val="000000"/>
          <w:sz w:val="28"/>
          <w:szCs w:val="28"/>
        </w:rPr>
        <w:t xml:space="preserve"> means “once,” and the word </w:t>
      </w:r>
      <w:r w:rsidRPr="00790008">
        <w:rPr>
          <w:rStyle w:val="BookTitle"/>
          <w:rFonts w:asciiTheme="minorHAnsi" w:hAnsiTheme="minorHAnsi" w:cstheme="minorHAnsi"/>
          <w:b w:val="0"/>
          <w:bCs w:val="0"/>
          <w:i/>
          <w:iCs/>
          <w:color w:val="000000"/>
          <w:sz w:val="28"/>
          <w:szCs w:val="28"/>
        </w:rPr>
        <w:t>dharena</w:t>
      </w:r>
      <w:r w:rsidRPr="00790008">
        <w:rPr>
          <w:rStyle w:val="BookTitle"/>
          <w:rFonts w:asciiTheme="minorHAnsi" w:hAnsiTheme="minorHAnsi" w:cstheme="minorHAnsi"/>
          <w:b w:val="0"/>
          <w:bCs w:val="0"/>
          <w:color w:val="000000"/>
          <w:sz w:val="28"/>
          <w:szCs w:val="28"/>
        </w:rPr>
        <w:t xml:space="preserve"> means “to realize or master something by deliberation.”</w:t>
      </w:r>
    </w:p>
    <w:p w14:paraId="1E51F9A0" w14:textId="16A90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8.34</w:t>
      </w:r>
    </w:p>
    <w:p w14:paraId="49E24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66B0D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gurura yateka vyākhyā karena khaṇḍana</w:t>
      </w:r>
      <w:r w:rsidRPr="00790008">
        <w:rPr>
          <w:rStyle w:val="BookTitle"/>
          <w:rFonts w:asciiTheme="minorHAnsi" w:hAnsiTheme="minorHAnsi" w:cstheme="minorHAnsi"/>
          <w:b w:val="0"/>
          <w:bCs w:val="0"/>
          <w:color w:val="000000"/>
          <w:sz w:val="28"/>
          <w:szCs w:val="28"/>
        </w:rPr>
        <w:br/>
        <w:t>punar-bāra sei vyākhyā karena sthāpana</w:t>
      </w:r>
    </w:p>
    <w:p w14:paraId="4A3A80D0" w14:textId="44D0B9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refute the explanations of His guru and then again establish the explanation that He had just refuted.</w:t>
      </w:r>
    </w:p>
    <w:p w14:paraId="416C79F0" w14:textId="09055F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8.35</w:t>
      </w:r>
    </w:p>
    <w:p w14:paraId="798ED1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23C58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śiṣya paḍe yata jana</w:t>
      </w:r>
      <w:r w:rsidRPr="00790008">
        <w:rPr>
          <w:rStyle w:val="BookTitle"/>
          <w:rFonts w:asciiTheme="minorHAnsi" w:hAnsiTheme="minorHAnsi" w:cstheme="minorHAnsi"/>
          <w:b w:val="0"/>
          <w:bCs w:val="0"/>
          <w:color w:val="000000"/>
          <w:sz w:val="28"/>
          <w:szCs w:val="28"/>
        </w:rPr>
        <w:br/>
        <w:t>hena kāro śakti nāhi divāre dūṣaṇa</w:t>
      </w:r>
    </w:p>
    <w:p w14:paraId="435F80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thousands of students, but no one had the ability to defeat His explanations.</w:t>
      </w:r>
    </w:p>
    <w:p w14:paraId="459C9E73" w14:textId="480002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divāre dūṣaṇa</w:t>
      </w:r>
      <w:r w:rsidRPr="00790008">
        <w:rPr>
          <w:rStyle w:val="BookTitle"/>
          <w:rFonts w:asciiTheme="minorHAnsi" w:hAnsiTheme="minorHAnsi" w:cstheme="minorHAnsi"/>
          <w:b w:val="0"/>
          <w:bCs w:val="0"/>
          <w:color w:val="000000"/>
          <w:sz w:val="28"/>
          <w:szCs w:val="28"/>
        </w:rPr>
        <w:t xml:space="preserve"> mean “to find fault” or “refute.”</w:t>
      </w:r>
    </w:p>
    <w:p w14:paraId="24778DD3" w14:textId="628F53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8.36</w:t>
      </w:r>
    </w:p>
    <w:p w14:paraId="1988AE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0764F1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 buddhi guru haraṣita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sarva-śiṣya-śreṣṭha kari’ karilā pūjita</w:t>
      </w:r>
    </w:p>
    <w:p w14:paraId="78CC56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Gaṅgādāsa was pleased to see Nimāi’s wonderful intelligence, and he accepted Him as his best student.</w:t>
      </w:r>
    </w:p>
    <w:p w14:paraId="45B6E035" w14:textId="41CD37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pūjita </w:t>
      </w:r>
      <w:r w:rsidRPr="00790008">
        <w:rPr>
          <w:rStyle w:val="BookTitle"/>
          <w:rFonts w:asciiTheme="minorHAnsi" w:hAnsiTheme="minorHAnsi" w:cstheme="minorHAnsi"/>
          <w:b w:val="0"/>
          <w:bCs w:val="0"/>
          <w:color w:val="000000"/>
          <w:sz w:val="28"/>
          <w:szCs w:val="28"/>
        </w:rPr>
        <w:t>means “to worship” or “to honor.”</w:t>
      </w:r>
    </w:p>
    <w:p w14:paraId="13C437AF" w14:textId="1D817A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8.37</w:t>
      </w:r>
    </w:p>
    <w:p w14:paraId="6998F3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23546A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paḍe gaṅgādāsa-paṇḍitera sthāne</w:t>
      </w:r>
      <w:r w:rsidRPr="00790008">
        <w:rPr>
          <w:rStyle w:val="BookTitle"/>
          <w:rFonts w:asciiTheme="minorHAnsi" w:hAnsiTheme="minorHAnsi" w:cstheme="minorHAnsi"/>
          <w:b w:val="0"/>
          <w:bCs w:val="0"/>
          <w:color w:val="000000"/>
          <w:sz w:val="28"/>
          <w:szCs w:val="28"/>
        </w:rPr>
        <w:br/>
        <w:t>sabārei ṭhākura cālena anukṣaṇe</w:t>
      </w:r>
    </w:p>
    <w:p w14:paraId="41D51E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regularly challenge and defeat all of Gaṅgādāsa Paṇḍita’s other students.</w:t>
      </w:r>
    </w:p>
    <w:p w14:paraId="4614D78A" w14:textId="52271E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cālena</w:t>
      </w:r>
      <w:r w:rsidRPr="00790008">
        <w:rPr>
          <w:rStyle w:val="BookTitle"/>
          <w:rFonts w:asciiTheme="minorHAnsi" w:hAnsiTheme="minorHAnsi" w:cstheme="minorHAnsi"/>
          <w:b w:val="0"/>
          <w:bCs w:val="0"/>
          <w:color w:val="000000"/>
          <w:sz w:val="28"/>
          <w:szCs w:val="28"/>
        </w:rPr>
        <w:t xml:space="preserve"> means “to induce,” “to move,” “to shake,” “to bewilder,” “to defeat,” or “to refute.”</w:t>
      </w:r>
    </w:p>
    <w:p w14:paraId="289D9975" w14:textId="46B38D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8.38</w:t>
      </w:r>
    </w:p>
    <w:p w14:paraId="4114EC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8FB5E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śrī-murāri gupta, śrī-kamalākānta-nāma</w:t>
      </w:r>
      <w:r w:rsidRPr="00790008">
        <w:rPr>
          <w:rStyle w:val="BookTitle"/>
          <w:rFonts w:asciiTheme="minorHAnsi" w:hAnsiTheme="minorHAnsi" w:cstheme="minorHAnsi"/>
          <w:b w:val="0"/>
          <w:bCs w:val="0"/>
          <w:color w:val="000000"/>
          <w:sz w:val="28"/>
          <w:szCs w:val="28"/>
        </w:rPr>
        <w:br/>
        <w:t>kṛṣṇānanda-ādi yata goṣṭhīra pradhāna</w:t>
      </w:r>
    </w:p>
    <w:p w14:paraId="42FC5E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Murāri Gupta, Śrī Kamalākānta, and Śrī Kṛṣṇānanda were some of the Lord’s prominent classmates.</w:t>
      </w:r>
    </w:p>
    <w:p w14:paraId="3FB3EEF2" w14:textId="280781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Murāri Gupta is the composer of the Sanskrit book </w:t>
      </w:r>
      <w:r w:rsidRPr="00790008">
        <w:rPr>
          <w:rStyle w:val="BookTitle"/>
          <w:rFonts w:asciiTheme="minorHAnsi" w:hAnsiTheme="minorHAnsi" w:cstheme="minorHAnsi"/>
          <w:b w:val="0"/>
          <w:bCs w:val="0"/>
          <w:i/>
          <w:iCs/>
          <w:color w:val="000000"/>
          <w:sz w:val="28"/>
          <w:szCs w:val="28"/>
        </w:rPr>
        <w:t>Caitanya-carita</w:t>
      </w:r>
      <w:r w:rsidRPr="00790008">
        <w:rPr>
          <w:rStyle w:val="BookTitle"/>
          <w:rFonts w:asciiTheme="minorHAnsi" w:hAnsiTheme="minorHAnsi" w:cstheme="minorHAnsi"/>
          <w:b w:val="0"/>
          <w:bCs w:val="0"/>
          <w:color w:val="000000"/>
          <w:sz w:val="28"/>
          <w:szCs w:val="28"/>
        </w:rPr>
        <w:t xml:space="preserve">. He was born in Śrīhaṭṭa, in the family of a doctor, and latter He came to reside in Navadvīpa, where he became a student of Gaṅgādāsa Paṇḍita. (See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8.) Nimāi’s debate with the elder Murāri is described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Ten, and Murāri’s happiness upon seeing the Lord’s devotional symptoms born from feelings of separation from Kṛṣṇa after His return from Gayā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One. The Lord’s manifestation of His Varāha form at Murāri’s house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Three, and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Seventeen. After hearing Gaura and Nityānanda glorify each other, Murāri smiles and jokes.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Four.) Murāri’s taking part in the Lord’s </w:t>
      </w:r>
      <w:r w:rsidRPr="00790008">
        <w:rPr>
          <w:rStyle w:val="BookTitle"/>
          <w:rFonts w:asciiTheme="minorHAnsi" w:hAnsiTheme="minorHAnsi" w:cstheme="minorHAnsi"/>
          <w:b w:val="0"/>
          <w:bCs w:val="0"/>
          <w:i/>
          <w:iCs/>
          <w:color w:val="000000"/>
          <w:sz w:val="28"/>
          <w:szCs w:val="28"/>
        </w:rPr>
        <w:t>kīrtanas</w:t>
      </w:r>
      <w:r w:rsidRPr="00790008">
        <w:rPr>
          <w:rStyle w:val="BookTitle"/>
          <w:rFonts w:asciiTheme="minorHAnsi" w:hAnsiTheme="minorHAnsi" w:cstheme="minorHAnsi"/>
          <w:b w:val="0"/>
          <w:bCs w:val="0"/>
          <w:color w:val="000000"/>
          <w:sz w:val="28"/>
          <w:szCs w:val="28"/>
        </w:rPr>
        <w:t xml:space="preserve"> at the house of Śrīvāsa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Eight. At the time of the Lord’s </w:t>
      </w:r>
      <w:r w:rsidRPr="00790008">
        <w:rPr>
          <w:rStyle w:val="BookTitle"/>
          <w:rFonts w:asciiTheme="minorHAnsi" w:hAnsiTheme="minorHAnsi" w:cstheme="minorHAnsi"/>
          <w:b w:val="0"/>
          <w:bCs w:val="0"/>
          <w:i/>
          <w:iCs/>
          <w:color w:val="000000"/>
          <w:sz w:val="28"/>
          <w:szCs w:val="28"/>
        </w:rPr>
        <w:t>mahā-prakāśa</w:t>
      </w:r>
      <w:r w:rsidRPr="00790008">
        <w:rPr>
          <w:rStyle w:val="BookTitle"/>
          <w:rFonts w:asciiTheme="minorHAnsi" w:hAnsiTheme="minorHAnsi" w:cstheme="minorHAnsi"/>
          <w:b w:val="0"/>
          <w:bCs w:val="0"/>
          <w:color w:val="000000"/>
          <w:sz w:val="28"/>
          <w:szCs w:val="28"/>
        </w:rPr>
        <w:t xml:space="preserve">, Murāri lost consciousness and later cried in love and offered prayers to the Lord. The Lord responded by glorifying His servant Murāri.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Ten.) Murāri’s participation in water sports with the other devotees is found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Thirteen. On the night the Lord danced in the dress of Mahā-Lakṣmī, Haridāsa and Murāri, dressed </w:t>
      </w:r>
      <w:r w:rsidRPr="00790008">
        <w:rPr>
          <w:rStyle w:val="BookTitle"/>
          <w:rFonts w:asciiTheme="minorHAnsi" w:hAnsiTheme="minorHAnsi" w:cstheme="minorHAnsi"/>
          <w:b w:val="0"/>
          <w:bCs w:val="0"/>
          <w:color w:val="000000"/>
          <w:sz w:val="28"/>
          <w:szCs w:val="28"/>
        </w:rPr>
        <w:lastRenderedPageBreak/>
        <w:t xml:space="preserve">as constables, introduced the Lord’s drama.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Eighteen.) One day at the house of Śrīvāsa Paṇḍita, Murāri Gupta saw Gaura and Nityānanda seated together. Murāri first offered obeisances to Gaura and then to Nityānanda. The Lord, however, was displeased and said to Murāri, “You have transgressed etiquette while offering obeisances.” That very night in a dream the Lord taught Murāri the glories of Nityānanda. The next morning Murāri first offered obeisances to Nityānanda and then to Gaura. Seeing this, the Lord was pleased and He gave Murāri the remnants of His chewed betel. By accepting those remnants, Murāri’s intelligence was purified and he received love of God. Once, in the mood of the supreme controller, the Lord spoke in anger to Murāri Gupta about the impersonalist Prakāśānanda, of Kāśī. Thereafter, the Lord glorified the eternal truth regarding His names, forms, qualities, and pastimes. The Lord blessed Murāri, who thereafter offered rice with ghee to the Lord. The next morning the Lord came to Murāri for treating the symptoms of indigestion that He exhibited due to eating heavy foods. Thereafter the Lord exhibited His pastime of being cured by drinking water from Murāri’s waterpot. On another day, when the Lord manifested His four-armed form in the house of Śrīvāsa, Murāri took the role of Garuḍa and carried the Lord on his shoulders. Considering that separation from the Lord after His disappearance would be unbearable, Murāri decided to give up his body while the Lord was still present. The Lord, who is the Supersoul of everyone, checked Murāri from carrying out this plan. These and other pastimes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 The pastimes of Murāri and other devotees chanting at night with the Lord through the streets of Navadvīpa and Murāri and other devotees crying in happiness on seeing the Lord drink water at the house of Śrīdhara are found in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Twenty-three. After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came to the house of Advaita Ācārya, Śacī along with Murāri and other devotees went there to meet Him.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3.153) Murāri accompanied the devotees every year to visit the Lord in Purī.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11.86, 16.16, as well as Antya 10.9, 121, 140, and 12.13) One day, on the order of the Lord, Murāri Gupta recited eight verses in glorification of Lord Rāmacandra. The Lord then blessed him.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 Four.) Murāri’s sporting in the waters of Narendra-sarovara is described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Nine. Murāri’s humble prayers and his receiving the mercy of the Lord are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17.77-78 and Madhya 11.152-158). Seeing Murāri’s attachment for Lord Rāmacandra, he is awarded the name Rāmadāsa. This is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17.69 and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15.219). </w:t>
      </w:r>
      <w:r w:rsidRPr="00790008">
        <w:rPr>
          <w:rStyle w:val="BookTitle"/>
          <w:rFonts w:asciiTheme="minorHAnsi" w:hAnsiTheme="minorHAnsi" w:cstheme="minorHAnsi"/>
          <w:b w:val="0"/>
          <w:bCs w:val="0"/>
          <w:color w:val="000000"/>
          <w:sz w:val="28"/>
          <w:szCs w:val="28"/>
        </w:rPr>
        <w:lastRenderedPageBreak/>
        <w:t xml:space="preserve">Murāri’s meeting with the Lord’s South India traveling companion, Kālā Kṛṣṇadāsa, when he visits Navadvīpa is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10.81). His chanting during the Ratha-yātrā festival is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13.40). His meeting with Sanātana Gosvāmī is mentioned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4.108 and 7.47). Murāri’s meeting with Jagadānanda is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12.98).</w:t>
      </w:r>
    </w:p>
    <w:p w14:paraId="74E29998" w14:textId="4DBE93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8.39</w:t>
      </w:r>
    </w:p>
    <w:p w14:paraId="342B5A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3DE368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cālaye prabhu phāṅki jijñāsiyā</w:t>
      </w:r>
      <w:r w:rsidRPr="00790008">
        <w:rPr>
          <w:rStyle w:val="BookTitle"/>
          <w:rFonts w:asciiTheme="minorHAnsi" w:hAnsiTheme="minorHAnsi" w:cstheme="minorHAnsi"/>
          <w:b w:val="0"/>
          <w:bCs w:val="0"/>
          <w:color w:val="000000"/>
          <w:sz w:val="28"/>
          <w:szCs w:val="28"/>
        </w:rPr>
        <w:br/>
        <w:t>śiśu-jñāne keha kichu nā bole hāsiyā</w:t>
      </w:r>
    </w:p>
    <w:p w14:paraId="2C633533" w14:textId="1E765D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challenged and defeated them all, even the elder boys, but they would consider the Lord just a child and simply smile at Him.</w:t>
      </w:r>
    </w:p>
    <w:p w14:paraId="74FC9D32" w14:textId="45CAC0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8.40</w:t>
      </w:r>
    </w:p>
    <w:p w14:paraId="1A2785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18D8DB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paḍiyā śuniyā</w:t>
      </w:r>
      <w:r w:rsidRPr="00790008">
        <w:rPr>
          <w:rStyle w:val="BookTitle"/>
          <w:rFonts w:asciiTheme="minorHAnsi" w:hAnsiTheme="minorHAnsi" w:cstheme="minorHAnsi"/>
          <w:b w:val="0"/>
          <w:bCs w:val="0"/>
          <w:color w:val="000000"/>
          <w:sz w:val="28"/>
          <w:szCs w:val="28"/>
        </w:rPr>
        <w:br/>
        <w:t>gaṅgā-snāne cale nija-vayasya laiyā</w:t>
      </w:r>
    </w:p>
    <w:p w14:paraId="4C78901C" w14:textId="5838DF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school, the Lord regularly went with His friends to bathe in the Ganges.</w:t>
      </w:r>
    </w:p>
    <w:p w14:paraId="483D59D6" w14:textId="12EBCD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8.41</w:t>
      </w:r>
    </w:p>
    <w:p w14:paraId="74AC54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209946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paḍuyāra anta nāhi navadvīpa-pure</w:t>
      </w:r>
      <w:r w:rsidRPr="00790008">
        <w:rPr>
          <w:rStyle w:val="BookTitle"/>
          <w:rFonts w:asciiTheme="minorHAnsi" w:hAnsiTheme="minorHAnsi" w:cstheme="minorHAnsi"/>
          <w:b w:val="0"/>
          <w:bCs w:val="0"/>
          <w:color w:val="000000"/>
          <w:sz w:val="28"/>
          <w:szCs w:val="28"/>
        </w:rPr>
        <w:br/>
        <w:t>paḍiyā madhyāhne sabe gaṅgā-snāna kare</w:t>
      </w:r>
    </w:p>
    <w:p w14:paraId="7D958A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were innumerable students, and they all took bath in the Ganges at midday.</w:t>
      </w:r>
    </w:p>
    <w:p w14:paraId="54C8B00F" w14:textId="66C062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the time of the Lord there were many schools in Navadvīpa, wherein innumerable students from various provinces studied the scriptures. The area of Navadvīpa at that time stretched northeast up to Dvīpacandrapura.</w:t>
      </w:r>
    </w:p>
    <w:p w14:paraId="32170FE2" w14:textId="673A4F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8.42</w:t>
      </w:r>
    </w:p>
    <w:p w14:paraId="39C922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52DDF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eko adhyāpakera sahasra śiṣya-gaṇa</w:t>
      </w:r>
      <w:r w:rsidRPr="00790008">
        <w:rPr>
          <w:rStyle w:val="BookTitle"/>
          <w:rFonts w:asciiTheme="minorHAnsi" w:hAnsiTheme="minorHAnsi" w:cstheme="minorHAnsi"/>
          <w:b w:val="0"/>
          <w:bCs w:val="0"/>
          <w:color w:val="000000"/>
          <w:sz w:val="28"/>
          <w:szCs w:val="28"/>
        </w:rPr>
        <w:br/>
        <w:t>anyo ’nye kalaha karena anukṣaṇa</w:t>
      </w:r>
    </w:p>
    <w:p w14:paraId="4F69B295" w14:textId="3340AA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Each teacher had thousands of students, and they would regularly challenge the students of the other teachers.</w:t>
      </w:r>
    </w:p>
    <w:p w14:paraId="24F4E648" w14:textId="46CCD3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8.43</w:t>
      </w:r>
    </w:p>
    <w:p w14:paraId="62331E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90E93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prathama vayasa prabhu svabhāva-cañcala</w:t>
      </w:r>
      <w:r w:rsidRPr="00790008">
        <w:rPr>
          <w:rStyle w:val="BookTitle"/>
          <w:rFonts w:asciiTheme="minorHAnsi" w:hAnsiTheme="minorHAnsi" w:cstheme="minorHAnsi"/>
          <w:b w:val="0"/>
          <w:bCs w:val="0"/>
          <w:color w:val="000000"/>
          <w:sz w:val="28"/>
          <w:szCs w:val="28"/>
        </w:rPr>
        <w:br/>
        <w:t>paḍuyā-gaṇera saha karena kondala</w:t>
      </w:r>
    </w:p>
    <w:p w14:paraId="480B0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was young and restless, He would also quarrel with the other students.</w:t>
      </w:r>
    </w:p>
    <w:p w14:paraId="5F8EBCC8" w14:textId="6CF682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prathama vayasa </w:t>
      </w:r>
      <w:r w:rsidRPr="00790008">
        <w:rPr>
          <w:rStyle w:val="BookTitle"/>
          <w:rFonts w:asciiTheme="minorHAnsi" w:hAnsiTheme="minorHAnsi" w:cstheme="minorHAnsi"/>
          <w:b w:val="0"/>
          <w:bCs w:val="0"/>
          <w:color w:val="000000"/>
          <w:sz w:val="28"/>
          <w:szCs w:val="28"/>
        </w:rPr>
        <w:t>mean “in childhood” or “in boyhood.”</w:t>
      </w:r>
    </w:p>
    <w:p w14:paraId="01ED24B8" w14:textId="4299DF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8.44</w:t>
      </w:r>
    </w:p>
    <w:p w14:paraId="01A65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1D4E1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bole,—“tora guru kon buddhi tā’ra”</w:t>
      </w:r>
      <w:r w:rsidRPr="00790008">
        <w:rPr>
          <w:rStyle w:val="BookTitle"/>
          <w:rFonts w:asciiTheme="minorHAnsi" w:hAnsiTheme="minorHAnsi" w:cstheme="minorHAnsi"/>
          <w:b w:val="0"/>
          <w:bCs w:val="0"/>
          <w:color w:val="000000"/>
          <w:sz w:val="28"/>
          <w:szCs w:val="28"/>
        </w:rPr>
        <w:br/>
        <w:t>keha bole,—“ei dekha, āmi śiṣya yā’ra”</w:t>
      </w:r>
    </w:p>
    <w:p w14:paraId="3B275FD6" w14:textId="5F3F7E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would challenge, “Your teacher is not very learned.” Another would say, “See whose disciple I am.”</w:t>
      </w:r>
    </w:p>
    <w:p w14:paraId="70946570" w14:textId="7F2501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8.45</w:t>
      </w:r>
    </w:p>
    <w:p w14:paraId="08046B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1BB3D1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alpe alpe haya gālāgāli</w:t>
      </w:r>
      <w:r w:rsidRPr="00790008">
        <w:rPr>
          <w:rStyle w:val="BookTitle"/>
          <w:rFonts w:asciiTheme="minorHAnsi" w:hAnsiTheme="minorHAnsi" w:cstheme="minorHAnsi"/>
          <w:b w:val="0"/>
          <w:bCs w:val="0"/>
          <w:color w:val="000000"/>
          <w:sz w:val="28"/>
          <w:szCs w:val="28"/>
        </w:rPr>
        <w:br/>
        <w:t>tabe jala-phelāpheli, tabe deya bāli</w:t>
      </w:r>
    </w:p>
    <w:p w14:paraId="2E79E654" w14:textId="7ECD0E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they began to quarrel with harsh words, and soon they would splash water and throw sand at each other.</w:t>
      </w:r>
    </w:p>
    <w:p w14:paraId="1585DE5D" w14:textId="175188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8.46</w:t>
      </w:r>
    </w:p>
    <w:p w14:paraId="4BB051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1358FC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haya mārāmāri, ye yāhāre pāre</w:t>
      </w:r>
      <w:r w:rsidRPr="00790008">
        <w:rPr>
          <w:rStyle w:val="BookTitle"/>
          <w:rFonts w:asciiTheme="minorHAnsi" w:hAnsiTheme="minorHAnsi" w:cstheme="minorHAnsi"/>
          <w:b w:val="0"/>
          <w:bCs w:val="0"/>
          <w:color w:val="000000"/>
          <w:sz w:val="28"/>
          <w:szCs w:val="28"/>
        </w:rPr>
        <w:br/>
        <w:t>kardama pheliyā kā’ro gāye keha māre</w:t>
      </w:r>
    </w:p>
    <w:p w14:paraId="0EA8596F" w14:textId="5C8271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they would beat each other or throw mud at each other.</w:t>
      </w:r>
    </w:p>
    <w:p w14:paraId="6B7BAA33" w14:textId="17594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8.47</w:t>
      </w:r>
    </w:p>
    <w:p w14:paraId="023D4D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0E56A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rājāra dohāi diyā keha kā’re dhare</w:t>
      </w:r>
      <w:r w:rsidRPr="00790008">
        <w:rPr>
          <w:rStyle w:val="BookTitle"/>
          <w:rFonts w:asciiTheme="minorHAnsi" w:hAnsiTheme="minorHAnsi" w:cstheme="minorHAnsi"/>
          <w:b w:val="0"/>
          <w:bCs w:val="0"/>
          <w:color w:val="000000"/>
          <w:sz w:val="28"/>
          <w:szCs w:val="28"/>
        </w:rPr>
        <w:br/>
        <w:t>māriyā palāya keha gaṅgāra upāre</w:t>
      </w:r>
    </w:p>
    <w:p w14:paraId="012D0C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boy, in the name of the king, would catch another boy, and someone would beat another and then swim across the Ganges to safety.</w:t>
      </w:r>
    </w:p>
    <w:p w14:paraId="23710F04" w14:textId="6B5D9B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gaṅgāra upāre </w:t>
      </w:r>
      <w:r w:rsidRPr="00790008">
        <w:rPr>
          <w:rStyle w:val="BookTitle"/>
          <w:rFonts w:asciiTheme="minorHAnsi" w:hAnsiTheme="minorHAnsi" w:cstheme="minorHAnsi"/>
          <w:b w:val="0"/>
          <w:bCs w:val="0"/>
          <w:color w:val="000000"/>
          <w:sz w:val="28"/>
          <w:szCs w:val="28"/>
        </w:rPr>
        <w:t>refer to the present day city of Navadvīpa (Kuliyā) and the village of Rāmacandrapura.</w:t>
      </w:r>
    </w:p>
    <w:p w14:paraId="4359CE2A" w14:textId="563BDE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8.48</w:t>
      </w:r>
    </w:p>
    <w:p w14:paraId="674706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8E3F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huḍāhuḍi kare paḍuyā-sakala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bāli-kādāmaya saba haya gaṅgā-jala</w:t>
      </w:r>
    </w:p>
    <w:p w14:paraId="68F29A1C" w14:textId="7C2E57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wrestled so intensely that the waters of the Ganges became full of sand and mud.</w:t>
      </w:r>
    </w:p>
    <w:p w14:paraId="3E0F1491" w14:textId="71C2B9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8.49</w:t>
      </w:r>
    </w:p>
    <w:p w14:paraId="6394C3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547682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 bharibāre nāhi pāre nārī-gaṇa</w:t>
      </w:r>
      <w:r w:rsidRPr="00790008">
        <w:rPr>
          <w:rStyle w:val="BookTitle"/>
          <w:rFonts w:asciiTheme="minorHAnsi" w:hAnsiTheme="minorHAnsi" w:cstheme="minorHAnsi"/>
          <w:b w:val="0"/>
          <w:bCs w:val="0"/>
          <w:color w:val="000000"/>
          <w:sz w:val="28"/>
          <w:szCs w:val="28"/>
        </w:rPr>
        <w:br/>
        <w:t>nā pāre karite snāna brāhmaṇa sajjana</w:t>
      </w:r>
    </w:p>
    <w:p w14:paraId="27C21E37" w14:textId="7C6547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that situation the girls were unable to fill their water pots and the gentle brāhmaṇas were unable to take their bath.</w:t>
      </w:r>
    </w:p>
    <w:p w14:paraId="5D0DFC9F" w14:textId="73B0AD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8.50</w:t>
      </w:r>
    </w:p>
    <w:p w14:paraId="7CA135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65948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parama-cañcala prabhu viśvambhara-rāya</w:t>
      </w:r>
      <w:r w:rsidRPr="00790008">
        <w:rPr>
          <w:rStyle w:val="BookTitle"/>
          <w:rFonts w:asciiTheme="minorHAnsi" w:hAnsiTheme="minorHAnsi" w:cstheme="minorHAnsi"/>
          <w:b w:val="0"/>
          <w:bCs w:val="0"/>
          <w:color w:val="000000"/>
          <w:sz w:val="28"/>
          <w:szCs w:val="28"/>
        </w:rPr>
        <w:br/>
        <w:t>ei-mata prabhu prati-ghāṭe-ghāṭe yāya</w:t>
      </w:r>
    </w:p>
    <w:p w14:paraId="0A957E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Viśvambhara was most restless. He went to each bathing ghāṭa.</w:t>
      </w:r>
    </w:p>
    <w:p w14:paraId="2885BF7D" w14:textId="383955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prati-ghāṭe </w:t>
      </w:r>
      <w:r w:rsidRPr="00790008">
        <w:rPr>
          <w:rStyle w:val="BookTitle"/>
          <w:rFonts w:asciiTheme="minorHAnsi" w:hAnsiTheme="minorHAnsi" w:cstheme="minorHAnsi"/>
          <w:b w:val="0"/>
          <w:bCs w:val="0"/>
          <w:color w:val="000000"/>
          <w:sz w:val="28"/>
          <w:szCs w:val="28"/>
        </w:rPr>
        <w:t xml:space="preserve">refers to His own bathing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Bārakoṇā-ghāṭa, Mādhāi’s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Nāgariyā-ghāṭa, and other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w:t>
      </w:r>
    </w:p>
    <w:p w14:paraId="2E0FD63C" w14:textId="4D22A5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8.51</w:t>
      </w:r>
    </w:p>
    <w:p w14:paraId="309A7B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40FBB5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prati-ghāṭe paḍuyāra anta nāhi pāi</w:t>
      </w:r>
      <w:r w:rsidRPr="00790008">
        <w:rPr>
          <w:rStyle w:val="BookTitle"/>
          <w:rFonts w:asciiTheme="minorHAnsi" w:hAnsiTheme="minorHAnsi" w:cstheme="minorHAnsi"/>
          <w:b w:val="0"/>
          <w:bCs w:val="0"/>
          <w:color w:val="000000"/>
          <w:sz w:val="28"/>
          <w:szCs w:val="28"/>
        </w:rPr>
        <w:br/>
        <w:t>ṭhākura kalaha kare prati ṭhāñi ṭhāñi</w:t>
      </w:r>
    </w:p>
    <w:p w14:paraId="0F01C96D" w14:textId="7A30E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each ghāṭa there were innumerable students, and the Lord debated at every ghāṭa.</w:t>
      </w:r>
    </w:p>
    <w:p w14:paraId="529920CE" w14:textId="0D4BDE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8.52</w:t>
      </w:r>
    </w:p>
    <w:p w14:paraId="578C6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071A99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prati-ghāṭe yāya prabhu gaṅgāya sāṅtāri’</w:t>
      </w:r>
      <w:r w:rsidRPr="00790008">
        <w:rPr>
          <w:rStyle w:val="BookTitle"/>
          <w:rFonts w:asciiTheme="minorHAnsi" w:hAnsiTheme="minorHAnsi" w:cstheme="minorHAnsi"/>
          <w:b w:val="0"/>
          <w:bCs w:val="0"/>
          <w:color w:val="000000"/>
          <w:sz w:val="28"/>
          <w:szCs w:val="28"/>
        </w:rPr>
        <w:br/>
        <w:t>eko ghāṭe dui cāri daṇḍa krīḍā kari’</w:t>
      </w:r>
    </w:p>
    <w:p w14:paraId="30E4C376" w14:textId="13643A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swam to each ghāṭa and enjoyed debating there for one or two hours.</w:t>
      </w:r>
    </w:p>
    <w:p w14:paraId="532B4734" w14:textId="671876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8.53</w:t>
      </w:r>
    </w:p>
    <w:p w14:paraId="3E577E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0521CF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yata prāmāṇika paḍuyāra gaṇa</w:t>
      </w:r>
      <w:r w:rsidRPr="00790008">
        <w:rPr>
          <w:rStyle w:val="BookTitle"/>
          <w:rFonts w:asciiTheme="minorHAnsi" w:hAnsiTheme="minorHAnsi" w:cstheme="minorHAnsi"/>
          <w:b w:val="0"/>
          <w:bCs w:val="0"/>
          <w:color w:val="000000"/>
          <w:sz w:val="28"/>
          <w:szCs w:val="28"/>
        </w:rPr>
        <w:br/>
        <w:t>tā’rā bole,—“kalaha karaha ki kāraṇa?”</w:t>
      </w:r>
    </w:p>
    <w:p w14:paraId="32DE94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senior students asked the boys, “Why are You arguing?</w:t>
      </w:r>
    </w:p>
    <w:p w14:paraId="465A09E1" w14:textId="24357B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prāmāṇika</w:t>
      </w:r>
      <w:r w:rsidRPr="00790008">
        <w:rPr>
          <w:rStyle w:val="BookTitle"/>
          <w:rFonts w:asciiTheme="minorHAnsi" w:hAnsiTheme="minorHAnsi" w:cstheme="minorHAnsi"/>
          <w:b w:val="0"/>
          <w:bCs w:val="0"/>
          <w:color w:val="000000"/>
          <w:sz w:val="28"/>
          <w:szCs w:val="28"/>
        </w:rPr>
        <w:t xml:space="preserve"> means “knowledgeable,” “mature,” “principle,” or “expert.”</w:t>
      </w:r>
    </w:p>
    <w:p w14:paraId="0739CC9E" w14:textId="33D7E3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8.54</w:t>
      </w:r>
    </w:p>
    <w:p w14:paraId="4F6B6E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7C0DA9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jijñāsā karaha,—“bujhi, kā’ra kon buddhi!</w:t>
      </w:r>
      <w:r w:rsidRPr="00790008">
        <w:rPr>
          <w:rStyle w:val="BookTitle"/>
          <w:rFonts w:asciiTheme="minorHAnsi" w:hAnsiTheme="minorHAnsi" w:cstheme="minorHAnsi"/>
          <w:b w:val="0"/>
          <w:bCs w:val="0"/>
          <w:color w:val="000000"/>
          <w:sz w:val="28"/>
          <w:szCs w:val="28"/>
        </w:rPr>
        <w:br/>
        <w:t>vṛtti-pañji-ṭīkāra, ke jāne, dekhi, śuddhi</w:t>
      </w:r>
    </w:p>
    <w:p w14:paraId="05F0F6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us see who can explain the proper forms of vṛtti, pañjī, and ṭīkā.”</w:t>
      </w:r>
    </w:p>
    <w:p w14:paraId="57ED6828" w14:textId="1FEDEE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Vṛtti</w:t>
      </w:r>
      <w:r w:rsidRPr="00790008">
        <w:rPr>
          <w:rStyle w:val="BookTitle"/>
          <w:rFonts w:asciiTheme="minorHAnsi" w:hAnsiTheme="minorHAnsi" w:cstheme="minorHAnsi"/>
          <w:b w:val="0"/>
          <w:bCs w:val="0"/>
          <w:color w:val="000000"/>
          <w:sz w:val="28"/>
          <w:szCs w:val="28"/>
        </w:rPr>
        <w:t xml:space="preserve"> is the brief explanation of a verse, </w:t>
      </w:r>
      <w:r w:rsidRPr="00790008">
        <w:rPr>
          <w:rStyle w:val="BookTitle"/>
          <w:rFonts w:asciiTheme="minorHAnsi" w:hAnsiTheme="minorHAnsi" w:cstheme="minorHAnsi"/>
          <w:b w:val="0"/>
          <w:bCs w:val="0"/>
          <w:i/>
          <w:iCs/>
          <w:color w:val="000000"/>
          <w:sz w:val="28"/>
          <w:szCs w:val="28"/>
        </w:rPr>
        <w:t>ṭīkā</w:t>
      </w:r>
      <w:r w:rsidRPr="00790008">
        <w:rPr>
          <w:rStyle w:val="BookTitle"/>
          <w:rFonts w:asciiTheme="minorHAnsi" w:hAnsiTheme="minorHAnsi" w:cstheme="minorHAnsi"/>
          <w:b w:val="0"/>
          <w:bCs w:val="0"/>
          <w:color w:val="000000"/>
          <w:sz w:val="28"/>
          <w:szCs w:val="28"/>
        </w:rPr>
        <w:t xml:space="preserve"> is the expanded explanation of a verse, and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is a poetic description of a subject. Previously </w:t>
      </w:r>
      <w:r w:rsidRPr="00790008">
        <w:rPr>
          <w:rStyle w:val="BookTitle"/>
          <w:rFonts w:asciiTheme="minorHAnsi" w:hAnsiTheme="minorHAnsi" w:cstheme="minorHAnsi"/>
          <w:b w:val="0"/>
          <w:bCs w:val="0"/>
          <w:i/>
          <w:iCs/>
          <w:color w:val="000000"/>
          <w:sz w:val="28"/>
          <w:szCs w:val="28"/>
        </w:rPr>
        <w:t>kāyasthas</w:t>
      </w:r>
      <w:r w:rsidRPr="00790008">
        <w:rPr>
          <w:rStyle w:val="BookTitle"/>
          <w:rFonts w:asciiTheme="minorHAnsi" w:hAnsiTheme="minorHAnsi" w:cstheme="minorHAnsi"/>
          <w:b w:val="0"/>
          <w:bCs w:val="0"/>
          <w:color w:val="000000"/>
          <w:sz w:val="28"/>
          <w:szCs w:val="28"/>
        </w:rPr>
        <w:t xml:space="preserve"> used to write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On the Kalāpa grammar composed by Sarva Varmā there is a </w:t>
      </w:r>
      <w:r w:rsidRPr="00790008">
        <w:rPr>
          <w:rStyle w:val="BookTitle"/>
          <w:rFonts w:asciiTheme="minorHAnsi" w:hAnsiTheme="minorHAnsi" w:cstheme="minorHAnsi"/>
          <w:b w:val="0"/>
          <w:bCs w:val="0"/>
          <w:i/>
          <w:iCs/>
          <w:color w:val="000000"/>
          <w:sz w:val="28"/>
          <w:szCs w:val="28"/>
        </w:rPr>
        <w:t>ṭīkā</w:t>
      </w:r>
      <w:r w:rsidRPr="00790008">
        <w:rPr>
          <w:rStyle w:val="BookTitle"/>
          <w:rFonts w:asciiTheme="minorHAnsi" w:hAnsiTheme="minorHAnsi" w:cstheme="minorHAnsi"/>
          <w:b w:val="0"/>
          <w:bCs w:val="0"/>
          <w:color w:val="000000"/>
          <w:sz w:val="28"/>
          <w:szCs w:val="28"/>
        </w:rPr>
        <w:t xml:space="preserve"> written by Susena Vidyābhūṣaṇa, a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written by Trilocana Dāsa, and a </w:t>
      </w:r>
      <w:r w:rsidRPr="00790008">
        <w:rPr>
          <w:rStyle w:val="BookTitle"/>
          <w:rFonts w:asciiTheme="minorHAnsi" w:hAnsiTheme="minorHAnsi" w:cstheme="minorHAnsi"/>
          <w:b w:val="0"/>
          <w:bCs w:val="0"/>
          <w:i/>
          <w:iCs/>
          <w:color w:val="000000"/>
          <w:sz w:val="28"/>
          <w:szCs w:val="28"/>
        </w:rPr>
        <w:t>vṛtti</w:t>
      </w:r>
      <w:r w:rsidRPr="00790008">
        <w:rPr>
          <w:rStyle w:val="BookTitle"/>
          <w:rFonts w:asciiTheme="minorHAnsi" w:hAnsiTheme="minorHAnsi" w:cstheme="minorHAnsi"/>
          <w:b w:val="0"/>
          <w:bCs w:val="0"/>
          <w:color w:val="000000"/>
          <w:sz w:val="28"/>
          <w:szCs w:val="28"/>
        </w:rPr>
        <w:t xml:space="preserve"> written by Durgā Siṁha that are all very famous. Gaṅgādāsa Paṇḍita taught Kalāpa grammar to his students, headed by Nimāi.</w:t>
      </w:r>
    </w:p>
    <w:p w14:paraId="49C19C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śuddhi </w:t>
      </w:r>
      <w:r w:rsidRPr="00790008">
        <w:rPr>
          <w:rStyle w:val="BookTitle"/>
          <w:rFonts w:asciiTheme="minorHAnsi" w:hAnsiTheme="minorHAnsi" w:cstheme="minorHAnsi"/>
          <w:b w:val="0"/>
          <w:bCs w:val="0"/>
          <w:color w:val="000000"/>
          <w:sz w:val="28"/>
          <w:szCs w:val="28"/>
        </w:rPr>
        <w:t>means “the pure form,” “the real truth,” “the purport,” and “the confidential truth.”</w:t>
      </w:r>
    </w:p>
    <w:p w14:paraId="23A83465" w14:textId="640BC4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8.55</w:t>
      </w:r>
    </w:p>
    <w:p w14:paraId="06EEBF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7A9A4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bhāla, ei kathā haya</w:t>
      </w:r>
      <w:r w:rsidRPr="00790008">
        <w:rPr>
          <w:rStyle w:val="BookTitle"/>
          <w:rFonts w:asciiTheme="minorHAnsi" w:hAnsiTheme="minorHAnsi" w:cstheme="minorHAnsi"/>
          <w:b w:val="0"/>
          <w:bCs w:val="0"/>
          <w:color w:val="000000"/>
          <w:sz w:val="28"/>
          <w:szCs w:val="28"/>
        </w:rPr>
        <w:br/>
        <w:t>jijñāsuka āmāre yāhāra citte laya”</w:t>
      </w:r>
    </w:p>
    <w:p w14:paraId="63C8A571" w14:textId="33379D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“Yes, good. You can ask Me anything you like.”</w:t>
      </w:r>
    </w:p>
    <w:p w14:paraId="237FDA1C" w14:textId="495F43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8.56</w:t>
      </w:r>
    </w:p>
    <w:p w14:paraId="7ADF39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2C2B47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bole,—“eta kene kara ahaṅkāra?”</w:t>
      </w:r>
      <w:r w:rsidRPr="00790008">
        <w:rPr>
          <w:rStyle w:val="BookTitle"/>
          <w:rFonts w:asciiTheme="minorHAnsi" w:hAnsiTheme="minorHAnsi" w:cstheme="minorHAnsi"/>
          <w:b w:val="0"/>
          <w:bCs w:val="0"/>
          <w:color w:val="000000"/>
          <w:sz w:val="28"/>
          <w:szCs w:val="28"/>
        </w:rPr>
        <w:br/>
        <w:t>prabhu bole,—“jijñāsaha ye citte tomāra”</w:t>
      </w:r>
    </w:p>
    <w:p w14:paraId="30126E61" w14:textId="4217F5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student asked Him, “Why are You so conceited?” and Nimāi replied, “Ask Me whatever you like.”</w:t>
      </w:r>
    </w:p>
    <w:p w14:paraId="4E2148BE" w14:textId="2871A6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8.57</w:t>
      </w:r>
    </w:p>
    <w:p w14:paraId="6DF08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6F97C1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“dhātu-sūtra vākhānaha”—bole se paḍuyā</w:t>
      </w:r>
      <w:r w:rsidRPr="00790008">
        <w:rPr>
          <w:rStyle w:val="BookTitle"/>
          <w:rFonts w:asciiTheme="minorHAnsi" w:hAnsiTheme="minorHAnsi" w:cstheme="minorHAnsi"/>
          <w:b w:val="0"/>
          <w:bCs w:val="0"/>
          <w:color w:val="000000"/>
          <w:sz w:val="28"/>
          <w:szCs w:val="28"/>
        </w:rPr>
        <w:br/>
        <w:t>prabhu bole,—“vākhāni ye, śuna mana diyā”</w:t>
      </w:r>
    </w:p>
    <w:p w14:paraId="3BF08D75" w14:textId="136A49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same student then said, “Explain the sūtras on verbal roots.” The Lord replied, “Listen attentively to what I say.”</w:t>
      </w:r>
    </w:p>
    <w:p w14:paraId="166F8CF6" w14:textId="6C6A13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8.58</w:t>
      </w:r>
    </w:p>
    <w:p w14:paraId="507F69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25F3B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sarva-śakti-samanvita prabhu bhagavān</w:t>
      </w:r>
      <w:r w:rsidRPr="00790008">
        <w:rPr>
          <w:rStyle w:val="BookTitle"/>
          <w:rFonts w:asciiTheme="minorHAnsi" w:hAnsiTheme="minorHAnsi" w:cstheme="minorHAnsi"/>
          <w:b w:val="0"/>
          <w:bCs w:val="0"/>
          <w:color w:val="000000"/>
          <w:sz w:val="28"/>
          <w:szCs w:val="28"/>
        </w:rPr>
        <w:br/>
        <w:t>karilena sūtra-vyākhyā ye haya pramāṇa</w:t>
      </w:r>
    </w:p>
    <w:p w14:paraId="42AF22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all-powerful Supreme Lord Viśvambhara then explained the sūtras according to the prescribed grammatical rules.</w:t>
      </w:r>
    </w:p>
    <w:p w14:paraId="10189630" w14:textId="083A61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pramāṇa </w:t>
      </w:r>
      <w:r w:rsidRPr="00790008">
        <w:rPr>
          <w:rStyle w:val="BookTitle"/>
          <w:rFonts w:asciiTheme="minorHAnsi" w:hAnsiTheme="minorHAnsi" w:cstheme="minorHAnsi"/>
          <w:b w:val="0"/>
          <w:bCs w:val="0"/>
          <w:color w:val="000000"/>
          <w:sz w:val="28"/>
          <w:szCs w:val="28"/>
        </w:rPr>
        <w:t>means “perfect evidence” or “faith.”</w:t>
      </w:r>
    </w:p>
    <w:p w14:paraId="1A466264" w14:textId="267C2F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8.59</w:t>
      </w:r>
    </w:p>
    <w:p w14:paraId="19395D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5F60B4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 śuni’ sabe bole praśaṁsā-vacana</w:t>
      </w:r>
      <w:r w:rsidRPr="00790008">
        <w:rPr>
          <w:rStyle w:val="BookTitle"/>
          <w:rFonts w:asciiTheme="minorHAnsi" w:hAnsiTheme="minorHAnsi" w:cstheme="minorHAnsi"/>
          <w:b w:val="0"/>
          <w:bCs w:val="0"/>
          <w:color w:val="000000"/>
          <w:sz w:val="28"/>
          <w:szCs w:val="28"/>
        </w:rPr>
        <w:br/>
        <w:t>prabhu bole,—“ebe śuna, kari ye khaṇḍana”</w:t>
      </w:r>
    </w:p>
    <w:p w14:paraId="79715227" w14:textId="11936A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explanation, everyone praised Him. The Lord then said, “Now hear Me refute these explanations.”</w:t>
      </w:r>
    </w:p>
    <w:p w14:paraId="0B698B4C" w14:textId="5AA609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8.60</w:t>
      </w:r>
    </w:p>
    <w:p w14:paraId="6B1190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0E1BF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vyākhyā kailā, tāhā dūṣilā sakala</w:t>
      </w:r>
      <w:r w:rsidRPr="00790008">
        <w:rPr>
          <w:rStyle w:val="BookTitle"/>
          <w:rFonts w:asciiTheme="minorHAnsi" w:hAnsiTheme="minorHAnsi" w:cstheme="minorHAnsi"/>
          <w:b w:val="0"/>
          <w:bCs w:val="0"/>
          <w:color w:val="000000"/>
          <w:sz w:val="28"/>
          <w:szCs w:val="28"/>
        </w:rPr>
        <w:br/>
        <w:t>prabhu bole,—“sthāpa’ ebe kā’ra āche bala”</w:t>
      </w:r>
    </w:p>
    <w:p w14:paraId="5F15098C" w14:textId="1BEFFD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refuted each of His explanations, He then asked, “Now who can reestablish these explanations?”</w:t>
      </w:r>
    </w:p>
    <w:p w14:paraId="451C36EC" w14:textId="2F47F0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8.61</w:t>
      </w:r>
    </w:p>
    <w:p w14:paraId="6673C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6E90DA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camatkāra sabei bhāvena mane mane</w:t>
      </w:r>
      <w:r w:rsidRPr="00790008">
        <w:rPr>
          <w:rStyle w:val="BookTitle"/>
          <w:rFonts w:asciiTheme="minorHAnsi" w:hAnsiTheme="minorHAnsi" w:cstheme="minorHAnsi"/>
          <w:b w:val="0"/>
          <w:bCs w:val="0"/>
          <w:color w:val="000000"/>
          <w:sz w:val="28"/>
          <w:szCs w:val="28"/>
        </w:rPr>
        <w:br/>
        <w:t>prabhu bole,—“śuna, ebe kariye sthāpane”</w:t>
      </w:r>
    </w:p>
    <w:p w14:paraId="4B8468BF" w14:textId="4F6B9D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was struck with wonder as Nimāi said, “Now hear Me reestablish those explanations.”</w:t>
      </w:r>
    </w:p>
    <w:p w14:paraId="31B3383C" w14:textId="2D706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8.62</w:t>
      </w:r>
    </w:p>
    <w:p w14:paraId="43812F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79E83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hena vyākhyā karilena gauracandra</w:t>
      </w:r>
      <w:r w:rsidRPr="00790008">
        <w:rPr>
          <w:rStyle w:val="BookTitle"/>
          <w:rFonts w:asciiTheme="minorHAnsi" w:hAnsiTheme="minorHAnsi" w:cstheme="minorHAnsi"/>
          <w:b w:val="0"/>
          <w:bCs w:val="0"/>
          <w:color w:val="000000"/>
          <w:sz w:val="28"/>
          <w:szCs w:val="28"/>
        </w:rPr>
        <w:br/>
        <w:t>sarva-mate sundara, kothāo nāhi manda</w:t>
      </w:r>
    </w:p>
    <w:p w14:paraId="3982C3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then again established those explanations in such a wonderful way that no one could find any fault.</w:t>
      </w:r>
    </w:p>
    <w:p w14:paraId="14BB7487" w14:textId="53BA9F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manda </w:t>
      </w:r>
      <w:r w:rsidRPr="00790008">
        <w:rPr>
          <w:rStyle w:val="BookTitle"/>
          <w:rFonts w:asciiTheme="minorHAnsi" w:hAnsiTheme="minorHAnsi" w:cstheme="minorHAnsi"/>
          <w:b w:val="0"/>
          <w:bCs w:val="0"/>
          <w:color w:val="000000"/>
          <w:sz w:val="28"/>
          <w:szCs w:val="28"/>
        </w:rPr>
        <w:t>means “fault,” “excuse,” or “error.”</w:t>
      </w:r>
    </w:p>
    <w:p w14:paraId="76721E21" w14:textId="75316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8.63</w:t>
      </w:r>
    </w:p>
    <w:p w14:paraId="12FAD5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1FF3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saba prāmāṇika paḍuyāra gaṇa</w:t>
      </w:r>
      <w:r w:rsidRPr="00790008">
        <w:rPr>
          <w:rStyle w:val="BookTitle"/>
          <w:rFonts w:asciiTheme="minorHAnsi" w:hAnsiTheme="minorHAnsi" w:cstheme="minorHAnsi"/>
          <w:b w:val="0"/>
          <w:bCs w:val="0"/>
          <w:color w:val="000000"/>
          <w:sz w:val="28"/>
          <w:szCs w:val="28"/>
        </w:rPr>
        <w:br/>
        <w:t>santoṣe sabei karilena āliṅgana</w:t>
      </w:r>
    </w:p>
    <w:p w14:paraId="35B1C05E" w14:textId="672E9B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senior students then embraced Nimāi in satisfaction.</w:t>
      </w:r>
    </w:p>
    <w:p w14:paraId="7F2D98D5" w14:textId="65D99F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8.64</w:t>
      </w:r>
    </w:p>
    <w:p w14:paraId="134D16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187B2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paḍuyā-sakala bole,—“āji ghare yāha</w:t>
      </w:r>
      <w:r w:rsidRPr="00790008">
        <w:rPr>
          <w:rStyle w:val="BookTitle"/>
          <w:rFonts w:asciiTheme="minorHAnsi" w:hAnsiTheme="minorHAnsi" w:cstheme="minorHAnsi"/>
          <w:b w:val="0"/>
          <w:bCs w:val="0"/>
          <w:color w:val="000000"/>
          <w:sz w:val="28"/>
          <w:szCs w:val="28"/>
        </w:rPr>
        <w:br/>
        <w:t>kāli ye jijñāsi, tāhā balibāre cāha”</w:t>
      </w:r>
    </w:p>
    <w:p w14:paraId="7AB23C1E" w14:textId="35FBD0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 students said, “Today You can go home, and tomorrow we will have more questions for You.”</w:t>
      </w:r>
    </w:p>
    <w:p w14:paraId="22B93C6B" w14:textId="1CA22F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8.65</w:t>
      </w:r>
    </w:p>
    <w:p w14:paraId="374F8F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0507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jāhnavīra jale</w:t>
      </w:r>
      <w:r w:rsidRPr="00790008">
        <w:rPr>
          <w:rStyle w:val="BookTitle"/>
          <w:rFonts w:asciiTheme="minorHAnsi" w:hAnsiTheme="minorHAnsi" w:cstheme="minorHAnsi"/>
          <w:b w:val="0"/>
          <w:bCs w:val="0"/>
          <w:color w:val="000000"/>
          <w:sz w:val="28"/>
          <w:szCs w:val="28"/>
        </w:rPr>
        <w:br/>
        <w:t>vaikuṇṭha-nāyaka vidyā-rase khelā khele</w:t>
      </w:r>
    </w:p>
    <w:p w14:paraId="573980CE" w14:textId="4771B5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pastimes as a student playing in the water of the Ganges.</w:t>
      </w:r>
    </w:p>
    <w:p w14:paraId="540F48C9" w14:textId="193423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8.66</w:t>
      </w:r>
    </w:p>
    <w:p w14:paraId="69681A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F519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krīḍā lāgiyā sarva-jña bṛhaspati</w:t>
      </w:r>
      <w:r w:rsidRPr="00790008">
        <w:rPr>
          <w:rStyle w:val="BookTitle"/>
          <w:rFonts w:asciiTheme="minorHAnsi" w:hAnsiTheme="minorHAnsi" w:cstheme="minorHAnsi"/>
          <w:b w:val="0"/>
          <w:bCs w:val="0"/>
          <w:color w:val="000000"/>
          <w:sz w:val="28"/>
          <w:szCs w:val="28"/>
        </w:rPr>
        <w:br/>
        <w:t>śiṣya-saha navadvīpe hailā utpatti</w:t>
      </w:r>
    </w:p>
    <w:p w14:paraId="3775D3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assist in His pastimes, the omniscient Bṛhaspati took birth in Navadvīpa along with his disciples.</w:t>
      </w:r>
    </w:p>
    <w:p w14:paraId="6BB04216" w14:textId="688E55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sarva-jña</w:t>
      </w:r>
      <w:r w:rsidRPr="00790008">
        <w:rPr>
          <w:rStyle w:val="BookTitle"/>
          <w:rFonts w:asciiTheme="minorHAnsi" w:hAnsiTheme="minorHAnsi" w:cstheme="minorHAnsi"/>
          <w:b w:val="0"/>
          <w:bCs w:val="0"/>
          <w:color w:val="000000"/>
          <w:sz w:val="28"/>
          <w:szCs w:val="28"/>
        </w:rPr>
        <w:t xml:space="preserve"> is another name for the original Viṣṇusvāmī. He appeared at Candanavana-Kalyanapura, in the province of Pandya. He is the first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in this Age of Kali. He defeated the philosophy of Buddhism and brought Śrī Jagannāthadeva to Sundarācala. Three hundred years before Christ a king named Vijaya Pandya appeared. After he conquered Śrī Puruṣottama and brought Lord Jagannātha to his own province, the Buddhists returned Lord Jagannātha to Nīlācala. A few hundred years later, during the reign of Sundara Pandya, he was reminded of the place where Lord Jagannātha was brought while going to conquer the northern provinces. That place, known as Sundarācala, later became known as Guṇḍicā. Shortly before this incident a disciple of Śaṅkarācārya named Padmapādācārya built a </w:t>
      </w:r>
      <w:r w:rsidRPr="00790008">
        <w:rPr>
          <w:rStyle w:val="BookTitle"/>
          <w:rFonts w:asciiTheme="minorHAnsi" w:hAnsiTheme="minorHAnsi" w:cstheme="minorHAnsi"/>
          <w:b w:val="0"/>
          <w:bCs w:val="0"/>
          <w:i/>
          <w:iCs/>
          <w:color w:val="000000"/>
          <w:sz w:val="28"/>
          <w:szCs w:val="28"/>
        </w:rPr>
        <w:t xml:space="preserve">maṭha </w:t>
      </w:r>
      <w:r w:rsidRPr="00790008">
        <w:rPr>
          <w:rStyle w:val="BookTitle"/>
          <w:rFonts w:asciiTheme="minorHAnsi" w:hAnsiTheme="minorHAnsi" w:cstheme="minorHAnsi"/>
          <w:b w:val="0"/>
          <w:bCs w:val="0"/>
          <w:color w:val="000000"/>
          <w:sz w:val="28"/>
          <w:szCs w:val="28"/>
        </w:rPr>
        <w:t xml:space="preserve">at the place known as Chatrabhoga. Later on this </w:t>
      </w:r>
      <w:r w:rsidRPr="00790008">
        <w:rPr>
          <w:rStyle w:val="BookTitle"/>
          <w:rFonts w:asciiTheme="minorHAnsi" w:hAnsiTheme="minorHAnsi" w:cstheme="minorHAnsi"/>
          <w:b w:val="0"/>
          <w:bCs w:val="0"/>
          <w:i/>
          <w:iCs/>
          <w:color w:val="000000"/>
          <w:sz w:val="28"/>
          <w:szCs w:val="28"/>
        </w:rPr>
        <w:t xml:space="preserve">maṭha </w:t>
      </w:r>
      <w:r w:rsidRPr="00790008">
        <w:rPr>
          <w:rStyle w:val="BookTitle"/>
          <w:rFonts w:asciiTheme="minorHAnsi" w:hAnsiTheme="minorHAnsi" w:cstheme="minorHAnsi"/>
          <w:b w:val="0"/>
          <w:bCs w:val="0"/>
          <w:color w:val="000000"/>
          <w:sz w:val="28"/>
          <w:szCs w:val="28"/>
        </w:rPr>
        <w:t xml:space="preserve">was shifted to the shore of the ocean by Śrī Rāmānujācārya. There is a book named </w:t>
      </w:r>
      <w:r w:rsidRPr="00790008">
        <w:rPr>
          <w:rStyle w:val="BookTitle"/>
          <w:rFonts w:asciiTheme="minorHAnsi" w:hAnsiTheme="minorHAnsi" w:cstheme="minorHAnsi"/>
          <w:b w:val="0"/>
          <w:bCs w:val="0"/>
          <w:i/>
          <w:iCs/>
          <w:color w:val="000000"/>
          <w:sz w:val="28"/>
          <w:szCs w:val="28"/>
        </w:rPr>
        <w:t>Saṅkṣepa-śārīraka</w:t>
      </w:r>
      <w:r w:rsidRPr="00790008">
        <w:rPr>
          <w:rStyle w:val="BookTitle"/>
          <w:rFonts w:asciiTheme="minorHAnsi" w:hAnsiTheme="minorHAnsi" w:cstheme="minorHAnsi"/>
          <w:b w:val="0"/>
          <w:bCs w:val="0"/>
          <w:color w:val="000000"/>
          <w:sz w:val="28"/>
          <w:szCs w:val="28"/>
        </w:rPr>
        <w:t xml:space="preserve"> in the Śaṅkara-sampradāya that is said to be written by Sarvajñātma Muni. But this Sarvajñātma Muni cannot be the Sarvajña Muni who established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There is another Sarvajña in the Jain sampradāya as well. In the disciplic succession of Sarvajña Muni there were many disciples, including Bṛhaspati.</w:t>
      </w:r>
    </w:p>
    <w:p w14:paraId="63E444D8" w14:textId="08D2C2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8.67</w:t>
      </w:r>
    </w:p>
    <w:p w14:paraId="473200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0B0A63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jala-krīḍā kare prabhu śiṣya-gaṇa-saṅge</w:t>
      </w:r>
      <w:r w:rsidRPr="00790008">
        <w:rPr>
          <w:rStyle w:val="BookTitle"/>
          <w:rFonts w:asciiTheme="minorHAnsi" w:hAnsiTheme="minorHAnsi" w:cstheme="minorHAnsi"/>
          <w:b w:val="0"/>
          <w:bCs w:val="0"/>
          <w:color w:val="000000"/>
          <w:sz w:val="28"/>
          <w:szCs w:val="28"/>
        </w:rPr>
        <w:br/>
        <w:t>kṣaṇe-kṣaṇe gaṅgāra upāre yāya raṅge</w:t>
      </w:r>
    </w:p>
    <w:p w14:paraId="0736F8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sporting in the Ganges, the Lord and His friends would sometimes swim to the other side.</w:t>
      </w:r>
    </w:p>
    <w:p w14:paraId="57114341" w14:textId="3E3EB8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gaṅgāra upāre </w:t>
      </w:r>
      <w:r w:rsidRPr="00790008">
        <w:rPr>
          <w:rStyle w:val="BookTitle"/>
          <w:rFonts w:asciiTheme="minorHAnsi" w:hAnsiTheme="minorHAnsi" w:cstheme="minorHAnsi"/>
          <w:b w:val="0"/>
          <w:bCs w:val="0"/>
          <w:color w:val="000000"/>
          <w:sz w:val="28"/>
          <w:szCs w:val="28"/>
        </w:rPr>
        <w:t>refers to Kuliyā, or the present day city of Navadvīpa.</w:t>
      </w:r>
    </w:p>
    <w:p w14:paraId="4C4DF50C" w14:textId="4C8854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8.68</w:t>
      </w:r>
    </w:p>
    <w:p w14:paraId="65BE9E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BEC8B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 manoratha pūrve āchila gaṅgāra</w:t>
      </w:r>
      <w:r w:rsidRPr="00790008">
        <w:rPr>
          <w:rStyle w:val="BookTitle"/>
          <w:rFonts w:asciiTheme="minorHAnsi" w:hAnsiTheme="minorHAnsi" w:cstheme="minorHAnsi"/>
          <w:b w:val="0"/>
          <w:bCs w:val="0"/>
          <w:color w:val="000000"/>
          <w:sz w:val="28"/>
          <w:szCs w:val="28"/>
        </w:rPr>
        <w:br/>
        <w:t>yamunāra dekhi’ kṛṣṇacandera vihāra</w:t>
      </w:r>
    </w:p>
    <w:p w14:paraId="76AEAFDF" w14:textId="288A47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good fortune of the Yamunā in obtaining the association of Lord Kṛṣṇa, the Ganges had cherished the desire for the same opportunity.</w:t>
      </w:r>
    </w:p>
    <w:p w14:paraId="269DE62A" w14:textId="63020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8.69</w:t>
      </w:r>
    </w:p>
    <w:p w14:paraId="12939F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D5721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“kabe haibeka mora yamunāra bhāgya”</w:t>
      </w:r>
      <w:r w:rsidRPr="00790008">
        <w:rPr>
          <w:rStyle w:val="BookTitle"/>
          <w:rFonts w:asciiTheme="minorHAnsi" w:hAnsiTheme="minorHAnsi" w:cstheme="minorHAnsi"/>
          <w:b w:val="0"/>
          <w:bCs w:val="0"/>
          <w:color w:val="000000"/>
          <w:sz w:val="28"/>
          <w:szCs w:val="28"/>
        </w:rPr>
        <w:br/>
        <w:t>niravadhi gaṅgā ei balilena vākya</w:t>
      </w:r>
    </w:p>
    <w:p w14:paraId="79E38D8E" w14:textId="1CAC69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Ganges constantly prayed, “When will I be fortunate like the Yamunā?”</w:t>
      </w:r>
    </w:p>
    <w:p w14:paraId="29BA7BB2" w14:textId="0C4258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8.70</w:t>
      </w:r>
    </w:p>
    <w:p w14:paraId="72281F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3C4E6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gaṅgā aja-bhavādi-vanditā</w:t>
      </w:r>
      <w:r w:rsidRPr="00790008">
        <w:rPr>
          <w:rStyle w:val="BookTitle"/>
          <w:rFonts w:asciiTheme="minorHAnsi" w:hAnsiTheme="minorHAnsi" w:cstheme="minorHAnsi"/>
          <w:b w:val="0"/>
          <w:bCs w:val="0"/>
          <w:color w:val="000000"/>
          <w:sz w:val="28"/>
          <w:szCs w:val="28"/>
        </w:rPr>
        <w:br/>
        <w:t>tathāpiha yamunāra pada se vāñchitā</w:t>
      </w:r>
    </w:p>
    <w:p w14:paraId="6A419476" w14:textId="32A343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Ganges is worshiped by Lord Brahmā and Lord Śiva, she nevertheless still desires the good fortune of the Yamunā.</w:t>
      </w:r>
    </w:p>
    <w:p w14:paraId="70E96D86" w14:textId="63B757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8.71</w:t>
      </w:r>
    </w:p>
    <w:p w14:paraId="461B94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69ED35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vāñchā-kalpa-taru prabhu śrī-gaurasundara</w:t>
      </w:r>
      <w:r w:rsidRPr="00790008">
        <w:rPr>
          <w:rStyle w:val="BookTitle"/>
          <w:rFonts w:asciiTheme="minorHAnsi" w:hAnsiTheme="minorHAnsi" w:cstheme="minorHAnsi"/>
          <w:b w:val="0"/>
          <w:bCs w:val="0"/>
          <w:color w:val="000000"/>
          <w:sz w:val="28"/>
          <w:szCs w:val="28"/>
        </w:rPr>
        <w:br/>
        <w:t>jāhnavīra vāñchā pūrṇa kare nirantara</w:t>
      </w:r>
    </w:p>
    <w:p w14:paraId="6CF93D16" w14:textId="266E20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Gaurasundara is like a wish-fulfilling tree that constantly satisfied the desires of the Ganges.</w:t>
      </w:r>
    </w:p>
    <w:p w14:paraId="30A95D98" w14:textId="38D1B2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8.72</w:t>
      </w:r>
    </w:p>
    <w:p w14:paraId="6C7859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50737D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kari’ bahu-vidha krīḍā jāhnavīra jale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gṛhe āilena gauracandra kutuhale</w:t>
      </w:r>
    </w:p>
    <w:p w14:paraId="5030D906" w14:textId="4C28B3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enjoying various pastimes in the waters of the Ganges, Śrī Gauracandra joyfully returned home.</w:t>
      </w:r>
    </w:p>
    <w:p w14:paraId="7D02AC8B" w14:textId="0F607E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8.73</w:t>
      </w:r>
    </w:p>
    <w:p w14:paraId="6AA249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29BE7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 kari’ prabhu śrī-viṣṇu-pūjana</w:t>
      </w:r>
      <w:r w:rsidRPr="00790008">
        <w:rPr>
          <w:rStyle w:val="BookTitle"/>
          <w:rFonts w:asciiTheme="minorHAnsi" w:hAnsiTheme="minorHAnsi" w:cstheme="minorHAnsi"/>
          <w:b w:val="0"/>
          <w:bCs w:val="0"/>
          <w:color w:val="000000"/>
          <w:sz w:val="28"/>
          <w:szCs w:val="28"/>
        </w:rPr>
        <w:br/>
        <w:t>tulasīre jala diyā karena bhojana</w:t>
      </w:r>
    </w:p>
    <w:p w14:paraId="75CD24CB" w14:textId="7992DF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worshiped Viṣṇu according to regulation, and after watering tulasī, He took His meal.</w:t>
      </w:r>
    </w:p>
    <w:p w14:paraId="5A0966FF" w14:textId="4339DC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8.74</w:t>
      </w:r>
    </w:p>
    <w:p w14:paraId="35C12A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51D85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mātra prabhu sei-kṣaṇe</w:t>
      </w:r>
      <w:r w:rsidRPr="00790008">
        <w:rPr>
          <w:rStyle w:val="BookTitle"/>
          <w:rFonts w:asciiTheme="minorHAnsi" w:hAnsiTheme="minorHAnsi" w:cstheme="minorHAnsi"/>
          <w:b w:val="0"/>
          <w:bCs w:val="0"/>
          <w:color w:val="000000"/>
          <w:sz w:val="28"/>
          <w:szCs w:val="28"/>
        </w:rPr>
        <w:br/>
        <w:t>pustaka laiyā giyā vasena nirjane</w:t>
      </w:r>
    </w:p>
    <w:p w14:paraId="1BD1039E" w14:textId="020D43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after taking His meal, the Lord took His books and sat in a solitary place.</w:t>
      </w:r>
    </w:p>
    <w:p w14:paraId="3C8483DD" w14:textId="6ED38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8.75</w:t>
      </w:r>
    </w:p>
    <w:p w14:paraId="42C389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5F0503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karena prabhu sūtrera ṭippanī</w:t>
      </w:r>
      <w:r w:rsidRPr="00790008">
        <w:rPr>
          <w:rStyle w:val="BookTitle"/>
          <w:rFonts w:asciiTheme="minorHAnsi" w:hAnsiTheme="minorHAnsi" w:cstheme="minorHAnsi"/>
          <w:b w:val="0"/>
          <w:bCs w:val="0"/>
          <w:color w:val="000000"/>
          <w:sz w:val="28"/>
          <w:szCs w:val="28"/>
        </w:rPr>
        <w:br/>
        <w:t>bhulilā pustaka-rase sarva-deva-maṇi</w:t>
      </w:r>
    </w:p>
    <w:p w14:paraId="73E054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crest jewel amongst the demigods, fully absorbed Himself in His studies and composed His own commentary on the sūtras.</w:t>
      </w:r>
    </w:p>
    <w:p w14:paraId="6A80D5D5" w14:textId="62E485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sūtrera ṭippanī </w:t>
      </w:r>
      <w:r w:rsidRPr="00790008">
        <w:rPr>
          <w:rStyle w:val="BookTitle"/>
          <w:rFonts w:asciiTheme="minorHAnsi" w:hAnsiTheme="minorHAnsi" w:cstheme="minorHAnsi"/>
          <w:b w:val="0"/>
          <w:bCs w:val="0"/>
          <w:color w:val="000000"/>
          <w:sz w:val="28"/>
          <w:szCs w:val="28"/>
        </w:rPr>
        <w:t xml:space="preserve">refers to the commentary on the commentary of </w:t>
      </w:r>
      <w:r w:rsidRPr="00790008">
        <w:rPr>
          <w:rStyle w:val="BookTitle"/>
          <w:rFonts w:asciiTheme="minorHAnsi" w:hAnsiTheme="minorHAnsi" w:cstheme="minorHAnsi"/>
          <w:b w:val="0"/>
          <w:bCs w:val="0"/>
          <w:i/>
          <w:iCs/>
          <w:color w:val="000000"/>
          <w:sz w:val="28"/>
          <w:szCs w:val="28"/>
        </w:rPr>
        <w:t>Kātantra-sūtra</w:t>
      </w:r>
      <w:r w:rsidRPr="00790008">
        <w:rPr>
          <w:rStyle w:val="BookTitle"/>
          <w:rFonts w:asciiTheme="minorHAnsi" w:hAnsiTheme="minorHAnsi" w:cstheme="minorHAnsi"/>
          <w:b w:val="0"/>
          <w:bCs w:val="0"/>
          <w:color w:val="000000"/>
          <w:sz w:val="28"/>
          <w:szCs w:val="28"/>
        </w:rPr>
        <w:t xml:space="preserve">, composed by Sarva Varmā. The phrase </w:t>
      </w:r>
      <w:r w:rsidRPr="00790008">
        <w:rPr>
          <w:rStyle w:val="BookTitle"/>
          <w:rFonts w:asciiTheme="minorHAnsi" w:hAnsiTheme="minorHAnsi" w:cstheme="minorHAnsi"/>
          <w:b w:val="0"/>
          <w:bCs w:val="0"/>
          <w:i/>
          <w:iCs/>
          <w:color w:val="000000"/>
          <w:sz w:val="28"/>
          <w:szCs w:val="28"/>
        </w:rPr>
        <w:t xml:space="preserve">sarva-deva-maṇi </w:t>
      </w:r>
      <w:r w:rsidRPr="00790008">
        <w:rPr>
          <w:rStyle w:val="BookTitle"/>
          <w:rFonts w:asciiTheme="minorHAnsi" w:hAnsiTheme="minorHAnsi" w:cstheme="minorHAnsi"/>
          <w:b w:val="0"/>
          <w:bCs w:val="0"/>
          <w:color w:val="000000"/>
          <w:sz w:val="28"/>
          <w:szCs w:val="28"/>
        </w:rPr>
        <w:t>means “the Lord of lords.”</w:t>
      </w:r>
    </w:p>
    <w:p w14:paraId="6B98367A" w14:textId="76E401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8.76</w:t>
      </w:r>
    </w:p>
    <w:p w14:paraId="496EC7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A759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ānande bhāse miśra-mahāśaya</w:t>
      </w:r>
      <w:r w:rsidRPr="00790008">
        <w:rPr>
          <w:rStyle w:val="BookTitle"/>
          <w:rFonts w:asciiTheme="minorHAnsi" w:hAnsiTheme="minorHAnsi" w:cstheme="minorHAnsi"/>
          <w:b w:val="0"/>
          <w:bCs w:val="0"/>
          <w:color w:val="000000"/>
          <w:sz w:val="28"/>
          <w:szCs w:val="28"/>
        </w:rPr>
        <w:br/>
        <w:t>rātri-dine hariṣe kichui nā jānaya</w:t>
      </w:r>
    </w:p>
    <w:p w14:paraId="5E890361" w14:textId="5E6241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His son studying attentively, Jagannātha Miśra floated in an ocean of happiness and forgot whether it was day or night.</w:t>
      </w:r>
    </w:p>
    <w:p w14:paraId="49537DC0" w14:textId="3FE26E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8.77</w:t>
      </w:r>
    </w:p>
    <w:p w14:paraId="230BFC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240CA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dekhite dekhite jagannātha putra-mukha</w:t>
      </w:r>
      <w:r w:rsidRPr="00790008">
        <w:rPr>
          <w:rStyle w:val="BookTitle"/>
          <w:rFonts w:asciiTheme="minorHAnsi" w:hAnsiTheme="minorHAnsi" w:cstheme="minorHAnsi"/>
          <w:b w:val="0"/>
          <w:bCs w:val="0"/>
          <w:color w:val="000000"/>
          <w:sz w:val="28"/>
          <w:szCs w:val="28"/>
        </w:rPr>
        <w:br/>
        <w:t>niti-niti pāya anirvacanīya sukha</w:t>
      </w:r>
    </w:p>
    <w:p w14:paraId="2B0003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 day Jagannātha Miśra felt indescribable happiness on seeing the face of his son.</w:t>
      </w:r>
    </w:p>
    <w:p w14:paraId="1386FBC5" w14:textId="000A6C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niti-niti </w:t>
      </w:r>
      <w:r w:rsidRPr="00790008">
        <w:rPr>
          <w:rStyle w:val="BookTitle"/>
          <w:rFonts w:asciiTheme="minorHAnsi" w:hAnsiTheme="minorHAnsi" w:cstheme="minorHAnsi"/>
          <w:b w:val="0"/>
          <w:bCs w:val="0"/>
          <w:color w:val="000000"/>
          <w:sz w:val="28"/>
          <w:szCs w:val="28"/>
        </w:rPr>
        <w:t>means “regularly” or “daily.”</w:t>
      </w:r>
    </w:p>
    <w:p w14:paraId="3C75766E" w14:textId="09B6E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8.78</w:t>
      </w:r>
    </w:p>
    <w:p w14:paraId="014D2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5BA5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ye-mate putrera rūpa kare miśra pāna</w:t>
      </w:r>
      <w:r w:rsidRPr="00790008">
        <w:rPr>
          <w:rStyle w:val="BookTitle"/>
          <w:rFonts w:asciiTheme="minorHAnsi" w:hAnsiTheme="minorHAnsi" w:cstheme="minorHAnsi"/>
          <w:b w:val="0"/>
          <w:bCs w:val="0"/>
          <w:color w:val="000000"/>
          <w:sz w:val="28"/>
          <w:szCs w:val="28"/>
        </w:rPr>
        <w:br/>
        <w:t>“saśarīre sāyujya haila kibā tā’na!”</w:t>
      </w:r>
    </w:p>
    <w:p w14:paraId="1802C0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drank the nectarean beauty of his son’s form in such a way that it appeared he had merged his body with the Lord!</w:t>
      </w:r>
    </w:p>
    <w:p w14:paraId="38570D00" w14:textId="3A9F9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saśarīre sāyujya</w:t>
      </w:r>
      <w:r w:rsidRPr="00790008">
        <w:rPr>
          <w:rStyle w:val="BookTitle"/>
          <w:rFonts w:asciiTheme="minorHAnsi" w:hAnsiTheme="minorHAnsi" w:cstheme="minorHAnsi"/>
          <w:b w:val="0"/>
          <w:bCs w:val="0"/>
          <w:color w:val="000000"/>
          <w:sz w:val="28"/>
          <w:szCs w:val="28"/>
        </w:rPr>
        <w:t xml:space="preserve"> are explained as follows: When a conditioned soul is freed from the gross and subtle bodies, or designations, he attains the liberation of </w:t>
      </w:r>
      <w:r w:rsidRPr="00790008">
        <w:rPr>
          <w:rStyle w:val="BookTitle"/>
          <w:rFonts w:asciiTheme="minorHAnsi" w:hAnsiTheme="minorHAnsi" w:cstheme="minorHAnsi"/>
          <w:b w:val="0"/>
          <w:bCs w:val="0"/>
          <w:i/>
          <w:iCs/>
          <w:color w:val="000000"/>
          <w:sz w:val="28"/>
          <w:szCs w:val="28"/>
        </w:rPr>
        <w:t>brahma-sāyujya</w:t>
      </w:r>
      <w:r w:rsidRPr="00790008">
        <w:rPr>
          <w:rStyle w:val="BookTitle"/>
          <w:rFonts w:asciiTheme="minorHAnsi" w:hAnsiTheme="minorHAnsi" w:cstheme="minorHAnsi"/>
          <w:b w:val="0"/>
          <w:bCs w:val="0"/>
          <w:color w:val="000000"/>
          <w:sz w:val="28"/>
          <w:szCs w:val="28"/>
        </w:rPr>
        <w:t xml:space="preserve">, or merging with Brahman, or, in other words, he becomes dormant. This is the conclusion of the impersonalists. But Jagannātha Miśra is nondifferent from Vasudeva, the shelter of </w:t>
      </w:r>
      <w:r w:rsidRPr="00790008">
        <w:rPr>
          <w:rStyle w:val="BookTitle"/>
          <w:rFonts w:asciiTheme="minorHAnsi" w:hAnsiTheme="minorHAnsi" w:cstheme="minorHAnsi"/>
          <w:b w:val="0"/>
          <w:bCs w:val="0"/>
          <w:i/>
          <w:iCs/>
          <w:color w:val="000000"/>
          <w:sz w:val="28"/>
          <w:szCs w:val="28"/>
        </w:rPr>
        <w:t xml:space="preserve">vātsalya-rasa </w:t>
      </w:r>
      <w:r w:rsidRPr="00790008">
        <w:rPr>
          <w:rStyle w:val="BookTitle"/>
          <w:rFonts w:asciiTheme="minorHAnsi" w:hAnsiTheme="minorHAnsi" w:cstheme="minorHAnsi"/>
          <w:b w:val="0"/>
          <w:bCs w:val="0"/>
          <w:color w:val="000000"/>
          <w:sz w:val="28"/>
          <w:szCs w:val="28"/>
        </w:rPr>
        <w:t xml:space="preserve">in the transcendental realm of Goloka, beyond the material creation. He was so absorbed in seeing the beautiful form of Gaura, the Personality of Godhead, as his son that he continually remained merged in an ocean of bliss. Ordinary people did not consider him as Vasudeva, the personification of pure goodness; they considered him a conditioned soul, fit for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like themselves. In fact, they considered Jagannātha Miśra had already attained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the state of becoming dormant, in his present gross and subtle bodies. But, according to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6.268), “A pure devotee does not like even to hear about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which inspires him with fear and hatred. Indeed, the pure devotee would rather go to hell than merge into the effulgence of the Lord.” Also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9.267): “Pure devotees reject the five kinds of liberation; indeed, for them liberation is very insignificant because they see it as hellish.” In this regard, one should refer to the descriptions of the pure devotional service performed by Ṛṣabhadeva’s son, Bharata, as narrated by Śrī Śukadeva Gosvāmī to Mahārāja Parīkṣit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(5.14.44). Descriptions of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are found in the Madhva-sampradāya’s philosophy of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Unless there is a reciprocation between the worshipable Supreme Lord and His servants, the mood of worshiper and worshipable cannot exist. Therefore the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referred to herein is the attainment of the lotus feet of Viṣṇu; it certainly does not refer to becoming one with the Lord or merging with Brahman.</w:t>
      </w:r>
    </w:p>
    <w:p w14:paraId="7E9A8280" w14:textId="3AB90A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8.79</w:t>
      </w:r>
    </w:p>
    <w:p w14:paraId="088D6F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0A6938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sāyujya vā kon aupādhi sukha tā’ne</w:t>
      </w:r>
      <w:r w:rsidRPr="00790008">
        <w:rPr>
          <w:rStyle w:val="BookTitle"/>
          <w:rFonts w:asciiTheme="minorHAnsi" w:hAnsiTheme="minorHAnsi" w:cstheme="minorHAnsi"/>
          <w:b w:val="0"/>
          <w:bCs w:val="0"/>
          <w:color w:val="000000"/>
          <w:sz w:val="28"/>
          <w:szCs w:val="28"/>
        </w:rPr>
        <w:br/>
        <w:t>sāyujyādi-sukha miśra alpa kari’ māne</w:t>
      </w:r>
    </w:p>
    <w:p w14:paraId="28520F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however, considered the happiness of merging with the Lord to be most insignificant.</w:t>
      </w:r>
    </w:p>
    <w:p w14:paraId="6E416D91" w14:textId="3CA1DA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kon </w:t>
      </w:r>
      <w:r w:rsidRPr="00790008">
        <w:rPr>
          <w:rStyle w:val="BookTitle"/>
          <w:rFonts w:asciiTheme="minorHAnsi" w:hAnsiTheme="minorHAnsi" w:cstheme="minorHAnsi"/>
          <w:b w:val="0"/>
          <w:bCs w:val="0"/>
          <w:color w:val="000000"/>
          <w:sz w:val="28"/>
          <w:szCs w:val="28"/>
        </w:rPr>
        <w:t xml:space="preserve">means “for what use.” The word </w:t>
      </w:r>
      <w:r w:rsidRPr="00790008">
        <w:rPr>
          <w:rStyle w:val="BookTitle"/>
          <w:rFonts w:asciiTheme="minorHAnsi" w:hAnsiTheme="minorHAnsi" w:cstheme="minorHAnsi"/>
          <w:b w:val="0"/>
          <w:bCs w:val="0"/>
          <w:i/>
          <w:iCs/>
          <w:color w:val="000000"/>
          <w:sz w:val="28"/>
          <w:szCs w:val="28"/>
        </w:rPr>
        <w:t>tā’ne</w:t>
      </w:r>
      <w:r w:rsidRPr="00790008">
        <w:rPr>
          <w:rStyle w:val="BookTitle"/>
          <w:rFonts w:asciiTheme="minorHAnsi" w:hAnsiTheme="minorHAnsi" w:cstheme="minorHAnsi"/>
          <w:b w:val="0"/>
          <w:bCs w:val="0"/>
          <w:color w:val="000000"/>
          <w:sz w:val="28"/>
          <w:szCs w:val="28"/>
        </w:rPr>
        <w:t xml:space="preserve"> means “to him” or “for him.”</w:t>
      </w:r>
    </w:p>
    <w:p w14:paraId="5F1550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aupādhi sukha</w:t>
      </w:r>
      <w:r w:rsidRPr="00790008">
        <w:rPr>
          <w:rStyle w:val="BookTitle"/>
          <w:rFonts w:asciiTheme="minorHAnsi" w:hAnsiTheme="minorHAnsi" w:cstheme="minorHAnsi"/>
          <w:b w:val="0"/>
          <w:bCs w:val="0"/>
          <w:color w:val="000000"/>
          <w:sz w:val="28"/>
          <w:szCs w:val="28"/>
        </w:rPr>
        <w:t xml:space="preserve"> refer to the happiness derived through one’s gross and subtle bodies from one’s temporary sense gratification and desire for liberation. This is nothing like the happiness experienced by the </w:t>
      </w:r>
      <w:r w:rsidRPr="00790008">
        <w:rPr>
          <w:rStyle w:val="BookTitle"/>
          <w:rFonts w:asciiTheme="minorHAnsi" w:hAnsiTheme="minorHAnsi" w:cstheme="minorHAnsi"/>
          <w:b w:val="0"/>
          <w:bCs w:val="0"/>
          <w:i/>
          <w:iCs/>
          <w:color w:val="000000"/>
          <w:sz w:val="28"/>
          <w:szCs w:val="28"/>
        </w:rPr>
        <w:t>ātmārāmas</w:t>
      </w:r>
      <w:r w:rsidRPr="00790008">
        <w:rPr>
          <w:rStyle w:val="BookTitle"/>
          <w:rFonts w:asciiTheme="minorHAnsi" w:hAnsiTheme="minorHAnsi" w:cstheme="minorHAnsi"/>
          <w:b w:val="0"/>
          <w:bCs w:val="0"/>
          <w:color w:val="000000"/>
          <w:sz w:val="28"/>
          <w:szCs w:val="28"/>
        </w:rPr>
        <w:t>, or self-satisfied souls, from their unalloyed service to Gaura-Kṛṣṇa.</w:t>
      </w:r>
    </w:p>
    <w:p w14:paraId="4FC9D5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alpa</w:t>
      </w:r>
      <w:r w:rsidRPr="00790008">
        <w:rPr>
          <w:rStyle w:val="BookTitle"/>
          <w:rFonts w:asciiTheme="minorHAnsi" w:hAnsiTheme="minorHAnsi" w:cstheme="minorHAnsi"/>
          <w:b w:val="0"/>
          <w:bCs w:val="0"/>
          <w:color w:val="000000"/>
          <w:sz w:val="28"/>
          <w:szCs w:val="28"/>
        </w:rPr>
        <w:t xml:space="preserve"> means “tiny,” “insignificant,” or “pseudo.”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6.44 and 7.85, 97-98): “The conception of servitude to Śrī Kṛṣṇa generates such an ocean of joy in the soul that even the joy of oneness with the Absolute, if multiplied ten million times, could not compare to a drop of it. For a devotee who has actually developed </w:t>
      </w:r>
      <w:r w:rsidRPr="00790008">
        <w:rPr>
          <w:rStyle w:val="BookTitle"/>
          <w:rFonts w:asciiTheme="minorHAnsi" w:hAnsiTheme="minorHAnsi" w:cstheme="minorHAnsi"/>
          <w:b w:val="0"/>
          <w:bCs w:val="0"/>
          <w:i/>
          <w:iCs/>
          <w:color w:val="000000"/>
          <w:sz w:val="28"/>
          <w:szCs w:val="28"/>
        </w:rPr>
        <w:t>bhāva</w:t>
      </w:r>
      <w:r w:rsidRPr="00790008">
        <w:rPr>
          <w:rStyle w:val="BookTitle"/>
          <w:rFonts w:asciiTheme="minorHAnsi" w:hAnsiTheme="minorHAnsi" w:cstheme="minorHAnsi"/>
          <w:b w:val="0"/>
          <w:bCs w:val="0"/>
          <w:color w:val="000000"/>
          <w:sz w:val="28"/>
          <w:szCs w:val="28"/>
        </w:rPr>
        <w:t xml:space="preserve">, the pleasure derived from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artha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kāma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mokṣa</w:t>
      </w:r>
      <w:r w:rsidRPr="00790008">
        <w:rPr>
          <w:rStyle w:val="BookTitle"/>
          <w:rFonts w:asciiTheme="minorHAnsi" w:hAnsiTheme="minorHAnsi" w:cstheme="minorHAnsi"/>
          <w:b w:val="0"/>
          <w:bCs w:val="0"/>
          <w:color w:val="000000"/>
          <w:sz w:val="28"/>
          <w:szCs w:val="28"/>
        </w:rPr>
        <w:t xml:space="preserve"> appears like a drop in the presence of the sea. Compared to the ocean of transcendental bliss that is tasted by chanting the Hare Kṛṣṇa mantra, the pleasure derived from impersonal Brahman realization [</w:t>
      </w:r>
      <w:r w:rsidRPr="00790008">
        <w:rPr>
          <w:rStyle w:val="BookTitle"/>
          <w:rFonts w:asciiTheme="minorHAnsi" w:hAnsiTheme="minorHAnsi" w:cstheme="minorHAnsi"/>
          <w:b w:val="0"/>
          <w:bCs w:val="0"/>
          <w:i/>
          <w:iCs/>
          <w:color w:val="000000"/>
          <w:sz w:val="28"/>
          <w:szCs w:val="28"/>
        </w:rPr>
        <w:t>brahmānanda</w:t>
      </w:r>
      <w:r w:rsidRPr="00790008">
        <w:rPr>
          <w:rStyle w:val="BookTitle"/>
          <w:rFonts w:asciiTheme="minorHAnsi" w:hAnsiTheme="minorHAnsi" w:cstheme="minorHAnsi"/>
          <w:b w:val="0"/>
          <w:bCs w:val="0"/>
          <w:color w:val="000000"/>
          <w:sz w:val="28"/>
          <w:szCs w:val="28"/>
        </w:rPr>
        <w:t xml:space="preserve">] is like the shallow water in a canal. My dear Lord, O master of the universe, since I have directly seen You, my transcendental bliss has taken the shape of a great ocean. Being situated in that ocean, I now realize all other so-called happiness to be like the water contained in the hoofprint of a calf.” In the chapter of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describing the glories of pure devotional service, it is stated:</w:t>
      </w:r>
    </w:p>
    <w:p w14:paraId="0D1E4FC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manāg eva prarūḍhāyāṁ      hṛdaye bhagavad ratau</w:t>
      </w:r>
      <w:r w:rsidRPr="00790008">
        <w:rPr>
          <w:rStyle w:val="BookTitle"/>
          <w:rFonts w:asciiTheme="minorHAnsi" w:hAnsiTheme="minorHAnsi" w:cstheme="minorHAnsi"/>
          <w:b w:val="0"/>
          <w:bCs w:val="0"/>
          <w:color w:val="000000"/>
          <w:sz w:val="28"/>
          <w:szCs w:val="28"/>
        </w:rPr>
        <w:br/>
        <w:t>puruṣārthās tu catvāras      tṛṇāyante samantataḥ</w:t>
      </w:r>
    </w:p>
    <w:p w14:paraId="5EE6A2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 person who has developed even a little quantity of pure devotional service can very easily kick out all the other kinds of happiness derived from religiousness, economic development, sense gratification, and liberation.</w:t>
      </w:r>
    </w:p>
    <w:p w14:paraId="50F372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brahmānando bhaved eṣa      cet parārdha-guṇī-kṛtaḥ</w:t>
      </w:r>
      <w:r w:rsidRPr="00790008">
        <w:rPr>
          <w:rStyle w:val="BookTitle"/>
          <w:rFonts w:asciiTheme="minorHAnsi" w:hAnsiTheme="minorHAnsi" w:cstheme="minorHAnsi"/>
          <w:b w:val="0"/>
          <w:bCs w:val="0"/>
          <w:color w:val="000000"/>
          <w:sz w:val="28"/>
          <w:szCs w:val="28"/>
        </w:rPr>
        <w:br/>
        <w:t>naiti bhakti-sukhāmbhodheḥ      paramāṇu-tulām api</w:t>
      </w:r>
    </w:p>
    <w:p w14:paraId="2682CFE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t>
      </w:r>
      <w:r w:rsidRPr="00790008">
        <w:rPr>
          <w:rStyle w:val="BookTitle"/>
          <w:rFonts w:asciiTheme="minorHAnsi" w:hAnsiTheme="minorHAnsi" w:cstheme="minorHAnsi"/>
          <w:b w:val="0"/>
          <w:bCs w:val="0"/>
          <w:i/>
          <w:iCs/>
          <w:color w:val="000000"/>
          <w:sz w:val="28"/>
          <w:szCs w:val="28"/>
        </w:rPr>
        <w:t>brahmānanda</w:t>
      </w:r>
      <w:r w:rsidRPr="00790008">
        <w:rPr>
          <w:rStyle w:val="BookTitle"/>
          <w:rFonts w:asciiTheme="minorHAnsi" w:hAnsiTheme="minorHAnsi" w:cstheme="minorHAnsi"/>
          <w:b w:val="0"/>
          <w:bCs w:val="0"/>
          <w:color w:val="000000"/>
          <w:sz w:val="28"/>
          <w:szCs w:val="28"/>
        </w:rPr>
        <w:t xml:space="preserve">, the bliss of merging in the Brahman effulgence, were multiplied one hundred trillion times, it would still not equal even an atomic fragment of the ocean of transcendental bliss felt in devotional service.” Śrīdhara Svāmī has written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as follows: “Virtuous people who joyfully relish recitation of Your sweet pastimes consider the four goals of human life to be </w:t>
      </w:r>
      <w:r w:rsidRPr="00790008">
        <w:rPr>
          <w:rStyle w:val="BookTitle"/>
          <w:rFonts w:asciiTheme="minorHAnsi" w:hAnsiTheme="minorHAnsi" w:cstheme="minorHAnsi"/>
          <w:b w:val="0"/>
          <w:bCs w:val="0"/>
          <w:color w:val="000000"/>
          <w:sz w:val="28"/>
          <w:szCs w:val="28"/>
        </w:rPr>
        <w:lastRenderedPageBreak/>
        <w:t xml:space="preserve">insignificant. The mind absorbed in bhakti, without desire for insignificant things, brings people to life with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Those devotees who are absorbed only in service to the lotus feet of Kṛṣṇa have no desire for liberation.” </w:t>
      </w:r>
    </w:p>
    <w:p w14:paraId="036DC8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also refer to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3.4.15, 3.25.34 and 36, 4.9.10, 4.20.25, 5.14.43, 6.11.25, 6.17.28, 7.6.25, 7.8.42, 8.3.20, 9.21.12, 10.16.37, 11.14.14, and 11.20.34.</w:t>
      </w:r>
    </w:p>
    <w:p w14:paraId="25B94C54" w14:textId="31E7B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8.80</w:t>
      </w:r>
    </w:p>
    <w:p w14:paraId="50B1E9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99ABA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jagannātha-miśra-pā’ya bahu namaskāra</w:t>
      </w:r>
      <w:r w:rsidRPr="00790008">
        <w:rPr>
          <w:rStyle w:val="BookTitle"/>
          <w:rFonts w:asciiTheme="minorHAnsi" w:hAnsiTheme="minorHAnsi" w:cstheme="minorHAnsi"/>
          <w:b w:val="0"/>
          <w:bCs w:val="0"/>
          <w:color w:val="000000"/>
          <w:sz w:val="28"/>
          <w:szCs w:val="28"/>
        </w:rPr>
        <w:br/>
        <w:t>ananta-brahmaṇḍa-nātha putra-rūpe yāṅ’ra</w:t>
      </w:r>
    </w:p>
    <w:p w14:paraId="64E801DF" w14:textId="01A3F2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unlimited obeisances at the feet of Śrī Jagannātha Miśra, whose son was the Lord of innumerable universes.</w:t>
      </w:r>
    </w:p>
    <w:p w14:paraId="339CC332" w14:textId="03764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8.81</w:t>
      </w:r>
    </w:p>
    <w:p w14:paraId="1FF920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505D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miśracandra dekhite putrere</w:t>
      </w:r>
      <w:r w:rsidRPr="00790008">
        <w:rPr>
          <w:rStyle w:val="BookTitle"/>
          <w:rFonts w:asciiTheme="minorHAnsi" w:hAnsiTheme="minorHAnsi" w:cstheme="minorHAnsi"/>
          <w:b w:val="0"/>
          <w:bCs w:val="0"/>
          <w:color w:val="000000"/>
          <w:sz w:val="28"/>
          <w:szCs w:val="28"/>
        </w:rPr>
        <w:br/>
        <w:t>niravadhi bhāse vipra ānanda-sāgare</w:t>
      </w:r>
    </w:p>
    <w:p w14:paraId="40C2E8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whenever he saw his son, Śrī Miśracandra would float in an ocean of bliss.</w:t>
      </w:r>
    </w:p>
    <w:p w14:paraId="3AF3FB45" w14:textId="6F3434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miśracandra</w:t>
      </w:r>
      <w:r w:rsidRPr="00790008">
        <w:rPr>
          <w:rStyle w:val="BookTitle"/>
          <w:rFonts w:asciiTheme="minorHAnsi" w:hAnsiTheme="minorHAnsi" w:cstheme="minorHAnsi"/>
          <w:b w:val="0"/>
          <w:bCs w:val="0"/>
          <w:color w:val="000000"/>
          <w:sz w:val="28"/>
          <w:szCs w:val="28"/>
        </w:rPr>
        <w:t xml:space="preserve"> is the family surname with </w:t>
      </w:r>
      <w:r w:rsidRPr="00790008">
        <w:rPr>
          <w:rStyle w:val="BookTitle"/>
          <w:rFonts w:asciiTheme="minorHAnsi" w:hAnsiTheme="minorHAnsi" w:cstheme="minorHAnsi"/>
          <w:b w:val="0"/>
          <w:bCs w:val="0"/>
          <w:i/>
          <w:iCs/>
          <w:color w:val="000000"/>
          <w:sz w:val="28"/>
          <w:szCs w:val="28"/>
        </w:rPr>
        <w:t>candra</w:t>
      </w:r>
      <w:r w:rsidRPr="00790008">
        <w:rPr>
          <w:rStyle w:val="BookTitle"/>
          <w:rFonts w:asciiTheme="minorHAnsi" w:hAnsiTheme="minorHAnsi" w:cstheme="minorHAnsi"/>
          <w:b w:val="0"/>
          <w:bCs w:val="0"/>
          <w:color w:val="000000"/>
          <w:sz w:val="28"/>
          <w:szCs w:val="28"/>
        </w:rPr>
        <w:t xml:space="preserve"> added out of affection.</w:t>
      </w:r>
    </w:p>
    <w:p w14:paraId="3CFB5112" w14:textId="4CFB2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8.82</w:t>
      </w:r>
    </w:p>
    <w:p w14:paraId="1061F2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1B6B0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kāmadeva jiniyā prabhu se rūpavān</w:t>
      </w:r>
      <w:r w:rsidRPr="00790008">
        <w:rPr>
          <w:rStyle w:val="BookTitle"/>
          <w:rFonts w:asciiTheme="minorHAnsi" w:hAnsiTheme="minorHAnsi" w:cstheme="minorHAnsi"/>
          <w:b w:val="0"/>
          <w:bCs w:val="0"/>
          <w:color w:val="000000"/>
          <w:sz w:val="28"/>
          <w:szCs w:val="28"/>
        </w:rPr>
        <w:br/>
        <w:t>prati-aṅge aṅge se lāvaṇya anupama</w:t>
      </w:r>
    </w:p>
    <w:p w14:paraId="1DBD600C" w14:textId="3D6333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beauty of the Lord surpassed that of Cupid. Each of His limbs was extraordinarily beautiful.</w:t>
      </w:r>
    </w:p>
    <w:p w14:paraId="051A5F51" w14:textId="4AF291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8.83</w:t>
      </w:r>
    </w:p>
    <w:p w14:paraId="5FC747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EB60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dekhi’ miśracandra cintena antare</w:t>
      </w:r>
      <w:r w:rsidRPr="00790008">
        <w:rPr>
          <w:rStyle w:val="BookTitle"/>
          <w:rFonts w:asciiTheme="minorHAnsi" w:hAnsiTheme="minorHAnsi" w:cstheme="minorHAnsi"/>
          <w:b w:val="0"/>
          <w:bCs w:val="0"/>
          <w:color w:val="000000"/>
          <w:sz w:val="28"/>
          <w:szCs w:val="28"/>
        </w:rPr>
        <w:br/>
        <w:t>“ḍākinī dānave pāche putre bala kare”</w:t>
      </w:r>
    </w:p>
    <w:p w14:paraId="1A5150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beauty of his son, Jagannātha Miśra thought, “I’m afraid that my son may be attacked by ghosts or demons.”</w:t>
      </w:r>
    </w:p>
    <w:p w14:paraId="7C2A4CD2" w14:textId="10655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ḍākinī</w:t>
      </w:r>
      <w:r w:rsidRPr="00790008">
        <w:rPr>
          <w:rStyle w:val="BookTitle"/>
          <w:rFonts w:asciiTheme="minorHAnsi" w:hAnsiTheme="minorHAnsi" w:cstheme="minorHAnsi"/>
          <w:b w:val="0"/>
          <w:bCs w:val="0"/>
          <w:color w:val="000000"/>
          <w:sz w:val="28"/>
          <w:szCs w:val="28"/>
        </w:rPr>
        <w:t xml:space="preserve"> refers to a female follower of Rudra, a follower of Bhadrakālī, a witch, or a sorceress.</w:t>
      </w:r>
    </w:p>
    <w:p w14:paraId="7DD213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dānava</w:t>
      </w:r>
      <w:r w:rsidRPr="00790008">
        <w:rPr>
          <w:rStyle w:val="BookTitle"/>
          <w:rFonts w:asciiTheme="minorHAnsi" w:hAnsiTheme="minorHAnsi" w:cstheme="minorHAnsi"/>
          <w:b w:val="0"/>
          <w:bCs w:val="0"/>
          <w:color w:val="000000"/>
          <w:sz w:val="28"/>
          <w:szCs w:val="28"/>
        </w:rPr>
        <w:t xml:space="preserve"> refers to the sons of Danu, the wife of Kaśyapa Muni and </w:t>
      </w:r>
      <w:r w:rsidRPr="00790008">
        <w:rPr>
          <w:rStyle w:val="BookTitle"/>
          <w:rFonts w:asciiTheme="minorHAnsi" w:hAnsiTheme="minorHAnsi" w:cstheme="minorHAnsi"/>
          <w:b w:val="0"/>
          <w:bCs w:val="0"/>
          <w:color w:val="000000"/>
          <w:sz w:val="28"/>
          <w:szCs w:val="28"/>
        </w:rPr>
        <w:lastRenderedPageBreak/>
        <w:t>daughter of Prajāpati Dakṣa.</w:t>
      </w:r>
    </w:p>
    <w:p w14:paraId="7F4679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bala kare </w:t>
      </w:r>
      <w:r w:rsidRPr="00790008">
        <w:rPr>
          <w:rStyle w:val="BookTitle"/>
          <w:rFonts w:asciiTheme="minorHAnsi" w:hAnsiTheme="minorHAnsi" w:cstheme="minorHAnsi"/>
          <w:b w:val="0"/>
          <w:bCs w:val="0"/>
          <w:color w:val="000000"/>
          <w:sz w:val="28"/>
          <w:szCs w:val="28"/>
        </w:rPr>
        <w:t>mean “to overpower” or “to influence.”</w:t>
      </w:r>
    </w:p>
    <w:p w14:paraId="4D9F9310" w14:textId="792B2E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8.84</w:t>
      </w:r>
    </w:p>
    <w:p w14:paraId="7DD999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CA698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bhaye miśra putre samarpaye kṛṣṇa-sthāne</w:t>
      </w:r>
      <w:r w:rsidRPr="00790008">
        <w:rPr>
          <w:rStyle w:val="BookTitle"/>
          <w:rFonts w:asciiTheme="minorHAnsi" w:hAnsiTheme="minorHAnsi" w:cstheme="minorHAnsi"/>
          <w:b w:val="0"/>
          <w:bCs w:val="0"/>
          <w:color w:val="000000"/>
          <w:sz w:val="28"/>
          <w:szCs w:val="28"/>
        </w:rPr>
        <w:br/>
        <w:t>hāse prabhu gauracandra āḍe thāki’ śune</w:t>
      </w:r>
    </w:p>
    <w:p w14:paraId="5E2180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fear, Śrī Miśra surrendered his son at the lotus feet of Kṛṣṇa, as Gauracandra smiled while watching from a secluded place.</w:t>
      </w:r>
    </w:p>
    <w:p w14:paraId="230A827C" w14:textId="3C7B38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āḍe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antarāle</w:t>
      </w:r>
      <w:r w:rsidRPr="00790008">
        <w:rPr>
          <w:rStyle w:val="BookTitle"/>
          <w:rFonts w:asciiTheme="minorHAnsi" w:hAnsiTheme="minorHAnsi" w:cstheme="minorHAnsi"/>
          <w:b w:val="0"/>
          <w:bCs w:val="0"/>
          <w:color w:val="000000"/>
          <w:sz w:val="28"/>
          <w:szCs w:val="28"/>
        </w:rPr>
        <w:t>, which means “from behind.”</w:t>
      </w:r>
    </w:p>
    <w:p w14:paraId="653C921B" w14:textId="53F3F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8.85</w:t>
      </w:r>
    </w:p>
    <w:p w14:paraId="5FBE05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60A5BE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bole,—“kṛṣṇa, tumi rakṣitā sabāra</w:t>
      </w:r>
      <w:r w:rsidRPr="00790008">
        <w:rPr>
          <w:rStyle w:val="BookTitle"/>
          <w:rFonts w:asciiTheme="minorHAnsi" w:hAnsiTheme="minorHAnsi" w:cstheme="minorHAnsi"/>
          <w:b w:val="0"/>
          <w:bCs w:val="0"/>
          <w:color w:val="000000"/>
          <w:sz w:val="28"/>
          <w:szCs w:val="28"/>
        </w:rPr>
        <w:br/>
        <w:t>putra-prati śubha-dṛṣṭi karibā āmāra</w:t>
      </w:r>
    </w:p>
    <w:p w14:paraId="3E6D4B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prayed, “O Kṛṣṇa, You are the protector of all. Please glance mercifully on my son.</w:t>
      </w:r>
    </w:p>
    <w:p w14:paraId="5142C775" w14:textId="464775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rakṣitā </w:t>
      </w:r>
      <w:r w:rsidRPr="00790008">
        <w:rPr>
          <w:rStyle w:val="BookTitle"/>
          <w:rFonts w:asciiTheme="minorHAnsi" w:hAnsiTheme="minorHAnsi" w:cstheme="minorHAnsi"/>
          <w:b w:val="0"/>
          <w:bCs w:val="0"/>
          <w:color w:val="000000"/>
          <w:sz w:val="28"/>
          <w:szCs w:val="28"/>
        </w:rPr>
        <w:t>means “the protector” or “the deliverer.”</w:t>
      </w:r>
    </w:p>
    <w:p w14:paraId="09EABC68" w14:textId="285FF5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8.86-87</w:t>
      </w:r>
    </w:p>
    <w:p w14:paraId="0D4AA0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86-87</w:t>
      </w:r>
    </w:p>
    <w:p w14:paraId="0301C2F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caraṇa-kamala smṛti kare</w:t>
      </w:r>
      <w:r w:rsidRPr="00790008">
        <w:rPr>
          <w:rStyle w:val="BookTitle"/>
          <w:rFonts w:asciiTheme="minorHAnsi" w:hAnsiTheme="minorHAnsi" w:cstheme="minorHAnsi"/>
          <w:b w:val="0"/>
          <w:bCs w:val="0"/>
          <w:color w:val="000000"/>
          <w:sz w:val="28"/>
          <w:szCs w:val="28"/>
        </w:rPr>
        <w:br/>
        <w:t>kabhu vighna nā āise tāhāna mandire</w:t>
      </w:r>
    </w:p>
    <w:p w14:paraId="6E2385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smaraṇa-hīna ye ye pāpa-sthāna</w:t>
      </w:r>
      <w:r w:rsidRPr="00790008">
        <w:rPr>
          <w:rStyle w:val="BookTitle"/>
          <w:rFonts w:asciiTheme="minorHAnsi" w:hAnsiTheme="minorHAnsi" w:cstheme="minorHAnsi"/>
          <w:b w:val="0"/>
          <w:bCs w:val="0"/>
          <w:color w:val="000000"/>
          <w:sz w:val="28"/>
          <w:szCs w:val="28"/>
        </w:rPr>
        <w:br/>
        <w:t>tathāya ḍākinī-bhūta-preta-adhiṣṭhāna”</w:t>
      </w:r>
    </w:p>
    <w:p w14:paraId="5656D6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remembers Your lotus feet will never face any disturbances at home. Those sinful places where You are not remembered are the residences of ghosts, witches, and evil spirits.</w:t>
      </w:r>
    </w:p>
    <w:p w14:paraId="75B7995C" w14:textId="01F606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Places where forgetfulness of Viṣṇu is prominent are known as sinful places. Such places are inhabited by abominable species like ghosts, witches, and evil spirits. The devotees of the Lord are demigods. Because the devotees always remember the Lord, wherever they reside is known as a sacred place.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(10.2.33):</w:t>
      </w:r>
    </w:p>
    <w:p w14:paraId="1F835E7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 na te mādhava tāvakāḥ kvacid</w:t>
      </w:r>
      <w:r w:rsidRPr="00790008">
        <w:rPr>
          <w:rStyle w:val="BookTitle"/>
          <w:rFonts w:asciiTheme="minorHAnsi" w:hAnsiTheme="minorHAnsi" w:cstheme="minorHAnsi"/>
          <w:b w:val="0"/>
          <w:bCs w:val="0"/>
          <w:color w:val="000000"/>
          <w:sz w:val="28"/>
          <w:szCs w:val="28"/>
        </w:rPr>
        <w:br/>
        <w:t>bhraśyanti mārgāt tvayi baddha-sauhṛdāḥ</w:t>
      </w:r>
      <w:r w:rsidRPr="00790008">
        <w:rPr>
          <w:rStyle w:val="BookTitle"/>
          <w:rFonts w:asciiTheme="minorHAnsi" w:hAnsiTheme="minorHAnsi" w:cstheme="minorHAnsi"/>
          <w:b w:val="0"/>
          <w:bCs w:val="0"/>
          <w:color w:val="000000"/>
          <w:sz w:val="28"/>
          <w:szCs w:val="28"/>
        </w:rPr>
        <w:br/>
        <w:t>tvayābhiguptā vicaranti nirbhayā</w:t>
      </w:r>
      <w:r w:rsidRPr="00790008">
        <w:rPr>
          <w:rStyle w:val="BookTitle"/>
          <w:rFonts w:asciiTheme="minorHAnsi" w:hAnsiTheme="minorHAnsi" w:cstheme="minorHAnsi"/>
          <w:b w:val="0"/>
          <w:bCs w:val="0"/>
          <w:color w:val="000000"/>
          <w:sz w:val="28"/>
          <w:szCs w:val="28"/>
        </w:rPr>
        <w:br/>
        <w:t>vināyakānīkapa-mūrdhasu prabho</w:t>
      </w:r>
    </w:p>
    <w:p w14:paraId="0DCC322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“O Mādhava, Supreme Personality of Godhead, Lord of the goddess of fortune, if devotees completely in love with You sometimes fall from the path of devotion, they do not fall like nondevotees, for You still protect them. Thus they fearlessly traverse the heads of their opponents and continue to progress in devotional service.”</w:t>
      </w:r>
    </w:p>
    <w:p w14:paraId="6DAC04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(11.4.10):</w:t>
      </w:r>
    </w:p>
    <w:p w14:paraId="7B38DE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tvāṁ sevatāṁ sura-kṛtā bahavo ’ntarāyāḥ</w:t>
      </w:r>
      <w:r w:rsidRPr="00790008">
        <w:rPr>
          <w:rStyle w:val="BookTitle"/>
          <w:rFonts w:asciiTheme="minorHAnsi" w:hAnsiTheme="minorHAnsi" w:cstheme="minorHAnsi"/>
          <w:b w:val="0"/>
          <w:bCs w:val="0"/>
          <w:color w:val="000000"/>
          <w:sz w:val="28"/>
          <w:szCs w:val="28"/>
        </w:rPr>
        <w:br/>
        <w:t>svauko vilaṅghya paramaṁ vrajatāṁ padaṁ te</w:t>
      </w:r>
      <w:r w:rsidRPr="00790008">
        <w:rPr>
          <w:rStyle w:val="BookTitle"/>
          <w:rFonts w:asciiTheme="minorHAnsi" w:hAnsiTheme="minorHAnsi" w:cstheme="minorHAnsi"/>
          <w:b w:val="0"/>
          <w:bCs w:val="0"/>
          <w:color w:val="000000"/>
          <w:sz w:val="28"/>
          <w:szCs w:val="28"/>
        </w:rPr>
        <w:br/>
        <w:t>nānyasya barhiṣi balīn dadataḥ sva-bhāgān</w:t>
      </w:r>
      <w:r w:rsidRPr="00790008">
        <w:rPr>
          <w:rStyle w:val="BookTitle"/>
          <w:rFonts w:asciiTheme="minorHAnsi" w:hAnsiTheme="minorHAnsi" w:cstheme="minorHAnsi"/>
          <w:b w:val="0"/>
          <w:bCs w:val="0"/>
          <w:color w:val="000000"/>
          <w:sz w:val="28"/>
          <w:szCs w:val="28"/>
        </w:rPr>
        <w:br/>
        <w:t>dhatte padaṁ tvam avitā yadi vighna-mūrdhni</w:t>
      </w:r>
    </w:p>
    <w:p w14:paraId="4FB190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place many obstacles on the path of those who worship You to transcend the temporary abodes of the demigods and reach Your supreme abode. Those who offer the demigods their assigned shares in sacrificial performances encounter no such obstacles. But because You are the direct protector of Your devotee, he is able to step over the head of whatever obstacle the demigods place before him.”</w:t>
      </w:r>
    </w:p>
    <w:p w14:paraId="6A0F4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(3.22.37):</w:t>
      </w:r>
    </w:p>
    <w:p w14:paraId="662F52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śārīrā mānasā divyā      vaiyāse ye ca mānuṣāḥ</w:t>
      </w:r>
      <w:r w:rsidRPr="00790008">
        <w:rPr>
          <w:rStyle w:val="BookTitle"/>
          <w:rFonts w:asciiTheme="minorHAnsi" w:hAnsiTheme="minorHAnsi" w:cstheme="minorHAnsi"/>
          <w:b w:val="0"/>
          <w:bCs w:val="0"/>
          <w:color w:val="000000"/>
          <w:sz w:val="28"/>
          <w:szCs w:val="28"/>
        </w:rPr>
        <w:br/>
        <w:t>bhautikāś ca kathaṁ kleśā      bādhante hari-saṁśrayam</w:t>
      </w:r>
    </w:p>
    <w:p w14:paraId="407270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O Vidura, how can persons completely under the shelter of Lord Kṛṣṇa in devotional service be put into miseries pertaining to the body, the mind, nature, and other men and living creatures?” In the </w:t>
      </w:r>
      <w:r w:rsidRPr="00790008">
        <w:rPr>
          <w:rStyle w:val="BookTitle"/>
          <w:rFonts w:asciiTheme="minorHAnsi" w:hAnsiTheme="minorHAnsi" w:cstheme="minorHAnsi"/>
          <w:b w:val="0"/>
          <w:bCs w:val="0"/>
          <w:i/>
          <w:iCs/>
          <w:color w:val="000000"/>
          <w:sz w:val="28"/>
          <w:szCs w:val="28"/>
        </w:rPr>
        <w:t xml:space="preserve">Garuḍa Purāṇa </w:t>
      </w:r>
      <w:r w:rsidRPr="00790008">
        <w:rPr>
          <w:rStyle w:val="BookTitle"/>
          <w:rFonts w:asciiTheme="minorHAnsi" w:hAnsiTheme="minorHAnsi" w:cstheme="minorHAnsi"/>
          <w:b w:val="0"/>
          <w:bCs w:val="0"/>
          <w:color w:val="000000"/>
          <w:sz w:val="28"/>
          <w:szCs w:val="28"/>
        </w:rPr>
        <w:t>it is stated:</w:t>
      </w:r>
    </w:p>
    <w:p w14:paraId="01634F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ca durvāsasaḥ śāpo      vajraṁ cāpi śacī-pateḥ</w:t>
      </w:r>
      <w:r w:rsidRPr="00790008">
        <w:rPr>
          <w:rStyle w:val="BookTitle"/>
          <w:rFonts w:asciiTheme="minorHAnsi" w:hAnsiTheme="minorHAnsi" w:cstheme="minorHAnsi"/>
          <w:b w:val="0"/>
          <w:bCs w:val="0"/>
          <w:color w:val="000000"/>
          <w:sz w:val="28"/>
          <w:szCs w:val="28"/>
        </w:rPr>
        <w:br/>
        <w:t>hantuṁ samarthaṁ puruṣaṁ      hṛdisthe madhusūdane</w:t>
      </w:r>
    </w:p>
    <w:p w14:paraId="59FEEF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has realized Madhusūdana within his heart cannot be killed by the curse of Durvāsā or the thunderbolt of Indra, the husband of Śacī.” And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it is stated:</w:t>
      </w:r>
    </w:p>
    <w:p w14:paraId="244717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yatra pūjā-paro viṣṇos      tatra vighno na bādhate</w:t>
      </w:r>
      <w:r w:rsidRPr="00790008">
        <w:rPr>
          <w:rStyle w:val="BookTitle"/>
          <w:rFonts w:asciiTheme="minorHAnsi" w:hAnsiTheme="minorHAnsi" w:cstheme="minorHAnsi"/>
          <w:b w:val="0"/>
          <w:bCs w:val="0"/>
          <w:color w:val="000000"/>
          <w:sz w:val="28"/>
          <w:szCs w:val="28"/>
        </w:rPr>
        <w:br/>
        <w:t>rājā ca taskaraś cāpi      vyādhayaś ca na santi hi</w:t>
      </w:r>
      <w:r w:rsidRPr="00790008">
        <w:rPr>
          <w:rStyle w:val="BookTitle"/>
          <w:rFonts w:asciiTheme="minorHAnsi" w:hAnsiTheme="minorHAnsi" w:cstheme="minorHAnsi"/>
          <w:b w:val="0"/>
          <w:bCs w:val="0"/>
          <w:color w:val="000000"/>
          <w:sz w:val="28"/>
          <w:szCs w:val="28"/>
        </w:rPr>
        <w:br/>
        <w:t>pretāḥ piśācāḥ kuṣmāṇḍā      grahā bāla-grahās tathā</w:t>
      </w:r>
      <w:r w:rsidRPr="00790008">
        <w:rPr>
          <w:rStyle w:val="BookTitle"/>
          <w:rFonts w:asciiTheme="minorHAnsi" w:hAnsiTheme="minorHAnsi" w:cstheme="minorHAnsi"/>
          <w:b w:val="0"/>
          <w:bCs w:val="0"/>
          <w:color w:val="000000"/>
          <w:sz w:val="28"/>
          <w:szCs w:val="28"/>
        </w:rPr>
        <w:br/>
        <w:t>ḍākinyo rākṣasāś caiva      na bādhas te ’cyutārcakam</w:t>
      </w:r>
    </w:p>
    <w:p w14:paraId="56700F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“Neither a king, a thief, nor disease can create obstacles for one engaged in worshiping Lord Viṣṇu. A person engaged in the worship of Acyuta cannot be checked by ghosts, witches, evil spirits, planets, sorceresses, or other demons.” One may also refer to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(122) in this regard.</w:t>
      </w:r>
    </w:p>
    <w:p w14:paraId="240B37F0" w14:textId="6CEDBE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8.88</w:t>
      </w:r>
    </w:p>
    <w:p w14:paraId="5D6DA6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6B45C7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yatra śravaṇādīni      rakṣo-ghnāni sva-karmasu</w:t>
      </w:r>
      <w:r w:rsidRPr="00790008">
        <w:rPr>
          <w:rStyle w:val="BookTitle"/>
          <w:rFonts w:asciiTheme="minorHAnsi" w:hAnsiTheme="minorHAnsi" w:cstheme="minorHAnsi"/>
          <w:b w:val="0"/>
          <w:bCs w:val="0"/>
          <w:color w:val="000000"/>
          <w:sz w:val="28"/>
          <w:szCs w:val="28"/>
        </w:rPr>
        <w:br/>
        <w:t>kurvanti sātvatāṁ bhartur      yātudhānyaś ca tatra hi</w:t>
      </w:r>
    </w:p>
    <w:p w14:paraId="73151E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King, wherever people in any position perform their occupational duties of devotional service by chanting and hearing [śravaṇaṁ kīrtanaṁ viṣṇoḥ], there cannot be any danger from bad elements. Therefore there was no need for anxiety about Gokula while the Supreme Personality of Godhead was personally present.</w:t>
      </w:r>
    </w:p>
    <w:p w14:paraId="0F1279EC" w14:textId="5C7AEE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Mahārāja Parīkṣit heard that the fearful child-killer Pūtanā wandered through various villages killing children on the order of Kaṁsa, he was full of anxiety for Kṛṣṇa. At that time Śrī Śukadeva Gosvāmī spoke this verse in order to relieve the king’s anxiety.</w:t>
      </w:r>
    </w:p>
    <w:p w14:paraId="52DC16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verse was spoken by Śukadeva Gosvāmī to the apprehensive Parīkṣit Mahārāja to confirm that since Pūtanā was engaged in sinful activities, she would certainly die. Places where the hearing and chanting of Kṛṣṇa’s names are not present are full of demoniac influence, but wherever the Lord is present there is no question of fear. (Śrīdhara Svāmī)</w:t>
      </w:r>
    </w:p>
    <w:p w14:paraId="605C9A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hearing that Pūtanā was roaming about killing children, one may fearfully inquire, “Alas, what was the position of the other baby boys in Śrī Nanda’s village?” Śrī Śukadeva spoke this verse in answer to this question. If one indirectly hears and chants the names of Kṛṣṇa in the course of performing one’s occupational duties like sacrifices, then one can never be exploited by demonesses; and if one directly hears and chants the names of Kṛṣṇa, then there no question of any influence from them. The word </w:t>
      </w:r>
      <w:r w:rsidRPr="00790008">
        <w:rPr>
          <w:rStyle w:val="BookTitle"/>
          <w:rFonts w:asciiTheme="minorHAnsi" w:hAnsiTheme="minorHAnsi" w:cstheme="minorHAnsi"/>
          <w:b w:val="0"/>
          <w:bCs w:val="0"/>
          <w:i/>
          <w:iCs/>
          <w:color w:val="000000"/>
          <w:sz w:val="28"/>
          <w:szCs w:val="28"/>
        </w:rPr>
        <w:t>sātvata</w:t>
      </w:r>
      <w:r w:rsidRPr="00790008">
        <w:rPr>
          <w:rStyle w:val="BookTitle"/>
          <w:rFonts w:asciiTheme="minorHAnsi" w:hAnsiTheme="minorHAnsi" w:cstheme="minorHAnsi"/>
          <w:b w:val="0"/>
          <w:bCs w:val="0"/>
          <w:color w:val="000000"/>
          <w:sz w:val="28"/>
          <w:szCs w:val="28"/>
        </w:rPr>
        <w:t>, or the Lord of the devotees, confirms that what to speak of the hearing and chanting the Lord’s names, even hearing and chanting the names of His devotees destroys all demoniac influences. The demons exhibit their influence only in places where the Lord’s names are not heard or chanted. The meaning of this verse can also be as follows:</w:t>
      </w:r>
    </w:p>
    <w:p w14:paraId="5BB1E1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raise the doubt—“Were all the children of that time killed by Pūtanā or not?” Śrī Śukadeva Gosvāmī spoke this verse in answer to this question. The above purport is applicable here. Other than the baby boys who heard and chanted Kṛṣṇa’s names, the Lord had Pūtanā kill all those who were averse to Him and belonging to Kaṁsa’s party. The foolishness of Kaṁsa is displayed in this incident. In spite of the Lord’s personal presence, the arrival of wicked Pūtanā in </w:t>
      </w:r>
      <w:r w:rsidRPr="00790008">
        <w:rPr>
          <w:rStyle w:val="BookTitle"/>
          <w:rFonts w:asciiTheme="minorHAnsi" w:hAnsiTheme="minorHAnsi" w:cstheme="minorHAnsi"/>
          <w:b w:val="0"/>
          <w:bCs w:val="0"/>
          <w:color w:val="000000"/>
          <w:sz w:val="28"/>
          <w:szCs w:val="28"/>
        </w:rPr>
        <w:lastRenderedPageBreak/>
        <w:t xml:space="preserve">Vraja and her disturbances there were only to nourish the pastimes of the Lord, which give pleasure to the entire world and increase the love and affection of the Vrajavāsīs headed by Yaśodā. These incidents are all arranged by the Lord’s </w:t>
      </w:r>
      <w:r w:rsidRPr="00790008">
        <w:rPr>
          <w:rStyle w:val="BookTitle"/>
          <w:rFonts w:asciiTheme="minorHAnsi" w:hAnsiTheme="minorHAnsi" w:cstheme="minorHAnsi"/>
          <w:b w:val="0"/>
          <w:bCs w:val="0"/>
          <w:i/>
          <w:iCs/>
          <w:color w:val="000000"/>
          <w:sz w:val="28"/>
          <w:szCs w:val="28"/>
        </w:rPr>
        <w:t>līlā-śakti</w:t>
      </w:r>
      <w:r w:rsidRPr="00790008">
        <w:rPr>
          <w:rStyle w:val="BookTitle"/>
          <w:rFonts w:asciiTheme="minorHAnsi" w:hAnsiTheme="minorHAnsi" w:cstheme="minorHAnsi"/>
          <w:b w:val="0"/>
          <w:bCs w:val="0"/>
          <w:color w:val="000000"/>
          <w:sz w:val="28"/>
          <w:szCs w:val="28"/>
        </w:rPr>
        <w:t xml:space="preserve">, or pleasure potencies. The word </w:t>
      </w:r>
      <w:r w:rsidRPr="00790008">
        <w:rPr>
          <w:rStyle w:val="BookTitle"/>
          <w:rFonts w:asciiTheme="minorHAnsi" w:hAnsiTheme="minorHAnsi" w:cstheme="minorHAnsi"/>
          <w:b w:val="0"/>
          <w:bCs w:val="0"/>
          <w:i/>
          <w:iCs/>
          <w:color w:val="000000"/>
          <w:sz w:val="28"/>
          <w:szCs w:val="28"/>
        </w:rPr>
        <w:t>līlā-śakti</w:t>
      </w:r>
      <w:r w:rsidRPr="00790008">
        <w:rPr>
          <w:rStyle w:val="BookTitle"/>
          <w:rFonts w:asciiTheme="minorHAnsi" w:hAnsiTheme="minorHAnsi" w:cstheme="minorHAnsi"/>
          <w:b w:val="0"/>
          <w:bCs w:val="0"/>
          <w:color w:val="000000"/>
          <w:sz w:val="28"/>
          <w:szCs w:val="28"/>
        </w:rPr>
        <w:t xml:space="preserve"> here refers to one of the three principle energies in Vaikuṇṭha and Vṛndādevī in Vṛndāvana. (Śrī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521E27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Śrī Śukadeva to the anxious Mahārāja Parīkṣit to confirm that since Pūtanā was engaged in sinful activities, she would certainly die. Villages and cities where persons are engaged in fruitive activities that are fructified or unfructified and are devoid of hearing or chanting the names of Kṛṣṇa, who is the Lord of the devotees, are influenced by demonesses. Such demonesses cannot disturb a place where hearing and chanting about Kṛṣṇa is the main activity, and where hearing and chanting about Kṛṣṇa is the only activity it is impossible for them to create any mischief. What then can be said about the place where the Lord is personally present? (Śrī Viśvanātha Cakravartī’s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w:t>
      </w:r>
    </w:p>
    <w:p w14:paraId="69CD5897" w14:textId="42A887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8.89</w:t>
      </w:r>
    </w:p>
    <w:p w14:paraId="05CC99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3B4FF1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tora dāsa, prabhu, yateka āmāra</w:t>
      </w:r>
      <w:r w:rsidRPr="00790008">
        <w:rPr>
          <w:rStyle w:val="BookTitle"/>
          <w:rFonts w:asciiTheme="minorHAnsi" w:hAnsiTheme="minorHAnsi" w:cstheme="minorHAnsi"/>
          <w:b w:val="0"/>
          <w:bCs w:val="0"/>
          <w:color w:val="000000"/>
          <w:sz w:val="28"/>
          <w:szCs w:val="28"/>
        </w:rPr>
        <w:br/>
        <w:t>rākhibā āpane tumi, sakala tomāra</w:t>
      </w:r>
    </w:p>
    <w:p w14:paraId="39E6D21C" w14:textId="6EF154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I am Your servant. Everything I possess belongs to You, so please preserve it.</w:t>
      </w:r>
    </w:p>
    <w:p w14:paraId="67175928" w14:textId="4DE3C2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8.90</w:t>
      </w:r>
    </w:p>
    <w:p w14:paraId="05C454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5340D2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yata āche vighna vā saṅkaṭa</w:t>
      </w:r>
      <w:r w:rsidRPr="00790008">
        <w:rPr>
          <w:rStyle w:val="BookTitle"/>
          <w:rFonts w:asciiTheme="minorHAnsi" w:hAnsiTheme="minorHAnsi" w:cstheme="minorHAnsi"/>
          <w:b w:val="0"/>
          <w:bCs w:val="0"/>
          <w:color w:val="000000"/>
          <w:sz w:val="28"/>
          <w:szCs w:val="28"/>
        </w:rPr>
        <w:br/>
        <w:t>nā āsuka kabhu mora putrera nikaṭa</w:t>
      </w:r>
    </w:p>
    <w:p w14:paraId="51CB80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allow any obstacle or danger disturb my son.”</w:t>
      </w:r>
    </w:p>
    <w:p w14:paraId="4A95A14D" w14:textId="0C4F1B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saṅkaṭa </w:t>
      </w:r>
      <w:r w:rsidRPr="00790008">
        <w:rPr>
          <w:rStyle w:val="BookTitle"/>
          <w:rFonts w:asciiTheme="minorHAnsi" w:hAnsiTheme="minorHAnsi" w:cstheme="minorHAnsi"/>
          <w:b w:val="0"/>
          <w:bCs w:val="0"/>
          <w:color w:val="000000"/>
          <w:sz w:val="28"/>
          <w:szCs w:val="28"/>
        </w:rPr>
        <w:t>means “misery” or “trouble.”</w:t>
      </w:r>
    </w:p>
    <w:p w14:paraId="6959F6FD" w14:textId="2E76C6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8.91</w:t>
      </w:r>
    </w:p>
    <w:p w14:paraId="3B6536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DC493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niravadhi miśra jagannātha</w:t>
      </w:r>
      <w:r w:rsidRPr="00790008">
        <w:rPr>
          <w:rStyle w:val="BookTitle"/>
          <w:rFonts w:asciiTheme="minorHAnsi" w:hAnsiTheme="minorHAnsi" w:cstheme="minorHAnsi"/>
          <w:b w:val="0"/>
          <w:bCs w:val="0"/>
          <w:color w:val="000000"/>
          <w:sz w:val="28"/>
          <w:szCs w:val="28"/>
        </w:rPr>
        <w:br/>
        <w:t>eka-citte vara māge tuli’ dui hāta</w:t>
      </w:r>
    </w:p>
    <w:p w14:paraId="78218DBB" w14:textId="024DE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with folded hands and fixed concentration, Jagannātha Miśra constantly begged for the Lord’s mercy.</w:t>
      </w:r>
    </w:p>
    <w:p w14:paraId="3A4731F3" w14:textId="0F0A9D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8.92</w:t>
      </w:r>
    </w:p>
    <w:p w14:paraId="58540A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D533C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daive eka-dina svapna dekhi’ miśra-vara</w:t>
      </w:r>
      <w:r w:rsidRPr="00790008">
        <w:rPr>
          <w:rStyle w:val="BookTitle"/>
          <w:rFonts w:asciiTheme="minorHAnsi" w:hAnsiTheme="minorHAnsi" w:cstheme="minorHAnsi"/>
          <w:b w:val="0"/>
          <w:bCs w:val="0"/>
          <w:color w:val="000000"/>
          <w:sz w:val="28"/>
          <w:szCs w:val="28"/>
        </w:rPr>
        <w:br/>
        <w:t>hariṣe viṣāda baḍa haila antara</w:t>
      </w:r>
    </w:p>
    <w:p w14:paraId="117E2E89" w14:textId="29625B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one day Jagannātha Miśra unexpectedly had a dream that filled his heart simultaneously with happiness and lamentation.</w:t>
      </w:r>
    </w:p>
    <w:p w14:paraId="30CBF43E" w14:textId="38136D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8.93</w:t>
      </w:r>
    </w:p>
    <w:p w14:paraId="1B65CA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045E8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svapna dekhi’ stava paḍi’ daṇḍavat kare</w:t>
      </w:r>
      <w:r w:rsidRPr="00790008">
        <w:rPr>
          <w:rStyle w:val="BookTitle"/>
          <w:rFonts w:asciiTheme="minorHAnsi" w:hAnsiTheme="minorHAnsi" w:cstheme="minorHAnsi"/>
          <w:b w:val="0"/>
          <w:bCs w:val="0"/>
          <w:color w:val="000000"/>
          <w:sz w:val="28"/>
          <w:szCs w:val="28"/>
        </w:rPr>
        <w:br/>
        <w:t>“he govinda, nimāñi rahuka mora ghare</w:t>
      </w:r>
    </w:p>
    <w:p w14:paraId="3D6642E4" w14:textId="3D33B9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dream, he offered his obeisances and prayed, “O Lord Govinda, let Nimāi stay at home.</w:t>
      </w:r>
    </w:p>
    <w:p w14:paraId="172104AA" w14:textId="20A853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8.94</w:t>
      </w:r>
    </w:p>
    <w:p w14:paraId="68BCAD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DED3F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ei vara, kṛṣṇa, māgi tora ṭhāñi</w:t>
      </w:r>
      <w:r w:rsidRPr="00790008">
        <w:rPr>
          <w:rStyle w:val="BookTitle"/>
          <w:rFonts w:asciiTheme="minorHAnsi" w:hAnsiTheme="minorHAnsi" w:cstheme="minorHAnsi"/>
          <w:b w:val="0"/>
          <w:bCs w:val="0"/>
          <w:color w:val="000000"/>
          <w:sz w:val="28"/>
          <w:szCs w:val="28"/>
        </w:rPr>
        <w:br/>
        <w:t>’gṛhastha haiyā ghare rahuka nimāñi’”</w:t>
      </w:r>
    </w:p>
    <w:p w14:paraId="0DDE52D4" w14:textId="39293B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this is the only benediction that I ask of You. Let Nimāi stay at home as a householder.”</w:t>
      </w:r>
    </w:p>
    <w:p w14:paraId="251C35D5" w14:textId="53A80D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8.95</w:t>
      </w:r>
    </w:p>
    <w:p w14:paraId="4649E3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366AE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jijñāsaye baḍa haiyā vismita</w:t>
      </w:r>
      <w:r w:rsidRPr="00790008">
        <w:rPr>
          <w:rStyle w:val="BookTitle"/>
          <w:rFonts w:asciiTheme="minorHAnsi" w:hAnsiTheme="minorHAnsi" w:cstheme="minorHAnsi"/>
          <w:b w:val="0"/>
          <w:bCs w:val="0"/>
          <w:color w:val="000000"/>
          <w:sz w:val="28"/>
          <w:szCs w:val="28"/>
        </w:rPr>
        <w:br/>
        <w:t>“e sakala vara kene māga’ ācambita</w:t>
      </w:r>
    </w:p>
    <w:p w14:paraId="79447B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Astonished, Śacī inquired, “Why are you suddenly asking for these benedictions?”</w:t>
      </w:r>
    </w:p>
    <w:p w14:paraId="745F0C72" w14:textId="0708D7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ācambita</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asambhāvita</w:t>
      </w:r>
      <w:r w:rsidRPr="00790008">
        <w:rPr>
          <w:rStyle w:val="BookTitle"/>
          <w:rFonts w:asciiTheme="minorHAnsi" w:hAnsiTheme="minorHAnsi" w:cstheme="minorHAnsi"/>
          <w:b w:val="0"/>
          <w:bCs w:val="0"/>
          <w:color w:val="000000"/>
          <w:sz w:val="28"/>
          <w:szCs w:val="28"/>
        </w:rPr>
        <w:t>, which means “suddenly.”</w:t>
      </w:r>
    </w:p>
    <w:p w14:paraId="7D6D5BBC" w14:textId="4E3AD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8.96</w:t>
      </w:r>
    </w:p>
    <w:p w14:paraId="676531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7AE7E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bole,—“āji mui dekhiluṅ svapana</w:t>
      </w:r>
      <w:r w:rsidRPr="00790008">
        <w:rPr>
          <w:rStyle w:val="BookTitle"/>
          <w:rFonts w:asciiTheme="minorHAnsi" w:hAnsiTheme="minorHAnsi" w:cstheme="minorHAnsi"/>
          <w:b w:val="0"/>
          <w:bCs w:val="0"/>
          <w:color w:val="000000"/>
          <w:sz w:val="28"/>
          <w:szCs w:val="28"/>
        </w:rPr>
        <w:br/>
        <w:t>nimāñi karyāche yena śikhāra muṇḍana</w:t>
      </w:r>
    </w:p>
    <w:p w14:paraId="0BA15B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replied, “Today I dreamt that Nimāi had shaved His head.</w:t>
      </w:r>
    </w:p>
    <w:p w14:paraId="324584DA" w14:textId="534B52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burn their sacred threads in the sacrificial fire and shave off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This was the practice at that time of those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imitated the Buddhist monks.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however, have always accepted the </w:t>
      </w:r>
      <w:r w:rsidRPr="00790008">
        <w:rPr>
          <w:rStyle w:val="BookTitle"/>
          <w:rFonts w:asciiTheme="minorHAnsi" w:hAnsiTheme="minorHAnsi" w:cstheme="minorHAnsi"/>
          <w:b w:val="0"/>
          <w:bCs w:val="0"/>
          <w:i/>
          <w:iCs/>
          <w:color w:val="000000"/>
          <w:sz w:val="28"/>
          <w:szCs w:val="28"/>
        </w:rPr>
        <w:t xml:space="preserve">tridaṇḍa </w:t>
      </w:r>
      <w:r w:rsidRPr="00790008">
        <w:rPr>
          <w:rStyle w:val="BookTitle"/>
          <w:rFonts w:asciiTheme="minorHAnsi" w:hAnsiTheme="minorHAnsi" w:cstheme="minorHAnsi"/>
          <w:b w:val="0"/>
          <w:bCs w:val="0"/>
          <w:color w:val="000000"/>
          <w:sz w:val="28"/>
          <w:szCs w:val="28"/>
        </w:rPr>
        <w:t xml:space="preserve">and kept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Although 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follow Buddhist tradition by giving up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and sacred thread, they still generally </w:t>
      </w:r>
      <w:r w:rsidRPr="00790008">
        <w:rPr>
          <w:rStyle w:val="BookTitle"/>
          <w:rFonts w:asciiTheme="minorHAnsi" w:hAnsiTheme="minorHAnsi" w:cstheme="minorHAnsi"/>
          <w:b w:val="0"/>
          <w:bCs w:val="0"/>
          <w:color w:val="000000"/>
          <w:sz w:val="28"/>
          <w:szCs w:val="28"/>
        </w:rPr>
        <w:lastRenderedPageBreak/>
        <w:t xml:space="preserve">call themselves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There is no necessity for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to wear saffron cloth and keep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and sacred threads, but </w:t>
      </w:r>
      <w:r w:rsidRPr="00790008">
        <w:rPr>
          <w:rStyle w:val="BookTitle"/>
          <w:rFonts w:asciiTheme="minorHAnsi" w:hAnsiTheme="minorHAnsi" w:cstheme="minorHAnsi"/>
          <w:b w:val="0"/>
          <w:bCs w:val="0"/>
          <w:i/>
          <w:iCs/>
          <w:color w:val="000000"/>
          <w:sz w:val="28"/>
          <w:szCs w:val="28"/>
        </w:rPr>
        <w:t>kuṭīcaka sannyāsīs</w:t>
      </w:r>
      <w:r w:rsidRPr="00790008">
        <w:rPr>
          <w:rStyle w:val="BookTitle"/>
          <w:rFonts w:asciiTheme="minorHAnsi" w:hAnsiTheme="minorHAnsi" w:cstheme="minorHAnsi"/>
          <w:b w:val="0"/>
          <w:bCs w:val="0"/>
          <w:color w:val="000000"/>
          <w:sz w:val="28"/>
          <w:szCs w:val="28"/>
        </w:rPr>
        <w:t xml:space="preserve"> are prohibited from accepting the dress of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During the manifest pastimes of Śrīmān Mahāprabhu 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who followed Śaṅkarācārya were prominent in North India. The ordinary people of that time accepted that shaving one’s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was a symptom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w:t>
      </w:r>
    </w:p>
    <w:p w14:paraId="30067F2E" w14:textId="23464E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8.97</w:t>
      </w:r>
    </w:p>
    <w:p w14:paraId="0449D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4842A6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sannyāsi-veśa kahane nā yāya</w:t>
      </w:r>
      <w:r w:rsidRPr="00790008">
        <w:rPr>
          <w:rStyle w:val="BookTitle"/>
          <w:rFonts w:asciiTheme="minorHAnsi" w:hAnsiTheme="minorHAnsi" w:cstheme="minorHAnsi"/>
          <w:b w:val="0"/>
          <w:bCs w:val="0"/>
          <w:color w:val="000000"/>
          <w:sz w:val="28"/>
          <w:szCs w:val="28"/>
        </w:rPr>
        <w:br/>
        <w:t>hāse nāce kānde ’kṛṣṇa’ bali’ sarvadāya</w:t>
      </w:r>
    </w:p>
    <w:p w14:paraId="0D74BA4E" w14:textId="3C2DE8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unable to describe how wonderfully He looked dressed as a sannyāsī. He laughed, danced, and cried while constantly chanting the name of Kṛṣṇa.</w:t>
      </w:r>
    </w:p>
    <w:p w14:paraId="521C0CAA" w14:textId="4B5E77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8.98</w:t>
      </w:r>
    </w:p>
    <w:p w14:paraId="191EB6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CF74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advaita-ācārya-ādi yata bhakta-gaṇa</w:t>
      </w:r>
      <w:r w:rsidRPr="00790008">
        <w:rPr>
          <w:rStyle w:val="BookTitle"/>
          <w:rFonts w:asciiTheme="minorHAnsi" w:hAnsiTheme="minorHAnsi" w:cstheme="minorHAnsi"/>
          <w:b w:val="0"/>
          <w:bCs w:val="0"/>
          <w:color w:val="000000"/>
          <w:sz w:val="28"/>
          <w:szCs w:val="28"/>
        </w:rPr>
        <w:br/>
        <w:t>nimāñi veḍiyā sabe karena kīrtana</w:t>
      </w:r>
    </w:p>
    <w:p w14:paraId="70AF450D" w14:textId="3FF7B5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“Headed by Advaita Ācārya, the devotees performed kīrtana as they circumambulated Nimāi.</w:t>
      </w:r>
    </w:p>
    <w:p w14:paraId="0EF8FD09" w14:textId="45281A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8.99</w:t>
      </w:r>
    </w:p>
    <w:p w14:paraId="010FF8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330036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nimāñi vaise viṣṇura khaṭṭāya</w:t>
      </w:r>
      <w:r w:rsidRPr="00790008">
        <w:rPr>
          <w:rStyle w:val="BookTitle"/>
          <w:rFonts w:asciiTheme="minorHAnsi" w:hAnsiTheme="minorHAnsi" w:cstheme="minorHAnsi"/>
          <w:b w:val="0"/>
          <w:bCs w:val="0"/>
          <w:color w:val="000000"/>
          <w:sz w:val="28"/>
          <w:szCs w:val="28"/>
        </w:rPr>
        <w:br/>
        <w:t>caraṇa tuliyā deya sabāra māthāya</w:t>
      </w:r>
    </w:p>
    <w:p w14:paraId="57D3D3E7" w14:textId="54C8B6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next moment I saw Nimāi sitting on Viṣṇu’s siṁhāsana and placing His feet on the heads of the devotees.</w:t>
      </w:r>
    </w:p>
    <w:p w14:paraId="74753B9A" w14:textId="35A916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8.100</w:t>
      </w:r>
    </w:p>
    <w:p w14:paraId="507C78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A1E90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catur-mukha, pañca-mukha, sahasra-vadana</w:t>
      </w:r>
      <w:r w:rsidRPr="00790008">
        <w:rPr>
          <w:rStyle w:val="BookTitle"/>
          <w:rFonts w:asciiTheme="minorHAnsi" w:hAnsiTheme="minorHAnsi" w:cstheme="minorHAnsi"/>
          <w:b w:val="0"/>
          <w:bCs w:val="0"/>
          <w:color w:val="000000"/>
          <w:sz w:val="28"/>
          <w:szCs w:val="28"/>
        </w:rPr>
        <w:br/>
        <w:t>sabei gāyena,—“jaya śrī-śacīnandana”</w:t>
      </w:r>
    </w:p>
    <w:p w14:paraId="0DD2E1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Śiva, Ananta Śeṣa—everyone chanted, ’Jaya Śacīnandana!’</w:t>
      </w:r>
    </w:p>
    <w:p w14:paraId="67E07C06" w14:textId="485206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catur-mukha </w:t>
      </w:r>
      <w:r w:rsidRPr="00790008">
        <w:rPr>
          <w:rStyle w:val="BookTitle"/>
          <w:rFonts w:asciiTheme="minorHAnsi" w:hAnsiTheme="minorHAnsi" w:cstheme="minorHAnsi"/>
          <w:b w:val="0"/>
          <w:bCs w:val="0"/>
          <w:color w:val="000000"/>
          <w:sz w:val="28"/>
          <w:szCs w:val="28"/>
        </w:rPr>
        <w:t xml:space="preserve">refers to Lord Brahmā, the word </w:t>
      </w:r>
      <w:r w:rsidRPr="00790008">
        <w:rPr>
          <w:rStyle w:val="BookTitle"/>
          <w:rFonts w:asciiTheme="minorHAnsi" w:hAnsiTheme="minorHAnsi" w:cstheme="minorHAnsi"/>
          <w:b w:val="0"/>
          <w:bCs w:val="0"/>
          <w:i/>
          <w:iCs/>
          <w:color w:val="000000"/>
          <w:sz w:val="28"/>
          <w:szCs w:val="28"/>
        </w:rPr>
        <w:t xml:space="preserve">pañca-mukha </w:t>
      </w:r>
      <w:r w:rsidRPr="00790008">
        <w:rPr>
          <w:rStyle w:val="BookTitle"/>
          <w:rFonts w:asciiTheme="minorHAnsi" w:hAnsiTheme="minorHAnsi" w:cstheme="minorHAnsi"/>
          <w:b w:val="0"/>
          <w:bCs w:val="0"/>
          <w:color w:val="000000"/>
          <w:sz w:val="28"/>
          <w:szCs w:val="28"/>
        </w:rPr>
        <w:t xml:space="preserve">refers to Lord Śiva, and the word </w:t>
      </w:r>
      <w:r w:rsidRPr="00790008">
        <w:rPr>
          <w:rStyle w:val="BookTitle"/>
          <w:rFonts w:asciiTheme="minorHAnsi" w:hAnsiTheme="minorHAnsi" w:cstheme="minorHAnsi"/>
          <w:b w:val="0"/>
          <w:bCs w:val="0"/>
          <w:i/>
          <w:iCs/>
          <w:color w:val="000000"/>
          <w:sz w:val="28"/>
          <w:szCs w:val="28"/>
        </w:rPr>
        <w:t xml:space="preserve">sahasra-vadana </w:t>
      </w:r>
      <w:r w:rsidRPr="00790008">
        <w:rPr>
          <w:rStyle w:val="BookTitle"/>
          <w:rFonts w:asciiTheme="minorHAnsi" w:hAnsiTheme="minorHAnsi" w:cstheme="minorHAnsi"/>
          <w:b w:val="0"/>
          <w:bCs w:val="0"/>
          <w:color w:val="000000"/>
          <w:sz w:val="28"/>
          <w:szCs w:val="28"/>
        </w:rPr>
        <w:t>refers to Śrī Śeṣa, or Ananta.</w:t>
      </w:r>
    </w:p>
    <w:p w14:paraId="2A02E39F" w14:textId="20611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8.101</w:t>
      </w:r>
    </w:p>
    <w:p w14:paraId="4BE324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27B09D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mahānande catur-dike sabe stuti kare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dekhiyā āmāra bhaye vākya nāhi sphure</w:t>
      </w:r>
    </w:p>
    <w:p w14:paraId="2FBBE304" w14:textId="11A5FB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I watched devotees in all directions offering prayers with great ecstasy, I became speechless out of fear.</w:t>
      </w:r>
    </w:p>
    <w:p w14:paraId="5600D529" w14:textId="515A3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8.102</w:t>
      </w:r>
    </w:p>
    <w:p w14:paraId="78FE75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69EBB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dekhi’ koṭi koṭi loka laiyā</w:t>
      </w:r>
      <w:r w:rsidRPr="00790008">
        <w:rPr>
          <w:rStyle w:val="BookTitle"/>
          <w:rFonts w:asciiTheme="minorHAnsi" w:hAnsiTheme="minorHAnsi" w:cstheme="minorHAnsi"/>
          <w:b w:val="0"/>
          <w:bCs w:val="0"/>
          <w:color w:val="000000"/>
          <w:sz w:val="28"/>
          <w:szCs w:val="28"/>
        </w:rPr>
        <w:br/>
        <w:t>nimāi bulena prati-nagare nāciyā</w:t>
      </w:r>
    </w:p>
    <w:p w14:paraId="5F0D64BE" w14:textId="3D89B2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thereafter I saw Nimāi dancing through the streets of Navadvīpa surrounded by millions of people.</w:t>
      </w:r>
    </w:p>
    <w:p w14:paraId="1FDEA6B7" w14:textId="241EE6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8.103</w:t>
      </w:r>
    </w:p>
    <w:p w14:paraId="3BAE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71F4C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lakṣa koṭi loka nimāñira pāche dhāya</w:t>
      </w:r>
      <w:r w:rsidRPr="00790008">
        <w:rPr>
          <w:rStyle w:val="BookTitle"/>
          <w:rFonts w:asciiTheme="minorHAnsi" w:hAnsiTheme="minorHAnsi" w:cstheme="minorHAnsi"/>
          <w:b w:val="0"/>
          <w:bCs w:val="0"/>
          <w:color w:val="000000"/>
          <w:sz w:val="28"/>
          <w:szCs w:val="28"/>
        </w:rPr>
        <w:br/>
        <w:t>brahmāṇḍa sparśiyā sabe hari-dhvani gāya</w:t>
      </w:r>
    </w:p>
    <w:p w14:paraId="2F1BC563" w14:textId="728BC5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those innumerable people followed Nimāi, the sound of their chanting the names of Hari pierced the coverings of the universe.</w:t>
      </w:r>
    </w:p>
    <w:p w14:paraId="577035CA" w14:textId="25871F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8.104</w:t>
      </w:r>
    </w:p>
    <w:p w14:paraId="06CC6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507F1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śuni’ mātra nimāñira stuti</w:t>
      </w:r>
      <w:r w:rsidRPr="00790008">
        <w:rPr>
          <w:rStyle w:val="BookTitle"/>
          <w:rFonts w:asciiTheme="minorHAnsi" w:hAnsiTheme="minorHAnsi" w:cstheme="minorHAnsi"/>
          <w:b w:val="0"/>
          <w:bCs w:val="0"/>
          <w:color w:val="000000"/>
          <w:sz w:val="28"/>
          <w:szCs w:val="28"/>
        </w:rPr>
        <w:br/>
        <w:t>nīlācale yāya sarva-bhaktera saṁhati</w:t>
      </w:r>
    </w:p>
    <w:p w14:paraId="2F706DA3" w14:textId="06C81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only sound I heard was the prayers that were being offered to Nimāi from all sides as they traveled on the path to Nīlācala.</w:t>
      </w:r>
    </w:p>
    <w:p w14:paraId="072AD079" w14:textId="1D9B65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8.105</w:t>
      </w:r>
    </w:p>
    <w:p w14:paraId="108C65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35D83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svapna dekhi’ cintā pāṅa sarvathāya</w:t>
      </w:r>
      <w:r w:rsidRPr="00790008">
        <w:rPr>
          <w:rStyle w:val="BookTitle"/>
          <w:rFonts w:asciiTheme="minorHAnsi" w:hAnsiTheme="minorHAnsi" w:cstheme="minorHAnsi"/>
          <w:b w:val="0"/>
          <w:bCs w:val="0"/>
          <w:color w:val="000000"/>
          <w:sz w:val="28"/>
          <w:szCs w:val="28"/>
        </w:rPr>
        <w:br/>
        <w:t>’virakta haiyā pāche putra bāhirāya’</w:t>
      </w:r>
    </w:p>
    <w:p w14:paraId="0D5FA0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this dream, I became filled with anxiety that Nimāi will leave home and take sannyāsa.”</w:t>
      </w:r>
    </w:p>
    <w:p w14:paraId="4378297C" w14:textId="6E2E9D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virakta </w:t>
      </w:r>
      <w:r w:rsidRPr="00790008">
        <w:rPr>
          <w:rStyle w:val="BookTitle"/>
          <w:rFonts w:asciiTheme="minorHAnsi" w:hAnsiTheme="minorHAnsi" w:cstheme="minorHAnsi"/>
          <w:b w:val="0"/>
          <w:bCs w:val="0"/>
          <w:color w:val="000000"/>
          <w:sz w:val="28"/>
          <w:szCs w:val="28"/>
        </w:rPr>
        <w:t xml:space="preserve">means “detached” or “renounced,” and the word </w:t>
      </w:r>
      <w:r w:rsidRPr="00790008">
        <w:rPr>
          <w:rStyle w:val="BookTitle"/>
          <w:rFonts w:asciiTheme="minorHAnsi" w:hAnsiTheme="minorHAnsi" w:cstheme="minorHAnsi"/>
          <w:b w:val="0"/>
          <w:bCs w:val="0"/>
          <w:i/>
          <w:iCs/>
          <w:color w:val="000000"/>
          <w:sz w:val="28"/>
          <w:szCs w:val="28"/>
        </w:rPr>
        <w:t xml:space="preserve">bāhirāya </w:t>
      </w:r>
      <w:r w:rsidRPr="00790008">
        <w:rPr>
          <w:rStyle w:val="BookTitle"/>
          <w:rFonts w:asciiTheme="minorHAnsi" w:hAnsiTheme="minorHAnsi" w:cstheme="minorHAnsi"/>
          <w:b w:val="0"/>
          <w:bCs w:val="0"/>
          <w:color w:val="000000"/>
          <w:sz w:val="28"/>
          <w:szCs w:val="28"/>
        </w:rPr>
        <w:t xml:space="preserve">means “to go out,” “to leave home,” or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73DC608C" w14:textId="294989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8.106</w:t>
      </w:r>
    </w:p>
    <w:p w14:paraId="6870D2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86EDF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bole,—“svapna tumi dekhilā gosāñi</w:t>
      </w:r>
      <w:r w:rsidRPr="00790008">
        <w:rPr>
          <w:rStyle w:val="BookTitle"/>
          <w:rFonts w:asciiTheme="minorHAnsi" w:hAnsiTheme="minorHAnsi" w:cstheme="minorHAnsi"/>
          <w:b w:val="0"/>
          <w:bCs w:val="0"/>
          <w:color w:val="000000"/>
          <w:sz w:val="28"/>
          <w:szCs w:val="28"/>
        </w:rPr>
        <w:br/>
        <w:t>cintā nā kariha ghare rahibe nimāñi</w:t>
      </w:r>
    </w:p>
    <w:p w14:paraId="7ACAC0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Śacī then said, “Although you had such a dream, don’t worry. Nimāi will certainly remain at home.</w:t>
      </w:r>
    </w:p>
    <w:p w14:paraId="7F3F8033" w14:textId="28A91D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gosāñi</w:t>
      </w:r>
      <w:r w:rsidRPr="00790008">
        <w:rPr>
          <w:rStyle w:val="BookTitle"/>
          <w:rFonts w:asciiTheme="minorHAnsi" w:hAnsiTheme="minorHAnsi" w:cstheme="minorHAnsi"/>
          <w:b w:val="0"/>
          <w:bCs w:val="0"/>
          <w:color w:val="000000"/>
          <w:sz w:val="28"/>
          <w:szCs w:val="28"/>
        </w:rPr>
        <w:t xml:space="preserve"> refers to the Vaiṣṇava husband of Śacī or the son of an Āryan.</w:t>
      </w:r>
    </w:p>
    <w:p w14:paraId="42261BAA" w14:textId="36477D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8.107</w:t>
      </w:r>
    </w:p>
    <w:p w14:paraId="4B001B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0C56E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puṅthi chāḍi’ nimāñi nā jāne kona karma</w:t>
      </w:r>
      <w:r w:rsidRPr="00790008">
        <w:rPr>
          <w:rStyle w:val="BookTitle"/>
          <w:rFonts w:asciiTheme="minorHAnsi" w:hAnsiTheme="minorHAnsi" w:cstheme="minorHAnsi"/>
          <w:b w:val="0"/>
          <w:bCs w:val="0"/>
          <w:color w:val="000000"/>
          <w:sz w:val="28"/>
          <w:szCs w:val="28"/>
        </w:rPr>
        <w:br/>
        <w:t>vidyā-rasa tā’ra haiyāche sarva-dharma</w:t>
      </w:r>
    </w:p>
    <w:p w14:paraId="5BB25D1F" w14:textId="60720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not interested in anything other than His studies, as if that has become His life and soul.”</w:t>
      </w:r>
    </w:p>
    <w:p w14:paraId="64AB592F" w14:textId="275FF8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8.108</w:t>
      </w:r>
    </w:p>
    <w:p w14:paraId="1C8941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D08A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parama udāra dui jana</w:t>
      </w:r>
      <w:r w:rsidRPr="00790008">
        <w:rPr>
          <w:rStyle w:val="BookTitle"/>
          <w:rFonts w:asciiTheme="minorHAnsi" w:hAnsiTheme="minorHAnsi" w:cstheme="minorHAnsi"/>
          <w:b w:val="0"/>
          <w:bCs w:val="0"/>
          <w:color w:val="000000"/>
          <w:sz w:val="28"/>
          <w:szCs w:val="28"/>
        </w:rPr>
        <w:br/>
        <w:t>nānā kathā kahe, putra snehera kāraṇa</w:t>
      </w:r>
    </w:p>
    <w:p w14:paraId="21AC720F" w14:textId="011EFE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exalted couple discussed various topics out of affection for their son.</w:t>
      </w:r>
    </w:p>
    <w:p w14:paraId="6FA063BE" w14:textId="04EBF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8.109</w:t>
      </w:r>
    </w:p>
    <w:p w14:paraId="771F55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3E8E3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kata dina thāki’ miśra-vara</w:t>
      </w:r>
      <w:r w:rsidRPr="00790008">
        <w:rPr>
          <w:rStyle w:val="BookTitle"/>
          <w:rFonts w:asciiTheme="minorHAnsi" w:hAnsiTheme="minorHAnsi" w:cstheme="minorHAnsi"/>
          <w:b w:val="0"/>
          <w:bCs w:val="0"/>
          <w:color w:val="000000"/>
          <w:sz w:val="28"/>
          <w:szCs w:val="28"/>
        </w:rPr>
        <w:br/>
        <w:t>antardhāna hailā nitya-śuddha kalevara</w:t>
      </w:r>
    </w:p>
    <w:p w14:paraId="7D3557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passing some days like this, Jagannātha Miśra, whose body is eternally pure, departed from this world.</w:t>
      </w:r>
    </w:p>
    <w:p w14:paraId="4B6B2104" w14:textId="4F4AA1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body of Jagannātha Miśra is neither a product of the three modes of material nature nor is it temporary. He is transcendental to the modes of nature and nondifferent from Vasudeva, the personification of pure goodness. Śrī Gauracandra eternally appears in his heart.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(4.3.23) as follows:</w:t>
      </w:r>
    </w:p>
    <w:p w14:paraId="67DE82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sattvaṁ viśuddhaṁ vasudeva-śabditaṁ</w:t>
      </w:r>
      <w:r w:rsidRPr="00790008">
        <w:rPr>
          <w:rStyle w:val="BookTitle"/>
          <w:rFonts w:asciiTheme="minorHAnsi" w:hAnsiTheme="minorHAnsi" w:cstheme="minorHAnsi"/>
          <w:b w:val="0"/>
          <w:bCs w:val="0"/>
          <w:color w:val="000000"/>
          <w:sz w:val="28"/>
          <w:szCs w:val="28"/>
        </w:rPr>
        <w:br/>
        <w:t>yad īyate tatra pumān apāvṛtaḥ</w:t>
      </w:r>
      <w:r w:rsidRPr="00790008">
        <w:rPr>
          <w:rStyle w:val="BookTitle"/>
          <w:rFonts w:asciiTheme="minorHAnsi" w:hAnsiTheme="minorHAnsi" w:cstheme="minorHAnsi"/>
          <w:b w:val="0"/>
          <w:bCs w:val="0"/>
          <w:color w:val="000000"/>
          <w:sz w:val="28"/>
          <w:szCs w:val="28"/>
        </w:rPr>
        <w:br/>
        <w:t>sattve ca tasmin bhagavān vāsudevo</w:t>
      </w:r>
      <w:r w:rsidRPr="00790008">
        <w:rPr>
          <w:rStyle w:val="BookTitle"/>
          <w:rFonts w:asciiTheme="minorHAnsi" w:hAnsiTheme="minorHAnsi" w:cstheme="minorHAnsi"/>
          <w:b w:val="0"/>
          <w:bCs w:val="0"/>
          <w:color w:val="000000"/>
          <w:sz w:val="28"/>
          <w:szCs w:val="28"/>
        </w:rPr>
        <w:br/>
        <w:t>hy adhokṣajo me namasā vidhīyate</w:t>
      </w:r>
    </w:p>
    <w:p w14:paraId="5E389F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am always engaged in offering obeisances to Lord Vāsudeva in pure Kṛṣṇa consciousness. Kṛṣṇa consciousness is always pure consciousness, in which the Supreme Personality of Godhead, known as Vāsudeva, is revealed without any </w:t>
      </w:r>
      <w:r w:rsidRPr="00790008">
        <w:rPr>
          <w:rStyle w:val="BookTitle"/>
          <w:rFonts w:asciiTheme="minorHAnsi" w:hAnsiTheme="minorHAnsi" w:cstheme="minorHAnsi"/>
          <w:b w:val="0"/>
          <w:bCs w:val="0"/>
          <w:color w:val="000000"/>
          <w:sz w:val="28"/>
          <w:szCs w:val="28"/>
        </w:rPr>
        <w:lastRenderedPageBreak/>
        <w:t>covering.”</w:t>
      </w:r>
    </w:p>
    <w:p w14:paraId="3D5A5C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Considering the bodies of Jagannātha Miśra and Śacīdevī as products of material nature like their own bodies, foolish materialists also dare to consider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of their son, the Supreme Lord Śrī Gaurasundara, to be an object of material enjoyment like that of an ordinary conditioned soul. The bodies of Viṣṇu and the Vaiṣṇavas are certainly not material, rather they are completely spiritual. They are not forced to undergo birth and death like conditioned souls; they eternally exist before, during, and after the material creation.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4E9C3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saumitri-bharatau      yathā saṅkarṣaṇādayaḥ</w:t>
      </w:r>
      <w:r w:rsidRPr="00790008">
        <w:rPr>
          <w:rStyle w:val="BookTitle"/>
          <w:rFonts w:asciiTheme="minorHAnsi" w:hAnsiTheme="minorHAnsi" w:cstheme="minorHAnsi"/>
          <w:b w:val="0"/>
          <w:bCs w:val="0"/>
          <w:color w:val="000000"/>
          <w:sz w:val="28"/>
          <w:szCs w:val="28"/>
        </w:rPr>
        <w:br/>
        <w:t>tathā tenaiva jāyante      martya-lokaṁ yadṛcchayā</w:t>
      </w:r>
      <w:r w:rsidRPr="00790008">
        <w:rPr>
          <w:rStyle w:val="BookTitle"/>
          <w:rFonts w:asciiTheme="minorHAnsi" w:hAnsiTheme="minorHAnsi" w:cstheme="minorHAnsi"/>
          <w:b w:val="0"/>
          <w:bCs w:val="0"/>
          <w:color w:val="000000"/>
          <w:sz w:val="28"/>
          <w:szCs w:val="28"/>
        </w:rPr>
        <w:br/>
        <w:t>punas tenaiva yāsyanti      tad viṣṇoḥ śāśvataṁ padam</w:t>
      </w:r>
      <w:r w:rsidRPr="00790008">
        <w:rPr>
          <w:rStyle w:val="BookTitle"/>
          <w:rFonts w:asciiTheme="minorHAnsi" w:hAnsiTheme="minorHAnsi" w:cstheme="minorHAnsi"/>
          <w:b w:val="0"/>
          <w:bCs w:val="0"/>
          <w:color w:val="000000"/>
          <w:sz w:val="28"/>
          <w:szCs w:val="28"/>
        </w:rPr>
        <w:br/>
        <w:t>na karma-bandhanaṁ janma      vaiṣṇavānāṁ ca vidyate</w:t>
      </w:r>
    </w:p>
    <w:p w14:paraId="59C611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Bharata and Lakṣmaṇa, the son of Sumitrā, and just as Saṅkarṣaṇa and other forms of the Supreme Lord appear in this world by Their own desire, similarly the Vaiṣṇavas, who are associates of the Lord, appear with the Lord and then return to the eternal abode with the Lord. The Vaiṣṇavas, like Viṣṇu, are not subjected to birth as a result of fruitive activities.”</w:t>
      </w:r>
    </w:p>
    <w:p w14:paraId="1E99B7FD" w14:textId="6E9593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8.110</w:t>
      </w:r>
    </w:p>
    <w:p w14:paraId="0A3414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81248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miśrera vijaye prabhu kāndilā vistara</w:t>
      </w:r>
      <w:r w:rsidRPr="00790008">
        <w:rPr>
          <w:rStyle w:val="BookTitle"/>
          <w:rFonts w:asciiTheme="minorHAnsi" w:hAnsiTheme="minorHAnsi" w:cstheme="minorHAnsi"/>
          <w:b w:val="0"/>
          <w:bCs w:val="0"/>
          <w:color w:val="000000"/>
          <w:sz w:val="28"/>
          <w:szCs w:val="28"/>
        </w:rPr>
        <w:br/>
        <w:t>daśaratha-vijaye yehena raghuvara</w:t>
      </w:r>
    </w:p>
    <w:p w14:paraId="0DF65D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his departure, the Lord cried profusely, just as Rāmacandra cried after the departure of Mahārāja Daśaratha.</w:t>
      </w:r>
    </w:p>
    <w:p w14:paraId="23D02B56" w14:textId="027CEF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vijaye </w:t>
      </w:r>
      <w:r w:rsidRPr="00790008">
        <w:rPr>
          <w:rStyle w:val="BookTitle"/>
          <w:rFonts w:asciiTheme="minorHAnsi" w:hAnsiTheme="minorHAnsi" w:cstheme="minorHAnsi"/>
          <w:b w:val="0"/>
          <w:bCs w:val="0"/>
          <w:color w:val="000000"/>
          <w:sz w:val="28"/>
          <w:szCs w:val="28"/>
        </w:rPr>
        <w:t xml:space="preserve">refers to the time of death or disappearance. Some editions use the word </w:t>
      </w:r>
      <w:r w:rsidRPr="00790008">
        <w:rPr>
          <w:rStyle w:val="BookTitle"/>
          <w:rFonts w:asciiTheme="minorHAnsi" w:hAnsiTheme="minorHAnsi" w:cstheme="minorHAnsi"/>
          <w:b w:val="0"/>
          <w:bCs w:val="0"/>
          <w:i/>
          <w:iCs/>
          <w:color w:val="000000"/>
          <w:sz w:val="28"/>
          <w:szCs w:val="28"/>
        </w:rPr>
        <w:t>virahe</w:t>
      </w:r>
      <w:r w:rsidRPr="00790008">
        <w:rPr>
          <w:rStyle w:val="BookTitle"/>
          <w:rFonts w:asciiTheme="minorHAnsi" w:hAnsiTheme="minorHAnsi" w:cstheme="minorHAnsi"/>
          <w:b w:val="0"/>
          <w:bCs w:val="0"/>
          <w:color w:val="000000"/>
          <w:sz w:val="28"/>
          <w:szCs w:val="28"/>
        </w:rPr>
        <w:t xml:space="preserve">, which means “due to separation.” The description of Mahārāja Daśaratha’s disappearance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Ayodhyā-kāṇḍa,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Sarga</w:t>
      </w:r>
      <w:r w:rsidRPr="00790008">
        <w:rPr>
          <w:rStyle w:val="BookTitle"/>
          <w:rFonts w:asciiTheme="minorHAnsi" w:hAnsiTheme="minorHAnsi" w:cstheme="minorHAnsi"/>
          <w:b w:val="0"/>
          <w:bCs w:val="0"/>
          <w:color w:val="000000"/>
          <w:sz w:val="28"/>
          <w:szCs w:val="28"/>
        </w:rPr>
        <w:t xml:space="preserve"> 103, verses 1-3, 6, and 8.</w:t>
      </w:r>
    </w:p>
    <w:p w14:paraId="041B5232" w14:textId="5CC3AA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8.111</w:t>
      </w:r>
    </w:p>
    <w:p w14:paraId="272CF4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23B48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durnivāra śrī-gauracandrera ākarṣaṇa</w:t>
      </w:r>
      <w:r w:rsidRPr="00790008">
        <w:rPr>
          <w:rStyle w:val="BookTitle"/>
          <w:rFonts w:asciiTheme="minorHAnsi" w:hAnsiTheme="minorHAnsi" w:cstheme="minorHAnsi"/>
          <w:b w:val="0"/>
          <w:bCs w:val="0"/>
          <w:color w:val="000000"/>
          <w:sz w:val="28"/>
          <w:szCs w:val="28"/>
        </w:rPr>
        <w:br/>
        <w:t>ataeva rakṣā haila āira jīvana</w:t>
      </w:r>
    </w:p>
    <w:p w14:paraId="44A04E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survived simply due to her irresistible attraction for Śrī Gauracandra.</w:t>
      </w:r>
    </w:p>
    <w:p w14:paraId="6CF87A34" w14:textId="3F769E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durnivāra </w:t>
      </w:r>
      <w:r w:rsidRPr="00790008">
        <w:rPr>
          <w:rStyle w:val="BookTitle"/>
          <w:rFonts w:asciiTheme="minorHAnsi" w:hAnsiTheme="minorHAnsi" w:cstheme="minorHAnsi"/>
          <w:b w:val="0"/>
          <w:bCs w:val="0"/>
          <w:color w:val="000000"/>
          <w:sz w:val="28"/>
          <w:szCs w:val="28"/>
        </w:rPr>
        <w:t xml:space="preserve">means “uninterrupted” or “inevitable,” and the words </w:t>
      </w:r>
      <w:r w:rsidRPr="00790008">
        <w:rPr>
          <w:rStyle w:val="BookTitle"/>
          <w:rFonts w:asciiTheme="minorHAnsi" w:hAnsiTheme="minorHAnsi" w:cstheme="minorHAnsi"/>
          <w:b w:val="0"/>
          <w:bCs w:val="0"/>
          <w:i/>
          <w:iCs/>
          <w:color w:val="000000"/>
          <w:sz w:val="28"/>
          <w:szCs w:val="28"/>
        </w:rPr>
        <w:lastRenderedPageBreak/>
        <w:t xml:space="preserve">gauracandrera ākarṣaṇa </w:t>
      </w:r>
      <w:r w:rsidRPr="00790008">
        <w:rPr>
          <w:rStyle w:val="BookTitle"/>
          <w:rFonts w:asciiTheme="minorHAnsi" w:hAnsiTheme="minorHAnsi" w:cstheme="minorHAnsi"/>
          <w:b w:val="0"/>
          <w:bCs w:val="0"/>
          <w:color w:val="000000"/>
          <w:sz w:val="28"/>
          <w:szCs w:val="28"/>
        </w:rPr>
        <w:t>refers to loving attraction for Gaura-Kṛṣṇa.</w:t>
      </w:r>
    </w:p>
    <w:p w14:paraId="137508B7" w14:textId="37E89B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8.112</w:t>
      </w:r>
    </w:p>
    <w:p w14:paraId="0BDC16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6AA47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baḍa,—e sakala vistāra karite</w:t>
      </w:r>
      <w:r w:rsidRPr="00790008">
        <w:rPr>
          <w:rStyle w:val="BookTitle"/>
          <w:rFonts w:asciiTheme="minorHAnsi" w:hAnsiTheme="minorHAnsi" w:cstheme="minorHAnsi"/>
          <w:b w:val="0"/>
          <w:bCs w:val="0"/>
          <w:color w:val="000000"/>
          <w:sz w:val="28"/>
          <w:szCs w:val="28"/>
        </w:rPr>
        <w:br/>
        <w:t>duḥkha haya,—ataeva kahiluṅ saṅkṣepe</w:t>
      </w:r>
    </w:p>
    <w:p w14:paraId="090D3322" w14:textId="374ED7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Elaborating on these topics is too painful. Therefore I have given only a brief description.</w:t>
      </w:r>
    </w:p>
    <w:p w14:paraId="5A6F450A" w14:textId="42F292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8.113</w:t>
      </w:r>
    </w:p>
    <w:p w14:paraId="79B878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226C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jananīra saṅge gaurahari</w:t>
      </w:r>
      <w:r w:rsidRPr="00790008">
        <w:rPr>
          <w:rStyle w:val="BookTitle"/>
          <w:rFonts w:asciiTheme="minorHAnsi" w:hAnsiTheme="minorHAnsi" w:cstheme="minorHAnsi"/>
          <w:b w:val="0"/>
          <w:bCs w:val="0"/>
          <w:color w:val="000000"/>
          <w:sz w:val="28"/>
          <w:szCs w:val="28"/>
        </w:rPr>
        <w:br/>
        <w:t>āchena nigūḍha-rūpe āpanā’ samvari</w:t>
      </w:r>
    </w:p>
    <w:p w14:paraId="20724DC1" w14:textId="2D7F92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Gaurahari and His mother controlled their grief as they lived together in seclusion.</w:t>
      </w:r>
    </w:p>
    <w:p w14:paraId="5C1DA660" w14:textId="2FE95C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8.114</w:t>
      </w:r>
    </w:p>
    <w:p w14:paraId="788492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4F0628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pitṛ-hīna bālaka dekhiyā śacī āi</w:t>
      </w:r>
      <w:r w:rsidRPr="00790008">
        <w:rPr>
          <w:rStyle w:val="BookTitle"/>
          <w:rFonts w:asciiTheme="minorHAnsi" w:hAnsiTheme="minorHAnsi" w:cstheme="minorHAnsi"/>
          <w:b w:val="0"/>
          <w:bCs w:val="0"/>
          <w:color w:val="000000"/>
          <w:sz w:val="28"/>
          <w:szCs w:val="28"/>
        </w:rPr>
        <w:br/>
        <w:t>sei putra-sevā bai āra kārya nāi</w:t>
      </w:r>
    </w:p>
    <w:p w14:paraId="06E04EBF" w14:textId="759ACF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engaged fully in the service of her fatherless son with no interest in any other activity.</w:t>
      </w:r>
    </w:p>
    <w:p w14:paraId="66399D79" w14:textId="6F5E2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8.115</w:t>
      </w:r>
    </w:p>
    <w:p w14:paraId="4B5B0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F8EF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daṇḍeka nā dekhe yadi āi gauracandra</w:t>
      </w:r>
      <w:r w:rsidRPr="00790008">
        <w:rPr>
          <w:rStyle w:val="BookTitle"/>
          <w:rFonts w:asciiTheme="minorHAnsi" w:hAnsiTheme="minorHAnsi" w:cstheme="minorHAnsi"/>
          <w:b w:val="0"/>
          <w:bCs w:val="0"/>
          <w:color w:val="000000"/>
          <w:sz w:val="28"/>
          <w:szCs w:val="28"/>
        </w:rPr>
        <w:br/>
        <w:t>mūrchā pāye āi dui cakṣe hañā andha</w:t>
      </w:r>
    </w:p>
    <w:p w14:paraId="17F407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she did not see Gauracandra for a daṇḍa, she would faint and become blinded.</w:t>
      </w:r>
    </w:p>
    <w:p w14:paraId="4329DE39" w14:textId="54FD64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daṇḍeka </w:t>
      </w:r>
      <w:r w:rsidRPr="00790008">
        <w:rPr>
          <w:rStyle w:val="BookTitle"/>
          <w:rFonts w:asciiTheme="minorHAnsi" w:hAnsiTheme="minorHAnsi" w:cstheme="minorHAnsi"/>
          <w:b w:val="0"/>
          <w:bCs w:val="0"/>
          <w:color w:val="000000"/>
          <w:sz w:val="28"/>
          <w:szCs w:val="28"/>
        </w:rPr>
        <w:t xml:space="preserve">means one </w:t>
      </w:r>
      <w:r w:rsidRPr="00790008">
        <w:rPr>
          <w:rStyle w:val="BookTitle"/>
          <w:rFonts w:asciiTheme="minorHAnsi" w:hAnsiTheme="minorHAnsi" w:cstheme="minorHAnsi"/>
          <w:b w:val="0"/>
          <w:bCs w:val="0"/>
          <w:i/>
          <w:iCs/>
          <w:color w:val="000000"/>
          <w:sz w:val="28"/>
          <w:szCs w:val="28"/>
        </w:rPr>
        <w:t xml:space="preserve">daṇḍa </w:t>
      </w:r>
      <w:r w:rsidRPr="00790008">
        <w:rPr>
          <w:rStyle w:val="BookTitle"/>
          <w:rFonts w:asciiTheme="minorHAnsi" w:hAnsiTheme="minorHAnsi" w:cstheme="minorHAnsi"/>
          <w:b w:val="0"/>
          <w:bCs w:val="0"/>
          <w:color w:val="000000"/>
          <w:sz w:val="28"/>
          <w:szCs w:val="28"/>
        </w:rPr>
        <w:t xml:space="preserve">or “about twenty-four minutes.” The words </w:t>
      </w:r>
      <w:r w:rsidRPr="00790008">
        <w:rPr>
          <w:rStyle w:val="BookTitle"/>
          <w:rFonts w:asciiTheme="minorHAnsi" w:hAnsiTheme="minorHAnsi" w:cstheme="minorHAnsi"/>
          <w:b w:val="0"/>
          <w:bCs w:val="0"/>
          <w:i/>
          <w:iCs/>
          <w:color w:val="000000"/>
          <w:sz w:val="28"/>
          <w:szCs w:val="28"/>
        </w:rPr>
        <w:t xml:space="preserve">mūrchā pāye </w:t>
      </w:r>
      <w:r w:rsidRPr="00790008">
        <w:rPr>
          <w:rStyle w:val="BookTitle"/>
          <w:rFonts w:asciiTheme="minorHAnsi" w:hAnsiTheme="minorHAnsi" w:cstheme="minorHAnsi"/>
          <w:b w:val="0"/>
          <w:bCs w:val="0"/>
          <w:color w:val="000000"/>
          <w:sz w:val="28"/>
          <w:szCs w:val="28"/>
        </w:rPr>
        <w:t xml:space="preserve">mean “to become unconscious or senseless.” The phrase </w:t>
      </w:r>
      <w:r w:rsidRPr="00790008">
        <w:rPr>
          <w:rStyle w:val="BookTitle"/>
          <w:rFonts w:asciiTheme="minorHAnsi" w:hAnsiTheme="minorHAnsi" w:cstheme="minorHAnsi"/>
          <w:b w:val="0"/>
          <w:bCs w:val="0"/>
          <w:i/>
          <w:iCs/>
          <w:color w:val="000000"/>
          <w:sz w:val="28"/>
          <w:szCs w:val="28"/>
        </w:rPr>
        <w:t>dui cakṣe hañā andha</w:t>
      </w:r>
      <w:r w:rsidRPr="00790008">
        <w:rPr>
          <w:rStyle w:val="BookTitle"/>
          <w:rFonts w:asciiTheme="minorHAnsi" w:hAnsiTheme="minorHAnsi" w:cstheme="minorHAnsi"/>
          <w:b w:val="0"/>
          <w:bCs w:val="0"/>
          <w:color w:val="000000"/>
          <w:sz w:val="28"/>
          <w:szCs w:val="28"/>
        </w:rPr>
        <w:t>—“she was blinded,”</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is used because Nimāi was the eyesight of Mother Śacī.</w:t>
      </w:r>
    </w:p>
    <w:p w14:paraId="383EF81D" w14:textId="231F5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8.116</w:t>
      </w:r>
    </w:p>
    <w:p w14:paraId="62C14E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647763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māyere prīti kare nirantara</w:t>
      </w:r>
      <w:r w:rsidRPr="00790008">
        <w:rPr>
          <w:rStyle w:val="BookTitle"/>
          <w:rFonts w:asciiTheme="minorHAnsi" w:hAnsiTheme="minorHAnsi" w:cstheme="minorHAnsi"/>
          <w:b w:val="0"/>
          <w:bCs w:val="0"/>
          <w:color w:val="000000"/>
          <w:sz w:val="28"/>
          <w:szCs w:val="28"/>
        </w:rPr>
        <w:br/>
        <w:t>prabodhena tāne bali āśvāsa-uttara</w:t>
      </w:r>
    </w:p>
    <w:p w14:paraId="514B08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also constantly displayed affection and pacified His mother with </w:t>
      </w:r>
      <w:r w:rsidRPr="00790008">
        <w:rPr>
          <w:rStyle w:val="BookTitle"/>
          <w:rFonts w:asciiTheme="minorHAnsi" w:hAnsiTheme="minorHAnsi" w:cstheme="minorHAnsi"/>
          <w:b/>
          <w:bCs/>
          <w:color w:val="800000"/>
          <w:sz w:val="28"/>
          <w:szCs w:val="28"/>
        </w:rPr>
        <w:lastRenderedPageBreak/>
        <w:t>pleasing words.</w:t>
      </w:r>
    </w:p>
    <w:p w14:paraId="275829EC" w14:textId="07C951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prabodhena </w:t>
      </w:r>
      <w:r w:rsidRPr="00790008">
        <w:rPr>
          <w:rStyle w:val="BookTitle"/>
          <w:rFonts w:asciiTheme="minorHAnsi" w:hAnsiTheme="minorHAnsi" w:cstheme="minorHAnsi"/>
          <w:b w:val="0"/>
          <w:bCs w:val="0"/>
          <w:color w:val="000000"/>
          <w:sz w:val="28"/>
          <w:szCs w:val="28"/>
        </w:rPr>
        <w:t xml:space="preserve">means “to pacify” or “to solace,” and the words </w:t>
      </w:r>
      <w:r w:rsidRPr="00790008">
        <w:rPr>
          <w:rStyle w:val="BookTitle"/>
          <w:rFonts w:asciiTheme="minorHAnsi" w:hAnsiTheme="minorHAnsi" w:cstheme="minorHAnsi"/>
          <w:b w:val="0"/>
          <w:bCs w:val="0"/>
          <w:i/>
          <w:iCs/>
          <w:color w:val="000000"/>
          <w:sz w:val="28"/>
          <w:szCs w:val="28"/>
        </w:rPr>
        <w:t xml:space="preserve">āśvāsa-uttara </w:t>
      </w:r>
      <w:r w:rsidRPr="00790008">
        <w:rPr>
          <w:rStyle w:val="BookTitle"/>
          <w:rFonts w:asciiTheme="minorHAnsi" w:hAnsiTheme="minorHAnsi" w:cstheme="minorHAnsi"/>
          <w:b w:val="0"/>
          <w:bCs w:val="0"/>
          <w:color w:val="000000"/>
          <w:sz w:val="28"/>
          <w:szCs w:val="28"/>
        </w:rPr>
        <w:t>refer to encouraging, solacing, and reassuring answers.</w:t>
      </w:r>
    </w:p>
    <w:p w14:paraId="7C4D13CE" w14:textId="40D4E1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8.117</w:t>
      </w:r>
    </w:p>
    <w:p w14:paraId="33FDB4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500B11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mātā, mane kichu nā cintiha tumi</w:t>
      </w:r>
      <w:r w:rsidRPr="00790008">
        <w:rPr>
          <w:rStyle w:val="BookTitle"/>
          <w:rFonts w:asciiTheme="minorHAnsi" w:hAnsiTheme="minorHAnsi" w:cstheme="minorHAnsi"/>
          <w:b w:val="0"/>
          <w:bCs w:val="0"/>
          <w:color w:val="000000"/>
          <w:sz w:val="28"/>
          <w:szCs w:val="28"/>
        </w:rPr>
        <w:br/>
        <w:t>sakala tomāra āche, yadi āchi āmi</w:t>
      </w:r>
    </w:p>
    <w:p w14:paraId="2C6BC36E" w14:textId="532BBD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say, “O mother, don’t be aggrieved. As long as I am with you, you have everything.</w:t>
      </w:r>
    </w:p>
    <w:p w14:paraId="3D351952" w14:textId="2BC95B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8.118</w:t>
      </w:r>
    </w:p>
    <w:p w14:paraId="391927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74735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brahmā-maheśvarera durlabha loke bole</w:t>
      </w:r>
      <w:r w:rsidRPr="00790008">
        <w:rPr>
          <w:rStyle w:val="BookTitle"/>
          <w:rFonts w:asciiTheme="minorHAnsi" w:hAnsiTheme="minorHAnsi" w:cstheme="minorHAnsi"/>
          <w:b w:val="0"/>
          <w:bCs w:val="0"/>
          <w:color w:val="000000"/>
          <w:sz w:val="28"/>
          <w:szCs w:val="28"/>
        </w:rPr>
        <w:br/>
        <w:t>tāhā āmi tomāre āniyā dimu hele”</w:t>
      </w:r>
    </w:p>
    <w:p w14:paraId="7A89A11E" w14:textId="53AAB7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readily bring you that which people consider rare for even Brahmā and Śiva.”</w:t>
      </w:r>
    </w:p>
    <w:p w14:paraId="0CF7071E" w14:textId="1B36C2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8.119</w:t>
      </w:r>
    </w:p>
    <w:p w14:paraId="7BD8D0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197F4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śacīo dekhite gauracandrera śrī-mukha</w:t>
      </w:r>
      <w:r w:rsidRPr="00790008">
        <w:rPr>
          <w:rStyle w:val="BookTitle"/>
          <w:rFonts w:asciiTheme="minorHAnsi" w:hAnsiTheme="minorHAnsi" w:cstheme="minorHAnsi"/>
          <w:b w:val="0"/>
          <w:bCs w:val="0"/>
          <w:color w:val="000000"/>
          <w:sz w:val="28"/>
          <w:szCs w:val="28"/>
        </w:rPr>
        <w:br/>
        <w:t>deha-smṛti-mātra nāhi, thāki kise duḥkha?</w:t>
      </w:r>
    </w:p>
    <w:p w14:paraId="08015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her distress, Mother Śacī even forgot her own self upon seeing the beautiful face of Śrī Gauracandra.</w:t>
      </w:r>
    </w:p>
    <w:p w14:paraId="129843B6" w14:textId="469CCA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beautiful lotus face of Nimāi, the personification of ecstatic pastimes, His liberated servants who reside in Vaikuṇṭha forgot themselves and gave up all desire for sense enjoyment. Identifying the material body as the self is found in Durgā’s kingdom of flickering enjoyment among conditioned souls who are averse to Gaura-Kṛṣṇa and overpowered by nescience. In other words, because they identify the body as their self, they are no better than cows or asses and they are subjected to the threefold miseries. Śacīdevī is the personification of pure goodness and happiness. She is eternally liberated and the shelter of the transcendental mellow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Since Śacīdevī is continuously engaged in the service of Gaura with no desire for personal sense enjoyment, how can she be afflicted by the threefold miseries born of nescience?</w:t>
      </w:r>
    </w:p>
    <w:p w14:paraId="766A5C47" w14:textId="1B661A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8.120</w:t>
      </w:r>
    </w:p>
    <w:p w14:paraId="696314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3646A1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yaṅ’rā smṛti-mātra pūrṇa haya sarva kāma</w:t>
      </w:r>
      <w:r w:rsidRPr="00790008">
        <w:rPr>
          <w:rStyle w:val="BookTitle"/>
          <w:rFonts w:asciiTheme="minorHAnsi" w:hAnsiTheme="minorHAnsi" w:cstheme="minorHAnsi"/>
          <w:b w:val="0"/>
          <w:bCs w:val="0"/>
          <w:color w:val="000000"/>
          <w:sz w:val="28"/>
          <w:szCs w:val="28"/>
        </w:rPr>
        <w:br/>
        <w:t>se-prabhu yāṅhāra putra-rūpe vidyamāna</w:t>
      </w:r>
    </w:p>
    <w:p w14:paraId="191D5424" w14:textId="4329D1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whose remembrance fulfills the desires of all was personally present in the form of her son.</w:t>
      </w:r>
    </w:p>
    <w:p w14:paraId="15319789" w14:textId="0B6ED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8.121</w:t>
      </w:r>
    </w:p>
    <w:p w14:paraId="2A8F2D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79F33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tāhāra kemate duḥkha rahibe śarīre?</w:t>
      </w:r>
      <w:r w:rsidRPr="00790008">
        <w:rPr>
          <w:rStyle w:val="BookTitle"/>
          <w:rFonts w:asciiTheme="minorHAnsi" w:hAnsiTheme="minorHAnsi" w:cstheme="minorHAnsi"/>
          <w:b w:val="0"/>
          <w:bCs w:val="0"/>
          <w:color w:val="000000"/>
          <w:sz w:val="28"/>
          <w:szCs w:val="28"/>
        </w:rPr>
        <w:br/>
        <w:t>ānanda-svarūpa karilena jananīre</w:t>
      </w:r>
    </w:p>
    <w:p w14:paraId="5079E2E7" w14:textId="4EBE69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how could she remain miserable? Rather, Śacīdevī soon recovered her blissful nature.</w:t>
      </w:r>
    </w:p>
    <w:p w14:paraId="6F02A9BB" w14:textId="18A488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8.122</w:t>
      </w:r>
    </w:p>
    <w:p w14:paraId="54366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413A90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navadvīpe vipra-śiśu-rūpe</w:t>
      </w:r>
      <w:r w:rsidRPr="00790008">
        <w:rPr>
          <w:rStyle w:val="BookTitle"/>
          <w:rFonts w:asciiTheme="minorHAnsi" w:hAnsiTheme="minorHAnsi" w:cstheme="minorHAnsi"/>
          <w:b w:val="0"/>
          <w:bCs w:val="0"/>
          <w:color w:val="000000"/>
          <w:sz w:val="28"/>
          <w:szCs w:val="28"/>
        </w:rPr>
        <w:br/>
        <w:t>āchena vaikuṇṭha-nātha svānubhava-sukhe</w:t>
      </w:r>
    </w:p>
    <w:p w14:paraId="019E42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relished ecstasy as a brāhmaṇa child in Navadvīpa.</w:t>
      </w:r>
    </w:p>
    <w:p w14:paraId="527CC45B" w14:textId="3589C6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is the transcendental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Supreme Personality of Godhead. He does not experience happiness like that derived by conditioned souls from their perishable gross and subtle bodies born of nescience. He is self-satisfied and enjoys eternal spiritual happiness. Another reading of </w:t>
      </w:r>
      <w:r w:rsidRPr="00790008">
        <w:rPr>
          <w:rStyle w:val="BookTitle"/>
          <w:rFonts w:asciiTheme="minorHAnsi" w:hAnsiTheme="minorHAnsi" w:cstheme="minorHAnsi"/>
          <w:b w:val="0"/>
          <w:bCs w:val="0"/>
          <w:i/>
          <w:iCs/>
          <w:color w:val="000000"/>
          <w:sz w:val="28"/>
          <w:szCs w:val="28"/>
        </w:rPr>
        <w:t xml:space="preserve">svānubhava-sukhe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svānubhāva-sukhe</w:t>
      </w:r>
      <w:r w:rsidRPr="00790008">
        <w:rPr>
          <w:rStyle w:val="BookTitle"/>
          <w:rFonts w:asciiTheme="minorHAnsi" w:hAnsiTheme="minorHAnsi" w:cstheme="minorHAnsi"/>
          <w:b w:val="0"/>
          <w:bCs w:val="0"/>
          <w:color w:val="000000"/>
          <w:sz w:val="28"/>
          <w:szCs w:val="28"/>
        </w:rPr>
        <w:t>, which means “happiness due to His own opulence.”</w:t>
      </w:r>
    </w:p>
    <w:p w14:paraId="1785AD87" w14:textId="3A6659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8.123</w:t>
      </w:r>
    </w:p>
    <w:p w14:paraId="7E5EDF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1FD930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mātra haya daridratāra prakāśa</w:t>
      </w:r>
      <w:r w:rsidRPr="00790008">
        <w:rPr>
          <w:rStyle w:val="BookTitle"/>
          <w:rFonts w:asciiTheme="minorHAnsi" w:hAnsiTheme="minorHAnsi" w:cstheme="minorHAnsi"/>
          <w:b w:val="0"/>
          <w:bCs w:val="0"/>
          <w:color w:val="000000"/>
          <w:sz w:val="28"/>
          <w:szCs w:val="28"/>
        </w:rPr>
        <w:br/>
        <w:t>ājñā,—yena mahā-maheśvarera vilāsa</w:t>
      </w:r>
    </w:p>
    <w:p w14:paraId="29D23D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Lord’s house displayed all the symptoms of poverty, He would make demands like the King of kings.</w:t>
      </w:r>
    </w:p>
    <w:p w14:paraId="247467C2" w14:textId="2F60A6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daridratāra prakāśa </w:t>
      </w:r>
      <w:r w:rsidRPr="00790008">
        <w:rPr>
          <w:rStyle w:val="BookTitle"/>
          <w:rFonts w:asciiTheme="minorHAnsi" w:hAnsiTheme="minorHAnsi" w:cstheme="minorHAnsi"/>
          <w:b w:val="0"/>
          <w:bCs w:val="0"/>
          <w:color w:val="000000"/>
          <w:sz w:val="28"/>
          <w:szCs w:val="28"/>
        </w:rPr>
        <w:t xml:space="preserve">refer to the condition of poverty of an ordinary living entity. Wherever Śrī Gaura-Nārāyaṇa, who is full with six opulences, is present, that place is devoid of poverty and want. The phrase </w:t>
      </w:r>
      <w:r w:rsidRPr="00790008">
        <w:rPr>
          <w:rStyle w:val="BookTitle"/>
          <w:rFonts w:asciiTheme="minorHAnsi" w:hAnsiTheme="minorHAnsi" w:cstheme="minorHAnsi"/>
          <w:b w:val="0"/>
          <w:bCs w:val="0"/>
          <w:i/>
          <w:iCs/>
          <w:color w:val="000000"/>
          <w:sz w:val="28"/>
          <w:szCs w:val="28"/>
        </w:rPr>
        <w:t xml:space="preserve">yena mahā-maheśvarera vilāsa </w:t>
      </w:r>
      <w:r w:rsidRPr="00790008">
        <w:rPr>
          <w:rStyle w:val="BookTitle"/>
          <w:rFonts w:asciiTheme="minorHAnsi" w:hAnsiTheme="minorHAnsi" w:cstheme="minorHAnsi"/>
          <w:b w:val="0"/>
          <w:bCs w:val="0"/>
          <w:color w:val="000000"/>
          <w:sz w:val="28"/>
          <w:szCs w:val="28"/>
        </w:rPr>
        <w:t>refers to the independent will of Śrī Nārāyaṇa, who is full in six opulences.</w:t>
      </w:r>
    </w:p>
    <w:p w14:paraId="20BD44BC" w14:textId="2011CC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8.124</w:t>
      </w:r>
    </w:p>
    <w:p w14:paraId="1802B0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B754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ki thākuka, nā thākuka,—nāhika vicāra</w:t>
      </w:r>
      <w:r w:rsidRPr="00790008">
        <w:rPr>
          <w:rStyle w:val="BookTitle"/>
          <w:rFonts w:asciiTheme="minorHAnsi" w:hAnsiTheme="minorHAnsi" w:cstheme="minorHAnsi"/>
          <w:b w:val="0"/>
          <w:bCs w:val="0"/>
          <w:color w:val="000000"/>
          <w:sz w:val="28"/>
          <w:szCs w:val="28"/>
        </w:rPr>
        <w:br/>
        <w:t>cāhilei nā pāile rakṣā nāhi āra</w:t>
      </w:r>
    </w:p>
    <w:p w14:paraId="47D98B51" w14:textId="6A19D1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never considered whether there was anything at home or not. If He didn’t get what He demanded, there would be no escape from His wrath.</w:t>
      </w:r>
    </w:p>
    <w:p w14:paraId="7FC27644" w14:textId="50D740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8.125</w:t>
      </w:r>
    </w:p>
    <w:p w14:paraId="62401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33E4F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ghara-dvāra bhāṅgiyā phelena sei-kṣaṇe</w:t>
      </w:r>
      <w:r w:rsidRPr="00790008">
        <w:rPr>
          <w:rStyle w:val="BookTitle"/>
          <w:rFonts w:asciiTheme="minorHAnsi" w:hAnsiTheme="minorHAnsi" w:cstheme="minorHAnsi"/>
          <w:b w:val="0"/>
          <w:bCs w:val="0"/>
          <w:color w:val="000000"/>
          <w:sz w:val="28"/>
          <w:szCs w:val="28"/>
        </w:rPr>
        <w:br/>
        <w:t>āpanāra apacaya, tāhā nāhi jāne</w:t>
      </w:r>
    </w:p>
    <w:p w14:paraId="02E4A47B" w14:textId="5DAFFB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even break the door of the house, without considering that it was His loss.</w:t>
      </w:r>
    </w:p>
    <w:p w14:paraId="1886A7DA" w14:textId="3DD807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8.126</w:t>
      </w:r>
    </w:p>
    <w:p w14:paraId="00E20D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E5ED8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śacī ye cāhena, sei-kṣaṇe</w:t>
      </w:r>
      <w:r w:rsidRPr="00790008">
        <w:rPr>
          <w:rStyle w:val="BookTitle"/>
          <w:rFonts w:asciiTheme="minorHAnsi" w:hAnsiTheme="minorHAnsi" w:cstheme="minorHAnsi"/>
          <w:b w:val="0"/>
          <w:bCs w:val="0"/>
          <w:color w:val="000000"/>
          <w:sz w:val="28"/>
          <w:szCs w:val="28"/>
        </w:rPr>
        <w:br/>
        <w:t>nānā yatne dena putra-snehera kāraṇe</w:t>
      </w:r>
    </w:p>
    <w:p w14:paraId="57A9DDAA" w14:textId="4877FE2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out of affection, Śacī would try to immediately give Him whatever He demanded.</w:t>
      </w:r>
    </w:p>
    <w:p w14:paraId="2AA9A42B" w14:textId="4C7424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8.127</w:t>
      </w:r>
    </w:p>
    <w:p w14:paraId="490BBE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18295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calilena gaṅgā-snāne</w:t>
      </w:r>
      <w:r w:rsidRPr="00790008">
        <w:rPr>
          <w:rStyle w:val="BookTitle"/>
          <w:rFonts w:asciiTheme="minorHAnsi" w:hAnsiTheme="minorHAnsi" w:cstheme="minorHAnsi"/>
          <w:b w:val="0"/>
          <w:bCs w:val="0"/>
          <w:color w:val="000000"/>
          <w:sz w:val="28"/>
          <w:szCs w:val="28"/>
        </w:rPr>
        <w:br/>
        <w:t>taila, āmalakī cāhe jananīra sthāne</w:t>
      </w:r>
    </w:p>
    <w:p w14:paraId="07E3AEE1" w14:textId="5798B3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the Lord prepared to go and take bath in the Ganges, He asked His mother for oil and āmalakī.</w:t>
      </w:r>
    </w:p>
    <w:p w14:paraId="44B8B033" w14:textId="0B7B37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8.128</w:t>
      </w:r>
    </w:p>
    <w:p w14:paraId="7C4C72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02E9B6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“divya-mālā sugandhi-candana deha’ more</w:t>
      </w:r>
      <w:r w:rsidRPr="00790008">
        <w:rPr>
          <w:rStyle w:val="BookTitle"/>
          <w:rFonts w:asciiTheme="minorHAnsi" w:hAnsiTheme="minorHAnsi" w:cstheme="minorHAnsi"/>
          <w:b w:val="0"/>
          <w:bCs w:val="0"/>
          <w:color w:val="000000"/>
          <w:sz w:val="28"/>
          <w:szCs w:val="28"/>
        </w:rPr>
        <w:br/>
        <w:t>gaṅgā-snāna kari’ cāṅa gaṅgā pūjibāre”</w:t>
      </w:r>
    </w:p>
    <w:p w14:paraId="174E66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want to worship the Ganges after taking bath,” He said, “so please give Me a garland and some sandalwood paste.”</w:t>
      </w:r>
    </w:p>
    <w:p w14:paraId="25ECE5B6" w14:textId="017F9A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cāṅa </w:t>
      </w:r>
      <w:r w:rsidRPr="00790008">
        <w:rPr>
          <w:rStyle w:val="BookTitle"/>
          <w:rFonts w:asciiTheme="minorHAnsi" w:hAnsiTheme="minorHAnsi" w:cstheme="minorHAnsi"/>
          <w:b w:val="0"/>
          <w:bCs w:val="0"/>
          <w:color w:val="000000"/>
          <w:sz w:val="28"/>
          <w:szCs w:val="28"/>
        </w:rPr>
        <w:t>means “want” or “desire.”</w:t>
      </w:r>
    </w:p>
    <w:p w14:paraId="0C354FE9" w14:textId="5A4F0C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8.129</w:t>
      </w:r>
    </w:p>
    <w:p w14:paraId="74475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1011AE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kahena,—“bāpa, śuna mana diyā</w:t>
      </w:r>
      <w:r w:rsidRPr="00790008">
        <w:rPr>
          <w:rStyle w:val="BookTitle"/>
          <w:rFonts w:asciiTheme="minorHAnsi" w:hAnsiTheme="minorHAnsi" w:cstheme="minorHAnsi"/>
          <w:b w:val="0"/>
          <w:bCs w:val="0"/>
          <w:color w:val="000000"/>
          <w:sz w:val="28"/>
          <w:szCs w:val="28"/>
        </w:rPr>
        <w:br/>
        <w:t>kṣaṇeka apekṣā kara, mālā āni giyā”</w:t>
      </w:r>
    </w:p>
    <w:p w14:paraId="3FC5127F" w14:textId="5B05FE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His mother replied, “Please listen my dear child. I will go bring a garland. Just wait a moment.”</w:t>
      </w:r>
    </w:p>
    <w:p w14:paraId="066374E5" w14:textId="46B134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8.130</w:t>
      </w:r>
    </w:p>
    <w:p w14:paraId="30883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2847A9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“āni giyā” yei-mātra śunilā vacana</w:t>
      </w:r>
      <w:r w:rsidRPr="00790008">
        <w:rPr>
          <w:rStyle w:val="BookTitle"/>
          <w:rFonts w:asciiTheme="minorHAnsi" w:hAnsiTheme="minorHAnsi" w:cstheme="minorHAnsi"/>
          <w:b w:val="0"/>
          <w:bCs w:val="0"/>
          <w:color w:val="000000"/>
          <w:sz w:val="28"/>
          <w:szCs w:val="28"/>
        </w:rPr>
        <w:br/>
        <w:t>krodhe rudra hailena śacīra nandana</w:t>
      </w:r>
    </w:p>
    <w:p w14:paraId="3DEE12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He heard the words “I will go bring,” the son of Śacī became as angry as Lord Rudra.</w:t>
      </w:r>
    </w:p>
    <w:p w14:paraId="09116FEF" w14:textId="35D16A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rudra</w:t>
      </w:r>
      <w:r w:rsidRPr="00790008">
        <w:rPr>
          <w:rStyle w:val="BookTitle"/>
          <w:rFonts w:asciiTheme="minorHAnsi" w:hAnsiTheme="minorHAnsi" w:cstheme="minorHAnsi"/>
          <w:b w:val="0"/>
          <w:bCs w:val="0"/>
          <w:color w:val="000000"/>
          <w:sz w:val="28"/>
          <w:szCs w:val="28"/>
        </w:rPr>
        <w:t xml:space="preserve"> refers to Lord Śiva’s form as the destroyer. It also means “formidable,” “fierce,” “terrible,” and “blazing.”</w:t>
      </w:r>
    </w:p>
    <w:p w14:paraId="7CFFE0F6" w14:textId="411851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8.131</w:t>
      </w:r>
    </w:p>
    <w:p w14:paraId="7F6645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6F6C5A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“ekhana yāibā tumi mālā ānibāre!”</w:t>
      </w:r>
      <w:r w:rsidRPr="00790008">
        <w:rPr>
          <w:rStyle w:val="BookTitle"/>
          <w:rFonts w:asciiTheme="minorHAnsi" w:hAnsiTheme="minorHAnsi" w:cstheme="minorHAnsi"/>
          <w:b w:val="0"/>
          <w:bCs w:val="0"/>
          <w:color w:val="000000"/>
          <w:sz w:val="28"/>
          <w:szCs w:val="28"/>
        </w:rPr>
        <w:br/>
        <w:t>eta bali’ kruddha hañā praveśilā ghare</w:t>
      </w:r>
    </w:p>
    <w:p w14:paraId="2A48DFED" w14:textId="602E68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will go now to get a garland!” Saying this, the Lord angrily entered the house.</w:t>
      </w:r>
    </w:p>
    <w:p w14:paraId="48C34450" w14:textId="4BC854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8.132</w:t>
      </w:r>
    </w:p>
    <w:p w14:paraId="06209A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1693DC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āchila gaṅgā-jalera kalasa</w:t>
      </w:r>
      <w:r w:rsidRPr="00790008">
        <w:rPr>
          <w:rStyle w:val="BookTitle"/>
          <w:rFonts w:asciiTheme="minorHAnsi" w:hAnsiTheme="minorHAnsi" w:cstheme="minorHAnsi"/>
          <w:b w:val="0"/>
          <w:bCs w:val="0"/>
          <w:color w:val="000000"/>
          <w:sz w:val="28"/>
          <w:szCs w:val="28"/>
        </w:rPr>
        <w:br/>
        <w:t>āge saba bhāṅgilena hai’ krodha-vaśa</w:t>
      </w:r>
    </w:p>
    <w:p w14:paraId="55D5A3AE" w14:textId="2AD05D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 angry mood, the Lord first broke all the pots of Ganges water.</w:t>
      </w:r>
    </w:p>
    <w:p w14:paraId="7FF51CEE" w14:textId="699550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8.133</w:t>
      </w:r>
    </w:p>
    <w:p w14:paraId="7963C4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6F7F9E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 ghṛta, lavaṇa āchila yā’te yā’te</w:t>
      </w:r>
      <w:r w:rsidRPr="00790008">
        <w:rPr>
          <w:rStyle w:val="BookTitle"/>
          <w:rFonts w:asciiTheme="minorHAnsi" w:hAnsiTheme="minorHAnsi" w:cstheme="minorHAnsi"/>
          <w:b w:val="0"/>
          <w:bCs w:val="0"/>
          <w:color w:val="000000"/>
          <w:sz w:val="28"/>
          <w:szCs w:val="28"/>
        </w:rPr>
        <w:br/>
        <w:t>sarva cūrṇa karilena ṭheṅgā lai’ hāte</w:t>
      </w:r>
    </w:p>
    <w:p w14:paraId="71B15604" w14:textId="4190EA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He took a stick and broke the containers of oil, ghee, and salt to pieces.</w:t>
      </w:r>
    </w:p>
    <w:p w14:paraId="3B3DC72C" w14:textId="42214C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8.134</w:t>
      </w:r>
    </w:p>
    <w:p w14:paraId="4C0EB6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EAEC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choṭa baḍa ghare yata chila ’ghaṭa’ nāma</w:t>
      </w:r>
      <w:r w:rsidRPr="00790008">
        <w:rPr>
          <w:rStyle w:val="BookTitle"/>
          <w:rFonts w:asciiTheme="minorHAnsi" w:hAnsiTheme="minorHAnsi" w:cstheme="minorHAnsi"/>
          <w:b w:val="0"/>
          <w:bCs w:val="0"/>
          <w:color w:val="000000"/>
          <w:sz w:val="28"/>
          <w:szCs w:val="28"/>
        </w:rPr>
        <w:br/>
        <w:t>saba bhāṅgilena icchā-maya bhagavān</w:t>
      </w:r>
    </w:p>
    <w:p w14:paraId="39A931F4" w14:textId="0E0130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independent Lord then broke the small and big clay pots that were used for auspicious ceremonies.</w:t>
      </w:r>
    </w:p>
    <w:p w14:paraId="2AEE335C" w14:textId="762AF3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8.135</w:t>
      </w:r>
    </w:p>
    <w:p w14:paraId="0F3522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135</w:t>
      </w:r>
    </w:p>
    <w:p w14:paraId="1F0685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yāya ghare taila, ghṛta, dugdha</w:t>
      </w:r>
      <w:r w:rsidRPr="00790008">
        <w:rPr>
          <w:rStyle w:val="BookTitle"/>
          <w:rFonts w:asciiTheme="minorHAnsi" w:hAnsiTheme="minorHAnsi" w:cstheme="minorHAnsi"/>
          <w:b w:val="0"/>
          <w:bCs w:val="0"/>
          <w:color w:val="000000"/>
          <w:sz w:val="28"/>
          <w:szCs w:val="28"/>
        </w:rPr>
        <w:br/>
        <w:t>taṇḍula, kārpāsa, dhānya, loṇa, baḍī mudga</w:t>
      </w:r>
    </w:p>
    <w:p w14:paraId="4D2EF3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Oil, ghee, milk, rice, cotton, paddy, salt, baḍī, and mung dal were strewn throughout the entire house.</w:t>
      </w:r>
    </w:p>
    <w:p w14:paraId="4F9C1AC3" w14:textId="713D06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loṇa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lavaṇa</w:t>
      </w:r>
      <w:r w:rsidRPr="00790008">
        <w:rPr>
          <w:rStyle w:val="BookTitle"/>
          <w:rFonts w:asciiTheme="minorHAnsi" w:hAnsiTheme="minorHAnsi" w:cstheme="minorHAnsi"/>
          <w:b w:val="0"/>
          <w:bCs w:val="0"/>
          <w:color w:val="000000"/>
          <w:sz w:val="28"/>
          <w:szCs w:val="28"/>
        </w:rPr>
        <w:t>, which means “salt.”</w:t>
      </w:r>
    </w:p>
    <w:p w14:paraId="32BB88E0" w14:textId="24CDBB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8.136</w:t>
      </w:r>
    </w:p>
    <w:p w14:paraId="5F7ED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4BE92D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āchila sikā ṭāniyā ṭāniyā</w:t>
      </w:r>
      <w:r w:rsidRPr="00790008">
        <w:rPr>
          <w:rStyle w:val="BookTitle"/>
          <w:rFonts w:asciiTheme="minorHAnsi" w:hAnsiTheme="minorHAnsi" w:cstheme="minorHAnsi"/>
          <w:b w:val="0"/>
          <w:bCs w:val="0"/>
          <w:color w:val="000000"/>
          <w:sz w:val="28"/>
          <w:szCs w:val="28"/>
        </w:rPr>
        <w:br/>
        <w:t>krodhāveśe phele prabhu chiṇḍiyā chiṇḍiyā</w:t>
      </w:r>
    </w:p>
    <w:p w14:paraId="35F0E0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 angry mood, the Lord tore down and smashed all the hanging pots.</w:t>
      </w:r>
    </w:p>
    <w:p w14:paraId="7EE065E2" w14:textId="1D2F2D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sikā </w:t>
      </w:r>
      <w:r w:rsidRPr="00790008">
        <w:rPr>
          <w:rStyle w:val="BookTitle"/>
          <w:rFonts w:asciiTheme="minorHAnsi" w:hAnsiTheme="minorHAnsi" w:cstheme="minorHAnsi"/>
          <w:b w:val="0"/>
          <w:bCs w:val="0"/>
          <w:color w:val="000000"/>
          <w:sz w:val="28"/>
          <w:szCs w:val="28"/>
        </w:rPr>
        <w:t>refers to a pot for keeping various things hanging from the ceiling by rope.</w:t>
      </w:r>
    </w:p>
    <w:p w14:paraId="01B19561" w14:textId="799232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8.137</w:t>
      </w:r>
    </w:p>
    <w:p w14:paraId="14BC4A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037D65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vastra ādi yata kichu pāilena ghare</w:t>
      </w:r>
      <w:r w:rsidRPr="00790008">
        <w:rPr>
          <w:rStyle w:val="BookTitle"/>
          <w:rFonts w:asciiTheme="minorHAnsi" w:hAnsiTheme="minorHAnsi" w:cstheme="minorHAnsi"/>
          <w:b w:val="0"/>
          <w:bCs w:val="0"/>
          <w:color w:val="000000"/>
          <w:sz w:val="28"/>
          <w:szCs w:val="28"/>
        </w:rPr>
        <w:br/>
        <w:t>khān-khān kari’ ciri’ phele dui kare</w:t>
      </w:r>
    </w:p>
    <w:p w14:paraId="043583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tore apart the cloth and everything else He found in the house.</w:t>
      </w:r>
    </w:p>
    <w:p w14:paraId="1C3461C7" w14:textId="74D757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khān-khān </w:t>
      </w:r>
      <w:r w:rsidRPr="00790008">
        <w:rPr>
          <w:rStyle w:val="BookTitle"/>
          <w:rFonts w:asciiTheme="minorHAnsi" w:hAnsiTheme="minorHAnsi" w:cstheme="minorHAnsi"/>
          <w:b w:val="0"/>
          <w:bCs w:val="0"/>
          <w:color w:val="000000"/>
          <w:sz w:val="28"/>
          <w:szCs w:val="28"/>
        </w:rPr>
        <w:t xml:space="preserve">comes from the word </w:t>
      </w:r>
      <w:r w:rsidRPr="00790008">
        <w:rPr>
          <w:rStyle w:val="BookTitle"/>
          <w:rFonts w:asciiTheme="minorHAnsi" w:hAnsiTheme="minorHAnsi" w:cstheme="minorHAnsi"/>
          <w:b w:val="0"/>
          <w:bCs w:val="0"/>
          <w:i/>
          <w:iCs/>
          <w:color w:val="000000"/>
          <w:sz w:val="28"/>
          <w:szCs w:val="28"/>
        </w:rPr>
        <w:t>khaṇḍa</w:t>
      </w:r>
      <w:r w:rsidRPr="00790008">
        <w:rPr>
          <w:rStyle w:val="BookTitle"/>
          <w:rFonts w:asciiTheme="minorHAnsi" w:hAnsiTheme="minorHAnsi" w:cstheme="minorHAnsi"/>
          <w:b w:val="0"/>
          <w:bCs w:val="0"/>
          <w:color w:val="000000"/>
          <w:sz w:val="28"/>
          <w:szCs w:val="28"/>
        </w:rPr>
        <w:t xml:space="preserve">, which means “pieces.” The word </w:t>
      </w:r>
      <w:r w:rsidRPr="00790008">
        <w:rPr>
          <w:rStyle w:val="BookTitle"/>
          <w:rFonts w:asciiTheme="minorHAnsi" w:hAnsiTheme="minorHAnsi" w:cstheme="minorHAnsi"/>
          <w:b w:val="0"/>
          <w:bCs w:val="0"/>
          <w:i/>
          <w:iCs/>
          <w:color w:val="000000"/>
          <w:sz w:val="28"/>
          <w:szCs w:val="28"/>
        </w:rPr>
        <w:t xml:space="preserve">ciri </w:t>
      </w:r>
      <w:r w:rsidRPr="00790008">
        <w:rPr>
          <w:rStyle w:val="BookTitle"/>
          <w:rFonts w:asciiTheme="minorHAnsi" w:hAnsiTheme="minorHAnsi" w:cstheme="minorHAnsi"/>
          <w:b w:val="0"/>
          <w:bCs w:val="0"/>
          <w:color w:val="000000"/>
          <w:sz w:val="28"/>
          <w:szCs w:val="28"/>
        </w:rPr>
        <w:t xml:space="preserve">comes from the Sanskrit root </w:t>
      </w:r>
      <w:r w:rsidRPr="00790008">
        <w:rPr>
          <w:rStyle w:val="BookTitle"/>
          <w:rFonts w:asciiTheme="minorHAnsi" w:hAnsiTheme="minorHAnsi" w:cstheme="minorHAnsi"/>
          <w:b w:val="0"/>
          <w:bCs w:val="0"/>
          <w:i/>
          <w:iCs/>
          <w:color w:val="000000"/>
          <w:sz w:val="28"/>
          <w:szCs w:val="28"/>
        </w:rPr>
        <w:t>chid</w:t>
      </w:r>
      <w:r w:rsidRPr="00790008">
        <w:rPr>
          <w:rStyle w:val="BookTitle"/>
          <w:rFonts w:asciiTheme="minorHAnsi" w:hAnsiTheme="minorHAnsi" w:cstheme="minorHAnsi"/>
          <w:b w:val="0"/>
          <w:bCs w:val="0"/>
          <w:color w:val="000000"/>
          <w:sz w:val="28"/>
          <w:szCs w:val="28"/>
        </w:rPr>
        <w:t>, which means “to pierce” or “to cut.”</w:t>
      </w:r>
    </w:p>
    <w:p w14:paraId="2097BD9A" w14:textId="58E71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8.138</w:t>
      </w:r>
    </w:p>
    <w:p w14:paraId="78517A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07A320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bhaṅgi’ āra yadi nāhi avaśeṣa</w:t>
      </w:r>
      <w:r w:rsidRPr="00790008">
        <w:rPr>
          <w:rStyle w:val="BookTitle"/>
          <w:rFonts w:asciiTheme="minorHAnsi" w:hAnsiTheme="minorHAnsi" w:cstheme="minorHAnsi"/>
          <w:b w:val="0"/>
          <w:bCs w:val="0"/>
          <w:color w:val="000000"/>
          <w:sz w:val="28"/>
          <w:szCs w:val="28"/>
        </w:rPr>
        <w:br/>
        <w:t>tabe śeṣe gṛha-prati haila krodhāveśe</w:t>
      </w:r>
    </w:p>
    <w:p w14:paraId="355D8812" w14:textId="7CBA06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breaking everything, He directed His anger on the house.</w:t>
      </w:r>
    </w:p>
    <w:p w14:paraId="6039E8D6" w14:textId="523723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8.139</w:t>
      </w:r>
    </w:p>
    <w:p w14:paraId="28A652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51EE26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dohātiyā ṭheṅgā pāḍe gṛhera upare</w:t>
      </w:r>
      <w:r w:rsidRPr="00790008">
        <w:rPr>
          <w:rStyle w:val="BookTitle"/>
          <w:rFonts w:asciiTheme="minorHAnsi" w:hAnsiTheme="minorHAnsi" w:cstheme="minorHAnsi"/>
          <w:b w:val="0"/>
          <w:bCs w:val="0"/>
          <w:color w:val="000000"/>
          <w:sz w:val="28"/>
          <w:szCs w:val="28"/>
        </w:rPr>
        <w:br/>
        <w:t>hena prāṇa nāhi kā’ro ye niṣedha kare</w:t>
      </w:r>
    </w:p>
    <w:p w14:paraId="2A6AFE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Holding a stick in His two hands, He began striking the house. No one dared to restrain Him.</w:t>
      </w:r>
    </w:p>
    <w:p w14:paraId="5FF6FDCD" w14:textId="14054D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dohātiyā ṭheṅgā pāḍe</w:t>
      </w:r>
      <w:r w:rsidRPr="00790008">
        <w:rPr>
          <w:rStyle w:val="BookTitle"/>
          <w:rFonts w:asciiTheme="minorHAnsi" w:hAnsiTheme="minorHAnsi" w:cstheme="minorHAnsi"/>
          <w:b w:val="0"/>
          <w:bCs w:val="0"/>
          <w:color w:val="000000"/>
          <w:sz w:val="28"/>
          <w:szCs w:val="28"/>
        </w:rPr>
        <w:t xml:space="preserve"> indicates that Nimāi held a stick in His two hands and started beating. </w:t>
      </w:r>
      <w:r w:rsidRPr="00790008">
        <w:rPr>
          <w:rStyle w:val="BookTitle"/>
          <w:rFonts w:asciiTheme="minorHAnsi" w:hAnsiTheme="minorHAnsi" w:cstheme="minorHAnsi"/>
          <w:b w:val="0"/>
          <w:bCs w:val="0"/>
          <w:i/>
          <w:iCs/>
          <w:color w:val="000000"/>
          <w:sz w:val="28"/>
          <w:szCs w:val="28"/>
        </w:rPr>
        <w:t xml:space="preserve">Dohātiyā </w:t>
      </w:r>
      <w:r w:rsidRPr="00790008">
        <w:rPr>
          <w:rStyle w:val="BookTitle"/>
          <w:rFonts w:asciiTheme="minorHAnsi" w:hAnsiTheme="minorHAnsi" w:cstheme="minorHAnsi"/>
          <w:b w:val="0"/>
          <w:bCs w:val="0"/>
          <w:color w:val="000000"/>
          <w:sz w:val="28"/>
          <w:szCs w:val="28"/>
        </w:rPr>
        <w:t xml:space="preserve">means “with two hands,” </w:t>
      </w:r>
      <w:r w:rsidRPr="00790008">
        <w:rPr>
          <w:rStyle w:val="BookTitle"/>
          <w:rFonts w:asciiTheme="minorHAnsi" w:hAnsiTheme="minorHAnsi" w:cstheme="minorHAnsi"/>
          <w:b w:val="0"/>
          <w:bCs w:val="0"/>
          <w:i/>
          <w:iCs/>
          <w:color w:val="000000"/>
          <w:sz w:val="28"/>
          <w:szCs w:val="28"/>
        </w:rPr>
        <w:t xml:space="preserve">ṭheṅgā </w:t>
      </w:r>
      <w:r w:rsidRPr="00790008">
        <w:rPr>
          <w:rStyle w:val="BookTitle"/>
          <w:rFonts w:asciiTheme="minorHAnsi" w:hAnsiTheme="minorHAnsi" w:cstheme="minorHAnsi"/>
          <w:b w:val="0"/>
          <w:bCs w:val="0"/>
          <w:color w:val="000000"/>
          <w:sz w:val="28"/>
          <w:szCs w:val="28"/>
        </w:rPr>
        <w:t xml:space="preserve">comes </w:t>
      </w:r>
      <w:r w:rsidRPr="00790008">
        <w:rPr>
          <w:rStyle w:val="BookTitle"/>
          <w:rFonts w:asciiTheme="minorHAnsi" w:hAnsiTheme="minorHAnsi" w:cstheme="minorHAnsi"/>
          <w:b w:val="0"/>
          <w:bCs w:val="0"/>
          <w:color w:val="000000"/>
          <w:sz w:val="28"/>
          <w:szCs w:val="28"/>
        </w:rPr>
        <w:lastRenderedPageBreak/>
        <w:t xml:space="preserve">from 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which means “stick,” and </w:t>
      </w:r>
      <w:r w:rsidRPr="00790008">
        <w:rPr>
          <w:rStyle w:val="BookTitle"/>
          <w:rFonts w:asciiTheme="minorHAnsi" w:hAnsiTheme="minorHAnsi" w:cstheme="minorHAnsi"/>
          <w:b w:val="0"/>
          <w:bCs w:val="0"/>
          <w:i/>
          <w:iCs/>
          <w:color w:val="000000"/>
          <w:sz w:val="28"/>
          <w:szCs w:val="28"/>
        </w:rPr>
        <w:t>pāḍe</w:t>
      </w:r>
      <w:r w:rsidRPr="00790008">
        <w:rPr>
          <w:rStyle w:val="BookTitle"/>
          <w:rFonts w:asciiTheme="minorHAnsi" w:hAnsiTheme="minorHAnsi" w:cstheme="minorHAnsi"/>
          <w:b w:val="0"/>
          <w:bCs w:val="0"/>
          <w:color w:val="000000"/>
          <w:sz w:val="28"/>
          <w:szCs w:val="28"/>
        </w:rPr>
        <w:t xml:space="preserve"> comes from the Sanskrit root </w:t>
      </w:r>
      <w:r w:rsidRPr="00790008">
        <w:rPr>
          <w:rStyle w:val="BookTitle"/>
          <w:rFonts w:asciiTheme="minorHAnsi" w:hAnsiTheme="minorHAnsi" w:cstheme="minorHAnsi"/>
          <w:b w:val="0"/>
          <w:bCs w:val="0"/>
          <w:i/>
          <w:iCs/>
          <w:color w:val="000000"/>
          <w:sz w:val="28"/>
          <w:szCs w:val="28"/>
        </w:rPr>
        <w:t>paḍā</w:t>
      </w:r>
      <w:r w:rsidRPr="00790008">
        <w:rPr>
          <w:rStyle w:val="BookTitle"/>
          <w:rFonts w:asciiTheme="minorHAnsi" w:hAnsiTheme="minorHAnsi" w:cstheme="minorHAnsi"/>
          <w:b w:val="0"/>
          <w:bCs w:val="0"/>
          <w:color w:val="000000"/>
          <w:sz w:val="28"/>
          <w:szCs w:val="28"/>
        </w:rPr>
        <w:t>, which means “to hit” or “to beat.”</w:t>
      </w:r>
    </w:p>
    <w:p w14:paraId="21738C19" w14:textId="10B532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8.140</w:t>
      </w:r>
    </w:p>
    <w:p w14:paraId="68D260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483B8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ghara-dvāra bhāṅgi’ śeṣe vṛkṣere dekhiyā</w:t>
      </w:r>
      <w:r w:rsidRPr="00790008">
        <w:rPr>
          <w:rStyle w:val="BookTitle"/>
          <w:rFonts w:asciiTheme="minorHAnsi" w:hAnsiTheme="minorHAnsi" w:cstheme="minorHAnsi"/>
          <w:b w:val="0"/>
          <w:bCs w:val="0"/>
          <w:color w:val="000000"/>
          <w:sz w:val="28"/>
          <w:szCs w:val="28"/>
        </w:rPr>
        <w:br/>
        <w:t>tāhāra upare ṭheṅgā pāḍe dohātiyā</w:t>
      </w:r>
    </w:p>
    <w:p w14:paraId="44F59DAA" w14:textId="384EDD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the smashing the doors and house, He began hitting a tree with His stick.</w:t>
      </w:r>
    </w:p>
    <w:p w14:paraId="1DAE6930" w14:textId="56EF4D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8.141</w:t>
      </w:r>
    </w:p>
    <w:p w14:paraId="470615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2E64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krodhāveśe kṣamā nāhi haya</w:t>
      </w:r>
      <w:r w:rsidRPr="00790008">
        <w:rPr>
          <w:rStyle w:val="BookTitle"/>
          <w:rFonts w:asciiTheme="minorHAnsi" w:hAnsiTheme="minorHAnsi" w:cstheme="minorHAnsi"/>
          <w:b w:val="0"/>
          <w:bCs w:val="0"/>
          <w:color w:val="000000"/>
          <w:sz w:val="28"/>
          <w:szCs w:val="28"/>
        </w:rPr>
        <w:br/>
        <w:t>śeṣe pṛthivīte ṭheṅgā nāhi samuccaya</w:t>
      </w:r>
    </w:p>
    <w:p w14:paraId="141CCC9A" w14:textId="0C50CD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His anger did not subside, and He began striking the earth.</w:t>
      </w:r>
    </w:p>
    <w:p w14:paraId="2FE1F2EF" w14:textId="3D74C4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8.142</w:t>
      </w:r>
    </w:p>
    <w:p w14:paraId="0A317D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24CD53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gṛhera upānte śacī saśaṅkita haiyā</w:t>
      </w:r>
      <w:r w:rsidRPr="00790008">
        <w:rPr>
          <w:rStyle w:val="BookTitle"/>
          <w:rFonts w:asciiTheme="minorHAnsi" w:hAnsiTheme="minorHAnsi" w:cstheme="minorHAnsi"/>
          <w:b w:val="0"/>
          <w:bCs w:val="0"/>
          <w:color w:val="000000"/>
          <w:sz w:val="28"/>
          <w:szCs w:val="28"/>
        </w:rPr>
        <w:br/>
        <w:t>mahābhaye āchena yehena lukāiyā</w:t>
      </w:r>
    </w:p>
    <w:p w14:paraId="179E90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fearfully hid in a corner of the house.</w:t>
      </w:r>
    </w:p>
    <w:p w14:paraId="1E931D82" w14:textId="65B97A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upānte </w:t>
      </w:r>
      <w:r w:rsidRPr="00790008">
        <w:rPr>
          <w:rStyle w:val="BookTitle"/>
          <w:rFonts w:asciiTheme="minorHAnsi" w:hAnsiTheme="minorHAnsi" w:cstheme="minorHAnsi"/>
          <w:b w:val="0"/>
          <w:bCs w:val="0"/>
          <w:color w:val="000000"/>
          <w:sz w:val="28"/>
          <w:szCs w:val="28"/>
        </w:rPr>
        <w:t>means “at the end,” “in a corner,” or “to one side.”</w:t>
      </w:r>
    </w:p>
    <w:p w14:paraId="0CDFD022" w14:textId="16C5C4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8.143</w:t>
      </w:r>
    </w:p>
    <w:p w14:paraId="01405B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D6B33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dharma-saṁsthāpaka prabhu dharma-sanātana</w:t>
      </w:r>
      <w:r w:rsidRPr="00790008">
        <w:rPr>
          <w:rStyle w:val="BookTitle"/>
          <w:rFonts w:asciiTheme="minorHAnsi" w:hAnsiTheme="minorHAnsi" w:cstheme="minorHAnsi"/>
          <w:b w:val="0"/>
          <w:bCs w:val="0"/>
          <w:color w:val="000000"/>
          <w:sz w:val="28"/>
          <w:szCs w:val="28"/>
        </w:rPr>
        <w:br/>
        <w:t>jananīre hasta nāhi tolena kakhana</w:t>
      </w:r>
    </w:p>
    <w:p w14:paraId="47350272" w14:textId="740BA2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 personification of religious principles. He advented to establish Sanātana-dharma, so He never tried to hit His mother.</w:t>
      </w:r>
    </w:p>
    <w:p w14:paraId="57ABA654" w14:textId="1FC7CD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8.144</w:t>
      </w:r>
    </w:p>
    <w:p w14:paraId="6F18D9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BC0C1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etādṛśa krodha āro āchena vyañjiyā</w:t>
      </w:r>
      <w:r w:rsidRPr="00790008">
        <w:rPr>
          <w:rStyle w:val="BookTitle"/>
          <w:rFonts w:asciiTheme="minorHAnsi" w:hAnsiTheme="minorHAnsi" w:cstheme="minorHAnsi"/>
          <w:b w:val="0"/>
          <w:bCs w:val="0"/>
          <w:color w:val="000000"/>
          <w:sz w:val="28"/>
          <w:szCs w:val="28"/>
        </w:rPr>
        <w:br/>
        <w:t>tathāpiha jananīre nā mārilā giyā</w:t>
      </w:r>
    </w:p>
    <w:p w14:paraId="7CC744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filled with anger, He would not hit His mother.</w:t>
      </w:r>
    </w:p>
    <w:p w14:paraId="364FB9FA" w14:textId="3907D6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vyañjiyā </w:t>
      </w:r>
      <w:r w:rsidRPr="00790008">
        <w:rPr>
          <w:rStyle w:val="BookTitle"/>
          <w:rFonts w:asciiTheme="minorHAnsi" w:hAnsiTheme="minorHAnsi" w:cstheme="minorHAnsi"/>
          <w:b w:val="0"/>
          <w:bCs w:val="0"/>
          <w:color w:val="000000"/>
          <w:sz w:val="28"/>
          <w:szCs w:val="28"/>
        </w:rPr>
        <w:t>means “by exhibiting” or “by manifesting.”</w:t>
      </w:r>
    </w:p>
    <w:p w14:paraId="2B9E757A" w14:textId="5B36CD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8.145</w:t>
      </w:r>
    </w:p>
    <w:p w14:paraId="790D91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1E5C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sakala bhāṅgiyā śeṣe āsiyā aṅgane</w:t>
      </w:r>
      <w:r w:rsidRPr="00790008">
        <w:rPr>
          <w:rStyle w:val="BookTitle"/>
          <w:rFonts w:asciiTheme="minorHAnsi" w:hAnsiTheme="minorHAnsi" w:cstheme="minorHAnsi"/>
          <w:b w:val="0"/>
          <w:bCs w:val="0"/>
          <w:color w:val="000000"/>
          <w:sz w:val="28"/>
          <w:szCs w:val="28"/>
        </w:rPr>
        <w:br/>
        <w:t>gaḍāgaḍi yāite lāgilā krodha-mane</w:t>
      </w:r>
    </w:p>
    <w:p w14:paraId="4E7394D6" w14:textId="6CD2E6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breaking everything He could, the Lord finally began to roll in the courtyard out of anger.</w:t>
      </w:r>
    </w:p>
    <w:p w14:paraId="4321C490" w14:textId="6FF32C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8.146</w:t>
      </w:r>
    </w:p>
    <w:p w14:paraId="017E94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2E045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śrī-kanaka-aṅga hailā bālukā-veṣṭita</w:t>
      </w:r>
      <w:r w:rsidRPr="00790008">
        <w:rPr>
          <w:rStyle w:val="BookTitle"/>
          <w:rFonts w:asciiTheme="minorHAnsi" w:hAnsiTheme="minorHAnsi" w:cstheme="minorHAnsi"/>
          <w:b w:val="0"/>
          <w:bCs w:val="0"/>
          <w:color w:val="000000"/>
          <w:sz w:val="28"/>
          <w:szCs w:val="28"/>
        </w:rPr>
        <w:br/>
        <w:t>sei haila mahāśobhā akathya-carita</w:t>
      </w:r>
    </w:p>
    <w:p w14:paraId="583918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golden limbs of the Lord became covered with sand, He appeared indescribably beautiful.</w:t>
      </w:r>
    </w:p>
    <w:p w14:paraId="023D1C36" w14:textId="0393CD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akathya-carita </w:t>
      </w:r>
      <w:r w:rsidRPr="00790008">
        <w:rPr>
          <w:rStyle w:val="BookTitle"/>
          <w:rFonts w:asciiTheme="minorHAnsi" w:hAnsiTheme="minorHAnsi" w:cstheme="minorHAnsi"/>
          <w:b w:val="0"/>
          <w:bCs w:val="0"/>
          <w:color w:val="000000"/>
          <w:sz w:val="28"/>
          <w:szCs w:val="28"/>
        </w:rPr>
        <w:t>means “with indescribable glories.”</w:t>
      </w:r>
    </w:p>
    <w:p w14:paraId="7D6FF152" w14:textId="5352BB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8.147</w:t>
      </w:r>
    </w:p>
    <w:p w14:paraId="4A89CF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6694EA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mahāprabhu gaḍāgaḍi diyā</w:t>
      </w:r>
      <w:r w:rsidRPr="00790008">
        <w:rPr>
          <w:rStyle w:val="BookTitle"/>
          <w:rFonts w:asciiTheme="minorHAnsi" w:hAnsiTheme="minorHAnsi" w:cstheme="minorHAnsi"/>
          <w:b w:val="0"/>
          <w:bCs w:val="0"/>
          <w:color w:val="000000"/>
          <w:sz w:val="28"/>
          <w:szCs w:val="28"/>
        </w:rPr>
        <w:br/>
        <w:t>sthira hai’ rahilena śayana kariyā</w:t>
      </w:r>
    </w:p>
    <w:p w14:paraId="0437E651" w14:textId="10E61A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rolling on the ground for some time, Gaura calmed down as He continued lying there.</w:t>
      </w:r>
    </w:p>
    <w:p w14:paraId="6F8B64AD" w14:textId="2DAB8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8.148</w:t>
      </w:r>
    </w:p>
    <w:p w14:paraId="51A223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21EA9D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sei-mate dṛṣṭi kailā yoga-nidrā-prati</w:t>
      </w:r>
      <w:r w:rsidRPr="00790008">
        <w:rPr>
          <w:rStyle w:val="BookTitle"/>
          <w:rFonts w:asciiTheme="minorHAnsi" w:hAnsiTheme="minorHAnsi" w:cstheme="minorHAnsi"/>
          <w:b w:val="0"/>
          <w:bCs w:val="0"/>
          <w:color w:val="000000"/>
          <w:sz w:val="28"/>
          <w:szCs w:val="28"/>
        </w:rPr>
        <w:br/>
        <w:t>pṛthivīte śui’ āche vaikuṇṭhera pati</w:t>
      </w:r>
    </w:p>
    <w:p w14:paraId="1B1333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entered into yoga-nidrā as He lay there on the ground.</w:t>
      </w:r>
    </w:p>
    <w:p w14:paraId="67D129B5" w14:textId="217B87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yoga-nidrā </w:t>
      </w:r>
      <w:r w:rsidRPr="00790008">
        <w:rPr>
          <w:rStyle w:val="BookTitle"/>
          <w:rFonts w:asciiTheme="minorHAnsi" w:hAnsiTheme="minorHAnsi" w:cstheme="minorHAnsi"/>
          <w:b w:val="0"/>
          <w:bCs w:val="0"/>
          <w:color w:val="000000"/>
          <w:sz w:val="28"/>
          <w:szCs w:val="28"/>
        </w:rPr>
        <w:t xml:space="preserve">indicates that the Lord slept with the help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which is His independent spiritual nourisher of His transcendental pastimes.</w:t>
      </w:r>
    </w:p>
    <w:p w14:paraId="5E39F97E" w14:textId="78F4DB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8.149-150</w:t>
      </w:r>
    </w:p>
    <w:p w14:paraId="71253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149-150</w:t>
      </w:r>
    </w:p>
    <w:p w14:paraId="3AC108F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śrī-vigrahe yāṅhāra śayana</w:t>
      </w:r>
      <w:r w:rsidRPr="00790008">
        <w:rPr>
          <w:rStyle w:val="BookTitle"/>
          <w:rFonts w:asciiTheme="minorHAnsi" w:hAnsiTheme="minorHAnsi" w:cstheme="minorHAnsi"/>
          <w:b w:val="0"/>
          <w:bCs w:val="0"/>
          <w:color w:val="000000"/>
          <w:sz w:val="28"/>
          <w:szCs w:val="28"/>
        </w:rPr>
        <w:br/>
        <w:t>lakṣmī yāṅ’ra pāda-padma seve anukṣaṇa</w:t>
      </w:r>
    </w:p>
    <w:p w14:paraId="017B75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cāri-vede ye prabhure kare anveṣaṇe</w:t>
      </w:r>
      <w:r w:rsidRPr="00790008">
        <w:rPr>
          <w:rStyle w:val="BookTitle"/>
          <w:rFonts w:asciiTheme="minorHAnsi" w:hAnsiTheme="minorHAnsi" w:cstheme="minorHAnsi"/>
          <w:b w:val="0"/>
          <w:bCs w:val="0"/>
          <w:color w:val="000000"/>
          <w:sz w:val="28"/>
          <w:szCs w:val="28"/>
        </w:rPr>
        <w:br/>
        <w:t>se prabhu yāyena nidrā śacīra aṅgane</w:t>
      </w:r>
    </w:p>
    <w:p w14:paraId="031E7B24" w14:textId="409A7B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who lies on the body of Ananta, He whose lotus feet are constantly served by the goddess of fortune, </w:t>
      </w:r>
      <w:commentRangeStart w:id="123"/>
      <w:r w:rsidRPr="00790008">
        <w:rPr>
          <w:rStyle w:val="BookTitle"/>
          <w:rFonts w:asciiTheme="minorHAnsi" w:hAnsiTheme="minorHAnsi" w:cstheme="minorHAnsi"/>
          <w:b/>
          <w:bCs/>
          <w:color w:val="800000"/>
          <w:sz w:val="28"/>
          <w:szCs w:val="28"/>
        </w:rPr>
        <w:t>He who is to be known through the Vedas</w:t>
      </w:r>
      <w:commentRangeEnd w:id="123"/>
      <w:r w:rsidR="0053374F">
        <w:rPr>
          <w:rStyle w:val="CommentReference"/>
          <w:b w:val="0"/>
          <w:bCs w:val="0"/>
          <w:color w:val="auto"/>
        </w:rPr>
        <w:commentReference w:id="123"/>
      </w:r>
      <w:r w:rsidRPr="00790008">
        <w:rPr>
          <w:rStyle w:val="BookTitle"/>
          <w:rFonts w:asciiTheme="minorHAnsi" w:hAnsiTheme="minorHAnsi" w:cstheme="minorHAnsi"/>
          <w:b/>
          <w:bCs/>
          <w:color w:val="800000"/>
          <w:sz w:val="28"/>
          <w:szCs w:val="28"/>
        </w:rPr>
        <w:t>—that same Lord was now sleeping in the courtyard of Śacī.</w:t>
      </w:r>
    </w:p>
    <w:p w14:paraId="4366BC8A" w14:textId="70E843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8.151-152</w:t>
      </w:r>
    </w:p>
    <w:p w14:paraId="575BE2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151-152</w:t>
      </w:r>
    </w:p>
    <w:p w14:paraId="7B17689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brahmāṇḍa yāṅ’ra loma-kūpe bhāse</w:t>
      </w:r>
      <w:r w:rsidRPr="00790008">
        <w:rPr>
          <w:rStyle w:val="BookTitle"/>
          <w:rFonts w:asciiTheme="minorHAnsi" w:hAnsiTheme="minorHAnsi" w:cstheme="minorHAnsi"/>
          <w:b w:val="0"/>
          <w:bCs w:val="0"/>
          <w:color w:val="000000"/>
          <w:sz w:val="28"/>
          <w:szCs w:val="28"/>
        </w:rPr>
        <w:br/>
        <w:t>sṛṣṭi-sthiti-pralaya karaye yāṅ’ra dāse</w:t>
      </w:r>
    </w:p>
    <w:p w14:paraId="0846F1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brahmā-śiva-ādi matta yāṅ’ra guṇa-dhyāne</w:t>
      </w:r>
      <w:r w:rsidRPr="00790008">
        <w:rPr>
          <w:rStyle w:val="BookTitle"/>
          <w:rFonts w:asciiTheme="minorHAnsi" w:hAnsiTheme="minorHAnsi" w:cstheme="minorHAnsi"/>
          <w:b w:val="0"/>
          <w:bCs w:val="0"/>
          <w:color w:val="000000"/>
          <w:sz w:val="28"/>
          <w:szCs w:val="28"/>
        </w:rPr>
        <w:br/>
        <w:t>hena-prabhu nidrā yā’na śacīra aṅgane</w:t>
      </w:r>
    </w:p>
    <w:p w14:paraId="22736CF5" w14:textId="784849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whose hair pores are the source of innumerable universes, He whose servants direct the creation, maintenance, and destruction of those universes, He whose glories intoxicate the minds of even Śiva and Brahmā—that same Lord was now sleeping in the courtyard of Śacī.</w:t>
      </w:r>
    </w:p>
    <w:p w14:paraId="4127A5E1" w14:textId="3E4BAA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8.153</w:t>
      </w:r>
    </w:p>
    <w:p w14:paraId="29138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1DD4B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mahāprabhu svānubhava-rase</w:t>
      </w:r>
      <w:r w:rsidRPr="00790008">
        <w:rPr>
          <w:rStyle w:val="BookTitle"/>
          <w:rFonts w:asciiTheme="minorHAnsi" w:hAnsiTheme="minorHAnsi" w:cstheme="minorHAnsi"/>
          <w:b w:val="0"/>
          <w:bCs w:val="0"/>
          <w:color w:val="000000"/>
          <w:sz w:val="28"/>
          <w:szCs w:val="28"/>
        </w:rPr>
        <w:br/>
        <w:t>nidrā yāya dekhi’ sarva-deve kānde hāse</w:t>
      </w:r>
    </w:p>
    <w:p w14:paraId="2587FB2A" w14:textId="24B0E8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Supreme Lord thus relished yoga-nidrā, all the demigods either cried or laughed.</w:t>
      </w:r>
    </w:p>
    <w:p w14:paraId="6CBB51B2" w14:textId="67853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8.154</w:t>
      </w:r>
    </w:p>
    <w:p w14:paraId="693A18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11CC7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śacīdevī mālā ānāiyā</w:t>
      </w:r>
      <w:r w:rsidRPr="00790008">
        <w:rPr>
          <w:rStyle w:val="BookTitle"/>
          <w:rFonts w:asciiTheme="minorHAnsi" w:hAnsiTheme="minorHAnsi" w:cstheme="minorHAnsi"/>
          <w:b w:val="0"/>
          <w:bCs w:val="0"/>
          <w:color w:val="000000"/>
          <w:sz w:val="28"/>
          <w:szCs w:val="28"/>
        </w:rPr>
        <w:br/>
        <w:t>gaṅgā pūjibara sajja pratyakṣa kariyā</w:t>
      </w:r>
    </w:p>
    <w:p w14:paraId="342BEE3B" w14:textId="11958B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thereafter Śacīdevī brought a garland and other ingredients for worshiping the Ganges.</w:t>
      </w:r>
    </w:p>
    <w:p w14:paraId="145F2F4B" w14:textId="089FD6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8.155</w:t>
      </w:r>
    </w:p>
    <w:p w14:paraId="22A60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6E8EB0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putrera śrī-aṅge hasta diyā</w:t>
      </w:r>
      <w:r w:rsidRPr="00790008">
        <w:rPr>
          <w:rStyle w:val="BookTitle"/>
          <w:rFonts w:asciiTheme="minorHAnsi" w:hAnsiTheme="minorHAnsi" w:cstheme="minorHAnsi"/>
          <w:b w:val="0"/>
          <w:bCs w:val="0"/>
          <w:color w:val="000000"/>
          <w:sz w:val="28"/>
          <w:szCs w:val="28"/>
        </w:rPr>
        <w:br/>
        <w:t>dhūlā jhāḍi’ tulite lāgilā devī giyā</w:t>
      </w:r>
    </w:p>
    <w:p w14:paraId="6BCA8D54" w14:textId="382B41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slowly brushed the sand off the Lord’s body and lifted Him up.</w:t>
      </w:r>
    </w:p>
    <w:p w14:paraId="549CAFCC" w14:textId="41CEE0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8.156</w:t>
      </w:r>
    </w:p>
    <w:p w14:paraId="1A110E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FC853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“uṭha uṭha, bāpa mora, hera mālā dhara</w:t>
      </w:r>
      <w:r w:rsidRPr="00790008">
        <w:rPr>
          <w:rStyle w:val="BookTitle"/>
          <w:rFonts w:asciiTheme="minorHAnsi" w:hAnsiTheme="minorHAnsi" w:cstheme="minorHAnsi"/>
          <w:b w:val="0"/>
          <w:bCs w:val="0"/>
          <w:color w:val="000000"/>
          <w:sz w:val="28"/>
          <w:szCs w:val="28"/>
        </w:rPr>
        <w:br/>
        <w:t>āpana-icchāya giyā gaṅgā pūjā kara</w:t>
      </w:r>
    </w:p>
    <w:p w14:paraId="5A92D8ED" w14:textId="730848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“Get up, my dear son. Open Your eyes and take this garland. Go worship the Ganges as You desire.</w:t>
      </w:r>
    </w:p>
    <w:p w14:paraId="4E98E393" w14:textId="23CA19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8.157</w:t>
      </w:r>
    </w:p>
    <w:p w14:paraId="5A5F52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157</w:t>
      </w:r>
    </w:p>
    <w:p w14:paraId="72B9EC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haila, bāpa, yata phelilā bhāṅgiyā</w:t>
      </w:r>
      <w:r w:rsidRPr="00790008">
        <w:rPr>
          <w:rStyle w:val="BookTitle"/>
          <w:rFonts w:asciiTheme="minorHAnsi" w:hAnsiTheme="minorHAnsi" w:cstheme="minorHAnsi"/>
          <w:b w:val="0"/>
          <w:bCs w:val="0"/>
          <w:color w:val="000000"/>
          <w:sz w:val="28"/>
          <w:szCs w:val="28"/>
        </w:rPr>
        <w:br/>
        <w:t>yāuka tomāra saba bālāi laiyā”</w:t>
      </w:r>
    </w:p>
    <w:p w14:paraId="57E3C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good that You have broken everything. I hope that all future impediments have been destroyed by this act.”</w:t>
      </w:r>
    </w:p>
    <w:p w14:paraId="6D0388CB" w14:textId="4A9882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bālāi </w:t>
      </w:r>
      <w:r w:rsidRPr="00790008">
        <w:rPr>
          <w:rStyle w:val="BookTitle"/>
          <w:rFonts w:asciiTheme="minorHAnsi" w:hAnsiTheme="minorHAnsi" w:cstheme="minorHAnsi"/>
          <w:b w:val="0"/>
          <w:bCs w:val="0"/>
          <w:color w:val="000000"/>
          <w:sz w:val="28"/>
          <w:szCs w:val="28"/>
        </w:rPr>
        <w:t xml:space="preserve">comes from the Arabian word </w:t>
      </w:r>
      <w:r w:rsidRPr="00790008">
        <w:rPr>
          <w:rStyle w:val="BookTitle"/>
          <w:rFonts w:asciiTheme="minorHAnsi" w:hAnsiTheme="minorHAnsi" w:cstheme="minorHAnsi"/>
          <w:b w:val="0"/>
          <w:bCs w:val="0"/>
          <w:i/>
          <w:iCs/>
          <w:color w:val="000000"/>
          <w:sz w:val="28"/>
          <w:szCs w:val="28"/>
        </w:rPr>
        <w:t>bālāha</w:t>
      </w:r>
      <w:r w:rsidRPr="00790008">
        <w:rPr>
          <w:rStyle w:val="BookTitle"/>
          <w:rFonts w:asciiTheme="minorHAnsi" w:hAnsiTheme="minorHAnsi" w:cstheme="minorHAnsi"/>
          <w:b w:val="0"/>
          <w:bCs w:val="0"/>
          <w:color w:val="000000"/>
          <w:sz w:val="28"/>
          <w:szCs w:val="28"/>
        </w:rPr>
        <w:t>, which means “danger,” “inauspicious,” “improper,” or “sinful.”</w:t>
      </w:r>
    </w:p>
    <w:p w14:paraId="3BA3BA19" w14:textId="3A6683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8.158</w:t>
      </w:r>
    </w:p>
    <w:p w14:paraId="13272F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0E0F7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vākya śuni’ śrī-gaurasundara</w:t>
      </w:r>
      <w:r w:rsidRPr="00790008">
        <w:rPr>
          <w:rStyle w:val="BookTitle"/>
          <w:rFonts w:asciiTheme="minorHAnsi" w:hAnsiTheme="minorHAnsi" w:cstheme="minorHAnsi"/>
          <w:b w:val="0"/>
          <w:bCs w:val="0"/>
          <w:color w:val="000000"/>
          <w:sz w:val="28"/>
          <w:szCs w:val="28"/>
        </w:rPr>
        <w:br/>
        <w:t>calilā karite snāna lajjita-antara</w:t>
      </w:r>
    </w:p>
    <w:p w14:paraId="13117F31" w14:textId="61B23E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His mother’s words, Śrī Gaurasundara felt embarrassed and went to take bath.</w:t>
      </w:r>
    </w:p>
    <w:p w14:paraId="214924FD" w14:textId="3A651A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8.159</w:t>
      </w:r>
    </w:p>
    <w:p w14:paraId="0E1CBB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50A48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ethā śacī sarva-gṛha kari’ upaskāra</w:t>
      </w:r>
      <w:r w:rsidRPr="00790008">
        <w:rPr>
          <w:rStyle w:val="BookTitle"/>
          <w:rFonts w:asciiTheme="minorHAnsi" w:hAnsiTheme="minorHAnsi" w:cstheme="minorHAnsi"/>
          <w:b w:val="0"/>
          <w:bCs w:val="0"/>
          <w:color w:val="000000"/>
          <w:sz w:val="28"/>
          <w:szCs w:val="28"/>
        </w:rPr>
        <w:br/>
        <w:t>randhanera udyoga lāgilā karibāra</w:t>
      </w:r>
    </w:p>
    <w:p w14:paraId="1D2955E9" w14:textId="02453B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Mother Śacī cleaned the house and prepared to cook.</w:t>
      </w:r>
    </w:p>
    <w:p w14:paraId="55D18856" w14:textId="4D2D2A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8.160</w:t>
      </w:r>
    </w:p>
    <w:p w14:paraId="62682A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E933F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prabhu eta kare apacaya</w:t>
      </w:r>
      <w:r w:rsidRPr="00790008">
        <w:rPr>
          <w:rStyle w:val="BookTitle"/>
          <w:rFonts w:asciiTheme="minorHAnsi" w:hAnsiTheme="minorHAnsi" w:cstheme="minorHAnsi"/>
          <w:b w:val="0"/>
          <w:bCs w:val="0"/>
          <w:color w:val="000000"/>
          <w:sz w:val="28"/>
          <w:szCs w:val="28"/>
        </w:rPr>
        <w:br/>
        <w:t>tathāpi śacīra citte duḥkha nāhi haya</w:t>
      </w:r>
    </w:p>
    <w:p w14:paraId="052A0A66" w14:textId="6691B3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destroyed so many things, Śacī did not feel any distress.</w:t>
      </w:r>
    </w:p>
    <w:p w14:paraId="38DD8E59" w14:textId="5CFDB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8.161</w:t>
      </w:r>
    </w:p>
    <w:p w14:paraId="26AAB5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ABB1B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cāpalya yena aśeṣa-prakāre</w:t>
      </w:r>
      <w:r w:rsidRPr="00790008">
        <w:rPr>
          <w:rStyle w:val="BookTitle"/>
          <w:rFonts w:asciiTheme="minorHAnsi" w:hAnsiTheme="minorHAnsi" w:cstheme="minorHAnsi"/>
          <w:b w:val="0"/>
          <w:bCs w:val="0"/>
          <w:color w:val="000000"/>
          <w:sz w:val="28"/>
          <w:szCs w:val="28"/>
        </w:rPr>
        <w:br/>
        <w:t>yaśodā sahilena gokula-nagare</w:t>
      </w:r>
    </w:p>
    <w:p w14:paraId="7555BC06" w14:textId="71EC8B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simply tolerated Gaura’s mischief, just as Mother Yaśodā tolerated Kṛṣṇa’s unlimited mischief in Gokula.</w:t>
      </w:r>
    </w:p>
    <w:p w14:paraId="751B251E" w14:textId="24C600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8.162</w:t>
      </w:r>
    </w:p>
    <w:p w14:paraId="2D6BE2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1D592E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gaurāṅgera yata cañcalatā</w:t>
      </w:r>
      <w:r w:rsidRPr="00790008">
        <w:rPr>
          <w:rStyle w:val="BookTitle"/>
          <w:rFonts w:asciiTheme="minorHAnsi" w:hAnsiTheme="minorHAnsi" w:cstheme="minorHAnsi"/>
          <w:b w:val="0"/>
          <w:bCs w:val="0"/>
          <w:color w:val="000000"/>
          <w:sz w:val="28"/>
          <w:szCs w:val="28"/>
        </w:rPr>
        <w:br/>
        <w:t>sahilena anukṣaṇa śacī jagan-mātā</w:t>
      </w:r>
    </w:p>
    <w:p w14:paraId="39B800B1" w14:textId="17226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Śacī, the mother of the universe, constantly tolerated all of Gaurāṅga’s mischievous activities.</w:t>
      </w:r>
    </w:p>
    <w:p w14:paraId="62FF4E3B" w14:textId="087737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8.163</w:t>
      </w:r>
    </w:p>
    <w:p w14:paraId="77691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149C35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krīḍā jāni kahite kateka</w:t>
      </w:r>
      <w:r w:rsidRPr="00790008">
        <w:rPr>
          <w:rStyle w:val="BookTitle"/>
          <w:rFonts w:asciiTheme="minorHAnsi" w:hAnsiTheme="minorHAnsi" w:cstheme="minorHAnsi"/>
          <w:b w:val="0"/>
          <w:bCs w:val="0"/>
          <w:color w:val="000000"/>
          <w:sz w:val="28"/>
          <w:szCs w:val="28"/>
        </w:rPr>
        <w:br/>
        <w:t>ei-mata cañcalatā karena yateka</w:t>
      </w:r>
    </w:p>
    <w:p w14:paraId="78DCF6A3" w14:textId="016B83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describe the many other similar mischievous pastimes performed by the Lord.</w:t>
      </w:r>
    </w:p>
    <w:p w14:paraId="4FEEC379" w14:textId="6AB11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8.164</w:t>
      </w:r>
    </w:p>
    <w:p w14:paraId="15CDE7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19838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sahena āi kāya-vākya-mane</w:t>
      </w:r>
      <w:r w:rsidRPr="00790008">
        <w:rPr>
          <w:rStyle w:val="BookTitle"/>
          <w:rFonts w:asciiTheme="minorHAnsi" w:hAnsiTheme="minorHAnsi" w:cstheme="minorHAnsi"/>
          <w:b w:val="0"/>
          <w:bCs w:val="0"/>
          <w:color w:val="000000"/>
          <w:sz w:val="28"/>
          <w:szCs w:val="28"/>
        </w:rPr>
        <w:br/>
        <w:t>hailena śacī yena pṛthivī āpane</w:t>
      </w:r>
    </w:p>
    <w:p w14:paraId="18A6A4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tolerated them all with her body, mind, and speech as though she was mother earth herself.</w:t>
      </w:r>
    </w:p>
    <w:p w14:paraId="43D1883B" w14:textId="598684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yena pṛthivī āpane </w:t>
      </w:r>
      <w:r w:rsidRPr="00790008">
        <w:rPr>
          <w:rStyle w:val="BookTitle"/>
          <w:rFonts w:asciiTheme="minorHAnsi" w:hAnsiTheme="minorHAnsi" w:cstheme="minorHAnsi"/>
          <w:b w:val="0"/>
          <w:bCs w:val="0"/>
          <w:color w:val="000000"/>
          <w:sz w:val="28"/>
          <w:szCs w:val="28"/>
        </w:rPr>
        <w:t>indicates that Śacī became as tolerant as mother earth.</w:t>
      </w:r>
    </w:p>
    <w:p w14:paraId="5864087D" w14:textId="1C458F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8.165</w:t>
      </w:r>
    </w:p>
    <w:p w14:paraId="10A681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67D65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mahāprabhu kari’ gaṅgā-snāna</w:t>
      </w:r>
      <w:r w:rsidRPr="00790008">
        <w:rPr>
          <w:rStyle w:val="BookTitle"/>
          <w:rFonts w:asciiTheme="minorHAnsi" w:hAnsiTheme="minorHAnsi" w:cstheme="minorHAnsi"/>
          <w:b w:val="0"/>
          <w:bCs w:val="0"/>
          <w:color w:val="000000"/>
          <w:sz w:val="28"/>
          <w:szCs w:val="28"/>
        </w:rPr>
        <w:br/>
        <w:t>āilena gṛhe krīḍā-maya bhagavān</w:t>
      </w:r>
    </w:p>
    <w:p w14:paraId="1F3BA832" w14:textId="66CB0B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Nimāi, the supreme enjoyer of various pastimes, returned home after taking bath in the Ganges.</w:t>
      </w:r>
    </w:p>
    <w:p w14:paraId="4EB037D7" w14:textId="2060DC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8.166</w:t>
      </w:r>
    </w:p>
    <w:p w14:paraId="595B1D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37DE6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viṣṇu-pūjā kari’ tulasīre jala diyā</w:t>
      </w:r>
      <w:r w:rsidRPr="00790008">
        <w:rPr>
          <w:rStyle w:val="BookTitle"/>
          <w:rFonts w:asciiTheme="minorHAnsi" w:hAnsiTheme="minorHAnsi" w:cstheme="minorHAnsi"/>
          <w:b w:val="0"/>
          <w:bCs w:val="0"/>
          <w:color w:val="000000"/>
          <w:sz w:val="28"/>
          <w:szCs w:val="28"/>
        </w:rPr>
        <w:br/>
        <w:t>bhojana karite prabhu vasilena giyā</w:t>
      </w:r>
    </w:p>
    <w:p w14:paraId="0CD028BC" w14:textId="63B1D2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worshiped Viṣṇu, offered water to tulasī, and sat down for His meal.</w:t>
      </w:r>
    </w:p>
    <w:p w14:paraId="28B77C28" w14:textId="33917A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8.167</w:t>
      </w:r>
    </w:p>
    <w:p w14:paraId="2222C5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D53A2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prabhu hailā harṣa-mana</w:t>
      </w:r>
      <w:r w:rsidRPr="00790008">
        <w:rPr>
          <w:rStyle w:val="BookTitle"/>
          <w:rFonts w:asciiTheme="minorHAnsi" w:hAnsiTheme="minorHAnsi" w:cstheme="minorHAnsi"/>
          <w:b w:val="0"/>
          <w:bCs w:val="0"/>
          <w:color w:val="000000"/>
          <w:sz w:val="28"/>
          <w:szCs w:val="28"/>
        </w:rPr>
        <w:br/>
        <w:t>ācamana kari’ karena tāmbūla-carvaṇa</w:t>
      </w:r>
    </w:p>
    <w:p w14:paraId="1F7585B7" w14:textId="6A9691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Fully satisfied after His meal, the Lord washed His hands and then chewed some betel nut.</w:t>
      </w:r>
    </w:p>
    <w:p w14:paraId="7A9785DC" w14:textId="341CEF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8.168</w:t>
      </w:r>
    </w:p>
    <w:p w14:paraId="21F73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197F34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āi tabe balite lāgilā</w:t>
      </w:r>
      <w:r w:rsidRPr="00790008">
        <w:rPr>
          <w:rStyle w:val="BookTitle"/>
          <w:rFonts w:asciiTheme="minorHAnsi" w:hAnsiTheme="minorHAnsi" w:cstheme="minorHAnsi"/>
          <w:b w:val="0"/>
          <w:bCs w:val="0"/>
          <w:color w:val="000000"/>
          <w:sz w:val="28"/>
          <w:szCs w:val="28"/>
        </w:rPr>
        <w:br/>
        <w:t>“eta apacaya, bāpa, ki-kārye karilā?</w:t>
      </w:r>
    </w:p>
    <w:p w14:paraId="5D1B3B8E" w14:textId="7C8F1E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Mother Śacī softly asked Him, “My dear son, why have You destroyed so many things?</w:t>
      </w:r>
    </w:p>
    <w:p w14:paraId="78C8AEEB" w14:textId="21EEFB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8.169</w:t>
      </w:r>
    </w:p>
    <w:p w14:paraId="45EB62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066265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 dvāra dravya yata, sakali tomāra</w:t>
      </w:r>
      <w:r w:rsidRPr="00790008">
        <w:rPr>
          <w:rStyle w:val="BookTitle"/>
          <w:rFonts w:asciiTheme="minorHAnsi" w:hAnsiTheme="minorHAnsi" w:cstheme="minorHAnsi"/>
          <w:b w:val="0"/>
          <w:bCs w:val="0"/>
          <w:color w:val="000000"/>
          <w:sz w:val="28"/>
          <w:szCs w:val="28"/>
        </w:rPr>
        <w:br/>
        <w:t>apacaya tomāra se, ki dāya āmāra?</w:t>
      </w:r>
    </w:p>
    <w:p w14:paraId="6A6E6A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house and its door belongs to You; destroying them is Your loss. It is not my concern.</w:t>
      </w:r>
    </w:p>
    <w:p w14:paraId="06010921" w14:textId="4BF0A8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dāya </w:t>
      </w:r>
      <w:r w:rsidRPr="00790008">
        <w:rPr>
          <w:rStyle w:val="BookTitle"/>
          <w:rFonts w:asciiTheme="minorHAnsi" w:hAnsiTheme="minorHAnsi" w:cstheme="minorHAnsi"/>
          <w:b w:val="0"/>
          <w:bCs w:val="0"/>
          <w:color w:val="000000"/>
          <w:sz w:val="28"/>
          <w:szCs w:val="28"/>
        </w:rPr>
        <w:t>means “profit or loss,” “connection,” “relation,” “necessity,” or “responsibility.”</w:t>
      </w:r>
    </w:p>
    <w:p w14:paraId="70C7D807" w14:textId="2424EF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8.170</w:t>
      </w:r>
    </w:p>
    <w:p w14:paraId="3DB78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B47C8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paḍibāre tumi bola ekhani yāibā</w:t>
      </w:r>
      <w:r w:rsidRPr="00790008">
        <w:rPr>
          <w:rStyle w:val="BookTitle"/>
          <w:rFonts w:asciiTheme="minorHAnsi" w:hAnsiTheme="minorHAnsi" w:cstheme="minorHAnsi"/>
          <w:b w:val="0"/>
          <w:bCs w:val="0"/>
          <w:color w:val="000000"/>
          <w:sz w:val="28"/>
          <w:szCs w:val="28"/>
        </w:rPr>
        <w:br/>
        <w:t>gharete sambala nāhi,—kāli ki khāibā?”</w:t>
      </w:r>
    </w:p>
    <w:p w14:paraId="41AED0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say that You will go to school now, but I have nothing left at home. What will You eat tomorrow?”</w:t>
      </w:r>
    </w:p>
    <w:p w14:paraId="7BBBF7DE" w14:textId="28F7B3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53374F">
        <w:rPr>
          <w:rStyle w:val="BookTitle"/>
          <w:rFonts w:asciiTheme="minorHAnsi" w:hAnsiTheme="minorHAnsi" w:cstheme="minorHAnsi"/>
          <w:b w:val="0"/>
          <w:bCs w:val="0"/>
          <w:i/>
          <w:iCs/>
          <w:color w:val="000000"/>
          <w:sz w:val="28"/>
          <w:szCs w:val="28"/>
          <w:rPrChange w:id="124" w:author="your servant" w:date="2020-07-30T20:37:00Z">
            <w:rPr>
              <w:rStyle w:val="BookTitle"/>
              <w:rFonts w:asciiTheme="minorHAnsi" w:hAnsiTheme="minorHAnsi" w:cstheme="minorHAnsi"/>
              <w:b w:val="0"/>
              <w:bCs w:val="0"/>
              <w:color w:val="000000"/>
              <w:sz w:val="28"/>
              <w:szCs w:val="28"/>
            </w:rPr>
          </w:rPrChange>
        </w:rPr>
        <w:t>sambala</w:t>
      </w:r>
      <w:r w:rsidRPr="00790008">
        <w:rPr>
          <w:rStyle w:val="BookTitle"/>
          <w:rFonts w:asciiTheme="minorHAnsi" w:hAnsiTheme="minorHAnsi" w:cstheme="minorHAnsi"/>
          <w:b w:val="0"/>
          <w:bCs w:val="0"/>
          <w:color w:val="000000"/>
          <w:sz w:val="28"/>
          <w:szCs w:val="28"/>
        </w:rPr>
        <w:t xml:space="preserve"> comes from the Sanskrit root </w:t>
      </w:r>
      <w:r w:rsidRPr="0053374F">
        <w:rPr>
          <w:rStyle w:val="BookTitle"/>
          <w:rFonts w:asciiTheme="minorHAnsi" w:hAnsiTheme="minorHAnsi" w:cstheme="minorHAnsi"/>
          <w:b w:val="0"/>
          <w:bCs w:val="0"/>
          <w:i/>
          <w:iCs/>
          <w:color w:val="000000"/>
          <w:sz w:val="28"/>
          <w:szCs w:val="28"/>
          <w:rPrChange w:id="125" w:author="your servant" w:date="2020-07-30T20:37:00Z">
            <w:rPr>
              <w:rStyle w:val="BookTitle"/>
              <w:rFonts w:asciiTheme="minorHAnsi" w:hAnsiTheme="minorHAnsi" w:cstheme="minorHAnsi"/>
              <w:b w:val="0"/>
              <w:bCs w:val="0"/>
              <w:color w:val="000000"/>
              <w:sz w:val="28"/>
              <w:szCs w:val="28"/>
            </w:rPr>
          </w:rPrChange>
        </w:rPr>
        <w:t>samb,</w:t>
      </w:r>
      <w:r w:rsidRPr="00790008">
        <w:rPr>
          <w:rStyle w:val="BookTitle"/>
          <w:rFonts w:asciiTheme="minorHAnsi" w:hAnsiTheme="minorHAnsi" w:cstheme="minorHAnsi"/>
          <w:b w:val="0"/>
          <w:bCs w:val="0"/>
          <w:color w:val="000000"/>
          <w:sz w:val="28"/>
          <w:szCs w:val="28"/>
        </w:rPr>
        <w:t xml:space="preserve"> which means “requirement” or “livelihood.”</w:t>
      </w:r>
    </w:p>
    <w:p w14:paraId="7520F715" w14:textId="79288E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8.171</w:t>
      </w:r>
    </w:p>
    <w:p w14:paraId="0CB3CF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64BA7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jananīra śuniyā vacana</w:t>
      </w:r>
      <w:r w:rsidRPr="00790008">
        <w:rPr>
          <w:rStyle w:val="BookTitle"/>
          <w:rFonts w:asciiTheme="minorHAnsi" w:hAnsiTheme="minorHAnsi" w:cstheme="minorHAnsi"/>
          <w:b w:val="0"/>
          <w:bCs w:val="0"/>
          <w:color w:val="000000"/>
          <w:sz w:val="28"/>
          <w:szCs w:val="28"/>
        </w:rPr>
        <w:br/>
        <w:t>prabhu bole,—“kṛṣṇa poṣṭā, karibe poṣaṇa”</w:t>
      </w:r>
    </w:p>
    <w:p w14:paraId="792AB1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“Kṛṣṇa is the maintainer of everyone. He will maintain us.”</w:t>
      </w:r>
    </w:p>
    <w:p w14:paraId="6720AFA5" w14:textId="6A7081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poṣṭā </w:t>
      </w:r>
      <w:r w:rsidRPr="00790008">
        <w:rPr>
          <w:rStyle w:val="BookTitle"/>
          <w:rFonts w:asciiTheme="minorHAnsi" w:hAnsiTheme="minorHAnsi" w:cstheme="minorHAnsi"/>
          <w:b w:val="0"/>
          <w:bCs w:val="0"/>
          <w:color w:val="000000"/>
          <w:sz w:val="28"/>
          <w:szCs w:val="28"/>
        </w:rPr>
        <w:t>means “the maintainer.”</w:t>
      </w:r>
    </w:p>
    <w:p w14:paraId="6BFF2B80" w14:textId="5D24A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8.172</w:t>
      </w:r>
    </w:p>
    <w:p w14:paraId="3734B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3123C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pustaka laiyā prabhu kare</w:t>
      </w:r>
      <w:r w:rsidRPr="00790008">
        <w:rPr>
          <w:rStyle w:val="BookTitle"/>
          <w:rFonts w:asciiTheme="minorHAnsi" w:hAnsiTheme="minorHAnsi" w:cstheme="minorHAnsi"/>
          <w:b w:val="0"/>
          <w:bCs w:val="0"/>
          <w:color w:val="000000"/>
          <w:sz w:val="28"/>
          <w:szCs w:val="28"/>
        </w:rPr>
        <w:br/>
        <w:t>sarasvatī-pati calilena paḍibāre</w:t>
      </w:r>
    </w:p>
    <w:p w14:paraId="1DEE9E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Saying this, the Lord, who is the husband of the goddess of learning, took His books and went off to school.</w:t>
      </w:r>
    </w:p>
    <w:p w14:paraId="5DE752BF" w14:textId="75FA49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sarasvatī-pati</w:t>
      </w:r>
      <w:r w:rsidRPr="00790008">
        <w:rPr>
          <w:rStyle w:val="BookTitle"/>
          <w:rFonts w:asciiTheme="minorHAnsi" w:hAnsiTheme="minorHAnsi" w:cstheme="minorHAnsi"/>
          <w:b w:val="0"/>
          <w:bCs w:val="0"/>
          <w:color w:val="000000"/>
          <w:sz w:val="28"/>
          <w:szCs w:val="28"/>
        </w:rPr>
        <w:t xml:space="preserve"> refers to Śrī Kṛṣṇa, the husband of spiritual knowledge or Sarasvatī.</w:t>
      </w:r>
    </w:p>
    <w:p w14:paraId="0E5E5A45" w14:textId="33876A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8.173</w:t>
      </w:r>
    </w:p>
    <w:p w14:paraId="54B9C2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2255D9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vidyā-rasa kari kutūhale</w:t>
      </w:r>
      <w:r w:rsidRPr="00790008">
        <w:rPr>
          <w:rStyle w:val="BookTitle"/>
          <w:rFonts w:asciiTheme="minorHAnsi" w:hAnsiTheme="minorHAnsi" w:cstheme="minorHAnsi"/>
          <w:b w:val="0"/>
          <w:bCs w:val="0"/>
          <w:color w:val="000000"/>
          <w:sz w:val="28"/>
          <w:szCs w:val="28"/>
        </w:rPr>
        <w:br/>
        <w:t>jāhnavīra kūle āilena sandhyā-kāle</w:t>
      </w:r>
    </w:p>
    <w:p w14:paraId="746E6144" w14:textId="6DBA62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happily enjoying His studies, the Lord went to the Ganges in the evening.</w:t>
      </w:r>
    </w:p>
    <w:p w14:paraId="499652DB" w14:textId="644CD0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8.174</w:t>
      </w:r>
    </w:p>
    <w:p w14:paraId="26F57D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6496E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thāki’ prabhu jāhnavīra tīre</w:t>
      </w:r>
      <w:r w:rsidRPr="00790008">
        <w:rPr>
          <w:rStyle w:val="BookTitle"/>
          <w:rFonts w:asciiTheme="minorHAnsi" w:hAnsiTheme="minorHAnsi" w:cstheme="minorHAnsi"/>
          <w:b w:val="0"/>
          <w:bCs w:val="0"/>
          <w:color w:val="000000"/>
          <w:sz w:val="28"/>
          <w:szCs w:val="28"/>
        </w:rPr>
        <w:br/>
        <w:t>tabe punaḥ āilena āpana-mandire</w:t>
      </w:r>
    </w:p>
    <w:p w14:paraId="59254D4D" w14:textId="5274C4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passed some time on the bank of the Ganges and then returned to His home.</w:t>
      </w:r>
    </w:p>
    <w:p w14:paraId="07136A4D" w14:textId="00857A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8.175</w:t>
      </w:r>
    </w:p>
    <w:p w14:paraId="0EE1D1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6E15A1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ḍāka diyā āniñā nibhṛte</w:t>
      </w:r>
      <w:r w:rsidRPr="00790008">
        <w:rPr>
          <w:rStyle w:val="BookTitle"/>
          <w:rFonts w:asciiTheme="minorHAnsi" w:hAnsiTheme="minorHAnsi" w:cstheme="minorHAnsi"/>
          <w:b w:val="0"/>
          <w:bCs w:val="0"/>
          <w:color w:val="000000"/>
          <w:sz w:val="28"/>
          <w:szCs w:val="28"/>
        </w:rPr>
        <w:br/>
        <w:t>divya svarṇa tolā dui dilā dilā tā’na hāte</w:t>
      </w:r>
    </w:p>
    <w:p w14:paraId="62F9A4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called His mother to a secluded place and gave her twenty grams of gold.</w:t>
      </w:r>
    </w:p>
    <w:p w14:paraId="1AC7345D" w14:textId="664E3F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nibhṛte </w:t>
      </w:r>
      <w:r w:rsidRPr="00790008">
        <w:rPr>
          <w:rStyle w:val="BookTitle"/>
          <w:rFonts w:asciiTheme="minorHAnsi" w:hAnsiTheme="minorHAnsi" w:cstheme="minorHAnsi"/>
          <w:b w:val="0"/>
          <w:bCs w:val="0"/>
          <w:color w:val="000000"/>
          <w:sz w:val="28"/>
          <w:szCs w:val="28"/>
        </w:rPr>
        <w:t>refers to a secluded or private place.</w:t>
      </w:r>
    </w:p>
    <w:p w14:paraId="673090B3" w14:textId="42A58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8.176</w:t>
      </w:r>
    </w:p>
    <w:p w14:paraId="4D2C1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626806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“dekha, mātā, kṛṣṇa ei dilena sambala</w:t>
      </w:r>
      <w:r w:rsidRPr="00790008">
        <w:rPr>
          <w:rStyle w:val="BookTitle"/>
          <w:rFonts w:asciiTheme="minorHAnsi" w:hAnsiTheme="minorHAnsi" w:cstheme="minorHAnsi"/>
          <w:b w:val="0"/>
          <w:bCs w:val="0"/>
          <w:color w:val="000000"/>
          <w:sz w:val="28"/>
          <w:szCs w:val="28"/>
        </w:rPr>
        <w:br/>
        <w:t>ihā bhāṅgāiyā vyaya karaha sakala”</w:t>
      </w:r>
    </w:p>
    <w:p w14:paraId="4053E2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mother, see what Kṛṣṇa has given. Please get it exchanged for our necessities.”</w:t>
      </w:r>
    </w:p>
    <w:p w14:paraId="6B7C413F" w14:textId="1E3708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bhāṅgāiyā </w:t>
      </w:r>
      <w:r w:rsidRPr="00790008">
        <w:rPr>
          <w:rStyle w:val="BookTitle"/>
          <w:rFonts w:asciiTheme="minorHAnsi" w:hAnsiTheme="minorHAnsi" w:cstheme="minorHAnsi"/>
          <w:b w:val="0"/>
          <w:bCs w:val="0"/>
          <w:color w:val="000000"/>
          <w:sz w:val="28"/>
          <w:szCs w:val="28"/>
        </w:rPr>
        <w:t xml:space="preserve">means to accept some items or smaller change in exchange. The word </w:t>
      </w:r>
      <w:r w:rsidRPr="00790008">
        <w:rPr>
          <w:rStyle w:val="BookTitle"/>
          <w:rFonts w:asciiTheme="minorHAnsi" w:hAnsiTheme="minorHAnsi" w:cstheme="minorHAnsi"/>
          <w:b w:val="0"/>
          <w:bCs w:val="0"/>
          <w:i/>
          <w:iCs/>
          <w:color w:val="000000"/>
          <w:sz w:val="28"/>
          <w:szCs w:val="28"/>
        </w:rPr>
        <w:t xml:space="preserve">karaha </w:t>
      </w:r>
      <w:r w:rsidRPr="00790008">
        <w:rPr>
          <w:rStyle w:val="BookTitle"/>
          <w:rFonts w:asciiTheme="minorHAnsi" w:hAnsiTheme="minorHAnsi" w:cstheme="minorHAnsi"/>
          <w:b w:val="0"/>
          <w:bCs w:val="0"/>
          <w:color w:val="000000"/>
          <w:sz w:val="28"/>
          <w:szCs w:val="28"/>
        </w:rPr>
        <w:t>means “to arrange” or “to carry out.”</w:t>
      </w:r>
    </w:p>
    <w:p w14:paraId="18E00F37" w14:textId="65BF50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8.177</w:t>
      </w:r>
    </w:p>
    <w:p w14:paraId="66B478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7ED5A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calilā śayane</w:t>
      </w:r>
      <w:r w:rsidRPr="00790008">
        <w:rPr>
          <w:rStyle w:val="BookTitle"/>
          <w:rFonts w:asciiTheme="minorHAnsi" w:hAnsiTheme="minorHAnsi" w:cstheme="minorHAnsi"/>
          <w:b w:val="0"/>
          <w:bCs w:val="0"/>
          <w:color w:val="000000"/>
          <w:sz w:val="28"/>
          <w:szCs w:val="28"/>
        </w:rPr>
        <w:br/>
        <w:t>parama-vismita hai’ āi mane gaṇe’</w:t>
      </w:r>
    </w:p>
    <w:p w14:paraId="75504F6A" w14:textId="4BC176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Thereafter the Lord went to bed, while the astonished Śacīdevī considered.</w:t>
      </w:r>
    </w:p>
    <w:p w14:paraId="25037EA2" w14:textId="20A2B7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8.178</w:t>
      </w:r>
    </w:p>
    <w:p w14:paraId="121DE0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1B7A93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 haite suvarṇa ānaye bārebāra</w:t>
      </w:r>
      <w:r w:rsidRPr="00790008">
        <w:rPr>
          <w:rStyle w:val="BookTitle"/>
          <w:rFonts w:asciiTheme="minorHAnsi" w:hAnsiTheme="minorHAnsi" w:cstheme="minorHAnsi"/>
          <w:b w:val="0"/>
          <w:bCs w:val="0"/>
          <w:color w:val="000000"/>
          <w:sz w:val="28"/>
          <w:szCs w:val="28"/>
        </w:rPr>
        <w:br/>
        <w:t>pāche kona pramāda janmāya āsi’ āra</w:t>
      </w:r>
    </w:p>
    <w:p w14:paraId="7287A9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where does He bring this gold so often? I’m afraid that later on some problem might arise.</w:t>
      </w:r>
    </w:p>
    <w:p w14:paraId="35CD9A6E" w14:textId="6D1FA8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pramāda </w:t>
      </w:r>
      <w:r w:rsidRPr="00790008">
        <w:rPr>
          <w:rStyle w:val="BookTitle"/>
          <w:rFonts w:asciiTheme="minorHAnsi" w:hAnsiTheme="minorHAnsi" w:cstheme="minorHAnsi"/>
          <w:b w:val="0"/>
          <w:bCs w:val="0"/>
          <w:color w:val="000000"/>
          <w:sz w:val="28"/>
          <w:szCs w:val="28"/>
        </w:rPr>
        <w:t>means “danger” or “harmful.”</w:t>
      </w:r>
    </w:p>
    <w:p w14:paraId="2BAA330C" w14:textId="4969AD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8.179</w:t>
      </w:r>
    </w:p>
    <w:p w14:paraId="3B751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114BDD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sambala-saṅkoca haya ghare</w:t>
      </w:r>
      <w:r w:rsidRPr="00790008">
        <w:rPr>
          <w:rStyle w:val="BookTitle"/>
          <w:rFonts w:asciiTheme="minorHAnsi" w:hAnsiTheme="minorHAnsi" w:cstheme="minorHAnsi"/>
          <w:b w:val="0"/>
          <w:bCs w:val="0"/>
          <w:color w:val="000000"/>
          <w:sz w:val="28"/>
          <w:szCs w:val="28"/>
        </w:rPr>
        <w:br/>
        <w:t>sei ei-mata soṇā āne bāre-bāre</w:t>
      </w:r>
    </w:p>
    <w:p w14:paraId="4A6F4C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shortage of necessities at home, He has brought gold.</w:t>
      </w:r>
    </w:p>
    <w:p w14:paraId="45DD7039" w14:textId="5973CC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sambala-saṅkoca </w:t>
      </w:r>
      <w:r w:rsidRPr="00790008">
        <w:rPr>
          <w:rStyle w:val="BookTitle"/>
          <w:rFonts w:asciiTheme="minorHAnsi" w:hAnsiTheme="minorHAnsi" w:cstheme="minorHAnsi"/>
          <w:b w:val="0"/>
          <w:bCs w:val="0"/>
          <w:color w:val="000000"/>
          <w:sz w:val="28"/>
          <w:szCs w:val="28"/>
        </w:rPr>
        <w:t>refers to a lack of resources.</w:t>
      </w:r>
    </w:p>
    <w:p w14:paraId="5B270C4D" w14:textId="289923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8.180</w:t>
      </w:r>
    </w:p>
    <w:p w14:paraId="040FDE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6E736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dhāra kare, kibā kon siddhi jāne?</w:t>
      </w:r>
      <w:r w:rsidRPr="00790008">
        <w:rPr>
          <w:rStyle w:val="BookTitle"/>
          <w:rFonts w:asciiTheme="minorHAnsi" w:hAnsiTheme="minorHAnsi" w:cstheme="minorHAnsi"/>
          <w:b w:val="0"/>
          <w:bCs w:val="0"/>
          <w:color w:val="000000"/>
          <w:sz w:val="28"/>
          <w:szCs w:val="28"/>
        </w:rPr>
        <w:br/>
        <w:t>kon rūpe kā’ra soṇā āne vā kemane?”</w:t>
      </w:r>
    </w:p>
    <w:p w14:paraId="1E4B3C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“Does He borrow it, or does He know some mystic power? Otherwise, whose gold is it, and how does He get it?”</w:t>
      </w:r>
    </w:p>
    <w:p w14:paraId="09B40CB6" w14:textId="2AE7EB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dhāra </w:t>
      </w:r>
      <w:r w:rsidRPr="00790008">
        <w:rPr>
          <w:rStyle w:val="BookTitle"/>
          <w:rFonts w:asciiTheme="minorHAnsi" w:hAnsiTheme="minorHAnsi" w:cstheme="minorHAnsi"/>
          <w:b w:val="0"/>
          <w:bCs w:val="0"/>
          <w:color w:val="000000"/>
          <w:sz w:val="28"/>
          <w:szCs w:val="28"/>
        </w:rPr>
        <w:t xml:space="preserve">means “to borrow.” The word </w:t>
      </w:r>
      <w:r w:rsidRPr="00790008">
        <w:rPr>
          <w:rStyle w:val="BookTitle"/>
          <w:rFonts w:asciiTheme="minorHAnsi" w:hAnsiTheme="minorHAnsi" w:cstheme="minorHAnsi"/>
          <w:b w:val="0"/>
          <w:bCs w:val="0"/>
          <w:i/>
          <w:iCs/>
          <w:color w:val="000000"/>
          <w:sz w:val="28"/>
          <w:szCs w:val="28"/>
        </w:rPr>
        <w:t>siddhi</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(11.15.4-5): “Among the eight primary mystic perfections, the three by which one transforms one’s own body are </w:t>
      </w:r>
      <w:r w:rsidRPr="00790008">
        <w:rPr>
          <w:rStyle w:val="BookTitle"/>
          <w:rFonts w:asciiTheme="minorHAnsi" w:hAnsiTheme="minorHAnsi" w:cstheme="minorHAnsi"/>
          <w:b w:val="0"/>
          <w:bCs w:val="0"/>
          <w:i/>
          <w:iCs/>
          <w:color w:val="000000"/>
          <w:sz w:val="28"/>
          <w:szCs w:val="28"/>
        </w:rPr>
        <w:t>aṇimā</w:t>
      </w:r>
      <w:r w:rsidRPr="00790008">
        <w:rPr>
          <w:rStyle w:val="BookTitle"/>
          <w:rFonts w:asciiTheme="minorHAnsi" w:hAnsiTheme="minorHAnsi" w:cstheme="minorHAnsi"/>
          <w:b w:val="0"/>
          <w:bCs w:val="0"/>
          <w:color w:val="000000"/>
          <w:sz w:val="28"/>
          <w:szCs w:val="28"/>
        </w:rPr>
        <w:t xml:space="preserve">, becoming smaller than the smallest; </w:t>
      </w:r>
      <w:r w:rsidRPr="00790008">
        <w:rPr>
          <w:rStyle w:val="BookTitle"/>
          <w:rFonts w:asciiTheme="minorHAnsi" w:hAnsiTheme="minorHAnsi" w:cstheme="minorHAnsi"/>
          <w:b w:val="0"/>
          <w:bCs w:val="0"/>
          <w:i/>
          <w:iCs/>
          <w:color w:val="000000"/>
          <w:sz w:val="28"/>
          <w:szCs w:val="28"/>
        </w:rPr>
        <w:t>mahimā</w:t>
      </w:r>
      <w:r w:rsidRPr="00790008">
        <w:rPr>
          <w:rStyle w:val="BookTitle"/>
          <w:rFonts w:asciiTheme="minorHAnsi" w:hAnsiTheme="minorHAnsi" w:cstheme="minorHAnsi"/>
          <w:b w:val="0"/>
          <w:bCs w:val="0"/>
          <w:color w:val="000000"/>
          <w:sz w:val="28"/>
          <w:szCs w:val="28"/>
        </w:rPr>
        <w:t xml:space="preserve">, becoming greater than the greatest; and </w:t>
      </w:r>
      <w:r w:rsidRPr="00790008">
        <w:rPr>
          <w:rStyle w:val="BookTitle"/>
          <w:rFonts w:asciiTheme="minorHAnsi" w:hAnsiTheme="minorHAnsi" w:cstheme="minorHAnsi"/>
          <w:b w:val="0"/>
          <w:bCs w:val="0"/>
          <w:i/>
          <w:iCs/>
          <w:color w:val="000000"/>
          <w:sz w:val="28"/>
          <w:szCs w:val="28"/>
        </w:rPr>
        <w:t>laghimā</w:t>
      </w:r>
      <w:r w:rsidRPr="00790008">
        <w:rPr>
          <w:rStyle w:val="BookTitle"/>
          <w:rFonts w:asciiTheme="minorHAnsi" w:hAnsiTheme="minorHAnsi" w:cstheme="minorHAnsi"/>
          <w:b w:val="0"/>
          <w:bCs w:val="0"/>
          <w:color w:val="000000"/>
          <w:sz w:val="28"/>
          <w:szCs w:val="28"/>
        </w:rPr>
        <w:t xml:space="preserve">, becoming lighter than the lightest. Through the perfection of </w:t>
      </w:r>
      <w:r w:rsidRPr="00790008">
        <w:rPr>
          <w:rStyle w:val="BookTitle"/>
          <w:rFonts w:asciiTheme="minorHAnsi" w:hAnsiTheme="minorHAnsi" w:cstheme="minorHAnsi"/>
          <w:b w:val="0"/>
          <w:bCs w:val="0"/>
          <w:i/>
          <w:iCs/>
          <w:color w:val="000000"/>
          <w:sz w:val="28"/>
          <w:szCs w:val="28"/>
        </w:rPr>
        <w:t>prāpti</w:t>
      </w:r>
      <w:r w:rsidRPr="00790008">
        <w:rPr>
          <w:rStyle w:val="BookTitle"/>
          <w:rFonts w:asciiTheme="minorHAnsi" w:hAnsiTheme="minorHAnsi" w:cstheme="minorHAnsi"/>
          <w:b w:val="0"/>
          <w:bCs w:val="0"/>
          <w:color w:val="000000"/>
          <w:sz w:val="28"/>
          <w:szCs w:val="28"/>
        </w:rPr>
        <w:t xml:space="preserve"> one acquires whatever one desires, and through </w:t>
      </w:r>
      <w:r w:rsidRPr="00790008">
        <w:rPr>
          <w:rStyle w:val="BookTitle"/>
          <w:rFonts w:asciiTheme="minorHAnsi" w:hAnsiTheme="minorHAnsi" w:cstheme="minorHAnsi"/>
          <w:b w:val="0"/>
          <w:bCs w:val="0"/>
          <w:i/>
          <w:iCs/>
          <w:color w:val="000000"/>
          <w:sz w:val="28"/>
          <w:szCs w:val="28"/>
        </w:rPr>
        <w:t>prākāmya-siddhi</w:t>
      </w:r>
      <w:r w:rsidRPr="00790008">
        <w:rPr>
          <w:rStyle w:val="BookTitle"/>
          <w:rFonts w:asciiTheme="minorHAnsi" w:hAnsiTheme="minorHAnsi" w:cstheme="minorHAnsi"/>
          <w:b w:val="0"/>
          <w:bCs w:val="0"/>
          <w:color w:val="000000"/>
          <w:sz w:val="28"/>
          <w:szCs w:val="28"/>
        </w:rPr>
        <w:t xml:space="preserve"> one experiences any enjoyable object, either in this world or the next. Through </w:t>
      </w:r>
      <w:r w:rsidRPr="00790008">
        <w:rPr>
          <w:rStyle w:val="BookTitle"/>
          <w:rFonts w:asciiTheme="minorHAnsi" w:hAnsiTheme="minorHAnsi" w:cstheme="minorHAnsi"/>
          <w:b w:val="0"/>
          <w:bCs w:val="0"/>
          <w:i/>
          <w:iCs/>
          <w:color w:val="000000"/>
          <w:sz w:val="28"/>
          <w:szCs w:val="28"/>
        </w:rPr>
        <w:t>īśitā-siddhi</w:t>
      </w:r>
      <w:r w:rsidRPr="00790008">
        <w:rPr>
          <w:rStyle w:val="BookTitle"/>
          <w:rFonts w:asciiTheme="minorHAnsi" w:hAnsiTheme="minorHAnsi" w:cstheme="minorHAnsi"/>
          <w:b w:val="0"/>
          <w:bCs w:val="0"/>
          <w:color w:val="000000"/>
          <w:sz w:val="28"/>
          <w:szCs w:val="28"/>
        </w:rPr>
        <w:t xml:space="preserve"> one can manipulate the subpotencies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through the controlling potency called </w:t>
      </w:r>
      <w:r w:rsidRPr="00790008">
        <w:rPr>
          <w:rStyle w:val="BookTitle"/>
          <w:rFonts w:asciiTheme="minorHAnsi" w:hAnsiTheme="minorHAnsi" w:cstheme="minorHAnsi"/>
          <w:b w:val="0"/>
          <w:bCs w:val="0"/>
          <w:i/>
          <w:iCs/>
          <w:color w:val="000000"/>
          <w:sz w:val="28"/>
          <w:szCs w:val="28"/>
        </w:rPr>
        <w:t>vaśitā-siddhi</w:t>
      </w:r>
      <w:r w:rsidRPr="00790008">
        <w:rPr>
          <w:rStyle w:val="BookTitle"/>
          <w:rFonts w:asciiTheme="minorHAnsi" w:hAnsiTheme="minorHAnsi" w:cstheme="minorHAnsi"/>
          <w:b w:val="0"/>
          <w:bCs w:val="0"/>
          <w:color w:val="000000"/>
          <w:sz w:val="28"/>
          <w:szCs w:val="28"/>
        </w:rPr>
        <w:t xml:space="preserve"> one is unimpeded by the three modes of nature. One who has acquired </w:t>
      </w:r>
      <w:r w:rsidRPr="00790008">
        <w:rPr>
          <w:rStyle w:val="BookTitle"/>
          <w:rFonts w:asciiTheme="minorHAnsi" w:hAnsiTheme="minorHAnsi" w:cstheme="minorHAnsi"/>
          <w:b w:val="0"/>
          <w:bCs w:val="0"/>
          <w:i/>
          <w:iCs/>
          <w:color w:val="000000"/>
          <w:sz w:val="28"/>
          <w:szCs w:val="28"/>
        </w:rPr>
        <w:t>kāmāvasāyitā-siddhi</w:t>
      </w:r>
      <w:r w:rsidRPr="00790008">
        <w:rPr>
          <w:rStyle w:val="BookTitle"/>
          <w:rFonts w:asciiTheme="minorHAnsi" w:hAnsiTheme="minorHAnsi" w:cstheme="minorHAnsi"/>
          <w:b w:val="0"/>
          <w:bCs w:val="0"/>
          <w:color w:val="000000"/>
          <w:sz w:val="28"/>
          <w:szCs w:val="28"/>
        </w:rPr>
        <w:t xml:space="preserve"> can obtain anything from anywhere, to the highest possible limit. My dear gentle Uddhava, these eight mystic perfections are considered to be naturally existing and unexcelled within this world.” One may also refer to verses 6-8 of the same chapter.</w:t>
      </w:r>
    </w:p>
    <w:p w14:paraId="5B5863C1" w14:textId="718BDF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8.181</w:t>
      </w:r>
    </w:p>
    <w:p w14:paraId="68F7C1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181</w:t>
      </w:r>
    </w:p>
    <w:p w14:paraId="2BCA8C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mahā-akaitava āi parama-udāra</w:t>
      </w:r>
      <w:r w:rsidRPr="00790008">
        <w:rPr>
          <w:rStyle w:val="BookTitle"/>
          <w:rFonts w:asciiTheme="minorHAnsi" w:hAnsiTheme="minorHAnsi" w:cstheme="minorHAnsi"/>
          <w:b w:val="0"/>
          <w:bCs w:val="0"/>
          <w:color w:val="000000"/>
          <w:sz w:val="28"/>
          <w:szCs w:val="28"/>
        </w:rPr>
        <w:br/>
        <w:t>bhāṅgāite diteo ḍarāya bāre-bāra</w:t>
      </w:r>
    </w:p>
    <w:p w14:paraId="73BA9B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supremely honest and magnanimous Śacī became fearful of getting gold exchanged so often.</w:t>
      </w:r>
    </w:p>
    <w:p w14:paraId="5348C148" w14:textId="475DC7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mahā-akaitava </w:t>
      </w:r>
      <w:r w:rsidRPr="00790008">
        <w:rPr>
          <w:rStyle w:val="BookTitle"/>
          <w:rFonts w:asciiTheme="minorHAnsi" w:hAnsiTheme="minorHAnsi" w:cstheme="minorHAnsi"/>
          <w:b w:val="0"/>
          <w:bCs w:val="0"/>
          <w:color w:val="000000"/>
          <w:sz w:val="28"/>
          <w:szCs w:val="28"/>
        </w:rPr>
        <w:t xml:space="preserve">means “devoid of duplicity,” “devoid of cheating,” or “most simple.” The word </w:t>
      </w:r>
      <w:r w:rsidRPr="00790008">
        <w:rPr>
          <w:rStyle w:val="BookTitle"/>
          <w:rFonts w:asciiTheme="minorHAnsi" w:hAnsiTheme="minorHAnsi" w:cstheme="minorHAnsi"/>
          <w:b w:val="0"/>
          <w:bCs w:val="0"/>
          <w:i/>
          <w:iCs/>
          <w:color w:val="000000"/>
          <w:sz w:val="28"/>
          <w:szCs w:val="28"/>
        </w:rPr>
        <w:t xml:space="preserve">ḍarāya </w:t>
      </w:r>
      <w:r w:rsidRPr="00790008">
        <w:rPr>
          <w:rStyle w:val="BookTitle"/>
          <w:rFonts w:asciiTheme="minorHAnsi" w:hAnsiTheme="minorHAnsi" w:cstheme="minorHAnsi"/>
          <w:b w:val="0"/>
          <w:bCs w:val="0"/>
          <w:color w:val="000000"/>
          <w:sz w:val="28"/>
          <w:szCs w:val="28"/>
        </w:rPr>
        <w:t xml:space="preserve">comes from the Hindi word </w:t>
      </w:r>
      <w:r w:rsidRPr="00790008">
        <w:rPr>
          <w:rStyle w:val="BookTitle"/>
          <w:rFonts w:asciiTheme="minorHAnsi" w:hAnsiTheme="minorHAnsi" w:cstheme="minorHAnsi"/>
          <w:b w:val="0"/>
          <w:bCs w:val="0"/>
          <w:i/>
          <w:iCs/>
          <w:color w:val="000000"/>
          <w:sz w:val="28"/>
          <w:szCs w:val="28"/>
        </w:rPr>
        <w:t>ḍarnā</w:t>
      </w:r>
      <w:r w:rsidRPr="00790008">
        <w:rPr>
          <w:rStyle w:val="BookTitle"/>
          <w:rFonts w:asciiTheme="minorHAnsi" w:hAnsiTheme="minorHAnsi" w:cstheme="minorHAnsi"/>
          <w:b w:val="0"/>
          <w:bCs w:val="0"/>
          <w:color w:val="000000"/>
          <w:sz w:val="28"/>
          <w:szCs w:val="28"/>
        </w:rPr>
        <w:t>, which means “to be afraid.”</w:t>
      </w:r>
    </w:p>
    <w:p w14:paraId="292BC558" w14:textId="786DCF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8.182</w:t>
      </w:r>
    </w:p>
    <w:p w14:paraId="0F3E8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0928A0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“daśa-ṭhāñi pāñca-ṭhāñi dekhāiyā āge”</w:t>
      </w:r>
      <w:r w:rsidRPr="00790008">
        <w:rPr>
          <w:rStyle w:val="BookTitle"/>
          <w:rFonts w:asciiTheme="minorHAnsi" w:hAnsiTheme="minorHAnsi" w:cstheme="minorHAnsi"/>
          <w:b w:val="0"/>
          <w:bCs w:val="0"/>
          <w:color w:val="000000"/>
          <w:sz w:val="28"/>
          <w:szCs w:val="28"/>
        </w:rPr>
        <w:br/>
        <w:t>lokere śikhāya āi “bhāṅgāibi tabe”</w:t>
      </w:r>
    </w:p>
    <w:p w14:paraId="5F84436E" w14:textId="14868F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would have the gold checked by five or ten people before getting it exchanged.</w:t>
      </w:r>
    </w:p>
    <w:p w14:paraId="701BCD64" w14:textId="57C5BB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8.183</w:t>
      </w:r>
    </w:p>
    <w:p w14:paraId="75A36D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1505C2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mahāprabhu sarva-siddhīśvara</w:t>
      </w:r>
      <w:r w:rsidRPr="00790008">
        <w:rPr>
          <w:rStyle w:val="BookTitle"/>
          <w:rFonts w:asciiTheme="minorHAnsi" w:hAnsiTheme="minorHAnsi" w:cstheme="minorHAnsi"/>
          <w:b w:val="0"/>
          <w:bCs w:val="0"/>
          <w:color w:val="000000"/>
          <w:sz w:val="28"/>
          <w:szCs w:val="28"/>
        </w:rPr>
        <w:br/>
        <w:t>gupta-bhāve āche navadvīpera bhitara</w:t>
      </w:r>
    </w:p>
    <w:p w14:paraId="26EAFB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Supreme Lord of all mystic powers secretly resided in Navadvīpa.</w:t>
      </w:r>
    </w:p>
    <w:p w14:paraId="6B9E2306" w14:textId="58F0BF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sarva-siddhīśvara </w:t>
      </w:r>
      <w:r w:rsidRPr="00790008">
        <w:rPr>
          <w:rStyle w:val="BookTitle"/>
          <w:rFonts w:asciiTheme="minorHAnsi" w:hAnsiTheme="minorHAnsi" w:cstheme="minorHAnsi"/>
          <w:b w:val="0"/>
          <w:bCs w:val="0"/>
          <w:color w:val="000000"/>
          <w:sz w:val="28"/>
          <w:szCs w:val="28"/>
        </w:rPr>
        <w:t xml:space="preserve">refers to the master of the eight yogic perfections. In this regard one may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(11.15.10-17).</w:t>
      </w:r>
    </w:p>
    <w:p w14:paraId="2CB28D33" w14:textId="440033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8.184</w:t>
      </w:r>
    </w:p>
    <w:p w14:paraId="58DFA6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7B9D4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chāḍena śrī-hasta pustaka eka-kṣaṇa</w:t>
      </w:r>
      <w:r w:rsidRPr="00790008">
        <w:rPr>
          <w:rStyle w:val="BookTitle"/>
          <w:rFonts w:asciiTheme="minorHAnsi" w:hAnsiTheme="minorHAnsi" w:cstheme="minorHAnsi"/>
          <w:b w:val="0"/>
          <w:bCs w:val="0"/>
          <w:color w:val="000000"/>
          <w:sz w:val="28"/>
          <w:szCs w:val="28"/>
        </w:rPr>
        <w:br/>
        <w:t>paḍena goṣṭhīte yena pratyakṣa madana</w:t>
      </w:r>
    </w:p>
    <w:p w14:paraId="744FD234" w14:textId="18F2DA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leave aside His books for even a moment, and as He studied with His classmates He looked just like Cupid.</w:t>
      </w:r>
    </w:p>
    <w:p w14:paraId="59B9AE47" w14:textId="36B0D5D2" w:rsidR="008317DA" w:rsidRPr="00790008" w:rsidRDefault="008317DA" w:rsidP="008317DA">
      <w:pPr>
        <w:pStyle w:val="VerseNumber"/>
        <w:spacing w:after="86"/>
        <w:rPr>
          <w:ins w:id="126" w:author="your servant" w:date="2024-01-19T11:10:00Z"/>
          <w:rStyle w:val="BookTitle"/>
          <w:rFonts w:asciiTheme="minorHAnsi" w:hAnsiTheme="minorHAnsi" w:cstheme="minorHAnsi"/>
          <w:b w:val="0"/>
          <w:bCs w:val="0"/>
          <w:vanish w:val="0"/>
          <w:color w:val="008000"/>
          <w:sz w:val="20"/>
          <w:szCs w:val="20"/>
        </w:rPr>
      </w:pPr>
      <w:bookmarkStart w:id="127" w:name="_Hlk156555056"/>
      <w:ins w:id="128" w:author="your servant" w:date="2024-01-19T11:10: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w:t>
        </w:r>
        <w:r>
          <w:rPr>
            <w:rStyle w:val="BookTitle"/>
            <w:rFonts w:asciiTheme="minorHAnsi" w:hAnsiTheme="minorHAnsi" w:cstheme="minorHAnsi"/>
            <w:b w:val="0"/>
            <w:bCs w:val="0"/>
            <w:vanish w:val="0"/>
            <w:color w:val="008000"/>
            <w:sz w:val="20"/>
            <w:szCs w:val="20"/>
          </w:rPr>
          <w:t>5</w:t>
        </w:r>
      </w:ins>
    </w:p>
    <w:p w14:paraId="35400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7C42D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śobhaye ūrdhva tilaka sundara</w:t>
      </w:r>
      <w:r w:rsidRPr="00790008">
        <w:rPr>
          <w:rStyle w:val="BookTitle"/>
          <w:rFonts w:asciiTheme="minorHAnsi" w:hAnsiTheme="minorHAnsi" w:cstheme="minorHAnsi"/>
          <w:b w:val="0"/>
          <w:bCs w:val="0"/>
          <w:color w:val="000000"/>
          <w:sz w:val="28"/>
          <w:szCs w:val="28"/>
        </w:rPr>
        <w:br/>
        <w:t>śire śrī-cāṅcara-keśa sarva manohara</w:t>
      </w:r>
    </w:p>
    <w:p w14:paraId="7F30A1B0" w14:textId="6F179B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decorated with tilaka, and the curly hair on His head stole the minds of all.</w:t>
      </w:r>
    </w:p>
    <w:bookmarkEnd w:id="127"/>
    <w:p w14:paraId="07B7CC96" w14:textId="258AB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8.186</w:t>
      </w:r>
    </w:p>
    <w:p w14:paraId="31303C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186</w:t>
      </w:r>
    </w:p>
    <w:p w14:paraId="3CAD77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skandhe upavīta, brahma-teja mūrti-manta</w:t>
      </w:r>
      <w:r w:rsidRPr="00790008">
        <w:rPr>
          <w:rStyle w:val="BookTitle"/>
          <w:rFonts w:asciiTheme="minorHAnsi" w:hAnsiTheme="minorHAnsi" w:cstheme="minorHAnsi"/>
          <w:b w:val="0"/>
          <w:bCs w:val="0"/>
          <w:color w:val="000000"/>
          <w:sz w:val="28"/>
          <w:szCs w:val="28"/>
        </w:rPr>
        <w:br/>
        <w:t>hāsya-maya śrī-mukha prasanna, divya danta</w:t>
      </w:r>
    </w:p>
    <w:p w14:paraId="4BA808F2" w14:textId="3C023B6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brāhmaṇa thread hanging on His shoulder, He appeared to be the personification of brahminical effulgence. His beautiful smiling face was most pleasing, and His teeth were divine.</w:t>
      </w:r>
    </w:p>
    <w:p w14:paraId="086C0BC0" w14:textId="567C33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8.187</w:t>
      </w:r>
    </w:p>
    <w:p w14:paraId="340B84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50DB91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se adbhuta dui kamala-nayana</w:t>
      </w:r>
      <w:r w:rsidRPr="00790008">
        <w:rPr>
          <w:rStyle w:val="BookTitle"/>
          <w:rFonts w:asciiTheme="minorHAnsi" w:hAnsiTheme="minorHAnsi" w:cstheme="minorHAnsi"/>
          <w:b w:val="0"/>
          <w:bCs w:val="0"/>
          <w:color w:val="000000"/>
          <w:sz w:val="28"/>
          <w:szCs w:val="28"/>
        </w:rPr>
        <w:br/>
        <w:t>kibā se adbhuta śobhe trikaccha-vasana</w:t>
      </w:r>
    </w:p>
    <w:p w14:paraId="192958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wonderful were His two lotus eyes! And how wonderful was the way He wore His dhoti!</w:t>
      </w:r>
    </w:p>
    <w:p w14:paraId="02CD7474" w14:textId="1FBC62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trikaccha </w:t>
      </w:r>
      <w:r w:rsidRPr="00790008">
        <w:rPr>
          <w:rStyle w:val="BookTitle"/>
          <w:rFonts w:asciiTheme="minorHAnsi" w:hAnsiTheme="minorHAnsi" w:cstheme="minorHAnsi"/>
          <w:b w:val="0"/>
          <w:bCs w:val="0"/>
          <w:color w:val="000000"/>
          <w:sz w:val="28"/>
          <w:szCs w:val="28"/>
        </w:rPr>
        <w:t xml:space="preserve">refers to a style in which elder Bengalis wear their dhotis. When the left end of a dhoti is taken between the legs and tucked in at the back it is called </w:t>
      </w:r>
      <w:r w:rsidRPr="00790008">
        <w:rPr>
          <w:rStyle w:val="BookTitle"/>
          <w:rFonts w:asciiTheme="minorHAnsi" w:hAnsiTheme="minorHAnsi" w:cstheme="minorHAnsi"/>
          <w:b w:val="0"/>
          <w:bCs w:val="0"/>
          <w:i/>
          <w:iCs/>
          <w:color w:val="000000"/>
          <w:sz w:val="28"/>
          <w:szCs w:val="28"/>
        </w:rPr>
        <w:t>kāchā</w:t>
      </w:r>
      <w:r w:rsidRPr="00790008">
        <w:rPr>
          <w:rStyle w:val="BookTitle"/>
          <w:rFonts w:asciiTheme="minorHAnsi" w:hAnsiTheme="minorHAnsi" w:cstheme="minorHAnsi"/>
          <w:b w:val="0"/>
          <w:bCs w:val="0"/>
          <w:color w:val="000000"/>
          <w:sz w:val="28"/>
          <w:szCs w:val="28"/>
        </w:rPr>
        <w:t xml:space="preserve">. When the other end is tucked in at the navel it is called </w:t>
      </w:r>
      <w:r w:rsidRPr="00790008">
        <w:rPr>
          <w:rStyle w:val="BookTitle"/>
          <w:rFonts w:asciiTheme="minorHAnsi" w:hAnsiTheme="minorHAnsi" w:cstheme="minorHAnsi"/>
          <w:b w:val="0"/>
          <w:bCs w:val="0"/>
          <w:i/>
          <w:iCs/>
          <w:color w:val="000000"/>
          <w:sz w:val="28"/>
          <w:szCs w:val="28"/>
        </w:rPr>
        <w:t>koṅcā</w:t>
      </w:r>
      <w:r w:rsidRPr="00790008">
        <w:rPr>
          <w:rStyle w:val="BookTitle"/>
          <w:rFonts w:asciiTheme="minorHAnsi" w:hAnsiTheme="minorHAnsi" w:cstheme="minorHAnsi"/>
          <w:b w:val="0"/>
          <w:bCs w:val="0"/>
          <w:color w:val="000000"/>
          <w:sz w:val="28"/>
          <w:szCs w:val="28"/>
        </w:rPr>
        <w:t xml:space="preserve">. When the other end of this </w:t>
      </w:r>
      <w:r w:rsidRPr="00790008">
        <w:rPr>
          <w:rStyle w:val="BookTitle"/>
          <w:rFonts w:asciiTheme="minorHAnsi" w:hAnsiTheme="minorHAnsi" w:cstheme="minorHAnsi"/>
          <w:b w:val="0"/>
          <w:bCs w:val="0"/>
          <w:i/>
          <w:iCs/>
          <w:color w:val="000000"/>
          <w:sz w:val="28"/>
          <w:szCs w:val="28"/>
        </w:rPr>
        <w:t xml:space="preserve">koṅcā </w:t>
      </w:r>
      <w:r w:rsidRPr="00790008">
        <w:rPr>
          <w:rStyle w:val="BookTitle"/>
          <w:rFonts w:asciiTheme="minorHAnsi" w:hAnsiTheme="minorHAnsi" w:cstheme="minorHAnsi"/>
          <w:b w:val="0"/>
          <w:bCs w:val="0"/>
          <w:color w:val="000000"/>
          <w:sz w:val="28"/>
          <w:szCs w:val="28"/>
        </w:rPr>
        <w:t xml:space="preserve">is also tucked in at the navel it is called </w:t>
      </w:r>
      <w:r w:rsidRPr="00790008">
        <w:rPr>
          <w:rStyle w:val="BookTitle"/>
          <w:rFonts w:asciiTheme="minorHAnsi" w:hAnsiTheme="minorHAnsi" w:cstheme="minorHAnsi"/>
          <w:b w:val="0"/>
          <w:bCs w:val="0"/>
          <w:i/>
          <w:iCs/>
          <w:color w:val="000000"/>
          <w:sz w:val="28"/>
          <w:szCs w:val="28"/>
        </w:rPr>
        <w:t>trikaccha</w:t>
      </w:r>
      <w:r w:rsidRPr="00790008">
        <w:rPr>
          <w:rStyle w:val="BookTitle"/>
          <w:rFonts w:asciiTheme="minorHAnsi" w:hAnsiTheme="minorHAnsi" w:cstheme="minorHAnsi"/>
          <w:b w:val="0"/>
          <w:bCs w:val="0"/>
          <w:color w:val="000000"/>
          <w:sz w:val="28"/>
          <w:szCs w:val="28"/>
        </w:rPr>
        <w:t>.</w:t>
      </w:r>
    </w:p>
    <w:p w14:paraId="1EF93F17" w14:textId="573DBC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8.188</w:t>
      </w:r>
    </w:p>
    <w:p w14:paraId="5AF60A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09B36B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dekhe, sei eka-dṛṣṭye rūpa cāya</w:t>
      </w:r>
      <w:r w:rsidRPr="00790008">
        <w:rPr>
          <w:rStyle w:val="BookTitle"/>
          <w:rFonts w:asciiTheme="minorHAnsi" w:hAnsiTheme="minorHAnsi" w:cstheme="minorHAnsi"/>
          <w:b w:val="0"/>
          <w:bCs w:val="0"/>
          <w:color w:val="000000"/>
          <w:sz w:val="28"/>
          <w:szCs w:val="28"/>
        </w:rPr>
        <w:br/>
        <w:t>hena nāhi ’dhanya dhanya’ bali’ ye nā yāya</w:t>
      </w:r>
    </w:p>
    <w:p w14:paraId="77890F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Him could not remove their gaze from His form, and no one could refrain from complimenting His extraordinary beauty.</w:t>
      </w:r>
    </w:p>
    <w:p w14:paraId="13DFFA1B" w14:textId="623DCA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eka-dṛṣṭye </w:t>
      </w:r>
      <w:r w:rsidRPr="00790008">
        <w:rPr>
          <w:rStyle w:val="BookTitle"/>
          <w:rFonts w:asciiTheme="minorHAnsi" w:hAnsiTheme="minorHAnsi" w:cstheme="minorHAnsi"/>
          <w:b w:val="0"/>
          <w:bCs w:val="0"/>
          <w:color w:val="000000"/>
          <w:sz w:val="28"/>
          <w:szCs w:val="28"/>
        </w:rPr>
        <w:t>means “without diversion,” “without blinking,” or “without closing the eyes.”</w:t>
      </w:r>
    </w:p>
    <w:p w14:paraId="128A9F13" w14:textId="449BA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8.189</w:t>
      </w:r>
    </w:p>
    <w:p w14:paraId="6B0557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2AC121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adbhuta vyākhyā karena ṭhākura</w:t>
      </w:r>
      <w:r w:rsidRPr="00790008">
        <w:rPr>
          <w:rStyle w:val="BookTitle"/>
          <w:rFonts w:asciiTheme="minorHAnsi" w:hAnsiTheme="minorHAnsi" w:cstheme="minorHAnsi"/>
          <w:b w:val="0"/>
          <w:bCs w:val="0"/>
          <w:color w:val="000000"/>
          <w:sz w:val="28"/>
          <w:szCs w:val="28"/>
        </w:rPr>
        <w:br/>
        <w:t>śuniyā gurura haya santoṣa pracura</w:t>
      </w:r>
    </w:p>
    <w:p w14:paraId="6D26F60F" w14:textId="433A32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studying, Nimāi gave such nice explanations that His teacher was greatly satisfied with Him.</w:t>
      </w:r>
    </w:p>
    <w:p w14:paraId="0ABA9244" w14:textId="27B5D4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8.190</w:t>
      </w:r>
    </w:p>
    <w:p w14:paraId="3289F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7E2DC4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paḍuyā-madhye āpane dhariyā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vasāyena guru sarva-pradhāna kariyā</w:t>
      </w:r>
    </w:p>
    <w:p w14:paraId="3C49A53B" w14:textId="4E250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Indeed, the teacher recognized Nimāi as the foremost of all of his students.</w:t>
      </w:r>
    </w:p>
    <w:p w14:paraId="70548A11" w14:textId="42C0AF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8.191</w:t>
      </w:r>
    </w:p>
    <w:p w14:paraId="7641B2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6DAE1E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 bole,—“bāpa, tumi mana diyā paḍa</w:t>
      </w:r>
      <w:r w:rsidRPr="00790008">
        <w:rPr>
          <w:rStyle w:val="BookTitle"/>
          <w:rFonts w:asciiTheme="minorHAnsi" w:hAnsiTheme="minorHAnsi" w:cstheme="minorHAnsi"/>
          <w:b w:val="0"/>
          <w:bCs w:val="0"/>
          <w:color w:val="000000"/>
          <w:sz w:val="28"/>
          <w:szCs w:val="28"/>
        </w:rPr>
        <w:br/>
        <w:t>bhaṭṭācārya haibā tumi,—balilāṅa daḍha”</w:t>
      </w:r>
    </w:p>
    <w:p w14:paraId="63CB0E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teacher said, “Dear child, You must study attentively. Then You will soon be known as a Bhaṭṭācārya.”</w:t>
      </w:r>
    </w:p>
    <w:p w14:paraId="3D0C76D7" w14:textId="602E1A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eligible for the title of Bhaṭṭācārya if he has thoroughly studied and become expert in logic and Mīmāṁsā (a particular branch of philosophy), if he has completely memorized one of the four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or if he is a learned teacher who is expert in philosophy.</w:t>
      </w:r>
    </w:p>
    <w:p w14:paraId="2237E322" w14:textId="18BDE7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8.192</w:t>
      </w:r>
    </w:p>
    <w:p w14:paraId="55115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3327DE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bole,—“tumi āśīrvāda kara yā’re</w:t>
      </w:r>
      <w:r w:rsidRPr="00790008">
        <w:rPr>
          <w:rStyle w:val="BookTitle"/>
          <w:rFonts w:asciiTheme="minorHAnsi" w:hAnsiTheme="minorHAnsi" w:cstheme="minorHAnsi"/>
          <w:b w:val="0"/>
          <w:bCs w:val="0"/>
          <w:color w:val="000000"/>
          <w:sz w:val="28"/>
          <w:szCs w:val="28"/>
        </w:rPr>
        <w:br/>
        <w:t>bhaṭṭācārya-pada kon durlabha tāhāre?”</w:t>
      </w:r>
    </w:p>
    <w:p w14:paraId="4B59B52B" w14:textId="4BDE88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“It is not difficult for anyone you bless to become a Bhaṭṭācārya.”</w:t>
      </w:r>
    </w:p>
    <w:p w14:paraId="4B881F0B" w14:textId="2C2F0E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8.193</w:t>
      </w:r>
    </w:p>
    <w:p w14:paraId="401BBC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3685DB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yāhāre ye jijñāsena śrī-gaurasundara</w:t>
      </w:r>
      <w:r w:rsidRPr="00790008">
        <w:rPr>
          <w:rStyle w:val="BookTitle"/>
          <w:rFonts w:asciiTheme="minorHAnsi" w:hAnsiTheme="minorHAnsi" w:cstheme="minorHAnsi"/>
          <w:b w:val="0"/>
          <w:bCs w:val="0"/>
          <w:color w:val="000000"/>
          <w:sz w:val="28"/>
          <w:szCs w:val="28"/>
        </w:rPr>
        <w:br/>
        <w:t>hena nāhi paḍuyā ye dibeka uttara</w:t>
      </w:r>
    </w:p>
    <w:p w14:paraId="4CFA988C" w14:textId="1B94C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Śrī Gaurasundara asked a question, none of the students were able to answer.</w:t>
      </w:r>
    </w:p>
    <w:p w14:paraId="44BB0E0C" w14:textId="6120B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8.194</w:t>
      </w:r>
    </w:p>
    <w:p w14:paraId="5716BE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3CF065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karena tabe sūtrera sthāpana</w:t>
      </w:r>
      <w:r w:rsidRPr="00790008">
        <w:rPr>
          <w:rStyle w:val="BookTitle"/>
          <w:rFonts w:asciiTheme="minorHAnsi" w:hAnsiTheme="minorHAnsi" w:cstheme="minorHAnsi"/>
          <w:b w:val="0"/>
          <w:bCs w:val="0"/>
          <w:color w:val="000000"/>
          <w:sz w:val="28"/>
          <w:szCs w:val="28"/>
        </w:rPr>
        <w:br/>
        <w:t>śeṣe āpanāra vyākhyā karena khaṇḍana</w:t>
      </w:r>
    </w:p>
    <w:p w14:paraId="66B22A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Himself establish the explanation, and the next moment He would refute it.</w:t>
      </w:r>
    </w:p>
    <w:p w14:paraId="40DD3882" w14:textId="7FF14A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know that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Lord Viṣṇu, has the ability to do, undo, and redo anything.</w:t>
      </w:r>
    </w:p>
    <w:p w14:paraId="01CD9DB6" w14:textId="3C64F5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8.195</w:t>
      </w:r>
    </w:p>
    <w:p w14:paraId="4827F1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1E779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keha yadi kona-mate nā pāre sthāpite</w:t>
      </w:r>
      <w:r w:rsidRPr="00790008">
        <w:rPr>
          <w:rStyle w:val="BookTitle"/>
          <w:rFonts w:asciiTheme="minorHAnsi" w:hAnsiTheme="minorHAnsi" w:cstheme="minorHAnsi"/>
          <w:b w:val="0"/>
          <w:bCs w:val="0"/>
          <w:color w:val="000000"/>
          <w:sz w:val="28"/>
          <w:szCs w:val="28"/>
        </w:rPr>
        <w:br/>
        <w:t>tabe sei vākhyā prabhu karena su-rīte</w:t>
      </w:r>
    </w:p>
    <w:p w14:paraId="28E7A0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someone was unable to establish a point, the Lord would give the proper explanation.</w:t>
      </w:r>
    </w:p>
    <w:p w14:paraId="50420D7E" w14:textId="5C223F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su-rīte </w:t>
      </w:r>
      <w:r w:rsidRPr="00790008">
        <w:rPr>
          <w:rStyle w:val="BookTitle"/>
          <w:rFonts w:asciiTheme="minorHAnsi" w:hAnsiTheme="minorHAnsi" w:cstheme="minorHAnsi"/>
          <w:b w:val="0"/>
          <w:bCs w:val="0"/>
          <w:color w:val="000000"/>
          <w:sz w:val="28"/>
          <w:szCs w:val="28"/>
        </w:rPr>
        <w:t>means “properly” or “nicely.”</w:t>
      </w:r>
    </w:p>
    <w:p w14:paraId="110C6BD9" w14:textId="701EA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8.196</w:t>
      </w:r>
    </w:p>
    <w:p w14:paraId="24922B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0E0D09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snāne, ki bhojane, kibā paryaṭane</w:t>
      </w:r>
      <w:r w:rsidRPr="00790008">
        <w:rPr>
          <w:rStyle w:val="BookTitle"/>
          <w:rFonts w:asciiTheme="minorHAnsi" w:hAnsiTheme="minorHAnsi" w:cstheme="minorHAnsi"/>
          <w:b w:val="0"/>
          <w:bCs w:val="0"/>
          <w:color w:val="000000"/>
          <w:sz w:val="28"/>
          <w:szCs w:val="28"/>
        </w:rPr>
        <w:br/>
        <w:t>nāhika prabhura āra ceṣṭā śāstra vine</w:t>
      </w:r>
    </w:p>
    <w:p w14:paraId="21083FB4" w14:textId="6C798C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bathing, eating, or traveling, the Lord had no engagement other than studying the scriptures.</w:t>
      </w:r>
    </w:p>
    <w:p w14:paraId="5480A24C" w14:textId="110756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8.197</w:t>
      </w:r>
    </w:p>
    <w:p w14:paraId="65DF29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16A70C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āchena ṭhākura vidyā-rase</w:t>
      </w:r>
      <w:r w:rsidRPr="00790008">
        <w:rPr>
          <w:rStyle w:val="BookTitle"/>
          <w:rFonts w:asciiTheme="minorHAnsi" w:hAnsiTheme="minorHAnsi" w:cstheme="minorHAnsi"/>
          <w:b w:val="0"/>
          <w:bCs w:val="0"/>
          <w:color w:val="000000"/>
          <w:sz w:val="28"/>
          <w:szCs w:val="28"/>
        </w:rPr>
        <w:br/>
        <w:t>prakāśa nā kare jagatera dīna doṣe</w:t>
      </w:r>
    </w:p>
    <w:p w14:paraId="753617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enjoyed His pastimes as a student, He did not disclose Himself due to the fallen condition of the world.</w:t>
      </w:r>
    </w:p>
    <w:p w14:paraId="4D8C1AEC" w14:textId="58F2C9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dīna doṣe</w:t>
      </w:r>
      <w:r w:rsidRPr="00790008">
        <w:rPr>
          <w:rStyle w:val="BookTitle"/>
          <w:rFonts w:asciiTheme="minorHAnsi" w:hAnsiTheme="minorHAnsi" w:cstheme="minorHAnsi"/>
          <w:b w:val="0"/>
          <w:bCs w:val="0"/>
          <w:color w:val="000000"/>
          <w:sz w:val="28"/>
          <w:szCs w:val="28"/>
        </w:rPr>
        <w:t xml:space="preserve"> refers to persons of this world who possess material knowledge and are averse to Lord Viṣṇu, who is beyond material sense perception. Since they cannot accept the superiority of spiritual knowledge by which one’s inclination towards Viṣṇu is awakened, they are called </w:t>
      </w:r>
      <w:r w:rsidRPr="00790008">
        <w:rPr>
          <w:rStyle w:val="BookTitle"/>
          <w:rFonts w:asciiTheme="minorHAnsi" w:hAnsiTheme="minorHAnsi" w:cstheme="minorHAnsi"/>
          <w:b w:val="0"/>
          <w:bCs w:val="0"/>
          <w:i/>
          <w:iCs/>
          <w:color w:val="000000"/>
          <w:sz w:val="28"/>
          <w:szCs w:val="28"/>
        </w:rPr>
        <w:t>dīna</w:t>
      </w:r>
      <w:r w:rsidRPr="00790008">
        <w:rPr>
          <w:rStyle w:val="BookTitle"/>
          <w:rFonts w:asciiTheme="minorHAnsi" w:hAnsiTheme="minorHAnsi" w:cstheme="minorHAnsi"/>
          <w:b w:val="0"/>
          <w:bCs w:val="0"/>
          <w:color w:val="000000"/>
          <w:sz w:val="28"/>
          <w:szCs w:val="28"/>
        </w:rPr>
        <w:t xml:space="preserve">, or poor. Tridaṇḍi Gosvāmī Śrīmān Prabodhānanda Sarasvatī has written in his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(36) as follows: “Lord Caitanyacandra has expanded a golden ocean of devotional mellows. The most unfortunate person who is untouched by this ocean is certainly cheated for ages together.”</w:t>
      </w:r>
    </w:p>
    <w:p w14:paraId="12F1A7B4" w14:textId="02C164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8.198</w:t>
      </w:r>
    </w:p>
    <w:p w14:paraId="5BBB61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4B9DFE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hari-bhakti-śūnya haila sakala saṁsāra</w:t>
      </w:r>
      <w:r w:rsidRPr="00790008">
        <w:rPr>
          <w:rStyle w:val="BookTitle"/>
          <w:rFonts w:asciiTheme="minorHAnsi" w:hAnsiTheme="minorHAnsi" w:cstheme="minorHAnsi"/>
          <w:b w:val="0"/>
          <w:bCs w:val="0"/>
          <w:color w:val="000000"/>
          <w:sz w:val="28"/>
          <w:szCs w:val="28"/>
        </w:rPr>
        <w:br/>
        <w:t>asat-saṅga asat-patha bai nāhi āra</w:t>
      </w:r>
    </w:p>
    <w:p w14:paraId="61D1C7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entire world was devoid of devotional service to the Lord, and people were engaged simply in materialistic association and activities.</w:t>
      </w:r>
    </w:p>
    <w:p w14:paraId="178C43D1" w14:textId="373AB2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inferior mundane association and processes that have no relationship with the Absolute Truth,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are simply materialistic association and activities.</w:t>
      </w:r>
    </w:p>
    <w:p w14:paraId="7B127041" w14:textId="0806A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8.199</w:t>
      </w:r>
    </w:p>
    <w:p w14:paraId="0D696A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5A63E2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putrādira mahotsava kare</w:t>
      </w:r>
      <w:r w:rsidRPr="00790008">
        <w:rPr>
          <w:rStyle w:val="BookTitle"/>
          <w:rFonts w:asciiTheme="minorHAnsi" w:hAnsiTheme="minorHAnsi" w:cstheme="minorHAnsi"/>
          <w:b w:val="0"/>
          <w:bCs w:val="0"/>
          <w:color w:val="000000"/>
          <w:sz w:val="28"/>
          <w:szCs w:val="28"/>
        </w:rPr>
        <w:br/>
        <w:t>deha-geha vyatirikta āra nāhi sphure</w:t>
      </w:r>
    </w:p>
    <w:p w14:paraId="532813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held various grand festivals for their sons and daughters, and they had no care for anything other than their body and home.</w:t>
      </w:r>
    </w:p>
    <w:p w14:paraId="20535E7A" w14:textId="47E910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Foolish materialists of that time were maddened with fruitive activities and simply engaged in satisfying their wives and children. Furthermore, fruitive workers, or persons who were expert in pious activities, who licked the feet of people like </w:t>
      </w:r>
      <w:commentRangeStart w:id="129"/>
      <w:r w:rsidRPr="00790008">
        <w:rPr>
          <w:rStyle w:val="BookTitle"/>
          <w:rFonts w:asciiTheme="minorHAnsi" w:hAnsiTheme="minorHAnsi" w:cstheme="minorHAnsi"/>
          <w:b w:val="0"/>
          <w:bCs w:val="0"/>
          <w:color w:val="000000"/>
          <w:sz w:val="28"/>
          <w:szCs w:val="28"/>
        </w:rPr>
        <w:t xml:space="preserve">Bhīmabhaṭṭa </w:t>
      </w:r>
      <w:commentRangeEnd w:id="129"/>
      <w:r w:rsidR="004475F1">
        <w:rPr>
          <w:rStyle w:val="CommentReference"/>
          <w:color w:val="auto"/>
        </w:rPr>
        <w:commentReference w:id="129"/>
      </w:r>
      <w:r w:rsidRPr="00790008">
        <w:rPr>
          <w:rStyle w:val="BookTitle"/>
          <w:rFonts w:asciiTheme="minorHAnsi" w:hAnsiTheme="minorHAnsi" w:cstheme="minorHAnsi"/>
          <w:b w:val="0"/>
          <w:bCs w:val="0"/>
          <w:color w:val="000000"/>
          <w:sz w:val="28"/>
          <w:szCs w:val="28"/>
        </w:rPr>
        <w:t xml:space="preserve">simply engaged their bodies and minds in opening hospitals and schools of mundane knowledge on the pretext of compassion for the purpose of sense gratification in their future life. Such people were under the control of selfish motives and thus highly averse to serving Kṛṣṇa without reward. The </w:t>
      </w:r>
      <w:r w:rsidRPr="00790008">
        <w:rPr>
          <w:rStyle w:val="BookTitle"/>
          <w:rFonts w:asciiTheme="minorHAnsi" w:hAnsiTheme="minorHAnsi" w:cstheme="minorHAnsi"/>
          <w:b w:val="0"/>
          <w:bCs w:val="0"/>
          <w:i/>
          <w:iCs/>
          <w:color w:val="000000"/>
          <w:sz w:val="28"/>
          <w:szCs w:val="28"/>
        </w:rPr>
        <w:t>smṛti-śāstras</w:t>
      </w:r>
      <w:r w:rsidRPr="00790008">
        <w:rPr>
          <w:rStyle w:val="BookTitle"/>
          <w:rFonts w:asciiTheme="minorHAnsi" w:hAnsiTheme="minorHAnsi" w:cstheme="minorHAnsi"/>
          <w:b w:val="0"/>
          <w:bCs w:val="0"/>
          <w:color w:val="000000"/>
          <w:sz w:val="28"/>
          <w:szCs w:val="28"/>
        </w:rPr>
        <w:t xml:space="preserve"> are not meant to educate or uplift the consciousness of such people. These people are ignorant fools. “Service to Lord Hari is the highest duty for all people at all times.”—Due to forgetting this supreme truth, these people developed desires for material enjoyment based on mundane welfare activities.</w:t>
      </w:r>
    </w:p>
    <w:p w14:paraId="395C3846" w14:textId="412470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8.200</w:t>
      </w:r>
    </w:p>
    <w:p w14:paraId="21E7B9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3E0939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mithyā sukhe dekhi sarva-lokera ādara</w:t>
      </w:r>
      <w:r w:rsidRPr="00790008">
        <w:rPr>
          <w:rStyle w:val="BookTitle"/>
          <w:rFonts w:asciiTheme="minorHAnsi" w:hAnsiTheme="minorHAnsi" w:cstheme="minorHAnsi"/>
          <w:b w:val="0"/>
          <w:bCs w:val="0"/>
          <w:color w:val="000000"/>
          <w:sz w:val="28"/>
          <w:szCs w:val="28"/>
        </w:rPr>
        <w:br/>
        <w:t>vaiṣṇavera gaṇa duḥkha bhāvena antara</w:t>
      </w:r>
    </w:p>
    <w:p w14:paraId="0A215CF2" w14:textId="44E270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were all distressed at heart to see the people’s attachment to illusory happiness.</w:t>
      </w:r>
    </w:p>
    <w:p w14:paraId="3CF776CC" w14:textId="21777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8.201</w:t>
      </w:r>
    </w:p>
    <w:p w14:paraId="7C9543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39EDE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bali’ sarva-gaṇe karena krandana</w:t>
      </w:r>
      <w:r w:rsidRPr="00790008">
        <w:rPr>
          <w:rStyle w:val="BookTitle"/>
          <w:rFonts w:asciiTheme="minorHAnsi" w:hAnsiTheme="minorHAnsi" w:cstheme="minorHAnsi"/>
          <w:b w:val="0"/>
          <w:bCs w:val="0"/>
          <w:color w:val="000000"/>
          <w:sz w:val="28"/>
          <w:szCs w:val="28"/>
        </w:rPr>
        <w:br/>
        <w:t>“e saba jīvere kṛpā kara, nārāyaṇa</w:t>
      </w:r>
    </w:p>
    <w:p w14:paraId="228393E9" w14:textId="02E8D9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cried, “O Kṛṣṇa! O Lord! Please be merciful on these fallen souls.</w:t>
      </w:r>
    </w:p>
    <w:p w14:paraId="2CCE195A" w14:textId="3B65A2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8.202</w:t>
      </w:r>
    </w:p>
    <w:p w14:paraId="79AF65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0E3E18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deha pāiyā kṛṣṇe nāhi haila rati</w:t>
      </w:r>
      <w:r w:rsidRPr="00790008">
        <w:rPr>
          <w:rStyle w:val="BookTitle"/>
          <w:rFonts w:asciiTheme="minorHAnsi" w:hAnsiTheme="minorHAnsi" w:cstheme="minorHAnsi"/>
          <w:b w:val="0"/>
          <w:bCs w:val="0"/>
          <w:color w:val="000000"/>
          <w:sz w:val="28"/>
          <w:szCs w:val="28"/>
        </w:rPr>
        <w:br/>
        <w:t>katakāla giyā āra bhuñjibe durgati!</w:t>
      </w:r>
    </w:p>
    <w:p w14:paraId="319BFB82" w14:textId="770176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people have not developed attachment for Kṛṣṇa after attaining this human form of life! How long will they suffer such degradation?</w:t>
      </w:r>
    </w:p>
    <w:p w14:paraId="480C7155" w14:textId="0938A2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8.203</w:t>
      </w:r>
    </w:p>
    <w:p w14:paraId="2064B2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203</w:t>
      </w:r>
    </w:p>
    <w:p w14:paraId="4FAFBD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nara-śarīra lāgi’ deve kāmya kare</w:t>
      </w:r>
      <w:r w:rsidRPr="00790008">
        <w:rPr>
          <w:rStyle w:val="BookTitle"/>
          <w:rFonts w:asciiTheme="minorHAnsi" w:hAnsiTheme="minorHAnsi" w:cstheme="minorHAnsi"/>
          <w:b w:val="0"/>
          <w:bCs w:val="0"/>
          <w:color w:val="000000"/>
          <w:sz w:val="28"/>
          <w:szCs w:val="28"/>
        </w:rPr>
        <w:br/>
        <w:t>tāhā vyartha yāya mithyā sukhera vihāre</w:t>
      </w:r>
    </w:p>
    <w:p w14:paraId="24FEFE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“Their human form of life, which is desired even by the demigods, is being wasted in the pursuit of false happiness.</w:t>
      </w:r>
    </w:p>
    <w:p w14:paraId="56EDF729" w14:textId="43761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line of this verse indicates that only the human birth is favorable for worshiping Lord Hari. Therefore it is desired even by the demigods. The demigods’ prayers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(5.19.21-25) in this regard are as follows: “Since the human form of life is the sublime position for spiritual realization, all the demigods in heaven speak in this way: How wonderful it is for these human beings to have been born in the land of Bhārata-varṣa. They must have executed pious acts of austerity in the past, or the Supreme Personality of Godhead Himself must have been pleased with them. Otherwise, how could they engage in devotional service in so many ways? We demigods can only aspire to achieve human births in Bhārata-varṣa to execute devotional service, but these human beings are already engaged there.</w:t>
      </w:r>
    </w:p>
    <w:p w14:paraId="022FCC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performing the very difficult tasks of executing Vedic ritualistic sacrifices, undergoing austerities, observing vows and giving charity, we have achieved this position as inhabitants of the heavenly planets. But what is the value of this achievement? Here we are certainly very engaged in material sense gratification, and therefore we can hardly remember the lotus feet of Lord Nārāyaṇa. Indeed, because of our excessive sense gratification, we have almost forgotten His lotus feet.</w:t>
      </w:r>
    </w:p>
    <w:p w14:paraId="7ED511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short life in the land of Bharata-varṣa is preferable to a life achieved in Brahmaloka for millions and billions of years because even if one is elevated to Brahmaloka, he must return to repeated birth and death. Although life in Bhārata-varṣa, in a lower planetary system, is very short, one who lives there can elevate himself to full Kṛṣṇa consciousness and achieve the highest perfection, even in this short life, by fully surrendering unto the lotus feet of the Lord. Thus one attains Vaikuṇṭhaloka, where there is neither anxiety nor repeated birth in a material body.</w:t>
      </w:r>
    </w:p>
    <w:p w14:paraId="4F1B117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intelligent person does not take interest in a place, even in the topmost planetary system, if the pure Ganges of topics concerning the Supreme Lord’s activities does not flow there, if there are not devotees engaged in service on the banks of such a river of piety, or if there are no festivals of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xml:space="preserve"> to satisfy the Lord [especially since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xml:space="preserve"> is recommended in this age].</w:t>
      </w:r>
    </w:p>
    <w:p w14:paraId="5C7B072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“Bhārata-varṣa offers the proper land and circumstances in which to execute devotional service, which can free one from the results of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and </w:t>
      </w:r>
      <w:r w:rsidRPr="004475F1">
        <w:rPr>
          <w:rStyle w:val="BookTitle"/>
          <w:rFonts w:asciiTheme="minorHAnsi" w:hAnsiTheme="minorHAnsi" w:cstheme="minorHAnsi"/>
          <w:b w:val="0"/>
          <w:bCs w:val="0"/>
          <w:i/>
          <w:iCs/>
          <w:color w:val="000000"/>
          <w:sz w:val="28"/>
          <w:szCs w:val="28"/>
          <w:rPrChange w:id="130" w:author="your servant" w:date="2020-07-30T20:51: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If one obtains a human body in the land of Bhārata-varṣa, with clear sensory organs with which to execute the</w:t>
      </w:r>
      <w:r w:rsidRPr="00790008">
        <w:rPr>
          <w:rStyle w:val="BookTitle"/>
          <w:rFonts w:asciiTheme="minorHAnsi" w:hAnsiTheme="minorHAnsi" w:cstheme="minorHAnsi"/>
          <w:b w:val="0"/>
          <w:bCs w:val="0"/>
          <w:i/>
          <w:iCs/>
          <w:color w:val="000000"/>
          <w:sz w:val="28"/>
          <w:szCs w:val="28"/>
        </w:rPr>
        <w:t xml:space="preserve"> saṅkīrtana-yajña</w:t>
      </w:r>
      <w:r w:rsidRPr="00790008">
        <w:rPr>
          <w:rStyle w:val="BookTitle"/>
          <w:rFonts w:asciiTheme="minorHAnsi" w:hAnsiTheme="minorHAnsi" w:cstheme="minorHAnsi"/>
          <w:b w:val="0"/>
          <w:bCs w:val="0"/>
          <w:color w:val="000000"/>
          <w:sz w:val="28"/>
          <w:szCs w:val="28"/>
        </w:rPr>
        <w:t>, but in spite of this opportunity he does not take to devotional service, he is certainly like liberated forest animals and birds that are careless and are therefore again bound by a hunter.”</w:t>
      </w:r>
    </w:p>
    <w:p w14:paraId="76CF6BF0" w14:textId="6E788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8.204</w:t>
      </w:r>
    </w:p>
    <w:p w14:paraId="0E6CD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065412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kṛṣṇa-yātrā-mahotsava-parva nāhi kare</w:t>
      </w:r>
      <w:r w:rsidRPr="00790008">
        <w:rPr>
          <w:rStyle w:val="BookTitle"/>
          <w:rFonts w:asciiTheme="minorHAnsi" w:hAnsiTheme="minorHAnsi" w:cstheme="minorHAnsi"/>
          <w:b w:val="0"/>
          <w:bCs w:val="0"/>
          <w:color w:val="000000"/>
          <w:sz w:val="28"/>
          <w:szCs w:val="28"/>
        </w:rPr>
        <w:br/>
        <w:t>vivāhādi-karme se ānanda kari’ mare</w:t>
      </w:r>
    </w:p>
    <w:p w14:paraId="17A002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don’t celebrate Kṛṣṇa’s appearance day, but they spend their entire lives celebrating weddings and other family festivals.</w:t>
      </w:r>
    </w:p>
    <w:p w14:paraId="7AA1F17D" w14:textId="65876E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yātrā</w:t>
      </w:r>
      <w:r w:rsidRPr="00790008">
        <w:rPr>
          <w:rStyle w:val="BookTitle"/>
          <w:rFonts w:asciiTheme="minorHAnsi" w:hAnsiTheme="minorHAnsi" w:cstheme="minorHAnsi"/>
          <w:b w:val="0"/>
          <w:bCs w:val="0"/>
          <w:color w:val="000000"/>
          <w:sz w:val="28"/>
          <w:szCs w:val="28"/>
        </w:rPr>
        <w:t xml:space="preserve"> is explained by Śrīdhara Svāmī in his commentary on the words </w:t>
      </w:r>
      <w:r w:rsidRPr="00790008">
        <w:rPr>
          <w:rStyle w:val="BookTitle"/>
          <w:rFonts w:asciiTheme="minorHAnsi" w:hAnsiTheme="minorHAnsi" w:cstheme="minorHAnsi"/>
          <w:b w:val="0"/>
          <w:bCs w:val="0"/>
          <w:i/>
          <w:iCs/>
          <w:color w:val="000000"/>
          <w:sz w:val="28"/>
          <w:szCs w:val="28"/>
        </w:rPr>
        <w:t>pūjā-yātrotsavā-śritān</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(11.27.50), wherein he says, “The word </w:t>
      </w:r>
      <w:r w:rsidRPr="00790008">
        <w:rPr>
          <w:rStyle w:val="BookTitle"/>
          <w:rFonts w:asciiTheme="minorHAnsi" w:hAnsiTheme="minorHAnsi" w:cstheme="minorHAnsi"/>
          <w:b w:val="0"/>
          <w:bCs w:val="0"/>
          <w:i/>
          <w:iCs/>
          <w:color w:val="000000"/>
          <w:sz w:val="28"/>
          <w:szCs w:val="28"/>
        </w:rPr>
        <w:t>yātrā</w:t>
      </w:r>
      <w:r w:rsidRPr="00790008">
        <w:rPr>
          <w:rStyle w:val="BookTitle"/>
          <w:rFonts w:asciiTheme="minorHAnsi" w:hAnsiTheme="minorHAnsi" w:cstheme="minorHAnsi"/>
          <w:b w:val="0"/>
          <w:bCs w:val="0"/>
          <w:color w:val="000000"/>
          <w:sz w:val="28"/>
          <w:szCs w:val="28"/>
        </w:rPr>
        <w:t xml:space="preserve"> refers to a special function performed by a large group of people, and the word </w:t>
      </w:r>
      <w:r w:rsidRPr="00790008">
        <w:rPr>
          <w:rStyle w:val="BookTitle"/>
          <w:rFonts w:asciiTheme="minorHAnsi" w:hAnsiTheme="minorHAnsi" w:cstheme="minorHAnsi"/>
          <w:b w:val="0"/>
          <w:bCs w:val="0"/>
          <w:i/>
          <w:iCs/>
          <w:color w:val="000000"/>
          <w:sz w:val="28"/>
          <w:szCs w:val="28"/>
        </w:rPr>
        <w:t xml:space="preserve">utsava </w:t>
      </w:r>
      <w:r w:rsidRPr="00790008">
        <w:rPr>
          <w:rStyle w:val="BookTitle"/>
          <w:rFonts w:asciiTheme="minorHAnsi" w:hAnsiTheme="minorHAnsi" w:cstheme="minorHAnsi"/>
          <w:b w:val="0"/>
          <w:bCs w:val="0"/>
          <w:color w:val="000000"/>
          <w:sz w:val="28"/>
          <w:szCs w:val="28"/>
        </w:rPr>
        <w:t xml:space="preserve">refers to festivals such as Vasanta.” Regarding the words </w:t>
      </w:r>
      <w:r w:rsidRPr="00790008">
        <w:rPr>
          <w:rStyle w:val="BookTitle"/>
          <w:rFonts w:asciiTheme="minorHAnsi" w:hAnsiTheme="minorHAnsi" w:cstheme="minorHAnsi"/>
          <w:b w:val="0"/>
          <w:bCs w:val="0"/>
          <w:i/>
          <w:iCs/>
          <w:color w:val="000000"/>
          <w:sz w:val="28"/>
          <w:szCs w:val="28"/>
        </w:rPr>
        <w:t>mama parvānumodanam</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sarva-vārṣika-parvasu</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(11.11.36-37) he says: “The word </w:t>
      </w:r>
      <w:r w:rsidRPr="00790008">
        <w:rPr>
          <w:rStyle w:val="BookTitle"/>
          <w:rFonts w:asciiTheme="minorHAnsi" w:hAnsiTheme="minorHAnsi" w:cstheme="minorHAnsi"/>
          <w:b w:val="0"/>
          <w:bCs w:val="0"/>
          <w:i/>
          <w:iCs/>
          <w:color w:val="000000"/>
          <w:sz w:val="28"/>
          <w:szCs w:val="28"/>
        </w:rPr>
        <w:t>parva</w:t>
      </w:r>
      <w:r w:rsidRPr="00790008">
        <w:rPr>
          <w:rStyle w:val="BookTitle"/>
          <w:rFonts w:asciiTheme="minorHAnsi" w:hAnsiTheme="minorHAnsi" w:cstheme="minorHAnsi"/>
          <w:b w:val="0"/>
          <w:bCs w:val="0"/>
          <w:color w:val="000000"/>
          <w:sz w:val="28"/>
          <w:szCs w:val="28"/>
        </w:rPr>
        <w:t xml:space="preserve"> refers to festivals like Janmāṣṭamī and regular observances like Cāturmāsya and Ekādaśī.” And in his explanation on the word </w:t>
      </w:r>
      <w:r w:rsidRPr="00790008">
        <w:rPr>
          <w:rStyle w:val="BookTitle"/>
          <w:rFonts w:asciiTheme="minorHAnsi" w:hAnsiTheme="minorHAnsi" w:cstheme="minorHAnsi"/>
          <w:b w:val="0"/>
          <w:bCs w:val="0"/>
          <w:i/>
          <w:iCs/>
          <w:color w:val="000000"/>
          <w:sz w:val="28"/>
          <w:szCs w:val="28"/>
        </w:rPr>
        <w:t>mahotsavāḥ</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(5.19.23) he says: “A </w:t>
      </w:r>
      <w:r w:rsidRPr="00790008">
        <w:rPr>
          <w:rStyle w:val="BookTitle"/>
          <w:rFonts w:asciiTheme="minorHAnsi" w:hAnsiTheme="minorHAnsi" w:cstheme="minorHAnsi"/>
          <w:b w:val="0"/>
          <w:bCs w:val="0"/>
          <w:i/>
          <w:iCs/>
          <w:color w:val="000000"/>
          <w:sz w:val="28"/>
          <w:szCs w:val="28"/>
        </w:rPr>
        <w:t>mahotsava</w:t>
      </w:r>
      <w:r w:rsidRPr="00790008">
        <w:rPr>
          <w:rStyle w:val="BookTitle"/>
          <w:rFonts w:asciiTheme="minorHAnsi" w:hAnsiTheme="minorHAnsi" w:cstheme="minorHAnsi"/>
          <w:b w:val="0"/>
          <w:bCs w:val="0"/>
          <w:color w:val="000000"/>
          <w:sz w:val="28"/>
          <w:szCs w:val="28"/>
        </w:rPr>
        <w:t xml:space="preserve"> is a festival in which devotees chant and dance.”</w:t>
      </w:r>
    </w:p>
    <w:p w14:paraId="31BA50D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 </w:t>
      </w:r>
      <w:r w:rsidRPr="00790008">
        <w:rPr>
          <w:rStyle w:val="BookTitle"/>
          <w:rFonts w:asciiTheme="minorHAnsi" w:hAnsiTheme="minorHAnsi" w:cstheme="minorHAnsi"/>
          <w:b w:val="0"/>
          <w:bCs w:val="0"/>
          <w:i/>
          <w:iCs/>
          <w:color w:val="000000"/>
          <w:sz w:val="28"/>
          <w:szCs w:val="28"/>
        </w:rPr>
        <w:t>mare</w:t>
      </w:r>
      <w:r w:rsidRPr="00790008">
        <w:rPr>
          <w:rStyle w:val="BookTitle"/>
          <w:rFonts w:asciiTheme="minorHAnsi" w:hAnsiTheme="minorHAnsi" w:cstheme="minorHAnsi"/>
          <w:b w:val="0"/>
          <w:bCs w:val="0"/>
          <w:color w:val="000000"/>
          <w:sz w:val="28"/>
          <w:szCs w:val="28"/>
        </w:rPr>
        <w:t xml:space="preserve">: Foolish people who consider their bodies as themselves forget their worshipable Lord. In other words, due to ignorance of their relationship with the Lord, they do not endeavor to please Hari, guru, or Vaiṣṇava, rather they engage in various activities for pleasing their own senses and mind. Therefore they give up the service of Adhokṣaja, or the path of ultimate benefit, and accept the path of temporary enjoyment. They do not travel the path leading to Vaikuṇṭha, or immortality, rather they travel the path to hell, or material existence. In this way they travel through various species and suffer unlimited miseries. The only duty of all living entities is to perform activities for the pleasure of Hari, guru and Vaiṣṇava.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(11.29.8): </w:t>
      </w:r>
      <w:r w:rsidRPr="00790008">
        <w:rPr>
          <w:rStyle w:val="BookTitle"/>
          <w:rFonts w:asciiTheme="minorHAnsi" w:hAnsiTheme="minorHAnsi" w:cstheme="minorHAnsi"/>
          <w:b w:val="0"/>
          <w:bCs w:val="0"/>
          <w:i/>
          <w:iCs/>
          <w:color w:val="000000"/>
          <w:sz w:val="28"/>
          <w:szCs w:val="28"/>
        </w:rPr>
        <w:t>yān śraddhayācaran martyo mṛtyuṁ jayati durjayam</w:t>
      </w:r>
      <w:r w:rsidRPr="00790008">
        <w:rPr>
          <w:rStyle w:val="BookTitle"/>
          <w:rFonts w:asciiTheme="minorHAnsi" w:hAnsiTheme="minorHAnsi" w:cstheme="minorHAnsi"/>
          <w:b w:val="0"/>
          <w:bCs w:val="0"/>
          <w:color w:val="000000"/>
          <w:sz w:val="28"/>
          <w:szCs w:val="28"/>
        </w:rPr>
        <w:t>—“by the execution of which a mortal human being will conquer unconquerable death.”</w:t>
      </w:r>
    </w:p>
    <w:p w14:paraId="53BCB2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(2.1.4) Śrī Śukadeva speaks to Mahārāja Parīkṣit as follows: “Persons devoid of </w:t>
      </w:r>
      <w:r w:rsidRPr="00790008">
        <w:rPr>
          <w:rStyle w:val="BookTitle"/>
          <w:rFonts w:asciiTheme="minorHAnsi" w:hAnsiTheme="minorHAnsi" w:cstheme="minorHAnsi"/>
          <w:b w:val="0"/>
          <w:bCs w:val="0"/>
          <w:i/>
          <w:iCs/>
          <w:color w:val="000000"/>
          <w:sz w:val="28"/>
          <w:szCs w:val="28"/>
        </w:rPr>
        <w:t>ātma-tattva</w:t>
      </w:r>
      <w:r w:rsidRPr="00790008">
        <w:rPr>
          <w:rStyle w:val="BookTitle"/>
          <w:rFonts w:asciiTheme="minorHAnsi" w:hAnsiTheme="minorHAnsi" w:cstheme="minorHAnsi"/>
          <w:b w:val="0"/>
          <w:bCs w:val="0"/>
          <w:color w:val="000000"/>
          <w:sz w:val="28"/>
          <w:szCs w:val="28"/>
        </w:rPr>
        <w:t xml:space="preserve"> do not inquire into the problems of life, being too attached to the fallible soldiers like the body, children and wife. </w:t>
      </w:r>
      <w:r w:rsidRPr="00790008">
        <w:rPr>
          <w:rStyle w:val="BookTitle"/>
          <w:rFonts w:asciiTheme="minorHAnsi" w:hAnsiTheme="minorHAnsi" w:cstheme="minorHAnsi"/>
          <w:b w:val="0"/>
          <w:bCs w:val="0"/>
          <w:color w:val="000000"/>
          <w:sz w:val="28"/>
          <w:szCs w:val="28"/>
        </w:rPr>
        <w:lastRenderedPageBreak/>
        <w:t>Although sufficiently experienced, they still do not see their inevitable destruction.”</w:t>
      </w:r>
    </w:p>
    <w:p w14:paraId="091AD8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(3.30.3-14, 18) Lord Kapiladeva speaks the following words to His mother, Devahūti: “The misguided materialist does not know that his very body is impermanent and that the attractions of home, land and wealth, which are in relationship to that body, are also temporary. Out of ignorance only, he thinks that everything is permanent. The living entity, in whatever species of life he appears, finds a particular type of satisfaction in that species, and he is never averse to being situated in such a condition. The conditioned living entity is satisfied in his own particular species of life; while deluded by the covering influence of the illusory energy, he feels little inclined to cast off his body, even when in hell, for he takes delight in hellish enjoyment. Such satisfaction with one’s standard of living is due to deep-rooted attraction for body, wife, home, children, animals, wealth and friends. In such association, the conditioned soul thinks himself quite perfect. Although he is always burning with anxiety, such a fool always performs all kinds of mischievous activities, with a hope which is never to be fulfilled, in order to maintain his so-called family and society. He gives heart and senses to a woman, who falsely charms him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He enjoys solitary embraces and talking with her, and he is enchanted by the sweet words of the small children. The attached householder remains in his family life, which is full of diplomacy and politics. Always spreading miseries and controlled by acts of sense gratification, he acts just to counteract the reactions of all his miseries, and if he can successfully counteract such miseries, he thinks that he is happy. He secures money by committing violence here and there, and although he employs it in the service of his family, he himself eats only a little portion of the food thus purchased, and he goes to hell for those for whom he earned the money in such an irregular way. When he suffers reverses in his occupation, he tries again and again to improve himself, but when he is baffled in all attempts and is ruined, he accepts money from others because of excessive greed. Thus the unfortunate man, unsuccessful in maintaining his family members, is bereft of all beauty. He always thinks of his failure, grieving very deeply. Seeing him unable to support them, his wife and others do not treat him with the same respect as before, even as miserly farmers do not accord the same treatment to their old and worn-out oxen. The foolish family man does not become averse to family life although he is maintained by those whom he once maintained. Deformed by the influence of old age, he prepares himself to meet ultimate death. Thus the man, who engaged with uncontrolled senses in maintaining a family, dies in great grief, seeing his </w:t>
      </w:r>
      <w:r w:rsidRPr="00790008">
        <w:rPr>
          <w:rStyle w:val="BookTitle"/>
          <w:rFonts w:asciiTheme="minorHAnsi" w:hAnsiTheme="minorHAnsi" w:cstheme="minorHAnsi"/>
          <w:b w:val="0"/>
          <w:bCs w:val="0"/>
          <w:color w:val="000000"/>
          <w:sz w:val="28"/>
          <w:szCs w:val="28"/>
        </w:rPr>
        <w:lastRenderedPageBreak/>
        <w:t>relatives crying. He dies most pathetically, in great pain and without consciousness.”</w:t>
      </w:r>
    </w:p>
    <w:p w14:paraId="66032EDC" w14:textId="6E6FB5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8.205</w:t>
      </w:r>
    </w:p>
    <w:p w14:paraId="23299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12499B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se jīva, prabho, tumi se rakṣitā</w:t>
      </w:r>
      <w:r w:rsidRPr="00790008">
        <w:rPr>
          <w:rStyle w:val="BookTitle"/>
          <w:rFonts w:asciiTheme="minorHAnsi" w:hAnsiTheme="minorHAnsi" w:cstheme="minorHAnsi"/>
          <w:b w:val="0"/>
          <w:bCs w:val="0"/>
          <w:color w:val="000000"/>
          <w:sz w:val="28"/>
          <w:szCs w:val="28"/>
        </w:rPr>
        <w:br/>
        <w:t>ki baliba āmarā, tumi se sarva-pitā</w:t>
      </w:r>
    </w:p>
    <w:p w14:paraId="2CDC22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the living entities are Your parts and parcels, and You are their protector and supreme father.”</w:t>
      </w:r>
    </w:p>
    <w:p w14:paraId="1B7EC36E" w14:textId="708EA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tomāra se jīva </w:t>
      </w:r>
      <w:r w:rsidRPr="00790008">
        <w:rPr>
          <w:rStyle w:val="BookTitle"/>
          <w:rFonts w:asciiTheme="minorHAnsi" w:hAnsiTheme="minorHAnsi" w:cstheme="minorHAnsi"/>
          <w:b w:val="0"/>
          <w:bCs w:val="0"/>
          <w:color w:val="000000"/>
          <w:sz w:val="28"/>
          <w:szCs w:val="28"/>
        </w:rPr>
        <w:t xml:space="preserve">are explained as follows: Lord Viṣṇu is the supreme consciousness and the supreme controller, or the Supersoul, and the living entities are all controlled by Him and possess minute consciousness. Therefore they are constitutionally Vaiṣṇavas or subordinate to Him. As confirmed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(15.7): </w:t>
      </w:r>
      <w:r w:rsidRPr="00790008">
        <w:rPr>
          <w:rStyle w:val="BookTitle"/>
          <w:rFonts w:asciiTheme="minorHAnsi" w:hAnsiTheme="minorHAnsi" w:cstheme="minorHAnsi"/>
          <w:b w:val="0"/>
          <w:bCs w:val="0"/>
          <w:i/>
          <w:iCs/>
          <w:color w:val="000000"/>
          <w:sz w:val="28"/>
          <w:szCs w:val="28"/>
        </w:rPr>
        <w:t>mamaivāṁśo jīva-loke jīva-bhūtaḥ sanātanaḥ</w:t>
      </w:r>
      <w:r w:rsidRPr="00790008">
        <w:rPr>
          <w:rStyle w:val="BookTitle"/>
          <w:rFonts w:asciiTheme="minorHAnsi" w:hAnsiTheme="minorHAnsi" w:cstheme="minorHAnsi"/>
          <w:b w:val="0"/>
          <w:bCs w:val="0"/>
          <w:color w:val="000000"/>
          <w:sz w:val="28"/>
          <w:szCs w:val="28"/>
        </w:rPr>
        <w:t>—“The living entities in this conditioned world are My eternal fragmental parts.”</w:t>
      </w:r>
    </w:p>
    <w:p w14:paraId="691C2561" w14:textId="322949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8.206</w:t>
      </w:r>
    </w:p>
    <w:p w14:paraId="77D2F2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59449C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bhakta-gaṇa sabāra kuśala</w:t>
      </w:r>
      <w:r w:rsidRPr="00790008">
        <w:rPr>
          <w:rStyle w:val="BookTitle"/>
          <w:rFonts w:asciiTheme="minorHAnsi" w:hAnsiTheme="minorHAnsi" w:cstheme="minorHAnsi"/>
          <w:b w:val="0"/>
          <w:bCs w:val="0"/>
          <w:color w:val="000000"/>
          <w:sz w:val="28"/>
          <w:szCs w:val="28"/>
        </w:rPr>
        <w:br/>
        <w:t>cintena-gāyena kṛṣṇacandrera maṅgala</w:t>
      </w:r>
    </w:p>
    <w:p w14:paraId="6E4DD358" w14:textId="2CE7F2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devotees always desire the welfare of the living entities, and they pray to Lord Kṛṣṇa on their behalf.</w:t>
      </w:r>
    </w:p>
    <w:p w14:paraId="3AB1CEB4" w14:textId="2F96D8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8.207</w:t>
      </w:r>
    </w:p>
    <w:p w14:paraId="5253B3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0795B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4E313D67" w14:textId="38253C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20D7EEB"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Eight, entitled “The Disappearance of Jagannātha Miśra.”</w:t>
      </w:r>
    </w:p>
    <w:p w14:paraId="6ACAE9CA" w14:textId="7626DB2C"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9: Nity</w:t>
      </w:r>
      <w:r w:rsidR="00420535">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nanda’s Childhood Pastimes and Travels to Holy Places</w:t>
      </w:r>
    </w:p>
    <w:p w14:paraId="0577E438"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Nine: Nityānanda’s Childhood Pastimes and Travels to Holy Places</w:t>
      </w:r>
    </w:p>
    <w:p w14:paraId="637AF94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various dramas related to Śrī Kṛṣṇa, Rāma, and Vāmana </w:t>
      </w:r>
      <w:r w:rsidRPr="00790008">
        <w:rPr>
          <w:rStyle w:val="BookTitle"/>
          <w:rFonts w:asciiTheme="minorHAnsi" w:hAnsiTheme="minorHAnsi" w:cstheme="minorHAnsi"/>
          <w:b w:val="0"/>
          <w:bCs w:val="0"/>
          <w:color w:val="000000"/>
          <w:sz w:val="28"/>
          <w:szCs w:val="28"/>
        </w:rPr>
        <w:lastRenderedPageBreak/>
        <w:t>that Śrīmad Nityānanda Prabhu enacted up to His twelfth year and His subsequent travel to the holy places up to the age of twenty.</w:t>
      </w:r>
    </w:p>
    <w:p w14:paraId="7FBB11A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order of Śrī Gaura-Kṛṣṇa, Śrī Anantadeva personally appeared in the village of Ekacākā, in the district of Rāḍha-deśa, from the womb of Padmāvatī, the wife of Hāḍo Ojhā, as Śrī Nityānanda-candra. In the wake of His appearance, all the prevalent inauspicious symptoms were totally uprooted.</w:t>
      </w:r>
    </w:p>
    <w:p w14:paraId="46A233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childhood pastimes, Śrīmad Nityānanda Prabhu and His associate childhood friends remained engaged in imitating various pastimes of Lord Kṛṣṇa. Sometimes He and His friends would form the assembly of the demigods, and someone dressed as mother earth, burdened by the atrocities of the demons, would come before that assembly and offer prayers. At that time Śrīmad Nityānanda Prabhu and the boys who were part of that assembly would go to the bank of a river and pray to Lord Kṣīrodakaśāyī. Thereafter, a boy acting as Kṣīrodakaśāyī would announce from a hidden place, “I will soon appear in Mathurā Gokula in order to diminish the burden of the earth.” At other times they imitated the various Dvāpara pastimes of Kṛṣṇa like the marriage of Vasudeva and Devakī, the birth of Kṛṣṇa in the prison cell, Vasudeva’s taking Kṛṣṇa to the house of Nanda, Vasudeva’s return with Mahāmāyā, the daughter of Yaśodā, the killing of Pūtanā, the breaking of Śakaṭa, Kṛṣṇa’s stealing butter and milk from the house of the cowherds, the killing of Dhenuka, Agha, and Bakāsura, tending the cows, lifting Govardhana, stealing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 xml:space="preserve">clothes, Kṛṣṇa’s bestowing mercy on the wives of the sacrificial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Nārada’s giving advice to Kaṁsa in a secluded place, and the killing of the elephant Kuvalaya, the wrestlers Cāṇūra and Muṣṭika, and Kaṁsa. Sometimes in the form of Vāmana, He deceived Bali; sometimes while enacting the pastimes of Rāma, He would gather His friends to form an army of monkey soldiers and build a bridge; He would personally play the role of Lakṣmaṇa and approach Sugrīva with bow and arrows in His hands; in the form of Rāma, He would diminish the pride of Paraśurāma; and while enacting the killing of Indrajit, He would fall unconscious in the mood of Lakṣmaṇa having been hit by Indrajit’s powerful arrow until Hanumān brought medicine, under His previous directions, and revived Him. In this way He exhibited pastimes of the various incarnations of the Lord.</w:t>
      </w:r>
    </w:p>
    <w:p w14:paraId="578E4B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way Śrīmad Nityānanda Prabhu engaged in enacting various pastimes up to the age of twelve. Thereafter, on the pretext of purifying Himself, He traveled to the holy places of Āryāvarta and Dākṣiṇātya up to the age of twenty. He then came to Navadvīpa and met His own Lord, Śrī Gaurasundara. In the course of visiting the holy places, Nityānanda Prabhu met Śrīman Mādhavendra Purī, </w:t>
      </w:r>
      <w:r w:rsidRPr="00790008">
        <w:rPr>
          <w:rStyle w:val="BookTitle"/>
          <w:rFonts w:asciiTheme="minorHAnsi" w:hAnsiTheme="minorHAnsi" w:cstheme="minorHAnsi"/>
          <w:b w:val="0"/>
          <w:bCs w:val="0"/>
          <w:color w:val="000000"/>
          <w:sz w:val="28"/>
          <w:szCs w:val="28"/>
        </w:rPr>
        <w:lastRenderedPageBreak/>
        <w:t xml:space="preserve">Śrīpāda Īśvara Purī, and Śrīla Brahmānanda Purī. In this way Śrīmad Nityānanda Prabhu passed a few days discussing topics of Kṛṣṇa with Śrīman Mādhavendra Purī, who was accompanied by his disciples. Thereafter He proceeded to Setubandha, Dhanus-tīrtha, Māyāpurī, Avantī, Godāvarī, Jiyaḍa-nṛsiṁha, Devapurī, Trimalla, Kūrma-kṣetra, and many other holy places before arriving in Nīlācala. At Nīlācala, He saw Śrī Jagannāthadeva, the source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and became overwhelmed in ecstasy. From Śrī Kṣetra, He returned to Śrī Mathurā. This chapter ends with an explanation of why He did not exhibit the pastime of distributing the holy names and love of God at that time and a glorification of Śrī Nityānanda Prabhu, who is nondifferent from the omnipotent Baladeva.</w:t>
      </w:r>
    </w:p>
    <w:p w14:paraId="08EAA170" w14:textId="27AD00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w:t>
      </w:r>
    </w:p>
    <w:p w14:paraId="2C3FF3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00797D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śrī-kṛṣṇa-caitanya kṛpā-sindhu</w:t>
      </w:r>
      <w:r w:rsidRPr="00790008">
        <w:rPr>
          <w:rStyle w:val="BookTitle"/>
          <w:rFonts w:asciiTheme="minorHAnsi" w:hAnsiTheme="minorHAnsi" w:cstheme="minorHAnsi"/>
          <w:b w:val="0"/>
          <w:bCs w:val="0"/>
          <w:color w:val="000000"/>
          <w:sz w:val="28"/>
          <w:szCs w:val="28"/>
        </w:rPr>
        <w:br/>
        <w:t>jaya jaya nityānanda agatira bandhu</w:t>
      </w:r>
    </w:p>
    <w:p w14:paraId="090C1A04" w14:textId="14CC66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Kṛṣṇa Caitanya, who is an ocean of mercy! All glories to Śrī Nityānanda Prabhu, who is the friend of those who are ignorant of the goal of life.</w:t>
      </w:r>
    </w:p>
    <w:p w14:paraId="304EAFF2" w14:textId="0C4840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w:t>
      </w:r>
    </w:p>
    <w:p w14:paraId="55C09B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5EF153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jayādvaita-candrera jīvana-dhana-prāṇa</w:t>
      </w:r>
      <w:r w:rsidRPr="00790008">
        <w:rPr>
          <w:rStyle w:val="BookTitle"/>
          <w:rFonts w:asciiTheme="minorHAnsi" w:hAnsiTheme="minorHAnsi" w:cstheme="minorHAnsi"/>
          <w:b w:val="0"/>
          <w:bCs w:val="0"/>
          <w:color w:val="000000"/>
          <w:sz w:val="28"/>
          <w:szCs w:val="28"/>
        </w:rPr>
        <w:br/>
        <w:t>jaya śrīnivāsa-gadādharera nidhāna</w:t>
      </w:r>
    </w:p>
    <w:p w14:paraId="3687AF34" w14:textId="4FDFFC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wealth, and soul of Śrī Advaitacandra. All glories to Him who is the shelter of Śrīvāsa and Gadādhara.</w:t>
      </w:r>
    </w:p>
    <w:p w14:paraId="0E593A0E" w14:textId="18C85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w:t>
      </w:r>
    </w:p>
    <w:p w14:paraId="1014EE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83F27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jagannātha-śacī-putra viśvambhara</w:t>
      </w:r>
      <w:r w:rsidRPr="00790008">
        <w:rPr>
          <w:rStyle w:val="BookTitle"/>
          <w:rFonts w:asciiTheme="minorHAnsi" w:hAnsiTheme="minorHAnsi" w:cstheme="minorHAnsi"/>
          <w:b w:val="0"/>
          <w:bCs w:val="0"/>
          <w:color w:val="000000"/>
          <w:sz w:val="28"/>
          <w:szCs w:val="28"/>
        </w:rPr>
        <w:br/>
        <w:t>jaya jaya bhakta-vṛnda priya anucara</w:t>
      </w:r>
    </w:p>
    <w:p w14:paraId="66F11FCD" w14:textId="6B27FD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Viśvambhara, the son of Śacī and Jagannātha. All glories to the devotees, who are the beloved associates of the Lord.</w:t>
      </w:r>
    </w:p>
    <w:p w14:paraId="4B5DFB60" w14:textId="0A3821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w:t>
      </w:r>
    </w:p>
    <w:p w14:paraId="6F816E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C8E0E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prabhu śrī-ananta caitanya-ājñāya</w:t>
      </w:r>
      <w:r w:rsidRPr="00790008">
        <w:rPr>
          <w:rStyle w:val="BookTitle"/>
          <w:rFonts w:asciiTheme="minorHAnsi" w:hAnsiTheme="minorHAnsi" w:cstheme="minorHAnsi"/>
          <w:b w:val="0"/>
          <w:bCs w:val="0"/>
          <w:color w:val="000000"/>
          <w:sz w:val="28"/>
          <w:szCs w:val="28"/>
        </w:rPr>
        <w:br/>
        <w:t>rāḍhe avatīrṇa hai’ āchena līlāya</w:t>
      </w:r>
    </w:p>
    <w:p w14:paraId="7778C4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Lord Caitanya, Śrī Anantadeva had already appeared in Rāḍha-</w:t>
      </w:r>
      <w:r w:rsidRPr="00790008">
        <w:rPr>
          <w:rStyle w:val="BookTitle"/>
          <w:rFonts w:asciiTheme="minorHAnsi" w:hAnsiTheme="minorHAnsi" w:cstheme="minorHAnsi"/>
          <w:b/>
          <w:bCs/>
          <w:color w:val="800000"/>
          <w:sz w:val="28"/>
          <w:szCs w:val="28"/>
        </w:rPr>
        <w:lastRenderedPageBreak/>
        <w:t>deśa and was engaged in various pastimes.</w:t>
      </w:r>
    </w:p>
    <w:p w14:paraId="18577BBA" w14:textId="143605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connection one should refer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verses 31, 38-40, and 228-230.</w:t>
      </w:r>
    </w:p>
    <w:p w14:paraId="6F3259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līlāya</w:t>
      </w:r>
      <w:r w:rsidRPr="00790008">
        <w:rPr>
          <w:rStyle w:val="BookTitle"/>
          <w:rFonts w:asciiTheme="minorHAnsi" w:hAnsiTheme="minorHAnsi" w:cstheme="minorHAnsi"/>
          <w:b w:val="0"/>
          <w:bCs w:val="0"/>
          <w:color w:val="000000"/>
          <w:sz w:val="28"/>
          <w:szCs w:val="28"/>
        </w:rPr>
        <w:t xml:space="preserve"> means “by manifesting His own eternal transcendental pastimes in this material world,” in other words, “by His own sweet will.”</w:t>
      </w:r>
    </w:p>
    <w:p w14:paraId="799D6FAE" w14:textId="13463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w:t>
      </w:r>
    </w:p>
    <w:p w14:paraId="27D252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5040D3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hāḍo-ojhā nāme pitā, mātā padmāvatī</w:t>
      </w:r>
      <w:r w:rsidRPr="00790008">
        <w:rPr>
          <w:rStyle w:val="BookTitle"/>
          <w:rFonts w:asciiTheme="minorHAnsi" w:hAnsiTheme="minorHAnsi" w:cstheme="minorHAnsi"/>
          <w:b w:val="0"/>
          <w:bCs w:val="0"/>
          <w:color w:val="000000"/>
          <w:sz w:val="28"/>
          <w:szCs w:val="28"/>
        </w:rPr>
        <w:br/>
        <w:t>eka-cākā-nāme grāma gauḍeśvara yathi</w:t>
      </w:r>
    </w:p>
    <w:p w14:paraId="1A4279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father’s name was Hāḍāi Ojhā, and His mother was Padmāvatī. Śrī Nityānanda Prabhu appeared in the village of Ekacakrā as the Lord of the Gauḍīya Vaiṣṇavas.</w:t>
      </w:r>
    </w:p>
    <w:p w14:paraId="7FFC4973" w14:textId="6F11D5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surname Ojhā is a corruption of the name Upādhyāya, which is used by the Maithila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For descriptions of Hāḍāi Paṇḍita and Padmāvatī one may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 39.</w:t>
      </w:r>
    </w:p>
    <w:p w14:paraId="0C9AAC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Ekacākā, one may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 38.</w:t>
      </w:r>
    </w:p>
    <w:p w14:paraId="24C553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gauḍeśvara</w:t>
      </w:r>
      <w:r w:rsidRPr="00790008">
        <w:rPr>
          <w:rStyle w:val="BookTitle"/>
          <w:rFonts w:asciiTheme="minorHAnsi" w:hAnsiTheme="minorHAnsi" w:cstheme="minorHAnsi"/>
          <w:b w:val="0"/>
          <w:bCs w:val="0"/>
          <w:color w:val="000000"/>
          <w:sz w:val="28"/>
          <w:szCs w:val="28"/>
        </w:rPr>
        <w:t xml:space="preserve"> refers to Śrī Nityānanda Prabhu, who is the Lord and master of the Gauḍīyas. Śrī Nityānanda Prabhu destroys the living entities’ </w:t>
      </w:r>
      <w:r w:rsidRPr="00790008">
        <w:rPr>
          <w:rStyle w:val="BookTitle"/>
          <w:rFonts w:asciiTheme="minorHAnsi" w:hAnsiTheme="minorHAnsi" w:cstheme="minorHAnsi"/>
          <w:b w:val="0"/>
          <w:bCs w:val="0"/>
          <w:i/>
          <w:iCs/>
          <w:color w:val="000000"/>
          <w:sz w:val="28"/>
          <w:szCs w:val="28"/>
        </w:rPr>
        <w:t xml:space="preserve">anarthas, </w:t>
      </w:r>
      <w:r w:rsidRPr="00790008">
        <w:rPr>
          <w:rStyle w:val="BookTitle"/>
          <w:rFonts w:asciiTheme="minorHAnsi" w:hAnsiTheme="minorHAnsi" w:cstheme="minorHAnsi"/>
          <w:b w:val="0"/>
          <w:bCs w:val="0"/>
          <w:color w:val="000000"/>
          <w:sz w:val="28"/>
          <w:szCs w:val="28"/>
        </w:rPr>
        <w:t xml:space="preserve">or unwanted things, and awards to the Gauḍīyas the supreme destination of service in the pure transcendental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sakhya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w:t>
      </w:r>
    </w:p>
    <w:p w14:paraId="41136F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yathi </w:t>
      </w:r>
      <w:r w:rsidRPr="00790008">
        <w:rPr>
          <w:rStyle w:val="BookTitle"/>
          <w:rFonts w:asciiTheme="minorHAnsi" w:hAnsiTheme="minorHAnsi" w:cstheme="minorHAnsi"/>
          <w:b w:val="0"/>
          <w:bCs w:val="0"/>
          <w:color w:val="000000"/>
          <w:sz w:val="28"/>
          <w:szCs w:val="28"/>
        </w:rPr>
        <w:t xml:space="preserve">refers to Maureśvara Yathi. The village Maureśvara, or Mayureśvara, was a famous trade center for silk cocoons and silk thread. In some persons’ opinion this place was famous for its Śiva-liṅga. Another reading for the word </w:t>
      </w:r>
      <w:r w:rsidRPr="00790008">
        <w:rPr>
          <w:rStyle w:val="BookTitle"/>
          <w:rFonts w:asciiTheme="minorHAnsi" w:hAnsiTheme="minorHAnsi" w:cstheme="minorHAnsi"/>
          <w:b w:val="0"/>
          <w:bCs w:val="0"/>
          <w:i/>
          <w:iCs/>
          <w:color w:val="000000"/>
          <w:sz w:val="28"/>
          <w:szCs w:val="28"/>
        </w:rPr>
        <w:t>yathi</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tathi</w:t>
      </w:r>
      <w:r w:rsidRPr="00790008">
        <w:rPr>
          <w:rStyle w:val="BookTitle"/>
          <w:rFonts w:asciiTheme="minorHAnsi" w:hAnsiTheme="minorHAnsi" w:cstheme="minorHAnsi"/>
          <w:b w:val="0"/>
          <w:bCs w:val="0"/>
          <w:color w:val="000000"/>
          <w:sz w:val="28"/>
          <w:szCs w:val="28"/>
        </w:rPr>
        <w:t xml:space="preserve">, which is derived from the word </w:t>
      </w:r>
      <w:r w:rsidRPr="00790008">
        <w:rPr>
          <w:rStyle w:val="BookTitle"/>
          <w:rFonts w:asciiTheme="minorHAnsi" w:hAnsiTheme="minorHAnsi" w:cstheme="minorHAnsi"/>
          <w:b w:val="0"/>
          <w:bCs w:val="0"/>
          <w:i/>
          <w:iCs/>
          <w:color w:val="000000"/>
          <w:sz w:val="28"/>
          <w:szCs w:val="28"/>
        </w:rPr>
        <w:t xml:space="preserve">tatha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tathāya </w:t>
      </w:r>
      <w:r w:rsidRPr="00790008">
        <w:rPr>
          <w:rStyle w:val="BookTitle"/>
          <w:rFonts w:asciiTheme="minorHAnsi" w:hAnsiTheme="minorHAnsi" w:cstheme="minorHAnsi"/>
          <w:b w:val="0"/>
          <w:bCs w:val="0"/>
          <w:color w:val="000000"/>
          <w:sz w:val="28"/>
          <w:szCs w:val="28"/>
        </w:rPr>
        <w:t>[meaning “there] and is commonly used in ancient Bengali prose.</w:t>
      </w:r>
    </w:p>
    <w:p w14:paraId="21A6C99F" w14:textId="36A08C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w:t>
      </w:r>
    </w:p>
    <w:p w14:paraId="169199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2CA24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susthira subuddhi guṇavān</w:t>
      </w:r>
      <w:r w:rsidRPr="00790008">
        <w:rPr>
          <w:rStyle w:val="BookTitle"/>
          <w:rFonts w:asciiTheme="minorHAnsi" w:hAnsiTheme="minorHAnsi" w:cstheme="minorHAnsi"/>
          <w:b w:val="0"/>
          <w:bCs w:val="0"/>
          <w:color w:val="000000"/>
          <w:sz w:val="28"/>
          <w:szCs w:val="28"/>
        </w:rPr>
        <w:br/>
        <w:t>jiniñā kandarpa koṭi lāvaṇyera dhāma</w:t>
      </w:r>
    </w:p>
    <w:p w14:paraId="369F14AF" w14:textId="61FE45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His childhood, Lord Nityānanda was sober, intelligent, and the abode of all good qualities. His charming loveliness defeated that of millions of Cupids.</w:t>
      </w:r>
    </w:p>
    <w:p w14:paraId="0FE93FD0" w14:textId="530CAF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w:t>
      </w:r>
    </w:p>
    <w:p w14:paraId="0241D7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2E1E82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haite rāḍhe haila sarva-sumaṅgala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durbhikṣa-dāridrya-doṣa khaṇḍila sakala</w:t>
      </w:r>
    </w:p>
    <w:p w14:paraId="2E3ECD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entire district of Rāḍha-deśa was filled with auspiciousness and devoid of famine and poverty from the time of His birth.</w:t>
      </w:r>
    </w:p>
    <w:p w14:paraId="7E9D3D60" w14:textId="0342A1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Two, verse 133 and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Four, verses 47-48. On the appearance of Śrī Nityānanda Prabhu, the absence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destitution in the form of materialistic pride were destroyed and the chanting of Kṛṣṇa’s holy names and the propensity for His service were awakened in the hearts of people.</w:t>
      </w:r>
    </w:p>
    <w:p w14:paraId="71487692" w14:textId="6B996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w:t>
      </w:r>
    </w:p>
    <w:p w14:paraId="03F9B2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EE09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dine janmilā navadvīpe gauracandra</w:t>
      </w:r>
      <w:r w:rsidRPr="00790008">
        <w:rPr>
          <w:rStyle w:val="BookTitle"/>
          <w:rFonts w:asciiTheme="minorHAnsi" w:hAnsiTheme="minorHAnsi" w:cstheme="minorHAnsi"/>
          <w:b w:val="0"/>
          <w:bCs w:val="0"/>
          <w:color w:val="000000"/>
          <w:sz w:val="28"/>
          <w:szCs w:val="28"/>
        </w:rPr>
        <w:br/>
        <w:t>rāḍhe thāki’ huṅkāra karilā nityānanda</w:t>
      </w:r>
    </w:p>
    <w:p w14:paraId="395FAE04" w14:textId="638FCE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day that Lord Gauracandra appeared in Navadvīpa, in Rāḍha-deśa Lord Nityānanda roared loudly.</w:t>
      </w:r>
    </w:p>
    <w:p w14:paraId="26A3A1A7" w14:textId="38D2F8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w:t>
      </w:r>
    </w:p>
    <w:p w14:paraId="6E7D4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6DA2C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ananta-brahmāṇḍa vyāpta haila huṅkāre</w:t>
      </w:r>
      <w:r w:rsidRPr="00790008">
        <w:rPr>
          <w:rStyle w:val="BookTitle"/>
          <w:rFonts w:asciiTheme="minorHAnsi" w:hAnsiTheme="minorHAnsi" w:cstheme="minorHAnsi"/>
          <w:b w:val="0"/>
          <w:bCs w:val="0"/>
          <w:color w:val="000000"/>
          <w:sz w:val="28"/>
          <w:szCs w:val="28"/>
        </w:rPr>
        <w:br/>
        <w:t>mūrchāgata haila yena sakala-saṁsāre</w:t>
      </w:r>
    </w:p>
    <w:p w14:paraId="37DBC22A" w14:textId="29874E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roar spread throughout innumerable universes, and people of the entire world were practically rendered unconscious.</w:t>
      </w:r>
    </w:p>
    <w:p w14:paraId="04B484E0" w14:textId="3523A8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w:t>
      </w:r>
    </w:p>
    <w:p w14:paraId="1C5A41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6AC2B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loka balileka,—“haila vajrapāta”</w:t>
      </w:r>
      <w:r w:rsidRPr="00790008">
        <w:rPr>
          <w:rStyle w:val="BookTitle"/>
          <w:rFonts w:asciiTheme="minorHAnsi" w:hAnsiTheme="minorHAnsi" w:cstheme="minorHAnsi"/>
          <w:b w:val="0"/>
          <w:bCs w:val="0"/>
          <w:color w:val="000000"/>
          <w:sz w:val="28"/>
          <w:szCs w:val="28"/>
        </w:rPr>
        <w:br/>
        <w:t>katho loka mānileka parama utpāta</w:t>
      </w:r>
    </w:p>
    <w:p w14:paraId="5B86CDF5" w14:textId="3ADDD1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said it was a thunderbolt, while others thought it was a great calamity.</w:t>
      </w:r>
    </w:p>
    <w:p w14:paraId="5D9821E5" w14:textId="47B8AC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w:t>
      </w:r>
    </w:p>
    <w:p w14:paraId="30592B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0F93D7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loka balileka,—“jāniluṅ kāraṇa</w:t>
      </w:r>
      <w:r w:rsidRPr="00790008">
        <w:rPr>
          <w:rStyle w:val="BookTitle"/>
          <w:rFonts w:asciiTheme="minorHAnsi" w:hAnsiTheme="minorHAnsi" w:cstheme="minorHAnsi"/>
          <w:b w:val="0"/>
          <w:bCs w:val="0"/>
          <w:color w:val="000000"/>
          <w:sz w:val="28"/>
          <w:szCs w:val="28"/>
        </w:rPr>
        <w:br/>
        <w:t>gauḍeśvara-gosāñira haila garjana”</w:t>
      </w:r>
    </w:p>
    <w:p w14:paraId="7F6F76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 people said, “We know the cause. It was the loud roaring of Nityānanda Gosvāmī, the Lord of the Gauḍīyas.”</w:t>
      </w:r>
    </w:p>
    <w:p w14:paraId="69E86FFE" w14:textId="3A62E8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gauḍeśvara-gosāñi </w:t>
      </w:r>
      <w:r w:rsidRPr="00790008">
        <w:rPr>
          <w:rStyle w:val="BookTitle"/>
          <w:rFonts w:asciiTheme="minorHAnsi" w:hAnsiTheme="minorHAnsi" w:cstheme="minorHAnsi"/>
          <w:b w:val="0"/>
          <w:bCs w:val="0"/>
          <w:color w:val="000000"/>
          <w:sz w:val="28"/>
          <w:szCs w:val="28"/>
        </w:rPr>
        <w:t>is explained as follows: Dāmodara Svarūpa, Mahāprabhu’s</w:t>
      </w:r>
      <w:r w:rsidRPr="00790008">
        <w:rPr>
          <w:rStyle w:val="BookTitle"/>
          <w:rFonts w:asciiTheme="minorHAnsi" w:hAnsiTheme="minorHAnsi" w:cstheme="minorHAnsi"/>
          <w:b w:val="0"/>
          <w:bCs w:val="0"/>
          <w:i/>
          <w:iCs/>
          <w:color w:val="000000"/>
          <w:sz w:val="28"/>
          <w:szCs w:val="28"/>
        </w:rPr>
        <w:t xml:space="preserve"> dvitīya-svarūpa</w:t>
      </w:r>
      <w:r w:rsidRPr="00790008">
        <w:rPr>
          <w:rStyle w:val="BookTitle"/>
          <w:rFonts w:asciiTheme="minorHAnsi" w:hAnsiTheme="minorHAnsi" w:cstheme="minorHAnsi"/>
          <w:b w:val="0"/>
          <w:bCs w:val="0"/>
          <w:color w:val="000000"/>
          <w:sz w:val="28"/>
          <w:szCs w:val="28"/>
        </w:rPr>
        <w:t xml:space="preserve">, or second form, along with his two friends, Rūpa </w:t>
      </w:r>
      <w:r w:rsidRPr="00790008">
        <w:rPr>
          <w:rStyle w:val="BookTitle"/>
          <w:rFonts w:asciiTheme="minorHAnsi" w:hAnsiTheme="minorHAnsi" w:cstheme="minorHAnsi"/>
          <w:b w:val="0"/>
          <w:bCs w:val="0"/>
          <w:color w:val="000000"/>
          <w:sz w:val="28"/>
          <w:szCs w:val="28"/>
        </w:rPr>
        <w:lastRenderedPageBreak/>
        <w:t xml:space="preserve">and Sanātana, were the proprietors of service to Kṛṣṇa in the conjugal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They are also Gauḍeśvara, or Gauḍīyeśvara; that is why Śrī Nityānanda Prabhu has been properly addressed as Gauḍeśvara Gosvāmī.</w:t>
      </w:r>
    </w:p>
    <w:p w14:paraId="151D5864" w14:textId="36E4DE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w:t>
      </w:r>
    </w:p>
    <w:p w14:paraId="21D4A4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2DE5F7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 loka nānā-kathā gāya</w:t>
      </w:r>
      <w:r w:rsidRPr="00790008">
        <w:rPr>
          <w:rStyle w:val="BookTitle"/>
          <w:rFonts w:asciiTheme="minorHAnsi" w:hAnsiTheme="minorHAnsi" w:cstheme="minorHAnsi"/>
          <w:b w:val="0"/>
          <w:bCs w:val="0"/>
          <w:color w:val="000000"/>
          <w:sz w:val="28"/>
          <w:szCs w:val="28"/>
        </w:rPr>
        <w:br/>
        <w:t>nityānande keha nāhi cinila māyāya</w:t>
      </w:r>
    </w:p>
    <w:p w14:paraId="790700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people had different opinions about what had happened, but no one could recognize Lord Nityānanda due to the influence of His illusory energy.</w:t>
      </w:r>
    </w:p>
    <w:p w14:paraId="5AE7DF60" w14:textId="72210D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māyāya</w:t>
      </w:r>
      <w:r w:rsidRPr="00790008">
        <w:rPr>
          <w:rStyle w:val="BookTitle"/>
          <w:rFonts w:asciiTheme="minorHAnsi" w:hAnsiTheme="minorHAnsi" w:cstheme="minorHAnsi"/>
          <w:b w:val="0"/>
          <w:bCs w:val="0"/>
          <w:color w:val="000000"/>
          <w:sz w:val="28"/>
          <w:szCs w:val="28"/>
        </w:rPr>
        <w:t xml:space="preserve"> refers to the influence of the illusory external energy of Śrī Nityānanda Prabhu—who is nondifferent from Śrī Baladeva, the source of all Viṣṇu expansions—that bewilders the marginal living entities. Those who are under the control of the covering and throwing propensities of Lord Viṣṇu’s illusory energy cannot understand the truth regarding Śrī Nityānanda. Some illusioned living entities say that Śrī Nityānanda Prabhu was a Maithila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some say that He married into the house of Bengali Rāḍha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others say that He was born in a low-class family. By such deceptive propositions created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the truths regarding Śrī Nityānanda are not understood. Moreover, others who are controlled by material intelligence also say that the seminal descendants of Nityānanda Prabhu’s son, Vīrabhadra, are as powerful as Śrī Nityānanda, and therefore on the basis of their seminal birth they are on the same level as the Supreme Lord. If this were the fact, then why did this line come under the control of materialistic fruitive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engaged in enjoying the fruits of temporary activities? Yet others say that the three sons of Vīrabhadra were simply His disciples, because their sons were born in the villages of Bāruḍigāiṅ and Baṭavyālīgāiṅ and therefore by worldly consideration they cannot be considered seminal sons of Vīrabhadra. Persons with material conceptions, being covered and thrown by the illusory external energy of Śrī Nityānanda Prabhu, endeavor to establish a mundane relationship with Him. Such people try to include and count Nityānanda Prabhu among the conditioned living entities and thus invite severe offense. This is Śrī Nityānanda-Baladeva’s mysterious pastime of deceiving the demons.</w:t>
      </w:r>
    </w:p>
    <w:p w14:paraId="0C715BF7" w14:textId="78A465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w:t>
      </w:r>
    </w:p>
    <w:p w14:paraId="73E1D0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01DB7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āpanā’ lukāi’ nityānanda</w:t>
      </w:r>
      <w:r w:rsidRPr="00790008">
        <w:rPr>
          <w:rStyle w:val="BookTitle"/>
          <w:rFonts w:asciiTheme="minorHAnsi" w:hAnsiTheme="minorHAnsi" w:cstheme="minorHAnsi"/>
          <w:b w:val="0"/>
          <w:bCs w:val="0"/>
          <w:color w:val="000000"/>
          <w:sz w:val="28"/>
          <w:szCs w:val="28"/>
        </w:rPr>
        <w:br/>
        <w:t>śiśu-gaṇa-saṅge khelā karena ānanda</w:t>
      </w:r>
    </w:p>
    <w:p w14:paraId="16AEDDF5" w14:textId="6A59BF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Nityānanda remained hidden as He enjoyed childhood pastimes with the other children.</w:t>
      </w:r>
    </w:p>
    <w:p w14:paraId="4D85B0EF" w14:textId="25E938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w:t>
      </w:r>
    </w:p>
    <w:p w14:paraId="1CE197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E42F2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śiśu-gaṇa-saṅge prabhu yata krīḍā kare</w:t>
      </w:r>
      <w:r w:rsidRPr="00790008">
        <w:rPr>
          <w:rStyle w:val="BookTitle"/>
          <w:rFonts w:asciiTheme="minorHAnsi" w:hAnsiTheme="minorHAnsi" w:cstheme="minorHAnsi"/>
          <w:b w:val="0"/>
          <w:bCs w:val="0"/>
          <w:color w:val="000000"/>
          <w:sz w:val="28"/>
          <w:szCs w:val="28"/>
        </w:rPr>
        <w:br/>
        <w:t>śrī-kṛṣṇera kārya āra nāhi sphūre</w:t>
      </w:r>
    </w:p>
    <w:p w14:paraId="0477CB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that the Lord enjoyed with His childhood friends were all related to the activities of Lord Kṛṣṇa.</w:t>
      </w:r>
    </w:p>
    <w:p w14:paraId="2FDBAC76" w14:textId="1C9B14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Śrī Nityānanda Rāma Prabhu sported with His boyfriends, they would enact the pastimes of Gokula, Mathurā, and Dvārakā. In this way He fulfilled the desires and assisted in the pastimes of His Lord, Śrī Gaura-Kṛṣṇa.</w:t>
      </w:r>
    </w:p>
    <w:p w14:paraId="1973FA5E" w14:textId="344BA1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9.15-17</w:t>
      </w:r>
    </w:p>
    <w:p w14:paraId="1158B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15-17</w:t>
      </w:r>
    </w:p>
    <w:p w14:paraId="137BCB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deva-sabhā karena miliyā śiśu-gaṇe</w:t>
      </w:r>
      <w:r w:rsidRPr="00790008">
        <w:rPr>
          <w:rStyle w:val="BookTitle"/>
          <w:rFonts w:asciiTheme="minorHAnsi" w:hAnsiTheme="minorHAnsi" w:cstheme="minorHAnsi"/>
          <w:b w:val="0"/>
          <w:bCs w:val="0"/>
          <w:color w:val="000000"/>
          <w:sz w:val="28"/>
          <w:szCs w:val="28"/>
        </w:rPr>
        <w:br/>
        <w:t>pṛthivīra rūpe keha kare nivedane</w:t>
      </w:r>
    </w:p>
    <w:p w14:paraId="0F2A7F2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pṛthvī laiyā sabe nadī-tīre yāya</w:t>
      </w:r>
      <w:r w:rsidRPr="00790008">
        <w:rPr>
          <w:rStyle w:val="BookTitle"/>
          <w:rFonts w:asciiTheme="minorHAnsi" w:hAnsiTheme="minorHAnsi" w:cstheme="minorHAnsi"/>
          <w:b w:val="0"/>
          <w:bCs w:val="0"/>
          <w:color w:val="000000"/>
          <w:sz w:val="28"/>
          <w:szCs w:val="28"/>
        </w:rPr>
        <w:br/>
        <w:t>śiśu-gaṇa meli’ stuti kare ūrdhvarāya</w:t>
      </w:r>
    </w:p>
    <w:p w14:paraId="1630D7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lukāiyā ūrdhva kari’ bole</w:t>
      </w:r>
      <w:r w:rsidRPr="00790008">
        <w:rPr>
          <w:rStyle w:val="BookTitle"/>
          <w:rFonts w:asciiTheme="minorHAnsi" w:hAnsiTheme="minorHAnsi" w:cstheme="minorHAnsi"/>
          <w:b w:val="0"/>
          <w:bCs w:val="0"/>
          <w:color w:val="000000"/>
          <w:sz w:val="28"/>
          <w:szCs w:val="28"/>
        </w:rPr>
        <w:br/>
        <w:t>“janmibāṅa giyā āmi mathurā-gokule”</w:t>
      </w:r>
    </w:p>
    <w:p w14:paraId="43A15C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and His friends formed an assembly of demigods, and one of them acting as mother earth offered prayers to them. They then led mother earth to the riverbank, and the children all began to offer prayers. Then one of the boys hidden from view loudly declared, “I will soon take birth in Mathurā, Gokula.”</w:t>
      </w:r>
    </w:p>
    <w:p w14:paraId="3FD39228" w14:textId="02CB12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deva-sabhā</w:t>
      </w:r>
      <w:r w:rsidRPr="00790008">
        <w:rPr>
          <w:rStyle w:val="BookTitle"/>
          <w:rFonts w:asciiTheme="minorHAnsi" w:hAnsiTheme="minorHAnsi" w:cstheme="minorHAnsi"/>
          <w:b w:val="0"/>
          <w:bCs w:val="0"/>
          <w:color w:val="000000"/>
          <w:sz w:val="28"/>
          <w:szCs w:val="28"/>
        </w:rPr>
        <w:t xml:space="preserve"> refers to the assembly of the demigods known as Sudharmā.</w:t>
      </w:r>
    </w:p>
    <w:p w14:paraId="329ADF7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nadī-tīre </w:t>
      </w:r>
      <w:r w:rsidRPr="00790008">
        <w:rPr>
          <w:rStyle w:val="BookTitle"/>
          <w:rFonts w:asciiTheme="minorHAnsi" w:hAnsiTheme="minorHAnsi" w:cstheme="minorHAnsi"/>
          <w:b w:val="0"/>
          <w:bCs w:val="0"/>
          <w:color w:val="000000"/>
          <w:sz w:val="28"/>
          <w:szCs w:val="28"/>
        </w:rPr>
        <w:t>means “on the shore of the Milk Ocean.”</w:t>
      </w:r>
    </w:p>
    <w:p w14:paraId="7A7B0D39" w14:textId="470B77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(10.1.17-23) Śrī Śukadeva Gosvāmī speaks to Parīkṣit Mahārāja as follows: “Once when mother earth was overburdened by hundreds of thousands of military phalanxes of various conceited demons dressed like kings, she approached Lord Brahmā for relief. Mother earth assumed the form of a cow. Very much distressed, with tears in her eyes, she appeared before Lord Brahmā and told him about her misfortune. Thereafter, having heard of the distress of mother earth, Lord Brahmā, with mother earth, Lord Śiva and all the other demigods, approached the shore of the ocean of milk. After reaching the </w:t>
      </w:r>
      <w:r w:rsidRPr="00790008">
        <w:rPr>
          <w:rStyle w:val="BookTitle"/>
          <w:rFonts w:asciiTheme="minorHAnsi" w:hAnsiTheme="minorHAnsi" w:cstheme="minorHAnsi"/>
          <w:b w:val="0"/>
          <w:bCs w:val="0"/>
          <w:color w:val="000000"/>
          <w:sz w:val="28"/>
          <w:szCs w:val="28"/>
        </w:rPr>
        <w:lastRenderedPageBreak/>
        <w:t xml:space="preserve">shore of the ocean of milk, the demigods worshiped the Supreme Personality of Godhead, Lord Viṣṇu, the master of the whole universe, the supreme God of all gods, who provides for everyone and diminishes everyone’s suffering. With great attention, they worshiped Lord Viṣṇu, who lies on the ocean of milk, by reciting the Vedic mantras known as the </w:t>
      </w:r>
      <w:r w:rsidRPr="00790008">
        <w:rPr>
          <w:rStyle w:val="BookTitle"/>
          <w:rFonts w:asciiTheme="minorHAnsi" w:hAnsiTheme="minorHAnsi" w:cstheme="minorHAnsi"/>
          <w:b w:val="0"/>
          <w:bCs w:val="0"/>
          <w:i/>
          <w:iCs/>
          <w:color w:val="000000"/>
          <w:sz w:val="28"/>
          <w:szCs w:val="28"/>
        </w:rPr>
        <w:t>Puruṣa-sūkta</w:t>
      </w:r>
      <w:r w:rsidRPr="00790008">
        <w:rPr>
          <w:rStyle w:val="BookTitle"/>
          <w:rFonts w:asciiTheme="minorHAnsi" w:hAnsiTheme="minorHAnsi" w:cstheme="minorHAnsi"/>
          <w:b w:val="0"/>
          <w:bCs w:val="0"/>
          <w:color w:val="000000"/>
          <w:sz w:val="28"/>
          <w:szCs w:val="28"/>
        </w:rPr>
        <w:t xml:space="preserve">. While in trance, Lord Brahmā heard the words of Lord Viṣṇu vibrating in the sky. Thus he told the demigods: ’O demigods, hear from me the order of Kṣīrodakaśāyī Viṣṇu, the Supreme Person, and execute it attentively without delay.’ Lord Brahmā informed the demigods: </w:t>
      </w:r>
      <w:ins w:id="131" w:author="your servant" w:date="2020-08-18T20:17:00Z">
        <w:r w:rsidR="00357B33">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Before we submitted our petition to the Lord, He was already aware of the distress on earth. Consequently, for as long as the Lord moves on earth to diminish its burden by His own potency in the form of time, all of you demigods should appear through plenary portions as sons and grandsons in the family of the Yadus. The Supreme Personality of Godhead, Śrī Kṛṣṇa, who has full potency, will personally appear as the son of Vasudeva.’”</w:t>
      </w:r>
    </w:p>
    <w:p w14:paraId="5DB74ABA" w14:textId="73A15F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w:t>
      </w:r>
    </w:p>
    <w:p w14:paraId="5BBAA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21C3DD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niśā-bhāge śiśu-gaṇa laiyā</w:t>
      </w:r>
      <w:r w:rsidRPr="00790008">
        <w:rPr>
          <w:rStyle w:val="BookTitle"/>
          <w:rFonts w:asciiTheme="minorHAnsi" w:hAnsiTheme="minorHAnsi" w:cstheme="minorHAnsi"/>
          <w:b w:val="0"/>
          <w:bCs w:val="0"/>
          <w:color w:val="000000"/>
          <w:sz w:val="28"/>
          <w:szCs w:val="28"/>
        </w:rPr>
        <w:br/>
        <w:t>vasudeva-devakīra karāyena viyā</w:t>
      </w:r>
    </w:p>
    <w:p w14:paraId="0AAAADE8" w14:textId="6AD252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evening the Lord and His friends enacted the marriage of Vasudeva and Devakī.</w:t>
      </w:r>
    </w:p>
    <w:p w14:paraId="50DE66EF" w14:textId="3CB691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w:t>
      </w:r>
    </w:p>
    <w:p w14:paraId="7F1FCD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58CA4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bandi-ghara kariyā atyanta niśā-bhāge</w:t>
      </w:r>
      <w:r w:rsidRPr="00790008">
        <w:rPr>
          <w:rStyle w:val="BookTitle"/>
          <w:rFonts w:asciiTheme="minorHAnsi" w:hAnsiTheme="minorHAnsi" w:cstheme="minorHAnsi"/>
          <w:b w:val="0"/>
          <w:bCs w:val="0"/>
          <w:color w:val="000000"/>
          <w:sz w:val="28"/>
          <w:szCs w:val="28"/>
        </w:rPr>
        <w:br/>
        <w:t>kṛṣṇa-janma karāyena, keha nāhi jāge</w:t>
      </w:r>
    </w:p>
    <w:p w14:paraId="2019BE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late one night, while everyone slept, they made a prison and enacted the birth of Lord Kṛṣṇa.</w:t>
      </w:r>
    </w:p>
    <w:p w14:paraId="16AD8190" w14:textId="206364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kṛṣṇa-janma karāyena</w:t>
      </w:r>
      <w:r w:rsidRPr="00790008">
        <w:rPr>
          <w:rStyle w:val="BookTitle"/>
          <w:rFonts w:asciiTheme="minorHAnsi" w:hAnsiTheme="minorHAnsi" w:cstheme="minorHAnsi"/>
          <w:b w:val="0"/>
          <w:bCs w:val="0"/>
          <w:color w:val="000000"/>
          <w:sz w:val="28"/>
          <w:szCs w:val="28"/>
        </w:rPr>
        <w:t xml:space="preserve">—“enacted the birth of Lord Kṛṣṇa,” is elaborated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(10.3.8) as follows: “Then the Supreme Personality of Godhead, Viṣṇu, who is situated in the core of everyone’s heart, appeared from the heart of Devakī in the dense darkness of night, like the full moon rising on the eastern horizon, because Devakī was of the same category as Śrī Kṛṣṇa.”</w:t>
      </w:r>
    </w:p>
    <w:p w14:paraId="1950301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keha nāhi jāge</w:t>
      </w:r>
      <w:r w:rsidRPr="00790008">
        <w:rPr>
          <w:rStyle w:val="BookTitle"/>
          <w:rFonts w:asciiTheme="minorHAnsi" w:hAnsiTheme="minorHAnsi" w:cstheme="minorHAnsi"/>
          <w:b w:val="0"/>
          <w:bCs w:val="0"/>
          <w:color w:val="000000"/>
          <w:sz w:val="28"/>
          <w:szCs w:val="28"/>
        </w:rPr>
        <w:t xml:space="preserve">—“while everyone slept,” is explained in the following passage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(10.3.48): “By the influence of Yogamāyā, all the doorkeepers fell fast asleep, their senses unable to work, and the other </w:t>
      </w:r>
      <w:r w:rsidRPr="00790008">
        <w:rPr>
          <w:rStyle w:val="BookTitle"/>
          <w:rFonts w:asciiTheme="minorHAnsi" w:hAnsiTheme="minorHAnsi" w:cstheme="minorHAnsi"/>
          <w:b w:val="0"/>
          <w:bCs w:val="0"/>
          <w:color w:val="000000"/>
          <w:sz w:val="28"/>
          <w:szCs w:val="28"/>
        </w:rPr>
        <w:lastRenderedPageBreak/>
        <w:t>inhabitants of the house also fell deeply asleep.”</w:t>
      </w:r>
    </w:p>
    <w:p w14:paraId="34523787" w14:textId="660C3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w:t>
      </w:r>
    </w:p>
    <w:p w14:paraId="51290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799FB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gokula sṛjiyā tathi ānena kṛṣṇere</w:t>
      </w:r>
      <w:r w:rsidRPr="00790008">
        <w:rPr>
          <w:rStyle w:val="BookTitle"/>
          <w:rFonts w:asciiTheme="minorHAnsi" w:hAnsiTheme="minorHAnsi" w:cstheme="minorHAnsi"/>
          <w:b w:val="0"/>
          <w:bCs w:val="0"/>
          <w:color w:val="000000"/>
          <w:sz w:val="28"/>
          <w:szCs w:val="28"/>
        </w:rPr>
        <w:br/>
        <w:t>mahāmāyā dilā laiyā bhāṇḍilā kaṁsere</w:t>
      </w:r>
    </w:p>
    <w:p w14:paraId="7A66BC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created a Gokula, and Kṛṣṇa was taken there and exchanged with Mahāmāyā, thereby tricking King Kaṁsa.</w:t>
      </w:r>
    </w:p>
    <w:p w14:paraId="2E1C875E" w14:textId="16BD62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mentioned in this verse are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(10.3.51-52) as follows: “When Vasudeva reached the house of Nanda Mahārāja, he saw that all the cowherd men were fast asleep. Thus he placed his own son on the bed of Yaśodā, picked up her daughter, an expansion of Yogamāyā, and then returned to his residence, the prison house of Kaṁsa. Vasudeva placed the female child on the bed of Devakī, bound his legs with the iron shackles, and thus remained there as before.”</w:t>
      </w:r>
    </w:p>
    <w:p w14:paraId="1781E3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dilā laiyā</w:t>
      </w:r>
      <w:r w:rsidRPr="00790008">
        <w:rPr>
          <w:rStyle w:val="BookTitle"/>
          <w:rFonts w:asciiTheme="minorHAnsi" w:hAnsiTheme="minorHAnsi" w:cstheme="minorHAnsi"/>
          <w:b w:val="0"/>
          <w:bCs w:val="0"/>
          <w:color w:val="000000"/>
          <w:sz w:val="28"/>
          <w:szCs w:val="28"/>
        </w:rPr>
        <w:t>—“gave and took” refer to the point of view of Yaśodā, the resident of Vraja. In this drama the child playing Yaśodā gave the child playing Mahāmāyā to the child playing Vasudeva and took the child playing Kṛṣṇa from him.</w:t>
      </w:r>
    </w:p>
    <w:p w14:paraId="6CEEB6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this passage is </w:t>
      </w:r>
      <w:r w:rsidRPr="00790008">
        <w:rPr>
          <w:rStyle w:val="BookTitle"/>
          <w:rFonts w:asciiTheme="minorHAnsi" w:hAnsiTheme="minorHAnsi" w:cstheme="minorHAnsi"/>
          <w:b w:val="0"/>
          <w:bCs w:val="0"/>
          <w:i/>
          <w:iCs/>
          <w:color w:val="000000"/>
          <w:sz w:val="28"/>
          <w:szCs w:val="28"/>
        </w:rPr>
        <w:t>laiyā diyā</w:t>
      </w:r>
      <w:r w:rsidRPr="00790008">
        <w:rPr>
          <w:rStyle w:val="BookTitle"/>
          <w:rFonts w:asciiTheme="minorHAnsi" w:hAnsiTheme="minorHAnsi" w:cstheme="minorHAnsi"/>
          <w:b w:val="0"/>
          <w:bCs w:val="0"/>
          <w:color w:val="000000"/>
          <w:sz w:val="28"/>
          <w:szCs w:val="28"/>
        </w:rPr>
        <w:t>—“took and gave,” which would then refer to the point of view of Vasudeva, the resident of Mathurā prison. In that case the child playing Vasudeva took the child playing Mahāmāyā from the child playing Yaśodā and gave the child playing Kṛṣṇa to her.</w:t>
      </w:r>
    </w:p>
    <w:p w14:paraId="1CEE0982" w14:textId="15999A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w:t>
      </w:r>
    </w:p>
    <w:p w14:paraId="72EF89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6B438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sājāyena pūtanāra rūpe</w:t>
      </w:r>
      <w:r w:rsidRPr="00790008">
        <w:rPr>
          <w:rStyle w:val="BookTitle"/>
          <w:rFonts w:asciiTheme="minorHAnsi" w:hAnsiTheme="minorHAnsi" w:cstheme="minorHAnsi"/>
          <w:b w:val="0"/>
          <w:bCs w:val="0"/>
          <w:color w:val="000000"/>
          <w:sz w:val="28"/>
          <w:szCs w:val="28"/>
        </w:rPr>
        <w:br/>
        <w:t>keha stana pāna kare uṭhi’ tā’ra buke</w:t>
      </w:r>
    </w:p>
    <w:p w14:paraId="4CBA55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time they dressed someone as Pūtanā, and someone climbed on her chest to suck her breast.</w:t>
      </w:r>
    </w:p>
    <w:p w14:paraId="1BCB1924" w14:textId="526D78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Kṛṣṇa’s drinking milk from Pūtanā’s breast,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(10.6.10) states: “On that very spot, the fiercely dangerous Rākṣasī Pūtanā took Kṛṣṇa on her lap and pushed her breast into His mouth. The nipple of her breast was smeared with a dangerous, immediately effective poison, but the Supreme Personality of Godhead, Kṛṣṇa, becoming very angry at her, took hold of her breast, squeezed it very hard with both hands, and sucked out both the poison and her life.”</w:t>
      </w:r>
    </w:p>
    <w:p w14:paraId="5990423C" w14:textId="5A884A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w:t>
      </w:r>
    </w:p>
    <w:p w14:paraId="0E49C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126C1D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śiśu-saṅge nalakhaḍi diyā</w:t>
      </w:r>
      <w:r w:rsidRPr="00790008">
        <w:rPr>
          <w:rStyle w:val="BookTitle"/>
          <w:rFonts w:asciiTheme="minorHAnsi" w:hAnsiTheme="minorHAnsi" w:cstheme="minorHAnsi"/>
          <w:b w:val="0"/>
          <w:bCs w:val="0"/>
          <w:color w:val="000000"/>
          <w:sz w:val="28"/>
          <w:szCs w:val="28"/>
        </w:rPr>
        <w:br/>
        <w:t>śakaṭa gaḍiyā tāhā phelena bhāṅgiyā</w:t>
      </w:r>
    </w:p>
    <w:p w14:paraId="197990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and His boyfriends made a śakaṭa, or handcart, out of reeds and then broke it.</w:t>
      </w:r>
    </w:p>
    <w:p w14:paraId="1512E59E" w14:textId="236CA1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nalakhaḍi </w:t>
      </w:r>
      <w:r w:rsidRPr="00790008">
        <w:rPr>
          <w:rStyle w:val="BookTitle"/>
          <w:rFonts w:asciiTheme="minorHAnsi" w:hAnsiTheme="minorHAnsi" w:cstheme="minorHAnsi"/>
          <w:b w:val="0"/>
          <w:bCs w:val="0"/>
          <w:color w:val="000000"/>
          <w:sz w:val="28"/>
          <w:szCs w:val="28"/>
        </w:rPr>
        <w:t>refers to a type of tall grass in the form of hard hollow sticks, also known as reeds.</w:t>
      </w:r>
    </w:p>
    <w:p w14:paraId="10FF94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Breaking the handcart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(10.7.7-8) as follows: “Lord Śrī Kṛṣṇa was lying down underneath the handcart in one corner of the courtyard, and although His little legs were as soft as leaves, when He struck the cart with His legs, it turned over violently and collapsed.”</w:t>
      </w:r>
    </w:p>
    <w:p w14:paraId="37F94B22" w14:textId="0B099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w:t>
      </w:r>
    </w:p>
    <w:p w14:paraId="71C42D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0182BC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nikaṭe vasaye yata goyālāra ghare</w:t>
      </w:r>
      <w:r w:rsidRPr="00790008">
        <w:rPr>
          <w:rStyle w:val="BookTitle"/>
          <w:rFonts w:asciiTheme="minorHAnsi" w:hAnsiTheme="minorHAnsi" w:cstheme="minorHAnsi"/>
          <w:b w:val="0"/>
          <w:bCs w:val="0"/>
          <w:color w:val="000000"/>
          <w:sz w:val="28"/>
          <w:szCs w:val="28"/>
        </w:rPr>
        <w:br/>
        <w:t>alakṣite śiśu-saṅge giyā curi kare</w:t>
      </w:r>
    </w:p>
    <w:p w14:paraId="2E4346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the Lord and His friends stole from the houses of the neighboring cowherd men.</w:t>
      </w:r>
    </w:p>
    <w:p w14:paraId="17DD5002" w14:textId="679A87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goyālā</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goala</w:t>
      </w:r>
      <w:r w:rsidRPr="00790008">
        <w:rPr>
          <w:rStyle w:val="BookTitle"/>
          <w:rFonts w:asciiTheme="minorHAnsi" w:hAnsiTheme="minorHAnsi" w:cstheme="minorHAnsi"/>
          <w:b w:val="0"/>
          <w:bCs w:val="0"/>
          <w:color w:val="000000"/>
          <w:sz w:val="28"/>
          <w:szCs w:val="28"/>
        </w:rPr>
        <w:t xml:space="preserve">, which is a corruption of the Sanskrit word </w:t>
      </w:r>
      <w:r w:rsidRPr="00790008">
        <w:rPr>
          <w:rStyle w:val="BookTitle"/>
          <w:rFonts w:asciiTheme="minorHAnsi" w:hAnsiTheme="minorHAnsi" w:cstheme="minorHAnsi"/>
          <w:b w:val="0"/>
          <w:bCs w:val="0"/>
          <w:i/>
          <w:iCs/>
          <w:color w:val="000000"/>
          <w:sz w:val="28"/>
          <w:szCs w:val="28"/>
        </w:rPr>
        <w:t>gopāla</w:t>
      </w:r>
      <w:r w:rsidRPr="00790008">
        <w:rPr>
          <w:rStyle w:val="BookTitle"/>
          <w:rFonts w:asciiTheme="minorHAnsi" w:hAnsiTheme="minorHAnsi" w:cstheme="minorHAnsi"/>
          <w:b w:val="0"/>
          <w:bCs w:val="0"/>
          <w:color w:val="000000"/>
          <w:sz w:val="28"/>
          <w:szCs w:val="28"/>
        </w:rPr>
        <w:t>.</w:t>
      </w:r>
    </w:p>
    <w:p w14:paraId="205321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Kṛṣṇa’s stealing butter from the houses of the cowherd men,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(10.8.29)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complain to Mother Yaśodā about Kṛṣṇa in the following words: </w:t>
      </w:r>
      <w:r w:rsidRPr="00790008">
        <w:rPr>
          <w:rStyle w:val="BookTitle"/>
          <w:rFonts w:asciiTheme="minorHAnsi" w:hAnsiTheme="minorHAnsi" w:cstheme="minorHAnsi"/>
          <w:b w:val="0"/>
          <w:bCs w:val="0"/>
          <w:i/>
          <w:iCs/>
          <w:color w:val="000000"/>
          <w:sz w:val="28"/>
          <w:szCs w:val="28"/>
        </w:rPr>
        <w:t>steyaṁ svādv atty atha dadhi-payaḥ kalpitaiḥ steya-yogaiḥ</w:t>
      </w:r>
      <w:r w:rsidRPr="00790008">
        <w:rPr>
          <w:rStyle w:val="BookTitle"/>
          <w:rFonts w:asciiTheme="minorHAnsi" w:hAnsiTheme="minorHAnsi" w:cstheme="minorHAnsi"/>
          <w:b w:val="0"/>
          <w:bCs w:val="0"/>
          <w:color w:val="000000"/>
          <w:sz w:val="28"/>
          <w:szCs w:val="28"/>
        </w:rPr>
        <w:t>—“Sometimes He devises some process by which He steals palatable curd, butter and milk, which He then eats and drinks.”</w:t>
      </w:r>
    </w:p>
    <w:p w14:paraId="302B0F56" w14:textId="0CEDEC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9.24</w:t>
      </w:r>
    </w:p>
    <w:p w14:paraId="7EF824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3F32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tāṅ’re chāḍi’ śiśu-gaṇa nāhi yāya ghare</w:t>
      </w:r>
      <w:r w:rsidRPr="00790008">
        <w:rPr>
          <w:rStyle w:val="BookTitle"/>
          <w:rFonts w:asciiTheme="minorHAnsi" w:hAnsiTheme="minorHAnsi" w:cstheme="minorHAnsi"/>
          <w:b w:val="0"/>
          <w:bCs w:val="0"/>
          <w:color w:val="000000"/>
          <w:sz w:val="28"/>
          <w:szCs w:val="28"/>
        </w:rPr>
        <w:br/>
        <w:t>rātri-dina nityānanda-saṁhati vihare</w:t>
      </w:r>
    </w:p>
    <w:p w14:paraId="6BCCF5BD" w14:textId="0F8672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boys never left Nityānanda’s association to go home, but continued sporting with Him day and night.</w:t>
      </w:r>
    </w:p>
    <w:p w14:paraId="30FC5403" w14:textId="4CDDC2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9.25</w:t>
      </w:r>
    </w:p>
    <w:p w14:paraId="5B2FD6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70BEE8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yāhāra bālaka, tā’rā kichu nāhi bole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 sneha kariyā rākhena laiyā kole</w:t>
      </w:r>
    </w:p>
    <w:p w14:paraId="56C0B010" w14:textId="12B2CF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children’s parents did not complain, rather they would affectionately embrace Nityānanda.</w:t>
      </w:r>
    </w:p>
    <w:p w14:paraId="392F41C9" w14:textId="395294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9.26</w:t>
      </w:r>
    </w:p>
    <w:p w14:paraId="64FB8C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A06A6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bole,—“nāhi dekhi hena divya khelā</w:t>
      </w:r>
      <w:r w:rsidRPr="00790008">
        <w:rPr>
          <w:rStyle w:val="BookTitle"/>
          <w:rFonts w:asciiTheme="minorHAnsi" w:hAnsiTheme="minorHAnsi" w:cstheme="minorHAnsi"/>
          <w:b w:val="0"/>
          <w:bCs w:val="0"/>
          <w:color w:val="000000"/>
          <w:sz w:val="28"/>
          <w:szCs w:val="28"/>
        </w:rPr>
        <w:br/>
        <w:t>kemane jānila śiśu eta kṛṣṇa-līlā?”</w:t>
      </w:r>
    </w:p>
    <w:p w14:paraId="0071FE57" w14:textId="66DDE7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“We have never seen such transcendental sports. How does this child know so many of Kṛṣṇa’s pastimes?”</w:t>
      </w:r>
    </w:p>
    <w:p w14:paraId="3036F5F8" w14:textId="010C6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9.27</w:t>
      </w:r>
    </w:p>
    <w:p w14:paraId="478704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5E3247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patrera gaḍiyā nāga-gaṇa</w:t>
      </w:r>
      <w:r w:rsidRPr="00790008">
        <w:rPr>
          <w:rStyle w:val="BookTitle"/>
          <w:rFonts w:asciiTheme="minorHAnsi" w:hAnsiTheme="minorHAnsi" w:cstheme="minorHAnsi"/>
          <w:b w:val="0"/>
          <w:bCs w:val="0"/>
          <w:color w:val="000000"/>
          <w:sz w:val="28"/>
          <w:szCs w:val="28"/>
        </w:rPr>
        <w:br/>
        <w:t>jale yāya laiyā sakala śiśu-gaṇa</w:t>
      </w:r>
    </w:p>
    <w:p w14:paraId="5D8D24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made snakes out of leaves and then took His friends to the water.</w:t>
      </w:r>
    </w:p>
    <w:p w14:paraId="7E38054D" w14:textId="65E6AD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nāga-gaṇa</w:t>
      </w:r>
      <w:r w:rsidRPr="00790008">
        <w:rPr>
          <w:rStyle w:val="BookTitle"/>
          <w:rFonts w:asciiTheme="minorHAnsi" w:hAnsiTheme="minorHAnsi" w:cstheme="minorHAnsi"/>
          <w:b w:val="0"/>
          <w:bCs w:val="0"/>
          <w:color w:val="000000"/>
          <w:sz w:val="28"/>
          <w:szCs w:val="28"/>
        </w:rPr>
        <w:t xml:space="preserve"> refers to the replicas of Kāliya and the other serpents, and the word </w:t>
      </w:r>
      <w:r w:rsidRPr="00790008">
        <w:rPr>
          <w:rStyle w:val="BookTitle"/>
          <w:rFonts w:asciiTheme="minorHAnsi" w:hAnsiTheme="minorHAnsi" w:cstheme="minorHAnsi"/>
          <w:b w:val="0"/>
          <w:bCs w:val="0"/>
          <w:i/>
          <w:iCs/>
          <w:color w:val="000000"/>
          <w:sz w:val="28"/>
          <w:szCs w:val="28"/>
        </w:rPr>
        <w:t>jale</w:t>
      </w:r>
      <w:r w:rsidRPr="00790008">
        <w:rPr>
          <w:rStyle w:val="BookTitle"/>
          <w:rFonts w:asciiTheme="minorHAnsi" w:hAnsiTheme="minorHAnsi" w:cstheme="minorHAnsi"/>
          <w:b w:val="0"/>
          <w:bCs w:val="0"/>
          <w:color w:val="000000"/>
          <w:sz w:val="28"/>
          <w:szCs w:val="28"/>
        </w:rPr>
        <w:t xml:space="preserve"> refers to the water of the lake within the Yamunā.</w:t>
      </w:r>
    </w:p>
    <w:p w14:paraId="4630660A" w14:textId="0056A0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9.28</w:t>
      </w:r>
    </w:p>
    <w:p w14:paraId="49C76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6EB7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jhāṅpa diyā paḍe keha aceṣṭa haiyā</w:t>
      </w:r>
      <w:r w:rsidRPr="00790008">
        <w:rPr>
          <w:rStyle w:val="BookTitle"/>
          <w:rFonts w:asciiTheme="minorHAnsi" w:hAnsiTheme="minorHAnsi" w:cstheme="minorHAnsi"/>
          <w:b w:val="0"/>
          <w:bCs w:val="0"/>
          <w:color w:val="000000"/>
          <w:sz w:val="28"/>
          <w:szCs w:val="28"/>
        </w:rPr>
        <w:br/>
        <w:t>caitanya karāya pāche āpani āsiyā</w:t>
      </w:r>
    </w:p>
    <w:p w14:paraId="1E5C24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jumped into the water and remained there inert. Later, the Lord brought him back to consciousness.</w:t>
      </w:r>
    </w:p>
    <w:p w14:paraId="4534CE55" w14:textId="0AC40E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pastime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(10.15.47-52) as follows: “Once, surrounded by His boyfriends, Kṛṣṇa went without Balarāma to the Yamunā River, where the cows and cowherd boys became afflicted by thirst and were feeling acute distress from the glaring summer sun. When they drank the water of the Yamunā River that had been contaminated by the serpent’s poison, all the cows and boys lost their consciousness and fell lifeless at the water’s edge. At that time Lord Kṛṣṇa, the master of all masters of mystic potency, felt compassion for them and immediately brought them back to life by showering His nectarean glance upon them.”</w:t>
      </w:r>
    </w:p>
    <w:p w14:paraId="15DC7962" w14:textId="167BCE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9.29</w:t>
      </w:r>
    </w:p>
    <w:p w14:paraId="46296A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1969DD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kona-dina tālavane śiśu-gaṇa laiyā</w:t>
      </w:r>
      <w:r w:rsidRPr="00790008">
        <w:rPr>
          <w:rStyle w:val="BookTitle"/>
          <w:rFonts w:asciiTheme="minorHAnsi" w:hAnsiTheme="minorHAnsi" w:cstheme="minorHAnsi"/>
          <w:b w:val="0"/>
          <w:bCs w:val="0"/>
          <w:color w:val="000000"/>
          <w:sz w:val="28"/>
          <w:szCs w:val="28"/>
        </w:rPr>
        <w:br/>
        <w:t>śiśu-saṅge tāla khāya dhenuka māriyā</w:t>
      </w:r>
    </w:p>
    <w:p w14:paraId="26D367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the Lord and His friends went to Tālavana, where they killed Dhenukāsura and then ate tāla fruits.</w:t>
      </w:r>
    </w:p>
    <w:p w14:paraId="42FA0051" w14:textId="4FFC8D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(10.15.21) Tālavana is described as </w:t>
      </w:r>
      <w:r w:rsidRPr="00790008">
        <w:rPr>
          <w:rStyle w:val="BookTitle"/>
          <w:rFonts w:asciiTheme="minorHAnsi" w:hAnsiTheme="minorHAnsi" w:cstheme="minorHAnsi"/>
          <w:b w:val="0"/>
          <w:bCs w:val="0"/>
          <w:i/>
          <w:iCs/>
          <w:color w:val="000000"/>
          <w:sz w:val="28"/>
          <w:szCs w:val="28"/>
        </w:rPr>
        <w:t>su-mahad vanaṁ tālāli-saṅkulam</w:t>
      </w:r>
      <w:r w:rsidRPr="00790008">
        <w:rPr>
          <w:rStyle w:val="BookTitle"/>
          <w:rFonts w:asciiTheme="minorHAnsi" w:hAnsiTheme="minorHAnsi" w:cstheme="minorHAnsi"/>
          <w:b w:val="0"/>
          <w:bCs w:val="0"/>
          <w:color w:val="000000"/>
          <w:sz w:val="28"/>
          <w:szCs w:val="28"/>
        </w:rPr>
        <w:t>—“a very great forest filled with rows of palm trees.”</w:t>
      </w:r>
    </w:p>
    <w:p w14:paraId="0BEB08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dhenuka māriyā</w:t>
      </w:r>
      <w:r w:rsidRPr="00790008">
        <w:rPr>
          <w:rStyle w:val="BookTitle"/>
          <w:rFonts w:asciiTheme="minorHAnsi" w:hAnsiTheme="minorHAnsi" w:cstheme="minorHAnsi"/>
          <w:b w:val="0"/>
          <w:bCs w:val="0"/>
          <w:color w:val="000000"/>
          <w:sz w:val="28"/>
          <w:szCs w:val="28"/>
        </w:rPr>
        <w:t xml:space="preserve"> mean “by killing the demon Dhenuka.” This pastime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(10.15.32) as follows: “Lord Balarāma seized Dhenuka by his hooves, whirled him about with one hand and threw him into the top of a palm tree. The violent wheeling motion killed the demon.”</w:t>
      </w:r>
    </w:p>
    <w:p w14:paraId="52B217FA" w14:textId="10277E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9.30</w:t>
      </w:r>
    </w:p>
    <w:p w14:paraId="154EA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8630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śiśu-saṅge goṣṭhe giyā nānā-krīḍā kare</w:t>
      </w:r>
      <w:r w:rsidRPr="00790008">
        <w:rPr>
          <w:rStyle w:val="BookTitle"/>
          <w:rFonts w:asciiTheme="minorHAnsi" w:hAnsiTheme="minorHAnsi" w:cstheme="minorHAnsi"/>
          <w:b w:val="0"/>
          <w:bCs w:val="0"/>
          <w:color w:val="000000"/>
          <w:sz w:val="28"/>
          <w:szCs w:val="28"/>
        </w:rPr>
        <w:br/>
        <w:t>baka-agha-vatsāsura kari’ tāhā māre</w:t>
      </w:r>
    </w:p>
    <w:p w14:paraId="5EE7E8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and His childhood friends went into the fields and enjoyed various pastimes such as the killing of Bakāsura, Aghāsura, and Vatsāsura.</w:t>
      </w:r>
    </w:p>
    <w:p w14:paraId="598E4273" w14:textId="172E1B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goṣṭhe nānā-krīḍā</w:t>
      </w:r>
      <w:r w:rsidRPr="00790008">
        <w:rPr>
          <w:rStyle w:val="BookTitle"/>
          <w:rFonts w:asciiTheme="minorHAnsi" w:hAnsiTheme="minorHAnsi" w:cstheme="minorHAnsi"/>
          <w:b w:val="0"/>
          <w:bCs w:val="0"/>
          <w:color w:val="000000"/>
          <w:sz w:val="28"/>
          <w:szCs w:val="28"/>
        </w:rPr>
        <w:t xml:space="preserve">—“various pastimes in the pasturing fields,”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(10.11.39-40) states: “Sometimes Kṛṣṇa and Balarāma would play on Their flutes, sometimes They would throw ropes and stones devised for getting fruits from the trees, sometimes They would throw only stones, and sometimes, Their ankle bells tinkling, They would play football with fruits like </w:t>
      </w:r>
      <w:r w:rsidRPr="00790008">
        <w:rPr>
          <w:rStyle w:val="BookTitle"/>
          <w:rFonts w:asciiTheme="minorHAnsi" w:hAnsiTheme="minorHAnsi" w:cstheme="minorHAnsi"/>
          <w:b w:val="0"/>
          <w:bCs w:val="0"/>
          <w:i/>
          <w:iCs/>
          <w:color w:val="000000"/>
          <w:sz w:val="28"/>
          <w:szCs w:val="28"/>
        </w:rPr>
        <w:t>bael</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āmalakī</w:t>
      </w:r>
      <w:r w:rsidRPr="00790008">
        <w:rPr>
          <w:rStyle w:val="BookTitle"/>
          <w:rFonts w:asciiTheme="minorHAnsi" w:hAnsiTheme="minorHAnsi" w:cstheme="minorHAnsi"/>
          <w:b w:val="0"/>
          <w:bCs w:val="0"/>
          <w:color w:val="000000"/>
          <w:sz w:val="28"/>
          <w:szCs w:val="28"/>
        </w:rPr>
        <w:t>. Sometimes They would cover Themselves with blankets and imitate cows and bulls and fight with one another, roaring loudly, and sometimes They would imitate the voices of the animals.”</w:t>
      </w:r>
    </w:p>
    <w:p w14:paraId="41981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Bakāsura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(10.11.51) as follows: “When Kṛṣṇa, the leader of the Vaiṣṇavas, saw that the demon Bakāsura, the friend of Kaṁsa, was endeavoring to attack Him, with His arms He captured the demon by the two halves of the beak, and in the presence of all the cowherd boys Kṛṣṇa very easily bifurcated Him, as a child splits a blade of </w:t>
      </w:r>
      <w:r w:rsidRPr="00790008">
        <w:rPr>
          <w:rStyle w:val="BookTitle"/>
          <w:rFonts w:asciiTheme="minorHAnsi" w:hAnsiTheme="minorHAnsi" w:cstheme="minorHAnsi"/>
          <w:b w:val="0"/>
          <w:bCs w:val="0"/>
          <w:i/>
          <w:iCs/>
          <w:color w:val="000000"/>
          <w:sz w:val="28"/>
          <w:szCs w:val="28"/>
        </w:rPr>
        <w:t xml:space="preserve">vīraṇa </w:t>
      </w:r>
      <w:r w:rsidRPr="00790008">
        <w:rPr>
          <w:rStyle w:val="BookTitle"/>
          <w:rFonts w:asciiTheme="minorHAnsi" w:hAnsiTheme="minorHAnsi" w:cstheme="minorHAnsi"/>
          <w:b w:val="0"/>
          <w:bCs w:val="0"/>
          <w:color w:val="000000"/>
          <w:sz w:val="28"/>
          <w:szCs w:val="28"/>
        </w:rPr>
        <w:t>grass. By thus killing the demon, Kṛṣṇa very much pleased the denizens of heaven.”</w:t>
      </w:r>
    </w:p>
    <w:p w14:paraId="01F22E32" w14:textId="36036B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Aghāsura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(10.12.30-31) as follows: “When the invincible Supreme Personality of Godhead, Kṛṣṇa, heard the demigods crying </w:t>
      </w:r>
      <w:ins w:id="132" w:author="your servant" w:date="2020-08-18T20:25:00Z">
        <w:r w:rsidR="0092108F">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Alas! Alas!’ from behind the clouds, He immediately enlarged Himself within the demon’s throat, just to save Himself and the cowherd boys, His own associates, from the demon who wished to smash them. Then, because </w:t>
      </w:r>
      <w:r w:rsidRPr="00790008">
        <w:rPr>
          <w:rStyle w:val="BookTitle"/>
          <w:rFonts w:asciiTheme="minorHAnsi" w:hAnsiTheme="minorHAnsi" w:cstheme="minorHAnsi"/>
          <w:b w:val="0"/>
          <w:bCs w:val="0"/>
          <w:color w:val="000000"/>
          <w:sz w:val="28"/>
          <w:szCs w:val="28"/>
        </w:rPr>
        <w:lastRenderedPageBreak/>
        <w:t>Kṛṣṇa had increased the size of His body, the demon extended his own body to a very large size. Nonetheless, his breathing stopped, he suffocated, and his eyes rolled here and there and popped out. The demon’s life air, however, could not pass through any outlet, and therefore it finally burst out through a hole in the top of the demon’s head.”</w:t>
      </w:r>
    </w:p>
    <w:p w14:paraId="42E2DEA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Vatsāsura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(10.11.43) as follows: “Thereafter, Śrī Kṛṣṇa caught the demon by the hind legs and tail, twirled the demon’s whole body very strongly until the demon was dead, and threw him into the top of a </w:t>
      </w:r>
      <w:r w:rsidRPr="00790008">
        <w:rPr>
          <w:rStyle w:val="BookTitle"/>
          <w:rFonts w:asciiTheme="minorHAnsi" w:hAnsiTheme="minorHAnsi" w:cstheme="minorHAnsi"/>
          <w:b w:val="0"/>
          <w:bCs w:val="0"/>
          <w:i/>
          <w:iCs/>
          <w:color w:val="000000"/>
          <w:sz w:val="28"/>
          <w:szCs w:val="28"/>
        </w:rPr>
        <w:t>kapittha</w:t>
      </w:r>
      <w:r w:rsidRPr="00790008">
        <w:rPr>
          <w:rStyle w:val="BookTitle"/>
          <w:rFonts w:asciiTheme="minorHAnsi" w:hAnsiTheme="minorHAnsi" w:cstheme="minorHAnsi"/>
          <w:b w:val="0"/>
          <w:bCs w:val="0"/>
          <w:color w:val="000000"/>
          <w:sz w:val="28"/>
          <w:szCs w:val="28"/>
        </w:rPr>
        <w:t xml:space="preserve"> tree, which then fell down, along with the body of the demon, who had assumed a great form.”</w:t>
      </w:r>
    </w:p>
    <w:p w14:paraId="14845FC6" w14:textId="104606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9.31</w:t>
      </w:r>
    </w:p>
    <w:p w14:paraId="355AF4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1BCA8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vikāle āise ghara goṣṭhira sahite</w:t>
      </w:r>
      <w:r w:rsidRPr="00790008">
        <w:rPr>
          <w:rStyle w:val="BookTitle"/>
          <w:rFonts w:asciiTheme="minorHAnsi" w:hAnsiTheme="minorHAnsi" w:cstheme="minorHAnsi"/>
          <w:b w:val="0"/>
          <w:bCs w:val="0"/>
          <w:color w:val="000000"/>
          <w:sz w:val="28"/>
          <w:szCs w:val="28"/>
        </w:rPr>
        <w:br/>
        <w:t>śiśu-gaṇa-saṅge śṛṅga bāite bāite</w:t>
      </w:r>
    </w:p>
    <w:p w14:paraId="4358B0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the Lord and His associates returned home blowing buffalo horns.</w:t>
      </w:r>
    </w:p>
    <w:p w14:paraId="71DECB24" w14:textId="01CD7D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musical instrument </w:t>
      </w:r>
      <w:r w:rsidRPr="00790008">
        <w:rPr>
          <w:rStyle w:val="BookTitle"/>
          <w:rFonts w:asciiTheme="minorHAnsi" w:hAnsiTheme="minorHAnsi" w:cstheme="minorHAnsi"/>
          <w:b w:val="0"/>
          <w:bCs w:val="0"/>
          <w:i/>
          <w:iCs/>
          <w:color w:val="000000"/>
          <w:sz w:val="28"/>
          <w:szCs w:val="28"/>
        </w:rPr>
        <w:t>śṛṅga</w:t>
      </w:r>
      <w:r w:rsidRPr="00790008">
        <w:rPr>
          <w:rStyle w:val="BookTitle"/>
          <w:rFonts w:asciiTheme="minorHAnsi" w:hAnsiTheme="minorHAnsi" w:cstheme="minorHAnsi"/>
          <w:b w:val="0"/>
          <w:bCs w:val="0"/>
          <w:color w:val="000000"/>
          <w:sz w:val="28"/>
          <w:szCs w:val="28"/>
        </w:rPr>
        <w:t xml:space="preserve"> is made from a horn and is called </w:t>
      </w:r>
      <w:r w:rsidRPr="00790008">
        <w:rPr>
          <w:rStyle w:val="BookTitle"/>
          <w:rFonts w:asciiTheme="minorHAnsi" w:hAnsiTheme="minorHAnsi" w:cstheme="minorHAnsi"/>
          <w:b w:val="0"/>
          <w:bCs w:val="0"/>
          <w:i/>
          <w:iCs/>
          <w:color w:val="000000"/>
          <w:sz w:val="28"/>
          <w:szCs w:val="28"/>
        </w:rPr>
        <w:t>śiṅgā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viṣāṇa</w:t>
      </w:r>
      <w:r w:rsidRPr="00790008">
        <w:rPr>
          <w:rStyle w:val="BookTitle"/>
          <w:rFonts w:asciiTheme="minorHAnsi" w:hAnsiTheme="minorHAnsi" w:cstheme="minorHAnsi"/>
          <w:b w:val="0"/>
          <w:bCs w:val="0"/>
          <w:color w:val="000000"/>
          <w:sz w:val="28"/>
          <w:szCs w:val="28"/>
        </w:rPr>
        <w:t>.</w:t>
      </w:r>
    </w:p>
    <w:p w14:paraId="0B242A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Bāite bāite</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bāya</w:t>
      </w:r>
      <w:r w:rsidRPr="00790008">
        <w:rPr>
          <w:rStyle w:val="BookTitle"/>
          <w:rFonts w:asciiTheme="minorHAnsi" w:hAnsiTheme="minorHAnsi" w:cstheme="minorHAnsi"/>
          <w:b w:val="0"/>
          <w:bCs w:val="0"/>
          <w:color w:val="000000"/>
          <w:sz w:val="28"/>
          <w:szCs w:val="28"/>
        </w:rPr>
        <w:t xml:space="preserve">, which is a corruption of the word </w:t>
      </w:r>
      <w:r w:rsidRPr="00790008">
        <w:rPr>
          <w:rStyle w:val="BookTitle"/>
          <w:rFonts w:asciiTheme="minorHAnsi" w:hAnsiTheme="minorHAnsi" w:cstheme="minorHAnsi"/>
          <w:b w:val="0"/>
          <w:bCs w:val="0"/>
          <w:i/>
          <w:iCs/>
          <w:color w:val="000000"/>
          <w:sz w:val="28"/>
          <w:szCs w:val="28"/>
        </w:rPr>
        <w:t>vādana</w:t>
      </w:r>
      <w:r w:rsidRPr="00790008">
        <w:rPr>
          <w:rStyle w:val="BookTitle"/>
          <w:rFonts w:asciiTheme="minorHAnsi" w:hAnsiTheme="minorHAnsi" w:cstheme="minorHAnsi"/>
          <w:b w:val="0"/>
          <w:bCs w:val="0"/>
          <w:color w:val="000000"/>
          <w:sz w:val="28"/>
          <w:szCs w:val="28"/>
        </w:rPr>
        <w:t xml:space="preserve">, which is a corruption of the Sanskrit verb </w:t>
      </w:r>
      <w:r w:rsidRPr="00790008">
        <w:rPr>
          <w:rStyle w:val="BookTitle"/>
          <w:rFonts w:asciiTheme="minorHAnsi" w:hAnsiTheme="minorHAnsi" w:cstheme="minorHAnsi"/>
          <w:b w:val="0"/>
          <w:bCs w:val="0"/>
          <w:i/>
          <w:iCs/>
          <w:color w:val="000000"/>
          <w:sz w:val="28"/>
          <w:szCs w:val="28"/>
        </w:rPr>
        <w:t>vādi</w:t>
      </w:r>
      <w:r w:rsidRPr="00790008">
        <w:rPr>
          <w:rStyle w:val="BookTitle"/>
          <w:rFonts w:asciiTheme="minorHAnsi" w:hAnsiTheme="minorHAnsi" w:cstheme="minorHAnsi"/>
          <w:b w:val="0"/>
          <w:bCs w:val="0"/>
          <w:color w:val="000000"/>
          <w:sz w:val="28"/>
          <w:szCs w:val="28"/>
        </w:rPr>
        <w:t>.</w:t>
      </w:r>
    </w:p>
    <w:p w14:paraId="058504D7" w14:textId="1FFD47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9.32</w:t>
      </w:r>
    </w:p>
    <w:p w14:paraId="5B175A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7846BA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kare govardhana-dhara-līlā</w:t>
      </w:r>
      <w:r w:rsidRPr="00790008">
        <w:rPr>
          <w:rStyle w:val="BookTitle"/>
          <w:rFonts w:asciiTheme="minorHAnsi" w:hAnsiTheme="minorHAnsi" w:cstheme="minorHAnsi"/>
          <w:b w:val="0"/>
          <w:bCs w:val="0"/>
          <w:color w:val="000000"/>
          <w:sz w:val="28"/>
          <w:szCs w:val="28"/>
        </w:rPr>
        <w:br/>
        <w:t>vṛndāvana raci’ kona-dina kare khelā</w:t>
      </w:r>
    </w:p>
    <w:p w14:paraId="61D75D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they enjoyed the pastimes of lifting Govardhana Hill, and another day they created a Vṛndāvana, wherein they enjoyed various sports.</w:t>
      </w:r>
    </w:p>
    <w:p w14:paraId="034DC9C8" w14:textId="3C8553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govardhana-dhara-līlā</w:t>
      </w:r>
      <w:r w:rsidRPr="00790008">
        <w:rPr>
          <w:rStyle w:val="BookTitle"/>
          <w:rFonts w:asciiTheme="minorHAnsi" w:hAnsiTheme="minorHAnsi" w:cstheme="minorHAnsi"/>
          <w:b w:val="0"/>
          <w:bCs w:val="0"/>
          <w:color w:val="000000"/>
          <w:sz w:val="28"/>
          <w:szCs w:val="28"/>
        </w:rPr>
        <w:t xml:space="preserve">—“lifting Govardhana Hill”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(10.25.19) as follows: “Lord Kṛṣṇa picked up Govardhana Hill with one hand and held it aloft just as easily as a child holds up an umbrella.”</w:t>
      </w:r>
    </w:p>
    <w:p w14:paraId="5A42A2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raci </w:t>
      </w:r>
      <w:r w:rsidRPr="00790008">
        <w:rPr>
          <w:rStyle w:val="BookTitle"/>
          <w:rFonts w:asciiTheme="minorHAnsi" w:hAnsiTheme="minorHAnsi" w:cstheme="minorHAnsi"/>
          <w:b w:val="0"/>
          <w:bCs w:val="0"/>
          <w:color w:val="000000"/>
          <w:sz w:val="28"/>
          <w:szCs w:val="28"/>
        </w:rPr>
        <w:t>means “created.”</w:t>
      </w:r>
    </w:p>
    <w:p w14:paraId="4961B03E" w14:textId="22C436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9.33</w:t>
      </w:r>
    </w:p>
    <w:p w14:paraId="43B328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8A7F9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kare gopīra vasana-haraṇa</w:t>
      </w:r>
      <w:r w:rsidRPr="00790008">
        <w:rPr>
          <w:rStyle w:val="BookTitle"/>
          <w:rFonts w:asciiTheme="minorHAnsi" w:hAnsiTheme="minorHAnsi" w:cstheme="minorHAnsi"/>
          <w:b w:val="0"/>
          <w:bCs w:val="0"/>
          <w:color w:val="000000"/>
          <w:sz w:val="28"/>
          <w:szCs w:val="28"/>
        </w:rPr>
        <w:br/>
        <w:t>kona-dina kare yajña-patnī-daraśana</w:t>
      </w:r>
    </w:p>
    <w:p w14:paraId="19A23D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One day they enacted Kṛṣṇa’s pastime of stealing the gopīs’ clothes, and </w:t>
      </w:r>
      <w:r w:rsidRPr="00790008">
        <w:rPr>
          <w:rStyle w:val="BookTitle"/>
          <w:rFonts w:asciiTheme="minorHAnsi" w:hAnsiTheme="minorHAnsi" w:cstheme="minorHAnsi"/>
          <w:b/>
          <w:bCs/>
          <w:color w:val="800000"/>
          <w:sz w:val="28"/>
          <w:szCs w:val="28"/>
        </w:rPr>
        <w:lastRenderedPageBreak/>
        <w:t>another day they enacted His meeting the wives of the brāhmaṇas.</w:t>
      </w:r>
    </w:p>
    <w:p w14:paraId="7EC3B777" w14:textId="1E2201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gopīra vasana-haraṇa</w:t>
      </w:r>
      <w:r w:rsidRPr="00790008">
        <w:rPr>
          <w:rStyle w:val="BookTitle"/>
          <w:rFonts w:asciiTheme="minorHAnsi" w:hAnsiTheme="minorHAnsi" w:cstheme="minorHAnsi"/>
          <w:b w:val="0"/>
          <w:bCs w:val="0"/>
          <w:color w:val="000000"/>
          <w:sz w:val="28"/>
          <w:szCs w:val="28"/>
        </w:rPr>
        <w:t xml:space="preserve">—“stealing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clothes,”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(10.22.1-28).</w:t>
      </w:r>
    </w:p>
    <w:p w14:paraId="35623FA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yajña-patnī-daraśana</w:t>
      </w:r>
      <w:r w:rsidRPr="00790008">
        <w:rPr>
          <w:rStyle w:val="BookTitle"/>
          <w:rFonts w:asciiTheme="minorHAnsi" w:hAnsiTheme="minorHAnsi" w:cstheme="minorHAnsi"/>
          <w:b w:val="0"/>
          <w:bCs w:val="0"/>
          <w:color w:val="000000"/>
          <w:sz w:val="28"/>
          <w:szCs w:val="28"/>
        </w:rPr>
        <w:t xml:space="preserve">—“meeting the wives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(10.23.18-32).</w:t>
      </w:r>
    </w:p>
    <w:p w14:paraId="1530A10B" w14:textId="7A96A2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9.34</w:t>
      </w:r>
    </w:p>
    <w:p w14:paraId="059ED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B8FA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nārada kācaye dāḍi diyā</w:t>
      </w:r>
      <w:r w:rsidRPr="00790008">
        <w:rPr>
          <w:rStyle w:val="BookTitle"/>
          <w:rFonts w:asciiTheme="minorHAnsi" w:hAnsiTheme="minorHAnsi" w:cstheme="minorHAnsi"/>
          <w:b w:val="0"/>
          <w:bCs w:val="0"/>
          <w:color w:val="000000"/>
          <w:sz w:val="28"/>
          <w:szCs w:val="28"/>
        </w:rPr>
        <w:br/>
        <w:t>kaṁsa-sthāne mantra kahe nibhṛte vasiyā</w:t>
      </w:r>
    </w:p>
    <w:p w14:paraId="22B451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one occasion a boy dressed as Nārada with a beard and gave Kaṁsa some confidential information.</w:t>
      </w:r>
    </w:p>
    <w:p w14:paraId="5DB078E4" w14:textId="00283C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kācaye </w:t>
      </w:r>
      <w:r w:rsidRPr="00790008">
        <w:rPr>
          <w:rStyle w:val="BookTitle"/>
          <w:rFonts w:asciiTheme="minorHAnsi" w:hAnsiTheme="minorHAnsi" w:cstheme="minorHAnsi"/>
          <w:b w:val="0"/>
          <w:bCs w:val="0"/>
          <w:color w:val="000000"/>
          <w:sz w:val="28"/>
          <w:szCs w:val="28"/>
        </w:rPr>
        <w:t xml:space="preserve">is derived from the Hindi word </w:t>
      </w:r>
      <w:r w:rsidRPr="00790008">
        <w:rPr>
          <w:rStyle w:val="BookTitle"/>
          <w:rFonts w:asciiTheme="minorHAnsi" w:hAnsiTheme="minorHAnsi" w:cstheme="minorHAnsi"/>
          <w:b w:val="0"/>
          <w:bCs w:val="0"/>
          <w:i/>
          <w:iCs/>
          <w:color w:val="000000"/>
          <w:sz w:val="28"/>
          <w:szCs w:val="28"/>
        </w:rPr>
        <w:t>kācha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kaccha</w:t>
      </w:r>
      <w:r w:rsidRPr="00790008">
        <w:rPr>
          <w:rStyle w:val="BookTitle"/>
          <w:rFonts w:asciiTheme="minorHAnsi" w:hAnsiTheme="minorHAnsi" w:cstheme="minorHAnsi"/>
          <w:b w:val="0"/>
          <w:bCs w:val="0"/>
          <w:color w:val="000000"/>
          <w:sz w:val="28"/>
          <w:szCs w:val="28"/>
        </w:rPr>
        <w:t xml:space="preserve">) or from the word </w:t>
      </w:r>
      <w:r w:rsidRPr="00790008">
        <w:rPr>
          <w:rStyle w:val="BookTitle"/>
          <w:rFonts w:asciiTheme="minorHAnsi" w:hAnsiTheme="minorHAnsi" w:cstheme="minorHAnsi"/>
          <w:b w:val="0"/>
          <w:bCs w:val="0"/>
          <w:i/>
          <w:iCs/>
          <w:color w:val="000000"/>
          <w:sz w:val="28"/>
          <w:szCs w:val="28"/>
        </w:rPr>
        <w:t>kācā</w:t>
      </w:r>
      <w:r w:rsidRPr="00790008">
        <w:rPr>
          <w:rStyle w:val="BookTitle"/>
          <w:rFonts w:asciiTheme="minorHAnsi" w:hAnsiTheme="minorHAnsi" w:cstheme="minorHAnsi"/>
          <w:b w:val="0"/>
          <w:bCs w:val="0"/>
          <w:color w:val="000000"/>
          <w:sz w:val="28"/>
          <w:szCs w:val="28"/>
        </w:rPr>
        <w:t xml:space="preserve">, which is derived from the Sanskrit verb </w:t>
      </w:r>
      <w:r w:rsidRPr="00790008">
        <w:rPr>
          <w:rStyle w:val="BookTitle"/>
          <w:rFonts w:asciiTheme="minorHAnsi" w:hAnsiTheme="minorHAnsi" w:cstheme="minorHAnsi"/>
          <w:b w:val="0"/>
          <w:bCs w:val="0"/>
          <w:i/>
          <w:iCs/>
          <w:color w:val="000000"/>
          <w:sz w:val="28"/>
          <w:szCs w:val="28"/>
        </w:rPr>
        <w:t>kac</w:t>
      </w:r>
      <w:r w:rsidRPr="00790008">
        <w:rPr>
          <w:rStyle w:val="BookTitle"/>
          <w:rFonts w:asciiTheme="minorHAnsi" w:hAnsiTheme="minorHAnsi" w:cstheme="minorHAnsi"/>
          <w:b w:val="0"/>
          <w:bCs w:val="0"/>
          <w:color w:val="000000"/>
          <w:sz w:val="28"/>
          <w:szCs w:val="28"/>
        </w:rPr>
        <w:t xml:space="preserve"> (meaning “tie”). </w:t>
      </w:r>
      <w:r w:rsidRPr="00790008">
        <w:rPr>
          <w:rStyle w:val="BookTitle"/>
          <w:rFonts w:asciiTheme="minorHAnsi" w:hAnsiTheme="minorHAnsi" w:cstheme="minorHAnsi"/>
          <w:b w:val="0"/>
          <w:bCs w:val="0"/>
          <w:i/>
          <w:iCs/>
          <w:color w:val="000000"/>
          <w:sz w:val="28"/>
          <w:szCs w:val="28"/>
        </w:rPr>
        <w:t>Kācā</w:t>
      </w:r>
      <w:r w:rsidRPr="00790008">
        <w:rPr>
          <w:rStyle w:val="BookTitle"/>
          <w:rFonts w:asciiTheme="minorHAnsi" w:hAnsiTheme="minorHAnsi" w:cstheme="minorHAnsi"/>
          <w:b w:val="0"/>
          <w:bCs w:val="0"/>
          <w:color w:val="000000"/>
          <w:sz w:val="28"/>
          <w:szCs w:val="28"/>
        </w:rPr>
        <w:t xml:space="preserve"> is used to indicate a person dressing as another person or a fictitious character in a drama or, in other words, depicting a pastime, sporting, joking, or dancing.</w:t>
      </w:r>
    </w:p>
    <w:p w14:paraId="561A9C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dāḍi</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dāḍhi</w:t>
      </w:r>
      <w:r w:rsidRPr="00790008">
        <w:rPr>
          <w:rStyle w:val="BookTitle"/>
          <w:rFonts w:asciiTheme="minorHAnsi" w:hAnsiTheme="minorHAnsi" w:cstheme="minorHAnsi"/>
          <w:b w:val="0"/>
          <w:bCs w:val="0"/>
          <w:color w:val="000000"/>
          <w:sz w:val="28"/>
          <w:szCs w:val="28"/>
        </w:rPr>
        <w:t>, which means “beard.” Previously, when someone played the part of Nārada Muni, he would wear a white beard, and this practice is still current. Following this tradition, pictures are also made in the same way.</w:t>
      </w:r>
    </w:p>
    <w:p w14:paraId="55F07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Kaṁsa-sthāne (nāradera) mantra</w:t>
      </w:r>
      <w:r w:rsidRPr="00790008">
        <w:rPr>
          <w:rStyle w:val="BookTitle"/>
          <w:rFonts w:asciiTheme="minorHAnsi" w:hAnsiTheme="minorHAnsi" w:cstheme="minorHAnsi"/>
          <w:b w:val="0"/>
          <w:bCs w:val="0"/>
          <w:color w:val="000000"/>
          <w:sz w:val="28"/>
          <w:szCs w:val="28"/>
        </w:rPr>
        <w:t xml:space="preserve">—“Nārada’s advice to Kaṁsa”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(10.36.17). After Kaṁsa’s demoniac friends were killed, Nārada one day went before Kaṁsa and spoke as follows: “Yaśodā’s child was actually a daughter, and Kṛṣṇa is the son of Devakī. Also, Rāma is the son of Rohiṇī. Out of fear, Vasudeva entrusted Kṛṣṇa and Balarāma to his friend Nanda Mahārāja, and it is these two boys who have killed your men.”</w:t>
      </w:r>
    </w:p>
    <w:p w14:paraId="0625907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mantra</w:t>
      </w:r>
      <w:r w:rsidRPr="00790008">
        <w:rPr>
          <w:rStyle w:val="BookTitle"/>
          <w:rFonts w:asciiTheme="minorHAnsi" w:hAnsiTheme="minorHAnsi" w:cstheme="minorHAnsi"/>
          <w:b w:val="0"/>
          <w:bCs w:val="0"/>
          <w:color w:val="000000"/>
          <w:sz w:val="28"/>
          <w:szCs w:val="28"/>
        </w:rPr>
        <w:t xml:space="preserve"> refers to a confidential presentation related to a deity or a negotiation, a political deliberation, an argument, or a secret council.</w:t>
      </w:r>
    </w:p>
    <w:p w14:paraId="6A23F254" w14:textId="1E6AF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9.35</w:t>
      </w:r>
    </w:p>
    <w:p w14:paraId="00147D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03981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kona śiśu akrūrera veśe</w:t>
      </w:r>
      <w:r w:rsidRPr="00790008">
        <w:rPr>
          <w:rStyle w:val="BookTitle"/>
          <w:rFonts w:asciiTheme="minorHAnsi" w:hAnsiTheme="minorHAnsi" w:cstheme="minorHAnsi"/>
          <w:b w:val="0"/>
          <w:bCs w:val="0"/>
          <w:color w:val="000000"/>
          <w:sz w:val="28"/>
          <w:szCs w:val="28"/>
        </w:rPr>
        <w:br/>
        <w:t>laiyā yāya rāma-kṛṣṇe kaṁsera nideśe</w:t>
      </w:r>
    </w:p>
    <w:p w14:paraId="52C567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one boy dressed as Akrūra and took Kṛṣṇa and Balarāma to Kaṁsa’s capital.</w:t>
      </w:r>
    </w:p>
    <w:p w14:paraId="4F3A1ECB" w14:textId="7AB37C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Akrūra bringing Balarāma and Kṛṣṇa to Mathurā on the order of Kaṁsa, </w:t>
      </w:r>
      <w:r w:rsidRPr="00790008">
        <w:rPr>
          <w:rStyle w:val="BookTitle"/>
          <w:rFonts w:asciiTheme="minorHAnsi" w:hAnsiTheme="minorHAnsi" w:cstheme="minorHAnsi"/>
          <w:b w:val="0"/>
          <w:bCs w:val="0"/>
          <w:color w:val="000000"/>
          <w:sz w:val="28"/>
          <w:szCs w:val="28"/>
        </w:rPr>
        <w:lastRenderedPageBreak/>
        <w:t xml:space="preserve">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(10.36.30, 37) states: “Please go to Nanda’s village, where the two sons of Ānakadundubhi are living, and without delay bring Them here on this chariot. Now that you understand my intentions, please go at once and bring Kṛṣṇa and Balarāma to watch the bow sacrifice and see the opulence of the Yadus’ capital.” And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(10.38.1): “After passing the night in the city of Mathurā, the high-minded Akrūra mounted his chariot and set off for the cowherd village of Nanda Mahārāja.”</w:t>
      </w:r>
    </w:p>
    <w:p w14:paraId="03BC21B3" w14:textId="04D92C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9.36</w:t>
      </w:r>
    </w:p>
    <w:p w14:paraId="63657C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35F69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ye gopī-bhāve karena krandana</w:t>
      </w:r>
      <w:r w:rsidRPr="00790008">
        <w:rPr>
          <w:rStyle w:val="BookTitle"/>
          <w:rFonts w:asciiTheme="minorHAnsi" w:hAnsiTheme="minorHAnsi" w:cstheme="minorHAnsi"/>
          <w:b w:val="0"/>
          <w:bCs w:val="0"/>
          <w:color w:val="000000"/>
          <w:sz w:val="28"/>
          <w:szCs w:val="28"/>
        </w:rPr>
        <w:br/>
        <w:t>nadi vahe hena, saba dekhe śiśu-gaṇa</w:t>
      </w:r>
    </w:p>
    <w:p w14:paraId="07E696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Nityānanda cried in the mood of the gopīs, it appeared to His friends that a river was flowing from His eyes.</w:t>
      </w:r>
    </w:p>
    <w:p w14:paraId="22D81582" w14:textId="7A2566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phrase </w:t>
      </w:r>
      <w:r w:rsidRPr="00790008">
        <w:rPr>
          <w:rStyle w:val="BookTitle"/>
          <w:rFonts w:asciiTheme="minorHAnsi" w:hAnsiTheme="minorHAnsi" w:cstheme="minorHAnsi"/>
          <w:b w:val="0"/>
          <w:bCs w:val="0"/>
          <w:i/>
          <w:iCs/>
          <w:color w:val="000000"/>
          <w:sz w:val="28"/>
          <w:szCs w:val="28"/>
        </w:rPr>
        <w:t>gopī-bhāve krandana</w:t>
      </w:r>
      <w:r w:rsidRPr="00790008">
        <w:rPr>
          <w:rStyle w:val="BookTitle"/>
          <w:rFonts w:asciiTheme="minorHAnsi" w:hAnsiTheme="minorHAnsi" w:cstheme="minorHAnsi"/>
          <w:b w:val="0"/>
          <w:bCs w:val="0"/>
          <w:color w:val="000000"/>
          <w:sz w:val="28"/>
          <w:szCs w:val="28"/>
        </w:rPr>
        <w:t xml:space="preserve">—“crying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Tenth Canto, Chapters 30 and 31.</w:t>
      </w:r>
    </w:p>
    <w:p w14:paraId="56BDE0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nadi vahe</w:t>
      </w:r>
      <w:r w:rsidRPr="00790008">
        <w:rPr>
          <w:rStyle w:val="BookTitle"/>
          <w:rFonts w:asciiTheme="minorHAnsi" w:hAnsiTheme="minorHAnsi" w:cstheme="minorHAnsi"/>
          <w:b w:val="0"/>
          <w:bCs w:val="0"/>
          <w:color w:val="000000"/>
          <w:sz w:val="28"/>
          <w:szCs w:val="28"/>
        </w:rPr>
        <w:t xml:space="preserve"> indicate that tears flowed from their eyes like a river.</w:t>
      </w:r>
    </w:p>
    <w:p w14:paraId="4D684072" w14:textId="74D76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9.37</w:t>
      </w:r>
    </w:p>
    <w:p w14:paraId="337D3E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DFA80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viṣṇu-māyā-mohe keha lakhite nā pāre</w:t>
      </w:r>
      <w:r w:rsidRPr="00790008">
        <w:rPr>
          <w:rStyle w:val="BookTitle"/>
          <w:rFonts w:asciiTheme="minorHAnsi" w:hAnsiTheme="minorHAnsi" w:cstheme="minorHAnsi"/>
          <w:b w:val="0"/>
          <w:bCs w:val="0"/>
          <w:color w:val="000000"/>
          <w:sz w:val="28"/>
          <w:szCs w:val="28"/>
        </w:rPr>
        <w:br/>
        <w:t>nityānanda-saṅge saba bālaka vihare</w:t>
      </w:r>
    </w:p>
    <w:p w14:paraId="2649DA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influence of Viṣṇu’s illusory energy, no one could recognize Nityānanda as He enjoyed pastimes with His friends.</w:t>
      </w:r>
    </w:p>
    <w:p w14:paraId="5DA3526E" w14:textId="342C65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lakhite</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lakhā</w:t>
      </w:r>
      <w:r w:rsidRPr="00790008">
        <w:rPr>
          <w:rStyle w:val="BookTitle"/>
          <w:rFonts w:asciiTheme="minorHAnsi" w:hAnsiTheme="minorHAnsi" w:cstheme="minorHAnsi"/>
          <w:b w:val="0"/>
          <w:bCs w:val="0"/>
          <w:color w:val="000000"/>
          <w:sz w:val="28"/>
          <w:szCs w:val="28"/>
        </w:rPr>
        <w:t xml:space="preserve"> (used in ancient Bengali poems), which is derived from the Sanskrit verb </w:t>
      </w:r>
      <w:r w:rsidRPr="00790008">
        <w:rPr>
          <w:rStyle w:val="BookTitle"/>
          <w:rFonts w:asciiTheme="minorHAnsi" w:hAnsiTheme="minorHAnsi" w:cstheme="minorHAnsi"/>
          <w:b w:val="0"/>
          <w:bCs w:val="0"/>
          <w:i/>
          <w:iCs/>
          <w:color w:val="000000"/>
          <w:sz w:val="28"/>
          <w:szCs w:val="28"/>
        </w:rPr>
        <w:t>lakṣa</w:t>
      </w:r>
      <w:r w:rsidRPr="00790008">
        <w:rPr>
          <w:rStyle w:val="BookTitle"/>
          <w:rFonts w:asciiTheme="minorHAnsi" w:hAnsiTheme="minorHAnsi" w:cstheme="minorHAnsi"/>
          <w:b w:val="0"/>
          <w:bCs w:val="0"/>
          <w:color w:val="000000"/>
          <w:sz w:val="28"/>
          <w:szCs w:val="28"/>
        </w:rPr>
        <w:t>, meaning “to watch” or “to see.”</w:t>
      </w:r>
    </w:p>
    <w:p w14:paraId="5D9E3E38" w14:textId="20A4E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9.38</w:t>
      </w:r>
    </w:p>
    <w:p w14:paraId="1AC5D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D315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 raciyā bhrameṇa śiśu-raṅge</w:t>
      </w:r>
      <w:r w:rsidRPr="00790008">
        <w:rPr>
          <w:rStyle w:val="BookTitle"/>
          <w:rFonts w:asciiTheme="minorHAnsi" w:hAnsiTheme="minorHAnsi" w:cstheme="minorHAnsi"/>
          <w:b w:val="0"/>
          <w:bCs w:val="0"/>
          <w:color w:val="000000"/>
          <w:sz w:val="28"/>
          <w:szCs w:val="28"/>
        </w:rPr>
        <w:br/>
        <w:t>keha haya mālī, keha mālā pare raṅge</w:t>
      </w:r>
    </w:p>
    <w:p w14:paraId="486D4FE0" w14:textId="0E1455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children arranged a city of Mathurā and then wandered through its streets. Someone played the role of a gardener, and someone accepted a flower garland from him.</w:t>
      </w:r>
    </w:p>
    <w:p w14:paraId="249E0DCF" w14:textId="542F51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9.39</w:t>
      </w:r>
    </w:p>
    <w:p w14:paraId="5E847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0AEFC5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kubjā-veśa kari’ gandha pare tā’ra sthāne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dhanuka gaḍiyā bhāṅge kariyā garjane</w:t>
      </w:r>
    </w:p>
    <w:p w14:paraId="4A124E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dressed as Kubjā and sandalwood pulp was accepted from her. A large bow was made and they all shouted in joy when it was broken.</w:t>
      </w:r>
    </w:p>
    <w:p w14:paraId="73A349CA" w14:textId="7A3E7B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 (Mathurā) was previously the residence of the demon Madhu. His son, Lavaṇāsura, was killed by Śatrughna in Tretā-yuga.</w:t>
      </w:r>
    </w:p>
    <w:p w14:paraId="5A52C9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kubjāra sthāne gandha pare</w:t>
      </w:r>
      <w:r w:rsidRPr="00790008">
        <w:rPr>
          <w:rStyle w:val="BookTitle"/>
          <w:rFonts w:asciiTheme="minorHAnsi" w:hAnsiTheme="minorHAnsi" w:cstheme="minorHAnsi"/>
          <w:b w:val="0"/>
          <w:bCs w:val="0"/>
          <w:color w:val="000000"/>
          <w:sz w:val="28"/>
          <w:szCs w:val="28"/>
        </w:rPr>
        <w:t xml:space="preserve">—“accepting sandalwood pulp from Kubjā” are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(10.42.3-4) as follows: “Kubjā said, ’Who else but You two deserve my sandalwood pulp?’ Saying this, Kubjā smeared generous amounts of sandalwood pulp on both Kṛṣṇa and Balarāma.”</w:t>
      </w:r>
    </w:p>
    <w:p w14:paraId="3515EF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second line of this verse is found in the following words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(10.42.17-18): “Easily lifting the bow with His left hand, Lord Kṛṣṇa strung it in a fraction of a second as the King’s guards looked on. He then powerfully pulled the string and snapped the bow in half, just as an excited elephant might break a stalk of sugar cane. The sound of the bow’s breaking filled the earth and sky in all directions. Upon hearing it, Kaṁsa was struck with terror.”</w:t>
      </w:r>
    </w:p>
    <w:p w14:paraId="2593179D" w14:textId="54509A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9.40</w:t>
      </w:r>
    </w:p>
    <w:p w14:paraId="16FDA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821CB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kuvalaya, cāṇūra, muṣṭika-malla māri’</w:t>
      </w:r>
      <w:r w:rsidRPr="00790008">
        <w:rPr>
          <w:rStyle w:val="BookTitle"/>
          <w:rFonts w:asciiTheme="minorHAnsi" w:hAnsiTheme="minorHAnsi" w:cstheme="minorHAnsi"/>
          <w:b w:val="0"/>
          <w:bCs w:val="0"/>
          <w:color w:val="000000"/>
          <w:sz w:val="28"/>
          <w:szCs w:val="28"/>
        </w:rPr>
        <w:br/>
        <w:t>kaṁsa kari’ kāhāre pāḍena cule dhari’</w:t>
      </w:r>
    </w:p>
    <w:p w14:paraId="754C71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enacted the pastimes of killing the Kuvalaya elephant and the wrestlers, Cāṇūra and Muṣṭika. Thereafter Kaṁsa was grabbed by the hair and thrown to the ground.</w:t>
      </w:r>
    </w:p>
    <w:p w14:paraId="069F6FB5" w14:textId="3B52D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kuvalaya</w:t>
      </w:r>
      <w:r w:rsidRPr="00790008">
        <w:rPr>
          <w:rStyle w:val="BookTitle"/>
          <w:rFonts w:asciiTheme="minorHAnsi" w:hAnsiTheme="minorHAnsi" w:cstheme="minorHAnsi"/>
          <w:b w:val="0"/>
          <w:bCs w:val="0"/>
          <w:color w:val="000000"/>
          <w:sz w:val="28"/>
          <w:szCs w:val="28"/>
        </w:rPr>
        <w:t xml:space="preserve"> refers to a king of elephants named Kuvalayāpīḍa, who on the order of Kaṁsa was stationed near the wrestling arena to kill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(10.43.13-14) it is stated: “The Supreme Lord Kṛṣṇa, killer of the demon Madhu, confronted the elephant as he attacked. Seizing his trunk with one hand, Kṛṣṇa threw him to the ground. Lord Hari then climbed onto the elephant with the ease of a mighty lion, pulled out a tusk, and with it killed the beast and his keepers.</w:t>
      </w:r>
    </w:p>
    <w:p w14:paraId="2D8D38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Cāṇūra is one of the wrestlers appointed by Kaṁsa to kill Balarāma and Kṛṣṇa.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(10.44.22-23): “No more shaken by the demon’s mighty blows than an elephant struck with a flower garland, Lord Kṛṣṇa grabbed Cāṇūra by his arms, swung him around several times and hurled him onto the ground with great force. His clothes, hair and garland scattering, the wrestler fell down dead, like a thunderbolt.”</w:t>
      </w:r>
    </w:p>
    <w:p w14:paraId="1DCF16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Muṣṭika is one of the wrestlers appointed by Kaṁsa to kill Balarāma and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(10.44.24-25) it is stated: “Similarly, Muṣṭika struck Lord Balabhadra with his fist and was slain. Receiving a violent blow from the mighty Lord’s palm, the demon trembled all over in great pain, vomited blood and then fell lifeless onto the ground, like a tree blown down by the wind.”</w:t>
      </w:r>
    </w:p>
    <w:p w14:paraId="2CA988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malla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mall</w:t>
      </w:r>
      <w:r w:rsidRPr="00790008">
        <w:rPr>
          <w:rStyle w:val="BookTitle"/>
          <w:rFonts w:asciiTheme="minorHAnsi" w:hAnsiTheme="minorHAnsi" w:cstheme="minorHAnsi"/>
          <w:b w:val="0"/>
          <w:bCs w:val="0"/>
          <w:color w:val="000000"/>
          <w:sz w:val="28"/>
          <w:szCs w:val="28"/>
        </w:rPr>
        <w:t xml:space="preserve"> (“to hold”), means “soldier,” “wrestler,” or “champion.”</w:t>
      </w:r>
    </w:p>
    <w:p w14:paraId="7EF46571" w14:textId="6D512A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9.41</w:t>
      </w:r>
    </w:p>
    <w:p w14:paraId="00E494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129652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kaṁsa-vadha kariyā nācaye śiśu-saṅge</w:t>
      </w:r>
      <w:r w:rsidRPr="00790008">
        <w:rPr>
          <w:rStyle w:val="BookTitle"/>
          <w:rFonts w:asciiTheme="minorHAnsi" w:hAnsiTheme="minorHAnsi" w:cstheme="minorHAnsi"/>
          <w:b w:val="0"/>
          <w:bCs w:val="0"/>
          <w:color w:val="000000"/>
          <w:sz w:val="28"/>
          <w:szCs w:val="28"/>
        </w:rPr>
        <w:br/>
        <w:t>sarva-loka dekhi’ hāse bālakera raṅge</w:t>
      </w:r>
    </w:p>
    <w:p w14:paraId="777202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killing Kaṁsa, the Lord danced with His friends in such a way that everyone watching began to laugh.</w:t>
      </w:r>
    </w:p>
    <w:p w14:paraId="21E1D70E" w14:textId="10ADD2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kaṁsa-vadha</w:t>
      </w:r>
      <w:r w:rsidRPr="00790008">
        <w:rPr>
          <w:rStyle w:val="BookTitle"/>
          <w:rFonts w:asciiTheme="minorHAnsi" w:hAnsiTheme="minorHAnsi" w:cstheme="minorHAnsi"/>
          <w:b w:val="0"/>
          <w:bCs w:val="0"/>
          <w:color w:val="000000"/>
          <w:sz w:val="28"/>
          <w:szCs w:val="28"/>
        </w:rPr>
        <w:t xml:space="preserve">—“killing Kaṁsa”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(10.44.34, 36-37) as follows: “As Kaṁsa thus raved so audaciously, the infallible Lord Kṛṣṇa, intensely angry, quickly and easily jumped up onto the high royal dais. Lord Kṛṣṇa, whose fearsome strength is irresistible, powerfully seized the demon just as the son of Tārkṣya might capture a snake. Grabbing Kaṁsa by the hair and knocking off his crown, the lotus-naveled Lord threw him off the elevated dais onto the wrestling mat. Then the independent Lord, the support of the entire universe, jumped onto the King. As a result Kaṁsa lost his life.”</w:t>
      </w:r>
    </w:p>
    <w:p w14:paraId="7003F772" w14:textId="66211C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9.42</w:t>
      </w:r>
    </w:p>
    <w:p w14:paraId="6338B5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5E31B1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yata yata avatāra-līlā</w:t>
      </w:r>
      <w:r w:rsidRPr="00790008">
        <w:rPr>
          <w:rStyle w:val="BookTitle"/>
          <w:rFonts w:asciiTheme="minorHAnsi" w:hAnsiTheme="minorHAnsi" w:cstheme="minorHAnsi"/>
          <w:b w:val="0"/>
          <w:bCs w:val="0"/>
          <w:color w:val="000000"/>
          <w:sz w:val="28"/>
          <w:szCs w:val="28"/>
        </w:rPr>
        <w:br/>
        <w:t>saba anukaraṇa kariyā kare khelā</w:t>
      </w:r>
    </w:p>
    <w:p w14:paraId="396E7945" w14:textId="2BD9D0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Nityānanda and His friends imitated</w:t>
      </w:r>
      <w:commentRangeStart w:id="133"/>
      <w:r w:rsidRPr="00790008">
        <w:rPr>
          <w:rStyle w:val="BookTitle"/>
          <w:rFonts w:asciiTheme="minorHAnsi" w:hAnsiTheme="minorHAnsi" w:cstheme="minorHAnsi"/>
          <w:b/>
          <w:bCs/>
          <w:color w:val="800000"/>
          <w:sz w:val="28"/>
          <w:szCs w:val="28"/>
        </w:rPr>
        <w:t xml:space="preserve"> </w:t>
      </w:r>
      <w:commentRangeEnd w:id="133"/>
      <w:r w:rsidR="00196EE9">
        <w:rPr>
          <w:rStyle w:val="CommentReference"/>
          <w:b w:val="0"/>
          <w:bCs w:val="0"/>
          <w:color w:val="auto"/>
        </w:rPr>
        <w:commentReference w:id="133"/>
      </w:r>
      <w:r w:rsidRPr="00790008">
        <w:rPr>
          <w:rStyle w:val="BookTitle"/>
          <w:rFonts w:asciiTheme="minorHAnsi" w:hAnsiTheme="minorHAnsi" w:cstheme="minorHAnsi"/>
          <w:b/>
          <w:bCs/>
          <w:color w:val="800000"/>
          <w:sz w:val="28"/>
          <w:szCs w:val="28"/>
        </w:rPr>
        <w:t>the pastimes of the various incarnations.</w:t>
      </w:r>
    </w:p>
    <w:p w14:paraId="5E2F1DE3" w14:textId="17B301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9.43</w:t>
      </w:r>
    </w:p>
    <w:p w14:paraId="509A74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4669F8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nityānanda haiyā vāmana</w:t>
      </w:r>
      <w:r w:rsidRPr="00790008">
        <w:rPr>
          <w:rStyle w:val="BookTitle"/>
          <w:rFonts w:asciiTheme="minorHAnsi" w:hAnsiTheme="minorHAnsi" w:cstheme="minorHAnsi"/>
          <w:b w:val="0"/>
          <w:bCs w:val="0"/>
          <w:color w:val="000000"/>
          <w:sz w:val="28"/>
          <w:szCs w:val="28"/>
        </w:rPr>
        <w:br/>
        <w:t>bali-rājā kari’ chale tāhāna bhuvana</w:t>
      </w:r>
    </w:p>
    <w:p w14:paraId="7AC7D1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dressed like Vāmana and went to cheat Bali Mahārāja out of his kingdom, which covered the three worlds.</w:t>
      </w:r>
    </w:p>
    <w:p w14:paraId="4D15EB60" w14:textId="6BC835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chale</w:t>
      </w:r>
      <w:r w:rsidRPr="00790008">
        <w:rPr>
          <w:rStyle w:val="BookTitle"/>
          <w:rFonts w:asciiTheme="minorHAnsi" w:hAnsiTheme="minorHAnsi" w:cstheme="minorHAnsi"/>
          <w:b w:val="0"/>
          <w:bCs w:val="0"/>
          <w:color w:val="000000"/>
          <w:sz w:val="28"/>
          <w:szCs w:val="28"/>
        </w:rPr>
        <w:t xml:space="preserve"> means “to deceive” or “to cheat.” The word </w:t>
      </w:r>
      <w:r w:rsidRPr="00790008">
        <w:rPr>
          <w:rStyle w:val="BookTitle"/>
          <w:rFonts w:asciiTheme="minorHAnsi" w:hAnsiTheme="minorHAnsi" w:cstheme="minorHAnsi"/>
          <w:b w:val="0"/>
          <w:bCs w:val="0"/>
          <w:i/>
          <w:iCs/>
          <w:color w:val="000000"/>
          <w:sz w:val="28"/>
          <w:szCs w:val="28"/>
        </w:rPr>
        <w:t>bhuvana</w:t>
      </w:r>
      <w:r w:rsidRPr="00790008">
        <w:rPr>
          <w:rStyle w:val="BookTitle"/>
          <w:rFonts w:asciiTheme="minorHAnsi" w:hAnsiTheme="minorHAnsi" w:cstheme="minorHAnsi"/>
          <w:b w:val="0"/>
          <w:bCs w:val="0"/>
          <w:color w:val="000000"/>
          <w:sz w:val="28"/>
          <w:szCs w:val="28"/>
        </w:rPr>
        <w:t xml:space="preserve"> refers to the three planetary systems. For a description of how Vāmana cheated Bali Mahārāja out of the three worlds, one should read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Eighth Canto, </w:t>
      </w:r>
      <w:r w:rsidRPr="00790008">
        <w:rPr>
          <w:rStyle w:val="BookTitle"/>
          <w:rFonts w:asciiTheme="minorHAnsi" w:hAnsiTheme="minorHAnsi" w:cstheme="minorHAnsi"/>
          <w:b w:val="0"/>
          <w:bCs w:val="0"/>
          <w:color w:val="000000"/>
          <w:sz w:val="28"/>
          <w:szCs w:val="28"/>
        </w:rPr>
        <w:lastRenderedPageBreak/>
        <w:t>Chapters 18 through 23.</w:t>
      </w:r>
    </w:p>
    <w:p w14:paraId="5CF39AAA" w14:textId="4D7305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9.44</w:t>
      </w:r>
    </w:p>
    <w:p w14:paraId="08814E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D178F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vṛddha-kāce śukra-rūpe keha mānā kare</w:t>
      </w:r>
      <w:r w:rsidRPr="00790008">
        <w:rPr>
          <w:rStyle w:val="BookTitle"/>
          <w:rFonts w:asciiTheme="minorHAnsi" w:hAnsiTheme="minorHAnsi" w:cstheme="minorHAnsi"/>
          <w:b w:val="0"/>
          <w:bCs w:val="0"/>
          <w:color w:val="000000"/>
          <w:sz w:val="28"/>
          <w:szCs w:val="28"/>
        </w:rPr>
        <w:br/>
        <w:t>bhikṣā lai’ caḍe prabhu śeṣe tā’na śire</w:t>
      </w:r>
    </w:p>
    <w:p w14:paraId="185210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played the role of the aged Śukrācārya, who forbid Bali from giving the three steps. After accepting the gift, the Lord placed His last step on the head of Bali.</w:t>
      </w:r>
    </w:p>
    <w:p w14:paraId="2D126AF5" w14:textId="5EC3CB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vṛddha-kāce</w:t>
      </w:r>
      <w:r w:rsidRPr="00790008">
        <w:rPr>
          <w:rStyle w:val="BookTitle"/>
          <w:rFonts w:asciiTheme="minorHAnsi" w:hAnsiTheme="minorHAnsi" w:cstheme="minorHAnsi"/>
          <w:b w:val="0"/>
          <w:bCs w:val="0"/>
          <w:color w:val="000000"/>
          <w:sz w:val="28"/>
          <w:szCs w:val="28"/>
        </w:rPr>
        <w:t xml:space="preserve"> means “acting or dressing like an old man.”</w:t>
      </w:r>
    </w:p>
    <w:p w14:paraId="369DF77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mānā</w:t>
      </w:r>
      <w:r w:rsidRPr="00790008">
        <w:rPr>
          <w:rStyle w:val="BookTitle"/>
          <w:rFonts w:asciiTheme="minorHAnsi" w:hAnsiTheme="minorHAnsi" w:cstheme="minorHAnsi"/>
          <w:b w:val="0"/>
          <w:bCs w:val="0"/>
          <w:color w:val="000000"/>
          <w:sz w:val="28"/>
          <w:szCs w:val="28"/>
        </w:rPr>
        <w:t xml:space="preserve"> is formed by the combination of </w:t>
      </w:r>
      <w:r w:rsidRPr="00790008">
        <w:rPr>
          <w:rStyle w:val="BookTitle"/>
          <w:rFonts w:asciiTheme="minorHAnsi" w:hAnsiTheme="minorHAnsi" w:cstheme="minorHAnsi"/>
          <w:b w:val="0"/>
          <w:bCs w:val="0"/>
          <w:i/>
          <w:iCs/>
          <w:color w:val="000000"/>
          <w:sz w:val="28"/>
          <w:szCs w:val="28"/>
        </w:rPr>
        <w:t>mā</w:t>
      </w:r>
      <w:r w:rsidRPr="00790008">
        <w:rPr>
          <w:rStyle w:val="BookTitle"/>
          <w:rFonts w:asciiTheme="minorHAnsi" w:hAnsiTheme="minorHAnsi" w:cstheme="minorHAnsi"/>
          <w:b w:val="0"/>
          <w:bCs w:val="0"/>
          <w:color w:val="000000"/>
          <w:sz w:val="28"/>
          <w:szCs w:val="28"/>
        </w:rPr>
        <w:t xml:space="preserve"> (indicating “to show respect”) and </w:t>
      </w:r>
      <w:r w:rsidRPr="00790008">
        <w:rPr>
          <w:rStyle w:val="BookTitle"/>
          <w:rFonts w:asciiTheme="minorHAnsi" w:hAnsiTheme="minorHAnsi" w:cstheme="minorHAnsi"/>
          <w:b w:val="0"/>
          <w:bCs w:val="0"/>
          <w:i/>
          <w:iCs/>
          <w:color w:val="000000"/>
          <w:sz w:val="28"/>
          <w:szCs w:val="28"/>
        </w:rPr>
        <w:t>nā</w:t>
      </w:r>
      <w:r w:rsidRPr="00790008">
        <w:rPr>
          <w:rStyle w:val="BookTitle"/>
          <w:rFonts w:asciiTheme="minorHAnsi" w:hAnsiTheme="minorHAnsi" w:cstheme="minorHAnsi"/>
          <w:b w:val="0"/>
          <w:bCs w:val="0"/>
          <w:color w:val="000000"/>
          <w:sz w:val="28"/>
          <w:szCs w:val="28"/>
        </w:rPr>
        <w:t>, or “not,” and thus means “prohibiting” or “forbidding.”</w:t>
      </w:r>
    </w:p>
    <w:p w14:paraId="652C89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Śukrācārya’s prohibition to Bali Mahārāja,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(8.19.30-43 and 8.20.1-15).</w:t>
      </w:r>
    </w:p>
    <w:p w14:paraId="789DD6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caḍe tā’ra śire</w:t>
      </w:r>
      <w:r w:rsidRPr="00790008">
        <w:rPr>
          <w:rStyle w:val="BookTitle"/>
          <w:rFonts w:asciiTheme="minorHAnsi" w:hAnsiTheme="minorHAnsi" w:cstheme="minorHAnsi"/>
          <w:b w:val="0"/>
          <w:bCs w:val="0"/>
          <w:color w:val="000000"/>
          <w:sz w:val="28"/>
          <w:szCs w:val="28"/>
        </w:rPr>
        <w:t xml:space="preserve"> means “climbed on his head;” in other words, after punishing and freeing Bali from bondage, the Lord accepted service as Bali’s doorman. In this regard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(8.22.35 and 8.23.6, 10).</w:t>
      </w:r>
    </w:p>
    <w:p w14:paraId="5A35FFCF" w14:textId="32B684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9.45</w:t>
      </w:r>
    </w:p>
    <w:p w14:paraId="64A387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4D55D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nityānanda setubandha kare</w:t>
      </w:r>
      <w:r w:rsidRPr="00790008">
        <w:rPr>
          <w:rStyle w:val="BookTitle"/>
          <w:rFonts w:asciiTheme="minorHAnsi" w:hAnsiTheme="minorHAnsi" w:cstheme="minorHAnsi"/>
          <w:b w:val="0"/>
          <w:bCs w:val="0"/>
          <w:color w:val="000000"/>
          <w:sz w:val="28"/>
          <w:szCs w:val="28"/>
        </w:rPr>
        <w:br/>
        <w:t>vānera rūpa saba śiśu-gaṇa dhare</w:t>
      </w:r>
    </w:p>
    <w:p w14:paraId="61B967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enacted the pastime of building a bridge across the ocean, with the boys playing the role of monkeys.</w:t>
      </w:r>
    </w:p>
    <w:p w14:paraId="540FEB6A" w14:textId="1F497F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the monkeys building the bridge is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(9.10.12, 16) as follows: “Lord Rāmacandra with the monkey soldiers went to the shore of the ocean and after hearing the prayers of the fearful surrendered ocean deity, built a bridge over the ocean by throwing into the water the peaks of mountains whose trees and other vegetation had been shaken by the hands of great monkeys.” One should also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22.51-69)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282.41-45).</w:t>
      </w:r>
    </w:p>
    <w:p w14:paraId="01C7368D" w14:textId="66F675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9.46</w:t>
      </w:r>
    </w:p>
    <w:p w14:paraId="528468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FDB90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bhereṇḍāra gācha kāṭi’ phelāyena jale</w:t>
      </w:r>
      <w:r w:rsidRPr="00790008">
        <w:rPr>
          <w:rStyle w:val="BookTitle"/>
          <w:rFonts w:asciiTheme="minorHAnsi" w:hAnsiTheme="minorHAnsi" w:cstheme="minorHAnsi"/>
          <w:b w:val="0"/>
          <w:bCs w:val="0"/>
          <w:color w:val="000000"/>
          <w:sz w:val="28"/>
          <w:szCs w:val="28"/>
        </w:rPr>
        <w:br/>
        <w:t>śiśu-gaṇa meli’ ’jaya raghunātha’ bole</w:t>
      </w:r>
    </w:p>
    <w:p w14:paraId="6560F1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They cut castor oil plants and made a bridge across the water. Then all the boys exclaimed, “Jaya Raghunātha!”</w:t>
      </w:r>
    </w:p>
    <w:p w14:paraId="3AAAAA41" w14:textId="20B89C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bhereṇḍāra gācha, </w:t>
      </w:r>
      <w:r w:rsidRPr="00790008">
        <w:rPr>
          <w:rStyle w:val="BookTitle"/>
          <w:rFonts w:asciiTheme="minorHAnsi" w:hAnsiTheme="minorHAnsi" w:cstheme="minorHAnsi"/>
          <w:b w:val="0"/>
          <w:bCs w:val="0"/>
          <w:color w:val="000000"/>
          <w:sz w:val="28"/>
          <w:szCs w:val="28"/>
        </w:rPr>
        <w:t xml:space="preserve">or “castor oil plants,” were uprooted and thrown into the water in imitation of the monkeys’ activities of uprooting and throwing many mountain peaks, stones, and trees on the surface of the ocean in order to build a bridge. The word </w:t>
      </w:r>
      <w:r w:rsidRPr="00790008">
        <w:rPr>
          <w:rStyle w:val="BookTitle"/>
          <w:rFonts w:asciiTheme="minorHAnsi" w:hAnsiTheme="minorHAnsi" w:cstheme="minorHAnsi"/>
          <w:b w:val="0"/>
          <w:bCs w:val="0"/>
          <w:i/>
          <w:iCs/>
          <w:color w:val="000000"/>
          <w:sz w:val="28"/>
          <w:szCs w:val="28"/>
        </w:rPr>
        <w:t>jale</w:t>
      </w:r>
      <w:r w:rsidRPr="00790008">
        <w:rPr>
          <w:rStyle w:val="BookTitle"/>
          <w:rFonts w:asciiTheme="minorHAnsi" w:hAnsiTheme="minorHAnsi" w:cstheme="minorHAnsi"/>
          <w:b w:val="0"/>
          <w:bCs w:val="0"/>
          <w:color w:val="000000"/>
          <w:sz w:val="28"/>
          <w:szCs w:val="28"/>
        </w:rPr>
        <w:t xml:space="preserve"> refers to the water of the ocean.</w:t>
      </w:r>
    </w:p>
    <w:p w14:paraId="40525C13" w14:textId="6F69BF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9.47</w:t>
      </w:r>
    </w:p>
    <w:p w14:paraId="32A324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EFAB6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śrī-lakṣmaṇa-rūpa prabhu dhariyā āpane</w:t>
      </w:r>
      <w:r w:rsidRPr="00790008">
        <w:rPr>
          <w:rStyle w:val="BookTitle"/>
          <w:rFonts w:asciiTheme="minorHAnsi" w:hAnsiTheme="minorHAnsi" w:cstheme="minorHAnsi"/>
          <w:b w:val="0"/>
          <w:bCs w:val="0"/>
          <w:color w:val="000000"/>
          <w:sz w:val="28"/>
          <w:szCs w:val="28"/>
        </w:rPr>
        <w:br/>
        <w:t>dhanu dhari’ kope cale sugrīvera sthāne</w:t>
      </w:r>
    </w:p>
    <w:p w14:paraId="02A0BB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accepted the role of Lakṣmaṇa, who angrily went with a bow in His hand to chastise Sugrīva.</w:t>
      </w:r>
    </w:p>
    <w:p w14:paraId="19A64A0F" w14:textId="530F07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meaning of the second line of this verse one should see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w:t>
      </w:r>
      <w:r w:rsidRPr="00790008">
        <w:rPr>
          <w:rStyle w:val="BookTitle"/>
          <w:rFonts w:asciiTheme="minorHAnsi" w:hAnsiTheme="minorHAnsi" w:cstheme="minorHAnsi"/>
          <w:b w:val="0"/>
          <w:bCs w:val="0"/>
          <w:color w:val="000000"/>
          <w:sz w:val="28"/>
          <w:szCs w:val="28"/>
        </w:rPr>
        <w:t xml:space="preserve"> 31.10-30).</w:t>
      </w:r>
    </w:p>
    <w:p w14:paraId="1B73D41A" w14:textId="613109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9.48-49</w:t>
      </w:r>
    </w:p>
    <w:p w14:paraId="459CBB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48-49</w:t>
      </w:r>
    </w:p>
    <w:p w14:paraId="28C627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“ārere vānarā, mora prabhu duḥkha pāya</w:t>
      </w:r>
      <w:r w:rsidRPr="00790008">
        <w:rPr>
          <w:rStyle w:val="BookTitle"/>
          <w:rFonts w:asciiTheme="minorHAnsi" w:hAnsiTheme="minorHAnsi" w:cstheme="minorHAnsi"/>
          <w:b w:val="0"/>
          <w:bCs w:val="0"/>
          <w:color w:val="000000"/>
          <w:sz w:val="28"/>
          <w:szCs w:val="28"/>
        </w:rPr>
        <w:br/>
        <w:t>prāṇa nā laimu yadi, tabe jhāṭa āya</w:t>
      </w:r>
    </w:p>
    <w:p w14:paraId="3F1327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mālyavān-parvate mora prabhu pāya duḥkha</w:t>
      </w:r>
      <w:r w:rsidRPr="00790008">
        <w:rPr>
          <w:rStyle w:val="BookTitle"/>
          <w:rFonts w:asciiTheme="minorHAnsi" w:hAnsiTheme="minorHAnsi" w:cstheme="minorHAnsi"/>
          <w:b w:val="0"/>
          <w:bCs w:val="0"/>
          <w:color w:val="000000"/>
          <w:sz w:val="28"/>
          <w:szCs w:val="28"/>
        </w:rPr>
        <w:br/>
        <w:t>nārī-gaṇa laiyā, beṭā, tumi kara sukha?”</w:t>
      </w:r>
    </w:p>
    <w:p w14:paraId="1F2BAB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king of the monkeys, My Lord is in distress. Come quickly, or I’ll kill you! How can you sit here enjoying with women while He is lamenting on Mālyavān Mountain?”</w:t>
      </w:r>
    </w:p>
    <w:p w14:paraId="0AF959B2" w14:textId="6B3303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these two verses, see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w:t>
      </w:r>
      <w:r w:rsidRPr="00790008">
        <w:rPr>
          <w:rStyle w:val="BookTitle"/>
          <w:rFonts w:asciiTheme="minorHAnsi" w:hAnsiTheme="minorHAnsi" w:cstheme="minorHAnsi"/>
          <w:b w:val="0"/>
          <w:bCs w:val="0"/>
          <w:color w:val="000000"/>
          <w:sz w:val="28"/>
          <w:szCs w:val="28"/>
        </w:rPr>
        <w:t xml:space="preserve"> 34.7-19).</w:t>
      </w:r>
    </w:p>
    <w:p w14:paraId="1AF2C5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xml:space="preserve">, Chapter 28, verse 1, mentions Mālyavān Mountain, in Chapter 27, verses 1 and 29 this mountain is referred to as Prasravaṇa Mountain.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Chapter 279, verses 26 and 40, and Chapter 281, verse 1, this mountain is also referred to as Mālyavān.</w:t>
      </w:r>
    </w:p>
    <w:p w14:paraId="6E973B2B" w14:textId="1EB49F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9.50</w:t>
      </w:r>
    </w:p>
    <w:p w14:paraId="3AC5C3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5F668D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krūddha haiyā paraśurāmere</w:t>
      </w:r>
      <w:r w:rsidRPr="00790008">
        <w:rPr>
          <w:rStyle w:val="BookTitle"/>
          <w:rFonts w:asciiTheme="minorHAnsi" w:hAnsiTheme="minorHAnsi" w:cstheme="minorHAnsi"/>
          <w:b w:val="0"/>
          <w:bCs w:val="0"/>
          <w:color w:val="000000"/>
          <w:sz w:val="28"/>
          <w:szCs w:val="28"/>
        </w:rPr>
        <w:br/>
        <w:t>“mora doṣa nāhi, vipra, palāha satvare”</w:t>
      </w:r>
    </w:p>
    <w:p w14:paraId="65EDC8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Lord Nityānanda spoke in anger to Paraśurāma, “O brāhmaṇa, I am not at fault. Leave here at once.”</w:t>
      </w:r>
    </w:p>
    <w:p w14:paraId="25891C1B" w14:textId="69686B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incident concerning Śrī Rāmacandra’s angry statements to Paraśurāma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(9.10.7) as follows: “While returning from Sītā’s home after gaining her at the assembly of competitors by breaking Śiva’s bow, Lord Rāmacandra met Paraśurāma who was agitated from hearing the tumultuous sound of the breaking of the bow. Although Paraśurāma was very proud, having rid the earth of the royal order twenty-one times, his pride was vanquished by the Lord, who appeared to be a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of the royal order.” One should also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Ādi-kāṇḍa</w:t>
      </w:r>
      <w:r w:rsidRPr="00790008">
        <w:rPr>
          <w:rStyle w:val="BookTitle"/>
          <w:rFonts w:asciiTheme="minorHAnsi" w:hAnsiTheme="minorHAnsi" w:cstheme="minorHAnsi"/>
          <w:b w:val="0"/>
          <w:bCs w:val="0"/>
          <w:color w:val="000000"/>
          <w:sz w:val="28"/>
          <w:szCs w:val="28"/>
        </w:rPr>
        <w:t xml:space="preserve">, Chapter 76,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Chapter 99, verse 42-55 and 61-64.</w:t>
      </w:r>
    </w:p>
    <w:p w14:paraId="1807F7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mora doṣa nāhi</w:t>
      </w:r>
      <w:r w:rsidRPr="00790008">
        <w:rPr>
          <w:rStyle w:val="BookTitle"/>
          <w:rFonts w:asciiTheme="minorHAnsi" w:hAnsiTheme="minorHAnsi" w:cstheme="minorHAnsi"/>
          <w:b w:val="0"/>
          <w:bCs w:val="0"/>
          <w:color w:val="000000"/>
          <w:sz w:val="28"/>
          <w:szCs w:val="28"/>
        </w:rPr>
        <w:t>—“I am not at fault” is explained as follows: Being angered by the heroic words of Paraśurāma, Lord Rāmacandra took the Vaiṣṇava bow and arrows from his hands and spoke to him as follows: “I wish to vanquish your free movement earned on the strength of austerities and your unrivaled dominion over the earth. You cannot blame Me for this.”</w:t>
      </w:r>
    </w:p>
    <w:p w14:paraId="04A32CA2" w14:textId="7ED534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9.51</w:t>
      </w:r>
    </w:p>
    <w:p w14:paraId="02F3F2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6811A7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lakṣmaṇera bhāve prabhu haya sei-rūpa</w:t>
      </w:r>
      <w:r w:rsidRPr="00790008">
        <w:rPr>
          <w:rStyle w:val="BookTitle"/>
          <w:rFonts w:asciiTheme="minorHAnsi" w:hAnsiTheme="minorHAnsi" w:cstheme="minorHAnsi"/>
          <w:b w:val="0"/>
          <w:bCs w:val="0"/>
          <w:color w:val="000000"/>
          <w:sz w:val="28"/>
          <w:szCs w:val="28"/>
        </w:rPr>
        <w:br/>
        <w:t>bujhite nā pāre śiśu mānaye kautuka</w:t>
      </w:r>
    </w:p>
    <w:p w14:paraId="17B02B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was absorbed in the mood of Lakṣmaṇa. The boys, however, could not understand this and thought it was just a game.</w:t>
      </w:r>
    </w:p>
    <w:p w14:paraId="76DF6499" w14:textId="6E218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bhāve</w:t>
      </w:r>
      <w:r w:rsidRPr="00790008">
        <w:rPr>
          <w:rStyle w:val="BookTitle"/>
          <w:rFonts w:asciiTheme="minorHAnsi" w:hAnsiTheme="minorHAnsi" w:cstheme="minorHAnsi"/>
          <w:b w:val="0"/>
          <w:bCs w:val="0"/>
          <w:color w:val="000000"/>
          <w:sz w:val="28"/>
          <w:szCs w:val="28"/>
        </w:rPr>
        <w:t xml:space="preserve"> means “in the mood of” or “in the nature of.”</w:t>
      </w:r>
    </w:p>
    <w:p w14:paraId="73233D70" w14:textId="70D99B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9.52</w:t>
      </w:r>
    </w:p>
    <w:p w14:paraId="29F8D5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478D93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pañca-vānarera rūpe bule śiśu-gaṇa</w:t>
      </w:r>
      <w:r w:rsidRPr="00790008">
        <w:rPr>
          <w:rStyle w:val="BookTitle"/>
          <w:rFonts w:asciiTheme="minorHAnsi" w:hAnsiTheme="minorHAnsi" w:cstheme="minorHAnsi"/>
          <w:b w:val="0"/>
          <w:bCs w:val="0"/>
          <w:color w:val="000000"/>
          <w:sz w:val="28"/>
          <w:szCs w:val="28"/>
        </w:rPr>
        <w:br/>
        <w:t>vārtā jijñāsaye prabhu haiyā lakṣmaṇa</w:t>
      </w:r>
    </w:p>
    <w:p w14:paraId="558CF0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occasion, five boys took the role of monkeys and the Lord took the role of Lakṣmaṇa.</w:t>
      </w:r>
    </w:p>
    <w:p w14:paraId="557B3610" w14:textId="5C80D5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pañca-vānarera</w:t>
      </w:r>
      <w:r w:rsidRPr="00790008">
        <w:rPr>
          <w:rStyle w:val="BookTitle"/>
          <w:rFonts w:asciiTheme="minorHAnsi" w:hAnsiTheme="minorHAnsi" w:cstheme="minorHAnsi"/>
          <w:b w:val="0"/>
          <w:bCs w:val="0"/>
          <w:color w:val="000000"/>
          <w:sz w:val="28"/>
          <w:szCs w:val="28"/>
        </w:rPr>
        <w:t>, or five monkeys, are the king, Sugrīva, and his four ministers—Hanumān, Nala, Nīla, and Tara (</w:t>
      </w:r>
      <w:r w:rsidRPr="00790008">
        <w:rPr>
          <w:rStyle w:val="BookTitle"/>
          <w:rFonts w:asciiTheme="minorHAnsi" w:hAnsiTheme="minorHAnsi" w:cstheme="minorHAnsi"/>
          <w:b w:val="0"/>
          <w:bCs w:val="0"/>
          <w:i/>
          <w:iCs/>
          <w:color w:val="000000"/>
          <w:sz w:val="28"/>
          <w:szCs w:val="28"/>
        </w:rPr>
        <w:t xml:space="preserve">Rāmāyaṇa, Kiṣkindhā-kāṇḍa, </w:t>
      </w:r>
      <w:r w:rsidRPr="00790008">
        <w:rPr>
          <w:rStyle w:val="BookTitle"/>
          <w:rFonts w:asciiTheme="minorHAnsi" w:hAnsiTheme="minorHAnsi" w:cstheme="minorHAnsi"/>
          <w:b w:val="0"/>
          <w:bCs w:val="0"/>
          <w:color w:val="000000"/>
          <w:sz w:val="28"/>
          <w:szCs w:val="28"/>
        </w:rPr>
        <w:t>13.4) or Hanumān, Jāmbavān, Mainda, and Dvivida (</w:t>
      </w:r>
      <w:r w:rsidRPr="00790008">
        <w:rPr>
          <w:rStyle w:val="BookTitle"/>
          <w:rFonts w:asciiTheme="minorHAnsi" w:hAnsiTheme="minorHAnsi" w:cstheme="minorHAnsi"/>
          <w:b w:val="0"/>
          <w:bCs w:val="0"/>
          <w:i/>
          <w:iCs/>
          <w:color w:val="000000"/>
          <w:sz w:val="28"/>
          <w:szCs w:val="28"/>
        </w:rPr>
        <w:t xml:space="preserve">Mahābhārata, Vana-parva, </w:t>
      </w:r>
      <w:r w:rsidRPr="00790008">
        <w:rPr>
          <w:rStyle w:val="BookTitle"/>
          <w:rFonts w:asciiTheme="minorHAnsi" w:hAnsiTheme="minorHAnsi" w:cstheme="minorHAnsi"/>
          <w:b w:val="0"/>
          <w:bCs w:val="0"/>
          <w:color w:val="000000"/>
          <w:sz w:val="28"/>
          <w:szCs w:val="28"/>
        </w:rPr>
        <w:t>279.23).</w:t>
      </w:r>
    </w:p>
    <w:p w14:paraId="72D5D94E" w14:textId="118E1F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9.53</w:t>
      </w:r>
    </w:p>
    <w:p w14:paraId="10FE68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23EA2B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torā vānarā saba, bula’ vane-vane</w:t>
      </w:r>
      <w:r w:rsidRPr="00790008">
        <w:rPr>
          <w:rStyle w:val="BookTitle"/>
          <w:rFonts w:asciiTheme="minorHAnsi" w:hAnsiTheme="minorHAnsi" w:cstheme="minorHAnsi"/>
          <w:b w:val="0"/>
          <w:bCs w:val="0"/>
          <w:color w:val="000000"/>
          <w:sz w:val="28"/>
          <w:szCs w:val="28"/>
        </w:rPr>
        <w:br/>
        <w:t>āmi—raghunātha-bhṛtya, bola mora sthāne”</w:t>
      </w:r>
    </w:p>
    <w:p w14:paraId="1D0BA9A3" w14:textId="1D5012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 are you monkeys, wandering in the forest? I am the servant of </w:t>
      </w:r>
      <w:r w:rsidRPr="00790008">
        <w:rPr>
          <w:rStyle w:val="BookTitle"/>
          <w:rFonts w:asciiTheme="minorHAnsi" w:hAnsiTheme="minorHAnsi" w:cstheme="minorHAnsi"/>
          <w:b/>
          <w:bCs/>
          <w:color w:val="800000"/>
          <w:sz w:val="28"/>
          <w:szCs w:val="28"/>
        </w:rPr>
        <w:lastRenderedPageBreak/>
        <w:t>Rāmacandra. Tell Me who you are.”</w:t>
      </w:r>
    </w:p>
    <w:p w14:paraId="6377A41C" w14:textId="315825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9.54</w:t>
      </w:r>
    </w:p>
    <w:p w14:paraId="7FDFB4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666EB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tā’rā bole,—“āmarā vālira bhaye buli</w:t>
      </w:r>
      <w:r w:rsidRPr="00790008">
        <w:rPr>
          <w:rStyle w:val="BookTitle"/>
          <w:rFonts w:asciiTheme="minorHAnsi" w:hAnsiTheme="minorHAnsi" w:cstheme="minorHAnsi"/>
          <w:b w:val="0"/>
          <w:bCs w:val="0"/>
          <w:color w:val="000000"/>
          <w:sz w:val="28"/>
          <w:szCs w:val="28"/>
        </w:rPr>
        <w:br/>
        <w:t>dekhāha śrī-rāmacandra, lai pada-dhūli”</w:t>
      </w:r>
    </w:p>
    <w:p w14:paraId="156B1AE3" w14:textId="69A127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replied, “We are wandering out of fear of Vāli. Please take us to Rāmacandra. We wish to take the dust of His lotus feet.”</w:t>
      </w:r>
    </w:p>
    <w:p w14:paraId="48F33BC6" w14:textId="060807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9.55</w:t>
      </w:r>
    </w:p>
    <w:p w14:paraId="3648F5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B02C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tā’sabāre kole kari’ āise laiyā</w:t>
      </w:r>
      <w:r w:rsidRPr="00790008">
        <w:rPr>
          <w:rStyle w:val="BookTitle"/>
          <w:rFonts w:asciiTheme="minorHAnsi" w:hAnsiTheme="minorHAnsi" w:cstheme="minorHAnsi"/>
          <w:b w:val="0"/>
          <w:bCs w:val="0"/>
          <w:color w:val="000000"/>
          <w:sz w:val="28"/>
          <w:szCs w:val="28"/>
        </w:rPr>
        <w:br/>
        <w:t>śrī-rāma-caraṇe paḍe daṇḍavat haiyā</w:t>
      </w:r>
    </w:p>
    <w:p w14:paraId="5D7940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embraced them and led them to Rāmacandra, whereupon they all fell at His feet.</w:t>
      </w:r>
    </w:p>
    <w:p w14:paraId="2125958B" w14:textId="1AEEFD5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verses 52-55, one should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xml:space="preserve">, Chapters 2 and 4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w:t>
      </w:r>
      <w:r w:rsidRPr="00790008">
        <w:rPr>
          <w:rStyle w:val="BookTitle"/>
          <w:rFonts w:asciiTheme="minorHAnsi" w:hAnsiTheme="minorHAnsi" w:cstheme="minorHAnsi"/>
          <w:b w:val="0"/>
          <w:bCs w:val="0"/>
          <w:color w:val="000000"/>
          <w:sz w:val="28"/>
          <w:szCs w:val="28"/>
        </w:rPr>
        <w:t xml:space="preserve"> 279.9-11).</w:t>
      </w:r>
    </w:p>
    <w:p w14:paraId="39E6C0F3" w14:textId="3D8000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9.56</w:t>
      </w:r>
    </w:p>
    <w:p w14:paraId="648500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36B26D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indrajit-vadha-līlā kona-dina kare</w:t>
      </w:r>
      <w:r w:rsidRPr="00790008">
        <w:rPr>
          <w:rStyle w:val="BookTitle"/>
          <w:rFonts w:asciiTheme="minorHAnsi" w:hAnsiTheme="minorHAnsi" w:cstheme="minorHAnsi"/>
          <w:b w:val="0"/>
          <w:bCs w:val="0"/>
          <w:color w:val="000000"/>
          <w:sz w:val="28"/>
          <w:szCs w:val="28"/>
        </w:rPr>
        <w:br/>
        <w:t>kona-dina āpane lakṣmaṇa-bhāve hāre</w:t>
      </w:r>
    </w:p>
    <w:p w14:paraId="2DEDFA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enacted the pastime of killing Indrajit, the son of Rāvaṇa, and one day, in the mood of Lakṣmaṇa, He accepted defeat.</w:t>
      </w:r>
    </w:p>
    <w:p w14:paraId="4BF10A23" w14:textId="0FAE54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88.64, 91.68-72)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w:t>
      </w:r>
      <w:r w:rsidRPr="00790008">
        <w:rPr>
          <w:rStyle w:val="BookTitle"/>
          <w:rFonts w:asciiTheme="minorHAnsi" w:hAnsiTheme="minorHAnsi" w:cstheme="minorHAnsi"/>
          <w:b w:val="0"/>
          <w:bCs w:val="0"/>
          <w:color w:val="000000"/>
          <w:sz w:val="28"/>
          <w:szCs w:val="28"/>
        </w:rPr>
        <w:t xml:space="preserve"> 288.15-24) for an elaboration on </w:t>
      </w:r>
      <w:r w:rsidRPr="00790008">
        <w:rPr>
          <w:rStyle w:val="BookTitle"/>
          <w:rFonts w:asciiTheme="minorHAnsi" w:hAnsiTheme="minorHAnsi" w:cstheme="minorHAnsi"/>
          <w:b w:val="0"/>
          <w:bCs w:val="0"/>
          <w:i/>
          <w:iCs/>
          <w:color w:val="000000"/>
          <w:sz w:val="28"/>
          <w:szCs w:val="28"/>
        </w:rPr>
        <w:t>indrajit-vadha-līlā</w:t>
      </w:r>
      <w:r w:rsidRPr="00790008">
        <w:rPr>
          <w:rStyle w:val="BookTitle"/>
          <w:rFonts w:asciiTheme="minorHAnsi" w:hAnsiTheme="minorHAnsi" w:cstheme="minorHAnsi"/>
          <w:b w:val="0"/>
          <w:bCs w:val="0"/>
          <w:color w:val="000000"/>
          <w:sz w:val="28"/>
          <w:szCs w:val="28"/>
        </w:rPr>
        <w:t>, the killing of Indrajit.</w:t>
      </w:r>
    </w:p>
    <w:p w14:paraId="791EC8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 of </w:t>
      </w:r>
      <w:r w:rsidRPr="00790008">
        <w:rPr>
          <w:rStyle w:val="BookTitle"/>
          <w:rFonts w:asciiTheme="minorHAnsi" w:hAnsiTheme="minorHAnsi" w:cstheme="minorHAnsi"/>
          <w:b w:val="0"/>
          <w:bCs w:val="0"/>
          <w:i/>
          <w:iCs/>
          <w:color w:val="000000"/>
          <w:sz w:val="28"/>
          <w:szCs w:val="28"/>
        </w:rPr>
        <w:t>lakṣmaṇa-bhāve hāre</w:t>
      </w:r>
      <w:r w:rsidRPr="00790008">
        <w:rPr>
          <w:rStyle w:val="BookTitle"/>
          <w:rFonts w:asciiTheme="minorHAnsi" w:hAnsiTheme="minorHAnsi" w:cstheme="minorHAnsi"/>
          <w:b w:val="0"/>
          <w:bCs w:val="0"/>
          <w:color w:val="000000"/>
          <w:sz w:val="28"/>
          <w:szCs w:val="28"/>
        </w:rPr>
        <w:t xml:space="preserve">, “accepting defeat as Lakṣmaṇa,”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xml:space="preserve">, Chapters 45, 49, 50, and 73 and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287.20-26 and 288.1-7).</w:t>
      </w:r>
    </w:p>
    <w:p w14:paraId="2CED13FB" w14:textId="291EB7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9.57</w:t>
      </w:r>
    </w:p>
    <w:p w14:paraId="1E2450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8BF0B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vibhīṣaṇa kariyā ānena rāma-sthāne</w:t>
      </w:r>
      <w:r w:rsidRPr="00790008">
        <w:rPr>
          <w:rStyle w:val="BookTitle"/>
          <w:rFonts w:asciiTheme="minorHAnsi" w:hAnsiTheme="minorHAnsi" w:cstheme="minorHAnsi"/>
          <w:b w:val="0"/>
          <w:bCs w:val="0"/>
          <w:color w:val="000000"/>
          <w:sz w:val="28"/>
          <w:szCs w:val="28"/>
        </w:rPr>
        <w:br/>
        <w:t>laṅkeśvara-abhiṣeka karena tāhāne</w:t>
      </w:r>
    </w:p>
    <w:p w14:paraId="124367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in the role of Vibhīṣaṇa was brought before Rāmacandra, and Rāma performed his abhiṣeka, or coronation, installing him as the King of Laṅkā.</w:t>
      </w:r>
    </w:p>
    <w:p w14:paraId="101FD2EB" w14:textId="1DB05F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Vibhīṣaṇa’s arrival in Rāma’s camp and his coronation as the King of Laṅkā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18.39 and 19.25-26) and in the </w:t>
      </w:r>
      <w:r w:rsidRPr="00790008">
        <w:rPr>
          <w:rStyle w:val="BookTitle"/>
          <w:rFonts w:asciiTheme="minorHAnsi" w:hAnsiTheme="minorHAnsi" w:cstheme="minorHAnsi"/>
          <w:b w:val="0"/>
          <w:bCs w:val="0"/>
          <w:i/>
          <w:iCs/>
          <w:color w:val="000000"/>
          <w:sz w:val="28"/>
          <w:szCs w:val="28"/>
        </w:rPr>
        <w:lastRenderedPageBreak/>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282.46, 49).</w:t>
      </w:r>
    </w:p>
    <w:p w14:paraId="2FEB4BDA" w14:textId="4B203E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9.58</w:t>
      </w:r>
    </w:p>
    <w:p w14:paraId="70C9B2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3C021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bole,—“muñi āiluṅ rāvaṇa</w:t>
      </w:r>
      <w:r w:rsidRPr="00790008">
        <w:rPr>
          <w:rStyle w:val="BookTitle"/>
          <w:rFonts w:asciiTheme="minorHAnsi" w:hAnsiTheme="minorHAnsi" w:cstheme="minorHAnsi"/>
          <w:b w:val="0"/>
          <w:bCs w:val="0"/>
          <w:color w:val="000000"/>
          <w:sz w:val="28"/>
          <w:szCs w:val="28"/>
        </w:rPr>
        <w:br/>
        <w:t>śakti-śela-hāni ei, samvara’ lakṣmaṇa!”</w:t>
      </w:r>
    </w:p>
    <w:p w14:paraId="31B93F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boy said, “I am the mighty Rāvaṇa. Now I’m releasing the śakti-śela weapon. Stop it if You can, Lakṣmaṇa!”</w:t>
      </w:r>
    </w:p>
    <w:p w14:paraId="6F5AF0DA" w14:textId="3EF400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hāni</w:t>
      </w:r>
      <w:r w:rsidRPr="00790008">
        <w:rPr>
          <w:rStyle w:val="BookTitle"/>
          <w:rFonts w:asciiTheme="minorHAnsi" w:hAnsiTheme="minorHAnsi" w:cstheme="minorHAnsi"/>
          <w:b w:val="0"/>
          <w:bCs w:val="0"/>
          <w:color w:val="000000"/>
          <w:sz w:val="28"/>
          <w:szCs w:val="28"/>
        </w:rPr>
        <w:t xml:space="preserve"> (from the </w:t>
      </w:r>
      <w:r w:rsidRPr="00790008">
        <w:rPr>
          <w:rStyle w:val="BookTitle"/>
          <w:rFonts w:asciiTheme="minorHAnsi" w:hAnsiTheme="minorHAnsi" w:cstheme="minorHAnsi"/>
          <w:b w:val="0"/>
          <w:bCs w:val="0"/>
          <w:i/>
          <w:iCs/>
          <w:color w:val="000000"/>
          <w:sz w:val="28"/>
          <w:szCs w:val="28"/>
        </w:rPr>
        <w:t>hā dhātu</w:t>
      </w:r>
      <w:r w:rsidRPr="00790008">
        <w:rPr>
          <w:rStyle w:val="BookTitle"/>
          <w:rFonts w:asciiTheme="minorHAnsi" w:hAnsiTheme="minorHAnsi" w:cstheme="minorHAnsi"/>
          <w:b w:val="0"/>
          <w:bCs w:val="0"/>
          <w:color w:val="000000"/>
          <w:sz w:val="28"/>
          <w:szCs w:val="28"/>
        </w:rPr>
        <w:t xml:space="preserve">) means “to release,” “to throw,” “to beat,” or “to hit.” The word </w:t>
      </w:r>
      <w:r w:rsidRPr="00790008">
        <w:rPr>
          <w:rStyle w:val="BookTitle"/>
          <w:rFonts w:asciiTheme="minorHAnsi" w:hAnsiTheme="minorHAnsi" w:cstheme="minorHAnsi"/>
          <w:b w:val="0"/>
          <w:bCs w:val="0"/>
          <w:i/>
          <w:iCs/>
          <w:color w:val="000000"/>
          <w:sz w:val="28"/>
          <w:szCs w:val="28"/>
        </w:rPr>
        <w:t>samvara</w:t>
      </w:r>
      <w:r w:rsidRPr="00790008">
        <w:rPr>
          <w:rStyle w:val="BookTitle"/>
          <w:rFonts w:asciiTheme="minorHAnsi" w:hAnsiTheme="minorHAnsi" w:cstheme="minorHAnsi"/>
          <w:b w:val="0"/>
          <w:bCs w:val="0"/>
          <w:color w:val="000000"/>
          <w:sz w:val="28"/>
          <w:szCs w:val="28"/>
        </w:rPr>
        <w:t xml:space="preserve"> means “to stop,” “to control,” “to check,” “to save,” “to halt,” “to obstruct,” “to suppress,” “or to curb the movement of.”</w:t>
      </w:r>
    </w:p>
    <w:p w14:paraId="0ED6D99A" w14:textId="14E786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9.59</w:t>
      </w:r>
    </w:p>
    <w:p w14:paraId="6366AC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FE92D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padma-puṣpa mārila pheliyā</w:t>
      </w:r>
      <w:r w:rsidRPr="00790008">
        <w:rPr>
          <w:rStyle w:val="BookTitle"/>
          <w:rFonts w:asciiTheme="minorHAnsi" w:hAnsiTheme="minorHAnsi" w:cstheme="minorHAnsi"/>
          <w:b w:val="0"/>
          <w:bCs w:val="0"/>
          <w:color w:val="000000"/>
          <w:sz w:val="28"/>
          <w:szCs w:val="28"/>
        </w:rPr>
        <w:br/>
        <w:t>lakṣmaṇera bhāve prabhu paḍilā ḍhaliyā</w:t>
      </w:r>
    </w:p>
    <w:p w14:paraId="30469F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boy threw a lotus flower at Nityānanda, and in the mood of Lakṣmaṇa, He fell to the ground.</w:t>
      </w:r>
    </w:p>
    <w:p w14:paraId="21C9FE4C" w14:textId="2AB301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padma-puṣpa </w:t>
      </w:r>
      <w:r w:rsidRPr="00790008">
        <w:rPr>
          <w:rStyle w:val="BookTitle"/>
          <w:rFonts w:asciiTheme="minorHAnsi" w:hAnsiTheme="minorHAnsi" w:cstheme="minorHAnsi"/>
          <w:b w:val="0"/>
          <w:bCs w:val="0"/>
          <w:color w:val="000000"/>
          <w:sz w:val="28"/>
          <w:szCs w:val="28"/>
        </w:rPr>
        <w:t xml:space="preserve">refers to the imitation of the </w:t>
      </w:r>
      <w:r w:rsidRPr="00790008">
        <w:rPr>
          <w:rStyle w:val="BookTitle"/>
          <w:rFonts w:asciiTheme="minorHAnsi" w:hAnsiTheme="minorHAnsi" w:cstheme="minorHAnsi"/>
          <w:b w:val="0"/>
          <w:bCs w:val="0"/>
          <w:i/>
          <w:iCs/>
          <w:color w:val="000000"/>
          <w:sz w:val="28"/>
          <w:szCs w:val="28"/>
        </w:rPr>
        <w:t>śakti-śela</w:t>
      </w:r>
      <w:r w:rsidRPr="00790008">
        <w:rPr>
          <w:rStyle w:val="BookTitle"/>
          <w:rFonts w:asciiTheme="minorHAnsi" w:hAnsiTheme="minorHAnsi" w:cstheme="minorHAnsi"/>
          <w:b w:val="0"/>
          <w:bCs w:val="0"/>
          <w:color w:val="000000"/>
          <w:sz w:val="28"/>
          <w:szCs w:val="28"/>
        </w:rPr>
        <w:t xml:space="preserve"> weapon.</w:t>
      </w:r>
    </w:p>
    <w:p w14:paraId="5D2D80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Lakṣmaṇa acting unconscious due to being hit by the </w:t>
      </w:r>
      <w:r w:rsidRPr="00790008">
        <w:rPr>
          <w:rStyle w:val="BookTitle"/>
          <w:rFonts w:asciiTheme="minorHAnsi" w:hAnsiTheme="minorHAnsi" w:cstheme="minorHAnsi"/>
          <w:b w:val="0"/>
          <w:bCs w:val="0"/>
          <w:i/>
          <w:iCs/>
          <w:color w:val="000000"/>
          <w:sz w:val="28"/>
          <w:szCs w:val="28"/>
        </w:rPr>
        <w:t>śakti-śela</w:t>
      </w:r>
      <w:r w:rsidRPr="00790008">
        <w:rPr>
          <w:rStyle w:val="BookTitle"/>
          <w:rFonts w:asciiTheme="minorHAnsi" w:hAnsiTheme="minorHAnsi" w:cstheme="minorHAnsi"/>
          <w:b w:val="0"/>
          <w:bCs w:val="0"/>
          <w:color w:val="000000"/>
          <w:sz w:val="28"/>
          <w:szCs w:val="28"/>
        </w:rPr>
        <w:t xml:space="preserve"> weapon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101.28-36).</w:t>
      </w:r>
    </w:p>
    <w:p w14:paraId="35B9C8B8" w14:textId="21F913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9.60</w:t>
      </w:r>
    </w:p>
    <w:p w14:paraId="33560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4FBF12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mūrchita hailā prabhu lakṣmaṇera bhāve</w:t>
      </w:r>
      <w:r w:rsidRPr="00790008">
        <w:rPr>
          <w:rStyle w:val="BookTitle"/>
          <w:rFonts w:asciiTheme="minorHAnsi" w:hAnsiTheme="minorHAnsi" w:cstheme="minorHAnsi"/>
          <w:b w:val="0"/>
          <w:bCs w:val="0"/>
          <w:color w:val="000000"/>
          <w:sz w:val="28"/>
          <w:szCs w:val="28"/>
        </w:rPr>
        <w:br/>
        <w:t>jāgāya chāoyāla saba, tabu nāhi jāge</w:t>
      </w:r>
    </w:p>
    <w:p w14:paraId="4EDE3D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in the mood of Lakṣmaṇa, fell unconscious, all the boys tried in vain to revive Him.</w:t>
      </w:r>
    </w:p>
    <w:p w14:paraId="01B72862" w14:textId="20649C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jāgāya chāoyāla</w:t>
      </w:r>
      <w:r w:rsidRPr="00790008">
        <w:rPr>
          <w:rStyle w:val="BookTitle"/>
          <w:rFonts w:asciiTheme="minorHAnsi" w:hAnsiTheme="minorHAnsi" w:cstheme="minorHAnsi"/>
          <w:b w:val="0"/>
          <w:bCs w:val="0"/>
          <w:color w:val="000000"/>
          <w:sz w:val="28"/>
          <w:szCs w:val="28"/>
        </w:rPr>
        <w:t xml:space="preserve"> refer to the boyfriends of Nityānanda who were acting as the best of the monkeys.</w:t>
      </w:r>
    </w:p>
    <w:p w14:paraId="6A94D86B" w14:textId="3ECB14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9.61</w:t>
      </w:r>
    </w:p>
    <w:p w14:paraId="6B3F70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182B7D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paramārthe dhātu nāhi sakala śarīre</w:t>
      </w:r>
      <w:r w:rsidRPr="00790008">
        <w:rPr>
          <w:rStyle w:val="BookTitle"/>
          <w:rFonts w:asciiTheme="minorHAnsi" w:hAnsiTheme="minorHAnsi" w:cstheme="minorHAnsi"/>
          <w:b w:val="0"/>
          <w:bCs w:val="0"/>
          <w:color w:val="000000"/>
          <w:sz w:val="28"/>
          <w:szCs w:val="28"/>
        </w:rPr>
        <w:br/>
        <w:t>kāndaye sakala śiśu hāta diyā śire</w:t>
      </w:r>
    </w:p>
    <w:p w14:paraId="15BF8C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they found no symptom of life remained in the body of Nityānanda, they all held their heads and began to cry.</w:t>
      </w:r>
    </w:p>
    <w:p w14:paraId="5208571D" w14:textId="3EDBEA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first line of this verse indicates that His body was devoid of consciousness, or completely devoid of movement and wounded at heart. The words </w:t>
      </w:r>
      <w:r w:rsidRPr="00790008">
        <w:rPr>
          <w:rStyle w:val="BookTitle"/>
          <w:rFonts w:asciiTheme="minorHAnsi" w:hAnsiTheme="minorHAnsi" w:cstheme="minorHAnsi"/>
          <w:b w:val="0"/>
          <w:bCs w:val="0"/>
          <w:i/>
          <w:iCs/>
          <w:color w:val="000000"/>
          <w:sz w:val="28"/>
          <w:szCs w:val="28"/>
        </w:rPr>
        <w:t>paramārtha dhātu</w:t>
      </w:r>
      <w:r w:rsidRPr="00790008">
        <w:rPr>
          <w:rStyle w:val="BookTitle"/>
          <w:rFonts w:asciiTheme="minorHAnsi" w:hAnsiTheme="minorHAnsi" w:cstheme="minorHAnsi"/>
          <w:b w:val="0"/>
          <w:bCs w:val="0"/>
          <w:color w:val="000000"/>
          <w:sz w:val="28"/>
          <w:szCs w:val="28"/>
        </w:rPr>
        <w:t xml:space="preserve"> refer to the consciousness or life.</w:t>
      </w:r>
    </w:p>
    <w:p w14:paraId="2502D40B" w14:textId="16C2B1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9.62</w:t>
      </w:r>
    </w:p>
    <w:p w14:paraId="788D82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E2A8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pitā-mātā dhāi’ āila satvare</w:t>
      </w:r>
      <w:r w:rsidRPr="00790008">
        <w:rPr>
          <w:rStyle w:val="BookTitle"/>
          <w:rFonts w:asciiTheme="minorHAnsi" w:hAnsiTheme="minorHAnsi" w:cstheme="minorHAnsi"/>
          <w:b w:val="0"/>
          <w:bCs w:val="0"/>
          <w:color w:val="000000"/>
          <w:sz w:val="28"/>
          <w:szCs w:val="28"/>
        </w:rPr>
        <w:br/>
        <w:t>dekhaye,—putrera dhātu nāhika śarīre</w:t>
      </w:r>
    </w:p>
    <w:p w14:paraId="223039A8" w14:textId="577B3E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father and mother came running there and also observed that there was no sign of life in their son.</w:t>
      </w:r>
    </w:p>
    <w:p w14:paraId="2F20AD56" w14:textId="317F59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9.63</w:t>
      </w:r>
    </w:p>
    <w:p w14:paraId="13A684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CCE16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mūrchita haiyā doṅhe paḍilā bhūmite</w:t>
      </w:r>
      <w:r w:rsidRPr="00790008">
        <w:rPr>
          <w:rStyle w:val="BookTitle"/>
          <w:rFonts w:asciiTheme="minorHAnsi" w:hAnsiTheme="minorHAnsi" w:cstheme="minorHAnsi"/>
          <w:b w:val="0"/>
          <w:bCs w:val="0"/>
          <w:color w:val="000000"/>
          <w:sz w:val="28"/>
          <w:szCs w:val="28"/>
        </w:rPr>
        <w:br/>
        <w:t>dekhi’ sarva-loka āsi’ hailā vismite</w:t>
      </w:r>
    </w:p>
    <w:p w14:paraId="13213353" w14:textId="304CC9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also fell to the ground unconscious. Everyone who saw this tragedy was struck with wonder.</w:t>
      </w:r>
    </w:p>
    <w:p w14:paraId="7BBAB258" w14:textId="29BE8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9.64</w:t>
      </w:r>
    </w:p>
    <w:p w14:paraId="4458C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6D31ED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vṛttānta tabe kahila śiśu-gaṇa</w:t>
      </w:r>
      <w:r w:rsidRPr="00790008">
        <w:rPr>
          <w:rStyle w:val="BookTitle"/>
          <w:rFonts w:asciiTheme="minorHAnsi" w:hAnsiTheme="minorHAnsi" w:cstheme="minorHAnsi"/>
          <w:b w:val="0"/>
          <w:bCs w:val="0"/>
          <w:color w:val="000000"/>
          <w:sz w:val="28"/>
          <w:szCs w:val="28"/>
        </w:rPr>
        <w:br/>
        <w:t>keha bole,—“bujhilāṅa bhāvera kāraṇa</w:t>
      </w:r>
    </w:p>
    <w:p w14:paraId="5B5767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boys described the entire incident, someone said, “I understand why He’s unconscious.</w:t>
      </w:r>
    </w:p>
    <w:p w14:paraId="694FA93E" w14:textId="707F36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bhāvera </w:t>
      </w:r>
      <w:r w:rsidRPr="00790008">
        <w:rPr>
          <w:rStyle w:val="BookTitle"/>
          <w:rFonts w:asciiTheme="minorHAnsi" w:hAnsiTheme="minorHAnsi" w:cstheme="minorHAnsi"/>
          <w:b w:val="0"/>
          <w:bCs w:val="0"/>
          <w:color w:val="000000"/>
          <w:sz w:val="28"/>
          <w:szCs w:val="28"/>
        </w:rPr>
        <w:t>refers to His unconscious and fainted condition.</w:t>
      </w:r>
    </w:p>
    <w:p w14:paraId="301CB1AD" w14:textId="15F6B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9.65</w:t>
      </w:r>
    </w:p>
    <w:p w14:paraId="57D90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A7AD7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daśaratha-bhāve eka naṭavara</w:t>
      </w:r>
      <w:r w:rsidRPr="00790008">
        <w:rPr>
          <w:rStyle w:val="BookTitle"/>
          <w:rFonts w:asciiTheme="minorHAnsi" w:hAnsiTheme="minorHAnsi" w:cstheme="minorHAnsi"/>
          <w:b w:val="0"/>
          <w:bCs w:val="0"/>
          <w:color w:val="000000"/>
          <w:sz w:val="28"/>
          <w:szCs w:val="28"/>
        </w:rPr>
        <w:br/>
        <w:t>’rāma—vanavāsī’ śuni’ eḍena kalevara”</w:t>
      </w:r>
    </w:p>
    <w:p w14:paraId="4BC6FB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“Previously one great actor played the role of Daśaratha, and when He heard that Rāma had left for the forest, he left his body.”</w:t>
      </w:r>
    </w:p>
    <w:p w14:paraId="3124D56D" w14:textId="433463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naṭavara</w:t>
      </w:r>
      <w:r w:rsidRPr="00790008">
        <w:rPr>
          <w:rStyle w:val="BookTitle"/>
          <w:rFonts w:asciiTheme="minorHAnsi" w:hAnsiTheme="minorHAnsi" w:cstheme="minorHAnsi"/>
          <w:b w:val="0"/>
          <w:bCs w:val="0"/>
          <w:color w:val="000000"/>
          <w:sz w:val="28"/>
          <w:szCs w:val="28"/>
        </w:rPr>
        <w:t xml:space="preserve"> refers to one who is expert at acting, or the best actor.</w:t>
      </w:r>
    </w:p>
    <w:p w14:paraId="6D1C8D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description of Daśaratha leaving his body out of grief due to Rāma’s exile to the forest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Ayodhyā </w:t>
      </w:r>
      <w:r w:rsidRPr="00790008">
        <w:rPr>
          <w:rStyle w:val="BookTitle"/>
          <w:rFonts w:asciiTheme="minorHAnsi" w:hAnsiTheme="minorHAnsi" w:cstheme="minorHAnsi"/>
          <w:b w:val="0"/>
          <w:bCs w:val="0"/>
          <w:color w:val="000000"/>
          <w:sz w:val="28"/>
          <w:szCs w:val="28"/>
        </w:rPr>
        <w:t>64.75-78).</w:t>
      </w:r>
    </w:p>
    <w:p w14:paraId="7B766F03" w14:textId="648F0E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9.66</w:t>
      </w:r>
    </w:p>
    <w:p w14:paraId="098DC0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16E76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keha bole,—“kāca kāci’ āchaye chāoyāla</w:t>
      </w:r>
      <w:r w:rsidRPr="00790008">
        <w:rPr>
          <w:rStyle w:val="BookTitle"/>
          <w:rFonts w:asciiTheme="minorHAnsi" w:hAnsiTheme="minorHAnsi" w:cstheme="minorHAnsi"/>
          <w:b w:val="0"/>
          <w:bCs w:val="0"/>
          <w:color w:val="000000"/>
          <w:sz w:val="28"/>
          <w:szCs w:val="28"/>
        </w:rPr>
        <w:br/>
        <w:t>hanumān auṣadha dile haibeka bhāla</w:t>
      </w:r>
    </w:p>
    <w:p w14:paraId="50AE17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“There is a boy dressed as Hanumān. If he gives Him medicine, He’ll be cured.”</w:t>
      </w:r>
    </w:p>
    <w:p w14:paraId="4F13A28B" w14:textId="2BBB6F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Hanumān gives Him medicine, He’ll be cured,” was spoken by Suṣeṇa, the king of the monkeys,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Laṅkā </w:t>
      </w:r>
      <w:r w:rsidRPr="00790008">
        <w:rPr>
          <w:rStyle w:val="BookTitle"/>
          <w:rFonts w:asciiTheme="minorHAnsi" w:hAnsiTheme="minorHAnsi" w:cstheme="minorHAnsi"/>
          <w:b w:val="0"/>
          <w:bCs w:val="0"/>
          <w:color w:val="000000"/>
          <w:sz w:val="28"/>
          <w:szCs w:val="28"/>
        </w:rPr>
        <w:t>101.29-31).</w:t>
      </w:r>
    </w:p>
    <w:p w14:paraId="3F4F8D5B" w14:textId="325120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9.67</w:t>
      </w:r>
    </w:p>
    <w:p w14:paraId="69EEB4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98DA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prabhu śikhāiyāchilena sabāre</w:t>
      </w:r>
      <w:r w:rsidRPr="00790008">
        <w:rPr>
          <w:rStyle w:val="BookTitle"/>
          <w:rFonts w:asciiTheme="minorHAnsi" w:hAnsiTheme="minorHAnsi" w:cstheme="minorHAnsi"/>
          <w:b w:val="0"/>
          <w:bCs w:val="0"/>
          <w:color w:val="000000"/>
          <w:sz w:val="28"/>
          <w:szCs w:val="28"/>
        </w:rPr>
        <w:br/>
        <w:t>“paḍile, tomarā veḍi’ kāndiha āmāre</w:t>
      </w:r>
    </w:p>
    <w:p w14:paraId="51F594A1" w14:textId="25C7B5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Before the incident, the Lord had instructed His friends, “When I fall unconscious, you should all gather around Me and cry.</w:t>
      </w:r>
    </w:p>
    <w:p w14:paraId="5553D781" w14:textId="440C36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9.68</w:t>
      </w:r>
    </w:p>
    <w:p w14:paraId="0C7F42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7F21FD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kṣaṇeka vilambe pāṭhāiha hanumān</w:t>
      </w:r>
      <w:r w:rsidRPr="00790008">
        <w:rPr>
          <w:rStyle w:val="BookTitle"/>
          <w:rFonts w:asciiTheme="minorHAnsi" w:hAnsiTheme="minorHAnsi" w:cstheme="minorHAnsi"/>
          <w:b w:val="0"/>
          <w:bCs w:val="0"/>
          <w:color w:val="000000"/>
          <w:sz w:val="28"/>
          <w:szCs w:val="28"/>
        </w:rPr>
        <w:br/>
        <w:t>nāke dile auṣadha, āsibe mora prāṇa”</w:t>
      </w:r>
    </w:p>
    <w:p w14:paraId="0D4F0C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send Hanumān for some medicine. I will recover when he puts the medicine to My nose.”</w:t>
      </w:r>
    </w:p>
    <w:p w14:paraId="68851259" w14:textId="41D46C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the purport to verse 66.]</w:t>
      </w:r>
    </w:p>
    <w:p w14:paraId="541DC376" w14:textId="6F9D94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9.69</w:t>
      </w:r>
    </w:p>
    <w:p w14:paraId="14E06B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655D2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nija-bhāve prabhu mātra hailā acetana</w:t>
      </w:r>
      <w:r w:rsidRPr="00790008">
        <w:rPr>
          <w:rStyle w:val="BookTitle"/>
          <w:rFonts w:asciiTheme="minorHAnsi" w:hAnsiTheme="minorHAnsi" w:cstheme="minorHAnsi"/>
          <w:b w:val="0"/>
          <w:bCs w:val="0"/>
          <w:color w:val="000000"/>
          <w:sz w:val="28"/>
          <w:szCs w:val="28"/>
        </w:rPr>
        <w:br/>
        <w:t>dekhi’ baḍa vikala hailā śiśu-gaṇa</w:t>
      </w:r>
    </w:p>
    <w:p w14:paraId="633AB6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fell unconscious in His own mood, the boys were all bewildered.</w:t>
      </w:r>
    </w:p>
    <w:p w14:paraId="729ED5FB" w14:textId="2C9B77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nija-bhāve</w:t>
      </w:r>
      <w:r w:rsidRPr="00790008">
        <w:rPr>
          <w:rStyle w:val="BookTitle"/>
          <w:rFonts w:asciiTheme="minorHAnsi" w:hAnsiTheme="minorHAnsi" w:cstheme="minorHAnsi"/>
          <w:b w:val="0"/>
          <w:bCs w:val="0"/>
          <w:color w:val="000000"/>
          <w:sz w:val="28"/>
          <w:szCs w:val="28"/>
        </w:rPr>
        <w:t xml:space="preserve"> refer to the mood of His plenary portion, Lakṣmaṇa, the incarnation of Mahā-Saṅkarṣaṇa.</w:t>
      </w:r>
    </w:p>
    <w:p w14:paraId="5283F2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vikala </w:t>
      </w:r>
      <w:r w:rsidRPr="00790008">
        <w:rPr>
          <w:rStyle w:val="BookTitle"/>
          <w:rFonts w:asciiTheme="minorHAnsi" w:hAnsiTheme="minorHAnsi" w:cstheme="minorHAnsi"/>
          <w:b w:val="0"/>
          <w:bCs w:val="0"/>
          <w:color w:val="000000"/>
          <w:sz w:val="28"/>
          <w:szCs w:val="28"/>
        </w:rPr>
        <w:t>refers to one whose intelligence is lost; in other words, one who is overwhelmed, unsteady, senseless, illusioned, or powerless.</w:t>
      </w:r>
    </w:p>
    <w:p w14:paraId="2AFFA218" w14:textId="135A5C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9.70</w:t>
      </w:r>
    </w:p>
    <w:p w14:paraId="2BFA2E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2DFDB0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channa hailena sabe, śikṣā nāhi sphure</w:t>
      </w:r>
      <w:r w:rsidRPr="00790008">
        <w:rPr>
          <w:rStyle w:val="BookTitle"/>
          <w:rFonts w:asciiTheme="minorHAnsi" w:hAnsiTheme="minorHAnsi" w:cstheme="minorHAnsi"/>
          <w:b w:val="0"/>
          <w:bCs w:val="0"/>
          <w:color w:val="000000"/>
          <w:sz w:val="28"/>
          <w:szCs w:val="28"/>
        </w:rPr>
        <w:br/>
        <w:t>“uṭha bhāi” bali’ mātra kānde uccaiḥ-svare</w:t>
      </w:r>
    </w:p>
    <w:p w14:paraId="32B0A9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Because they were so confused they could not remember the Lord’s </w:t>
      </w:r>
      <w:r w:rsidRPr="00790008">
        <w:rPr>
          <w:rStyle w:val="BookTitle"/>
          <w:rFonts w:asciiTheme="minorHAnsi" w:hAnsiTheme="minorHAnsi" w:cstheme="minorHAnsi"/>
          <w:b/>
          <w:bCs/>
          <w:color w:val="800000"/>
          <w:sz w:val="28"/>
          <w:szCs w:val="28"/>
        </w:rPr>
        <w:lastRenderedPageBreak/>
        <w:t>instructions. They simply cried loudly, “O brother, please get up!”</w:t>
      </w:r>
    </w:p>
    <w:p w14:paraId="54510BE8" w14:textId="5E670E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channa </w:t>
      </w:r>
      <w:r w:rsidRPr="00790008">
        <w:rPr>
          <w:rStyle w:val="BookTitle"/>
          <w:rFonts w:asciiTheme="minorHAnsi" w:hAnsiTheme="minorHAnsi" w:cstheme="minorHAnsi"/>
          <w:b w:val="0"/>
          <w:bCs w:val="0"/>
          <w:color w:val="000000"/>
          <w:sz w:val="28"/>
          <w:szCs w:val="28"/>
        </w:rPr>
        <w:t>means “mad,” “forgetful,” “unintelligent,” or “ignorant.”</w:t>
      </w:r>
    </w:p>
    <w:p w14:paraId="4442B4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śikṣā</w:t>
      </w:r>
      <w:r w:rsidRPr="00790008">
        <w:rPr>
          <w:rStyle w:val="BookTitle"/>
          <w:rFonts w:asciiTheme="minorHAnsi" w:hAnsiTheme="minorHAnsi" w:cstheme="minorHAnsi"/>
          <w:b w:val="0"/>
          <w:bCs w:val="0"/>
          <w:color w:val="000000"/>
          <w:sz w:val="28"/>
          <w:szCs w:val="28"/>
        </w:rPr>
        <w:t xml:space="preserve"> refers to the instruction, “Send Hanumān to bring medicine and hold it before My nose,” that was given by Lord Nityānanda Prabhu (see verse 68).</w:t>
      </w:r>
    </w:p>
    <w:p w14:paraId="4E0AB7F9" w14:textId="1D0459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9.71</w:t>
      </w:r>
    </w:p>
    <w:p w14:paraId="0C409D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29DD2B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loka-mukhe śūni’ kathā haila smaraṇa</w:t>
      </w:r>
      <w:r w:rsidRPr="00790008">
        <w:rPr>
          <w:rStyle w:val="BookTitle"/>
          <w:rFonts w:asciiTheme="minorHAnsi" w:hAnsiTheme="minorHAnsi" w:cstheme="minorHAnsi"/>
          <w:b w:val="0"/>
          <w:bCs w:val="0"/>
          <w:color w:val="000000"/>
          <w:sz w:val="28"/>
          <w:szCs w:val="28"/>
        </w:rPr>
        <w:br/>
        <w:t>hanumān-kāce śiśu calila takhana</w:t>
      </w:r>
    </w:p>
    <w:p w14:paraId="07EAF0CC" w14:textId="785D2E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when the boys heard the people’s comments, they remembered Nityānanda’s instruction and the boy dressed as Hanumān immediately went for the medicine.</w:t>
      </w:r>
    </w:p>
    <w:p w14:paraId="5B248000" w14:textId="115348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9.72</w:t>
      </w:r>
    </w:p>
    <w:p w14:paraId="224F5B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43957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pathe tapasvīra veśe</w:t>
      </w:r>
      <w:r w:rsidRPr="00790008">
        <w:rPr>
          <w:rStyle w:val="BookTitle"/>
          <w:rFonts w:asciiTheme="minorHAnsi" w:hAnsiTheme="minorHAnsi" w:cstheme="minorHAnsi"/>
          <w:b w:val="0"/>
          <w:bCs w:val="0"/>
          <w:color w:val="000000"/>
          <w:sz w:val="28"/>
          <w:szCs w:val="28"/>
        </w:rPr>
        <w:br/>
        <w:t>phala-mūla diyā hanumānere āśaṁse</w:t>
      </w:r>
    </w:p>
    <w:p w14:paraId="6667F2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boy dressed as a renunciate welcomed Hanumān with fruits and roots.</w:t>
      </w:r>
    </w:p>
    <w:p w14:paraId="251EB95E" w14:textId="3E5F3B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Hanumān’s conversation with Rāvaṇa’s demon uncle Kālanemi, who was dressed as an ascetic, and Hanumān’s fight with the crocodile, demons, and Gandharvas are not found in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written by Vālmīki. [This applies to verses 72 through 86.]</w:t>
      </w:r>
    </w:p>
    <w:p w14:paraId="26BA01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āśaṁse</w:t>
      </w:r>
      <w:r w:rsidRPr="00790008">
        <w:rPr>
          <w:rStyle w:val="BookTitle"/>
          <w:rFonts w:asciiTheme="minorHAnsi" w:hAnsiTheme="minorHAnsi" w:cstheme="minorHAnsi"/>
          <w:b w:val="0"/>
          <w:bCs w:val="0"/>
          <w:color w:val="000000"/>
          <w:sz w:val="28"/>
          <w:szCs w:val="28"/>
        </w:rPr>
        <w:t xml:space="preserve"> (used in ancient Bengali) means “to welcome.</w:t>
      </w:r>
    </w:p>
    <w:p w14:paraId="48C60DA8" w14:textId="27FD56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9.73</w:t>
      </w:r>
    </w:p>
    <w:p w14:paraId="7106D4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3C11C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“raha, bāpa, dhanya kara’ āmāra āśrama</w:t>
      </w:r>
      <w:r w:rsidRPr="00790008">
        <w:rPr>
          <w:rStyle w:val="BookTitle"/>
          <w:rFonts w:asciiTheme="minorHAnsi" w:hAnsiTheme="minorHAnsi" w:cstheme="minorHAnsi"/>
          <w:b w:val="0"/>
          <w:bCs w:val="0"/>
          <w:color w:val="000000"/>
          <w:sz w:val="28"/>
          <w:szCs w:val="28"/>
        </w:rPr>
        <w:br/>
        <w:t>baḍa bhāgye āsi’ mile tomā’-hena jana”</w:t>
      </w:r>
    </w:p>
    <w:p w14:paraId="0C128C24" w14:textId="46E113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to Hanumān, “My dear sir, please stay and grace my āśrama. It is a great fortune to meet such a person as you.”</w:t>
      </w:r>
    </w:p>
    <w:p w14:paraId="3E96EAD0" w14:textId="31057B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9.74</w:t>
      </w:r>
    </w:p>
    <w:p w14:paraId="3EBB0E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B325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hanumān bole,—“kārya-gaurave caliba</w:t>
      </w:r>
      <w:r w:rsidRPr="00790008">
        <w:rPr>
          <w:rStyle w:val="BookTitle"/>
          <w:rFonts w:asciiTheme="minorHAnsi" w:hAnsiTheme="minorHAnsi" w:cstheme="minorHAnsi"/>
          <w:b w:val="0"/>
          <w:bCs w:val="0"/>
          <w:color w:val="000000"/>
          <w:sz w:val="28"/>
          <w:szCs w:val="28"/>
        </w:rPr>
        <w:br/>
        <w:t>āsibāre cāhi, rahibāre nā pāriba</w:t>
      </w:r>
    </w:p>
    <w:p w14:paraId="361B5B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Hanumān replied, “I must go and complete my important mission. I would like to come, but I cannot delay.</w:t>
      </w:r>
    </w:p>
    <w:p w14:paraId="2480B609" w14:textId="3CD0EC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kārya-gaurave</w:t>
      </w:r>
      <w:r w:rsidRPr="00790008">
        <w:rPr>
          <w:rStyle w:val="BookTitle"/>
          <w:rFonts w:asciiTheme="minorHAnsi" w:hAnsiTheme="minorHAnsi" w:cstheme="minorHAnsi"/>
          <w:b w:val="0"/>
          <w:bCs w:val="0"/>
          <w:color w:val="000000"/>
          <w:sz w:val="28"/>
          <w:szCs w:val="28"/>
        </w:rPr>
        <w:t xml:space="preserve"> refer to the importance of one’s duties.</w:t>
      </w:r>
    </w:p>
    <w:p w14:paraId="78D43F0C" w14:textId="36EB0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9.75</w:t>
      </w:r>
    </w:p>
    <w:p w14:paraId="0183B0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06A52E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śuniñācha,—rāmacandra-anuja lakṣmaṇa</w:t>
      </w:r>
      <w:r w:rsidRPr="00790008">
        <w:rPr>
          <w:rStyle w:val="BookTitle"/>
          <w:rFonts w:asciiTheme="minorHAnsi" w:hAnsiTheme="minorHAnsi" w:cstheme="minorHAnsi"/>
          <w:b w:val="0"/>
          <w:bCs w:val="0"/>
          <w:color w:val="000000"/>
          <w:sz w:val="28"/>
          <w:szCs w:val="28"/>
        </w:rPr>
        <w:br/>
        <w:t>śakti-śele tāṅ’re mūrchā karila rāvaṇa</w:t>
      </w:r>
    </w:p>
    <w:p w14:paraId="34A88006" w14:textId="1652EE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have heard that Lakṣmaṇa, the younger brother of Rāmacandra, has been rendered unconscious by the śakti-śela weapon of Rāvaṇa.</w:t>
      </w:r>
    </w:p>
    <w:p w14:paraId="3F442BD3" w14:textId="001430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9.76</w:t>
      </w:r>
    </w:p>
    <w:p w14:paraId="355224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116AE1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yāi āmi gandhamādana</w:t>
      </w:r>
      <w:r w:rsidRPr="00790008">
        <w:rPr>
          <w:rStyle w:val="BookTitle"/>
          <w:rFonts w:asciiTheme="minorHAnsi" w:hAnsiTheme="minorHAnsi" w:cstheme="minorHAnsi"/>
          <w:b w:val="0"/>
          <w:bCs w:val="0"/>
          <w:color w:val="000000"/>
          <w:sz w:val="28"/>
          <w:szCs w:val="28"/>
        </w:rPr>
        <w:br/>
        <w:t>auṣadha ānile rahe tāṅhāna jīvana”</w:t>
      </w:r>
    </w:p>
    <w:p w14:paraId="74BF10C7" w14:textId="0A0232F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I’m going to Gandhamādana Hill to bring medicine. Only then will He survive.”</w:t>
      </w:r>
    </w:p>
    <w:p w14:paraId="60F39E73" w14:textId="43649B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9.77</w:t>
      </w:r>
    </w:p>
    <w:p w14:paraId="7D127A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3C476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tapasvī bolaye,—“yadi yāibā niścaya</w:t>
      </w:r>
      <w:r w:rsidRPr="00790008">
        <w:rPr>
          <w:rStyle w:val="BookTitle"/>
          <w:rFonts w:asciiTheme="minorHAnsi" w:hAnsiTheme="minorHAnsi" w:cstheme="minorHAnsi"/>
          <w:b w:val="0"/>
          <w:bCs w:val="0"/>
          <w:color w:val="000000"/>
          <w:sz w:val="28"/>
          <w:szCs w:val="28"/>
        </w:rPr>
        <w:br/>
        <w:t>snāna kari’ kichu khāi’ karaha vijaya”</w:t>
      </w:r>
    </w:p>
    <w:p w14:paraId="625BF3A8" w14:textId="4C60E5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renunciate then said, “If you must go, first take a bath and eat something. Then you may go.”</w:t>
      </w:r>
    </w:p>
    <w:p w14:paraId="7C9F62FF" w14:textId="301828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9.78</w:t>
      </w:r>
    </w:p>
    <w:p w14:paraId="09A5D1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4B2136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nityānanda-śikṣāya bālake kathā kahe</w:t>
      </w:r>
      <w:r w:rsidRPr="00790008">
        <w:rPr>
          <w:rStyle w:val="BookTitle"/>
          <w:rFonts w:asciiTheme="minorHAnsi" w:hAnsiTheme="minorHAnsi" w:cstheme="minorHAnsi"/>
          <w:b w:val="0"/>
          <w:bCs w:val="0"/>
          <w:color w:val="000000"/>
          <w:sz w:val="28"/>
          <w:szCs w:val="28"/>
        </w:rPr>
        <w:br/>
        <w:t>vismita haiyā sarva loke cāhi rahe</w:t>
      </w:r>
    </w:p>
    <w:p w14:paraId="5744D8D0" w14:textId="19436F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boys repeated whatever Nityānanda had instructed them. Therefore everyone gazed at them in astonishment as they listened to their conversation.</w:t>
      </w:r>
    </w:p>
    <w:p w14:paraId="073E8426" w14:textId="0D4EE1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9.79</w:t>
      </w:r>
    </w:p>
    <w:p w14:paraId="04605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D2367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tapasvīra bole sarovare gelā snāne</w:t>
      </w:r>
      <w:r w:rsidRPr="00790008">
        <w:rPr>
          <w:rStyle w:val="BookTitle"/>
          <w:rFonts w:asciiTheme="minorHAnsi" w:hAnsiTheme="minorHAnsi" w:cstheme="minorHAnsi"/>
          <w:b w:val="0"/>
          <w:bCs w:val="0"/>
          <w:color w:val="000000"/>
          <w:sz w:val="28"/>
          <w:szCs w:val="28"/>
        </w:rPr>
        <w:br/>
        <w:t>jale thāki’ āra śiśu dharila caraṇe</w:t>
      </w:r>
    </w:p>
    <w:p w14:paraId="0BB8D801" w14:textId="5422FB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on the request of the renunciate, Hanumān went to take bath in the lake, whereupon another boy in the lake grabbed hold of his feet.</w:t>
      </w:r>
    </w:p>
    <w:p w14:paraId="4D434494" w14:textId="69C0CF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9.80</w:t>
      </w:r>
    </w:p>
    <w:p w14:paraId="28AAAD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3037C4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kumbhīrera rūpa dhari’ yāya jale lañā</w:t>
      </w:r>
      <w:r w:rsidRPr="00790008">
        <w:rPr>
          <w:rStyle w:val="BookTitle"/>
          <w:rFonts w:asciiTheme="minorHAnsi" w:hAnsiTheme="minorHAnsi" w:cstheme="minorHAnsi"/>
          <w:b w:val="0"/>
          <w:bCs w:val="0"/>
          <w:color w:val="000000"/>
          <w:sz w:val="28"/>
          <w:szCs w:val="28"/>
        </w:rPr>
        <w:br/>
        <w:t>hanumān śiśu āne kūlete ṭāniyā</w:t>
      </w:r>
    </w:p>
    <w:p w14:paraId="0362B7EB" w14:textId="32382D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boy playing the role of a crocodile tried to pull Hanumān into the water, but Hanumān pulled the boy to the shore.</w:t>
      </w:r>
    </w:p>
    <w:p w14:paraId="7D365A9B" w14:textId="757C61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9.81</w:t>
      </w:r>
    </w:p>
    <w:p w14:paraId="293EDA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43E114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kathokṣaṇe raṇa kari’ jiniyā kumbhīra</w:t>
      </w:r>
      <w:r w:rsidRPr="00790008">
        <w:rPr>
          <w:rStyle w:val="BookTitle"/>
          <w:rFonts w:asciiTheme="minorHAnsi" w:hAnsiTheme="minorHAnsi" w:cstheme="minorHAnsi"/>
          <w:b w:val="0"/>
          <w:bCs w:val="0"/>
          <w:color w:val="000000"/>
          <w:sz w:val="28"/>
          <w:szCs w:val="28"/>
        </w:rPr>
        <w:br/>
        <w:t>āsi’ dekhe hanumān āra mahāvīra</w:t>
      </w:r>
    </w:p>
    <w:p w14:paraId="5A1992A8" w14:textId="6682D2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short fight, Hanumān defeated the crocodile. When Hanumān returned to the renunciate’s āśrama, he saw a mighty warrior.</w:t>
      </w:r>
    </w:p>
    <w:p w14:paraId="221C26C0" w14:textId="67151E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9.82</w:t>
      </w:r>
    </w:p>
    <w:p w14:paraId="2D0766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A39FE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dhari’ rākṣasera kāce</w:t>
      </w:r>
      <w:r w:rsidRPr="00790008">
        <w:rPr>
          <w:rStyle w:val="BookTitle"/>
          <w:rFonts w:asciiTheme="minorHAnsi" w:hAnsiTheme="minorHAnsi" w:cstheme="minorHAnsi"/>
          <w:b w:val="0"/>
          <w:bCs w:val="0"/>
          <w:color w:val="000000"/>
          <w:sz w:val="28"/>
          <w:szCs w:val="28"/>
        </w:rPr>
        <w:br/>
        <w:t>hanumāne khāibāre yāya tā’ra pāche</w:t>
      </w:r>
    </w:p>
    <w:p w14:paraId="46DD7581" w14:textId="2CE00C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boy dressed as a Rākṣasa then attempted to swallow Hanumān.</w:t>
      </w:r>
    </w:p>
    <w:p w14:paraId="3F649716" w14:textId="77C6D86E" w:rsidR="008D525B" w:rsidRPr="00790008" w:rsidRDefault="008D525B" w:rsidP="008D525B">
      <w:pPr>
        <w:pStyle w:val="VerseNumber"/>
        <w:spacing w:after="86"/>
        <w:rPr>
          <w:ins w:id="134" w:author="your servant" w:date="2024-01-20T10:38:00Z"/>
          <w:rStyle w:val="BookTitle"/>
          <w:rFonts w:asciiTheme="minorHAnsi" w:hAnsiTheme="minorHAnsi" w:cstheme="minorHAnsi"/>
          <w:b w:val="0"/>
          <w:bCs w:val="0"/>
          <w:vanish w:val="0"/>
          <w:color w:val="008000"/>
          <w:sz w:val="20"/>
          <w:szCs w:val="20"/>
        </w:rPr>
      </w:pPr>
      <w:ins w:id="135" w:author="your servant" w:date="2024-01-20T10:38: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w:t>
        </w:r>
        <w:r>
          <w:rPr>
            <w:rStyle w:val="BookTitle"/>
            <w:rFonts w:asciiTheme="minorHAnsi" w:hAnsiTheme="minorHAnsi" w:cstheme="minorHAnsi"/>
            <w:b w:val="0"/>
            <w:bCs w:val="0"/>
            <w:vanish w:val="0"/>
            <w:color w:val="008000"/>
            <w:sz w:val="20"/>
            <w:szCs w:val="20"/>
          </w:rPr>
          <w:t>3</w:t>
        </w:r>
      </w:ins>
    </w:p>
    <w:p w14:paraId="38F1A8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53E05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“kumbhīra jinilā, more jinibā kemane?</w:t>
      </w:r>
      <w:r w:rsidRPr="00790008">
        <w:rPr>
          <w:rStyle w:val="BookTitle"/>
          <w:rFonts w:asciiTheme="minorHAnsi" w:hAnsiTheme="minorHAnsi" w:cstheme="minorHAnsi"/>
          <w:b w:val="0"/>
          <w:bCs w:val="0"/>
          <w:color w:val="000000"/>
          <w:sz w:val="28"/>
          <w:szCs w:val="28"/>
        </w:rPr>
        <w:br/>
        <w:t>tomā’ khāṅa, tabe kebā jīyābe lakṣmaṇe?”</w:t>
      </w:r>
    </w:p>
    <w:p w14:paraId="386AA5A3" w14:textId="0DF38F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challenged, “You have defeated the crocodile, but how will you defeat me? I will eat you, then who will revive Lakṣmaṇa?”</w:t>
      </w:r>
    </w:p>
    <w:p w14:paraId="6E613461" w14:textId="6CD771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9.84</w:t>
      </w:r>
    </w:p>
    <w:p w14:paraId="222369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63C3EF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hanumān bole,—“tora rāvaṇā kukkura</w:t>
      </w:r>
      <w:r w:rsidRPr="00790008">
        <w:rPr>
          <w:rStyle w:val="BookTitle"/>
          <w:rFonts w:asciiTheme="minorHAnsi" w:hAnsiTheme="minorHAnsi" w:cstheme="minorHAnsi"/>
          <w:b w:val="0"/>
          <w:bCs w:val="0"/>
          <w:color w:val="000000"/>
          <w:sz w:val="28"/>
          <w:szCs w:val="28"/>
        </w:rPr>
        <w:br/>
        <w:t>tā’re nāhi vastu-buddhi, tui pālā dūra</w:t>
      </w:r>
    </w:p>
    <w:p w14:paraId="1C66CA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Hanumān replied, “Your Rāvaṇa is a dog. I consider him most insignificant. Get out of my way.”</w:t>
      </w:r>
    </w:p>
    <w:p w14:paraId="2FCAF16A" w14:textId="52803B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tā’re nāhi vastu-buddhi </w:t>
      </w:r>
      <w:r w:rsidRPr="00790008">
        <w:rPr>
          <w:rStyle w:val="BookTitle"/>
          <w:rFonts w:asciiTheme="minorHAnsi" w:hAnsiTheme="minorHAnsi" w:cstheme="minorHAnsi"/>
          <w:b w:val="0"/>
          <w:bCs w:val="0"/>
          <w:color w:val="000000"/>
          <w:sz w:val="28"/>
          <w:szCs w:val="28"/>
        </w:rPr>
        <w:t>means “I consider him (your master Rāvaṇa, who is just like a dog) nothing, extremely impotent, or useless.”</w:t>
      </w:r>
    </w:p>
    <w:p w14:paraId="179C423B" w14:textId="6625B3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9.85</w:t>
      </w:r>
    </w:p>
    <w:p w14:paraId="60A59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654D8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dui-jane haya gālāgāli</w:t>
      </w:r>
      <w:r w:rsidRPr="00790008">
        <w:rPr>
          <w:rStyle w:val="BookTitle"/>
          <w:rFonts w:asciiTheme="minorHAnsi" w:hAnsiTheme="minorHAnsi" w:cstheme="minorHAnsi"/>
          <w:b w:val="0"/>
          <w:bCs w:val="0"/>
          <w:color w:val="000000"/>
          <w:sz w:val="28"/>
          <w:szCs w:val="28"/>
        </w:rPr>
        <w:br/>
        <w:t>śeṣe haya culāculi tabe kilākili</w:t>
      </w:r>
    </w:p>
    <w:p w14:paraId="3D62F3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the two first exchanged some harsh words, then they began pulling each other’s hair, and finally they began striking each other with their fists.</w:t>
      </w:r>
    </w:p>
    <w:p w14:paraId="50383344" w14:textId="2E603F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gālāgāli</w:t>
      </w:r>
      <w:r w:rsidRPr="00790008">
        <w:rPr>
          <w:rStyle w:val="BookTitle"/>
          <w:rFonts w:asciiTheme="minorHAnsi" w:hAnsiTheme="minorHAnsi" w:cstheme="minorHAnsi"/>
          <w:b w:val="0"/>
          <w:bCs w:val="0"/>
          <w:color w:val="000000"/>
          <w:sz w:val="28"/>
          <w:szCs w:val="28"/>
        </w:rPr>
        <w:t xml:space="preserve"> means “using foul language against each other.” The word </w:t>
      </w:r>
      <w:r w:rsidRPr="00790008">
        <w:rPr>
          <w:rStyle w:val="BookTitle"/>
          <w:rFonts w:asciiTheme="minorHAnsi" w:hAnsiTheme="minorHAnsi" w:cstheme="minorHAnsi"/>
          <w:b w:val="0"/>
          <w:bCs w:val="0"/>
          <w:i/>
          <w:iCs/>
          <w:color w:val="000000"/>
          <w:sz w:val="28"/>
          <w:szCs w:val="28"/>
        </w:rPr>
        <w:t>culāculi</w:t>
      </w:r>
      <w:r w:rsidRPr="00790008">
        <w:rPr>
          <w:rStyle w:val="BookTitle"/>
          <w:rFonts w:asciiTheme="minorHAnsi" w:hAnsiTheme="minorHAnsi" w:cstheme="minorHAnsi"/>
          <w:b w:val="0"/>
          <w:bCs w:val="0"/>
          <w:color w:val="000000"/>
          <w:sz w:val="28"/>
          <w:szCs w:val="28"/>
        </w:rPr>
        <w:t xml:space="preserve"> means “pulling each other’s hair.” The word </w:t>
      </w:r>
      <w:r w:rsidRPr="00790008">
        <w:rPr>
          <w:rStyle w:val="BookTitle"/>
          <w:rFonts w:asciiTheme="minorHAnsi" w:hAnsiTheme="minorHAnsi" w:cstheme="minorHAnsi"/>
          <w:b w:val="0"/>
          <w:bCs w:val="0"/>
          <w:i/>
          <w:iCs/>
          <w:color w:val="000000"/>
          <w:sz w:val="28"/>
          <w:szCs w:val="28"/>
        </w:rPr>
        <w:t>kilākili</w:t>
      </w:r>
      <w:r w:rsidRPr="00790008">
        <w:rPr>
          <w:rStyle w:val="BookTitle"/>
          <w:rFonts w:asciiTheme="minorHAnsi" w:hAnsiTheme="minorHAnsi" w:cstheme="minorHAnsi"/>
          <w:b w:val="0"/>
          <w:bCs w:val="0"/>
          <w:color w:val="000000"/>
          <w:sz w:val="28"/>
          <w:szCs w:val="28"/>
        </w:rPr>
        <w:t xml:space="preserve"> means “punching each other.”</w:t>
      </w:r>
    </w:p>
    <w:p w14:paraId="17139405" w14:textId="4D36E3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9.86</w:t>
      </w:r>
    </w:p>
    <w:p w14:paraId="65222E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7CE6C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kathokṣaṇa se kautuke jiniñā rākṣase</w:t>
      </w:r>
      <w:r w:rsidRPr="00790008">
        <w:rPr>
          <w:rStyle w:val="BookTitle"/>
          <w:rFonts w:asciiTheme="minorHAnsi" w:hAnsiTheme="minorHAnsi" w:cstheme="minorHAnsi"/>
          <w:b w:val="0"/>
          <w:bCs w:val="0"/>
          <w:color w:val="000000"/>
          <w:sz w:val="28"/>
          <w:szCs w:val="28"/>
        </w:rPr>
        <w:br/>
        <w:t>gandhamādane āsi’ hailā praveśe</w:t>
      </w:r>
    </w:p>
    <w:p w14:paraId="3078D16E" w14:textId="000841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promptly defeating the demon, Hanumān approached the Gandhamādana Hill.</w:t>
      </w:r>
    </w:p>
    <w:p w14:paraId="2607468C" w14:textId="1F7C48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9.87</w:t>
      </w:r>
    </w:p>
    <w:p w14:paraId="002A3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7C035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taṅhi gandharvera veśa dhari’ śiśu-gaṇa</w:t>
      </w:r>
      <w:r w:rsidRPr="00790008">
        <w:rPr>
          <w:rStyle w:val="BookTitle"/>
          <w:rFonts w:asciiTheme="minorHAnsi" w:hAnsiTheme="minorHAnsi" w:cstheme="minorHAnsi"/>
          <w:b w:val="0"/>
          <w:bCs w:val="0"/>
          <w:color w:val="000000"/>
          <w:sz w:val="28"/>
          <w:szCs w:val="28"/>
        </w:rPr>
        <w:br/>
        <w:t>tā’sabāra saṅge yuddha haya katakṣaṇa</w:t>
      </w:r>
    </w:p>
    <w:p w14:paraId="5BAC71E5" w14:textId="251A4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Hanumān fought with some boys who were dressed as Gandharvas.</w:t>
      </w:r>
    </w:p>
    <w:p w14:paraId="019A5149" w14:textId="3AD130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9.88</w:t>
      </w:r>
    </w:p>
    <w:p w14:paraId="182D1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D113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yuddhe parājaya kari’ gandharvera gaṇa</w:t>
      </w:r>
      <w:r w:rsidRPr="00790008">
        <w:rPr>
          <w:rStyle w:val="BookTitle"/>
          <w:rFonts w:asciiTheme="minorHAnsi" w:hAnsiTheme="minorHAnsi" w:cstheme="minorHAnsi"/>
          <w:b w:val="0"/>
          <w:bCs w:val="0"/>
          <w:color w:val="000000"/>
          <w:sz w:val="28"/>
          <w:szCs w:val="28"/>
        </w:rPr>
        <w:br/>
        <w:t>śire kari’ ānilena gandhamādana</w:t>
      </w:r>
    </w:p>
    <w:p w14:paraId="7C3C04BA" w14:textId="270C47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defeating the Gandharvas, Hanumān took the Gandhamādana Hill on his head to Laṅkā.</w:t>
      </w:r>
    </w:p>
    <w:p w14:paraId="258E4610" w14:textId="445DDE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9.89</w:t>
      </w:r>
    </w:p>
    <w:p w14:paraId="5E229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02F1BC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taṅhi vaidya-rūpa dhari’</w:t>
      </w:r>
      <w:r w:rsidRPr="00790008">
        <w:rPr>
          <w:rStyle w:val="BookTitle"/>
          <w:rFonts w:asciiTheme="minorHAnsi" w:hAnsiTheme="minorHAnsi" w:cstheme="minorHAnsi"/>
          <w:b w:val="0"/>
          <w:bCs w:val="0"/>
          <w:color w:val="000000"/>
          <w:sz w:val="28"/>
          <w:szCs w:val="28"/>
        </w:rPr>
        <w:br/>
        <w:t>auṣadha dilena nāke ’śrī-rāma’ smaṅari’</w:t>
      </w:r>
    </w:p>
    <w:p w14:paraId="642127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boy playing the role of a doctor remembered Lord Rāma as he held the medicine to Lakṣmaṇa’s nose.</w:t>
      </w:r>
    </w:p>
    <w:p w14:paraId="3B192435" w14:textId="181476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boy playing the role of Suṣeṇa, the doctor of the monkeys, imitated him by holding the four medicines grown on Gandhamādana Hill—</w:t>
      </w:r>
      <w:commentRangeStart w:id="136"/>
      <w:r w:rsidRPr="00790008">
        <w:rPr>
          <w:rStyle w:val="BookTitle"/>
          <w:rFonts w:asciiTheme="minorHAnsi" w:hAnsiTheme="minorHAnsi" w:cstheme="minorHAnsi"/>
          <w:b w:val="0"/>
          <w:bCs w:val="0"/>
          <w:i/>
          <w:iCs/>
          <w:color w:val="000000"/>
          <w:sz w:val="28"/>
          <w:szCs w:val="28"/>
        </w:rPr>
        <w:t>viśalya</w:t>
      </w:r>
      <w:commentRangeEnd w:id="136"/>
      <w:r w:rsidR="00F40C93">
        <w:rPr>
          <w:rStyle w:val="CommentReference"/>
          <w:color w:val="auto"/>
        </w:rPr>
        <w:commentReference w:id="136"/>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sāvarṇa-karaṇi</w:t>
      </w:r>
      <w:r w:rsidRPr="00790008">
        <w:rPr>
          <w:rStyle w:val="BookTitle"/>
          <w:rFonts w:asciiTheme="minorHAnsi" w:hAnsiTheme="minorHAnsi" w:cstheme="minorHAnsi"/>
          <w:b w:val="0"/>
          <w:bCs w:val="0"/>
          <w:color w:val="000000"/>
          <w:sz w:val="28"/>
          <w:szCs w:val="28"/>
        </w:rPr>
        <w:t xml:space="preserve">, </w:t>
      </w:r>
      <w:commentRangeStart w:id="137"/>
      <w:r w:rsidRPr="00790008">
        <w:rPr>
          <w:rStyle w:val="BookTitle"/>
          <w:rFonts w:asciiTheme="minorHAnsi" w:hAnsiTheme="minorHAnsi" w:cstheme="minorHAnsi"/>
          <w:b w:val="0"/>
          <w:bCs w:val="0"/>
          <w:i/>
          <w:iCs/>
          <w:color w:val="000000"/>
          <w:sz w:val="28"/>
          <w:szCs w:val="28"/>
        </w:rPr>
        <w:t>sañjīva</w:t>
      </w:r>
      <w:commentRangeEnd w:id="137"/>
      <w:r w:rsidR="00F40C93">
        <w:rPr>
          <w:rStyle w:val="CommentReference"/>
          <w:color w:val="auto"/>
        </w:rPr>
        <w:commentReference w:id="137"/>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 and </w:t>
      </w:r>
      <w:commentRangeStart w:id="138"/>
      <w:r w:rsidRPr="00790008">
        <w:rPr>
          <w:rStyle w:val="BookTitle"/>
          <w:rFonts w:asciiTheme="minorHAnsi" w:hAnsiTheme="minorHAnsi" w:cstheme="minorHAnsi"/>
          <w:b w:val="0"/>
          <w:bCs w:val="0"/>
          <w:i/>
          <w:iCs/>
          <w:color w:val="000000"/>
          <w:sz w:val="28"/>
          <w:szCs w:val="28"/>
        </w:rPr>
        <w:t>sandhāna</w:t>
      </w:r>
      <w:commentRangeEnd w:id="138"/>
      <w:r w:rsidR="00DC42B7">
        <w:rPr>
          <w:rStyle w:val="CommentReference"/>
          <w:color w:val="auto"/>
        </w:rPr>
        <w:commentReference w:id="138"/>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—before the nose of Nityānanda, who was absorbed in the mood of Lakṣmaṇa. This pastime is described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102.31 and 41-43).</w:t>
      </w:r>
    </w:p>
    <w:p w14:paraId="4E8ED9EC" w14:textId="248C6C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9.90</w:t>
      </w:r>
    </w:p>
    <w:p w14:paraId="594B16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90</w:t>
      </w:r>
    </w:p>
    <w:p w14:paraId="3A335F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nityānanda-mahāprabhu uṭhilā takhane</w:t>
      </w:r>
      <w:r w:rsidRPr="00790008">
        <w:rPr>
          <w:rStyle w:val="BookTitle"/>
          <w:rFonts w:asciiTheme="minorHAnsi" w:hAnsiTheme="minorHAnsi" w:cstheme="minorHAnsi"/>
          <w:b w:val="0"/>
          <w:bCs w:val="0"/>
          <w:color w:val="000000"/>
          <w:sz w:val="28"/>
          <w:szCs w:val="28"/>
        </w:rPr>
        <w:br/>
        <w:t>dekhi’ pitā-mātā ādi hāse sarva-jane</w:t>
      </w:r>
    </w:p>
    <w:p w14:paraId="24610CD5" w14:textId="0ED91C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very moment Lord Nityānanda regained His consciousness, upon which His parents and others there all smiled in relief.</w:t>
      </w:r>
    </w:p>
    <w:p w14:paraId="3A3615AE" w14:textId="240F5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9.91</w:t>
      </w:r>
    </w:p>
    <w:p w14:paraId="47EA86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79932B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kole karilena giyā hāḍāi-paṇḍita</w:t>
      </w:r>
      <w:r w:rsidRPr="00790008">
        <w:rPr>
          <w:rStyle w:val="BookTitle"/>
          <w:rFonts w:asciiTheme="minorHAnsi" w:hAnsiTheme="minorHAnsi" w:cstheme="minorHAnsi"/>
          <w:b w:val="0"/>
          <w:bCs w:val="0"/>
          <w:color w:val="000000"/>
          <w:sz w:val="28"/>
          <w:szCs w:val="28"/>
        </w:rPr>
        <w:br/>
        <w:t>sakala bālaka hailena haraṣita</w:t>
      </w:r>
    </w:p>
    <w:p w14:paraId="74216697" w14:textId="5FD496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Hāḍāi Paṇḍita embraced his son, and all the boys became overjoyed.</w:t>
      </w:r>
    </w:p>
    <w:p w14:paraId="40699642" w14:textId="4C4E2C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9.92</w:t>
      </w:r>
    </w:p>
    <w:p w14:paraId="2DB62E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52572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bole,—“bāpa, ihā kothāya śikhilā?”</w:t>
      </w:r>
      <w:r w:rsidRPr="00790008">
        <w:rPr>
          <w:rStyle w:val="BookTitle"/>
          <w:rFonts w:asciiTheme="minorHAnsi" w:hAnsiTheme="minorHAnsi" w:cstheme="minorHAnsi"/>
          <w:b w:val="0"/>
          <w:bCs w:val="0"/>
          <w:color w:val="000000"/>
          <w:sz w:val="28"/>
          <w:szCs w:val="28"/>
        </w:rPr>
        <w:br/>
        <w:t>hāsi’ bole prabhu,—“mora e-sakala līlā”</w:t>
      </w:r>
    </w:p>
    <w:p w14:paraId="7B74CBCE" w14:textId="1DF2C2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asked, “Dear son, where have You learned all this?” The Lord smiled and said, “These are all My pastimes.”</w:t>
      </w:r>
    </w:p>
    <w:p w14:paraId="4ABB87DC" w14:textId="3ADC58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9.93</w:t>
      </w:r>
    </w:p>
    <w:p w14:paraId="1757D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39D40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prathama-vayasa prabhu ati sukumāra</w:t>
      </w:r>
      <w:r w:rsidRPr="00790008">
        <w:rPr>
          <w:rStyle w:val="BookTitle"/>
          <w:rFonts w:asciiTheme="minorHAnsi" w:hAnsiTheme="minorHAnsi" w:cstheme="minorHAnsi"/>
          <w:b w:val="0"/>
          <w:bCs w:val="0"/>
          <w:color w:val="000000"/>
          <w:sz w:val="28"/>
          <w:szCs w:val="28"/>
        </w:rPr>
        <w:br/>
        <w:t>kola haite kā’ro citta nāhi eḍibāra</w:t>
      </w:r>
    </w:p>
    <w:p w14:paraId="2FA9A5D8" w14:textId="089AE8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His early childhood the Lord was most attractive. No one wanted to let Him go from their laps.</w:t>
      </w:r>
    </w:p>
    <w:p w14:paraId="1A4C1754" w14:textId="2C1F23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9.94</w:t>
      </w:r>
    </w:p>
    <w:p w14:paraId="7427AC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78385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putra haite baḍa sneha vāse</w:t>
      </w:r>
      <w:r w:rsidRPr="00790008">
        <w:rPr>
          <w:rStyle w:val="BookTitle"/>
          <w:rFonts w:asciiTheme="minorHAnsi" w:hAnsiTheme="minorHAnsi" w:cstheme="minorHAnsi"/>
          <w:b w:val="0"/>
          <w:bCs w:val="0"/>
          <w:color w:val="000000"/>
          <w:sz w:val="28"/>
          <w:szCs w:val="28"/>
        </w:rPr>
        <w:br/>
        <w:t>cinite nā pāre keha viṣṇu-māyā-vaśe</w:t>
      </w:r>
    </w:p>
    <w:p w14:paraId="3FB9C882" w14:textId="176ACE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had more affection for Nityānanda than they had for their own sons. But no one could recognize Him due the influence of Lord Viṣṇu’s illusory energy.</w:t>
      </w:r>
    </w:p>
    <w:p w14:paraId="554DE77D" w14:textId="0E7352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9.95</w:t>
      </w:r>
    </w:p>
    <w:p w14:paraId="28B683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2DB45E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śiśu-kāla haite nityānanda</w:t>
      </w:r>
      <w:r w:rsidRPr="00790008">
        <w:rPr>
          <w:rStyle w:val="BookTitle"/>
          <w:rFonts w:asciiTheme="minorHAnsi" w:hAnsiTheme="minorHAnsi" w:cstheme="minorHAnsi"/>
          <w:b w:val="0"/>
          <w:bCs w:val="0"/>
          <w:color w:val="000000"/>
          <w:sz w:val="28"/>
          <w:szCs w:val="28"/>
        </w:rPr>
        <w:br/>
        <w:t>kṛṣṇa-līlā vinā āra nā kare ānanda</w:t>
      </w:r>
    </w:p>
    <w:p w14:paraId="6803A4A1" w14:textId="0BAAAC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from the beginning of His childhood, Nityānanda had no happiness other than enjoying the pastimes of Lord Kṛṣṇa.</w:t>
      </w:r>
    </w:p>
    <w:p w14:paraId="6ECF9AD6" w14:textId="2D5CB5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9.96</w:t>
      </w:r>
    </w:p>
    <w:p w14:paraId="2D7408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469E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pitā-mātā-gṛha chāḍi’ sarva-śiśu-gaṇa</w:t>
      </w:r>
      <w:r w:rsidRPr="00790008">
        <w:rPr>
          <w:rStyle w:val="BookTitle"/>
          <w:rFonts w:asciiTheme="minorHAnsi" w:hAnsiTheme="minorHAnsi" w:cstheme="minorHAnsi"/>
          <w:b w:val="0"/>
          <w:bCs w:val="0"/>
          <w:color w:val="000000"/>
          <w:sz w:val="28"/>
          <w:szCs w:val="28"/>
        </w:rPr>
        <w:br/>
        <w:t>nityānanda-saṁhati vihare sarva-kṣaṇa</w:t>
      </w:r>
    </w:p>
    <w:p w14:paraId="2FBE35CA" w14:textId="7BAAD9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His friends left their parents to constantly sport in the company of Nityānanda.</w:t>
      </w:r>
    </w:p>
    <w:p w14:paraId="2F225E5A" w14:textId="65427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9.97</w:t>
      </w:r>
    </w:p>
    <w:p w14:paraId="548A5F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302246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saba śiśura pāye bahu namaskāra</w:t>
      </w:r>
      <w:r w:rsidRPr="00790008">
        <w:rPr>
          <w:rStyle w:val="BookTitle"/>
          <w:rFonts w:asciiTheme="minorHAnsi" w:hAnsiTheme="minorHAnsi" w:cstheme="minorHAnsi"/>
          <w:b w:val="0"/>
          <w:bCs w:val="0"/>
          <w:color w:val="000000"/>
          <w:sz w:val="28"/>
          <w:szCs w:val="28"/>
        </w:rPr>
        <w:br/>
        <w:t>nityānanda-saṅge yāṅ’ra e-mata vihāra</w:t>
      </w:r>
    </w:p>
    <w:p w14:paraId="4606C402" w14:textId="4E911D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repeated obeisances at the feet of those boys who enjoyed the association of Lord Nityānanda.</w:t>
      </w:r>
    </w:p>
    <w:p w14:paraId="0C9A5D1E" w14:textId="1B1267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9.98</w:t>
      </w:r>
    </w:p>
    <w:p w14:paraId="18F2F9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41D64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krīḍā kari’ nityānanda-rāya</w:t>
      </w:r>
      <w:r w:rsidRPr="00790008">
        <w:rPr>
          <w:rStyle w:val="BookTitle"/>
          <w:rFonts w:asciiTheme="minorHAnsi" w:hAnsiTheme="minorHAnsi" w:cstheme="minorHAnsi"/>
          <w:b w:val="0"/>
          <w:bCs w:val="0"/>
          <w:color w:val="000000"/>
          <w:sz w:val="28"/>
          <w:szCs w:val="28"/>
        </w:rPr>
        <w:br/>
        <w:t>śiśu haite kṛṣṇa-līlā vinā nāhi bhāya</w:t>
      </w:r>
    </w:p>
    <w:p w14:paraId="18C530A0" w14:textId="2E079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from His childhood, Nityānanda had no interest other than enacting the various pastimes of Lord Kṛṣṇa.</w:t>
      </w:r>
    </w:p>
    <w:p w14:paraId="5FE72C0F" w14:textId="57881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9.99</w:t>
      </w:r>
    </w:p>
    <w:p w14:paraId="42923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10766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līlā kebā pāre kahibāre?</w:t>
      </w:r>
      <w:r w:rsidRPr="00790008">
        <w:rPr>
          <w:rStyle w:val="BookTitle"/>
          <w:rFonts w:asciiTheme="minorHAnsi" w:hAnsiTheme="minorHAnsi" w:cstheme="minorHAnsi"/>
          <w:b w:val="0"/>
          <w:bCs w:val="0"/>
          <w:color w:val="000000"/>
          <w:sz w:val="28"/>
          <w:szCs w:val="28"/>
        </w:rPr>
        <w:br/>
        <w:t>tāṅhāna kṛpāya yena mata sphure yā’re</w:t>
      </w:r>
    </w:p>
    <w:p w14:paraId="586ECDB7" w14:textId="26A3B2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pastimes of Lord Ananta? They are only manifest to one who has received His mercy.</w:t>
      </w:r>
    </w:p>
    <w:p w14:paraId="2DD6C564" w14:textId="165C6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9.100</w:t>
      </w:r>
    </w:p>
    <w:p w14:paraId="235F53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31BB4B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dvādaśa vatsara thāki’ ghare</w:t>
      </w:r>
      <w:r w:rsidRPr="00790008">
        <w:rPr>
          <w:rStyle w:val="BookTitle"/>
          <w:rFonts w:asciiTheme="minorHAnsi" w:hAnsiTheme="minorHAnsi" w:cstheme="minorHAnsi"/>
          <w:b w:val="0"/>
          <w:bCs w:val="0"/>
          <w:color w:val="000000"/>
          <w:sz w:val="28"/>
          <w:szCs w:val="28"/>
        </w:rPr>
        <w:br/>
        <w:t>nityānanda calilena tīrtha karibāre</w:t>
      </w:r>
    </w:p>
    <w:p w14:paraId="4FC4A388" w14:textId="43E7E1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remained at home like this for twelve years. Thereafter He left for visiting the holy places.</w:t>
      </w:r>
    </w:p>
    <w:p w14:paraId="45C27757" w14:textId="0599D5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9.101</w:t>
      </w:r>
    </w:p>
    <w:p w14:paraId="506923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74C2A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tīrtha-yātrā karilena viṁśati vatsara</w:t>
      </w:r>
      <w:r w:rsidRPr="00790008">
        <w:rPr>
          <w:rStyle w:val="BookTitle"/>
          <w:rFonts w:asciiTheme="minorHAnsi" w:hAnsiTheme="minorHAnsi" w:cstheme="minorHAnsi"/>
          <w:b w:val="0"/>
          <w:bCs w:val="0"/>
          <w:color w:val="000000"/>
          <w:sz w:val="28"/>
          <w:szCs w:val="28"/>
        </w:rPr>
        <w:br/>
        <w:t>tabe śeṣe āilena caitanya-gocara</w:t>
      </w:r>
    </w:p>
    <w:p w14:paraId="62242239" w14:textId="793BD4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traveled to the holy places for the next twenty years and then finally joined the association of Lord Caitanya.</w:t>
      </w:r>
    </w:p>
    <w:p w14:paraId="1F41C2F8" w14:textId="74953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9.102-104</w:t>
      </w:r>
    </w:p>
    <w:p w14:paraId="38E16A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102-104</w:t>
      </w:r>
    </w:p>
    <w:p w14:paraId="3ACEEC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nityānanda-tīrtha-yātrā śuna ādi-khaṇḍe</w:t>
      </w:r>
      <w:r w:rsidRPr="00790008">
        <w:rPr>
          <w:rStyle w:val="BookTitle"/>
          <w:rFonts w:asciiTheme="minorHAnsi" w:hAnsiTheme="minorHAnsi" w:cstheme="minorHAnsi"/>
          <w:b w:val="0"/>
          <w:bCs w:val="0"/>
          <w:color w:val="000000"/>
          <w:sz w:val="28"/>
          <w:szCs w:val="28"/>
        </w:rPr>
        <w:br/>
        <w:t>ye-prabhure ninde duṣṭa pāpiṣṭha pāṣaṇḍe</w:t>
      </w:r>
    </w:p>
    <w:p w14:paraId="2F4DD04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ye-prabhu karilā sarva-jagat-uddhāra</w:t>
      </w:r>
      <w:r w:rsidRPr="00790008">
        <w:rPr>
          <w:rStyle w:val="BookTitle"/>
          <w:rFonts w:asciiTheme="minorHAnsi" w:hAnsiTheme="minorHAnsi" w:cstheme="minorHAnsi"/>
          <w:b w:val="0"/>
          <w:bCs w:val="0"/>
          <w:color w:val="000000"/>
          <w:sz w:val="28"/>
          <w:szCs w:val="28"/>
        </w:rPr>
        <w:br/>
        <w:t>karuṇā-samudra yāṅhā bai nāhi āra</w:t>
      </w:r>
    </w:p>
    <w:p w14:paraId="20AB24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kṛpāya jāni caitanyera tattva</w:t>
      </w:r>
      <w:r w:rsidRPr="00790008">
        <w:rPr>
          <w:rStyle w:val="BookTitle"/>
          <w:rFonts w:asciiTheme="minorHAnsi" w:hAnsiTheme="minorHAnsi" w:cstheme="minorHAnsi"/>
          <w:b w:val="0"/>
          <w:bCs w:val="0"/>
          <w:color w:val="000000"/>
          <w:sz w:val="28"/>
          <w:szCs w:val="28"/>
        </w:rPr>
        <w:br/>
        <w:t>ye prabhura dvāre vyakta caitanya-mahattva</w:t>
      </w:r>
    </w:p>
    <w:p w14:paraId="2D1AB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to this narration in the Ādi-khaṇḍa of the holy places visited by Lord Nityānanda, who only the most degraded sinful atheists would dare criticize. That Lord who delivered the entire universe is nothing but an ocean of mercy. Only by His mercy can we know the truth about Lord Caitanya. In fact, the glories of Lord Caitanya are manifested through Him.</w:t>
      </w:r>
    </w:p>
    <w:p w14:paraId="5F3EB08B" w14:textId="66FDAE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Prabhu exhibited compassion towards the fallen, averse living entities and thus delivered the entire world. Being bereft of receiving His mercy, only wicked, sinful atheists criticized Him.</w:t>
      </w:r>
    </w:p>
    <w:p w14:paraId="03079F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Śrī Nityānanda has made the truth regarding Śrī Caitanya known to the world. Without His mercy, no one is able to enter into the glories of Śrī Caitanya by independent endeavor.</w:t>
      </w:r>
    </w:p>
    <w:p w14:paraId="566ED99F" w14:textId="529C50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9.105</w:t>
      </w:r>
    </w:p>
    <w:p w14:paraId="759F7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0AD5E3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śrī-caitanya-priyatamera kathana</w:t>
      </w:r>
      <w:r w:rsidRPr="00790008">
        <w:rPr>
          <w:rStyle w:val="BookTitle"/>
          <w:rFonts w:asciiTheme="minorHAnsi" w:hAnsiTheme="minorHAnsi" w:cstheme="minorHAnsi"/>
          <w:b w:val="0"/>
          <w:bCs w:val="0"/>
          <w:color w:val="000000"/>
          <w:sz w:val="28"/>
          <w:szCs w:val="28"/>
        </w:rPr>
        <w:br/>
        <w:t>ye-mate karilā tīrtha-maṇḍalī bhramaṇa</w:t>
      </w:r>
    </w:p>
    <w:p w14:paraId="1B7E27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to topics concerning Lord Caitanya’s dearest associate visiting the various pilgrimage sites.</w:t>
      </w:r>
    </w:p>
    <w:p w14:paraId="4CAD6458" w14:textId="761B97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holy places mentioned in verses 105-151 and 194-202 that were sanctified by the touch of Nityānanda’s lotus feet, one should refer to the various commentators’ descriptions of the places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(10.78.17-20 and 10.79.9-21) that were visited by Śrī Baladeva.</w:t>
      </w:r>
    </w:p>
    <w:p w14:paraId="32EF5C76" w14:textId="242DC5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9.106</w:t>
      </w:r>
    </w:p>
    <w:p w14:paraId="23BAE2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106</w:t>
      </w:r>
    </w:p>
    <w:p w14:paraId="25CA70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calilā prabhu tīrtha-vakreśvara</w:t>
      </w:r>
      <w:r w:rsidRPr="00790008">
        <w:rPr>
          <w:rStyle w:val="BookTitle"/>
          <w:rFonts w:asciiTheme="minorHAnsi" w:hAnsiTheme="minorHAnsi" w:cstheme="minorHAnsi"/>
          <w:b w:val="0"/>
          <w:bCs w:val="0"/>
          <w:color w:val="000000"/>
          <w:sz w:val="28"/>
          <w:szCs w:val="28"/>
        </w:rPr>
        <w:br/>
        <w:t>tabe vaidyanātha-vane gelā ekeśvara</w:t>
      </w:r>
    </w:p>
    <w:p w14:paraId="72E75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went to Vakreśvara, then He went alone to Vaidyanātha.</w:t>
      </w:r>
    </w:p>
    <w:p w14:paraId="2A80DEAF" w14:textId="51C44D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means “alone” or “being devoid of other’s association.”</w:t>
      </w:r>
    </w:p>
    <w:p w14:paraId="2CEB97C6" w14:textId="16A710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9.107</w:t>
      </w:r>
    </w:p>
    <w:p w14:paraId="652A43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638F4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 giyā kāśī gelā śiva-rājadhānī</w:t>
      </w:r>
      <w:r w:rsidRPr="00790008">
        <w:rPr>
          <w:rStyle w:val="BookTitle"/>
          <w:rFonts w:asciiTheme="minorHAnsi" w:hAnsiTheme="minorHAnsi" w:cstheme="minorHAnsi"/>
          <w:b w:val="0"/>
          <w:bCs w:val="0"/>
          <w:color w:val="000000"/>
          <w:sz w:val="28"/>
          <w:szCs w:val="28"/>
        </w:rPr>
        <w:br/>
        <w:t>yaṅhi dhārā vahe gaṅgā uttara-vāhinī</w:t>
      </w:r>
    </w:p>
    <w:p w14:paraId="5686978F" w14:textId="623C16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to Gayā and then to Lord Śiva’s abode, Kāśī, where the Ganges flows towards the north.</w:t>
      </w:r>
    </w:p>
    <w:p w14:paraId="04711B26" w14:textId="76F94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9.108</w:t>
      </w:r>
    </w:p>
    <w:p w14:paraId="022B3E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6CDB4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 dekhi’ baḍa sukhī nityānanda-rāya</w:t>
      </w:r>
      <w:r w:rsidRPr="00790008">
        <w:rPr>
          <w:rStyle w:val="BookTitle"/>
          <w:rFonts w:asciiTheme="minorHAnsi" w:hAnsiTheme="minorHAnsi" w:cstheme="minorHAnsi"/>
          <w:b w:val="0"/>
          <w:bCs w:val="0"/>
          <w:color w:val="000000"/>
          <w:sz w:val="28"/>
          <w:szCs w:val="28"/>
        </w:rPr>
        <w:br/>
        <w:t>snāna kare, pāna kare, ārti nāhi yāya</w:t>
      </w:r>
    </w:p>
    <w:p w14:paraId="4FDB42FA" w14:textId="420A0E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Ganges, Lord Nityānanda was greatly pleased. He took bath and drank some water, yet His grief was not mitigated.</w:t>
      </w:r>
    </w:p>
    <w:p w14:paraId="29A551DB" w14:textId="27B91F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9.109</w:t>
      </w:r>
    </w:p>
    <w:p w14:paraId="4641FA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C50EE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prayāge karilā māgha-māse prātaḥ-snāna</w:t>
      </w:r>
      <w:r w:rsidRPr="00790008">
        <w:rPr>
          <w:rStyle w:val="BookTitle"/>
          <w:rFonts w:asciiTheme="minorHAnsi" w:hAnsiTheme="minorHAnsi" w:cstheme="minorHAnsi"/>
          <w:b w:val="0"/>
          <w:bCs w:val="0"/>
          <w:color w:val="000000"/>
          <w:sz w:val="28"/>
          <w:szCs w:val="28"/>
        </w:rPr>
        <w:br/>
        <w:t>tabe mathurāya gelā pūrva-janma-sthāna</w:t>
      </w:r>
    </w:p>
    <w:p w14:paraId="0FA9F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month of Māgha (January-February) the Lord took an early morning bath at Prayāga, then He went to Mathurā, His former birthplace.</w:t>
      </w:r>
    </w:p>
    <w:p w14:paraId="27389173" w14:textId="306437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pūrva-janma-sthāna </w:t>
      </w:r>
      <w:r w:rsidRPr="00790008">
        <w:rPr>
          <w:rStyle w:val="BookTitle"/>
          <w:rFonts w:asciiTheme="minorHAnsi" w:hAnsiTheme="minorHAnsi" w:cstheme="minorHAnsi"/>
          <w:b w:val="0"/>
          <w:bCs w:val="0"/>
          <w:color w:val="000000"/>
          <w:sz w:val="28"/>
          <w:szCs w:val="28"/>
        </w:rPr>
        <w:t>refers to the appearance place in the Dvāpara-yuga pastimes.</w:t>
      </w:r>
    </w:p>
    <w:p w14:paraId="4030B6C7" w14:textId="522C2B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9.110</w:t>
      </w:r>
    </w:p>
    <w:p w14:paraId="27E0CD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065941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yamunā-viśrāma-ghāṭe kari’ jala-keli</w:t>
      </w:r>
      <w:r w:rsidRPr="00790008">
        <w:rPr>
          <w:rStyle w:val="BookTitle"/>
          <w:rFonts w:asciiTheme="minorHAnsi" w:hAnsiTheme="minorHAnsi" w:cstheme="minorHAnsi"/>
          <w:b w:val="0"/>
          <w:bCs w:val="0"/>
          <w:color w:val="000000"/>
          <w:sz w:val="28"/>
          <w:szCs w:val="28"/>
        </w:rPr>
        <w:br/>
        <w:t>govardhana-parvate bulena kutuhalī</w:t>
      </w:r>
    </w:p>
    <w:p w14:paraId="01EBD78B" w14:textId="27E48F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sported in the waters of the Yamunā at Viśrāma-ghāṭa and thereafter went with great interest to see Govardhana.</w:t>
      </w:r>
    </w:p>
    <w:p w14:paraId="4FB89DE0" w14:textId="406A15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9.111</w:t>
      </w:r>
    </w:p>
    <w:p w14:paraId="788D84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A116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śrī-vṛndāvana-ādi yata dvādaśa vana</w:t>
      </w:r>
      <w:r w:rsidRPr="00790008">
        <w:rPr>
          <w:rStyle w:val="BookTitle"/>
          <w:rFonts w:asciiTheme="minorHAnsi" w:hAnsiTheme="minorHAnsi" w:cstheme="minorHAnsi"/>
          <w:b w:val="0"/>
          <w:bCs w:val="0"/>
          <w:color w:val="000000"/>
          <w:sz w:val="28"/>
          <w:szCs w:val="28"/>
        </w:rPr>
        <w:br/>
        <w:t>eke eke prabhu saba karena bhramaṇa</w:t>
      </w:r>
    </w:p>
    <w:p w14:paraId="2EFB5254" w14:textId="2932B9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each of the twelve forests beginning with Vṛndāvana.</w:t>
      </w:r>
    </w:p>
    <w:p w14:paraId="7A921A22" w14:textId="7AF594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9.112</w:t>
      </w:r>
    </w:p>
    <w:p w14:paraId="52017E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17B945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gokule nandera ghara-vasati dekhiyā</w:t>
      </w:r>
      <w:r w:rsidRPr="00790008">
        <w:rPr>
          <w:rStyle w:val="BookTitle"/>
          <w:rFonts w:asciiTheme="minorHAnsi" w:hAnsiTheme="minorHAnsi" w:cstheme="minorHAnsi"/>
          <w:b w:val="0"/>
          <w:bCs w:val="0"/>
          <w:color w:val="000000"/>
          <w:sz w:val="28"/>
          <w:szCs w:val="28"/>
        </w:rPr>
        <w:br/>
        <w:t>vistara rodana prabhu karilā vasiyā</w:t>
      </w:r>
    </w:p>
    <w:p w14:paraId="65E6CF52" w14:textId="28EFEF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He saw the house and courtyard of Nanda Mahārāja at Gokula, He sat down and cried profusely.</w:t>
      </w:r>
    </w:p>
    <w:p w14:paraId="62AC6D7B" w14:textId="7FC5B4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9.113</w:t>
      </w:r>
    </w:p>
    <w:p w14:paraId="0BF0E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8408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madana-gopāla namaskāri’</w:t>
      </w:r>
      <w:r w:rsidRPr="00790008">
        <w:rPr>
          <w:rStyle w:val="BookTitle"/>
          <w:rFonts w:asciiTheme="minorHAnsi" w:hAnsiTheme="minorHAnsi" w:cstheme="minorHAnsi"/>
          <w:b w:val="0"/>
          <w:bCs w:val="0"/>
          <w:color w:val="000000"/>
          <w:sz w:val="28"/>
          <w:szCs w:val="28"/>
        </w:rPr>
        <w:br/>
        <w:t>calilā hastināpura pāṇḍavera purī</w:t>
      </w:r>
    </w:p>
    <w:p w14:paraId="282266AF" w14:textId="39B9CE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offered His obeisances to Madana-gopāla and then went to Hastināpura, the abode of the Pāṇḍavas.</w:t>
      </w:r>
    </w:p>
    <w:p w14:paraId="4ACA1A85" w14:textId="6737A7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9.114</w:t>
      </w:r>
    </w:p>
    <w:p w14:paraId="46683D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4D64AB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bhakta-sthāna dekhi’ prabhu karena krandana</w:t>
      </w:r>
      <w:r w:rsidRPr="00790008">
        <w:rPr>
          <w:rStyle w:val="BookTitle"/>
          <w:rFonts w:asciiTheme="minorHAnsi" w:hAnsiTheme="minorHAnsi" w:cstheme="minorHAnsi"/>
          <w:b w:val="0"/>
          <w:bCs w:val="0"/>
          <w:color w:val="000000"/>
          <w:sz w:val="28"/>
          <w:szCs w:val="28"/>
        </w:rPr>
        <w:br/>
        <w:t>nā bujhe tairthika bhakti-śūnyera kāraṇa</w:t>
      </w:r>
    </w:p>
    <w:p w14:paraId="4C0F87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Seeing the </w:t>
      </w:r>
      <w:commentRangeStart w:id="139"/>
      <w:r w:rsidRPr="00790008">
        <w:rPr>
          <w:rStyle w:val="BookTitle"/>
          <w:rFonts w:asciiTheme="minorHAnsi" w:hAnsiTheme="minorHAnsi" w:cstheme="minorHAnsi"/>
          <w:b/>
          <w:bCs/>
          <w:color w:val="800000"/>
          <w:sz w:val="28"/>
          <w:szCs w:val="28"/>
        </w:rPr>
        <w:t xml:space="preserve">home </w:t>
      </w:r>
      <w:commentRangeEnd w:id="139"/>
      <w:r w:rsidR="00564B05">
        <w:rPr>
          <w:rStyle w:val="CommentReference"/>
          <w:b w:val="0"/>
          <w:bCs w:val="0"/>
          <w:color w:val="auto"/>
        </w:rPr>
        <w:commentReference w:id="139"/>
      </w:r>
      <w:r w:rsidRPr="00790008">
        <w:rPr>
          <w:rStyle w:val="BookTitle"/>
          <w:rFonts w:asciiTheme="minorHAnsi" w:hAnsiTheme="minorHAnsi" w:cstheme="minorHAnsi"/>
          <w:b/>
          <w:bCs/>
          <w:color w:val="800000"/>
          <w:sz w:val="28"/>
          <w:szCs w:val="28"/>
        </w:rPr>
        <w:t>of those devotees, Nityānanda began to cry. The local people, however, could not understand the Lord’s sentiments due to their lack of devotion.</w:t>
      </w:r>
    </w:p>
    <w:p w14:paraId="4D535D89" w14:textId="06AD93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tairthika </w:t>
      </w:r>
      <w:r w:rsidRPr="00790008">
        <w:rPr>
          <w:rStyle w:val="BookTitle"/>
          <w:rFonts w:asciiTheme="minorHAnsi" w:hAnsiTheme="minorHAnsi" w:cstheme="minorHAnsi"/>
          <w:b w:val="0"/>
          <w:bCs w:val="0"/>
          <w:color w:val="000000"/>
          <w:sz w:val="28"/>
          <w:szCs w:val="28"/>
        </w:rPr>
        <w:t xml:space="preserve">refers to the so-called residents of the holy places, or local people. The words </w:t>
      </w:r>
      <w:r w:rsidRPr="00790008">
        <w:rPr>
          <w:rStyle w:val="BookTitle"/>
          <w:rFonts w:asciiTheme="minorHAnsi" w:hAnsiTheme="minorHAnsi" w:cstheme="minorHAnsi"/>
          <w:b w:val="0"/>
          <w:bCs w:val="0"/>
          <w:i/>
          <w:iCs/>
          <w:color w:val="000000"/>
          <w:sz w:val="28"/>
          <w:szCs w:val="28"/>
        </w:rPr>
        <w:t>bhakti-śūnyera kāraṇa</w:t>
      </w:r>
      <w:r w:rsidRPr="00790008">
        <w:rPr>
          <w:rStyle w:val="BookTitle"/>
          <w:rFonts w:asciiTheme="minorHAnsi" w:hAnsiTheme="minorHAnsi" w:cstheme="minorHAnsi"/>
          <w:b w:val="0"/>
          <w:bCs w:val="0"/>
          <w:color w:val="000000"/>
          <w:sz w:val="28"/>
          <w:szCs w:val="28"/>
        </w:rPr>
        <w:t xml:space="preserve"> mean “due to the absence of devotion.”</w:t>
      </w:r>
    </w:p>
    <w:p w14:paraId="12383BEC" w14:textId="345E37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9.115</w:t>
      </w:r>
    </w:p>
    <w:p w14:paraId="125F76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3A429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balarāma kīrti dekhi’ hastinānagare</w:t>
      </w:r>
      <w:r w:rsidRPr="00790008">
        <w:rPr>
          <w:rStyle w:val="BookTitle"/>
          <w:rFonts w:asciiTheme="minorHAnsi" w:hAnsiTheme="minorHAnsi" w:cstheme="minorHAnsi"/>
          <w:b w:val="0"/>
          <w:bCs w:val="0"/>
          <w:color w:val="000000"/>
          <w:sz w:val="28"/>
          <w:szCs w:val="28"/>
        </w:rPr>
        <w:br/>
        <w:t>’trāhi haladhara!’ bali’ namaskāra kare</w:t>
      </w:r>
    </w:p>
    <w:p w14:paraId="55F6325E" w14:textId="2A131C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Nityānanda remembered Balarāma’s glorious activities in Hastināpura, He exclaimed, “O Haladhara, please save Me!” and then offered obeisances.</w:t>
      </w:r>
    </w:p>
    <w:p w14:paraId="60F736C2" w14:textId="22A82D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9.116</w:t>
      </w:r>
    </w:p>
    <w:p w14:paraId="06FC9E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116046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dvārakāya āilena nityānanda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samudre karilā snāna, hailā ānanda</w:t>
      </w:r>
    </w:p>
    <w:p w14:paraId="1CE85EF2" w14:textId="26F7F4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Nityānanda went to Dvārakā, where He joyfully took bath in the ocean.</w:t>
      </w:r>
    </w:p>
    <w:p w14:paraId="198F2C4E" w14:textId="32C440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9.117</w:t>
      </w:r>
    </w:p>
    <w:p w14:paraId="24A36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5C45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siddhapura gelā yathā kapilera sthāna</w:t>
      </w:r>
      <w:r w:rsidRPr="00790008">
        <w:rPr>
          <w:rStyle w:val="BookTitle"/>
          <w:rFonts w:asciiTheme="minorHAnsi" w:hAnsiTheme="minorHAnsi" w:cstheme="minorHAnsi"/>
          <w:b w:val="0"/>
          <w:bCs w:val="0"/>
          <w:color w:val="000000"/>
          <w:sz w:val="28"/>
          <w:szCs w:val="28"/>
        </w:rPr>
        <w:br/>
        <w:t>matsya-tīrthe mahotsave karilā anna-dāna</w:t>
      </w:r>
    </w:p>
    <w:p w14:paraId="32C80AE5" w14:textId="358B22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went to Siddhapura, the place of Lord Kapila. Then He went to Matsya-tīrtha, where He distributed foodstuffs at a festival.</w:t>
      </w:r>
    </w:p>
    <w:p w14:paraId="3F56C011" w14:textId="5D6AD5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9.118</w:t>
      </w:r>
    </w:p>
    <w:p w14:paraId="7E1333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645DE4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śiva-kāñcī, viṣṇu-kāñcī gelā nityānanda</w:t>
      </w:r>
      <w:r w:rsidRPr="00790008">
        <w:rPr>
          <w:rStyle w:val="BookTitle"/>
          <w:rFonts w:asciiTheme="minorHAnsi" w:hAnsiTheme="minorHAnsi" w:cstheme="minorHAnsi"/>
          <w:b w:val="0"/>
          <w:bCs w:val="0"/>
          <w:color w:val="000000"/>
          <w:sz w:val="28"/>
          <w:szCs w:val="28"/>
        </w:rPr>
        <w:br/>
        <w:t>dekhi’ hāse dui gaṇe mahā-mahā-dvandva</w:t>
      </w:r>
    </w:p>
    <w:p w14:paraId="5A5434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then visited Śiva-kāñcī and the adjoining Viṣṇu-kāñcī. He laughed when He saw the two groups of followers quarreling there.</w:t>
      </w:r>
    </w:p>
    <w:p w14:paraId="1A05B34F" w14:textId="0ACFA0B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refers to the Viṣṇu-kāñcī residents, who are Vaiṣṇavas, and the Śiva-kāñcī residents, who are devotees of Śiva, the devotee of Saṅkarṣaṇa. Due to their poor fund of knowledge, these two groups always debate over the positions of Lord Viṣṇu and Lord Śiva. In other words, after observing their fierce animosity towards each other, Śrī Nityānanda Prabhu, who is nondifferent from Mūla-Saṅkarṣaṇa Viṣṇu, began to laugh.</w:t>
      </w:r>
    </w:p>
    <w:p w14:paraId="67BC9B5D" w14:textId="7D8015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9.119</w:t>
      </w:r>
    </w:p>
    <w:p w14:paraId="49A12B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1724E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kurukṣetre pṛthūdake bindu-sarovare</w:t>
      </w:r>
      <w:r w:rsidRPr="00790008">
        <w:rPr>
          <w:rStyle w:val="BookTitle"/>
          <w:rFonts w:asciiTheme="minorHAnsi" w:hAnsiTheme="minorHAnsi" w:cstheme="minorHAnsi"/>
          <w:b w:val="0"/>
          <w:bCs w:val="0"/>
          <w:color w:val="000000"/>
          <w:sz w:val="28"/>
          <w:szCs w:val="28"/>
        </w:rPr>
        <w:br/>
        <w:t>prabhāse gelena sudarśana-tīrthabare</w:t>
      </w:r>
    </w:p>
    <w:p w14:paraId="2942599F" w14:textId="010615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Prabhu also visited Kurukṣetra, Pṛthūdaka, Bindu-sarovara, Prabhāsa, and Sudarśana-tīrtha.</w:t>
      </w:r>
    </w:p>
    <w:p w14:paraId="7174F2F0" w14:textId="34ADC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9.120</w:t>
      </w:r>
    </w:p>
    <w:p w14:paraId="2E98DA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5E6E4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trita-kūpa-mahātīrtha gelena viśālā</w:t>
      </w:r>
      <w:r w:rsidRPr="00790008">
        <w:rPr>
          <w:rStyle w:val="BookTitle"/>
          <w:rFonts w:asciiTheme="minorHAnsi" w:hAnsiTheme="minorHAnsi" w:cstheme="minorHAnsi"/>
          <w:b w:val="0"/>
          <w:bCs w:val="0"/>
          <w:color w:val="000000"/>
          <w:sz w:val="28"/>
          <w:szCs w:val="28"/>
        </w:rPr>
        <w:br/>
        <w:t>tabe brahma-tīrtha-cakra-tīrthere calilā</w:t>
      </w:r>
    </w:p>
    <w:p w14:paraId="6A1DFA31" w14:textId="793FF6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also visited the great holy place called Trita-kupa. He also went to Viśālā, Brahma-tīrtha, and Cakra-tīrtha.</w:t>
      </w:r>
    </w:p>
    <w:p w14:paraId="1B142656" w14:textId="02B36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9.121</w:t>
      </w:r>
    </w:p>
    <w:p w14:paraId="6F0F6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121</w:t>
      </w:r>
    </w:p>
    <w:p w14:paraId="524718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pratisrotā gelā yathā prācī-sarasvatī</w:t>
      </w:r>
      <w:r w:rsidRPr="00790008">
        <w:rPr>
          <w:rStyle w:val="BookTitle"/>
          <w:rFonts w:asciiTheme="minorHAnsi" w:hAnsiTheme="minorHAnsi" w:cstheme="minorHAnsi"/>
          <w:b w:val="0"/>
          <w:bCs w:val="0"/>
          <w:color w:val="000000"/>
          <w:sz w:val="28"/>
          <w:szCs w:val="28"/>
        </w:rPr>
        <w:br/>
        <w:t>naimiṣāraṇye tabe gelā mahāmati</w:t>
      </w:r>
    </w:p>
    <w:p w14:paraId="61D5F7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Pratisrotā, where the Sarasvatī River flows in the opposite direction. The most magnanimous Nityānanda then went to Naimiṣāraṇya.</w:t>
      </w:r>
    </w:p>
    <w:p w14:paraId="42782ADA" w14:textId="6B6D79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pratisrotā</w:t>
      </w:r>
      <w:r w:rsidRPr="00790008">
        <w:rPr>
          <w:rStyle w:val="BookTitle"/>
          <w:rFonts w:asciiTheme="minorHAnsi" w:hAnsiTheme="minorHAnsi" w:cstheme="minorHAnsi"/>
          <w:b w:val="0"/>
          <w:bCs w:val="0"/>
          <w:color w:val="000000"/>
          <w:sz w:val="28"/>
          <w:szCs w:val="28"/>
        </w:rPr>
        <w:t xml:space="preserve"> refers to the Sarasvatī River. In this connection one should refer to the explanations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(10.78.18) by the various commentators such as Śrīdhara Svāmī. In ordinary language the word </w:t>
      </w:r>
      <w:r w:rsidRPr="00790008">
        <w:rPr>
          <w:rStyle w:val="BookTitle"/>
          <w:rFonts w:asciiTheme="minorHAnsi" w:hAnsiTheme="minorHAnsi" w:cstheme="minorHAnsi"/>
          <w:b w:val="0"/>
          <w:bCs w:val="0"/>
          <w:i/>
          <w:iCs/>
          <w:color w:val="000000"/>
          <w:sz w:val="28"/>
          <w:szCs w:val="28"/>
        </w:rPr>
        <w:t>pratisrotā</w:t>
      </w:r>
      <w:r w:rsidRPr="00790008">
        <w:rPr>
          <w:rStyle w:val="BookTitle"/>
          <w:rFonts w:asciiTheme="minorHAnsi" w:hAnsiTheme="minorHAnsi" w:cstheme="minorHAnsi"/>
          <w:b w:val="0"/>
          <w:bCs w:val="0"/>
          <w:color w:val="000000"/>
          <w:sz w:val="28"/>
          <w:szCs w:val="28"/>
        </w:rPr>
        <w:t xml:space="preserve"> refers to a river that is flowing in the opposite direction. In other words, at Prabhāsa-kṣetra the River Sarasvatī flows west and enters into the ocean. Śrīmad Vallabhācārya, who visited various holy places of northern and western India, described Śrī Baladeva’s travel to the holy places in his </w:t>
      </w:r>
      <w:r w:rsidRPr="00790008">
        <w:rPr>
          <w:rStyle w:val="BookTitle"/>
          <w:rFonts w:asciiTheme="minorHAnsi" w:hAnsiTheme="minorHAnsi" w:cstheme="minorHAnsi"/>
          <w:b w:val="0"/>
          <w:bCs w:val="0"/>
          <w:i/>
          <w:iCs/>
          <w:color w:val="000000"/>
          <w:sz w:val="28"/>
          <w:szCs w:val="28"/>
        </w:rPr>
        <w:t>Subodhanī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(10.78.18) as follows: “Śrī Baladeva went to Prabhāsa and after taking bath and offering oblations, He departed. Śrī Baladeva took bath at Prabhāsa in the place known as Agni-kuṇḍa as well as at the confluence of the Sarasvatī River and the ocean. He went to the place known as Pratisrotā, on the bank of the Sarasvatī, where the river flows in the opposite direction.”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(11.30.6) it is clearly stated: </w:t>
      </w:r>
      <w:r w:rsidRPr="00790008">
        <w:rPr>
          <w:rStyle w:val="BookTitle"/>
          <w:rFonts w:asciiTheme="minorHAnsi" w:hAnsiTheme="minorHAnsi" w:cstheme="minorHAnsi"/>
          <w:b w:val="0"/>
          <w:bCs w:val="0"/>
          <w:i/>
          <w:iCs/>
          <w:color w:val="000000"/>
          <w:sz w:val="28"/>
          <w:szCs w:val="28"/>
        </w:rPr>
        <w:t>vayaṁ prabhāsaṁ yāsyāmo yatra pratyak sarasvatī</w:t>
      </w:r>
      <w:r w:rsidRPr="00790008">
        <w:rPr>
          <w:rStyle w:val="BookTitle"/>
          <w:rFonts w:asciiTheme="minorHAnsi" w:hAnsiTheme="minorHAnsi" w:cstheme="minorHAnsi"/>
          <w:b w:val="0"/>
          <w:bCs w:val="0"/>
          <w:color w:val="000000"/>
          <w:sz w:val="28"/>
          <w:szCs w:val="28"/>
        </w:rPr>
        <w:t xml:space="preserve">—“We shall go to Prabhāsa-kṣetra, where the river Sarasvatī flows west.” According to Śrīdhara Svāmī’s commentary, the word </w:t>
      </w:r>
      <w:r w:rsidRPr="00790008">
        <w:rPr>
          <w:rStyle w:val="BookTitle"/>
          <w:rFonts w:asciiTheme="minorHAnsi" w:hAnsiTheme="minorHAnsi" w:cstheme="minorHAnsi"/>
          <w:b w:val="0"/>
          <w:bCs w:val="0"/>
          <w:i/>
          <w:iCs/>
          <w:color w:val="000000"/>
          <w:sz w:val="28"/>
          <w:szCs w:val="28"/>
        </w:rPr>
        <w:t>pratyak</w:t>
      </w:r>
      <w:r w:rsidRPr="00790008">
        <w:rPr>
          <w:rStyle w:val="BookTitle"/>
          <w:rFonts w:asciiTheme="minorHAnsi" w:hAnsiTheme="minorHAnsi" w:cstheme="minorHAnsi"/>
          <w:b w:val="0"/>
          <w:bCs w:val="0"/>
          <w:color w:val="000000"/>
          <w:sz w:val="28"/>
          <w:szCs w:val="28"/>
        </w:rPr>
        <w:t xml:space="preserve"> means “flowing towards the west,” and according to the </w:t>
      </w:r>
      <w:r w:rsidRPr="00790008">
        <w:rPr>
          <w:rStyle w:val="BookTitle"/>
          <w:rFonts w:asciiTheme="minorHAnsi" w:hAnsiTheme="minorHAnsi" w:cstheme="minorHAnsi"/>
          <w:b w:val="0"/>
          <w:bCs w:val="0"/>
          <w:i/>
          <w:iCs/>
          <w:color w:val="000000"/>
          <w:sz w:val="28"/>
          <w:szCs w:val="28"/>
        </w:rPr>
        <w:t xml:space="preserve">Bhāgavata-candra-candrikā </w:t>
      </w:r>
      <w:r w:rsidRPr="00790008">
        <w:rPr>
          <w:rStyle w:val="BookTitle"/>
          <w:rFonts w:asciiTheme="minorHAnsi" w:hAnsiTheme="minorHAnsi" w:cstheme="minorHAnsi"/>
          <w:b w:val="0"/>
          <w:bCs w:val="0"/>
          <w:color w:val="000000"/>
          <w:sz w:val="28"/>
          <w:szCs w:val="28"/>
        </w:rPr>
        <w:t>of Śrī Vīrarāghava Ācārya: “We shall go to the place known as Prabhāsa, where the Sarasvatī River flows in the opposite direction and enters into the ocean.”</w:t>
      </w:r>
    </w:p>
    <w:p w14:paraId="1710B521" w14:textId="53AF9E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9.122</w:t>
      </w:r>
    </w:p>
    <w:p w14:paraId="770174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59483E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nityānanda ayodhyā-nagara</w:t>
      </w:r>
      <w:r w:rsidRPr="00790008">
        <w:rPr>
          <w:rStyle w:val="BookTitle"/>
          <w:rFonts w:asciiTheme="minorHAnsi" w:hAnsiTheme="minorHAnsi" w:cstheme="minorHAnsi"/>
          <w:b w:val="0"/>
          <w:bCs w:val="0"/>
          <w:color w:val="000000"/>
          <w:sz w:val="28"/>
          <w:szCs w:val="28"/>
        </w:rPr>
        <w:br/>
        <w:t>rāma-janma-bhumi dekhi’ kāndilā vistara</w:t>
      </w:r>
    </w:p>
    <w:p w14:paraId="42981A99" w14:textId="0C84AF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visited the city of Ayodhyā, where He cried upon seeing the birthplace of Lord Rāma.</w:t>
      </w:r>
    </w:p>
    <w:p w14:paraId="6041317A" w14:textId="27F4D0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9.123</w:t>
      </w:r>
    </w:p>
    <w:p w14:paraId="40140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7A85C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guhaka-caṇḍāla-rājya yathā</w:t>
      </w:r>
      <w:r w:rsidRPr="00790008">
        <w:rPr>
          <w:rStyle w:val="BookTitle"/>
          <w:rFonts w:asciiTheme="minorHAnsi" w:hAnsiTheme="minorHAnsi" w:cstheme="minorHAnsi"/>
          <w:b w:val="0"/>
          <w:bCs w:val="0"/>
          <w:color w:val="000000"/>
          <w:sz w:val="28"/>
          <w:szCs w:val="28"/>
        </w:rPr>
        <w:br/>
        <w:t>mahā-mūrchā nityānanda pāilena tathā</w:t>
      </w:r>
    </w:p>
    <w:p w14:paraId="389576C2" w14:textId="439B4B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Nityānanda then visited the caṇḍāla Guhaka’s kingdom, where He fell </w:t>
      </w:r>
      <w:r w:rsidRPr="00790008">
        <w:rPr>
          <w:rStyle w:val="BookTitle"/>
          <w:rFonts w:asciiTheme="minorHAnsi" w:hAnsiTheme="minorHAnsi" w:cstheme="minorHAnsi"/>
          <w:b/>
          <w:bCs/>
          <w:color w:val="800000"/>
          <w:sz w:val="28"/>
          <w:szCs w:val="28"/>
        </w:rPr>
        <w:lastRenderedPageBreak/>
        <w:t>unconscious.</w:t>
      </w:r>
    </w:p>
    <w:p w14:paraId="58F9B9E8" w14:textId="492A7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9.124</w:t>
      </w:r>
    </w:p>
    <w:p w14:paraId="7F5DD3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30FCA1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guhaka-caṇḍāla mātra haila smaraṇa</w:t>
      </w:r>
      <w:r w:rsidRPr="00790008">
        <w:rPr>
          <w:rStyle w:val="BookTitle"/>
          <w:rFonts w:asciiTheme="minorHAnsi" w:hAnsiTheme="minorHAnsi" w:cstheme="minorHAnsi"/>
          <w:b w:val="0"/>
          <w:bCs w:val="0"/>
          <w:color w:val="000000"/>
          <w:sz w:val="28"/>
          <w:szCs w:val="28"/>
        </w:rPr>
        <w:br/>
        <w:t>tina-dina āchilā ānande acetana</w:t>
      </w:r>
    </w:p>
    <w:p w14:paraId="23B693C3" w14:textId="50E309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by remembering the activities of the caṇḍāla Guhaka, Nityānanda lost consciousness in ecstasy for three days.</w:t>
      </w:r>
    </w:p>
    <w:p w14:paraId="2E4F556A" w14:textId="35EE75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9.125</w:t>
      </w:r>
    </w:p>
    <w:p w14:paraId="348C98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78EE96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 vane āchilā ṭhākura rāmacandra</w:t>
      </w:r>
      <w:r w:rsidRPr="00790008">
        <w:rPr>
          <w:rStyle w:val="BookTitle"/>
          <w:rFonts w:asciiTheme="minorHAnsi" w:hAnsiTheme="minorHAnsi" w:cstheme="minorHAnsi"/>
          <w:b w:val="0"/>
          <w:bCs w:val="0"/>
          <w:color w:val="000000"/>
          <w:sz w:val="28"/>
          <w:szCs w:val="28"/>
        </w:rPr>
        <w:br/>
        <w:t>dekhiyā virahe gaḍi yāya nityānanda</w:t>
      </w:r>
    </w:p>
    <w:p w14:paraId="3DD47929" w14:textId="66BCED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forests where Lord Rāmacandra had resided, Nityānanda rolled on the ground in separation.</w:t>
      </w:r>
    </w:p>
    <w:p w14:paraId="1B38E460" w14:textId="0957CD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9.126</w:t>
      </w:r>
    </w:p>
    <w:p w14:paraId="709DFF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D89DB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sarayū kauśikī kari snāna</w:t>
      </w:r>
      <w:r w:rsidRPr="00790008">
        <w:rPr>
          <w:rStyle w:val="BookTitle"/>
          <w:rFonts w:asciiTheme="minorHAnsi" w:hAnsiTheme="minorHAnsi" w:cstheme="minorHAnsi"/>
          <w:b w:val="0"/>
          <w:bCs w:val="0"/>
          <w:color w:val="000000"/>
          <w:sz w:val="28"/>
          <w:szCs w:val="28"/>
        </w:rPr>
        <w:br/>
        <w:t>tabe gelā paulasta-āśrama puṇya-sthāna</w:t>
      </w:r>
    </w:p>
    <w:p w14:paraId="6A97789C" w14:textId="7406A23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took bath in the Sarayū and Kauśikī Rivers. Then He went to the āśrama of Pulastya Ṛṣi.</w:t>
      </w:r>
    </w:p>
    <w:p w14:paraId="4FFAF62D" w14:textId="3F359E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9.127</w:t>
      </w:r>
    </w:p>
    <w:p w14:paraId="69C2FF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F7EB8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gomatī, gaṇḍakī, śoṇa-tīrthe snāna kari’</w:t>
      </w:r>
      <w:r w:rsidRPr="00790008">
        <w:rPr>
          <w:rStyle w:val="BookTitle"/>
          <w:rFonts w:asciiTheme="minorHAnsi" w:hAnsiTheme="minorHAnsi" w:cstheme="minorHAnsi"/>
          <w:b w:val="0"/>
          <w:bCs w:val="0"/>
          <w:color w:val="000000"/>
          <w:sz w:val="28"/>
          <w:szCs w:val="28"/>
        </w:rPr>
        <w:br/>
        <w:t>tabe gelā mahendra-parvata-cūḍopari</w:t>
      </w:r>
    </w:p>
    <w:p w14:paraId="03BD544B" w14:textId="6CC1BD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took bath in the Gomatī, Gaṇḍakī, and Śoṇa Rivers. Then He climbed to the top of Mahendra Mountain.</w:t>
      </w:r>
    </w:p>
    <w:p w14:paraId="115773C0" w14:textId="4EC49D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9.128</w:t>
      </w:r>
    </w:p>
    <w:p w14:paraId="630050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81332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paraśurāmere tathā kari’ namaskāra</w:t>
      </w:r>
      <w:r w:rsidRPr="00790008">
        <w:rPr>
          <w:rStyle w:val="BookTitle"/>
          <w:rFonts w:asciiTheme="minorHAnsi" w:hAnsiTheme="minorHAnsi" w:cstheme="minorHAnsi"/>
          <w:b w:val="0"/>
          <w:bCs w:val="0"/>
          <w:color w:val="000000"/>
          <w:sz w:val="28"/>
          <w:szCs w:val="28"/>
        </w:rPr>
        <w:br/>
        <w:t>tabe gelā gaṅgā-janma-bhūmi haridvāra</w:t>
      </w:r>
    </w:p>
    <w:p w14:paraId="6E2618EF" w14:textId="1B8352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He offered obeisances to Paraśurāma. Nityānanda also visited Haridvāra, the source of the Ganges.</w:t>
      </w:r>
    </w:p>
    <w:p w14:paraId="46977A7E" w14:textId="5F31C3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9.129</w:t>
      </w:r>
    </w:p>
    <w:p w14:paraId="3C42FC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B71DB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pampā, bhīmarathī gelā sapta-godāvarī</w:t>
      </w:r>
      <w:r w:rsidRPr="00790008">
        <w:rPr>
          <w:rStyle w:val="BookTitle"/>
          <w:rFonts w:asciiTheme="minorHAnsi" w:hAnsiTheme="minorHAnsi" w:cstheme="minorHAnsi"/>
          <w:b w:val="0"/>
          <w:bCs w:val="0"/>
          <w:color w:val="000000"/>
          <w:sz w:val="28"/>
          <w:szCs w:val="28"/>
        </w:rPr>
        <w:br/>
        <w:t>veṇvā-tīrtha, vipāśāya majjana ācari’</w:t>
      </w:r>
    </w:p>
    <w:p w14:paraId="03F6191C" w14:textId="33930D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took bath in the Pampā, Bhīmarathī, Godāvarī, Veṇvā, and Vipāśā Rivers.</w:t>
      </w:r>
    </w:p>
    <w:p w14:paraId="132DF7E1" w14:textId="6B19A9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9.130</w:t>
      </w:r>
    </w:p>
    <w:p w14:paraId="658B28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636CDDB" w14:textId="02E112BF" w:rsidR="003042B1" w:rsidRPr="00790008" w:rsidRDefault="00564B05" w:rsidP="00FB48CC">
      <w:pPr>
        <w:pStyle w:val="Verse"/>
        <w:spacing w:before="0" w:after="86"/>
        <w:rPr>
          <w:rStyle w:val="BookTitle"/>
          <w:rFonts w:asciiTheme="minorHAnsi" w:hAnsiTheme="minorHAnsi" w:cstheme="minorHAnsi"/>
          <w:b w:val="0"/>
          <w:bCs w:val="0"/>
          <w:color w:val="000000"/>
          <w:sz w:val="28"/>
          <w:szCs w:val="28"/>
        </w:rPr>
      </w:pPr>
      <w:ins w:id="140" w:author="your servant" w:date="2020-08-19T08:54:00Z">
        <w:r>
          <w:rPr>
            <w:rStyle w:val="BookTitle"/>
            <w:rFonts w:asciiTheme="minorHAnsi" w:hAnsiTheme="minorHAnsi" w:cstheme="minorHAnsi"/>
            <w:b w:val="0"/>
            <w:bCs w:val="0"/>
            <w:color w:val="000000"/>
            <w:sz w:val="28"/>
            <w:szCs w:val="28"/>
          </w:rPr>
          <w:t>k</w:t>
        </w:r>
      </w:ins>
      <w:r w:rsidR="00594D06" w:rsidRPr="00790008">
        <w:rPr>
          <w:rStyle w:val="BookTitle"/>
          <w:rFonts w:asciiTheme="minorHAnsi" w:hAnsiTheme="minorHAnsi" w:cstheme="minorHAnsi"/>
          <w:b w:val="0"/>
          <w:bCs w:val="0"/>
          <w:color w:val="000000"/>
          <w:sz w:val="28"/>
          <w:szCs w:val="28"/>
        </w:rPr>
        <w:t>ārttika dekhiyā nityānanda mahāmati</w:t>
      </w:r>
      <w:r w:rsidR="00594D06" w:rsidRPr="00790008">
        <w:rPr>
          <w:rStyle w:val="BookTitle"/>
          <w:rFonts w:asciiTheme="minorHAnsi" w:hAnsiTheme="minorHAnsi" w:cstheme="minorHAnsi"/>
          <w:b w:val="0"/>
          <w:bCs w:val="0"/>
          <w:color w:val="000000"/>
          <w:sz w:val="28"/>
          <w:szCs w:val="28"/>
        </w:rPr>
        <w:br/>
        <w:t>śrī-parvata gelā yathā maheśa-pārvatī</w:t>
      </w:r>
    </w:p>
    <w:p w14:paraId="0B379992" w14:textId="49F4FA6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Kārtikeya at Madurai, the most intelligent Nityānanda went to Śrī-śaila, the abode of Śiva and Pārvatī.</w:t>
      </w:r>
    </w:p>
    <w:p w14:paraId="6F0B3D25" w14:textId="75B98E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9.131</w:t>
      </w:r>
    </w:p>
    <w:p w14:paraId="1D359C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5C556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brāhmaṇa-brāhmaṇī-rūpe maheśa-pārvatī</w:t>
      </w:r>
      <w:r w:rsidRPr="00790008">
        <w:rPr>
          <w:rStyle w:val="BookTitle"/>
          <w:rFonts w:asciiTheme="minorHAnsi" w:hAnsiTheme="minorHAnsi" w:cstheme="minorHAnsi"/>
          <w:b w:val="0"/>
          <w:bCs w:val="0"/>
          <w:color w:val="000000"/>
          <w:sz w:val="28"/>
          <w:szCs w:val="28"/>
        </w:rPr>
        <w:br/>
        <w:t>sei śrī-parvate doṅhe karena vasati</w:t>
      </w:r>
    </w:p>
    <w:p w14:paraId="6141BA23" w14:textId="0F842A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Śiva and Pārvatī reside on this mountain in the form of a brāhmaṇa couple.</w:t>
      </w:r>
    </w:p>
    <w:p w14:paraId="318ECDB3" w14:textId="7557D5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9.132</w:t>
      </w:r>
    </w:p>
    <w:p w14:paraId="4E7615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29841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nija-iṣṭa-deva cinilena dui-jana</w:t>
      </w:r>
      <w:r w:rsidRPr="00790008">
        <w:rPr>
          <w:rStyle w:val="BookTitle"/>
          <w:rFonts w:asciiTheme="minorHAnsi" w:hAnsiTheme="minorHAnsi" w:cstheme="minorHAnsi"/>
          <w:b w:val="0"/>
          <w:bCs w:val="0"/>
          <w:color w:val="000000"/>
          <w:sz w:val="28"/>
          <w:szCs w:val="28"/>
        </w:rPr>
        <w:br/>
        <w:t>avadhūta-rūpe kare tīrtha-paryaṭana</w:t>
      </w:r>
    </w:p>
    <w:p w14:paraId="7E5B6CEF" w14:textId="5302B2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Nityānanda’s arrival there, they understood that their worshipable Lord was wandering on pilgrimage as a mendicant.</w:t>
      </w:r>
    </w:p>
    <w:p w14:paraId="146EFBDF" w14:textId="290E1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9.133</w:t>
      </w:r>
    </w:p>
    <w:p w14:paraId="00C154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7E8F2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parama-santoṣa doṅhe atithi dekhiyā</w:t>
      </w:r>
      <w:r w:rsidRPr="00790008">
        <w:rPr>
          <w:rStyle w:val="BookTitle"/>
          <w:rFonts w:asciiTheme="minorHAnsi" w:hAnsiTheme="minorHAnsi" w:cstheme="minorHAnsi"/>
          <w:b w:val="0"/>
          <w:bCs w:val="0"/>
          <w:color w:val="000000"/>
          <w:sz w:val="28"/>
          <w:szCs w:val="28"/>
        </w:rPr>
        <w:br/>
        <w:t>pāka karilena devī haraṣita haiyā</w:t>
      </w:r>
    </w:p>
    <w:p w14:paraId="6253C6D1" w14:textId="4A9CAE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most satisfied to receive such a guest, and Pārvatī happily cooked for the Lord.</w:t>
      </w:r>
    </w:p>
    <w:p w14:paraId="42FF39D6" w14:textId="0F70A0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9.134</w:t>
      </w:r>
    </w:p>
    <w:p w14:paraId="545A8E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4EC953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parama-ādare bhikṣā dilena prabhure</w:t>
      </w:r>
      <w:r w:rsidRPr="00790008">
        <w:rPr>
          <w:rStyle w:val="BookTitle"/>
          <w:rFonts w:asciiTheme="minorHAnsi" w:hAnsiTheme="minorHAnsi" w:cstheme="minorHAnsi"/>
          <w:b w:val="0"/>
          <w:bCs w:val="0"/>
          <w:color w:val="000000"/>
          <w:sz w:val="28"/>
          <w:szCs w:val="28"/>
        </w:rPr>
        <w:br/>
        <w:t>hāsi’ nityānanda doṅhe kare namaskāre</w:t>
      </w:r>
    </w:p>
    <w:p w14:paraId="055E45A6" w14:textId="3E9E0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fed the Lord with great affection, and Nityānanda smiled and offered them His respects.</w:t>
      </w:r>
    </w:p>
    <w:p w14:paraId="0CA29B6B" w14:textId="3B4B03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9.135</w:t>
      </w:r>
    </w:p>
    <w:p w14:paraId="55310E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135</w:t>
      </w:r>
    </w:p>
    <w:p w14:paraId="256161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antara-kathā haila, kṛṣṇa se jānena</w:t>
      </w:r>
      <w:r w:rsidRPr="00790008">
        <w:rPr>
          <w:rStyle w:val="BookTitle"/>
          <w:rFonts w:asciiTheme="minorHAnsi" w:hAnsiTheme="minorHAnsi" w:cstheme="minorHAnsi"/>
          <w:b w:val="0"/>
          <w:bCs w:val="0"/>
          <w:color w:val="000000"/>
          <w:sz w:val="28"/>
          <w:szCs w:val="28"/>
        </w:rPr>
        <w:br/>
        <w:t>tabe nityānanda-prabhu drāviḍe gelena</w:t>
      </w:r>
    </w:p>
    <w:p w14:paraId="61E024DA" w14:textId="1CA29C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Kṛṣṇa knows what they confidentially discussed. Then the Lord continued His journey to Draviḍa, or South India.</w:t>
      </w:r>
    </w:p>
    <w:p w14:paraId="6EF2B6DA" w14:textId="53268E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9.136</w:t>
      </w:r>
    </w:p>
    <w:p w14:paraId="705DCC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0F1066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vyeṅkaṭa-nātha kāmakoṣṭhī-purī</w:t>
      </w:r>
      <w:r w:rsidRPr="00790008">
        <w:rPr>
          <w:rStyle w:val="BookTitle"/>
          <w:rFonts w:asciiTheme="minorHAnsi" w:hAnsiTheme="minorHAnsi" w:cstheme="minorHAnsi"/>
          <w:b w:val="0"/>
          <w:bCs w:val="0"/>
          <w:color w:val="000000"/>
          <w:sz w:val="28"/>
          <w:szCs w:val="28"/>
        </w:rPr>
        <w:br/>
        <w:t>kāñcī giyā saridvarā gelena kāverī</w:t>
      </w:r>
    </w:p>
    <w:p w14:paraId="2ED095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Veṅkaṭanātha, Kāmakoṣṭhī Purī, Kāñcī, and the Kāverī, the best of rivers.</w:t>
      </w:r>
    </w:p>
    <w:p w14:paraId="291757CE" w14:textId="68876F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saridvarā</w:t>
      </w:r>
      <w:r w:rsidRPr="00790008">
        <w:rPr>
          <w:rStyle w:val="BookTitle"/>
          <w:rFonts w:asciiTheme="minorHAnsi" w:hAnsiTheme="minorHAnsi" w:cstheme="minorHAnsi"/>
          <w:b w:val="0"/>
          <w:bCs w:val="0"/>
          <w:color w:val="000000"/>
          <w:sz w:val="28"/>
          <w:szCs w:val="28"/>
        </w:rPr>
        <w:t xml:space="preserve"> is an adjective for the Kāverī River.</w:t>
      </w:r>
    </w:p>
    <w:p w14:paraId="7F9030E8" w14:textId="2B57C7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9.137</w:t>
      </w:r>
    </w:p>
    <w:p w14:paraId="59B121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138641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śrī-raṅganāthera puṇya-sthāna</w:t>
      </w:r>
      <w:r w:rsidRPr="00790008">
        <w:rPr>
          <w:rStyle w:val="BookTitle"/>
          <w:rFonts w:asciiTheme="minorHAnsi" w:hAnsiTheme="minorHAnsi" w:cstheme="minorHAnsi"/>
          <w:b w:val="0"/>
          <w:bCs w:val="0"/>
          <w:color w:val="000000"/>
          <w:sz w:val="28"/>
          <w:szCs w:val="28"/>
        </w:rPr>
        <w:br/>
        <w:t>tabe karilena hari-kṣetrere payāna</w:t>
      </w:r>
    </w:p>
    <w:p w14:paraId="33F9B2A8" w14:textId="032DEA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visited the sacred place of Śrī Raṅganātha, and thereafter He went to Hari-kṣetra.</w:t>
      </w:r>
    </w:p>
    <w:p w14:paraId="0D4793BA" w14:textId="35E111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9.138</w:t>
      </w:r>
    </w:p>
    <w:p w14:paraId="0DFAFE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4051AE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ṛṣabha-parvate gelā dakṣiṇa-mathurā</w:t>
      </w:r>
      <w:r w:rsidRPr="00790008">
        <w:rPr>
          <w:rStyle w:val="BookTitle"/>
          <w:rFonts w:asciiTheme="minorHAnsi" w:hAnsiTheme="minorHAnsi" w:cstheme="minorHAnsi"/>
          <w:b w:val="0"/>
          <w:bCs w:val="0"/>
          <w:color w:val="000000"/>
          <w:sz w:val="28"/>
          <w:szCs w:val="28"/>
        </w:rPr>
        <w:br/>
        <w:t>kṛtamālā, tāmraparṇī, yamunā uttarā</w:t>
      </w:r>
    </w:p>
    <w:p w14:paraId="30FE2B4B" w14:textId="208C4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the Ṛṣabha Mountain, Madurai, and the Kṛtamālā, Tāmraparṇī, and Uttara Yamunā Rivers.</w:t>
      </w:r>
    </w:p>
    <w:p w14:paraId="21CFACB9" w14:textId="37C98F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9.139</w:t>
      </w:r>
    </w:p>
    <w:p w14:paraId="3721E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342E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malaya-parvata gelā agastya-ālaye</w:t>
      </w:r>
      <w:r w:rsidRPr="00790008">
        <w:rPr>
          <w:rStyle w:val="BookTitle"/>
          <w:rFonts w:asciiTheme="minorHAnsi" w:hAnsiTheme="minorHAnsi" w:cstheme="minorHAnsi"/>
          <w:b w:val="0"/>
          <w:bCs w:val="0"/>
          <w:color w:val="000000"/>
          <w:sz w:val="28"/>
          <w:szCs w:val="28"/>
        </w:rPr>
        <w:br/>
        <w:t>tāhārā o hṛṣṭa hailā dekhi’ mahāśaye</w:t>
      </w:r>
    </w:p>
    <w:p w14:paraId="6E61A788" w14:textId="18B001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Prabhu visited the āśrama of Agastya Ṛṣi in the Malaya Hills. The residents there were all jubilant to see the Lord.</w:t>
      </w:r>
    </w:p>
    <w:p w14:paraId="33650411" w14:textId="5F49EC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9.140</w:t>
      </w:r>
    </w:p>
    <w:p w14:paraId="4559D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54B8B3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atithi hailā nityānanda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badarikāśrame gelā parama-ānanda</w:t>
      </w:r>
    </w:p>
    <w:p w14:paraId="4F12C632" w14:textId="29664D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stayed as a guest in their āśrama and then departed in great ecstasy for Badrikāśrama.</w:t>
      </w:r>
    </w:p>
    <w:p w14:paraId="1E4A3D9D" w14:textId="62371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9.141</w:t>
      </w:r>
    </w:p>
    <w:p w14:paraId="212A74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67A786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nara-nārāyaṇera āśrame</w:t>
      </w:r>
      <w:r w:rsidRPr="00790008">
        <w:rPr>
          <w:rStyle w:val="BookTitle"/>
          <w:rFonts w:asciiTheme="minorHAnsi" w:hAnsiTheme="minorHAnsi" w:cstheme="minorHAnsi"/>
          <w:b w:val="0"/>
          <w:bCs w:val="0"/>
          <w:color w:val="000000"/>
          <w:sz w:val="28"/>
          <w:szCs w:val="28"/>
        </w:rPr>
        <w:br/>
        <w:t>āchilena nityānanda parama-nirjane</w:t>
      </w:r>
    </w:p>
    <w:p w14:paraId="2F63A330" w14:textId="4CDA24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resided in seclusion for some days in the āśrama of Nara-Nārāyaṇa Ṛṣis.</w:t>
      </w:r>
    </w:p>
    <w:p w14:paraId="1C783A69" w14:textId="3C871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9.142</w:t>
      </w:r>
    </w:p>
    <w:p w14:paraId="4B659D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04AC3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vyāsera ālaye</w:t>
      </w:r>
      <w:r w:rsidRPr="00790008">
        <w:rPr>
          <w:rStyle w:val="BookTitle"/>
          <w:rFonts w:asciiTheme="minorHAnsi" w:hAnsiTheme="minorHAnsi" w:cstheme="minorHAnsi"/>
          <w:b w:val="0"/>
          <w:bCs w:val="0"/>
          <w:color w:val="000000"/>
          <w:sz w:val="28"/>
          <w:szCs w:val="28"/>
        </w:rPr>
        <w:br/>
        <w:t>vyāsa cinilena balarāma mahāśaye</w:t>
      </w:r>
    </w:p>
    <w:p w14:paraId="1D94A5EC" w14:textId="20E4CD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went to the āśrama of Śrīla Vyāsadeva, who recognized that Nityānanda was Balarāma Himself.</w:t>
      </w:r>
    </w:p>
    <w:p w14:paraId="6AAE03B5" w14:textId="293EE9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9.143</w:t>
      </w:r>
    </w:p>
    <w:p w14:paraId="30D120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F3D89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 haiyā vyāsa ātithya karilā</w:t>
      </w:r>
      <w:r w:rsidRPr="00790008">
        <w:rPr>
          <w:rStyle w:val="BookTitle"/>
          <w:rFonts w:asciiTheme="minorHAnsi" w:hAnsiTheme="minorHAnsi" w:cstheme="minorHAnsi"/>
          <w:b w:val="0"/>
          <w:bCs w:val="0"/>
          <w:color w:val="000000"/>
          <w:sz w:val="28"/>
          <w:szCs w:val="28"/>
        </w:rPr>
        <w:br/>
        <w:t>prabhu o vyāsere daṇḍa-praṇata hailā</w:t>
      </w:r>
    </w:p>
    <w:p w14:paraId="3198AA2A" w14:textId="5CBBE4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Vyāsadeva personally received Nityānanda as a guest, and the Lord offered His obeisances to Śrīla Vyāsadeva.</w:t>
      </w:r>
    </w:p>
    <w:p w14:paraId="48C4E333" w14:textId="6FEB9A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9.144</w:t>
      </w:r>
    </w:p>
    <w:p w14:paraId="444D02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FE31C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bauddhera bhavana</w:t>
      </w:r>
      <w:r w:rsidRPr="00790008">
        <w:rPr>
          <w:rStyle w:val="BookTitle"/>
          <w:rFonts w:asciiTheme="minorHAnsi" w:hAnsiTheme="minorHAnsi" w:cstheme="minorHAnsi"/>
          <w:b w:val="0"/>
          <w:bCs w:val="0"/>
          <w:color w:val="000000"/>
          <w:sz w:val="28"/>
          <w:szCs w:val="28"/>
        </w:rPr>
        <w:br/>
        <w:t>dekhilena prabhu,—vasi’ āche bauddha-gaṇa</w:t>
      </w:r>
    </w:p>
    <w:p w14:paraId="310449EC" w14:textId="66DCCE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then visited the residence of the Buddhists. When He arrived there, He saw they were all sitting together.</w:t>
      </w:r>
    </w:p>
    <w:p w14:paraId="0C94AC05" w14:textId="2C8124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9.145-146</w:t>
      </w:r>
    </w:p>
    <w:p w14:paraId="3E97E1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145-146</w:t>
      </w:r>
    </w:p>
    <w:p w14:paraId="63B8B9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jijñāsena prabhu, keha uttara nā kare</w:t>
      </w:r>
      <w:r w:rsidRPr="00790008">
        <w:rPr>
          <w:rStyle w:val="BookTitle"/>
          <w:rFonts w:asciiTheme="minorHAnsi" w:hAnsiTheme="minorHAnsi" w:cstheme="minorHAnsi"/>
          <w:b w:val="0"/>
          <w:bCs w:val="0"/>
          <w:color w:val="000000"/>
          <w:sz w:val="28"/>
          <w:szCs w:val="28"/>
        </w:rPr>
        <w:br/>
        <w:t>kruddha hai’ prabhu lāthi mārilena śire</w:t>
      </w:r>
    </w:p>
    <w:p w14:paraId="2902F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palāila bauddha-gaṇa hāsiyā hāsiyā</w:t>
      </w:r>
      <w:r w:rsidRPr="00790008">
        <w:rPr>
          <w:rStyle w:val="BookTitle"/>
          <w:rFonts w:asciiTheme="minorHAnsi" w:hAnsiTheme="minorHAnsi" w:cstheme="minorHAnsi"/>
          <w:b w:val="0"/>
          <w:bCs w:val="0"/>
          <w:color w:val="000000"/>
          <w:sz w:val="28"/>
          <w:szCs w:val="28"/>
        </w:rPr>
        <w:br/>
        <w:t>vane bhrame’ nityānanda nirbhaya haiyā</w:t>
      </w:r>
    </w:p>
    <w:p w14:paraId="3C2CBAC6" w14:textId="06C405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asked a question, but no one replied. Becoming angry at them, the Lord kicked them in the head, but they all simply smiled and ran away. Nityānanda thus fearlessly continued His travels through the forest.</w:t>
      </w:r>
    </w:p>
    <w:p w14:paraId="1B060078" w14:textId="0B858B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9.147</w:t>
      </w:r>
    </w:p>
    <w:p w14:paraId="504CBA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2A2E91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āilena kanyakā-nagara</w:t>
      </w:r>
      <w:r w:rsidRPr="00790008">
        <w:rPr>
          <w:rStyle w:val="BookTitle"/>
          <w:rFonts w:asciiTheme="minorHAnsi" w:hAnsiTheme="minorHAnsi" w:cstheme="minorHAnsi"/>
          <w:b w:val="0"/>
          <w:bCs w:val="0"/>
          <w:color w:val="000000"/>
          <w:sz w:val="28"/>
          <w:szCs w:val="28"/>
        </w:rPr>
        <w:br/>
        <w:t>durgādevī dekhi’ gelā dakṣiṇa-sāgara</w:t>
      </w:r>
    </w:p>
    <w:p w14:paraId="699855C5" w14:textId="7110BC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eventually arrived in Kanyā-kumārī. After seeing Durgā there, He went to see the southern ocean.</w:t>
      </w:r>
    </w:p>
    <w:p w14:paraId="141F5A7C" w14:textId="537ACF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9.148</w:t>
      </w:r>
    </w:p>
    <w:p w14:paraId="11DEFA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E3770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śrī-anantapure</w:t>
      </w:r>
      <w:r w:rsidRPr="00790008">
        <w:rPr>
          <w:rStyle w:val="BookTitle"/>
          <w:rFonts w:asciiTheme="minorHAnsi" w:hAnsiTheme="minorHAnsi" w:cstheme="minorHAnsi"/>
          <w:b w:val="0"/>
          <w:bCs w:val="0"/>
          <w:color w:val="000000"/>
          <w:sz w:val="28"/>
          <w:szCs w:val="28"/>
        </w:rPr>
        <w:br/>
        <w:t>tabe gelā pañca-apsarāra sarovare</w:t>
      </w:r>
    </w:p>
    <w:p w14:paraId="24668004" w14:textId="579084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then went to Anantapura, and after that He went to Pañcāpsarā-kuṇḍa.</w:t>
      </w:r>
    </w:p>
    <w:p w14:paraId="0B49E8BB" w14:textId="0F079C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9.149</w:t>
      </w:r>
    </w:p>
    <w:p w14:paraId="2D7208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3E057A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gokarṇākhya gelā prabhu śivera mandire</w:t>
      </w:r>
      <w:r w:rsidRPr="00790008">
        <w:rPr>
          <w:rStyle w:val="BookTitle"/>
          <w:rFonts w:asciiTheme="minorHAnsi" w:hAnsiTheme="minorHAnsi" w:cstheme="minorHAnsi"/>
          <w:b w:val="0"/>
          <w:bCs w:val="0"/>
          <w:color w:val="000000"/>
          <w:sz w:val="28"/>
          <w:szCs w:val="28"/>
        </w:rPr>
        <w:br/>
        <w:t>kerale, trigartake bule ghare ghare</w:t>
      </w:r>
    </w:p>
    <w:p w14:paraId="08E07CE7" w14:textId="0FE778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visited the temple of Śiva known as Gokarṇa. He visited Kerala and the various places in Trigarta.</w:t>
      </w:r>
    </w:p>
    <w:p w14:paraId="27246BA2" w14:textId="1D3EBF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9.150</w:t>
      </w:r>
    </w:p>
    <w:p w14:paraId="3B41E4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72F53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dvaipāyanī-āryā dekhi’ nityānanda rāya</w:t>
      </w:r>
      <w:r w:rsidRPr="00790008">
        <w:rPr>
          <w:rStyle w:val="BookTitle"/>
          <w:rFonts w:asciiTheme="minorHAnsi" w:hAnsiTheme="minorHAnsi" w:cstheme="minorHAnsi"/>
          <w:b w:val="0"/>
          <w:bCs w:val="0"/>
          <w:color w:val="000000"/>
          <w:sz w:val="28"/>
          <w:szCs w:val="28"/>
        </w:rPr>
        <w:br/>
        <w:t>nirvindhyā, payoṣṇī, tāptī bhramena līlāya</w:t>
      </w:r>
    </w:p>
    <w:p w14:paraId="79180943" w14:textId="7329D7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visited goddess Pārvatī, who dwells on an island near Gokarṇa. Lord Nityānanda also visited the Nirvindhyā, Payoṣṇī, and Tāptī Rivers.</w:t>
      </w:r>
    </w:p>
    <w:p w14:paraId="2A283FBC" w14:textId="733E56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9.151</w:t>
      </w:r>
    </w:p>
    <w:p w14:paraId="6521D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F5E3C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revā, māhiṣmatī-purī, malla-tīrthe gelā</w:t>
      </w:r>
      <w:r w:rsidRPr="00790008">
        <w:rPr>
          <w:rStyle w:val="BookTitle"/>
          <w:rFonts w:asciiTheme="minorHAnsi" w:hAnsiTheme="minorHAnsi" w:cstheme="minorHAnsi"/>
          <w:b w:val="0"/>
          <w:bCs w:val="0"/>
          <w:color w:val="000000"/>
          <w:sz w:val="28"/>
          <w:szCs w:val="28"/>
        </w:rPr>
        <w:br/>
        <w:t>sūrpāraka diyā prabhu pratīcī calilā</w:t>
      </w:r>
    </w:p>
    <w:p w14:paraId="5452FF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to the city of Māhiṣmatī, on the banks of the Revā River, and He saw Malla-tīrtha. The Lord then passed through the holy district of Śūrpāraka on His way west.</w:t>
      </w:r>
    </w:p>
    <w:p w14:paraId="2F807339" w14:textId="12FB78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pratīcī</w:t>
      </w:r>
      <w:r w:rsidRPr="00790008">
        <w:rPr>
          <w:rStyle w:val="BookTitle"/>
          <w:rFonts w:asciiTheme="minorHAnsi" w:hAnsiTheme="minorHAnsi" w:cstheme="minorHAnsi"/>
          <w:b w:val="0"/>
          <w:bCs w:val="0"/>
          <w:color w:val="000000"/>
          <w:sz w:val="28"/>
          <w:szCs w:val="28"/>
        </w:rPr>
        <w:t xml:space="preserve"> refers to the direction in which the sun sets, or the west.</w:t>
      </w:r>
    </w:p>
    <w:p w14:paraId="6DD12E5A" w14:textId="0CEA9F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9.152</w:t>
      </w:r>
    </w:p>
    <w:p w14:paraId="0CEC3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93B6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abhaya paramānanda rāya</w:t>
      </w:r>
      <w:r w:rsidRPr="00790008">
        <w:rPr>
          <w:rStyle w:val="BookTitle"/>
          <w:rFonts w:asciiTheme="minorHAnsi" w:hAnsiTheme="minorHAnsi" w:cstheme="minorHAnsi"/>
          <w:b w:val="0"/>
          <w:bCs w:val="0"/>
          <w:color w:val="000000"/>
          <w:sz w:val="28"/>
          <w:szCs w:val="28"/>
        </w:rPr>
        <w:br/>
        <w:t>bhrame’ nityānanda, bhaya nāhika kāhāya</w:t>
      </w:r>
    </w:p>
    <w:p w14:paraId="77D0F146" w14:textId="7D40C7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fearless ecstatic Nityānanda Prabhu traveled in this way without fear of anyone.</w:t>
      </w:r>
    </w:p>
    <w:p w14:paraId="25C50AB5" w14:textId="04965D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9.153</w:t>
      </w:r>
    </w:p>
    <w:p w14:paraId="13389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268178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nirantara kṛṣṇāveśe śarīra avaśa</w:t>
      </w:r>
      <w:r w:rsidRPr="00790008">
        <w:rPr>
          <w:rStyle w:val="BookTitle"/>
          <w:rFonts w:asciiTheme="minorHAnsi" w:hAnsiTheme="minorHAnsi" w:cstheme="minorHAnsi"/>
          <w:b w:val="0"/>
          <w:bCs w:val="0"/>
          <w:color w:val="000000"/>
          <w:sz w:val="28"/>
          <w:szCs w:val="28"/>
        </w:rPr>
        <w:br/>
        <w:t>kṣaṇe kānde, kṣaṇe hāse, ke bujhe se rasa</w:t>
      </w:r>
    </w:p>
    <w:p w14:paraId="195A0267" w14:textId="36423F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no control of His body due to His ecstatic love for Kṛṣṇa. Sometimes He cried, and sometimes He laughed—who can understand His ecstatic moods?</w:t>
      </w:r>
    </w:p>
    <w:p w14:paraId="2D1AE7C3" w14:textId="37CF5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9.154</w:t>
      </w:r>
    </w:p>
    <w:p w14:paraId="7C39DC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DAAA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nityānanda-prabhura bhramaṇa</w:t>
      </w:r>
      <w:r w:rsidRPr="00790008">
        <w:rPr>
          <w:rStyle w:val="BookTitle"/>
          <w:rFonts w:asciiTheme="minorHAnsi" w:hAnsiTheme="minorHAnsi" w:cstheme="minorHAnsi"/>
          <w:b w:val="0"/>
          <w:bCs w:val="0"/>
          <w:color w:val="000000"/>
          <w:sz w:val="28"/>
          <w:szCs w:val="28"/>
        </w:rPr>
        <w:br/>
        <w:t>daive mādhavendra-saha haila daraśana</w:t>
      </w:r>
    </w:p>
    <w:p w14:paraId="1BB55E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traveled in this way, by the will of providence He met Śrī Mādhavendra Purī.</w:t>
      </w:r>
    </w:p>
    <w:p w14:paraId="633F2169" w14:textId="0F3267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Mādhavendra Purī is a renowned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spiritual master in the Mādhva-Gauḍīya-sampradāya. The seed of the desire tree of devotional service served by the Mādhva-Gauḍīya-sampradāya first fructified in him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9.10 and </w:t>
      </w:r>
      <w:r w:rsidRPr="00790008">
        <w:rPr>
          <w:rStyle w:val="BookTitle"/>
          <w:rFonts w:asciiTheme="minorHAnsi" w:hAnsiTheme="minorHAnsi" w:cstheme="minorHAnsi"/>
          <w:b w:val="0"/>
          <w:bCs w:val="0"/>
          <w:i/>
          <w:iCs/>
          <w:color w:val="000000"/>
          <w:sz w:val="28"/>
          <w:szCs w:val="28"/>
        </w:rPr>
        <w:t xml:space="preserve">Antya </w:t>
      </w:r>
      <w:r w:rsidRPr="00790008">
        <w:rPr>
          <w:rStyle w:val="BookTitle"/>
          <w:rFonts w:asciiTheme="minorHAnsi" w:hAnsiTheme="minorHAnsi" w:cstheme="minorHAnsi"/>
          <w:b w:val="0"/>
          <w:bCs w:val="0"/>
          <w:color w:val="000000"/>
          <w:sz w:val="28"/>
          <w:szCs w:val="28"/>
        </w:rPr>
        <w:t xml:space="preserve">8.34). Before him, the symptoms of devotional service based on conjugal mellows were not found in the Śrī Madhva-sampradāya. His disciples include Śrī Īśvara Purī, Śrī Advaita Prabhu, Śrī Paramānanda Purī, Śrī Brahmānanda Purī, Śrī Raṅga Purī, Śrī Puṇḍarīka Vidyānidhi, and Śrī Raghupati Upādhyāya. Śrī Madhva-sampradāya, or the disciplic succession of the Gauḍīya Vaiṣṇava branch, is listed in the </w:t>
      </w:r>
      <w:r w:rsidRPr="00790008">
        <w:rPr>
          <w:rStyle w:val="BookTitle"/>
          <w:rFonts w:asciiTheme="minorHAnsi" w:hAnsiTheme="minorHAnsi" w:cstheme="minorHAnsi"/>
          <w:b w:val="0"/>
          <w:bCs w:val="0"/>
          <w:i/>
          <w:iCs/>
          <w:color w:val="000000"/>
          <w:sz w:val="28"/>
          <w:szCs w:val="28"/>
        </w:rPr>
        <w:t>Śrī Gaura-gaṇoddeśa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Śrī Prameya-ratnāvalī</w:t>
      </w:r>
      <w:r w:rsidRPr="00790008">
        <w:rPr>
          <w:rStyle w:val="BookTitle"/>
          <w:rFonts w:asciiTheme="minorHAnsi" w:hAnsiTheme="minorHAnsi" w:cstheme="minorHAnsi"/>
          <w:b w:val="0"/>
          <w:bCs w:val="0"/>
          <w:color w:val="000000"/>
          <w:sz w:val="28"/>
          <w:szCs w:val="28"/>
        </w:rPr>
        <w:t xml:space="preserve">, and in a book written by Śrī Gopāla Guru Gosvāmī. It is also quoted in the </w:t>
      </w:r>
      <w:r w:rsidRPr="00790008">
        <w:rPr>
          <w:rStyle w:val="BookTitle"/>
          <w:rFonts w:asciiTheme="minorHAnsi" w:hAnsiTheme="minorHAnsi" w:cstheme="minorHAnsi"/>
          <w:b w:val="0"/>
          <w:bCs w:val="0"/>
          <w:i/>
          <w:iCs/>
          <w:color w:val="000000"/>
          <w:sz w:val="28"/>
          <w:szCs w:val="28"/>
        </w:rPr>
        <w:t>Śrī Bhakti-ratnākara</w:t>
      </w:r>
      <w:r w:rsidRPr="00790008">
        <w:rPr>
          <w:rStyle w:val="BookTitle"/>
          <w:rFonts w:asciiTheme="minorHAnsi" w:hAnsiTheme="minorHAnsi" w:cstheme="minorHAnsi"/>
          <w:b w:val="0"/>
          <w:bCs w:val="0"/>
          <w:color w:val="000000"/>
          <w:sz w:val="28"/>
          <w:szCs w:val="28"/>
        </w:rPr>
        <w:t xml:space="preserve">. The Śrī Brahma-Mādhva-Gauḍīya disciplic succession is given in the </w:t>
      </w:r>
      <w:r w:rsidRPr="00790008">
        <w:rPr>
          <w:rStyle w:val="BookTitle"/>
          <w:rFonts w:asciiTheme="minorHAnsi" w:hAnsiTheme="minorHAnsi" w:cstheme="minorHAnsi"/>
          <w:b w:val="0"/>
          <w:bCs w:val="0"/>
          <w:i/>
          <w:iCs/>
          <w:color w:val="000000"/>
          <w:sz w:val="28"/>
          <w:szCs w:val="28"/>
        </w:rPr>
        <w:t xml:space="preserve">Śrī Gaura-gaṇoddeśa </w:t>
      </w:r>
      <w:r w:rsidRPr="00790008">
        <w:rPr>
          <w:rStyle w:val="BookTitle"/>
          <w:rFonts w:asciiTheme="minorHAnsi" w:hAnsiTheme="minorHAnsi" w:cstheme="minorHAnsi"/>
          <w:b w:val="0"/>
          <w:bCs w:val="0"/>
          <w:color w:val="000000"/>
          <w:sz w:val="28"/>
          <w:szCs w:val="28"/>
        </w:rPr>
        <w:t xml:space="preserve">as follows: “Lord Brahmā, the creator of the universe became the disciple of the Supreme Personality of Godhead, Lord Nārāyaṇa. Brahmā’s disciple was Nārada. Nārada’s disciple was Vyāsa. Vyāsa then transmitted transcendental knowledge to his disciple Śukadeva. The famous Madhvācārya personally received </w:t>
      </w:r>
      <w:r w:rsidRPr="00790008">
        <w:rPr>
          <w:rStyle w:val="BookTitle"/>
          <w:rFonts w:asciiTheme="minorHAnsi" w:hAnsiTheme="minorHAnsi" w:cstheme="minorHAnsi"/>
          <w:b w:val="0"/>
          <w:bCs w:val="0"/>
          <w:color w:val="000000"/>
          <w:sz w:val="28"/>
          <w:szCs w:val="28"/>
        </w:rPr>
        <w:lastRenderedPageBreak/>
        <w:t xml:space="preserve">initiation from Vyāsa. Madhvācārya’s disciple was the exalted Padmanābhācārya. Padmanābhācārya’s disciple was Narahari, whose disciple was Mādhava. Mādhava’s disciple was Akṣobhya. Akṣobhya’s disciple was Jayatīrtha, whose disciple was Jñānasindhu. Jñānasindhu’s disciple was Mahānidhi, whose disciple was Vidyānidhi. Vidyānidhi’s disciple was Rājendra, whose disciple was Jayadharma Muni. Among Jayadharma Muni’s disciples was Śrīmād Viṣṇupurī, the famous author of the </w:t>
      </w:r>
      <w:r w:rsidRPr="00790008">
        <w:rPr>
          <w:rStyle w:val="BookTitle"/>
          <w:rFonts w:asciiTheme="minorHAnsi" w:hAnsiTheme="minorHAnsi" w:cstheme="minorHAnsi"/>
          <w:b w:val="0"/>
          <w:bCs w:val="0"/>
          <w:i/>
          <w:iCs/>
          <w:color w:val="000000"/>
          <w:sz w:val="28"/>
          <w:szCs w:val="28"/>
        </w:rPr>
        <w:t>Bhakti-ratnāvalī</w:t>
      </w:r>
      <w:r w:rsidRPr="00790008">
        <w:rPr>
          <w:rStyle w:val="BookTitle"/>
          <w:rFonts w:asciiTheme="minorHAnsi" w:hAnsiTheme="minorHAnsi" w:cstheme="minorHAnsi"/>
          <w:b w:val="0"/>
          <w:bCs w:val="0"/>
          <w:color w:val="000000"/>
          <w:sz w:val="28"/>
          <w:szCs w:val="28"/>
        </w:rPr>
        <w:t>. Another disciple of Jayadharma was Puruṣottama, whose disciple was Vyāsatīrtha, who wrote the famous book</w:t>
      </w:r>
      <w:r w:rsidRPr="00790008">
        <w:rPr>
          <w:rStyle w:val="BookTitle"/>
          <w:rFonts w:asciiTheme="minorHAnsi" w:hAnsiTheme="minorHAnsi" w:cstheme="minorHAnsi"/>
          <w:b w:val="0"/>
          <w:bCs w:val="0"/>
          <w:i/>
          <w:iCs/>
          <w:color w:val="000000"/>
          <w:sz w:val="28"/>
          <w:szCs w:val="28"/>
        </w:rPr>
        <w:t xml:space="preserve"> Śrī Viṣṇu-saṁhitā</w:t>
      </w:r>
      <w:r w:rsidRPr="00790008">
        <w:rPr>
          <w:rStyle w:val="BookTitle"/>
          <w:rFonts w:asciiTheme="minorHAnsi" w:hAnsiTheme="minorHAnsi" w:cstheme="minorHAnsi"/>
          <w:b w:val="0"/>
          <w:bCs w:val="0"/>
          <w:color w:val="000000"/>
          <w:sz w:val="28"/>
          <w:szCs w:val="28"/>
        </w:rPr>
        <w:t>. Vyāsatīrtha’s disciple was Śrīman Lakṣmīpati, who was like a great reservoir of the nectar of devotional service. Lakṣmīpati’s disciple was Mādhavendra Purī, a great preacher of devotional service. Mādhavendra Purī’s disciple was Śrīmān Īśvara Purī Svāmī. Īśvara Purī carefully understood the mellows of conjugal love for Lord Kṛṣṇa and was able to distribute that fruit to others. Śrī Advaita Ācārya displayed the sentiments of servitorship and friendship for the Lord. Lord Caitanya accepted Śrīman Īśvara Purī as His spiritual master. The Lord proceeded to flood the entire world with spontaneous transcendental love for Kṛṣṇa.” Śrīla Kavirāja Gosvāmī offers obeisances to Śrī Mādhavendra as follows:</w:t>
      </w:r>
    </w:p>
    <w:p w14:paraId="07F197C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yasmai dātuṁ corayan kṣīra-bhāṇḍaṁ</w:t>
      </w:r>
      <w:r w:rsidRPr="00790008">
        <w:rPr>
          <w:rStyle w:val="BookTitle"/>
          <w:rFonts w:asciiTheme="minorHAnsi" w:hAnsiTheme="minorHAnsi" w:cstheme="minorHAnsi"/>
          <w:b w:val="0"/>
          <w:bCs w:val="0"/>
          <w:color w:val="000000"/>
          <w:sz w:val="28"/>
          <w:szCs w:val="28"/>
        </w:rPr>
        <w:br/>
        <w:t>gopīnāthaḥ kṣīra-corābhidho ’bhūt</w:t>
      </w:r>
      <w:r w:rsidRPr="00790008">
        <w:rPr>
          <w:rStyle w:val="BookTitle"/>
          <w:rFonts w:asciiTheme="minorHAnsi" w:hAnsiTheme="minorHAnsi" w:cstheme="minorHAnsi"/>
          <w:b w:val="0"/>
          <w:bCs w:val="0"/>
          <w:color w:val="000000"/>
          <w:sz w:val="28"/>
          <w:szCs w:val="28"/>
        </w:rPr>
        <w:br/>
        <w:t>śrī-gopālaḥ prādurāsīd vaśaḥ san</w:t>
      </w:r>
      <w:r w:rsidRPr="00790008">
        <w:rPr>
          <w:rStyle w:val="BookTitle"/>
          <w:rFonts w:asciiTheme="minorHAnsi" w:hAnsiTheme="minorHAnsi" w:cstheme="minorHAnsi"/>
          <w:b w:val="0"/>
          <w:bCs w:val="0"/>
          <w:color w:val="000000"/>
          <w:sz w:val="28"/>
          <w:szCs w:val="28"/>
        </w:rPr>
        <w:br/>
        <w:t>yat-premṇā taṁ mādhavendraṁ nato ’smi</w:t>
      </w:r>
    </w:p>
    <w:p w14:paraId="5A58A2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offer my respectful obeisances unto Mādhavendra Purī, who was given a pot of sweet rice stolen by Śrī Gopīnātha, celebrated thereafter as Kṣīra-corā. Being pleased by Mādhavendra Purī’s love, Śrī Gopāla, the Deity at Govardhana, appeared to the public vision.” For a description of Śrī Gopāla and Śrī Kṣīra-corā Gopīnātha one may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4.21-197). The pastimes of Śrī Mādhavendra Purī’s traveling alone to Śrī Vṛndāvana and, on the pretext of giving him milk, Lord Kṛṣṇa’s appearing before Purīpāda as he sat under a tree on the bank of Govinda-kuṇḍa are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4.23-33 and 16.271). By first accepting a Sanoḍiyā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as his disciple and then accepting lunch from him, he established the etiquette of </w:t>
      </w:r>
      <w:r w:rsidRPr="00790008">
        <w:rPr>
          <w:rStyle w:val="BookTitle"/>
          <w:rFonts w:asciiTheme="minorHAnsi" w:hAnsiTheme="minorHAnsi" w:cstheme="minorHAnsi"/>
          <w:b w:val="0"/>
          <w:bCs w:val="0"/>
          <w:i/>
          <w:iCs/>
          <w:color w:val="000000"/>
          <w:sz w:val="28"/>
          <w:szCs w:val="28"/>
        </w:rPr>
        <w:t xml:space="preserve">daiva-varṇāśrama </w:t>
      </w:r>
      <w:r w:rsidRPr="00790008">
        <w:rPr>
          <w:rStyle w:val="BookTitle"/>
          <w:rFonts w:asciiTheme="minorHAnsi" w:hAnsiTheme="minorHAnsi" w:cstheme="minorHAnsi"/>
          <w:b w:val="0"/>
          <w:bCs w:val="0"/>
          <w:color w:val="000000"/>
          <w:sz w:val="28"/>
          <w:szCs w:val="28"/>
        </w:rPr>
        <w:t xml:space="preserve">through his pure behavior and rejected the endeavors of the </w:t>
      </w:r>
      <w:r w:rsidRPr="00790008">
        <w:rPr>
          <w:rStyle w:val="BookTitle"/>
          <w:rFonts w:asciiTheme="minorHAnsi" w:hAnsiTheme="minorHAnsi" w:cstheme="minorHAnsi"/>
          <w:b w:val="0"/>
          <w:bCs w:val="0"/>
          <w:i/>
          <w:iCs/>
          <w:color w:val="000000"/>
          <w:sz w:val="28"/>
          <w:szCs w:val="28"/>
        </w:rPr>
        <w:t>adaiva-varṇāśrama</w:t>
      </w:r>
      <w:r w:rsidRPr="00790008">
        <w:rPr>
          <w:rStyle w:val="BookTitle"/>
          <w:rFonts w:asciiTheme="minorHAnsi" w:hAnsiTheme="minorHAnsi" w:cstheme="minorHAnsi"/>
          <w:b w:val="0"/>
          <w:bCs w:val="0"/>
          <w:color w:val="000000"/>
          <w:sz w:val="28"/>
          <w:szCs w:val="28"/>
        </w:rPr>
        <w:t xml:space="preserve"> followers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who are averse to pure devotional service, who consider the Vaiṣṇavas as belonging to a particular caste, and who lick the feet of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communities who disregard </w:t>
      </w:r>
      <w:r w:rsidRPr="00790008">
        <w:rPr>
          <w:rStyle w:val="BookTitle"/>
          <w:rFonts w:asciiTheme="minorHAnsi" w:hAnsiTheme="minorHAnsi" w:cstheme="minorHAnsi"/>
          <w:b w:val="0"/>
          <w:bCs w:val="0"/>
          <w:i/>
          <w:iCs/>
          <w:color w:val="000000"/>
          <w:sz w:val="28"/>
          <w:szCs w:val="28"/>
        </w:rPr>
        <w:t>mahā-prasāda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Cc. Madhya</w:t>
      </w:r>
      <w:r w:rsidRPr="00790008">
        <w:rPr>
          <w:rStyle w:val="BookTitle"/>
          <w:rFonts w:asciiTheme="minorHAnsi" w:hAnsiTheme="minorHAnsi" w:cstheme="minorHAnsi"/>
          <w:b w:val="0"/>
          <w:bCs w:val="0"/>
          <w:color w:val="000000"/>
          <w:sz w:val="28"/>
          <w:szCs w:val="28"/>
        </w:rPr>
        <w:t xml:space="preserve"> 17.166-185 and 18.129). He angrily rejected and chastised Rāmacandra Purī for his offense to the spiritual </w:t>
      </w:r>
      <w:r w:rsidRPr="00790008">
        <w:rPr>
          <w:rStyle w:val="BookTitle"/>
          <w:rFonts w:asciiTheme="minorHAnsi" w:hAnsiTheme="minorHAnsi" w:cstheme="minorHAnsi"/>
          <w:b w:val="0"/>
          <w:bCs w:val="0"/>
          <w:color w:val="000000"/>
          <w:sz w:val="28"/>
          <w:szCs w:val="28"/>
        </w:rPr>
        <w:lastRenderedPageBreak/>
        <w:t>master and embraced and blessed Īśvara Purī with the words “May you obtain the wealth of love for Kṛṣṇa” for his unalloyed devotion to the spiritual master (</w:t>
      </w:r>
      <w:r w:rsidRPr="00790008">
        <w:rPr>
          <w:rStyle w:val="BookTitle"/>
          <w:rFonts w:asciiTheme="minorHAnsi" w:hAnsiTheme="minorHAnsi" w:cstheme="minorHAnsi"/>
          <w:b w:val="0"/>
          <w:bCs w:val="0"/>
          <w:i/>
          <w:iCs/>
          <w:color w:val="000000"/>
          <w:sz w:val="28"/>
          <w:szCs w:val="28"/>
        </w:rPr>
        <w:t>Cc. Antya</w:t>
      </w:r>
      <w:r w:rsidRPr="00790008">
        <w:rPr>
          <w:rStyle w:val="BookTitle"/>
          <w:rFonts w:asciiTheme="minorHAnsi" w:hAnsiTheme="minorHAnsi" w:cstheme="minorHAnsi"/>
          <w:b w:val="0"/>
          <w:bCs w:val="0"/>
          <w:color w:val="000000"/>
          <w:sz w:val="28"/>
          <w:szCs w:val="28"/>
        </w:rPr>
        <w:t xml:space="preserve"> 8.16-32).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8.33-35) describes how Śrīpāda Mādhavendra Purī passed away from the material world absorbed in feelings of transcendental separation while reciting the following verse:</w:t>
      </w:r>
    </w:p>
    <w:p w14:paraId="155B45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ayi dīna-dayārdra nātha he</w:t>
      </w:r>
      <w:r w:rsidRPr="00790008">
        <w:rPr>
          <w:rStyle w:val="BookTitle"/>
          <w:rFonts w:asciiTheme="minorHAnsi" w:hAnsiTheme="minorHAnsi" w:cstheme="minorHAnsi"/>
          <w:b w:val="0"/>
          <w:bCs w:val="0"/>
          <w:color w:val="000000"/>
          <w:sz w:val="28"/>
          <w:szCs w:val="28"/>
        </w:rPr>
        <w:br/>
        <w:t>mathurā-nātha kadāvalokyase</w:t>
      </w:r>
      <w:r w:rsidRPr="00790008">
        <w:rPr>
          <w:rStyle w:val="BookTitle"/>
          <w:rFonts w:asciiTheme="minorHAnsi" w:hAnsiTheme="minorHAnsi" w:cstheme="minorHAnsi"/>
          <w:b w:val="0"/>
          <w:bCs w:val="0"/>
          <w:color w:val="000000"/>
          <w:sz w:val="28"/>
          <w:szCs w:val="28"/>
        </w:rPr>
        <w:br/>
        <w:t>hṛdayaṁ tvad-aloka-kātaraṁ</w:t>
      </w:r>
      <w:r w:rsidRPr="00790008">
        <w:rPr>
          <w:rStyle w:val="BookTitle"/>
          <w:rFonts w:asciiTheme="minorHAnsi" w:hAnsiTheme="minorHAnsi" w:cstheme="minorHAnsi"/>
          <w:b w:val="0"/>
          <w:bCs w:val="0"/>
          <w:color w:val="000000"/>
          <w:sz w:val="28"/>
          <w:szCs w:val="28"/>
        </w:rPr>
        <w:br/>
        <w:t>dayita bhrāmyati kiṁ karomy aham</w:t>
      </w:r>
    </w:p>
    <w:p w14:paraId="699750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My Lord! O most merciful master! O master of Mathurā! When shall I see You again? Because of My not seeing You, My agitated heart has become unsteady. O most beloved one, what shall I do now?”</w:t>
      </w:r>
    </w:p>
    <w:p w14:paraId="6D027912" w14:textId="468E9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9.155</w:t>
      </w:r>
    </w:p>
    <w:p w14:paraId="12EB89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059C48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mādhavendra-purī prema-maya-kalevara</w:t>
      </w:r>
      <w:r w:rsidRPr="00790008">
        <w:rPr>
          <w:rStyle w:val="BookTitle"/>
          <w:rFonts w:asciiTheme="minorHAnsi" w:hAnsiTheme="minorHAnsi" w:cstheme="minorHAnsi"/>
          <w:b w:val="0"/>
          <w:bCs w:val="0"/>
          <w:color w:val="000000"/>
          <w:sz w:val="28"/>
          <w:szCs w:val="28"/>
        </w:rPr>
        <w:br/>
        <w:t>prema-maya yata saba saṅge anucara</w:t>
      </w:r>
    </w:p>
    <w:p w14:paraId="40770B3F" w14:textId="56B8AB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body of Śrī Mādhavendra Purī is imbued with ecstatic love of God, and his followers partake of those same sentiments.</w:t>
      </w:r>
    </w:p>
    <w:p w14:paraId="31F73F29" w14:textId="66506C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9.156</w:t>
      </w:r>
    </w:p>
    <w:p w14:paraId="753EE8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7867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kṛṣṇa-rasa vinu āra nāhika āhāra</w:t>
      </w:r>
      <w:r w:rsidRPr="00790008">
        <w:rPr>
          <w:rStyle w:val="BookTitle"/>
          <w:rFonts w:asciiTheme="minorHAnsi" w:hAnsiTheme="minorHAnsi" w:cstheme="minorHAnsi"/>
          <w:b w:val="0"/>
          <w:bCs w:val="0"/>
          <w:color w:val="000000"/>
          <w:sz w:val="28"/>
          <w:szCs w:val="28"/>
        </w:rPr>
        <w:br/>
        <w:t>mādhavendra-purī-dehe kṛṣṇera vihāra</w:t>
      </w:r>
    </w:p>
    <w:p w14:paraId="478AB685" w14:textId="579C05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relish anything other than loving sentiments for Lord Kṛṣṇa, who enjoyed His pastimes in the body of Mādhavendra Purī.</w:t>
      </w:r>
    </w:p>
    <w:p w14:paraId="2F88F465" w14:textId="7E13B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9.157</w:t>
      </w:r>
    </w:p>
    <w:p w14:paraId="341485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37FCD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śiṣya prabhu ācārya-vara-gosāñi</w:t>
      </w:r>
      <w:r w:rsidRPr="00790008">
        <w:rPr>
          <w:rStyle w:val="BookTitle"/>
          <w:rFonts w:asciiTheme="minorHAnsi" w:hAnsiTheme="minorHAnsi" w:cstheme="minorHAnsi"/>
          <w:b w:val="0"/>
          <w:bCs w:val="0"/>
          <w:color w:val="000000"/>
          <w:sz w:val="28"/>
          <w:szCs w:val="28"/>
        </w:rPr>
        <w:br/>
        <w:t>ki kahiba āra tāṅ’ra premera baḍāi</w:t>
      </w:r>
    </w:p>
    <w:p w14:paraId="12C88A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more can I say about the devotion of he who was the spiritual master of Śrī Advaita Ācārya?</w:t>
      </w:r>
    </w:p>
    <w:p w14:paraId="57609F7F" w14:textId="17EA4E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baḍāi</w:t>
      </w:r>
      <w:r w:rsidRPr="00790008">
        <w:rPr>
          <w:rStyle w:val="BookTitle"/>
          <w:rFonts w:asciiTheme="minorHAnsi" w:hAnsiTheme="minorHAnsi" w:cstheme="minorHAnsi"/>
          <w:b w:val="0"/>
          <w:bCs w:val="0"/>
          <w:color w:val="000000"/>
          <w:sz w:val="28"/>
          <w:szCs w:val="28"/>
        </w:rPr>
        <w:t xml:space="preserve"> (derived from the Sanskrit word </w:t>
      </w:r>
      <w:r w:rsidRPr="00790008">
        <w:rPr>
          <w:rStyle w:val="BookTitle"/>
          <w:rFonts w:asciiTheme="minorHAnsi" w:hAnsiTheme="minorHAnsi" w:cstheme="minorHAnsi"/>
          <w:b w:val="0"/>
          <w:bCs w:val="0"/>
          <w:i/>
          <w:iCs/>
          <w:color w:val="000000"/>
          <w:sz w:val="28"/>
          <w:szCs w:val="28"/>
        </w:rPr>
        <w:t>vṛddhi</w:t>
      </w:r>
      <w:r w:rsidRPr="00790008">
        <w:rPr>
          <w:rStyle w:val="BookTitle"/>
          <w:rFonts w:asciiTheme="minorHAnsi" w:hAnsiTheme="minorHAnsi" w:cstheme="minorHAnsi"/>
          <w:b w:val="0"/>
          <w:bCs w:val="0"/>
          <w:color w:val="000000"/>
          <w:sz w:val="28"/>
          <w:szCs w:val="28"/>
        </w:rPr>
        <w:t xml:space="preserve"> and the common [Bengali] word </w:t>
      </w:r>
      <w:r w:rsidRPr="00790008">
        <w:rPr>
          <w:rStyle w:val="BookTitle"/>
          <w:rFonts w:asciiTheme="minorHAnsi" w:hAnsiTheme="minorHAnsi" w:cstheme="minorHAnsi"/>
          <w:b w:val="0"/>
          <w:bCs w:val="0"/>
          <w:i/>
          <w:iCs/>
          <w:color w:val="000000"/>
          <w:sz w:val="28"/>
          <w:szCs w:val="28"/>
        </w:rPr>
        <w:t>baḍa</w:t>
      </w:r>
      <w:r w:rsidRPr="00790008">
        <w:rPr>
          <w:rStyle w:val="BookTitle"/>
          <w:rFonts w:asciiTheme="minorHAnsi" w:hAnsiTheme="minorHAnsi" w:cstheme="minorHAnsi"/>
          <w:b w:val="0"/>
          <w:bCs w:val="0"/>
          <w:color w:val="000000"/>
          <w:sz w:val="28"/>
          <w:szCs w:val="28"/>
        </w:rPr>
        <w:t>) means “prominence,” “greatness,” “praiseworthy,” “glorious,” and “respectable.”</w:t>
      </w:r>
    </w:p>
    <w:p w14:paraId="30D3BE14" w14:textId="56E89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9.158</w:t>
      </w:r>
    </w:p>
    <w:p w14:paraId="462FD1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158</w:t>
      </w:r>
    </w:p>
    <w:p w14:paraId="78A453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mādhava-purīre dekhilena nityānanda</w:t>
      </w:r>
      <w:r w:rsidRPr="00790008">
        <w:rPr>
          <w:rStyle w:val="BookTitle"/>
          <w:rFonts w:asciiTheme="minorHAnsi" w:hAnsiTheme="minorHAnsi" w:cstheme="minorHAnsi"/>
          <w:b w:val="0"/>
          <w:bCs w:val="0"/>
          <w:color w:val="000000"/>
          <w:sz w:val="28"/>
          <w:szCs w:val="28"/>
        </w:rPr>
        <w:br/>
        <w:t>tata-kṣaṇe preme mūrchā hailā nispanda</w:t>
      </w:r>
    </w:p>
    <w:p w14:paraId="5D386969" w14:textId="590039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Nityānanda saw Mādhavendra Purī, He was immediately stunned in ecstatic love and fell to the ground unconscious.</w:t>
      </w:r>
    </w:p>
    <w:p w14:paraId="5830D61B" w14:textId="57FCB7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9.159</w:t>
      </w:r>
    </w:p>
    <w:p w14:paraId="6492B8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72CA9F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nityānande dekhi’ mātra śrī-mādhava-purī</w:t>
      </w:r>
      <w:r w:rsidRPr="00790008">
        <w:rPr>
          <w:rStyle w:val="BookTitle"/>
          <w:rFonts w:asciiTheme="minorHAnsi" w:hAnsiTheme="minorHAnsi" w:cstheme="minorHAnsi"/>
          <w:b w:val="0"/>
          <w:bCs w:val="0"/>
          <w:color w:val="000000"/>
          <w:sz w:val="28"/>
          <w:szCs w:val="28"/>
        </w:rPr>
        <w:br/>
        <w:t>paḍilā mūrchita hai’ āpanā’ pāsari’</w:t>
      </w:r>
    </w:p>
    <w:p w14:paraId="1848E629" w14:textId="531BF6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Nityānanda, Mādhavendra Purī forgot himself and fell unconscious.</w:t>
      </w:r>
    </w:p>
    <w:p w14:paraId="3FB27C2D" w14:textId="21410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9.160</w:t>
      </w:r>
    </w:p>
    <w:p w14:paraId="3D5296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57A88A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mādhavendra ādi-sūtra-dhāra’</w:t>
      </w:r>
      <w:r w:rsidRPr="00790008">
        <w:rPr>
          <w:rStyle w:val="BookTitle"/>
          <w:rFonts w:asciiTheme="minorHAnsi" w:hAnsiTheme="minorHAnsi" w:cstheme="minorHAnsi"/>
          <w:b w:val="0"/>
          <w:bCs w:val="0"/>
          <w:color w:val="000000"/>
          <w:sz w:val="28"/>
          <w:szCs w:val="28"/>
        </w:rPr>
        <w:br/>
        <w:t>gauracandra ihā kahiyāchena bāre bāra</w:t>
      </w:r>
    </w:p>
    <w:p w14:paraId="748C63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has repeatedly stated that Śrī Mādhavendra Purī is the original root of worship in ecstatic love.</w:t>
      </w:r>
    </w:p>
    <w:p w14:paraId="235DA479" w14:textId="326F57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bhakti-rase</w:t>
      </w:r>
      <w:r w:rsidRPr="00790008">
        <w:rPr>
          <w:rStyle w:val="BookTitle"/>
          <w:rFonts w:asciiTheme="minorHAnsi" w:hAnsiTheme="minorHAnsi" w:cstheme="minorHAnsi"/>
          <w:b w:val="0"/>
          <w:bCs w:val="0"/>
          <w:color w:val="000000"/>
          <w:sz w:val="28"/>
          <w:szCs w:val="28"/>
        </w:rPr>
        <w:t xml:space="preserve"> is explained as follows: Codes of devotional service were handed down through Lakṣmīpati Tīrtha of the Tattvavāda branch. The codes of pure devotional mellows, however, were inaugurated by Śrīpāda Mādhavendra Purī.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9.10 and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8.34)</w:t>
      </w:r>
    </w:p>
    <w:p w14:paraId="5A7B74D2" w14:textId="1704B0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9.161</w:t>
      </w:r>
    </w:p>
    <w:p w14:paraId="4D3D8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5A5967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doṅhe mūrchā hailena doṅhā-daraśane</w:t>
      </w:r>
      <w:r w:rsidRPr="00790008">
        <w:rPr>
          <w:rStyle w:val="BookTitle"/>
          <w:rFonts w:asciiTheme="minorHAnsi" w:hAnsiTheme="minorHAnsi" w:cstheme="minorHAnsi"/>
          <w:b w:val="0"/>
          <w:bCs w:val="0"/>
          <w:color w:val="000000"/>
          <w:sz w:val="28"/>
          <w:szCs w:val="28"/>
        </w:rPr>
        <w:br/>
        <w:t>kāndaye īśvara-purī-ādi śiṣya-gaṇe</w:t>
      </w:r>
    </w:p>
    <w:p w14:paraId="552ED1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they both fell unconscious, the disciples headed by Īśvara Purī all began to cry.</w:t>
      </w:r>
    </w:p>
    <w:p w14:paraId="16879B91" w14:textId="48D60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Śrī Mādhavendra Purī’s meeting with Śrī Nityānanda Prabhu, his eternal associate and servant Śrīpāda Īśvara Purī was present. The phrase </w:t>
      </w:r>
      <w:r w:rsidRPr="00790008">
        <w:rPr>
          <w:rStyle w:val="BookTitle"/>
          <w:rFonts w:asciiTheme="minorHAnsi" w:hAnsiTheme="minorHAnsi" w:cstheme="minorHAnsi"/>
          <w:b w:val="0"/>
          <w:bCs w:val="0"/>
          <w:i/>
          <w:iCs/>
          <w:color w:val="000000"/>
          <w:sz w:val="28"/>
          <w:szCs w:val="28"/>
        </w:rPr>
        <w:t xml:space="preserve">īśvara-purī-ādi </w:t>
      </w:r>
      <w:r w:rsidRPr="00790008">
        <w:rPr>
          <w:rStyle w:val="BookTitle"/>
          <w:rFonts w:asciiTheme="minorHAnsi" w:hAnsiTheme="minorHAnsi" w:cstheme="minorHAnsi"/>
          <w:b w:val="0"/>
          <w:bCs w:val="0"/>
          <w:color w:val="000000"/>
          <w:sz w:val="28"/>
          <w:szCs w:val="28"/>
        </w:rPr>
        <w:t xml:space="preserve">refers to the nine Nidhis, or the nine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headed by Paramānanda Purī.</w:t>
      </w:r>
    </w:p>
    <w:p w14:paraId="6B67C0D2" w14:textId="5E2B02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9.162</w:t>
      </w:r>
    </w:p>
    <w:p w14:paraId="065D2C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2D399B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hailā bāhya-dṛṣṭi dui-jana</w:t>
      </w:r>
      <w:r w:rsidRPr="00790008">
        <w:rPr>
          <w:rStyle w:val="BookTitle"/>
          <w:rFonts w:asciiTheme="minorHAnsi" w:hAnsiTheme="minorHAnsi" w:cstheme="minorHAnsi"/>
          <w:b w:val="0"/>
          <w:bCs w:val="0"/>
          <w:color w:val="000000"/>
          <w:sz w:val="28"/>
          <w:szCs w:val="28"/>
        </w:rPr>
        <w:br/>
        <w:t>anyo ’nye galā dhari’ karena krandana</w:t>
      </w:r>
    </w:p>
    <w:p w14:paraId="69ADD6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After some time, when they regained external consciousness, they held each other’s neck and began to cry.</w:t>
      </w:r>
    </w:p>
    <w:p w14:paraId="6180CFFD" w14:textId="002014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bāhya-dṛṣṭi </w:t>
      </w:r>
      <w:r w:rsidRPr="00790008">
        <w:rPr>
          <w:rStyle w:val="BookTitle"/>
          <w:rFonts w:asciiTheme="minorHAnsi" w:hAnsiTheme="minorHAnsi" w:cstheme="minorHAnsi"/>
          <w:b w:val="0"/>
          <w:bCs w:val="0"/>
          <w:color w:val="000000"/>
          <w:sz w:val="28"/>
          <w:szCs w:val="28"/>
        </w:rPr>
        <w:t>means “after regaining consciousness” or “coming to external senses.”</w:t>
      </w:r>
    </w:p>
    <w:p w14:paraId="25B816BF" w14:textId="52A1F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9.163</w:t>
      </w:r>
    </w:p>
    <w:p w14:paraId="224D5E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523AD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bālu gaḍi yāya dui-prabhu prema-rase</w:t>
      </w:r>
      <w:r w:rsidRPr="00790008">
        <w:rPr>
          <w:rStyle w:val="BookTitle"/>
          <w:rFonts w:asciiTheme="minorHAnsi" w:hAnsiTheme="minorHAnsi" w:cstheme="minorHAnsi"/>
          <w:b w:val="0"/>
          <w:bCs w:val="0"/>
          <w:color w:val="000000"/>
          <w:sz w:val="28"/>
          <w:szCs w:val="28"/>
        </w:rPr>
        <w:br/>
        <w:t>huṅkāra karaye kṛṣṇa-premera āveśe</w:t>
      </w:r>
    </w:p>
    <w:p w14:paraId="1B7ECA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Overwhelmed in ecstatic love for Kṛṣṇa, they then rolled in the sand and cried out loudly.</w:t>
      </w:r>
    </w:p>
    <w:p w14:paraId="50A2A2F3" w14:textId="36133FAE" w:rsidR="00594D06" w:rsidRPr="004B3858" w:rsidRDefault="00594D06" w:rsidP="00FB48CC">
      <w:pPr>
        <w:spacing w:before="0"/>
        <w:ind w:firstLine="0"/>
        <w:rPr>
          <w:rStyle w:val="BookTitle"/>
          <w:rFonts w:asciiTheme="minorHAnsi" w:hAnsiTheme="minorHAnsi" w:cstheme="minorHAnsi"/>
          <w:b w:val="0"/>
          <w:bCs w:val="0"/>
          <w:color w:val="000000"/>
          <w:sz w:val="28"/>
          <w:szCs w:val="28"/>
        </w:rPr>
      </w:pPr>
      <w:r w:rsidRPr="004B3858">
        <w:rPr>
          <w:rStyle w:val="BookTitle"/>
          <w:rFonts w:asciiTheme="minorHAnsi" w:hAnsiTheme="minorHAnsi" w:cstheme="minorHAnsi"/>
          <w:b w:val="0"/>
          <w:bCs w:val="0"/>
          <w:color w:val="000000"/>
          <w:sz w:val="28"/>
          <w:szCs w:val="28"/>
        </w:rPr>
        <w:t>The words dui-prabhu refer to Śrīmad Nityānanda Prabhu and Śrīpāda Mādhavendra Purī.</w:t>
      </w:r>
    </w:p>
    <w:p w14:paraId="0A521953" w14:textId="52D0C5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9.164</w:t>
      </w:r>
    </w:p>
    <w:p w14:paraId="0AA23E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712B21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prema-nadī vahe dui prabhura nayane</w:t>
      </w:r>
      <w:r w:rsidRPr="00790008">
        <w:rPr>
          <w:rStyle w:val="BookTitle"/>
          <w:rFonts w:asciiTheme="minorHAnsi" w:hAnsiTheme="minorHAnsi" w:cstheme="minorHAnsi"/>
          <w:b w:val="0"/>
          <w:bCs w:val="0"/>
          <w:color w:val="000000"/>
          <w:sz w:val="28"/>
          <w:szCs w:val="28"/>
        </w:rPr>
        <w:br/>
        <w:t>pṛthivī haila sikta dhanya hena māne</w:t>
      </w:r>
    </w:p>
    <w:p w14:paraId="12071F94" w14:textId="6A343D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Tears of love flowed like rivers from their eyes and soaked mother earth, thereby making her feel gratified.</w:t>
      </w:r>
    </w:p>
    <w:p w14:paraId="365324C4" w14:textId="24EBE2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9.165</w:t>
      </w:r>
    </w:p>
    <w:p w14:paraId="2EB64F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0215A9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 aśru, pulaka, bhāvera anta nāi</w:t>
      </w:r>
      <w:r w:rsidRPr="00790008">
        <w:rPr>
          <w:rStyle w:val="BookTitle"/>
          <w:rFonts w:asciiTheme="minorHAnsi" w:hAnsiTheme="minorHAnsi" w:cstheme="minorHAnsi"/>
          <w:b w:val="0"/>
          <w:bCs w:val="0"/>
          <w:color w:val="000000"/>
          <w:sz w:val="28"/>
          <w:szCs w:val="28"/>
        </w:rPr>
        <w:br/>
        <w:t>dui dehe viharaye caitanya-gosāñi</w:t>
      </w:r>
    </w:p>
    <w:p w14:paraId="12EFBAE7" w14:textId="1EBE35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Shivering, shedding tears, hairs standing on end, and other ecstatic symptoms appeared without end, for Lord Caitanya personally resides in their bodies.</w:t>
      </w:r>
    </w:p>
    <w:p w14:paraId="11E1DEC0" w14:textId="7366CE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9.166</w:t>
      </w:r>
    </w:p>
    <w:p w14:paraId="212B33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228608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bole,—“yata tīrtha karilāṅa</w:t>
      </w:r>
      <w:r w:rsidRPr="00790008">
        <w:rPr>
          <w:rStyle w:val="BookTitle"/>
          <w:rFonts w:asciiTheme="minorHAnsi" w:hAnsiTheme="minorHAnsi" w:cstheme="minorHAnsi"/>
          <w:b w:val="0"/>
          <w:bCs w:val="0"/>
          <w:color w:val="000000"/>
          <w:sz w:val="28"/>
          <w:szCs w:val="28"/>
        </w:rPr>
        <w:br/>
        <w:t>samyak tāhāra phala āji pāilāṅa</w:t>
      </w:r>
    </w:p>
    <w:p w14:paraId="18686E48" w14:textId="14086E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said, “Whatever pilgrimage I have performed till now has today born fruit.</w:t>
      </w:r>
    </w:p>
    <w:p w14:paraId="795B714E" w14:textId="298D4D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9.167</w:t>
      </w:r>
    </w:p>
    <w:p w14:paraId="4416C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682B28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nayane dekhinu mādhavendrera caraṇa</w:t>
      </w:r>
      <w:r w:rsidRPr="00790008">
        <w:rPr>
          <w:rStyle w:val="BookTitle"/>
          <w:rFonts w:asciiTheme="minorHAnsi" w:hAnsiTheme="minorHAnsi" w:cstheme="minorHAnsi"/>
          <w:b w:val="0"/>
          <w:bCs w:val="0"/>
          <w:color w:val="000000"/>
          <w:sz w:val="28"/>
          <w:szCs w:val="28"/>
        </w:rPr>
        <w:br/>
        <w:t>e prema dekhiyā dhanya haila jīvana”</w:t>
      </w:r>
    </w:p>
    <w:p w14:paraId="15903969" w14:textId="0AFEB3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“Today I have seen the lotus feet of Mādhavendra Purī. By seeing his ecstatic love of God, My life has become successful.”</w:t>
      </w:r>
    </w:p>
    <w:p w14:paraId="58F73015" w14:textId="1D403D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9.168</w:t>
      </w:r>
    </w:p>
    <w:p w14:paraId="1DFC85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66363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mādhavendra-purī nityānande kari’ kole</w:t>
      </w:r>
      <w:r w:rsidRPr="00790008">
        <w:rPr>
          <w:rStyle w:val="BookTitle"/>
          <w:rFonts w:asciiTheme="minorHAnsi" w:hAnsiTheme="minorHAnsi" w:cstheme="minorHAnsi"/>
          <w:b w:val="0"/>
          <w:bCs w:val="0"/>
          <w:color w:val="000000"/>
          <w:sz w:val="28"/>
          <w:szCs w:val="28"/>
        </w:rPr>
        <w:br/>
        <w:t>uttara nā sphure,—kaṇṭha-ruddha prema-jale</w:t>
      </w:r>
    </w:p>
    <w:p w14:paraId="7355E509" w14:textId="5AC22C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embraced Nityānanda and was unable to reply, for his throat was choked with love.</w:t>
      </w:r>
    </w:p>
    <w:p w14:paraId="41407CC3" w14:textId="74E9A3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9.169</w:t>
      </w:r>
    </w:p>
    <w:p w14:paraId="61FF0D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3000FF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prīta hailena mādhavendra-purī</w:t>
      </w:r>
      <w:r w:rsidRPr="00790008">
        <w:rPr>
          <w:rStyle w:val="BookTitle"/>
          <w:rFonts w:asciiTheme="minorHAnsi" w:hAnsiTheme="minorHAnsi" w:cstheme="minorHAnsi"/>
          <w:b w:val="0"/>
          <w:bCs w:val="0"/>
          <w:color w:val="000000"/>
          <w:sz w:val="28"/>
          <w:szCs w:val="28"/>
        </w:rPr>
        <w:br/>
        <w:t>vakṣa haite nityānande bāhira nā kari</w:t>
      </w:r>
    </w:p>
    <w:p w14:paraId="046215F6" w14:textId="48C7B1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Mādhavendra Purī was so pleased that he was unable to release Nityānanda from his embrace.</w:t>
      </w:r>
    </w:p>
    <w:p w14:paraId="41F12F25" w14:textId="75DD1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9.170</w:t>
      </w:r>
    </w:p>
    <w:p w14:paraId="5CAA81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1B414F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īśvara-purī-brahmānanda-purī-ādi yata</w:t>
      </w:r>
      <w:r w:rsidRPr="00790008">
        <w:rPr>
          <w:rStyle w:val="BookTitle"/>
          <w:rFonts w:asciiTheme="minorHAnsi" w:hAnsiTheme="minorHAnsi" w:cstheme="minorHAnsi"/>
          <w:b w:val="0"/>
          <w:bCs w:val="0"/>
          <w:color w:val="000000"/>
          <w:sz w:val="28"/>
          <w:szCs w:val="28"/>
        </w:rPr>
        <w:br/>
        <w:t>sarva śiṣya hailena nityānande rata</w:t>
      </w:r>
    </w:p>
    <w:p w14:paraId="7E9F49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Brahmānanda Purī, and the other disciples of Mādhavendra Purī all felt great attachment for Lord Nityānanda.</w:t>
      </w:r>
    </w:p>
    <w:p w14:paraId="4B2D60EE" w14:textId="4CFC1A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Īśvara Purī was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Kumārahaṭṭa (near the Halisahara Station on the E.B. Railway Line) and was a beloved disciple of Śrī Mādhavendra Purī.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8.28-30) describes how Śrīman Mādhavendra, being pleased by his service, benedicted him in the following words: “May you obtain the wealth of love for Kṛṣṇa.” Prior to enacting the pastime of initiating Mahāprabhu with the ten syllable mantra at Gayā, Śrī Īśvara Purī came to Navadvīpa and resided at the house of Gopīnātha Ācārya for one month. At that time he had discussions with Advaita Prabhu and Mahāprabhu in which he recited to Them his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Chapter 11). When Śrīman Mahāprabhu visited Kumārahaṭṭa to see the birthplace of Śrīpāda Īśvara Purī, He took some dirt from that place and bound it in His outer garment in order to teach the living entities how to respect one’s spiritual master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 xml:space="preserve">17.101). Even today every Gauḍīya Vaiṣṇava who visits the place of Śrī Īśvara Purī carries some dirt back with him. Śrī Mādhavendra Purī was the first fructified seed of the desire tree of devotional service, and Śrī Īśvara </w:t>
      </w:r>
      <w:r w:rsidRPr="00790008">
        <w:rPr>
          <w:rStyle w:val="BookTitle"/>
          <w:rFonts w:asciiTheme="minorHAnsi" w:hAnsiTheme="minorHAnsi" w:cstheme="minorHAnsi"/>
          <w:b w:val="0"/>
          <w:bCs w:val="0"/>
          <w:color w:val="000000"/>
          <w:sz w:val="28"/>
          <w:szCs w:val="28"/>
        </w:rPr>
        <w:lastRenderedPageBreak/>
        <w:t>Purī is the nourishment of that fructified seed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9.11). The two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Govinda and Kāśīśvara, were disciples of Śrī Īśvara Purīpāda. After his disappearance, these two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went to Nīlācala on his order to serve Mahāprabhu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 xml:space="preserve">10.138-139 and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10.131-134). He received Mahāprabhu’s mercy on the pretext of giving Him mantra initiation in Gayā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17.8).</w:t>
      </w:r>
    </w:p>
    <w:p w14:paraId="26EC5A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Brahmānanda Purī was a disciple of Śrīman Mādhavendra Purī; in other words, he was one of the nine Nidhis or roots of the desire tree of devotional service (</w:t>
      </w:r>
      <w:r w:rsidRPr="00790008">
        <w:rPr>
          <w:rStyle w:val="BookTitle"/>
          <w:rFonts w:asciiTheme="minorHAnsi" w:hAnsiTheme="minorHAnsi" w:cstheme="minorHAnsi"/>
          <w:b w:val="0"/>
          <w:bCs w:val="0"/>
          <w:i/>
          <w:iCs/>
          <w:color w:val="000000"/>
          <w:sz w:val="28"/>
          <w:szCs w:val="28"/>
        </w:rPr>
        <w:t>Cc.</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9.13). He was a participant in Śrī Mahāprabhu’s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pastimes in Navadvīpa. He also took part in Mahāprabhu’s pastimes in Nīlācala.</w:t>
      </w:r>
    </w:p>
    <w:p w14:paraId="545DE054" w14:textId="6A7C14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9.171</w:t>
      </w:r>
    </w:p>
    <w:p w14:paraId="3073CA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2100A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sabhe yata mahājana sambhāṣā karena</w:t>
      </w:r>
      <w:r w:rsidRPr="00790008">
        <w:rPr>
          <w:rStyle w:val="BookTitle"/>
          <w:rFonts w:asciiTheme="minorHAnsi" w:hAnsiTheme="minorHAnsi" w:cstheme="minorHAnsi"/>
          <w:b w:val="0"/>
          <w:bCs w:val="0"/>
          <w:color w:val="000000"/>
          <w:sz w:val="28"/>
          <w:szCs w:val="28"/>
        </w:rPr>
        <w:br/>
        <w:t>kṛṣṇa-premā kāhāro śarīre nā dekhena</w:t>
      </w:r>
    </w:p>
    <w:p w14:paraId="3DABA55C" w14:textId="339F51C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had previously come across many sadhus, but they had never before seen such devotional symptoms.</w:t>
      </w:r>
    </w:p>
    <w:p w14:paraId="7CF38FD6" w14:textId="731C29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9.172</w:t>
      </w:r>
    </w:p>
    <w:p w14:paraId="26E207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4ADC17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sabhei pāyena duḥkha durjana sambhāṣiyā</w:t>
      </w:r>
      <w:r w:rsidRPr="00790008">
        <w:rPr>
          <w:rStyle w:val="BookTitle"/>
          <w:rFonts w:asciiTheme="minorHAnsi" w:hAnsiTheme="minorHAnsi" w:cstheme="minorHAnsi"/>
          <w:b w:val="0"/>
          <w:bCs w:val="0"/>
          <w:color w:val="000000"/>
          <w:sz w:val="28"/>
          <w:szCs w:val="28"/>
        </w:rPr>
        <w:br/>
        <w:t>ataeva vana sabhe bhramena dekhiyā</w:t>
      </w:r>
    </w:p>
    <w:p w14:paraId="7CEC1583" w14:textId="3C66B2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always felt distressed while conversing with materialistic people, so they decided to travel through the forests.</w:t>
      </w:r>
    </w:p>
    <w:p w14:paraId="08024FC2" w14:textId="64CB7E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9.173</w:t>
      </w:r>
    </w:p>
    <w:p w14:paraId="5BBA81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00D7BA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se-saba duḥkhera haila nāśa</w:t>
      </w:r>
      <w:r w:rsidRPr="00790008">
        <w:rPr>
          <w:rStyle w:val="BookTitle"/>
          <w:rFonts w:asciiTheme="minorHAnsi" w:hAnsiTheme="minorHAnsi" w:cstheme="minorHAnsi"/>
          <w:b w:val="0"/>
          <w:bCs w:val="0"/>
          <w:color w:val="000000"/>
          <w:sz w:val="28"/>
          <w:szCs w:val="28"/>
        </w:rPr>
        <w:br/>
        <w:t>anyo ’nye dekhi’ kṛṣṇa-premera prakāśa</w:t>
      </w:r>
    </w:p>
    <w:p w14:paraId="549E0E43" w14:textId="788AD3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with this meeting, their distress was mitigated and their love for Kṛṣṇa was aroused.</w:t>
      </w:r>
    </w:p>
    <w:p w14:paraId="4E9615C0" w14:textId="1B35F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9.174</w:t>
      </w:r>
    </w:p>
    <w:p w14:paraId="6ECD5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515BC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nityānanda mādhavendra-saṅge</w:t>
      </w:r>
      <w:r w:rsidRPr="00790008">
        <w:rPr>
          <w:rStyle w:val="BookTitle"/>
          <w:rFonts w:asciiTheme="minorHAnsi" w:hAnsiTheme="minorHAnsi" w:cstheme="minorHAnsi"/>
          <w:b w:val="0"/>
          <w:bCs w:val="0"/>
          <w:color w:val="000000"/>
          <w:sz w:val="28"/>
          <w:szCs w:val="28"/>
        </w:rPr>
        <w:br/>
        <w:t>bhramena śrī-kṛṣṇa-kathā-parānanda-raṅge</w:t>
      </w:r>
    </w:p>
    <w:p w14:paraId="546687EA" w14:textId="6F2763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some days Nityānanda Prabhu traveled with Mādhavendra Purī and relished discussing topics of Lord Kṛṣṇa.</w:t>
      </w:r>
    </w:p>
    <w:p w14:paraId="7C78F10C" w14:textId="065C6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9.175</w:t>
      </w:r>
    </w:p>
    <w:p w14:paraId="46C45F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52AA7C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mādhavendra-kathā ati adbhuta kathana</w:t>
      </w:r>
      <w:r w:rsidRPr="00790008">
        <w:rPr>
          <w:rStyle w:val="BookTitle"/>
          <w:rFonts w:asciiTheme="minorHAnsi" w:hAnsiTheme="minorHAnsi" w:cstheme="minorHAnsi"/>
          <w:b w:val="0"/>
          <w:bCs w:val="0"/>
          <w:color w:val="000000"/>
          <w:sz w:val="28"/>
          <w:szCs w:val="28"/>
        </w:rPr>
        <w:br/>
        <w:t>megha dekhilei mātra haya acetana</w:t>
      </w:r>
    </w:p>
    <w:p w14:paraId="4CD8FB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characteristics of Mādhavendra Purī are most wonderful; he fell unconscious just by seeing a dark cloud.</w:t>
      </w:r>
    </w:p>
    <w:p w14:paraId="65BED312" w14:textId="3FD797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megha, </w:t>
      </w:r>
      <w:r w:rsidRPr="00790008">
        <w:rPr>
          <w:rStyle w:val="BookTitle"/>
          <w:rFonts w:asciiTheme="minorHAnsi" w:hAnsiTheme="minorHAnsi" w:cstheme="minorHAnsi"/>
          <w:b w:val="0"/>
          <w:bCs w:val="0"/>
          <w:color w:val="000000"/>
          <w:sz w:val="28"/>
          <w:szCs w:val="28"/>
        </w:rPr>
        <w:t xml:space="preserve">or “cloud” is an </w:t>
      </w:r>
      <w:r w:rsidRPr="00790008">
        <w:rPr>
          <w:rStyle w:val="BookTitle"/>
          <w:rFonts w:asciiTheme="minorHAnsi" w:hAnsiTheme="minorHAnsi" w:cstheme="minorHAnsi"/>
          <w:b w:val="0"/>
          <w:bCs w:val="0"/>
          <w:i/>
          <w:iCs/>
          <w:color w:val="000000"/>
          <w:sz w:val="28"/>
          <w:szCs w:val="28"/>
        </w:rPr>
        <w:t>uddīpana</w:t>
      </w:r>
      <w:r w:rsidRPr="00790008">
        <w:rPr>
          <w:rStyle w:val="BookTitle"/>
          <w:rFonts w:asciiTheme="minorHAnsi" w:hAnsiTheme="minorHAnsi" w:cstheme="minorHAnsi"/>
          <w:b w:val="0"/>
          <w:bCs w:val="0"/>
          <w:color w:val="000000"/>
          <w:sz w:val="28"/>
          <w:szCs w:val="28"/>
        </w:rPr>
        <w:t>, or reminder, of Kṛṣṇa, whose complexion resembles a newly formed cloud.</w:t>
      </w:r>
    </w:p>
    <w:p w14:paraId="64B43A58" w14:textId="5D6B3B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9.176</w:t>
      </w:r>
    </w:p>
    <w:p w14:paraId="712F35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64B6E4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ahar-niśa kṛṣṇa-preme madyapera prāya</w:t>
      </w:r>
      <w:r w:rsidRPr="00790008">
        <w:rPr>
          <w:rStyle w:val="BookTitle"/>
          <w:rFonts w:asciiTheme="minorHAnsi" w:hAnsiTheme="minorHAnsi" w:cstheme="minorHAnsi"/>
          <w:b w:val="0"/>
          <w:bCs w:val="0"/>
          <w:color w:val="000000"/>
          <w:sz w:val="28"/>
          <w:szCs w:val="28"/>
        </w:rPr>
        <w:br/>
        <w:t>hāse, kānde, hai hai kare hāya hāya</w:t>
      </w:r>
    </w:p>
    <w:p w14:paraId="753244F2" w14:textId="716C59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love for Kṛṣṇa, he would day and night laugh, cry, and exclaim “Haya! Haya!” almost like a drunkard.</w:t>
      </w:r>
    </w:p>
    <w:p w14:paraId="248BE3E3" w14:textId="0229F3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9.177</w:t>
      </w:r>
    </w:p>
    <w:p w14:paraId="25B24B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2764F0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mahā-matta govindera rase</w:t>
      </w:r>
      <w:r w:rsidRPr="00790008">
        <w:rPr>
          <w:rStyle w:val="BookTitle"/>
          <w:rFonts w:asciiTheme="minorHAnsi" w:hAnsiTheme="minorHAnsi" w:cstheme="minorHAnsi"/>
          <w:b w:val="0"/>
          <w:bCs w:val="0"/>
          <w:color w:val="000000"/>
          <w:sz w:val="28"/>
          <w:szCs w:val="28"/>
        </w:rPr>
        <w:br/>
        <w:t>ḍhuliyā ḍhuliyā paḍe aṭṭa-aṭṭa hāse</w:t>
      </w:r>
    </w:p>
    <w:p w14:paraId="2FD71BC4" w14:textId="5759B4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was intoxicated with loving sentiments for Govinda. He would laugh loudly and sway to and fro with love of God.</w:t>
      </w:r>
    </w:p>
    <w:p w14:paraId="6A50F768" w14:textId="1119E0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9.178</w:t>
      </w:r>
    </w:p>
    <w:p w14:paraId="3F303C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252FD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doṅhāra adbhuta bhāva dekhi’ śiṣya-gaṇa</w:t>
      </w:r>
      <w:r w:rsidRPr="00790008">
        <w:rPr>
          <w:rStyle w:val="BookTitle"/>
          <w:rFonts w:asciiTheme="minorHAnsi" w:hAnsiTheme="minorHAnsi" w:cstheme="minorHAnsi"/>
          <w:b w:val="0"/>
          <w:bCs w:val="0"/>
          <w:color w:val="000000"/>
          <w:sz w:val="28"/>
          <w:szCs w:val="28"/>
        </w:rPr>
        <w:br/>
        <w:t>niravadhi ’hari’ bali’ karaye kīrtana</w:t>
      </w:r>
    </w:p>
    <w:p w14:paraId="561D88C3" w14:textId="666316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Mādhavendra’s disciples constantly chanted the name of Hari as they observed their extraordinary symptoms of love.</w:t>
      </w:r>
    </w:p>
    <w:p w14:paraId="461475F6" w14:textId="388135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9.179</w:t>
      </w:r>
    </w:p>
    <w:p w14:paraId="19FE2A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17D3EA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rātri-dina keha nāhi jāne prema-rase</w:t>
      </w:r>
      <w:r w:rsidRPr="00790008">
        <w:rPr>
          <w:rStyle w:val="BookTitle"/>
          <w:rFonts w:asciiTheme="minorHAnsi" w:hAnsiTheme="minorHAnsi" w:cstheme="minorHAnsi"/>
          <w:b w:val="0"/>
          <w:bCs w:val="0"/>
          <w:color w:val="000000"/>
          <w:sz w:val="28"/>
          <w:szCs w:val="28"/>
        </w:rPr>
        <w:br/>
        <w:t>kata kāla yāya’ keha-kṣaṇa nāhi vāse</w:t>
      </w:r>
    </w:p>
    <w:p w14:paraId="3B7FB4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forgot whether it was day or night in their absorption of ecstatic love. Although they remained together for a number of days, they considered that time hardly a moment.</w:t>
      </w:r>
    </w:p>
    <w:p w14:paraId="06E91632" w14:textId="3B3356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kṣaṇa nāhi vāse</w:t>
      </w:r>
      <w:r w:rsidRPr="00790008">
        <w:rPr>
          <w:rStyle w:val="BookTitle"/>
          <w:rFonts w:asciiTheme="minorHAnsi" w:hAnsiTheme="minorHAnsi" w:cstheme="minorHAnsi"/>
          <w:b w:val="0"/>
          <w:bCs w:val="0"/>
          <w:color w:val="000000"/>
          <w:sz w:val="28"/>
          <w:szCs w:val="28"/>
        </w:rPr>
        <w:t xml:space="preserve"> indicate that although they both spent all their time </w:t>
      </w:r>
      <w:r w:rsidRPr="00790008">
        <w:rPr>
          <w:rStyle w:val="BookTitle"/>
          <w:rFonts w:asciiTheme="minorHAnsi" w:hAnsiTheme="minorHAnsi" w:cstheme="minorHAnsi"/>
          <w:b w:val="0"/>
          <w:bCs w:val="0"/>
          <w:color w:val="000000"/>
          <w:sz w:val="28"/>
          <w:szCs w:val="28"/>
        </w:rPr>
        <w:lastRenderedPageBreak/>
        <w:t>constantly discussing topics of Kṛṣṇa, without considering external time, place, or circumstances, they did not feel that they had passed even a fraction of a moment.</w:t>
      </w:r>
    </w:p>
    <w:p w14:paraId="3705393B" w14:textId="36E1AB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9.180</w:t>
      </w:r>
    </w:p>
    <w:p w14:paraId="5E716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04A077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mādhavendra-saṅge yata haila ākhyāna</w:t>
      </w:r>
      <w:r w:rsidRPr="00790008">
        <w:rPr>
          <w:rStyle w:val="BookTitle"/>
          <w:rFonts w:asciiTheme="minorHAnsi" w:hAnsiTheme="minorHAnsi" w:cstheme="minorHAnsi"/>
          <w:b w:val="0"/>
          <w:bCs w:val="0"/>
          <w:color w:val="000000"/>
          <w:sz w:val="28"/>
          <w:szCs w:val="28"/>
        </w:rPr>
        <w:br/>
        <w:t>ke jānaye tāhā, kṛṣṇacandra se pramāṇa</w:t>
      </w:r>
    </w:p>
    <w:p w14:paraId="0910A2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know all the incidents that took place between Nityānanda and Mādhavendra Purī? Only Kṛṣṇa can know.</w:t>
      </w:r>
    </w:p>
    <w:p w14:paraId="3C9E0308" w14:textId="2D4347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kṛṣṇacandra se pramāṇa</w:t>
      </w:r>
      <w:r w:rsidRPr="00790008">
        <w:rPr>
          <w:rStyle w:val="BookTitle"/>
          <w:rFonts w:asciiTheme="minorHAnsi" w:hAnsiTheme="minorHAnsi" w:cstheme="minorHAnsi"/>
          <w:b w:val="0"/>
          <w:bCs w:val="0"/>
          <w:color w:val="000000"/>
          <w:sz w:val="28"/>
          <w:szCs w:val="28"/>
        </w:rPr>
        <w:t xml:space="preserve"> indicates that only Lord Śrī Kṛṣṇa is the worshipable Lord for both Viṣṇu and the Vaiṣṇavas and, as the Supersoul of everyone, He knows everything.</w:t>
      </w:r>
    </w:p>
    <w:p w14:paraId="14E72805" w14:textId="434A01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9.181</w:t>
      </w:r>
    </w:p>
    <w:p w14:paraId="02F700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267D36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nityānande chāḍite nā pāre</w:t>
      </w:r>
      <w:r w:rsidRPr="00790008">
        <w:rPr>
          <w:rStyle w:val="BookTitle"/>
          <w:rFonts w:asciiTheme="minorHAnsi" w:hAnsiTheme="minorHAnsi" w:cstheme="minorHAnsi"/>
          <w:b w:val="0"/>
          <w:bCs w:val="0"/>
          <w:color w:val="000000"/>
          <w:sz w:val="28"/>
          <w:szCs w:val="28"/>
        </w:rPr>
        <w:br/>
        <w:t>niravadhi nityānanda-saṁhati vihare</w:t>
      </w:r>
    </w:p>
    <w:p w14:paraId="699A61AA" w14:textId="1B22F0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was unable to give up the association of Nityānanda, so he constantly remained with Him.</w:t>
      </w:r>
    </w:p>
    <w:p w14:paraId="62A1AEDE" w14:textId="3A204A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9.182</w:t>
      </w:r>
    </w:p>
    <w:p w14:paraId="6FBE5B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1A5CF7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bole,—“prema nā dekhiluṅ kothā</w:t>
      </w:r>
      <w:r w:rsidRPr="00790008">
        <w:rPr>
          <w:rStyle w:val="BookTitle"/>
          <w:rFonts w:asciiTheme="minorHAnsi" w:hAnsiTheme="minorHAnsi" w:cstheme="minorHAnsi"/>
          <w:b w:val="0"/>
          <w:bCs w:val="0"/>
          <w:color w:val="000000"/>
          <w:sz w:val="28"/>
          <w:szCs w:val="28"/>
        </w:rPr>
        <w:br/>
        <w:t>sei mora sarva-tīrtha, hena prema yathā</w:t>
      </w:r>
    </w:p>
    <w:p w14:paraId="54DFABA0" w14:textId="2CAA3F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said, “I have never seen such ecstatic love. Wherever such love of God is found, that is my favorite holy place.</w:t>
      </w:r>
    </w:p>
    <w:p w14:paraId="23C80E9D" w14:textId="1CDA54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9.183</w:t>
      </w:r>
    </w:p>
    <w:p w14:paraId="4CE56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6CB87D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jānilu kṛṣṇera kṛpā āche mora prati</w:t>
      </w:r>
      <w:r w:rsidRPr="00790008">
        <w:rPr>
          <w:rStyle w:val="BookTitle"/>
          <w:rFonts w:asciiTheme="minorHAnsi" w:hAnsiTheme="minorHAnsi" w:cstheme="minorHAnsi"/>
          <w:b w:val="0"/>
          <w:bCs w:val="0"/>
          <w:color w:val="000000"/>
          <w:sz w:val="28"/>
          <w:szCs w:val="28"/>
        </w:rPr>
        <w:br/>
        <w:t>nityānanda-hena bandhu pāinu saṁhati</w:t>
      </w:r>
    </w:p>
    <w:p w14:paraId="59897A82" w14:textId="7B9A62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know Kṛṣṇa has bestowed His mercy on me because He has given me the association of Nityānanda.</w:t>
      </w:r>
    </w:p>
    <w:p w14:paraId="0A2DB827" w14:textId="34DF16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9.184</w:t>
      </w:r>
    </w:p>
    <w:p w14:paraId="16FE6B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236C52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sthāne yadi nityānanda-saṅga haya</w:t>
      </w:r>
      <w:r w:rsidRPr="00790008">
        <w:rPr>
          <w:rStyle w:val="BookTitle"/>
          <w:rFonts w:asciiTheme="minorHAnsi" w:hAnsiTheme="minorHAnsi" w:cstheme="minorHAnsi"/>
          <w:b w:val="0"/>
          <w:bCs w:val="0"/>
          <w:color w:val="000000"/>
          <w:sz w:val="28"/>
          <w:szCs w:val="28"/>
        </w:rPr>
        <w:br/>
        <w:t>sei sthāna sarva-tīrtha-vaikuṇṭhādi-maya</w:t>
      </w:r>
    </w:p>
    <w:p w14:paraId="37B15AB5" w14:textId="7CB0BD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“Wherever Nityānanda’s association is found, that place is most sacred and completely transcendental.</w:t>
      </w:r>
    </w:p>
    <w:p w14:paraId="29F1B26A" w14:textId="714E9E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9.185</w:t>
      </w:r>
    </w:p>
    <w:p w14:paraId="38564C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9C504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hena bhakta śunile śravaṇe</w:t>
      </w:r>
      <w:r w:rsidRPr="00790008">
        <w:rPr>
          <w:rStyle w:val="BookTitle"/>
          <w:rFonts w:asciiTheme="minorHAnsi" w:hAnsiTheme="minorHAnsi" w:cstheme="minorHAnsi"/>
          <w:b w:val="0"/>
          <w:bCs w:val="0"/>
          <w:color w:val="000000"/>
          <w:sz w:val="28"/>
          <w:szCs w:val="28"/>
        </w:rPr>
        <w:br/>
        <w:t>avaśya pāibe kṛṣṇacandra sei jane</w:t>
      </w:r>
    </w:p>
    <w:p w14:paraId="74D81C5E" w14:textId="0D93C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hears the name of Nityānanda, he will certainly attain the lotus feet of Lord Kṛṣṇacandra.</w:t>
      </w:r>
    </w:p>
    <w:p w14:paraId="21C53936" w14:textId="53CE48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9.186</w:t>
      </w:r>
    </w:p>
    <w:p w14:paraId="263098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69C6A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nityānande yāhāra tileka dveṣa rahe</w:t>
      </w:r>
      <w:r w:rsidRPr="00790008">
        <w:rPr>
          <w:rStyle w:val="BookTitle"/>
          <w:rFonts w:asciiTheme="minorHAnsi" w:hAnsiTheme="minorHAnsi" w:cstheme="minorHAnsi"/>
          <w:b w:val="0"/>
          <w:bCs w:val="0"/>
          <w:color w:val="000000"/>
          <w:sz w:val="28"/>
          <w:szCs w:val="28"/>
        </w:rPr>
        <w:br/>
        <w:t>bhakta haile o se kṛṣṇera priya nahe”</w:t>
      </w:r>
    </w:p>
    <w:p w14:paraId="0979EE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has the slightest envy for Nityānanda, he is never favored by Kṛṣṇa even if he appears to be a devotee.”</w:t>
      </w:r>
    </w:p>
    <w:p w14:paraId="0F44531A" w14:textId="5E3099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those who disrespect the spiritual master, who is nondifferent from the Supreme Lord, by considering him a mortal being and addressing him as “my spiritual master,” “his spiritual master,” and so on, have not actually accepted the spiritual master as the dearmost associate of Kṛṣṇa. Due to material considerations, people in this world have accepted the spiritual master, who is a direct manifestation of the Supreme Lord, as an object of enjoyment. It is impossible for members of these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to come to the same platform or cooperate with the pure devotees. It is the nature of persons who are envious of the Vaiṣṇavas to consider the spiritual master as an object of enjoyment because any consideration other than, </w:t>
      </w:r>
      <w:r w:rsidRPr="00790008">
        <w:rPr>
          <w:rStyle w:val="BookTitle"/>
          <w:rFonts w:asciiTheme="minorHAnsi" w:hAnsiTheme="minorHAnsi" w:cstheme="minorHAnsi"/>
          <w:b w:val="0"/>
          <w:bCs w:val="0"/>
          <w:i/>
          <w:iCs/>
          <w:color w:val="000000"/>
          <w:sz w:val="28"/>
          <w:szCs w:val="28"/>
        </w:rPr>
        <w:t>āmāra prabhura prabhu gaurāṅga-sundara/ e baḍa bharasā citte dhari nirantara—</w:t>
      </w:r>
      <w:r w:rsidRPr="00790008">
        <w:rPr>
          <w:rStyle w:val="BookTitle"/>
          <w:rFonts w:asciiTheme="minorHAnsi" w:hAnsiTheme="minorHAnsi" w:cstheme="minorHAnsi"/>
          <w:b w:val="0"/>
          <w:bCs w:val="0"/>
          <w:color w:val="000000"/>
          <w:sz w:val="28"/>
          <w:szCs w:val="28"/>
        </w:rPr>
        <w:t xml:space="preserve">“Śrī Gaurāṅga-sundara is the Lord of my Lord. I always keep this conviction in my heart,” creates thirteen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like </w:t>
      </w:r>
      <w:r w:rsidRPr="00790008">
        <w:rPr>
          <w:rStyle w:val="BookTitle"/>
          <w:rFonts w:asciiTheme="minorHAnsi" w:hAnsiTheme="minorHAnsi" w:cstheme="minorHAnsi"/>
          <w:b w:val="0"/>
          <w:bCs w:val="0"/>
          <w:i/>
          <w:iCs/>
          <w:color w:val="000000"/>
          <w:sz w:val="28"/>
          <w:szCs w:val="28"/>
        </w:rPr>
        <w:t xml:space="preserve">āula, bāula, kartābhajā, prākṛta-sahajiyā, sakhī-bhekī, jāti-gosāi,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gaura-nāgarī</w:t>
      </w:r>
      <w:r w:rsidRPr="00790008">
        <w:rPr>
          <w:rStyle w:val="BookTitle"/>
          <w:rFonts w:asciiTheme="minorHAnsi" w:hAnsiTheme="minorHAnsi" w:cstheme="minorHAnsi"/>
          <w:b w:val="0"/>
          <w:bCs w:val="0"/>
          <w:color w:val="000000"/>
          <w:sz w:val="28"/>
          <w:szCs w:val="28"/>
        </w:rPr>
        <w:t xml:space="preserve">. Actually if one rejects the concept of guru or disrespects the eternally worshipable Supreme Personality of Godhead’s supreme servitor and attributes abominable, insignificant, mundane considerations on him, then according to the </w:t>
      </w:r>
      <w:r w:rsidRPr="00790008">
        <w:rPr>
          <w:rStyle w:val="BookTitle"/>
          <w:rFonts w:asciiTheme="minorHAnsi" w:hAnsiTheme="minorHAnsi" w:cstheme="minorHAnsi"/>
          <w:b w:val="0"/>
          <w:bCs w:val="0"/>
          <w:i/>
          <w:iCs/>
          <w:color w:val="000000"/>
          <w:sz w:val="28"/>
          <w:szCs w:val="28"/>
        </w:rPr>
        <w:t>ardha-kukkuti-nyāya</w:t>
      </w:r>
      <w:r w:rsidRPr="00790008">
        <w:rPr>
          <w:rStyle w:val="BookTitle"/>
          <w:rFonts w:asciiTheme="minorHAnsi" w:hAnsiTheme="minorHAnsi" w:cstheme="minorHAnsi"/>
          <w:b w:val="0"/>
          <w:bCs w:val="0"/>
          <w:color w:val="000000"/>
          <w:sz w:val="28"/>
          <w:szCs w:val="28"/>
        </w:rPr>
        <w:t xml:space="preserve">, or the logic of accepting half of a hen, his atheistic nature will be revealed. Whenever the so-called spiritual masters of the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display their envy against the pure Vaiṣṇavas, one should abandon those </w:t>
      </w:r>
      <w:r w:rsidRPr="00790008">
        <w:rPr>
          <w:rStyle w:val="BookTitle"/>
          <w:rFonts w:asciiTheme="minorHAnsi" w:hAnsiTheme="minorHAnsi" w:cstheme="minorHAnsi"/>
          <w:b w:val="0"/>
          <w:bCs w:val="0"/>
          <w:i/>
          <w:iCs/>
          <w:color w:val="000000"/>
          <w:sz w:val="28"/>
          <w:szCs w:val="28"/>
        </w:rPr>
        <w:t>apa-sampradāya</w:t>
      </w:r>
      <w:r w:rsidRPr="00790008">
        <w:rPr>
          <w:rStyle w:val="BookTitle"/>
          <w:rFonts w:asciiTheme="minorHAnsi" w:hAnsiTheme="minorHAnsi" w:cstheme="minorHAnsi"/>
          <w:b w:val="0"/>
          <w:bCs w:val="0"/>
          <w:color w:val="000000"/>
          <w:sz w:val="28"/>
          <w:szCs w:val="28"/>
        </w:rPr>
        <w:t xml:space="preserve"> so-called gurus, who are actually </w:t>
      </w:r>
      <w:r w:rsidRPr="00790008">
        <w:rPr>
          <w:rStyle w:val="BookTitle"/>
          <w:rFonts w:asciiTheme="minorHAnsi" w:hAnsiTheme="minorHAnsi" w:cstheme="minorHAnsi"/>
          <w:b w:val="0"/>
          <w:bCs w:val="0"/>
          <w:i/>
          <w:iCs/>
          <w:color w:val="000000"/>
          <w:sz w:val="28"/>
          <w:szCs w:val="28"/>
        </w:rPr>
        <w:t>laghus</w:t>
      </w:r>
      <w:r w:rsidRPr="00790008">
        <w:rPr>
          <w:rStyle w:val="BookTitle"/>
          <w:rFonts w:asciiTheme="minorHAnsi" w:hAnsiTheme="minorHAnsi" w:cstheme="minorHAnsi"/>
          <w:b w:val="0"/>
          <w:bCs w:val="0"/>
          <w:color w:val="000000"/>
          <w:sz w:val="28"/>
          <w:szCs w:val="28"/>
        </w:rPr>
        <w:t xml:space="preserve">, or insignificant, understanding them to be envious of the Vaiṣṇavas. One should then search out and take shelter of a pure Vaiṣṇava, who is </w:t>
      </w:r>
      <w:r w:rsidRPr="00790008">
        <w:rPr>
          <w:rStyle w:val="BookTitle"/>
          <w:rFonts w:asciiTheme="minorHAnsi" w:hAnsiTheme="minorHAnsi" w:cstheme="minorHAnsi"/>
          <w:b w:val="0"/>
          <w:bCs w:val="0"/>
          <w:color w:val="000000"/>
          <w:sz w:val="28"/>
          <w:szCs w:val="28"/>
        </w:rPr>
        <w:lastRenderedPageBreak/>
        <w:t>spiritual master of the entire world and knower of the science of Kṛṣṇa.</w:t>
      </w:r>
    </w:p>
    <w:p w14:paraId="4B34BC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Besides members of the Rūpānuga-sampradāya, members of the other thirteen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are envious of the devotees who follow Śrī Rūpa, therefore Lord Kṛṣṇa never considers them as dear. That is why people who maintain animosity towards the pure devotee followers of Śrī Rūpa actually become </w:t>
      </w:r>
      <w:r w:rsidRPr="00790008">
        <w:rPr>
          <w:rStyle w:val="BookTitle"/>
          <w:rFonts w:asciiTheme="minorHAnsi" w:hAnsiTheme="minorHAnsi" w:cstheme="minorHAnsi"/>
          <w:b w:val="0"/>
          <w:bCs w:val="0"/>
          <w:i/>
          <w:iCs/>
          <w:color w:val="000000"/>
          <w:sz w:val="28"/>
          <w:szCs w:val="28"/>
        </w:rPr>
        <w:t>laghu</w:t>
      </w:r>
      <w:r w:rsidRPr="00790008">
        <w:rPr>
          <w:rStyle w:val="BookTitle"/>
          <w:rFonts w:asciiTheme="minorHAnsi" w:hAnsiTheme="minorHAnsi" w:cstheme="minorHAnsi"/>
          <w:b w:val="0"/>
          <w:bCs w:val="0"/>
          <w:color w:val="000000"/>
          <w:sz w:val="28"/>
          <w:szCs w:val="28"/>
        </w:rPr>
        <w:t xml:space="preserve">. The spiritual masters who are dear to Kṛṣṇa are always attached to the Vaiṣṇava spiritual masters who follow Śrī Rūpa. On the pretext of devotional service, the members of the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appoint someone who is envious of the Supreme Lord as guru and thus maintain their pride. Knowing them as bad association, the pure devotees give up their company and remain firmly fixed at the feet of their spiritual master under the subordination of Śrī Rūpa. While analyzing the answer to the question, “Which person who is accepted as guru is actually a pure Vaiṣṇava, or dearmost to Kṛṣṇa?” if we find that a person does not accept the followers of Śrī Rūpa as his intimate friends, but rather envies them, then such a bogus guru should immediately be totally rejected.</w:t>
      </w:r>
    </w:p>
    <w:p w14:paraId="4129989D" w14:textId="7690C6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9.187</w:t>
      </w:r>
    </w:p>
    <w:p w14:paraId="73D09E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71B70F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mādhavendra nityānanda-prati</w:t>
      </w:r>
      <w:r w:rsidRPr="00790008">
        <w:rPr>
          <w:rStyle w:val="BookTitle"/>
          <w:rFonts w:asciiTheme="minorHAnsi" w:hAnsiTheme="minorHAnsi" w:cstheme="minorHAnsi"/>
          <w:b w:val="0"/>
          <w:bCs w:val="0"/>
          <w:color w:val="000000"/>
          <w:sz w:val="28"/>
          <w:szCs w:val="28"/>
        </w:rPr>
        <w:br/>
        <w:t>ahar-niśa bolena, karena rati-mati</w:t>
      </w:r>
    </w:p>
    <w:p w14:paraId="055E66FC" w14:textId="0484B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Mādhavendra Purī day and night exhibited affection for Nityānanda with his speech and activities.</w:t>
      </w:r>
    </w:p>
    <w:p w14:paraId="11A17EE2" w14:textId="371EC3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9.188</w:t>
      </w:r>
    </w:p>
    <w:p w14:paraId="7B8D5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674C72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mādhavendra-prati nityānanda mahāśaya</w:t>
      </w:r>
      <w:r w:rsidRPr="00790008">
        <w:rPr>
          <w:rStyle w:val="BookTitle"/>
          <w:rFonts w:asciiTheme="minorHAnsi" w:hAnsiTheme="minorHAnsi" w:cstheme="minorHAnsi"/>
          <w:b w:val="0"/>
          <w:bCs w:val="0"/>
          <w:color w:val="000000"/>
          <w:sz w:val="28"/>
          <w:szCs w:val="28"/>
        </w:rPr>
        <w:br/>
        <w:t>guru-buddhi vyatirikta āra nā karaya</w:t>
      </w:r>
    </w:p>
    <w:p w14:paraId="0BB54D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considered Mādhavendra to be His guru and nothing less.</w:t>
      </w:r>
    </w:p>
    <w:p w14:paraId="09B91343" w14:textId="25B77F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according to the accepted and listed disciplic succession of the Brahma-Mādhva-Gauḍīya-sampradāya, Śrī Nityānanda Prabhu was a disciple of Śrī Mādhavendra Purī, and some people say that He was a disciple of Śrī Lakṣmīpati Tīrtha, which means that He was a Godbrother of Śrī Mādhavendra Purī. (An ancient verse quoted in the Fifth Wave of the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states:</w:t>
      </w:r>
    </w:p>
    <w:p w14:paraId="1C24B4D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prabhuṁ vande      śrīmal-lakṣmīpati-priyam</w:t>
      </w:r>
      <w:r w:rsidRPr="00790008">
        <w:rPr>
          <w:rStyle w:val="BookTitle"/>
          <w:rFonts w:asciiTheme="minorHAnsi" w:hAnsiTheme="minorHAnsi" w:cstheme="minorHAnsi"/>
          <w:b w:val="0"/>
          <w:bCs w:val="0"/>
          <w:color w:val="000000"/>
          <w:sz w:val="28"/>
          <w:szCs w:val="28"/>
        </w:rPr>
        <w:br/>
        <w:t>mādhva-sampradāyānanda-      varddhanaṁ bhakta-vatsalam</w:t>
      </w:r>
    </w:p>
    <w:p w14:paraId="473ADB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worship Śrī Nityānanda Prabhu, who is very dear to Śrī Lakṣmīpati. He increased the happiness of the Madhva-sampradāya and was always affectionate to the </w:t>
      </w:r>
      <w:r w:rsidRPr="00790008">
        <w:rPr>
          <w:rStyle w:val="BookTitle"/>
          <w:rFonts w:asciiTheme="minorHAnsi" w:hAnsiTheme="minorHAnsi" w:cstheme="minorHAnsi"/>
          <w:b w:val="0"/>
          <w:bCs w:val="0"/>
          <w:color w:val="000000"/>
          <w:sz w:val="28"/>
          <w:szCs w:val="28"/>
        </w:rPr>
        <w:lastRenderedPageBreak/>
        <w:t xml:space="preserve">devotees.”) The consideration of Godbrotherhood is not separate from the consideration of Guru for the same reason that even though there is a difference between a historical incident and the description of that incident, both point to the same thing. The bogus guru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 xml:space="preserve">that follows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does not maintain a cordial relationship with the pure Vaiṣṇavas but have learned to illegitimately protect their selfish pride.</w:t>
      </w:r>
    </w:p>
    <w:p w14:paraId="3813C693" w14:textId="419CC6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9.189</w:t>
      </w:r>
    </w:p>
    <w:p w14:paraId="69B5C7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21D2C1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anyo ’nye dui mahāmati</w:t>
      </w:r>
      <w:r w:rsidRPr="00790008">
        <w:rPr>
          <w:rStyle w:val="BookTitle"/>
          <w:rFonts w:asciiTheme="minorHAnsi" w:hAnsiTheme="minorHAnsi" w:cstheme="minorHAnsi"/>
          <w:b w:val="0"/>
          <w:bCs w:val="0"/>
          <w:color w:val="000000"/>
          <w:sz w:val="28"/>
          <w:szCs w:val="28"/>
        </w:rPr>
        <w:br/>
        <w:t>kṛṣṇa-preme nā jānena kothā divā-rāti</w:t>
      </w:r>
    </w:p>
    <w:p w14:paraId="08F359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two greatly learned personalities did not know whether it was day or night due to their ecstatic love for Kṛṣṇa.</w:t>
      </w:r>
    </w:p>
    <w:p w14:paraId="057ABC7A" w14:textId="45632E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maddened with love for Kṛṣṇa, both Śrī Mādhavendra Purī and Śrīmad Nityānanda Prabhu were not concerned with the days and nights of the mundane external world, which is unfavorable to Kṛṣṇa.</w:t>
      </w:r>
    </w:p>
    <w:p w14:paraId="509D3E5B" w14:textId="04E8B5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9.190</w:t>
      </w:r>
    </w:p>
    <w:p w14:paraId="3B6DFF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7CDEA4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mādhavendra-saṅge nityānanda</w:t>
      </w:r>
      <w:r w:rsidRPr="00790008">
        <w:rPr>
          <w:rStyle w:val="BookTitle"/>
          <w:rFonts w:asciiTheme="minorHAnsi" w:hAnsiTheme="minorHAnsi" w:cstheme="minorHAnsi"/>
          <w:b w:val="0"/>
          <w:bCs w:val="0"/>
          <w:color w:val="000000"/>
          <w:sz w:val="28"/>
          <w:szCs w:val="28"/>
        </w:rPr>
        <w:br/>
        <w:t>thākiyā calilā śeṣe yathā setubandha</w:t>
      </w:r>
    </w:p>
    <w:p w14:paraId="74F4FFC0" w14:textId="2D49A2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remaining together for some days, Nityānanda left for Setubandha [Rāmeśvaram].</w:t>
      </w:r>
    </w:p>
    <w:p w14:paraId="76044EA6" w14:textId="0A3C59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9.191</w:t>
      </w:r>
    </w:p>
    <w:p w14:paraId="1E4A37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1F03B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calilā sarayū dehkibāre</w:t>
      </w:r>
      <w:r w:rsidRPr="00790008">
        <w:rPr>
          <w:rStyle w:val="BookTitle"/>
          <w:rFonts w:asciiTheme="minorHAnsi" w:hAnsiTheme="minorHAnsi" w:cstheme="minorHAnsi"/>
          <w:b w:val="0"/>
          <w:bCs w:val="0"/>
          <w:color w:val="000000"/>
          <w:sz w:val="28"/>
          <w:szCs w:val="28"/>
        </w:rPr>
        <w:br/>
        <w:t>kṛṣṇāveśe keha nija-deha nāhi smare</w:t>
      </w:r>
    </w:p>
    <w:p w14:paraId="10674947" w14:textId="046B2F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went to see the Sarayū River. In their absorption of Kṛṣṇa consciousness they both forgot their own bodies.</w:t>
      </w:r>
    </w:p>
    <w:p w14:paraId="6572E2F0" w14:textId="55D275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9.192</w:t>
      </w:r>
    </w:p>
    <w:p w14:paraId="037900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5B17F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jīvanera rakṣā se-virahe</w:t>
      </w:r>
      <w:r w:rsidRPr="00790008">
        <w:rPr>
          <w:rStyle w:val="BookTitle"/>
          <w:rFonts w:asciiTheme="minorHAnsi" w:hAnsiTheme="minorHAnsi" w:cstheme="minorHAnsi"/>
          <w:b w:val="0"/>
          <w:bCs w:val="0"/>
          <w:color w:val="000000"/>
          <w:sz w:val="28"/>
          <w:szCs w:val="28"/>
        </w:rPr>
        <w:br/>
        <w:t>bāhya thākile ki se-virahe prāṇa rahe?</w:t>
      </w:r>
    </w:p>
    <w:p w14:paraId="10F1FD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 devotee’s feelings of separation for the Lord maintain his life. Otherwise how could such intense feelings be tolerated if one were in external consciousness?</w:t>
      </w:r>
    </w:p>
    <w:p w14:paraId="6FB4A501" w14:textId="7ABF1E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If one experiences intense feelings of distress in separation from the Lord while overwhelmed in love for Kṛṣṇa, then he cannot protect his life in separation from the Lord. That is why one who is devoid of external consciousness remains constantly in the transcendental internal mood of uninterrupted ecstatic love in spite of intolerable separation from the Lord and, due to an increase and nourishment of ecstatic devotional service, sustaining his life becomes possible. This is confirmed in the </w:t>
      </w:r>
      <w:r w:rsidRPr="00790008">
        <w:rPr>
          <w:rStyle w:val="BookTitle"/>
          <w:rFonts w:asciiTheme="minorHAnsi" w:hAnsiTheme="minorHAnsi" w:cstheme="minorHAnsi"/>
          <w:b w:val="0"/>
          <w:bCs w:val="0"/>
          <w:i/>
          <w:iCs/>
          <w:color w:val="000000"/>
          <w:sz w:val="28"/>
          <w:szCs w:val="28"/>
        </w:rPr>
        <w:t xml:space="preserve">Śrī Caitanya-caritāmṛta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2.43-47) in the following words: “’Pure love for Kṛṣṇa, just like gold from the Jāmbū River, does not exist in human society. If it existed, there could not be separation. If separation were there, one could not live.’ Thus speaking, the son of Śrīmatī Śacīmātā recited another wonderful verse, and Rāmānanda Rāya and Svarūpa Dāmodara heard this verse with rapt attention. Śrī Caitanya Mahāprabhu said, ’I feel shameful to disclose the activities of My heart. Nonetheless, I shall be done with all formalities and speak from the heart. Please hear.’ Śrī Caitanya Mahāprabhu continued, ’My dear friends, I have not the slightest tinge of love of Godhead within My heart. When you see Me crying in separation, I am just falsely exhibiting a demonstration of My great fortune. Indeed, not seeing the beautiful face of Kṛṣṇa playing His flute, I continue to live My life like an insect, without purpose. Actually, My love for Kṛṣṇa is far, far away. Whatever I do is actually false. When you see Me cry, I am simply exhibiting My great fortune. Please try to understand this beyond a doubt. Even though I do not see the moonlike face of Kṛṣṇa playing on His flute and although there is no possibility of My meeting Him, still I take care of My own body. That is the way of lust. In this way, I maintain My flylike life.’”</w:t>
      </w:r>
    </w:p>
    <w:p w14:paraId="002B17B8" w14:textId="6F1C71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9.193</w:t>
      </w:r>
    </w:p>
    <w:p w14:paraId="1039A7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24FBFF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nityānanda-mādhavendra, dui-daraśana</w:t>
      </w:r>
      <w:r w:rsidRPr="00790008">
        <w:rPr>
          <w:rStyle w:val="BookTitle"/>
          <w:rFonts w:asciiTheme="minorHAnsi" w:hAnsiTheme="minorHAnsi" w:cstheme="minorHAnsi"/>
          <w:b w:val="0"/>
          <w:bCs w:val="0"/>
          <w:color w:val="000000"/>
          <w:sz w:val="28"/>
          <w:szCs w:val="28"/>
        </w:rPr>
        <w:br/>
        <w:t>ye śunaye, tā’re mile kṛṣṇa-prema-dhana</w:t>
      </w:r>
    </w:p>
    <w:p w14:paraId="7F531137" w14:textId="41E262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topics regarding the meeting between Nityānanda Prabhu and Mādhavendra Purī will certainly achieve the wealth of love for Kṛṣṇa.</w:t>
      </w:r>
    </w:p>
    <w:p w14:paraId="30C86FFB" w14:textId="465D51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9.194</w:t>
      </w:r>
    </w:p>
    <w:p w14:paraId="147CB3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560C7C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nityānanda bhrame’ prema-rase</w:t>
      </w:r>
      <w:r w:rsidRPr="00790008">
        <w:rPr>
          <w:rStyle w:val="BookTitle"/>
          <w:rFonts w:asciiTheme="minorHAnsi" w:hAnsiTheme="minorHAnsi" w:cstheme="minorHAnsi"/>
          <w:b w:val="0"/>
          <w:bCs w:val="0"/>
          <w:color w:val="000000"/>
          <w:sz w:val="28"/>
          <w:szCs w:val="28"/>
        </w:rPr>
        <w:br/>
        <w:t>setubandhe āilena kateka divase</w:t>
      </w:r>
    </w:p>
    <w:p w14:paraId="27F5E0E4" w14:textId="7276E3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traveling in this ecstatic mood for some days, Nityānanda arrived at Setubandha.</w:t>
      </w:r>
    </w:p>
    <w:p w14:paraId="1EC144E6" w14:textId="47C2C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9.195</w:t>
      </w:r>
    </w:p>
    <w:p w14:paraId="777CFC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40944D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dhanu-tīrthe snāna kari’ gelā rāmeśvara</w:t>
      </w:r>
      <w:r w:rsidRPr="00790008">
        <w:rPr>
          <w:rStyle w:val="BookTitle"/>
          <w:rFonts w:asciiTheme="minorHAnsi" w:hAnsiTheme="minorHAnsi" w:cstheme="minorHAnsi"/>
          <w:b w:val="0"/>
          <w:bCs w:val="0"/>
          <w:color w:val="000000"/>
          <w:sz w:val="28"/>
          <w:szCs w:val="28"/>
        </w:rPr>
        <w:br/>
        <w:t>tabe prabhu āilena vijayanagara</w:t>
      </w:r>
    </w:p>
    <w:p w14:paraId="043676B9" w14:textId="381960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bath at Dhanus-tīrtha, He went to see Lord Rāmeśvara. Then the Lord went to Vijayanagara.</w:t>
      </w:r>
    </w:p>
    <w:p w14:paraId="387554E0" w14:textId="36832B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9.196</w:t>
      </w:r>
    </w:p>
    <w:p w14:paraId="0845DB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549CCD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māyāpurī, avantī dekhiyā godāvarī</w:t>
      </w:r>
      <w:r w:rsidRPr="00790008">
        <w:rPr>
          <w:rStyle w:val="BookTitle"/>
          <w:rFonts w:asciiTheme="minorHAnsi" w:hAnsiTheme="minorHAnsi" w:cstheme="minorHAnsi"/>
          <w:b w:val="0"/>
          <w:bCs w:val="0"/>
          <w:color w:val="000000"/>
          <w:sz w:val="28"/>
          <w:szCs w:val="28"/>
        </w:rPr>
        <w:br/>
        <w:t>āilena jioḍa-nṛsiṁhadeva-purī</w:t>
      </w:r>
    </w:p>
    <w:p w14:paraId="03F51AC2" w14:textId="14607C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Māyāpurī, Avantī, and the Godāvarī River, and then He went to the abode of Jiyaḍa-nṛsiṁha.</w:t>
      </w:r>
    </w:p>
    <w:p w14:paraId="6D10284A" w14:textId="610915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9.197</w:t>
      </w:r>
    </w:p>
    <w:p w14:paraId="1FE698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56168554" w14:textId="37694B7B"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trimalla dekhiyā kūrma-nātha puṇya-sthāna</w:t>
      </w:r>
      <w:r w:rsidRPr="00790008">
        <w:rPr>
          <w:rStyle w:val="BookTitle"/>
          <w:rFonts w:asciiTheme="minorHAnsi" w:hAnsiTheme="minorHAnsi" w:cstheme="minorHAnsi"/>
          <w:b w:val="0"/>
          <w:bCs w:val="0"/>
          <w:color w:val="000000"/>
          <w:sz w:val="28"/>
          <w:szCs w:val="28"/>
        </w:rPr>
        <w:br/>
        <w:t>śeṣe nīlācala</w:t>
      </w:r>
      <w:ins w:id="141" w:author="your servant" w:date="2020-08-19T10:09:00Z">
        <w:r w:rsidR="002A1CAC">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candra dekhite payāna</w:t>
      </w:r>
    </w:p>
    <w:p w14:paraId="0E8BBEAD" w14:textId="1E7DAB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Trimalla and Kūrma-kṣetra, and eventually He went to see Jagannātha, the Lord of Nīlācala.</w:t>
      </w:r>
    </w:p>
    <w:p w14:paraId="221EA2A8" w14:textId="219B49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9.198</w:t>
      </w:r>
    </w:p>
    <w:p w14:paraId="0C52C3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2EEE39AD" w14:textId="5D81765D"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āilena nīlācala</w:t>
      </w:r>
      <w:ins w:id="142" w:author="your servant" w:date="2020-08-19T10:09:00Z">
        <w:r w:rsidR="002A1CAC">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candrera nagare</w:t>
      </w:r>
      <w:r w:rsidRPr="00790008">
        <w:rPr>
          <w:rStyle w:val="BookTitle"/>
          <w:rFonts w:asciiTheme="minorHAnsi" w:hAnsiTheme="minorHAnsi" w:cstheme="minorHAnsi"/>
          <w:b w:val="0"/>
          <w:bCs w:val="0"/>
          <w:color w:val="000000"/>
          <w:sz w:val="28"/>
          <w:szCs w:val="28"/>
        </w:rPr>
        <w:br/>
        <w:t>dhvaja dekhi’ mātra mūrchā haila śarīre</w:t>
      </w:r>
    </w:p>
    <w:p w14:paraId="57D434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approached Śrī Nīlācala, He fell unconscious upon seeing the temple flag.</w:t>
      </w:r>
    </w:p>
    <w:p w14:paraId="6F3FDAA3" w14:textId="4AA6AE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nīlācala</w:t>
      </w:r>
      <w:ins w:id="143" w:author="your servant" w:date="2020-08-19T10:10:00Z">
        <w:r w:rsidR="002A1CAC">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 xml:space="preserve">candrera nagare </w:t>
      </w:r>
      <w:r w:rsidRPr="00790008">
        <w:rPr>
          <w:rStyle w:val="BookTitle"/>
          <w:rFonts w:asciiTheme="minorHAnsi" w:hAnsiTheme="minorHAnsi" w:cstheme="minorHAnsi"/>
          <w:b w:val="0"/>
          <w:bCs w:val="0"/>
          <w:color w:val="000000"/>
          <w:sz w:val="28"/>
          <w:szCs w:val="28"/>
        </w:rPr>
        <w:t>refer to the abode of Jagadīśa, or Purī-dhāma.</w:t>
      </w:r>
    </w:p>
    <w:p w14:paraId="7FB39167" w14:textId="71D876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9.199</w:t>
      </w:r>
    </w:p>
    <w:p w14:paraId="26DE15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79CC60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dekhilena catur-vyūha-rūpa jagannātha</w:t>
      </w:r>
      <w:r w:rsidRPr="00790008">
        <w:rPr>
          <w:rStyle w:val="BookTitle"/>
          <w:rFonts w:asciiTheme="minorHAnsi" w:hAnsiTheme="minorHAnsi" w:cstheme="minorHAnsi"/>
          <w:b w:val="0"/>
          <w:bCs w:val="0"/>
          <w:color w:val="000000"/>
          <w:sz w:val="28"/>
          <w:szCs w:val="28"/>
        </w:rPr>
        <w:br/>
        <w:t>prakaṭa paramānanda bhakta-varga-sātha</w:t>
      </w:r>
    </w:p>
    <w:p w14:paraId="5B00D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saw Lord Jagannātha as the source of the catur-vyūha—Vāsudeva, Saṅkarṣaṇa, Pradyumna, and Aniruddha—and surrounded by His dear devotees.</w:t>
      </w:r>
    </w:p>
    <w:p w14:paraId="4AF4042E" w14:textId="02F062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catur-vyūha </w:t>
      </w:r>
      <w:r w:rsidRPr="00790008">
        <w:rPr>
          <w:rStyle w:val="BookTitle"/>
          <w:rFonts w:asciiTheme="minorHAnsi" w:hAnsiTheme="minorHAnsi" w:cstheme="minorHAnsi"/>
          <w:b w:val="0"/>
          <w:bCs w:val="0"/>
          <w:color w:val="000000"/>
          <w:sz w:val="28"/>
          <w:szCs w:val="28"/>
        </w:rPr>
        <w:t>refers to Śrī Jagannātha, who is the combined form of Vāsudeva, Saṅkarṣaṇa, Pradyumna, and Aniruddha, in other words, Śrī Dvārakādhīśa.</w:t>
      </w:r>
    </w:p>
    <w:p w14:paraId="0E5138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second line of this verse indicates that Śrī Nandanandana, who is the personification of ecstatic pastimes, has appeared at Nīlācala (Śrī Puruṣottama-kṣetra) along with His servants, who assist in His pastimes.</w:t>
      </w:r>
    </w:p>
    <w:p w14:paraId="5CF032AD" w14:textId="4B9A81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9.200</w:t>
      </w:r>
    </w:p>
    <w:p w14:paraId="05D503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02D566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mātra hailena pulake mūrchite</w:t>
      </w:r>
      <w:r w:rsidRPr="00790008">
        <w:rPr>
          <w:rStyle w:val="BookTitle"/>
          <w:rFonts w:asciiTheme="minorHAnsi" w:hAnsiTheme="minorHAnsi" w:cstheme="minorHAnsi"/>
          <w:b w:val="0"/>
          <w:bCs w:val="0"/>
          <w:color w:val="000000"/>
          <w:sz w:val="28"/>
          <w:szCs w:val="28"/>
        </w:rPr>
        <w:br/>
        <w:t>punaḥ bāhya haya, punaḥ paḍe pṛthivīte</w:t>
      </w:r>
    </w:p>
    <w:p w14:paraId="400BF326" w14:textId="308F41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upon seeing the Lord, Nityānanda’s hairs stood on end and He fell unconscious. When He regained consciousness, He again fell to the ground.</w:t>
      </w:r>
    </w:p>
    <w:p w14:paraId="257BD438" w14:textId="1B8DE8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9.201</w:t>
      </w:r>
    </w:p>
    <w:p w14:paraId="1A8932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063E2C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 sveda pulakāśru, āchāḍa, huṅkāra</w:t>
      </w:r>
      <w:r w:rsidRPr="00790008">
        <w:rPr>
          <w:rStyle w:val="BookTitle"/>
          <w:rFonts w:asciiTheme="minorHAnsi" w:hAnsiTheme="minorHAnsi" w:cstheme="minorHAnsi"/>
          <w:b w:val="0"/>
          <w:bCs w:val="0"/>
          <w:color w:val="000000"/>
          <w:sz w:val="28"/>
          <w:szCs w:val="28"/>
        </w:rPr>
        <w:br/>
        <w:t>ke kahite pāre nityānandera vikāra?</w:t>
      </w:r>
    </w:p>
    <w:p w14:paraId="43E57C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Shivering, perspiring, crying, falling to the ground, and loud roaring—who can describe these ecstatic transformations that were exhibited by Lord Nityānanda?</w:t>
      </w:r>
    </w:p>
    <w:p w14:paraId="747D6D99" w14:textId="496F0A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āchāḍa</w:t>
      </w:r>
      <w:r w:rsidRPr="00790008">
        <w:rPr>
          <w:rStyle w:val="BookTitle"/>
          <w:rFonts w:asciiTheme="minorHAnsi" w:hAnsiTheme="minorHAnsi" w:cstheme="minorHAnsi"/>
          <w:b w:val="0"/>
          <w:bCs w:val="0"/>
          <w:color w:val="000000"/>
          <w:sz w:val="28"/>
          <w:szCs w:val="28"/>
        </w:rPr>
        <w:t xml:space="preserve"> (as used in common language) means “falling to the ground.”</w:t>
      </w:r>
    </w:p>
    <w:p w14:paraId="0AE28F55" w14:textId="56BE1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9.202</w:t>
      </w:r>
    </w:p>
    <w:p w14:paraId="30A15B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1EAAA6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nityānanda thāki’ nīlācale</w:t>
      </w:r>
      <w:r w:rsidRPr="00790008">
        <w:rPr>
          <w:rStyle w:val="BookTitle"/>
          <w:rFonts w:asciiTheme="minorHAnsi" w:hAnsiTheme="minorHAnsi" w:cstheme="minorHAnsi"/>
          <w:b w:val="0"/>
          <w:bCs w:val="0"/>
          <w:color w:val="000000"/>
          <w:sz w:val="28"/>
          <w:szCs w:val="28"/>
        </w:rPr>
        <w:br/>
        <w:t>dekhi, gaṅgā-sāgara āilā kutuhale</w:t>
      </w:r>
    </w:p>
    <w:p w14:paraId="2FF3AF4B" w14:textId="1A3C8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remaining in Nīlācala for some time, Nityānanda went in jubilation to Gaṅgā-sāgara.</w:t>
      </w:r>
    </w:p>
    <w:p w14:paraId="32988A9E" w14:textId="6ADCB0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9.203</w:t>
      </w:r>
    </w:p>
    <w:p w14:paraId="210A95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6A6E5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tīrtha-yātrā saba ke pāre kahite?</w:t>
      </w:r>
      <w:r w:rsidRPr="00790008">
        <w:rPr>
          <w:rStyle w:val="BookTitle"/>
          <w:rFonts w:asciiTheme="minorHAnsi" w:hAnsiTheme="minorHAnsi" w:cstheme="minorHAnsi"/>
          <w:b w:val="0"/>
          <w:bCs w:val="0"/>
          <w:color w:val="000000"/>
          <w:sz w:val="28"/>
          <w:szCs w:val="28"/>
        </w:rPr>
        <w:br/>
        <w:t>kichu likhilāṅa mātra tāṅ’ra kṛpā haite</w:t>
      </w:r>
    </w:p>
    <w:p w14:paraId="5944ADAE" w14:textId="13B6E4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Lord’s pilgrimage? I have written in brief only by His mercy.</w:t>
      </w:r>
    </w:p>
    <w:p w14:paraId="3AC7CEAB" w14:textId="15C350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9.204</w:t>
      </w:r>
    </w:p>
    <w:p w14:paraId="1E504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0E782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tīrtha bhrami’ nityānanda-rāya</w:t>
      </w:r>
      <w:r w:rsidRPr="00790008">
        <w:rPr>
          <w:rStyle w:val="BookTitle"/>
          <w:rFonts w:asciiTheme="minorHAnsi" w:hAnsiTheme="minorHAnsi" w:cstheme="minorHAnsi"/>
          <w:b w:val="0"/>
          <w:bCs w:val="0"/>
          <w:color w:val="000000"/>
          <w:sz w:val="28"/>
          <w:szCs w:val="28"/>
        </w:rPr>
        <w:br/>
        <w:t>punar-bāra āsiyā mililā mathurāya</w:t>
      </w:r>
    </w:p>
    <w:p w14:paraId="787CF9BE" w14:textId="267C6D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visiting various holy places in this way, Lord Nityānanda returned again to </w:t>
      </w:r>
      <w:r w:rsidRPr="00790008">
        <w:rPr>
          <w:rStyle w:val="BookTitle"/>
          <w:rFonts w:asciiTheme="minorHAnsi" w:hAnsiTheme="minorHAnsi" w:cstheme="minorHAnsi"/>
          <w:b/>
          <w:bCs/>
          <w:color w:val="800000"/>
          <w:sz w:val="28"/>
          <w:szCs w:val="28"/>
        </w:rPr>
        <w:lastRenderedPageBreak/>
        <w:t>Mathurā.</w:t>
      </w:r>
    </w:p>
    <w:p w14:paraId="6D85E947" w14:textId="3E294D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9.205</w:t>
      </w:r>
    </w:p>
    <w:p w14:paraId="455341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42FCDD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vṛndāvane karena vasati</w:t>
      </w:r>
      <w:r w:rsidRPr="00790008">
        <w:rPr>
          <w:rStyle w:val="BookTitle"/>
          <w:rFonts w:asciiTheme="minorHAnsi" w:hAnsiTheme="minorHAnsi" w:cstheme="minorHAnsi"/>
          <w:b w:val="0"/>
          <w:bCs w:val="0"/>
          <w:color w:val="000000"/>
          <w:sz w:val="28"/>
          <w:szCs w:val="28"/>
        </w:rPr>
        <w:br/>
        <w:t>kṛṣṇera āveśe nā jānena divā-rāti</w:t>
      </w:r>
    </w:p>
    <w:p w14:paraId="7DE055C9" w14:textId="331B8C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continually stayed in Vṛndāvana and became so absorbed in Kṛṣṇa that He did not know whether it was day or night.</w:t>
      </w:r>
    </w:p>
    <w:p w14:paraId="22480073" w14:textId="79CD85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9.206</w:t>
      </w:r>
    </w:p>
    <w:p w14:paraId="3F45FC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1DD6CE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āhāra nāhika, kadācit dugdha-pāna</w:t>
      </w:r>
      <w:r w:rsidRPr="00790008">
        <w:rPr>
          <w:rStyle w:val="BookTitle"/>
          <w:rFonts w:asciiTheme="minorHAnsi" w:hAnsiTheme="minorHAnsi" w:cstheme="minorHAnsi"/>
          <w:b w:val="0"/>
          <w:bCs w:val="0"/>
          <w:color w:val="000000"/>
          <w:sz w:val="28"/>
          <w:szCs w:val="28"/>
        </w:rPr>
        <w:br/>
        <w:t>seha yadi ayācita keha kare dāna</w:t>
      </w:r>
    </w:p>
    <w:p w14:paraId="2B4E92D2" w14:textId="79D28F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eat, but He occasionally drank some milk whenever someone offered it to Him.</w:t>
      </w:r>
    </w:p>
    <w:p w14:paraId="00635D1C" w14:textId="0F760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9.207</w:t>
      </w:r>
    </w:p>
    <w:p w14:paraId="7EF7A4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3670B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gauracandra āche gupta-bhāve</w:t>
      </w:r>
      <w:r w:rsidRPr="00790008">
        <w:rPr>
          <w:rStyle w:val="BookTitle"/>
          <w:rFonts w:asciiTheme="minorHAnsi" w:hAnsiTheme="minorHAnsi" w:cstheme="minorHAnsi"/>
          <w:b w:val="0"/>
          <w:bCs w:val="0"/>
          <w:color w:val="000000"/>
          <w:sz w:val="28"/>
          <w:szCs w:val="28"/>
        </w:rPr>
        <w:br/>
        <w:t>ihā nityānanda-svarūpera mane jāge</w:t>
      </w:r>
    </w:p>
    <w:p w14:paraId="64FDB1CC" w14:textId="54B172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knew well that Lord Gauracandra was living incognito in Navadvīpa. He thought to Himself.</w:t>
      </w:r>
    </w:p>
    <w:p w14:paraId="739ADC63" w14:textId="702A7F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9.208</w:t>
      </w:r>
    </w:p>
    <w:p w14:paraId="1705B6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131361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“āpana-aiśvarya prabhu prakāśibe yabe</w:t>
      </w:r>
      <w:r w:rsidRPr="00790008">
        <w:rPr>
          <w:rStyle w:val="BookTitle"/>
          <w:rFonts w:asciiTheme="minorHAnsi" w:hAnsiTheme="minorHAnsi" w:cstheme="minorHAnsi"/>
          <w:b w:val="0"/>
          <w:bCs w:val="0"/>
          <w:color w:val="000000"/>
          <w:sz w:val="28"/>
          <w:szCs w:val="28"/>
        </w:rPr>
        <w:br/>
        <w:t>āmi giyā karimu āpana sevā tabe”</w:t>
      </w:r>
    </w:p>
    <w:p w14:paraId="4F636982" w14:textId="1D66FD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go serve Lord Gaurāṅga when He manifests His opulences.”</w:t>
      </w:r>
    </w:p>
    <w:p w14:paraId="33D390EB" w14:textId="372596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9.209</w:t>
      </w:r>
    </w:p>
    <w:p w14:paraId="566B68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338F96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mānasika kari’ nityānanda-rāya</w:t>
      </w:r>
      <w:r w:rsidRPr="00790008">
        <w:rPr>
          <w:rStyle w:val="BookTitle"/>
          <w:rFonts w:asciiTheme="minorHAnsi" w:hAnsiTheme="minorHAnsi" w:cstheme="minorHAnsi"/>
          <w:b w:val="0"/>
          <w:bCs w:val="0"/>
          <w:color w:val="000000"/>
          <w:sz w:val="28"/>
          <w:szCs w:val="28"/>
        </w:rPr>
        <w:br/>
        <w:t>mathurā chāḍiyā navadvīpa nāhi yāya</w:t>
      </w:r>
    </w:p>
    <w:p w14:paraId="5D94D4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in this way, Lord Nityānanda did not go to Navadvīpa but remained at Mathurā.</w:t>
      </w:r>
    </w:p>
    <w:p w14:paraId="177C1CE9" w14:textId="55F61B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mānasika </w:t>
      </w:r>
      <w:r w:rsidRPr="00790008">
        <w:rPr>
          <w:rStyle w:val="BookTitle"/>
          <w:rFonts w:asciiTheme="minorHAnsi" w:hAnsiTheme="minorHAnsi" w:cstheme="minorHAnsi"/>
          <w:b w:val="0"/>
          <w:bCs w:val="0"/>
          <w:color w:val="000000"/>
          <w:sz w:val="28"/>
          <w:szCs w:val="28"/>
        </w:rPr>
        <w:t>means “arising from the mind,” “thinking,” “desiring,” “aspiring,” and “wishing.”</w:t>
      </w:r>
    </w:p>
    <w:p w14:paraId="0F6DC58E" w14:textId="5AA4D2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9.210</w:t>
      </w:r>
    </w:p>
    <w:p w14:paraId="014080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210</w:t>
      </w:r>
    </w:p>
    <w:p w14:paraId="5EC498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viharaye kālindīra jale</w:t>
      </w:r>
      <w:r w:rsidRPr="00790008">
        <w:rPr>
          <w:rStyle w:val="BookTitle"/>
          <w:rFonts w:asciiTheme="minorHAnsi" w:hAnsiTheme="minorHAnsi" w:cstheme="minorHAnsi"/>
          <w:b w:val="0"/>
          <w:bCs w:val="0"/>
          <w:color w:val="000000"/>
          <w:sz w:val="28"/>
          <w:szCs w:val="28"/>
        </w:rPr>
        <w:br/>
        <w:t>śiśu-saṅge vṛndāvane dhūlā khelā khele</w:t>
      </w:r>
    </w:p>
    <w:p w14:paraId="0C558501" w14:textId="269FE2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regularly enjoyed sporting in the waters of the Yamunā and playing with the children in Vṛndāvana.</w:t>
      </w:r>
    </w:p>
    <w:p w14:paraId="47DC228F" w14:textId="38195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9.211-213</w:t>
      </w:r>
    </w:p>
    <w:p w14:paraId="6326AA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211-213</w:t>
      </w:r>
    </w:p>
    <w:p w14:paraId="5D573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yadyāpiha nityānanda dhare sarva śakti</w:t>
      </w:r>
      <w:r w:rsidRPr="00790008">
        <w:rPr>
          <w:rStyle w:val="BookTitle"/>
          <w:rFonts w:asciiTheme="minorHAnsi" w:hAnsiTheme="minorHAnsi" w:cstheme="minorHAnsi"/>
          <w:b w:val="0"/>
          <w:bCs w:val="0"/>
          <w:color w:val="000000"/>
          <w:sz w:val="28"/>
          <w:szCs w:val="28"/>
        </w:rPr>
        <w:br/>
        <w:t>tathāpiha kā’reha nā dilena viṣṇu-bhakti</w:t>
      </w:r>
    </w:p>
    <w:p w14:paraId="75B4FB7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gauracandra prabhu karibe prakāśa</w:t>
      </w:r>
      <w:r w:rsidRPr="00790008">
        <w:rPr>
          <w:rStyle w:val="BookTitle"/>
          <w:rFonts w:asciiTheme="minorHAnsi" w:hAnsiTheme="minorHAnsi" w:cstheme="minorHAnsi"/>
          <w:b w:val="0"/>
          <w:bCs w:val="0"/>
          <w:color w:val="000000"/>
          <w:sz w:val="28"/>
          <w:szCs w:val="28"/>
        </w:rPr>
        <w:br/>
        <w:t>tā’na se ājñāya bhakti-dānera vilāsa</w:t>
      </w:r>
    </w:p>
    <w:p w14:paraId="1F56A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kichu nā kare caitanya-ājñā vine</w:t>
      </w:r>
      <w:r w:rsidRPr="00790008">
        <w:rPr>
          <w:rStyle w:val="BookTitle"/>
          <w:rFonts w:asciiTheme="minorHAnsi" w:hAnsiTheme="minorHAnsi" w:cstheme="minorHAnsi"/>
          <w:b w:val="0"/>
          <w:bCs w:val="0"/>
          <w:color w:val="000000"/>
          <w:sz w:val="28"/>
          <w:szCs w:val="28"/>
        </w:rPr>
        <w:br/>
        <w:t>ihāte ’alpatā’ nāhi pāya prabhu-gaṇe</w:t>
      </w:r>
    </w:p>
    <w:p w14:paraId="27A609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Lord Nityānanda is omnipotent, He did not distribute devotional service to the Lord at that time. When Lord Gauracandra manifests His opulence, then on His order He would begin to distribute devotional service. The servants and associates of Lord Caitanya did not like to do anything without His instruction, but this does not diminish their glories in the least.</w:t>
      </w:r>
    </w:p>
    <w:p w14:paraId="0FC28CE8" w14:textId="31B27E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 personal expansion of and nondifferent from Śrī Gaura-Kṛṣṇa, Śrī Nityānanda Prabhu, who is Baladeva, the personification of pure goodness, and who is the only bestower of love for Gaura-Kṛṣṇa, neither displayed mercy on anyone nor distributed or preached chanting the holy names in love of God while visiting the holy places, thereby surpassing His eternally worshipable Lord Śrīman Mahāprabhu’s desire, direct order, or time for the pastimes of preaching the chanting of the holy names in love of God (see verse 208). When the supreme independent Lord Mahāprabhu, out of His own free will and causeless mercy, will manifest His own glories to the fallen souls, at that time Śrī Nityānanda Prabhu will also manifest the pastime of door to door distribution of the holy names and love of God to the sinful living entities.</w:t>
      </w:r>
    </w:p>
    <w:p w14:paraId="35A44E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following in the footsteps of Śrī Nityānanda, anyone who desires his own welfare does not transgress etiquette and manifest elevated language or material ego on the pretext of preaching topics of Kṛṣṇa while proudly masquerading as a guru in the presence of the Supreme Lord or His empowered representative, the Vaiṣṇava guru. That is why Śrī Bhaktivinoda Ṭhākura has written in his pure devotional song book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as follows:</w:t>
      </w:r>
    </w:p>
    <w:p w14:paraId="7B6A93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āmi ta’ vaiṣṇava, e buddhi haile,</w:t>
      </w:r>
      <w:r w:rsidRPr="00790008">
        <w:rPr>
          <w:rStyle w:val="BookTitle"/>
          <w:rFonts w:asciiTheme="minorHAnsi" w:hAnsiTheme="minorHAnsi" w:cstheme="minorHAnsi"/>
          <w:b w:val="0"/>
          <w:bCs w:val="0"/>
          <w:color w:val="000000"/>
          <w:sz w:val="28"/>
          <w:szCs w:val="28"/>
        </w:rPr>
        <w:br/>
        <w:t>amānī nā ha’ba āmi</w:t>
      </w:r>
      <w:r w:rsidRPr="00790008">
        <w:rPr>
          <w:rStyle w:val="BookTitle"/>
          <w:rFonts w:asciiTheme="minorHAnsi" w:hAnsiTheme="minorHAnsi" w:cstheme="minorHAnsi"/>
          <w:b w:val="0"/>
          <w:bCs w:val="0"/>
          <w:color w:val="000000"/>
          <w:sz w:val="28"/>
          <w:szCs w:val="28"/>
        </w:rPr>
        <w:br/>
        <w:t>pratiṣṭhāśā āsi’ hṛdaya dūṣibe,</w:t>
      </w:r>
      <w:r w:rsidRPr="00790008">
        <w:rPr>
          <w:rStyle w:val="BookTitle"/>
          <w:rFonts w:asciiTheme="minorHAnsi" w:hAnsiTheme="minorHAnsi" w:cstheme="minorHAnsi"/>
          <w:b w:val="0"/>
          <w:bCs w:val="0"/>
          <w:color w:val="000000"/>
          <w:sz w:val="28"/>
          <w:szCs w:val="28"/>
        </w:rPr>
        <w:br/>
        <w:t>haiba nirayagāmī</w:t>
      </w:r>
    </w:p>
    <w:p w14:paraId="42BA69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think I am a Vaiṣṇava, I shall look forward to receiving respect from others. And if the desire for fame and reputation pollute my heart, I shall certainly go to hell.” The eternally blissful form of knowledge, Śrī Kṛṣṇa Caitanya, is the eternal worshipable Lord of the living entities, and to carry out His order with body, mind, and speech is real Vaiṣṇava fame; this is pure transcendental spiritual identification. This position is most relishable and beyond the insignificant, partial, abominable nature of perishable matter. And becoming prominent or dominant in the material sense is actually abominable, anxiety-filled service and simply another way of describing one’s insignificance.</w:t>
      </w:r>
    </w:p>
    <w:p w14:paraId="047320AE" w14:textId="568E1B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9.214</w:t>
      </w:r>
    </w:p>
    <w:p w14:paraId="4FB968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1531E8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ananta, kibā śiva-ajādi devatā</w:t>
      </w:r>
      <w:r w:rsidRPr="00790008">
        <w:rPr>
          <w:rStyle w:val="BookTitle"/>
          <w:rFonts w:asciiTheme="minorHAnsi" w:hAnsiTheme="minorHAnsi" w:cstheme="minorHAnsi"/>
          <w:b w:val="0"/>
          <w:bCs w:val="0"/>
          <w:color w:val="000000"/>
          <w:sz w:val="28"/>
          <w:szCs w:val="28"/>
        </w:rPr>
        <w:br/>
        <w:t>caitanya-ājñāya hartā-kartā pālayitā</w:t>
      </w:r>
    </w:p>
    <w:p w14:paraId="60C5B0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Ananta, Śiva, and the other demigods create, maintain, and destroy under the order of Lord Caitanya.</w:t>
      </w:r>
    </w:p>
    <w:p w14:paraId="029EDA3C" w14:textId="27D2E5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refers to Viṣṇu, the maintainer, the word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refers to Brahmā, the creator, and the word </w:t>
      </w:r>
      <w:r w:rsidRPr="00790008">
        <w:rPr>
          <w:rStyle w:val="BookTitle"/>
          <w:rFonts w:asciiTheme="minorHAnsi" w:hAnsiTheme="minorHAnsi" w:cstheme="minorHAnsi"/>
          <w:b w:val="0"/>
          <w:bCs w:val="0"/>
          <w:i/>
          <w:iCs/>
          <w:color w:val="000000"/>
          <w:sz w:val="28"/>
          <w:szCs w:val="28"/>
        </w:rPr>
        <w:t xml:space="preserve">śiva </w:t>
      </w:r>
      <w:r w:rsidRPr="00790008">
        <w:rPr>
          <w:rStyle w:val="BookTitle"/>
          <w:rFonts w:asciiTheme="minorHAnsi" w:hAnsiTheme="minorHAnsi" w:cstheme="minorHAnsi"/>
          <w:b w:val="0"/>
          <w:bCs w:val="0"/>
          <w:color w:val="000000"/>
          <w:sz w:val="28"/>
          <w:szCs w:val="28"/>
        </w:rPr>
        <w:t>refers to Hara, the destroyer.</w:t>
      </w:r>
    </w:p>
    <w:p w14:paraId="2326D3EA" w14:textId="47B38B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9.215</w:t>
      </w:r>
    </w:p>
    <w:p w14:paraId="239C80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99BF5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ye pāpī-gaṇa mane duḥkha pāya</w:t>
      </w:r>
      <w:r w:rsidRPr="00790008">
        <w:rPr>
          <w:rStyle w:val="BookTitle"/>
          <w:rFonts w:asciiTheme="minorHAnsi" w:hAnsiTheme="minorHAnsi" w:cstheme="minorHAnsi"/>
          <w:b w:val="0"/>
          <w:bCs w:val="0"/>
          <w:color w:val="000000"/>
          <w:sz w:val="28"/>
          <w:szCs w:val="28"/>
        </w:rPr>
        <w:br/>
        <w:t>vaiṣṇavera adṛśya se pāpī sarvathāya</w:t>
      </w:r>
    </w:p>
    <w:p w14:paraId="03E98AA4" w14:textId="36B42FD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Sinful persons who do not like to hear such things are not fit to be seen by the Vaiṣṇavas.</w:t>
      </w:r>
    </w:p>
    <w:p w14:paraId="31785F3D" w14:textId="45664E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9.216</w:t>
      </w:r>
    </w:p>
    <w:p w14:paraId="71EA8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30400B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sākṣātei dekha sabe ei tribhuvane</w:t>
      </w:r>
      <w:r w:rsidRPr="00790008">
        <w:rPr>
          <w:rStyle w:val="BookTitle"/>
          <w:rFonts w:asciiTheme="minorHAnsi" w:hAnsiTheme="minorHAnsi" w:cstheme="minorHAnsi"/>
          <w:b w:val="0"/>
          <w:bCs w:val="0"/>
          <w:color w:val="000000"/>
          <w:sz w:val="28"/>
          <w:szCs w:val="28"/>
        </w:rPr>
        <w:br/>
        <w:t>nityānanda-dvāre pāilena prema-dhane</w:t>
      </w:r>
    </w:p>
    <w:p w14:paraId="0A5E3F89" w14:textId="2F321A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Just see for yourself how Nityānanda Prabhu has blessed the people of this universe with the treasure of </w:t>
      </w:r>
      <w:commentRangeStart w:id="144"/>
      <w:r w:rsidRPr="00790008">
        <w:rPr>
          <w:rStyle w:val="BookTitle"/>
          <w:rFonts w:asciiTheme="minorHAnsi" w:hAnsiTheme="minorHAnsi" w:cstheme="minorHAnsi"/>
          <w:b/>
          <w:bCs/>
          <w:color w:val="800000"/>
          <w:sz w:val="28"/>
          <w:szCs w:val="28"/>
        </w:rPr>
        <w:t>devotional service</w:t>
      </w:r>
      <w:commentRangeEnd w:id="144"/>
      <w:r w:rsidR="002A1CAC">
        <w:rPr>
          <w:rStyle w:val="CommentReference"/>
          <w:b w:val="0"/>
          <w:bCs w:val="0"/>
          <w:color w:val="auto"/>
        </w:rPr>
        <w:commentReference w:id="144"/>
      </w:r>
      <w:r w:rsidRPr="00790008">
        <w:rPr>
          <w:rStyle w:val="BookTitle"/>
          <w:rFonts w:asciiTheme="minorHAnsi" w:hAnsiTheme="minorHAnsi" w:cstheme="minorHAnsi"/>
          <w:b/>
          <w:bCs/>
          <w:color w:val="800000"/>
          <w:sz w:val="28"/>
          <w:szCs w:val="28"/>
        </w:rPr>
        <w:t>.</w:t>
      </w:r>
    </w:p>
    <w:p w14:paraId="5CB81627" w14:textId="45DE6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9.217</w:t>
      </w:r>
    </w:p>
    <w:p w14:paraId="1D36B6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79BAAB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caitanyera ādi-bhakta nityānanda-rāya</w:t>
      </w:r>
      <w:r w:rsidRPr="00790008">
        <w:rPr>
          <w:rStyle w:val="BookTitle"/>
          <w:rFonts w:asciiTheme="minorHAnsi" w:hAnsiTheme="minorHAnsi" w:cstheme="minorHAnsi"/>
          <w:b w:val="0"/>
          <w:bCs w:val="0"/>
          <w:color w:val="000000"/>
          <w:sz w:val="28"/>
          <w:szCs w:val="28"/>
        </w:rPr>
        <w:br/>
        <w:t>caitanyera yaśa vaise yāṅhāra jihvāya</w:t>
      </w:r>
    </w:p>
    <w:p w14:paraId="6A557D47" w14:textId="240BF4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the foremost devotee of Lord Caitanya, for the glories of Lord Caitanya always reside on His tongue.</w:t>
      </w:r>
    </w:p>
    <w:p w14:paraId="6CB3FF81" w14:textId="31AB8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9.218</w:t>
      </w:r>
    </w:p>
    <w:p w14:paraId="505DFB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9D522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ahar-niśa caitanyera kathā prabhu kaya</w:t>
      </w:r>
      <w:r w:rsidRPr="00790008">
        <w:rPr>
          <w:rStyle w:val="BookTitle"/>
          <w:rFonts w:asciiTheme="minorHAnsi" w:hAnsiTheme="minorHAnsi" w:cstheme="minorHAnsi"/>
          <w:b w:val="0"/>
          <w:bCs w:val="0"/>
          <w:color w:val="000000"/>
          <w:sz w:val="28"/>
          <w:szCs w:val="28"/>
        </w:rPr>
        <w:br/>
        <w:t>tāṅ’re bhajile se caitanya-bhakti haya</w:t>
      </w:r>
    </w:p>
    <w:p w14:paraId="08FA67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Day and night Lord Nityānanda chants the glories of Lord Caitanya, so when one worships Nityānanda he certainly attains devotion for Lord Caitanya.</w:t>
      </w:r>
    </w:p>
    <w:p w14:paraId="0B1FEFF5" w14:textId="1B1B7F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living entity worships Śrī Nityānanda Prabhu and His Vaiṣṇava followers, who constantly chant the glories of Śrī Gaura-Kṛṣṇa, then his propensity for pure devotional service to Lord Śrī Kṛṣṇa Caitanya is enhanced.</w:t>
      </w:r>
    </w:p>
    <w:p w14:paraId="634548DE" w14:textId="0738E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9.219</w:t>
      </w:r>
    </w:p>
    <w:p w14:paraId="74095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2091FB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ādi-deva jaya jaya nityānanda-rāya</w:t>
      </w:r>
      <w:r w:rsidRPr="00790008">
        <w:rPr>
          <w:rStyle w:val="BookTitle"/>
          <w:rFonts w:asciiTheme="minorHAnsi" w:hAnsiTheme="minorHAnsi" w:cstheme="minorHAnsi"/>
          <w:b w:val="0"/>
          <w:bCs w:val="0"/>
          <w:color w:val="000000"/>
          <w:sz w:val="28"/>
          <w:szCs w:val="28"/>
        </w:rPr>
        <w:br/>
        <w:t>caitanya-mahimā sphure yāṅhāra kṛpāya</w:t>
      </w:r>
    </w:p>
    <w:p w14:paraId="6BFABD12" w14:textId="10A4E2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Nityānanda, who is the first manifestation of Lord Caitanya. The glories of Lord Caitanya become manifest by His mercy.</w:t>
      </w:r>
    </w:p>
    <w:p w14:paraId="0D34578C" w14:textId="222A7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9.220</w:t>
      </w:r>
    </w:p>
    <w:p w14:paraId="2C0F61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57E74E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caitanya-kṛpāya haya nityānande rati</w:t>
      </w:r>
      <w:r w:rsidRPr="00790008">
        <w:rPr>
          <w:rStyle w:val="BookTitle"/>
          <w:rFonts w:asciiTheme="minorHAnsi" w:hAnsiTheme="minorHAnsi" w:cstheme="minorHAnsi"/>
          <w:b w:val="0"/>
          <w:bCs w:val="0"/>
          <w:color w:val="000000"/>
          <w:sz w:val="28"/>
          <w:szCs w:val="28"/>
        </w:rPr>
        <w:br/>
        <w:t>nityānande jānile āpad nāhi kati</w:t>
      </w:r>
    </w:p>
    <w:p w14:paraId="4F247B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becomes attached to Nityānanda by the mercy of Śrī Caitanya, and one who knows Nityānanda never faces any adversities.</w:t>
      </w:r>
    </w:p>
    <w:p w14:paraId="6E0C980E" w14:textId="0959A5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strength of nonduplicitous surrender to the lotus feet of Śrī Nityānanda Rāma, a living entity achieves freedom from the conditioned state and becomes qualified to assist Śrī Nityānanda in His ten forms of service to Gaura-Kṛṣṇa. Śrī Ṭhākura Narottama has sung:</w:t>
      </w:r>
    </w:p>
    <w:p w14:paraId="7432427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nitāi vine bhāi, rādhā-kṛṣṇa pāite nāi,</w:t>
      </w:r>
      <w:r w:rsidRPr="00790008">
        <w:rPr>
          <w:rStyle w:val="BookTitle"/>
          <w:rFonts w:asciiTheme="minorHAnsi" w:hAnsiTheme="minorHAnsi" w:cstheme="minorHAnsi"/>
          <w:b w:val="0"/>
          <w:bCs w:val="0"/>
          <w:color w:val="000000"/>
          <w:sz w:val="28"/>
          <w:szCs w:val="28"/>
        </w:rPr>
        <w:br/>
        <w:t>dṛḍha kari’ dhara nitāira pāya</w:t>
      </w:r>
    </w:p>
    <w:p w14:paraId="472C2F3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“Without the mercy of Lord Nityānanda, no one can achieve Rādhā-Kṛṣṇa. Therefore tightly catch hold of Nitāi’s lotus feet.” Liberated souls are eligible to drown in the ocean of Śrī Gaura’s service under the guidance of Śrī Nityānanda.</w:t>
      </w:r>
    </w:p>
    <w:p w14:paraId="051CFB93" w14:textId="00E9C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9.221</w:t>
      </w:r>
    </w:p>
    <w:p w14:paraId="43EBE3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45A13E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hañā bhaktira sāgare</w:t>
      </w:r>
      <w:r w:rsidRPr="00790008">
        <w:rPr>
          <w:rStyle w:val="BookTitle"/>
          <w:rFonts w:asciiTheme="minorHAnsi" w:hAnsiTheme="minorHAnsi" w:cstheme="minorHAnsi"/>
          <w:b w:val="0"/>
          <w:bCs w:val="0"/>
          <w:color w:val="000000"/>
          <w:sz w:val="28"/>
          <w:szCs w:val="28"/>
        </w:rPr>
        <w:br/>
        <w:t>ye ḍubibe, se bhajuka nitāicāndere</w:t>
      </w:r>
    </w:p>
    <w:p w14:paraId="3735942A" w14:textId="5FBF36A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wish to cross the ocean of material existence and drown in the ocean of devotional service must worship Lord Nityānanda.</w:t>
      </w:r>
    </w:p>
    <w:p w14:paraId="1D81F2D7" w14:textId="62AE30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9.222</w:t>
      </w:r>
    </w:p>
    <w:p w14:paraId="1D4DE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2B5EC3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bole,—“nityānanda yena balarāma”</w:t>
      </w:r>
      <w:r w:rsidRPr="00790008">
        <w:rPr>
          <w:rStyle w:val="BookTitle"/>
          <w:rFonts w:asciiTheme="minorHAnsi" w:hAnsiTheme="minorHAnsi" w:cstheme="minorHAnsi"/>
          <w:b w:val="0"/>
          <w:bCs w:val="0"/>
          <w:color w:val="000000"/>
          <w:sz w:val="28"/>
          <w:szCs w:val="28"/>
        </w:rPr>
        <w:br/>
        <w:t>keha bole,—“caitanyera baḍa priya-dhāma”</w:t>
      </w:r>
    </w:p>
    <w:p w14:paraId="617A0913" w14:textId="55E0C7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“Nityānanda is just like Balarāma.” Another person said, “He is most dear to Śrī Caitanya.”</w:t>
      </w:r>
    </w:p>
    <w:p w14:paraId="21BB16FD" w14:textId="0B3993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9.223-224</w:t>
      </w:r>
    </w:p>
    <w:p w14:paraId="216DA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223-224</w:t>
      </w:r>
    </w:p>
    <w:p w14:paraId="07FCD3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yati nityānanda, kibā bhakta jñānī</w:t>
      </w:r>
      <w:r w:rsidRPr="00790008">
        <w:rPr>
          <w:rStyle w:val="BookTitle"/>
          <w:rFonts w:asciiTheme="minorHAnsi" w:hAnsiTheme="minorHAnsi" w:cstheme="minorHAnsi"/>
          <w:b w:val="0"/>
          <w:bCs w:val="0"/>
          <w:color w:val="000000"/>
          <w:sz w:val="28"/>
          <w:szCs w:val="28"/>
        </w:rPr>
        <w:br/>
        <w:t>yā’ra yena mata icchā, nā bolaye keni</w:t>
      </w:r>
    </w:p>
    <w:p w14:paraId="14EB95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kene caitanyera nityānanda nahe</w:t>
      </w:r>
      <w:r w:rsidRPr="00790008">
        <w:rPr>
          <w:rStyle w:val="BookTitle"/>
          <w:rFonts w:asciiTheme="minorHAnsi" w:hAnsiTheme="minorHAnsi" w:cstheme="minorHAnsi"/>
          <w:b w:val="0"/>
          <w:bCs w:val="0"/>
          <w:color w:val="000000"/>
          <w:sz w:val="28"/>
          <w:szCs w:val="28"/>
        </w:rPr>
        <w:br/>
        <w:t>tabu sei pāda-padma rahuka hṛdaye</w:t>
      </w:r>
    </w:p>
    <w:p w14:paraId="3D7EE5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may consider Nityānanda a sannyāsī, someone may consider Him a devotee, and someone may consider Him a jñānī. They may say whatever they like. Even if Nityānanda was a most insignificant servant of Lord Caitanya, still I would keep His lotus feet in my heart.</w:t>
      </w:r>
    </w:p>
    <w:p w14:paraId="6242CF13" w14:textId="458FEC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consider Śrī Nityānanda Prabhu as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 of Śrī Lakṣmīpati Tīrtha, some people, on seeing His love for Kṛṣṇa, consider Him a devotee, and other people consider Him a great renunciate and learned scholar of Vedānta. They may consider my Lord in whichever way they want, or my worshipable Lord Śrī Nityānanda Prabhu may be related to the Supreme Lord Śrī Kṛṣṇa Caitanya Mahāprabhu simply as a menial servant, but I will not enter into this unnecessary subject. I will place the lotus feet of Śrī Nityānanda within my heart while considering him my eternal worshipable Lord.”</w:t>
      </w:r>
    </w:p>
    <w:p w14:paraId="380EF46E" w14:textId="5E54D7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9.225</w:t>
      </w:r>
    </w:p>
    <w:p w14:paraId="30C3E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0576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parihāre o ye pāpī nindā kare</w:t>
      </w:r>
      <w:r w:rsidRPr="00790008">
        <w:rPr>
          <w:rStyle w:val="BookTitle"/>
          <w:rFonts w:asciiTheme="minorHAnsi" w:hAnsiTheme="minorHAnsi" w:cstheme="minorHAnsi"/>
          <w:b w:val="0"/>
          <w:bCs w:val="0"/>
          <w:color w:val="000000"/>
          <w:sz w:val="28"/>
          <w:szCs w:val="28"/>
        </w:rPr>
        <w:br/>
        <w:t>tabe lāthi māroṅ tā’ra śirera upare</w:t>
      </w:r>
    </w:p>
    <w:p w14:paraId="650E1E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Therefore I kick the head of any sinful person who disregards the glories of Lord Nityānanda and dares to criticize Him.</w:t>
      </w:r>
    </w:p>
    <w:p w14:paraId="3F8AF613" w14:textId="4828EC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parihāra</w:t>
      </w:r>
      <w:r w:rsidRPr="00790008">
        <w:rPr>
          <w:rStyle w:val="BookTitle"/>
          <w:rFonts w:asciiTheme="minorHAnsi" w:hAnsiTheme="minorHAnsi" w:cstheme="minorHAnsi"/>
          <w:b w:val="0"/>
          <w:bCs w:val="0"/>
          <w:color w:val="000000"/>
          <w:sz w:val="28"/>
          <w:szCs w:val="28"/>
        </w:rPr>
        <w:t xml:space="preserve"> means “to rectify the faults,” “to drop the charges,” “to pray,” “to offer,” “to abandon,” and “to neglect.”</w:t>
      </w:r>
    </w:p>
    <w:p w14:paraId="510F0C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permanently stop the continual irreverence towards the Supreme Lord by those hellish people who enviously criticize Śrī Nityānanda Prabhu and to render them eternal benefit and good sense, the author is ready to kick them in the head. By this statement of the most merciful Śrī Ṭhākura Mahāśaya to the staunch atheists, the transcendental goddess of learning, Śuddhā Sarasvatī, displays the firm attachment of a servant towards his master, Śrī Nityānanda Prabhu, thus teaching everyone through illuminating words that although Ṭhākura Mahāśaya and other pure devotees who act and preach in his footsteps are detached from those who are extremely uninterested in their own welfare, who are determined to run towards hell, and who are ignorant of the truth regarding Śrī Nityānanda, they are nevertheless selflessly and causelessly merciful towards the fallen souls. While Śrīla Ṭhākura Vṛndāvana, who is a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the direct incarnation of Vyāsa, and servant of Śrī Nityānanda, enacts his pastime of transcendentally kicking, if even one particle of dust falls on the head of some fortunate persons, they will certainly achieve auspiciousness, in other words, their </w:t>
      </w:r>
      <w:r w:rsidRPr="00790008">
        <w:rPr>
          <w:rStyle w:val="BookTitle"/>
          <w:rFonts w:asciiTheme="minorHAnsi" w:hAnsiTheme="minorHAnsi" w:cstheme="minorHAnsi"/>
          <w:b w:val="0"/>
          <w:bCs w:val="0"/>
          <w:i/>
          <w:iCs/>
          <w:color w:val="000000"/>
          <w:sz w:val="28"/>
          <w:szCs w:val="28"/>
        </w:rPr>
        <w:t>anartha-nivṛtti</w:t>
      </w:r>
      <w:r w:rsidRPr="00790008">
        <w:rPr>
          <w:rStyle w:val="BookTitle"/>
          <w:rFonts w:asciiTheme="minorHAnsi" w:hAnsiTheme="minorHAnsi" w:cstheme="minorHAnsi"/>
          <w:b w:val="0"/>
          <w:bCs w:val="0"/>
          <w:color w:val="000000"/>
          <w:sz w:val="28"/>
          <w:szCs w:val="28"/>
        </w:rPr>
        <w:t>, or freedom from unwanted things, is guaranteed. The exhibition of such great compassion by Śrī Viṣṇu or the Vaiṣṇavas is beyond the imagination or intelligence of the foolish nondevotees, who can not discriminate between what is favorable and what is unfavorable for their own welfare. The all-auspicious endeavors and behavior of the preachers and practitioners of pure devotional service to Gaura-Kṛṣṇa who follow in the footsteps of Ṭhākura Śrī Vṛndāvana, who is the direct incarnation of Śrī Vyāsa, display on one hand gross punishment on the fallen averse living entities and on the other hand subtle unlimited compassion on them.</w:t>
      </w:r>
    </w:p>
    <w:p w14:paraId="496F814A" w14:textId="1436A6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9.226</w:t>
      </w:r>
    </w:p>
    <w:p w14:paraId="55BFDF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00304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caitanyera loka nityānanda-prati</w:t>
      </w:r>
      <w:r w:rsidRPr="00790008">
        <w:rPr>
          <w:rStyle w:val="BookTitle"/>
          <w:rFonts w:asciiTheme="minorHAnsi" w:hAnsiTheme="minorHAnsi" w:cstheme="minorHAnsi"/>
          <w:b w:val="0"/>
          <w:bCs w:val="0"/>
          <w:color w:val="000000"/>
          <w:sz w:val="28"/>
          <w:szCs w:val="28"/>
        </w:rPr>
        <w:br/>
        <w:t>’manda’ bole, hena dekha,—se kevala ’stuti’</w:t>
      </w:r>
    </w:p>
    <w:p w14:paraId="52247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find any follower of Lord Caitanya appear to say something bad about Nityānanda, you should know for certain that what they said was actually glorification.</w:t>
      </w:r>
    </w:p>
    <w:p w14:paraId="7F37BBE9" w14:textId="69B4A4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 pure devotee of Gaura can criticize or tolerate criticism against Śrī Nityānanda </w:t>
      </w:r>
      <w:r w:rsidRPr="00790008">
        <w:rPr>
          <w:rStyle w:val="BookTitle"/>
          <w:rFonts w:asciiTheme="minorHAnsi" w:hAnsiTheme="minorHAnsi" w:cstheme="minorHAnsi"/>
          <w:b w:val="0"/>
          <w:bCs w:val="0"/>
          <w:color w:val="000000"/>
          <w:sz w:val="28"/>
          <w:szCs w:val="28"/>
        </w:rPr>
        <w:lastRenderedPageBreak/>
        <w:t>Prabhu. If anyone thinks that the statements of Śrī Advaita Prabhu towards Śrī Nityānanda Prabhu were criticisms, that is simply his misunderstanding and offense. One should not lose faith in the lotus feet of Nityānanda, who is the only shelter and goal of all living entities, by considering the so-called criticism of Nityānanda to be criticism, when it is actually glorification of Nityānanda.</w:t>
      </w:r>
    </w:p>
    <w:p w14:paraId="1830D43B" w14:textId="6204B8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9.227</w:t>
      </w:r>
    </w:p>
    <w:p w14:paraId="244A95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1AC4CD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 śuddha jñānavanta vaiṣṇava-sakala</w:t>
      </w:r>
      <w:r w:rsidRPr="00790008">
        <w:rPr>
          <w:rStyle w:val="BookTitle"/>
          <w:rFonts w:asciiTheme="minorHAnsi" w:hAnsiTheme="minorHAnsi" w:cstheme="minorHAnsi"/>
          <w:b w:val="0"/>
          <w:bCs w:val="0"/>
          <w:color w:val="000000"/>
          <w:sz w:val="28"/>
          <w:szCs w:val="28"/>
        </w:rPr>
        <w:br/>
        <w:t>tabe ye kalaha dekha, saba kutuhala</w:t>
      </w:r>
    </w:p>
    <w:p w14:paraId="232F84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Vaiṣṇavas are always pure and full of knowledge, so if there is ever any quarrel between them you should know it is simply part of their pastimes.</w:t>
      </w:r>
    </w:p>
    <w:p w14:paraId="444152DA" w14:textId="5AEF23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should be understood that the apparent act of quarreling on the pretext of criticizing Nityānanda by the pure devotees of Gaura, headed by Advaita, is meant to awaken the living entities’ interest and increase their service attitude towards Nityānanda, because all of Śrī Gaura’s devotees are eternally pure and endowed with pure transcendental knowledge. Ignorance, such as dualities, aversion, or opposition to Viṣṇu and the Vaiṣṇavas, cannot remain in them.</w:t>
      </w:r>
    </w:p>
    <w:p w14:paraId="191459FA" w14:textId="674EDB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9.228</w:t>
      </w:r>
    </w:p>
    <w:p w14:paraId="3CCC8B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1A21B8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ithe eka-janera haiyā pakṣa yei</w:t>
      </w:r>
      <w:r w:rsidRPr="00790008">
        <w:rPr>
          <w:rStyle w:val="BookTitle"/>
          <w:rFonts w:asciiTheme="minorHAnsi" w:hAnsiTheme="minorHAnsi" w:cstheme="minorHAnsi"/>
          <w:b w:val="0"/>
          <w:bCs w:val="0"/>
          <w:color w:val="000000"/>
          <w:sz w:val="28"/>
          <w:szCs w:val="28"/>
        </w:rPr>
        <w:br/>
        <w:t>anya-jane nindā kare, kṣaya yāya sei</w:t>
      </w:r>
    </w:p>
    <w:p w14:paraId="3F281C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person takes the side of one Vaiṣṇava and criticizes another, he is certainly vanquished.</w:t>
      </w:r>
    </w:p>
    <w:p w14:paraId="0C88A6AE" w14:textId="70F697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someone due to misfortune and material conceptions considers the loving quarrels of the eternally liberated devotees, who are always eager to please Kṛṣṇa, to be like the dualities enjoyed by the conditioned souls, who are agitated by disturbances to their sense gratification, and thus takes the side of one and criticizes the other, then, as a result of his imprudence, his ruination is guaranteed. Without understanding how the most pleasing transcendental opposing parties, who nourish the pastimes of the Absolute Lord Śrī Gaura-Kṛṣṇa, are wonderfully increasing their respective attachment for the Lord, if someone praises one and condemns another due to his enjoying spirit and fruitive mentality, he is certainly inviting his own downfall, or in other words, he is ruining himself.</w:t>
      </w:r>
    </w:p>
    <w:p w14:paraId="716F0EEA" w14:textId="335E6D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9.229</w:t>
      </w:r>
    </w:p>
    <w:p w14:paraId="4C9C1F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229</w:t>
      </w:r>
    </w:p>
    <w:p w14:paraId="6CBC07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 se nindā nā laoyāya</w:t>
      </w:r>
      <w:r w:rsidRPr="00790008">
        <w:rPr>
          <w:rStyle w:val="BookTitle"/>
          <w:rFonts w:asciiTheme="minorHAnsi" w:hAnsiTheme="minorHAnsi" w:cstheme="minorHAnsi"/>
          <w:b w:val="0"/>
          <w:bCs w:val="0"/>
          <w:color w:val="000000"/>
          <w:sz w:val="28"/>
          <w:szCs w:val="28"/>
        </w:rPr>
        <w:br/>
        <w:t>tā’na pathe thākile se gauracandra pāya</w:t>
      </w:r>
    </w:p>
    <w:p w14:paraId="52C5CD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follows Nityānanda without finding fault in Him will surely attain the shelter of Śrī Gauracandra.</w:t>
      </w:r>
    </w:p>
    <w:p w14:paraId="014E18EA" w14:textId="00D3A7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living entity desiring his own welfare personally engages in the service of Śrī Nityānanda Prabhu without taking any part whatsoever in criticizing Śrī Nityānanda Prabhu, personally or through others, he can be qualified to receive the mercy of Śrīman Mahāprabhu. Simply by following in the footsteps of Śrī Nityānanda Prabhu, the merciful glance of Śrī Gaura is guaranteed. But endeavors to directly or indirectly criticize or diminish Śrī Nityānanda Prabhu’s glories, on the pretext of serving Him, certainly leads one to hell.</w:t>
      </w:r>
    </w:p>
    <w:p w14:paraId="2C1E6FBF" w14:textId="12C775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9.230</w:t>
      </w:r>
    </w:p>
    <w:p w14:paraId="26B1C8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230</w:t>
      </w:r>
    </w:p>
    <w:p w14:paraId="65D2E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dina haiba ki caitanya-nityānanda</w:t>
      </w:r>
      <w:r w:rsidRPr="00790008">
        <w:rPr>
          <w:rStyle w:val="BookTitle"/>
          <w:rFonts w:asciiTheme="minorHAnsi" w:hAnsiTheme="minorHAnsi" w:cstheme="minorHAnsi"/>
          <w:b w:val="0"/>
          <w:bCs w:val="0"/>
          <w:color w:val="000000"/>
          <w:sz w:val="28"/>
          <w:szCs w:val="28"/>
        </w:rPr>
        <w:br/>
        <w:t>dekhiba veṣṭita catur-dike bhakta-vṛnda</w:t>
      </w:r>
    </w:p>
    <w:p w14:paraId="0F374D6C" w14:textId="047A60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will that day come when I will see Lord Caitanya and Lord Nityānanda surrounded by Their devotees?</w:t>
      </w:r>
    </w:p>
    <w:p w14:paraId="57A1ECDE" w14:textId="18F6CF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9.231</w:t>
      </w:r>
    </w:p>
    <w:p w14:paraId="7A08E9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5B1F7E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sarva-bhāve svāmī yena haya nityānanda</w:t>
      </w:r>
      <w:r w:rsidRPr="00790008">
        <w:rPr>
          <w:rStyle w:val="BookTitle"/>
          <w:rFonts w:asciiTheme="minorHAnsi" w:hAnsiTheme="minorHAnsi" w:cstheme="minorHAnsi"/>
          <w:b w:val="0"/>
          <w:bCs w:val="0"/>
          <w:color w:val="000000"/>
          <w:sz w:val="28"/>
          <w:szCs w:val="28"/>
        </w:rPr>
        <w:br/>
        <w:t>tāṅ’ra haiyā bhaji yena prabhu-gauracandra</w:t>
      </w:r>
    </w:p>
    <w:p w14:paraId="30FD2A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serve Lord Gauracandra under the instructions of Lord Nityānanda, who is my worshipable Lord in all respects.</w:t>
      </w:r>
    </w:p>
    <w:p w14:paraId="0ADBE0CC" w14:textId="0976E3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by seeing the word </w:t>
      </w:r>
      <w:r w:rsidRPr="00790008">
        <w:rPr>
          <w:rStyle w:val="BookTitle"/>
          <w:rFonts w:asciiTheme="minorHAnsi" w:hAnsiTheme="minorHAnsi" w:cstheme="minorHAnsi"/>
          <w:b w:val="0"/>
          <w:bCs w:val="0"/>
          <w:i/>
          <w:iCs/>
          <w:color w:val="000000"/>
          <w:sz w:val="28"/>
          <w:szCs w:val="28"/>
        </w:rPr>
        <w:t xml:space="preserve">svāmī </w:t>
      </w:r>
      <w:r w:rsidRPr="00790008">
        <w:rPr>
          <w:rStyle w:val="BookTitle"/>
          <w:rFonts w:asciiTheme="minorHAnsi" w:hAnsiTheme="minorHAnsi" w:cstheme="minorHAnsi"/>
          <w:b w:val="0"/>
          <w:bCs w:val="0"/>
          <w:color w:val="000000"/>
          <w:sz w:val="28"/>
          <w:szCs w:val="28"/>
        </w:rPr>
        <w:t xml:space="preserve">[which also means “husband] in this verse, no one should try, like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to become the consort of Nityānanda. The eternal desire of the author, who is a devotee of Gaura, is to engage with firm determination in the service of Śrī Gaurāṅga Mahāprabhu and Śrī Nityānanda Prabhu under the guidance of his spiritual master, Śrī Nityānanda Prabhu. ??Under the guidance of Śrī Nityānanda Prabhu and accepting Him as his Lord, the author’s endeavor to favorably assist in Śrī Gaura’s service, of which Nityānanda Prabhu is the proprietor and sole authority, proves the author’s strong attachment for worshiping Gaura.</w:t>
      </w:r>
    </w:p>
    <w:p w14:paraId="304BBB77" w14:textId="179D58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9.232</w:t>
      </w:r>
    </w:p>
    <w:p w14:paraId="646397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A3776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nityānanda-svarūpera sthāne bhāgavata</w:t>
      </w:r>
      <w:r w:rsidRPr="00790008">
        <w:rPr>
          <w:rStyle w:val="BookTitle"/>
          <w:rFonts w:asciiTheme="minorHAnsi" w:hAnsiTheme="minorHAnsi" w:cstheme="minorHAnsi"/>
          <w:b w:val="0"/>
          <w:bCs w:val="0"/>
          <w:color w:val="000000"/>
          <w:sz w:val="28"/>
          <w:szCs w:val="28"/>
        </w:rPr>
        <w:br/>
        <w:t>janme janme paḍibāṅa,—ei abhimata</w:t>
      </w:r>
    </w:p>
    <w:p w14:paraId="1AEB7FE8" w14:textId="62322EB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desire to study Śrīmad Bhāgavatam under Śrī Nityānanda Svarūpa birth after birth.</w:t>
      </w:r>
    </w:p>
    <w:p w14:paraId="5796B98D" w14:textId="60FA92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9.233</w:t>
      </w:r>
    </w:p>
    <w:p w14:paraId="4C594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69B3C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śrī-gaurāṅgacandra</w:t>
      </w:r>
      <w:r w:rsidRPr="00790008">
        <w:rPr>
          <w:rStyle w:val="BookTitle"/>
          <w:rFonts w:asciiTheme="minorHAnsi" w:hAnsiTheme="minorHAnsi" w:cstheme="minorHAnsi"/>
          <w:b w:val="0"/>
          <w:bCs w:val="0"/>
          <w:color w:val="000000"/>
          <w:sz w:val="28"/>
          <w:szCs w:val="28"/>
        </w:rPr>
        <w:br/>
        <w:t>dilā o nilā o tumi prabhu-nityānanda</w:t>
      </w:r>
    </w:p>
    <w:p w14:paraId="1B57FA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Gaurāṅga! You have given me and then taken from me the association of Lord Nityānanda.</w:t>
      </w:r>
    </w:p>
    <w:p w14:paraId="306044AD" w14:textId="7B5232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Śrī Nityānanda Prabhu empowers me to understand the meaning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as His servant I will constantly keep the conclusions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the process of service approved by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learned from Him within my heart. May I never become controlled by self-interest and transgress the lotus feet of my spiritual master, Śrī Nityānanda, or consider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which is nondifferent from Śrī Nityānanda, as a commodity of sense gratification.”</w:t>
      </w:r>
    </w:p>
    <w:p w14:paraId="78375CB6" w14:textId="3797D2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9.234</w:t>
      </w:r>
    </w:p>
    <w:p w14:paraId="7EECB7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439819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ei kṛpā kara, mahāśaya</w:t>
      </w:r>
      <w:r w:rsidRPr="00790008">
        <w:rPr>
          <w:rStyle w:val="BookTitle"/>
          <w:rFonts w:asciiTheme="minorHAnsi" w:hAnsiTheme="minorHAnsi" w:cstheme="minorHAnsi"/>
          <w:b w:val="0"/>
          <w:bCs w:val="0"/>
          <w:color w:val="000000"/>
          <w:sz w:val="28"/>
          <w:szCs w:val="28"/>
        </w:rPr>
        <w:br/>
        <w:t>tomāte tāṅhāte yena citta-vṛtti raya</w:t>
      </w:r>
    </w:p>
    <w:p w14:paraId="3E204B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I beg for Your mercy, so that my mind may remain absorbed in His and Your lotus feet.</w:t>
      </w:r>
    </w:p>
    <w:p w14:paraId="3A7EC497" w14:textId="193FC2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sending Śrī Nityānanda Prabhu as my spiritual master, Śrīman Mahāprabhu has bestowed causeless mercy on such a fallen soul as me, and when the pastimes of Śrī Nityānanda Prabhu were completed, He has taken Him away from me. O my Lord, bless me so that my mind may not deviate in Your absence after You have both enacted Your disappearance pastimes. May I ever fix my restless uncontrolled mind at the lotus feet of You both.” By this statement the author has taught the constitutional duty and principle of humility to every servant of the spiritual master.”</w:t>
      </w:r>
    </w:p>
    <w:p w14:paraId="2C48B9C9" w14:textId="5720A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9.235</w:t>
      </w:r>
    </w:p>
    <w:p w14:paraId="7D0C21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235</w:t>
      </w:r>
    </w:p>
    <w:p w14:paraId="3BE717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parama-bhakta nityānanda-rāya</w:t>
      </w:r>
      <w:r w:rsidRPr="00790008">
        <w:rPr>
          <w:rStyle w:val="BookTitle"/>
          <w:rFonts w:asciiTheme="minorHAnsi" w:hAnsiTheme="minorHAnsi" w:cstheme="minorHAnsi"/>
          <w:b w:val="0"/>
          <w:bCs w:val="0"/>
          <w:color w:val="000000"/>
          <w:sz w:val="28"/>
          <w:szCs w:val="28"/>
        </w:rPr>
        <w:br/>
        <w:t>vinā tumi dile tāṅ’re keha nāhi pāya</w:t>
      </w:r>
    </w:p>
    <w:p w14:paraId="7F7E7A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Lord Nityānanda is Your greatest devotee. No one can attain Him without Your sanction.</w:t>
      </w:r>
    </w:p>
    <w:p w14:paraId="52A21EB1" w14:textId="780F56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Unless Śrīman Mahāprabhu reveals Śrī Nityānanda Prabhu to a living entity, no one is able to attain His lotus feet. Śrī Nityānanda Prabhu alone is the highest respected servant and nondifferent from Śrīman Mahāprabhu.</w:t>
      </w:r>
    </w:p>
    <w:p w14:paraId="30804026" w14:textId="6DD5F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9.236</w:t>
      </w:r>
    </w:p>
    <w:p w14:paraId="4329A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236</w:t>
      </w:r>
    </w:p>
    <w:p w14:paraId="1C787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vṛndāvana-ādi kari’ bhrame nityānanda</w:t>
      </w:r>
      <w:r w:rsidRPr="00790008">
        <w:rPr>
          <w:rStyle w:val="BookTitle"/>
          <w:rFonts w:asciiTheme="minorHAnsi" w:hAnsiTheme="minorHAnsi" w:cstheme="minorHAnsi"/>
          <w:b w:val="0"/>
          <w:bCs w:val="0"/>
          <w:color w:val="000000"/>
          <w:sz w:val="28"/>
          <w:szCs w:val="28"/>
        </w:rPr>
        <w:br/>
        <w:t>yāvat nā āpanā’ prakāśe’ gauracandra</w:t>
      </w:r>
    </w:p>
    <w:p w14:paraId="6079B7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traveled throughout the forests of Vṛndāvana until Lord Gauracandra displayed His opulences.</w:t>
      </w:r>
    </w:p>
    <w:p w14:paraId="4B91F55A" w14:textId="3228C0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Until Śrī Gaurasundara displayed His pastimes of distributing His holy names and love of God, Śrī Nityānanda Prabhu was traveling to various holy places like Śrīdhāma Vṛndāvana. Until Śrī Gaurasundara completed His covered scholastic pastimes and began manifesting His most magnanimous pastimes to His intimate devotees, Śrī Nityānanda Prabhu, being afflicted by separation from His Lord, visited holy places throughout India and thus exhibited the pastime of searching for Kṛṣṇa.</w:t>
      </w:r>
    </w:p>
    <w:p w14:paraId="397E4A46" w14:textId="6B0653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9.237</w:t>
      </w:r>
    </w:p>
    <w:p w14:paraId="3CF42B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237</w:t>
      </w:r>
    </w:p>
    <w:p w14:paraId="24959F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tīrtha-paryaṭana</w:t>
      </w:r>
      <w:r w:rsidRPr="00790008">
        <w:rPr>
          <w:rStyle w:val="BookTitle"/>
          <w:rFonts w:asciiTheme="minorHAnsi" w:hAnsiTheme="minorHAnsi" w:cstheme="minorHAnsi"/>
          <w:b w:val="0"/>
          <w:bCs w:val="0"/>
          <w:color w:val="000000"/>
          <w:sz w:val="28"/>
          <w:szCs w:val="28"/>
        </w:rPr>
        <w:br/>
        <w:t>yei ihā śune, tā’re mile prema-dhana</w:t>
      </w:r>
    </w:p>
    <w:p w14:paraId="5E1CFC4F" w14:textId="54F3B5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descriptions of Nityānanda Svarūpa’s visit to the holy places will attain the treasure of divine love.</w:t>
      </w:r>
    </w:p>
    <w:p w14:paraId="19083858" w14:textId="6AF021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9.238</w:t>
      </w:r>
    </w:p>
    <w:p w14:paraId="6B6653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238</w:t>
      </w:r>
    </w:p>
    <w:p w14:paraId="5563A1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37D0492" w14:textId="1B1024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E251FE4"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Nine, entitled, “Nityānanda’s Childhood Pastimes and Travels to Holy Places.”</w:t>
      </w:r>
    </w:p>
    <w:p w14:paraId="51455946" w14:textId="09C8F1A6"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10: Marriage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Lak</w:t>
      </w:r>
      <w:r w:rsidR="006E5183">
        <w:rPr>
          <w:rStyle w:val="BookTitle"/>
          <w:rFonts w:asciiTheme="minorHAnsi" w:hAnsiTheme="minorHAnsi" w:cstheme="minorHAnsi"/>
          <w:b w:val="0"/>
          <w:bCs w:val="0"/>
          <w:vanish w:val="0"/>
          <w:color w:val="004080"/>
          <w:sz w:val="20"/>
          <w:szCs w:val="20"/>
        </w:rPr>
        <w:t>ṣ</w:t>
      </w:r>
      <w:r w:rsidRPr="00790008">
        <w:rPr>
          <w:rStyle w:val="BookTitle"/>
          <w:rFonts w:asciiTheme="minorHAnsi" w:hAnsiTheme="minorHAnsi" w:cstheme="minorHAnsi"/>
          <w:b w:val="0"/>
          <w:bCs w:val="0"/>
          <w:vanish w:val="0"/>
          <w:color w:val="004080"/>
          <w:sz w:val="20"/>
          <w:szCs w:val="20"/>
        </w:rPr>
        <w:t>m</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priy</w:t>
      </w:r>
      <w:r w:rsidR="006E5183">
        <w:rPr>
          <w:rStyle w:val="BookTitle"/>
          <w:rFonts w:asciiTheme="minorHAnsi" w:hAnsiTheme="minorHAnsi" w:cstheme="minorHAnsi"/>
          <w:b w:val="0"/>
          <w:bCs w:val="0"/>
          <w:vanish w:val="0"/>
          <w:color w:val="004080"/>
          <w:sz w:val="20"/>
          <w:szCs w:val="20"/>
        </w:rPr>
        <w:t>ā</w:t>
      </w:r>
    </w:p>
    <w:p w14:paraId="6C7EBE66"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Ten: Marriage with Śrī Lakṣmīpriyā</w:t>
      </w:r>
    </w:p>
    <w:p w14:paraId="555B45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Śrī Viśvambhara’s scholastic pastimes in the assembly of Gaṅgādāsa Paṇḍita, His exchange of joking words with Murāri Gupta, His marriage with Lakṣmīdevī, the daughter of Vallabhācārya, and Śacīdevī’s experience of various opulences in her house after the arrival of her daughter-in-law.</w:t>
      </w:r>
    </w:p>
    <w:p w14:paraId="2983D9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finishing His morning duties, Nimāi Paṇḍita and other students came and sat in Gaṅgādāsa Paṇḍita’s classes and debated with each other. Those who did not want to study under Nimāi were not supported by Him; rather, He showed them the bad results of studying independent of His guidance. Observing that Murāri Gupta was not studying under His guidance, Nimāi once jokingly told him that it was better for him to treat patients than to study grammar. In this way He tried to arouse his anger. Rather than becoming angry, Murāri, who is a plenary portion of Rudra, challenged Nimāi to test his knowledge. The debate between the Lord and His servant began. The Lord was greatly pleased to hear the explanations of Murāri, who by the Lord’s mercy was most learned, and placed His lotus hand on the body of Murāri. At that time Murāri’s body was filled with ecstasy and he thought, “Such extraordinary knowledge is not possible for an ordinary human being. There is no one in all of Navadvīpa as intelligent as He.” He then said, “O Ṭhākura, now I will study only under You.” After sporting in this way, Nimāi went to take bath in the Ganges with His companions and then returned home. Nimāi Paṇḍita and His students established a school in the Caṇḍī-maṇḍapa in the courtyard of the fortunate Mukunda Sañjaya, the resident of Navadvīpa. There Nimāi displayed various pastimes such as establishing His own explanations and refuting other’s explanations. While teaching in this way, Nimāi would proudly boast about His mastery of learning in the following way: “I see that in Kali-yuga those who are devoid of any knowledge of </w:t>
      </w:r>
      <w:r w:rsidRPr="00790008">
        <w:rPr>
          <w:rStyle w:val="BookTitle"/>
          <w:rFonts w:asciiTheme="minorHAnsi" w:hAnsiTheme="minorHAnsi" w:cstheme="minorHAnsi"/>
          <w:b w:val="0"/>
          <w:bCs w:val="0"/>
          <w:i/>
          <w:iCs/>
          <w:color w:val="000000"/>
          <w:sz w:val="28"/>
          <w:szCs w:val="28"/>
        </w:rPr>
        <w:t>sandhi</w:t>
      </w:r>
      <w:r w:rsidRPr="00790008">
        <w:rPr>
          <w:rStyle w:val="BookTitle"/>
          <w:rFonts w:asciiTheme="minorHAnsi" w:hAnsiTheme="minorHAnsi" w:cstheme="minorHAnsi"/>
          <w:b w:val="0"/>
          <w:bCs w:val="0"/>
          <w:color w:val="000000"/>
          <w:sz w:val="28"/>
          <w:szCs w:val="28"/>
        </w:rPr>
        <w:t xml:space="preserve">, or joining words, pass as Bhaṭṭācāryas. At present there is no scholar within Navadvīpa who can answer My challenge.” Meanwhile, considering that Nimāi had attained marriageable age, Mother Śacī constantly thought about getting Him married. One day, by providence, Lakṣmīdevī, the personification of the goddess of fortune and daughter of Vallabhācārya, who hailed from a pure cultured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met her Lord, Gaura-Nārāyaṇa, while taking bath in the Ganges and offered obeisances to His lotus feet within her mind. By the will of the Lord, that very day Śrī Vanamālī,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matchmaker resident of Navadvīpa, proposed to Mother Śacī the marriage of Nimāi with Lakṣmīdevī, the daughter of Vallabha. Not </w:t>
      </w:r>
      <w:r w:rsidRPr="00790008">
        <w:rPr>
          <w:rStyle w:val="BookTitle"/>
          <w:rFonts w:asciiTheme="minorHAnsi" w:hAnsiTheme="minorHAnsi" w:cstheme="minorHAnsi"/>
          <w:b w:val="0"/>
          <w:bCs w:val="0"/>
          <w:color w:val="000000"/>
          <w:sz w:val="28"/>
          <w:szCs w:val="28"/>
        </w:rPr>
        <w:lastRenderedPageBreak/>
        <w:t xml:space="preserve">getting any special attention or hope of marriage from Mother Śacī,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returning home disappointed when he met Nimāi on the way. After understanding everything from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Nimāi indicated to His mother His consent for the marriage. The next day Mother Śacī called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told him to arrange the marriage as soon as possible.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happily and immediately went to the house of the bride and informed her family about the consent of the groom’s family, upon which Śrī Vallabhācārya also jubilantly consented, but he declared that due to poverty he was not able to give anything more than five </w:t>
      </w:r>
      <w:r w:rsidRPr="00790008">
        <w:rPr>
          <w:rStyle w:val="BookTitle"/>
          <w:rFonts w:asciiTheme="minorHAnsi" w:hAnsiTheme="minorHAnsi" w:cstheme="minorHAnsi"/>
          <w:b w:val="0"/>
          <w:bCs w:val="0"/>
          <w:i/>
          <w:iCs/>
          <w:color w:val="000000"/>
          <w:sz w:val="28"/>
          <w:szCs w:val="28"/>
        </w:rPr>
        <w:t xml:space="preserve">haritakīs </w:t>
      </w:r>
      <w:r w:rsidRPr="00790008">
        <w:rPr>
          <w:rStyle w:val="BookTitle"/>
          <w:rFonts w:asciiTheme="minorHAnsi" w:hAnsiTheme="minorHAnsi" w:cstheme="minorHAnsi"/>
          <w:b w:val="0"/>
          <w:bCs w:val="0"/>
          <w:color w:val="000000"/>
          <w:sz w:val="28"/>
          <w:szCs w:val="28"/>
        </w:rPr>
        <w:t xml:space="preserve">as dowry. With the agreement of both the bride and groom’s sides, an auspicious day was selected. One day before the marriage, Vallabhācārya came to Nimāi’s house and at an auspicious moment executed the rituals meant to be performed with one’s son-in-law before marriage. Thereafter, other auspicious Vedic and common rituals were duly performed. On the day of the marriage, at the auspicious time of </w:t>
      </w:r>
      <w:r w:rsidRPr="00790008">
        <w:rPr>
          <w:rStyle w:val="BookTitle"/>
          <w:rFonts w:asciiTheme="minorHAnsi" w:hAnsiTheme="minorHAnsi" w:cstheme="minorHAnsi"/>
          <w:b w:val="0"/>
          <w:bCs w:val="0"/>
          <w:i/>
          <w:iCs/>
          <w:color w:val="000000"/>
          <w:sz w:val="28"/>
          <w:szCs w:val="28"/>
        </w:rPr>
        <w:t>go-dhūli</w:t>
      </w:r>
      <w:r w:rsidRPr="00790008">
        <w:rPr>
          <w:rStyle w:val="BookTitle"/>
          <w:rFonts w:asciiTheme="minorHAnsi" w:hAnsiTheme="minorHAnsi" w:cstheme="minorHAnsi"/>
          <w:b w:val="0"/>
          <w:bCs w:val="0"/>
          <w:color w:val="000000"/>
          <w:sz w:val="28"/>
          <w:szCs w:val="28"/>
        </w:rPr>
        <w:t xml:space="preserve">, or dusk, Nimāi Paṇḍita with His companions arrived at the house of Vallabha and duly accepted the hand of Lakṣmīdevī. The next evening Nimāi returned home with Lakṣmīdevī. Mother Śacī, the mother-in-law of Lakṣmī, along with other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wives, welcomed her daughter-in-law home. From that day on, Mother Śacī observed various opulences and wealth such as extraordinary effulgences and fragrances and became overjoyed on understanding that her daughter-in-law was none other than Kamalā, or Lakṣmī. Due to the presence of Śrī Gaura-Nārāyaṇa, the Lord of Vaikuṇṭha, and His internal potency, Śrī Ramā, who is nondifferent from Śrī Lakṣmī, the house of Mother Śacī manifest as Vaikuṇṭha, the abode of pure goodness. Yet at that time, by the supreme will of the Lord, no one could understand the covered pastimes of the Lord.</w:t>
      </w:r>
    </w:p>
    <w:p w14:paraId="423F5204" w14:textId="22CE06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w:t>
      </w:r>
    </w:p>
    <w:p w14:paraId="123A4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18F49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gauracandra mahā-maheśvara</w:t>
      </w:r>
      <w:r w:rsidRPr="00790008">
        <w:rPr>
          <w:rStyle w:val="BookTitle"/>
          <w:rFonts w:asciiTheme="minorHAnsi" w:hAnsiTheme="minorHAnsi" w:cstheme="minorHAnsi"/>
          <w:b w:val="0"/>
          <w:bCs w:val="0"/>
          <w:color w:val="000000"/>
          <w:sz w:val="28"/>
          <w:szCs w:val="28"/>
        </w:rPr>
        <w:br/>
        <w:t>jaya nityānanda-priya nitya-kalevara</w:t>
      </w:r>
    </w:p>
    <w:p w14:paraId="046A79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Lord of all lords! All glories to Śrī Nityānanda’s beloved Lord, who possesses an eternal form.</w:t>
      </w:r>
    </w:p>
    <w:p w14:paraId="3BBFB57E" w14:textId="3885E9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nitya-kalevara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the Supreme Lord, Śrī Gaurasundara. Although His form is eternal, in order that it may not be perceived as temporary and perishable, it has been described here as eternal in accordance with the readers’ highly intellectual understanding that there is no difference between the holy name and the Lord. Within the gross body of the </w:t>
      </w:r>
      <w:r w:rsidRPr="00790008">
        <w:rPr>
          <w:rStyle w:val="BookTitle"/>
          <w:rFonts w:asciiTheme="minorHAnsi" w:hAnsiTheme="minorHAnsi" w:cstheme="minorHAnsi"/>
          <w:b w:val="0"/>
          <w:bCs w:val="0"/>
          <w:color w:val="000000"/>
          <w:sz w:val="28"/>
          <w:szCs w:val="28"/>
        </w:rPr>
        <w:lastRenderedPageBreak/>
        <w:t xml:space="preserve">conditioned soul is his subtle body, and within the gross and subtle body is the liberated spirit soul, of whom Śrī Nityānanda is the source, and His object of ten varieties of service, Śrī Govinda-mohinī along with Her worshipable Lord, Śrī Govinda, are the objects of five types of pure devotional service. Therefore the philosophy of distinguishing between the body and owner of the body of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to be applicable to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completely prohibited. In the subtle heavenly planets, the bodies of the demigods consist of gross knowledge, and Lord Viṣṇu is present within the bodies of the subordinate demigods as the controller. The supreme worshipable Lord of such controllers is Śrī Gaurasundara, who is the combined form of Śrī Rādhā-Govinda.</w:t>
      </w:r>
    </w:p>
    <w:p w14:paraId="44A2757F" w14:textId="151B83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w:t>
      </w:r>
    </w:p>
    <w:p w14:paraId="27825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679B7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śrī-govinda-dvāra-pālakera nātha</w:t>
      </w:r>
      <w:r w:rsidRPr="00790008">
        <w:rPr>
          <w:rStyle w:val="BookTitle"/>
          <w:rFonts w:asciiTheme="minorHAnsi" w:hAnsiTheme="minorHAnsi" w:cstheme="minorHAnsi"/>
          <w:b w:val="0"/>
          <w:bCs w:val="0"/>
          <w:color w:val="000000"/>
          <w:sz w:val="28"/>
          <w:szCs w:val="28"/>
        </w:rPr>
        <w:br/>
        <w:t>jīva-prati kara, prabhu, śubha-dṛṣṭi-pāta</w:t>
      </w:r>
    </w:p>
    <w:p w14:paraId="26F01C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glories to the Lord of </w:t>
      </w:r>
      <w:commentRangeStart w:id="145"/>
      <w:r w:rsidRPr="00790008">
        <w:rPr>
          <w:rStyle w:val="BookTitle"/>
          <w:rFonts w:asciiTheme="minorHAnsi" w:hAnsiTheme="minorHAnsi" w:cstheme="minorHAnsi"/>
          <w:b/>
          <w:bCs/>
          <w:color w:val="800000"/>
          <w:sz w:val="28"/>
          <w:szCs w:val="28"/>
        </w:rPr>
        <w:t>Govinda the doorkeeper</w:t>
      </w:r>
      <w:commentRangeEnd w:id="145"/>
      <w:r w:rsidR="00D97FA7">
        <w:rPr>
          <w:rStyle w:val="CommentReference"/>
          <w:b w:val="0"/>
          <w:bCs w:val="0"/>
          <w:color w:val="auto"/>
        </w:rPr>
        <w:commentReference w:id="145"/>
      </w:r>
      <w:r w:rsidRPr="00790008">
        <w:rPr>
          <w:rStyle w:val="BookTitle"/>
          <w:rFonts w:asciiTheme="minorHAnsi" w:hAnsiTheme="minorHAnsi" w:cstheme="minorHAnsi"/>
          <w:b/>
          <w:bCs/>
          <w:color w:val="800000"/>
          <w:sz w:val="28"/>
          <w:szCs w:val="28"/>
        </w:rPr>
        <w:t>. O Lord, please glance mercifully on the living entities.</w:t>
      </w:r>
    </w:p>
    <w:p w14:paraId="11CE74E8" w14:textId="03D1E9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Govinda was the doorkeeper of Śrī Viśvambhara. Govinda guarded the doors of Viśvambhara’s house. (See </w:t>
      </w:r>
      <w:r w:rsidRPr="00790008">
        <w:rPr>
          <w:rStyle w:val="BookTitle"/>
          <w:rFonts w:asciiTheme="minorHAnsi" w:hAnsiTheme="minorHAnsi" w:cstheme="minorHAnsi"/>
          <w:b w:val="0"/>
          <w:bCs w:val="0"/>
          <w:i/>
          <w:iCs/>
          <w:color w:val="000000"/>
          <w:sz w:val="28"/>
          <w:szCs w:val="28"/>
        </w:rPr>
        <w:t xml:space="preserve">Caitanya-bhāgavata, CB Ādi-khaṇḍa  </w:t>
      </w:r>
      <w:r w:rsidRPr="00790008">
        <w:rPr>
          <w:rStyle w:val="BookTitle"/>
          <w:rFonts w:asciiTheme="minorHAnsi" w:hAnsiTheme="minorHAnsi" w:cstheme="minorHAnsi"/>
          <w:b w:val="0"/>
          <w:bCs w:val="0"/>
          <w:color w:val="000000"/>
          <w:sz w:val="28"/>
          <w:szCs w:val="28"/>
        </w:rPr>
        <w:t xml:space="preserve">11.39-40, 13.2; </w:t>
      </w:r>
      <w:r w:rsidRPr="00790008">
        <w:rPr>
          <w:rStyle w:val="BookTitle"/>
          <w:rFonts w:asciiTheme="minorHAnsi" w:hAnsiTheme="minorHAnsi" w:cstheme="minorHAnsi"/>
          <w:b w:val="0"/>
          <w:bCs w:val="0"/>
          <w:i/>
          <w:iCs/>
          <w:color w:val="000000"/>
          <w:sz w:val="28"/>
          <w:szCs w:val="28"/>
        </w:rPr>
        <w:t xml:space="preserve">CB Madhya-khaṇḍa </w:t>
      </w:r>
      <w:r w:rsidRPr="00790008">
        <w:rPr>
          <w:rStyle w:val="BookTitle"/>
          <w:rFonts w:asciiTheme="minorHAnsi" w:hAnsiTheme="minorHAnsi" w:cstheme="minorHAnsi"/>
          <w:b w:val="0"/>
          <w:bCs w:val="0"/>
          <w:color w:val="000000"/>
          <w:sz w:val="28"/>
          <w:szCs w:val="28"/>
        </w:rPr>
        <w:t xml:space="preserve"> 6.6, 8.114, 13.338, 23.152, 451; and </w:t>
      </w:r>
      <w:r w:rsidRPr="00790008">
        <w:rPr>
          <w:rStyle w:val="BookTitle"/>
          <w:rFonts w:asciiTheme="minorHAnsi" w:hAnsiTheme="minorHAnsi" w:cstheme="minorHAnsi"/>
          <w:b w:val="0"/>
          <w:bCs w:val="0"/>
          <w:i/>
          <w:iCs/>
          <w:color w:val="000000"/>
          <w:sz w:val="28"/>
          <w:szCs w:val="28"/>
        </w:rPr>
        <w:t xml:space="preserve">CB Antya-khaṇḍa  </w:t>
      </w:r>
      <w:r w:rsidRPr="00790008">
        <w:rPr>
          <w:rStyle w:val="BookTitle"/>
          <w:rFonts w:asciiTheme="minorHAnsi" w:hAnsiTheme="minorHAnsi" w:cstheme="minorHAnsi"/>
          <w:b w:val="0"/>
          <w:bCs w:val="0"/>
          <w:color w:val="000000"/>
          <w:sz w:val="28"/>
          <w:szCs w:val="28"/>
        </w:rPr>
        <w:t>1.52, 2.35, 7.5, 8.58, 9.195-196.)</w:t>
      </w:r>
    </w:p>
    <w:p w14:paraId="3867ADBE" w14:textId="5EBD9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w:t>
      </w:r>
    </w:p>
    <w:p w14:paraId="7C8114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B0E6A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jagannātha-putra vipra-rāja</w:t>
      </w:r>
      <w:r w:rsidRPr="00790008">
        <w:rPr>
          <w:rStyle w:val="BookTitle"/>
          <w:rFonts w:asciiTheme="minorHAnsi" w:hAnsiTheme="minorHAnsi" w:cstheme="minorHAnsi"/>
          <w:b w:val="0"/>
          <w:bCs w:val="0"/>
          <w:color w:val="000000"/>
          <w:sz w:val="28"/>
          <w:szCs w:val="28"/>
        </w:rPr>
        <w:br/>
        <w:t>jaya hau to’ra yata śrī-bhakta-samāja</w:t>
      </w:r>
    </w:p>
    <w:p w14:paraId="33B3E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Jagannātha’s son, the king of the brāhmaṇas. All glories to all of Your devotees.</w:t>
      </w:r>
    </w:p>
    <w:p w14:paraId="35529D3A" w14:textId="649142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śrī-bhakta-samāja</w:t>
      </w:r>
      <w:r w:rsidRPr="00790008">
        <w:rPr>
          <w:rStyle w:val="BookTitle"/>
          <w:rFonts w:asciiTheme="minorHAnsi" w:hAnsiTheme="minorHAnsi" w:cstheme="minorHAnsi"/>
          <w:b w:val="0"/>
          <w:bCs w:val="0"/>
          <w:color w:val="000000"/>
          <w:sz w:val="28"/>
          <w:szCs w:val="28"/>
        </w:rPr>
        <w:t xml:space="preserve"> is explained as follows: Vrajendra-nandana Śrī Kṛṣṇa is the only worshipable Lord. That Supreme Lord, in His two forms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the worshipable and the worshiper, is the worshipable object of all His subordinates. The </w:t>
      </w:r>
      <w:r w:rsidRPr="00790008">
        <w:rPr>
          <w:rStyle w:val="BookTitle"/>
          <w:rFonts w:asciiTheme="minorHAnsi" w:hAnsiTheme="minorHAnsi" w:cstheme="minorHAnsi"/>
          <w:b w:val="0"/>
          <w:bCs w:val="0"/>
          <w:i/>
          <w:iCs/>
          <w:color w:val="000000"/>
          <w:sz w:val="28"/>
          <w:szCs w:val="28"/>
        </w:rPr>
        <w:t>viṣaya-vigraha</w:t>
      </w:r>
      <w:r w:rsidRPr="00790008">
        <w:rPr>
          <w:rStyle w:val="BookTitle"/>
          <w:rFonts w:asciiTheme="minorHAnsi" w:hAnsiTheme="minorHAnsi" w:cstheme="minorHAnsi"/>
          <w:b w:val="0"/>
          <w:bCs w:val="0"/>
          <w:color w:val="000000"/>
          <w:sz w:val="28"/>
          <w:szCs w:val="28"/>
        </w:rPr>
        <w:t xml:space="preserve">, or object of worship, who is the Lord of the goddess of fortune, and the </w:t>
      </w:r>
      <w:r w:rsidRPr="00790008">
        <w:rPr>
          <w:rStyle w:val="BookTitle"/>
          <w:rFonts w:asciiTheme="minorHAnsi" w:hAnsiTheme="minorHAnsi" w:cstheme="minorHAnsi"/>
          <w:b w:val="0"/>
          <w:bCs w:val="0"/>
          <w:i/>
          <w:iCs/>
          <w:color w:val="000000"/>
          <w:sz w:val="28"/>
          <w:szCs w:val="28"/>
        </w:rPr>
        <w:t>āśraya-vigraha</w:t>
      </w:r>
      <w:r w:rsidRPr="00790008">
        <w:rPr>
          <w:rStyle w:val="BookTitle"/>
          <w:rFonts w:asciiTheme="minorHAnsi" w:hAnsiTheme="minorHAnsi" w:cstheme="minorHAnsi"/>
          <w:b w:val="0"/>
          <w:bCs w:val="0"/>
          <w:color w:val="000000"/>
          <w:sz w:val="28"/>
          <w:szCs w:val="28"/>
        </w:rPr>
        <w:t xml:space="preserve">, or abode of worship, who is the goddess of fortune, are both the objects of service for Their devotees. The devotees’ favorable cultivation of service towards their worshipable object is called bhakti, or devotional service. The servants of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are </w:t>
      </w:r>
      <w:r w:rsidRPr="00790008">
        <w:rPr>
          <w:rStyle w:val="BookTitle"/>
          <w:rFonts w:asciiTheme="minorHAnsi" w:hAnsiTheme="minorHAnsi" w:cstheme="minorHAnsi"/>
          <w:b w:val="0"/>
          <w:bCs w:val="0"/>
          <w:color w:val="000000"/>
          <w:sz w:val="28"/>
          <w:szCs w:val="28"/>
        </w:rPr>
        <w:lastRenderedPageBreak/>
        <w:t xml:space="preserve">known as bhaktas. They are many, so collectively they are called </w:t>
      </w:r>
      <w:r w:rsidRPr="00790008">
        <w:rPr>
          <w:rStyle w:val="BookTitle"/>
          <w:rFonts w:asciiTheme="minorHAnsi" w:hAnsiTheme="minorHAnsi" w:cstheme="minorHAnsi"/>
          <w:b w:val="0"/>
          <w:bCs w:val="0"/>
          <w:i/>
          <w:iCs/>
          <w:color w:val="000000"/>
          <w:sz w:val="28"/>
          <w:szCs w:val="28"/>
        </w:rPr>
        <w:t>bhakta-samāja</w:t>
      </w:r>
      <w:r w:rsidRPr="00790008">
        <w:rPr>
          <w:rStyle w:val="BookTitle"/>
          <w:rFonts w:asciiTheme="minorHAnsi" w:hAnsiTheme="minorHAnsi" w:cstheme="minorHAnsi"/>
          <w:b w:val="0"/>
          <w:bCs w:val="0"/>
          <w:color w:val="000000"/>
          <w:sz w:val="28"/>
          <w:szCs w:val="28"/>
        </w:rPr>
        <w:t xml:space="preserve">. Under the categories of six opulences, various spiritual splendors are present in this </w:t>
      </w:r>
      <w:r w:rsidRPr="00790008">
        <w:rPr>
          <w:rStyle w:val="BookTitle"/>
          <w:rFonts w:asciiTheme="minorHAnsi" w:hAnsiTheme="minorHAnsi" w:cstheme="minorHAnsi"/>
          <w:b w:val="0"/>
          <w:bCs w:val="0"/>
          <w:i/>
          <w:iCs/>
          <w:color w:val="000000"/>
          <w:sz w:val="28"/>
          <w:szCs w:val="28"/>
        </w:rPr>
        <w:t>bhakta-samāja</w:t>
      </w:r>
      <w:r w:rsidRPr="00790008">
        <w:rPr>
          <w:rStyle w:val="BookTitle"/>
          <w:rFonts w:asciiTheme="minorHAnsi" w:hAnsiTheme="minorHAnsi" w:cstheme="minorHAnsi"/>
          <w:b w:val="0"/>
          <w:bCs w:val="0"/>
          <w:color w:val="000000"/>
          <w:sz w:val="28"/>
          <w:szCs w:val="28"/>
        </w:rPr>
        <w:t xml:space="preserve">. That is why the devotees have been described as </w:t>
      </w:r>
      <w:r w:rsidRPr="00790008">
        <w:rPr>
          <w:rStyle w:val="BookTitle"/>
          <w:rFonts w:asciiTheme="minorHAnsi" w:hAnsiTheme="minorHAnsi" w:cstheme="minorHAnsi"/>
          <w:b w:val="0"/>
          <w:bCs w:val="0"/>
          <w:i/>
          <w:iCs/>
          <w:color w:val="000000"/>
          <w:sz w:val="28"/>
          <w:szCs w:val="28"/>
        </w:rPr>
        <w:t>Śrī-bhakta-samāja</w:t>
      </w:r>
      <w:r w:rsidRPr="00790008">
        <w:rPr>
          <w:rStyle w:val="BookTitle"/>
          <w:rFonts w:asciiTheme="minorHAnsi" w:hAnsiTheme="minorHAnsi" w:cstheme="minorHAnsi"/>
          <w:b w:val="0"/>
          <w:bCs w:val="0"/>
          <w:color w:val="000000"/>
          <w:sz w:val="28"/>
          <w:szCs w:val="28"/>
        </w:rPr>
        <w:t>. All the devotees who are under the shelter of the energetic Lord’s energy try to please their worshipable Lord in various ways.</w:t>
      </w:r>
    </w:p>
    <w:p w14:paraId="3D668154" w14:textId="45DA79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w:t>
      </w:r>
    </w:p>
    <w:p w14:paraId="207C43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A5A64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kṛpā-sindhu kamala-locana</w:t>
      </w:r>
      <w:r w:rsidRPr="00790008">
        <w:rPr>
          <w:rStyle w:val="BookTitle"/>
          <w:rFonts w:asciiTheme="minorHAnsi" w:hAnsiTheme="minorHAnsi" w:cstheme="minorHAnsi"/>
          <w:b w:val="0"/>
          <w:bCs w:val="0"/>
          <w:color w:val="000000"/>
          <w:sz w:val="28"/>
          <w:szCs w:val="28"/>
        </w:rPr>
        <w:br/>
        <w:t>hena kṛpā kara,—tora yaśe rahu mana</w:t>
      </w:r>
    </w:p>
    <w:p w14:paraId="7038A7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lotus-eyed Lord, who is an ocean of mercy. O Lord, please bless me that my mind may be absorbed in Your glories.</w:t>
      </w:r>
    </w:p>
    <w:p w14:paraId="4AF7A3B2" w14:textId="1713DE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living entities’ highest spiritual propensities are engaged in the service of the Supreme Lord, who is full in six opulences, there is no inconvenience for them. When a living entity becomes greedy for objects not related to the Lord, he loses his opulences and, being disturbed by his restless mind, he furthers his conditional life. That is why the author, with a desire to be attracted to the Supreme Lord, is hereby praying for His mercy.</w:t>
      </w:r>
    </w:p>
    <w:p w14:paraId="194FB198" w14:textId="51C934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w:t>
      </w:r>
    </w:p>
    <w:p w14:paraId="215CC4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54B6A1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śuna, bhāi, caitanyera kathā</w:t>
      </w:r>
      <w:r w:rsidRPr="00790008">
        <w:rPr>
          <w:rStyle w:val="BookTitle"/>
          <w:rFonts w:asciiTheme="minorHAnsi" w:hAnsiTheme="minorHAnsi" w:cstheme="minorHAnsi"/>
          <w:b w:val="0"/>
          <w:bCs w:val="0"/>
          <w:color w:val="000000"/>
          <w:sz w:val="28"/>
          <w:szCs w:val="28"/>
        </w:rPr>
        <w:br/>
        <w:t>vidyāra vilāsa prabhu karilena yathā</w:t>
      </w:r>
    </w:p>
    <w:p w14:paraId="2E360E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listen to the topics of Śrī Caitanya in this Ādi-khaṇḍa, wherein the description of the Lord’s scholastic pastimes are found.</w:t>
      </w:r>
    </w:p>
    <w:p w14:paraId="2AFD6B2D" w14:textId="487AE8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vidyāra vilāsa </w:t>
      </w:r>
      <w:r w:rsidRPr="00790008">
        <w:rPr>
          <w:rStyle w:val="BookTitle"/>
          <w:rFonts w:asciiTheme="minorHAnsi" w:hAnsiTheme="minorHAnsi" w:cstheme="minorHAnsi"/>
          <w:b w:val="0"/>
          <w:bCs w:val="0"/>
          <w:color w:val="000000"/>
          <w:sz w:val="28"/>
          <w:szCs w:val="28"/>
        </w:rPr>
        <w:t xml:space="preserve">are explained as follows: The conditioned soul in this material world is infected with nescience. In other words, he is born ignorant of his and other’s constitutional position. When the aspect of spiritual knowledge that is part of the conditioned soul’s constitution is unmanifest, his state is known as nescience, or ignorance. And the awakening and development of spiritual propensities by eradicating the absence of knowledge of the Absolute Truth is called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or knowledge. In other words, the awakening of one’s spiritual propensities by a learned person is known as the achievement of spiritual knowledge. The awakening of other’s spiritual propensities, which benefits self-realized persons in various ways, is known as </w:t>
      </w:r>
      <w:r w:rsidRPr="00790008">
        <w:rPr>
          <w:rStyle w:val="BookTitle"/>
          <w:rFonts w:asciiTheme="minorHAnsi" w:hAnsiTheme="minorHAnsi" w:cstheme="minorHAnsi"/>
          <w:b w:val="0"/>
          <w:bCs w:val="0"/>
          <w:i/>
          <w:iCs/>
          <w:color w:val="000000"/>
          <w:sz w:val="28"/>
          <w:szCs w:val="28"/>
        </w:rPr>
        <w:t>vidyāra vilāsa.</w:t>
      </w:r>
      <w:r w:rsidRPr="00790008">
        <w:rPr>
          <w:rStyle w:val="BookTitle"/>
          <w:rFonts w:asciiTheme="minorHAnsi" w:hAnsiTheme="minorHAnsi" w:cstheme="minorHAnsi"/>
          <w:b w:val="0"/>
          <w:bCs w:val="0"/>
          <w:color w:val="000000"/>
          <w:sz w:val="28"/>
          <w:szCs w:val="28"/>
        </w:rPr>
        <w:t xml:space="preserve"> Under the shelter of nescience, or ignorance, the living entities become illusioned or bewildered—this is the opposite propensity from spiritual knowledge. When on the strength of this </w:t>
      </w:r>
      <w:r w:rsidRPr="00790008">
        <w:rPr>
          <w:rStyle w:val="BookTitle"/>
          <w:rFonts w:asciiTheme="minorHAnsi" w:hAnsiTheme="minorHAnsi" w:cstheme="minorHAnsi"/>
          <w:b w:val="0"/>
          <w:bCs w:val="0"/>
          <w:color w:val="000000"/>
          <w:sz w:val="28"/>
          <w:szCs w:val="28"/>
        </w:rPr>
        <w:lastRenderedPageBreak/>
        <w:t xml:space="preserve">propensity and with the help of sensual knowledge the conditioned souls attempt to advance through the ascending process, they reveal their ignorance to learned persons. Śrīman Mahāprabhu also manifested such </w:t>
      </w:r>
      <w:r w:rsidRPr="00790008">
        <w:rPr>
          <w:rStyle w:val="BookTitle"/>
          <w:rFonts w:asciiTheme="minorHAnsi" w:hAnsiTheme="minorHAnsi" w:cstheme="minorHAnsi"/>
          <w:b w:val="0"/>
          <w:bCs w:val="0"/>
          <w:i/>
          <w:iCs/>
          <w:color w:val="000000"/>
          <w:sz w:val="28"/>
          <w:szCs w:val="28"/>
        </w:rPr>
        <w:t>vidyāra vilāsa</w:t>
      </w:r>
      <w:r w:rsidRPr="00790008">
        <w:rPr>
          <w:rStyle w:val="BookTitle"/>
          <w:rFonts w:asciiTheme="minorHAnsi" w:hAnsiTheme="minorHAnsi" w:cstheme="minorHAnsi"/>
          <w:b w:val="0"/>
          <w:bCs w:val="0"/>
          <w:color w:val="000000"/>
          <w:sz w:val="28"/>
          <w:szCs w:val="28"/>
        </w:rPr>
        <w:t xml:space="preserve"> pastimes for the benefit of the entire world and thus delivered the living entities from the clutches of nescience.</w:t>
      </w:r>
    </w:p>
    <w:p w14:paraId="5705717E" w14:textId="0DD36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w:t>
      </w:r>
    </w:p>
    <w:p w14:paraId="06DFC7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29BE4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navadvīpe śrī-gaurasundara</w:t>
      </w:r>
      <w:r w:rsidRPr="00790008">
        <w:rPr>
          <w:rStyle w:val="BookTitle"/>
          <w:rFonts w:asciiTheme="minorHAnsi" w:hAnsiTheme="minorHAnsi" w:cstheme="minorHAnsi"/>
          <w:b w:val="0"/>
          <w:bCs w:val="0"/>
          <w:color w:val="000000"/>
          <w:sz w:val="28"/>
          <w:szCs w:val="28"/>
        </w:rPr>
        <w:br/>
        <w:t>rātri-dina vidyā-rase nāhi avasara</w:t>
      </w:r>
    </w:p>
    <w:p w14:paraId="64FEFCD7" w14:textId="7D5A0C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engaged day and night in His studies while residing in Navadvīpa.</w:t>
      </w:r>
    </w:p>
    <w:p w14:paraId="2536AF8E" w14:textId="04486E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w:t>
      </w:r>
    </w:p>
    <w:p w14:paraId="3DF9A0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40F973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ūṣaḥ-kāle sandhyā kari’ tridaśera-nātha</w:t>
      </w:r>
      <w:r w:rsidRPr="00790008">
        <w:rPr>
          <w:rStyle w:val="BookTitle"/>
          <w:rFonts w:asciiTheme="minorHAnsi" w:hAnsiTheme="minorHAnsi" w:cstheme="minorHAnsi"/>
          <w:b w:val="0"/>
          <w:bCs w:val="0"/>
          <w:color w:val="000000"/>
          <w:sz w:val="28"/>
          <w:szCs w:val="28"/>
        </w:rPr>
        <w:br/>
        <w:t>paḍite calena sarva-śiṣya-gaṇa-sātha</w:t>
      </w:r>
    </w:p>
    <w:p w14:paraId="108D34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His morning rites, the Lord of Tridaśa went to school along with His classmates.</w:t>
      </w:r>
    </w:p>
    <w:p w14:paraId="11437941" w14:textId="6AC7DD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tri</w:t>
      </w:r>
      <w:r w:rsidRPr="00790008">
        <w:rPr>
          <w:rStyle w:val="BookTitle"/>
          <w:rFonts w:asciiTheme="minorHAnsi" w:hAnsiTheme="minorHAnsi" w:cstheme="minorHAnsi"/>
          <w:b w:val="0"/>
          <w:bCs w:val="0"/>
          <w:color w:val="000000"/>
          <w:sz w:val="28"/>
          <w:szCs w:val="28"/>
        </w:rPr>
        <w:t xml:space="preserve">, or “three,” in the word </w:t>
      </w:r>
      <w:r w:rsidRPr="00790008">
        <w:rPr>
          <w:rStyle w:val="BookTitle"/>
          <w:rFonts w:asciiTheme="minorHAnsi" w:hAnsiTheme="minorHAnsi" w:cstheme="minorHAnsi"/>
          <w:b w:val="0"/>
          <w:bCs w:val="0"/>
          <w:i/>
          <w:iCs/>
          <w:color w:val="000000"/>
          <w:sz w:val="28"/>
          <w:szCs w:val="28"/>
        </w:rPr>
        <w:t>tridaśera-nātha</w:t>
      </w:r>
      <w:r w:rsidRPr="00790008">
        <w:rPr>
          <w:rStyle w:val="BookTitle"/>
          <w:rFonts w:asciiTheme="minorHAnsi" w:hAnsiTheme="minorHAnsi" w:cstheme="minorHAnsi"/>
          <w:b w:val="0"/>
          <w:bCs w:val="0"/>
          <w:color w:val="000000"/>
          <w:sz w:val="28"/>
          <w:szCs w:val="28"/>
        </w:rPr>
        <w:t xml:space="preserve">, in consideration of places, refers to the Bhūr, Bhuvar and Svar planetary systems; in consideration of time, refers to past, present, and future; in consideration of persons, refers to Brahmā, Viṣṇu, and Rudra; and the word </w:t>
      </w:r>
      <w:r w:rsidRPr="00790008">
        <w:rPr>
          <w:rStyle w:val="BookTitle"/>
          <w:rFonts w:asciiTheme="minorHAnsi" w:hAnsiTheme="minorHAnsi" w:cstheme="minorHAnsi"/>
          <w:b w:val="0"/>
          <w:bCs w:val="0"/>
          <w:i/>
          <w:iCs/>
          <w:color w:val="000000"/>
          <w:sz w:val="28"/>
          <w:szCs w:val="28"/>
        </w:rPr>
        <w:t>daśa</w:t>
      </w:r>
      <w:r w:rsidRPr="00790008">
        <w:rPr>
          <w:rStyle w:val="BookTitle"/>
          <w:rFonts w:asciiTheme="minorHAnsi" w:hAnsiTheme="minorHAnsi" w:cstheme="minorHAnsi"/>
          <w:b w:val="0"/>
          <w:bCs w:val="0"/>
          <w:color w:val="000000"/>
          <w:sz w:val="28"/>
          <w:szCs w:val="28"/>
        </w:rPr>
        <w:t xml:space="preserve">, in consideration of directions, refers to east, west, north, south, northeast, southeast, northwest, southwest, up, and down. The word </w:t>
      </w:r>
      <w:r w:rsidRPr="00790008">
        <w:rPr>
          <w:rStyle w:val="BookTitle"/>
          <w:rFonts w:asciiTheme="minorHAnsi" w:hAnsiTheme="minorHAnsi" w:cstheme="minorHAnsi"/>
          <w:b w:val="0"/>
          <w:bCs w:val="0"/>
          <w:i/>
          <w:iCs/>
          <w:color w:val="000000"/>
          <w:sz w:val="28"/>
          <w:szCs w:val="28"/>
        </w:rPr>
        <w:t xml:space="preserve">tridaśa </w:t>
      </w:r>
      <w:r w:rsidRPr="00790008">
        <w:rPr>
          <w:rStyle w:val="BookTitle"/>
          <w:rFonts w:asciiTheme="minorHAnsi" w:hAnsiTheme="minorHAnsi" w:cstheme="minorHAnsi"/>
          <w:b w:val="0"/>
          <w:bCs w:val="0"/>
          <w:color w:val="000000"/>
          <w:sz w:val="28"/>
          <w:szCs w:val="28"/>
        </w:rPr>
        <w:t xml:space="preserve">refers to each of the ten directions—above, center, and below. Otherwise the word </w:t>
      </w:r>
      <w:r w:rsidRPr="00790008">
        <w:rPr>
          <w:rStyle w:val="BookTitle"/>
          <w:rFonts w:asciiTheme="minorHAnsi" w:hAnsiTheme="minorHAnsi" w:cstheme="minorHAnsi"/>
          <w:b w:val="0"/>
          <w:bCs w:val="0"/>
          <w:i/>
          <w:iCs/>
          <w:color w:val="000000"/>
          <w:sz w:val="28"/>
          <w:szCs w:val="28"/>
        </w:rPr>
        <w:t>tridaśa,</w:t>
      </w:r>
      <w:r w:rsidRPr="00790008">
        <w:rPr>
          <w:rStyle w:val="BookTitle"/>
          <w:rFonts w:asciiTheme="minorHAnsi" w:hAnsiTheme="minorHAnsi" w:cstheme="minorHAnsi"/>
          <w:b w:val="0"/>
          <w:bCs w:val="0"/>
          <w:color w:val="000000"/>
          <w:sz w:val="28"/>
          <w:szCs w:val="28"/>
        </w:rPr>
        <w:t xml:space="preserve"> in consideration of persons, refers to thirty-three demigods. From the less-intelligent point of view the word </w:t>
      </w:r>
      <w:r w:rsidRPr="00790008">
        <w:rPr>
          <w:rStyle w:val="BookTitle"/>
          <w:rFonts w:asciiTheme="minorHAnsi" w:hAnsiTheme="minorHAnsi" w:cstheme="minorHAnsi"/>
          <w:b w:val="0"/>
          <w:bCs w:val="0"/>
          <w:i/>
          <w:iCs/>
          <w:color w:val="000000"/>
          <w:sz w:val="28"/>
          <w:szCs w:val="28"/>
        </w:rPr>
        <w:t xml:space="preserve">tridaśa-purī </w:t>
      </w:r>
      <w:r w:rsidRPr="00790008">
        <w:rPr>
          <w:rStyle w:val="BookTitle"/>
          <w:rFonts w:asciiTheme="minorHAnsi" w:hAnsiTheme="minorHAnsi" w:cstheme="minorHAnsi"/>
          <w:b w:val="0"/>
          <w:bCs w:val="0"/>
          <w:color w:val="000000"/>
          <w:sz w:val="28"/>
          <w:szCs w:val="28"/>
        </w:rPr>
        <w:t xml:space="preserve">refers to the heavenly kingdom, and the word </w:t>
      </w:r>
      <w:r w:rsidRPr="00790008">
        <w:rPr>
          <w:rStyle w:val="BookTitle"/>
          <w:rFonts w:asciiTheme="minorHAnsi" w:hAnsiTheme="minorHAnsi" w:cstheme="minorHAnsi"/>
          <w:b w:val="0"/>
          <w:bCs w:val="0"/>
          <w:i/>
          <w:iCs/>
          <w:color w:val="000000"/>
          <w:sz w:val="28"/>
          <w:szCs w:val="28"/>
        </w:rPr>
        <w:t xml:space="preserve">tridaśa-nātha </w:t>
      </w:r>
      <w:r w:rsidRPr="00790008">
        <w:rPr>
          <w:rStyle w:val="BookTitle"/>
          <w:rFonts w:asciiTheme="minorHAnsi" w:hAnsiTheme="minorHAnsi" w:cstheme="minorHAnsi"/>
          <w:b w:val="0"/>
          <w:bCs w:val="0"/>
          <w:color w:val="000000"/>
          <w:sz w:val="28"/>
          <w:szCs w:val="28"/>
        </w:rPr>
        <w:t xml:space="preserve">refers to Indra, the husband of Śacī. And from the intellectual point of view it refers to Lord Upendra. Some people say that </w:t>
      </w:r>
      <w:r w:rsidRPr="00790008">
        <w:rPr>
          <w:rStyle w:val="BookTitle"/>
          <w:rFonts w:asciiTheme="minorHAnsi" w:hAnsiTheme="minorHAnsi" w:cstheme="minorHAnsi"/>
          <w:b w:val="0"/>
          <w:bCs w:val="0"/>
          <w:i/>
          <w:iCs/>
          <w:color w:val="000000"/>
          <w:sz w:val="28"/>
          <w:szCs w:val="28"/>
        </w:rPr>
        <w:t>tridaśa</w:t>
      </w:r>
      <w:r w:rsidRPr="00790008">
        <w:rPr>
          <w:rStyle w:val="BookTitle"/>
          <w:rFonts w:asciiTheme="minorHAnsi" w:hAnsiTheme="minorHAnsi" w:cstheme="minorHAnsi"/>
          <w:b w:val="0"/>
          <w:bCs w:val="0"/>
          <w:color w:val="000000"/>
          <w:sz w:val="28"/>
          <w:szCs w:val="28"/>
        </w:rPr>
        <w:t xml:space="preserve"> refers to the twelve Ādityas, the eleven Rudras, the eight Vasus, and the two Aśvinī-kumāras. Yet others say that each of these thirty-three demigods represent ten million others. According to the learned viewpoint, all these word meanings are included within Viṣṇu.</w:t>
      </w:r>
    </w:p>
    <w:p w14:paraId="648F6D0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śiṣya-gaṇa-sātha </w:t>
      </w:r>
      <w:r w:rsidRPr="00790008">
        <w:rPr>
          <w:rStyle w:val="BookTitle"/>
          <w:rFonts w:asciiTheme="minorHAnsi" w:hAnsiTheme="minorHAnsi" w:cstheme="minorHAnsi"/>
          <w:b w:val="0"/>
          <w:bCs w:val="0"/>
          <w:color w:val="000000"/>
          <w:sz w:val="28"/>
          <w:szCs w:val="28"/>
        </w:rPr>
        <w:t>indicates that since the disciples of the teacher Gaṅgādāsa Paṇḍita were more or less subordinate to Nimāi, they respected Him as the principle student and as good as their teacher.</w:t>
      </w:r>
    </w:p>
    <w:p w14:paraId="6D57A5FF" w14:textId="7CEC95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w:t>
      </w:r>
    </w:p>
    <w:p w14:paraId="56882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w:t>
      </w:r>
    </w:p>
    <w:p w14:paraId="423CE8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vaisena gaṅgādāsera sabhāya</w:t>
      </w:r>
      <w:r w:rsidRPr="00790008">
        <w:rPr>
          <w:rStyle w:val="BookTitle"/>
          <w:rFonts w:asciiTheme="minorHAnsi" w:hAnsiTheme="minorHAnsi" w:cstheme="minorHAnsi"/>
          <w:b w:val="0"/>
          <w:bCs w:val="0"/>
          <w:color w:val="000000"/>
          <w:sz w:val="28"/>
          <w:szCs w:val="28"/>
        </w:rPr>
        <w:br/>
        <w:t>pakṣa-pratipakṣa prabhu karena sadāya</w:t>
      </w:r>
    </w:p>
    <w:p w14:paraId="2FFA14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sit in Gaṅgādāsa’s class and continually engage in debate.</w:t>
      </w:r>
    </w:p>
    <w:p w14:paraId="66A826E1" w14:textId="1430D2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pakṣa</w:t>
      </w:r>
      <w:r w:rsidRPr="00790008">
        <w:rPr>
          <w:rStyle w:val="BookTitle"/>
          <w:rFonts w:asciiTheme="minorHAnsi" w:hAnsiTheme="minorHAnsi" w:cstheme="minorHAnsi"/>
          <w:b w:val="0"/>
          <w:bCs w:val="0"/>
          <w:color w:val="000000"/>
          <w:sz w:val="28"/>
          <w:szCs w:val="28"/>
        </w:rPr>
        <w:t xml:space="preserve"> refers to two different meanings of one subject. A bird is able to fly in the sky with the help of its two wings; similarly, when there is some doubt about a subject matter, then both sides—the </w:t>
      </w:r>
      <w:r w:rsidRPr="00790008">
        <w:rPr>
          <w:rStyle w:val="BookTitle"/>
          <w:rFonts w:asciiTheme="minorHAnsi" w:hAnsiTheme="minorHAnsi" w:cstheme="minorHAnsi"/>
          <w:b w:val="0"/>
          <w:bCs w:val="0"/>
          <w:i/>
          <w:iCs/>
          <w:color w:val="000000"/>
          <w:sz w:val="28"/>
          <w:szCs w:val="28"/>
        </w:rPr>
        <w:t>pūrva-pakṣa</w:t>
      </w:r>
      <w:r w:rsidRPr="00790008">
        <w:rPr>
          <w:rStyle w:val="BookTitle"/>
          <w:rFonts w:asciiTheme="minorHAnsi" w:hAnsiTheme="minorHAnsi" w:cstheme="minorHAnsi"/>
          <w:b w:val="0"/>
          <w:bCs w:val="0"/>
          <w:color w:val="000000"/>
          <w:sz w:val="28"/>
          <w:szCs w:val="28"/>
        </w:rPr>
        <w:t xml:space="preserve">, or challenging side, and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or concluding side—are needed to reach a conclusion. Consistency must be maintained with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Each side refers to the other side as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or opposing side; or in other words, from an impartial viewpoint, each side is </w:t>
      </w:r>
      <w:r w:rsidRPr="00790008">
        <w:rPr>
          <w:rStyle w:val="BookTitle"/>
          <w:rFonts w:asciiTheme="minorHAnsi" w:hAnsiTheme="minorHAnsi" w:cstheme="minorHAnsi"/>
          <w:b w:val="0"/>
          <w:bCs w:val="0"/>
          <w:i/>
          <w:iCs/>
          <w:color w:val="000000"/>
          <w:sz w:val="28"/>
          <w:szCs w:val="28"/>
        </w:rPr>
        <w:t>sva-pakṣa</w:t>
      </w:r>
      <w:r w:rsidRPr="00790008">
        <w:rPr>
          <w:rStyle w:val="BookTitle"/>
          <w:rFonts w:asciiTheme="minorHAnsi" w:hAnsiTheme="minorHAnsi" w:cstheme="minorHAnsi"/>
          <w:b w:val="0"/>
          <w:bCs w:val="0"/>
          <w:color w:val="000000"/>
          <w:sz w:val="28"/>
          <w:szCs w:val="28"/>
        </w:rPr>
        <w:t xml:space="preserve">, or one’s own side, and from a partial view, each side is an opposing side. The words </w:t>
      </w:r>
      <w:r w:rsidRPr="00790008">
        <w:rPr>
          <w:rStyle w:val="BookTitle"/>
          <w:rFonts w:asciiTheme="minorHAnsi" w:hAnsiTheme="minorHAnsi" w:cstheme="minorHAnsi"/>
          <w:b w:val="0"/>
          <w:bCs w:val="0"/>
          <w:i/>
          <w:iCs/>
          <w:color w:val="000000"/>
          <w:sz w:val="28"/>
          <w:szCs w:val="28"/>
        </w:rPr>
        <w:t xml:space="preserve">pakṣa-pratipakṣa </w:t>
      </w:r>
      <w:r w:rsidRPr="00790008">
        <w:rPr>
          <w:rStyle w:val="BookTitle"/>
          <w:rFonts w:asciiTheme="minorHAnsi" w:hAnsiTheme="minorHAnsi" w:cstheme="minorHAnsi"/>
          <w:b w:val="0"/>
          <w:bCs w:val="0"/>
          <w:color w:val="000000"/>
          <w:sz w:val="28"/>
          <w:szCs w:val="28"/>
        </w:rPr>
        <w:t>refer to debate and counterdebate, favorable and unfavorable questions and answers, one’s own side and the opposing side, or the challenging side and concluding side.</w:t>
      </w:r>
    </w:p>
    <w:p w14:paraId="5BE861E6" w14:textId="50A64E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w:t>
      </w:r>
    </w:p>
    <w:p w14:paraId="7D009E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360651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prabhu-sthāne puṅthi cinte nāhi ye-ye-jana</w:t>
      </w:r>
      <w:r w:rsidRPr="00790008">
        <w:rPr>
          <w:rStyle w:val="BookTitle"/>
          <w:rFonts w:asciiTheme="minorHAnsi" w:hAnsiTheme="minorHAnsi" w:cstheme="minorHAnsi"/>
          <w:b w:val="0"/>
          <w:bCs w:val="0"/>
          <w:color w:val="000000"/>
          <w:sz w:val="28"/>
          <w:szCs w:val="28"/>
        </w:rPr>
        <w:br/>
        <w:t>tāhāre se prabhu kadarthena anukṣaṇa</w:t>
      </w:r>
    </w:p>
    <w:p w14:paraId="613F58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always defeat the arguments of anyone who disagreed with His explanations.</w:t>
      </w:r>
    </w:p>
    <w:p w14:paraId="7293E27C" w14:textId="27ED9A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kadarthana</w:t>
      </w:r>
      <w:r w:rsidRPr="00790008">
        <w:rPr>
          <w:rStyle w:val="BookTitle"/>
          <w:rFonts w:asciiTheme="minorHAnsi" w:hAnsiTheme="minorHAnsi" w:cstheme="minorHAnsi"/>
          <w:b w:val="0"/>
          <w:bCs w:val="0"/>
          <w:color w:val="000000"/>
          <w:sz w:val="28"/>
          <w:szCs w:val="28"/>
        </w:rPr>
        <w:t xml:space="preserve"> means “to distort the meaning,” “to point out inconsistencies or prove unreasonable,” “to pollute,” “to condemn,” or “to outright reject.”</w:t>
      </w:r>
    </w:p>
    <w:p w14:paraId="2E64A12A" w14:textId="38087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w:t>
      </w:r>
    </w:p>
    <w:p w14:paraId="65879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8F30E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paḍiyā vaisena prabhu puṅthi cintāite</w:t>
      </w:r>
      <w:r w:rsidRPr="00790008">
        <w:rPr>
          <w:rStyle w:val="BookTitle"/>
          <w:rFonts w:asciiTheme="minorHAnsi" w:hAnsiTheme="minorHAnsi" w:cstheme="minorHAnsi"/>
          <w:b w:val="0"/>
          <w:bCs w:val="0"/>
          <w:color w:val="000000"/>
          <w:sz w:val="28"/>
          <w:szCs w:val="28"/>
        </w:rPr>
        <w:br/>
        <w:t>yā’ra yata gaṇa laiyā vaise nānā-bhite</w:t>
      </w:r>
    </w:p>
    <w:p w14:paraId="70D870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class, the Lord sat in the midst of His friends to discuss the subjects further.</w:t>
      </w:r>
    </w:p>
    <w:p w14:paraId="73754B5C" w14:textId="562F54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cintāite</w:t>
      </w:r>
      <w:r w:rsidRPr="00790008">
        <w:rPr>
          <w:rStyle w:val="BookTitle"/>
          <w:rFonts w:asciiTheme="minorHAnsi" w:hAnsiTheme="minorHAnsi" w:cstheme="minorHAnsi"/>
          <w:b w:val="0"/>
          <w:bCs w:val="0"/>
          <w:color w:val="000000"/>
          <w:sz w:val="28"/>
          <w:szCs w:val="28"/>
        </w:rPr>
        <w:t xml:space="preserve"> means “to consider,” “to discuss,” or “to cultivate.” The word </w:t>
      </w:r>
      <w:r w:rsidRPr="00790008">
        <w:rPr>
          <w:rStyle w:val="BookTitle"/>
          <w:rFonts w:asciiTheme="minorHAnsi" w:hAnsiTheme="minorHAnsi" w:cstheme="minorHAnsi"/>
          <w:b w:val="0"/>
          <w:bCs w:val="0"/>
          <w:i/>
          <w:iCs/>
          <w:color w:val="000000"/>
          <w:sz w:val="28"/>
          <w:szCs w:val="28"/>
        </w:rPr>
        <w:t xml:space="preserve">nānā-bhite </w:t>
      </w:r>
      <w:r w:rsidRPr="00790008">
        <w:rPr>
          <w:rStyle w:val="BookTitle"/>
          <w:rFonts w:asciiTheme="minorHAnsi" w:hAnsiTheme="minorHAnsi" w:cstheme="minorHAnsi"/>
          <w:b w:val="0"/>
          <w:bCs w:val="0"/>
          <w:color w:val="000000"/>
          <w:sz w:val="28"/>
          <w:szCs w:val="28"/>
        </w:rPr>
        <w:t>refers to various directions, various sides, or various groups.</w:t>
      </w:r>
    </w:p>
    <w:p w14:paraId="75D9106A" w14:textId="760AB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w:t>
      </w:r>
    </w:p>
    <w:p w14:paraId="2357A6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CE476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cinte murāri-gupta puṅthi prabhu-sthāne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ataeva prabhu kichu cālena tāhāne</w:t>
      </w:r>
    </w:p>
    <w:p w14:paraId="31952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did not care to sit in the Lord’s discussions, therefore the Lord desired to confront him.</w:t>
      </w:r>
    </w:p>
    <w:p w14:paraId="2C28DDFE" w14:textId="3A6AE3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cālena</w:t>
      </w:r>
      <w:r w:rsidRPr="00790008">
        <w:rPr>
          <w:rStyle w:val="BookTitle"/>
          <w:rFonts w:asciiTheme="minorHAnsi" w:hAnsiTheme="minorHAnsi" w:cstheme="minorHAnsi"/>
          <w:b w:val="0"/>
          <w:bCs w:val="0"/>
          <w:color w:val="000000"/>
          <w:sz w:val="28"/>
          <w:szCs w:val="28"/>
        </w:rPr>
        <w:t xml:space="preserve"> means “to induce,” “to stun with one’s explanation,” “to remove,” “to dislocate,” “to induce shaking,” “to twirl,” “to condemn or chastise,” or “to pollute or criticize.”</w:t>
      </w:r>
    </w:p>
    <w:p w14:paraId="36D92600" w14:textId="4528E4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w:t>
      </w:r>
    </w:p>
    <w:p w14:paraId="4393A7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39C6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yoga-paṭṭa-chānde vastra kariyā bandhana</w:t>
      </w:r>
      <w:r w:rsidRPr="00790008">
        <w:rPr>
          <w:rStyle w:val="BookTitle"/>
          <w:rFonts w:asciiTheme="minorHAnsi" w:hAnsiTheme="minorHAnsi" w:cstheme="minorHAnsi"/>
          <w:b w:val="0"/>
          <w:bCs w:val="0"/>
          <w:color w:val="000000"/>
          <w:sz w:val="28"/>
          <w:szCs w:val="28"/>
        </w:rPr>
        <w:br/>
        <w:t>vaisena sabhāra madhye kari’ vīrāsana</w:t>
      </w:r>
    </w:p>
    <w:p w14:paraId="7ED2BA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wore His cloth like a sannyāsī, and He sat in the vīrāsana posture.</w:t>
      </w:r>
    </w:p>
    <w:p w14:paraId="07723B20" w14:textId="42096E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 xml:space="preserve"> refers to the way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wear their cloth. The word </w:t>
      </w:r>
      <w:r w:rsidRPr="00790008">
        <w:rPr>
          <w:rStyle w:val="BookTitle"/>
          <w:rFonts w:asciiTheme="minorHAnsi" w:hAnsiTheme="minorHAnsi" w:cstheme="minorHAnsi"/>
          <w:b w:val="0"/>
          <w:bCs w:val="0"/>
          <w:i/>
          <w:iCs/>
          <w:color w:val="000000"/>
          <w:sz w:val="28"/>
          <w:szCs w:val="28"/>
        </w:rPr>
        <w:t>yoga-kakṣā</w:t>
      </w:r>
      <w:r w:rsidRPr="00790008">
        <w:rPr>
          <w:rStyle w:val="BookTitle"/>
          <w:rFonts w:asciiTheme="minorHAnsi" w:hAnsiTheme="minorHAnsi" w:cstheme="minorHAnsi"/>
          <w:b w:val="0"/>
          <w:bCs w:val="0"/>
          <w:color w:val="000000"/>
          <w:sz w:val="28"/>
          <w:szCs w:val="28"/>
        </w:rPr>
        <w:t xml:space="preserve"> is found in Śrīdhara Svāmī’s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(4.6.39). The piece of cloth circling tightly around the back and thigh like a belt that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wears is called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Kārttika-māhātmya</w:t>
      </w:r>
      <w:r w:rsidRPr="00790008">
        <w:rPr>
          <w:rStyle w:val="BookTitle"/>
          <w:rFonts w:asciiTheme="minorHAnsi" w:hAnsiTheme="minorHAnsi" w:cstheme="minorHAnsi"/>
          <w:b w:val="0"/>
          <w:bCs w:val="0"/>
          <w:color w:val="000000"/>
          <w:sz w:val="28"/>
          <w:szCs w:val="28"/>
        </w:rPr>
        <w:t xml:space="preserve">, Chapter 2: “The piece of cloth that a </w:t>
      </w:r>
      <w:r w:rsidRPr="00790008">
        <w:rPr>
          <w:rStyle w:val="BookTitle"/>
          <w:rFonts w:asciiTheme="minorHAnsi" w:hAnsiTheme="minorHAnsi" w:cstheme="minorHAnsi"/>
          <w:b w:val="0"/>
          <w:bCs w:val="0"/>
          <w:i/>
          <w:iCs/>
          <w:color w:val="000000"/>
          <w:sz w:val="28"/>
          <w:szCs w:val="28"/>
        </w:rPr>
        <w:t xml:space="preserve">sannyāsī </w:t>
      </w:r>
      <w:r w:rsidRPr="00790008">
        <w:rPr>
          <w:rStyle w:val="BookTitle"/>
          <w:rFonts w:asciiTheme="minorHAnsi" w:hAnsiTheme="minorHAnsi" w:cstheme="minorHAnsi"/>
          <w:b w:val="0"/>
          <w:bCs w:val="0"/>
          <w:color w:val="000000"/>
          <w:sz w:val="28"/>
          <w:szCs w:val="28"/>
        </w:rPr>
        <w:t xml:space="preserve">wears wrapped around his side like a bangle that covers his back and hangs down to his knees is called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w:t>
      </w:r>
    </w:p>
    <w:p w14:paraId="4452FC1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vīrāsana</w:t>
      </w:r>
      <w:r w:rsidRPr="00790008">
        <w:rPr>
          <w:rStyle w:val="BookTitle"/>
          <w:rFonts w:asciiTheme="minorHAnsi" w:hAnsiTheme="minorHAnsi" w:cstheme="minorHAnsi"/>
          <w:b w:val="0"/>
          <w:bCs w:val="0"/>
          <w:color w:val="000000"/>
          <w:sz w:val="28"/>
          <w:szCs w:val="28"/>
        </w:rPr>
        <w:t xml:space="preserve"> refers to sitting (like a hero) with one’s left foot on the right thigh and right foot on left thigh. This is explained in Śrīdhara Svāmī’s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(4.6.38) wherein he quotes from the </w:t>
      </w:r>
      <w:r w:rsidRPr="00790008">
        <w:rPr>
          <w:rStyle w:val="BookTitle"/>
          <w:rFonts w:asciiTheme="minorHAnsi" w:hAnsiTheme="minorHAnsi" w:cstheme="minorHAnsi"/>
          <w:b w:val="0"/>
          <w:bCs w:val="0"/>
          <w:i/>
          <w:iCs/>
          <w:color w:val="000000"/>
          <w:sz w:val="28"/>
          <w:szCs w:val="28"/>
        </w:rPr>
        <w:t xml:space="preserve">yoga-śāstras </w:t>
      </w:r>
      <w:r w:rsidRPr="00790008">
        <w:rPr>
          <w:rStyle w:val="BookTitle"/>
          <w:rFonts w:asciiTheme="minorHAnsi" w:hAnsiTheme="minorHAnsi" w:cstheme="minorHAnsi"/>
          <w:b w:val="0"/>
          <w:bCs w:val="0"/>
          <w:color w:val="000000"/>
          <w:sz w:val="28"/>
          <w:szCs w:val="28"/>
        </w:rPr>
        <w:t>as follows: “</w:t>
      </w:r>
      <w:commentRangeStart w:id="146"/>
      <w:r w:rsidRPr="00790008">
        <w:rPr>
          <w:rStyle w:val="BookTitle"/>
          <w:rFonts w:asciiTheme="minorHAnsi" w:hAnsiTheme="minorHAnsi" w:cstheme="minorHAnsi"/>
          <w:b w:val="0"/>
          <w:bCs w:val="0"/>
          <w:color w:val="000000"/>
          <w:sz w:val="28"/>
          <w:szCs w:val="28"/>
        </w:rPr>
        <w:t xml:space="preserve">Placing the right foot on the left thigh and the left foot on the right thigh while placing the left hand on the left thigh and raising the right hand in an argumentative pose is called </w:t>
      </w:r>
      <w:r w:rsidRPr="00790008">
        <w:rPr>
          <w:rStyle w:val="BookTitle"/>
          <w:rFonts w:asciiTheme="minorHAnsi" w:hAnsiTheme="minorHAnsi" w:cstheme="minorHAnsi"/>
          <w:b w:val="0"/>
          <w:bCs w:val="0"/>
          <w:i/>
          <w:iCs/>
          <w:color w:val="000000"/>
          <w:sz w:val="28"/>
          <w:szCs w:val="28"/>
        </w:rPr>
        <w:t>vīrāsana</w:t>
      </w:r>
      <w:r w:rsidRPr="00790008">
        <w:rPr>
          <w:rStyle w:val="BookTitle"/>
          <w:rFonts w:asciiTheme="minorHAnsi" w:hAnsiTheme="minorHAnsi" w:cstheme="minorHAnsi"/>
          <w:b w:val="0"/>
          <w:bCs w:val="0"/>
          <w:color w:val="000000"/>
          <w:sz w:val="28"/>
          <w:szCs w:val="28"/>
        </w:rPr>
        <w:t>.”</w:t>
      </w:r>
      <w:commentRangeEnd w:id="146"/>
      <w:r w:rsidR="007E4DDE">
        <w:rPr>
          <w:rStyle w:val="CommentReference"/>
          <w:color w:val="auto"/>
        </w:rPr>
        <w:commentReference w:id="146"/>
      </w:r>
    </w:p>
    <w:p w14:paraId="3E9EB4EF" w14:textId="2159F7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w:t>
      </w:r>
    </w:p>
    <w:p w14:paraId="69900A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27836E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candanera śobhe ūrddhva tilaka su-bhāti</w:t>
      </w:r>
      <w:r w:rsidRPr="00790008">
        <w:rPr>
          <w:rStyle w:val="BookTitle"/>
          <w:rFonts w:asciiTheme="minorHAnsi" w:hAnsiTheme="minorHAnsi" w:cstheme="minorHAnsi"/>
          <w:b w:val="0"/>
          <w:bCs w:val="0"/>
          <w:color w:val="000000"/>
          <w:sz w:val="28"/>
          <w:szCs w:val="28"/>
        </w:rPr>
        <w:br/>
        <w:t>mukutā gañjaye divya-daśanera jyotiḥ</w:t>
      </w:r>
    </w:p>
    <w:p w14:paraId="0C9FB7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smeared with sandalwood pulp and decorated with tilaka. The effulgence of His beautiful teeth condemned that of a string of pearls.</w:t>
      </w:r>
    </w:p>
    <w:p w14:paraId="17AB0C29" w14:textId="754900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su-bhāti</w:t>
      </w:r>
      <w:r w:rsidRPr="00790008">
        <w:rPr>
          <w:rStyle w:val="BookTitle"/>
          <w:rFonts w:asciiTheme="minorHAnsi" w:hAnsiTheme="minorHAnsi" w:cstheme="minorHAnsi"/>
          <w:b w:val="0"/>
          <w:bCs w:val="0"/>
          <w:color w:val="000000"/>
          <w:sz w:val="28"/>
          <w:szCs w:val="28"/>
        </w:rPr>
        <w:t xml:space="preserve"> means “effulgent,” “beautiful,” and “pleasing to the eyes.”</w:t>
      </w:r>
    </w:p>
    <w:p w14:paraId="17FE4E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gañjaye </w:t>
      </w:r>
      <w:r w:rsidRPr="00790008">
        <w:rPr>
          <w:rStyle w:val="BookTitle"/>
          <w:rFonts w:asciiTheme="minorHAnsi" w:hAnsiTheme="minorHAnsi" w:cstheme="minorHAnsi"/>
          <w:b w:val="0"/>
          <w:bCs w:val="0"/>
          <w:color w:val="000000"/>
          <w:sz w:val="28"/>
          <w:szCs w:val="28"/>
        </w:rPr>
        <w:t xml:space="preserve">(derived from the Sanskrit verb </w:t>
      </w:r>
      <w:r w:rsidRPr="00790008">
        <w:rPr>
          <w:rStyle w:val="BookTitle"/>
          <w:rFonts w:asciiTheme="minorHAnsi" w:hAnsiTheme="minorHAnsi" w:cstheme="minorHAnsi"/>
          <w:b w:val="0"/>
          <w:bCs w:val="0"/>
          <w:i/>
          <w:iCs/>
          <w:color w:val="000000"/>
          <w:sz w:val="28"/>
          <w:szCs w:val="28"/>
        </w:rPr>
        <w:t>gañj</w:t>
      </w:r>
      <w:r w:rsidRPr="00790008">
        <w:rPr>
          <w:rStyle w:val="BookTitle"/>
          <w:rFonts w:asciiTheme="minorHAnsi" w:hAnsiTheme="minorHAnsi" w:cstheme="minorHAnsi"/>
          <w:b w:val="0"/>
          <w:bCs w:val="0"/>
          <w:color w:val="000000"/>
          <w:sz w:val="28"/>
          <w:szCs w:val="28"/>
        </w:rPr>
        <w:t>) means “to condemn,” “to criticize,” or “to cause trouble.”</w:t>
      </w:r>
    </w:p>
    <w:p w14:paraId="12286447" w14:textId="005D4D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10.14</w:t>
      </w:r>
    </w:p>
    <w:p w14:paraId="329BA5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w:t>
      </w:r>
    </w:p>
    <w:p w14:paraId="278ED9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gaurāṅga-sundara veśa madana-mohana</w:t>
      </w:r>
      <w:r w:rsidRPr="00790008">
        <w:rPr>
          <w:rStyle w:val="BookTitle"/>
          <w:rFonts w:asciiTheme="minorHAnsi" w:hAnsiTheme="minorHAnsi" w:cstheme="minorHAnsi"/>
          <w:b w:val="0"/>
          <w:bCs w:val="0"/>
          <w:color w:val="000000"/>
          <w:sz w:val="28"/>
          <w:szCs w:val="28"/>
        </w:rPr>
        <w:br/>
        <w:t>ṣoḍaśa-vatsara prabhu prathama-yauvana</w:t>
      </w:r>
    </w:p>
    <w:p w14:paraId="5F88FCBD" w14:textId="7845C4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His fresh youth, at the age of sixteen, Śrī Gaurāṅga’s beauty captivated even Cupid.</w:t>
      </w:r>
    </w:p>
    <w:p w14:paraId="2554CC5B" w14:textId="3A2397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10.15</w:t>
      </w:r>
    </w:p>
    <w:p w14:paraId="413095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98B89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jiniñā pāṇḍitya-parakāśa</w:t>
      </w:r>
      <w:r w:rsidRPr="00790008">
        <w:rPr>
          <w:rStyle w:val="BookTitle"/>
          <w:rFonts w:asciiTheme="minorHAnsi" w:hAnsiTheme="minorHAnsi" w:cstheme="minorHAnsi"/>
          <w:b w:val="0"/>
          <w:bCs w:val="0"/>
          <w:color w:val="000000"/>
          <w:sz w:val="28"/>
          <w:szCs w:val="28"/>
        </w:rPr>
        <w:br/>
        <w:t>svatantra ye puṅthi cinte, tā’re kare hāsa</w:t>
      </w:r>
    </w:p>
    <w:p w14:paraId="5D39600E" w14:textId="2E4B4B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knowledge, He surpassed Bṛhaspati, the spiritual master of the demigods. He would tease those who studied on their own.</w:t>
      </w:r>
    </w:p>
    <w:p w14:paraId="7D26E594" w14:textId="02AC96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10.16-18</w:t>
      </w:r>
    </w:p>
    <w:p w14:paraId="58425F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16-18</w:t>
      </w:r>
    </w:p>
    <w:p w14:paraId="055920C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bole,—“ithe āche kon baḍa jana?</w:t>
      </w:r>
      <w:r w:rsidRPr="00790008">
        <w:rPr>
          <w:rStyle w:val="BookTitle"/>
          <w:rFonts w:asciiTheme="minorHAnsi" w:hAnsiTheme="minorHAnsi" w:cstheme="minorHAnsi"/>
          <w:b w:val="0"/>
          <w:bCs w:val="0"/>
          <w:color w:val="000000"/>
          <w:sz w:val="28"/>
          <w:szCs w:val="28"/>
        </w:rPr>
        <w:br/>
        <w:t>āsiyā khaṇḍuka dekhi āmāra sthāpana?</w:t>
      </w:r>
    </w:p>
    <w:p w14:paraId="474C649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sandhi-kārya nā jāniyā kona kona janā</w:t>
      </w:r>
      <w:r w:rsidRPr="00790008">
        <w:rPr>
          <w:rStyle w:val="BookTitle"/>
          <w:rFonts w:asciiTheme="minorHAnsi" w:hAnsiTheme="minorHAnsi" w:cstheme="minorHAnsi"/>
          <w:b w:val="0"/>
          <w:bCs w:val="0"/>
          <w:color w:val="000000"/>
          <w:sz w:val="28"/>
          <w:szCs w:val="28"/>
        </w:rPr>
        <w:br/>
        <w:t>āpane cintaye puṅthi prabodhe āpanā’</w:t>
      </w:r>
    </w:p>
    <w:p w14:paraId="5F3D9B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commentRangeStart w:id="147"/>
      <w:r w:rsidRPr="00790008">
        <w:rPr>
          <w:rStyle w:val="BookTitle"/>
          <w:rFonts w:asciiTheme="minorHAnsi" w:hAnsiTheme="minorHAnsi" w:cstheme="minorHAnsi"/>
          <w:b w:val="0"/>
          <w:bCs w:val="0"/>
          <w:color w:val="000000"/>
          <w:sz w:val="28"/>
          <w:szCs w:val="28"/>
        </w:rPr>
        <w:t xml:space="preserve">ahaṅkāra </w:t>
      </w:r>
      <w:commentRangeEnd w:id="147"/>
      <w:r w:rsidR="00FA3B8B">
        <w:rPr>
          <w:rStyle w:val="CommentReference"/>
          <w:i w:val="0"/>
          <w:iCs w:val="0"/>
        </w:rPr>
        <w:commentReference w:id="147"/>
      </w:r>
      <w:r w:rsidRPr="00790008">
        <w:rPr>
          <w:rStyle w:val="BookTitle"/>
          <w:rFonts w:asciiTheme="minorHAnsi" w:hAnsiTheme="minorHAnsi" w:cstheme="minorHAnsi"/>
          <w:b w:val="0"/>
          <w:bCs w:val="0"/>
          <w:color w:val="000000"/>
          <w:sz w:val="28"/>
          <w:szCs w:val="28"/>
        </w:rPr>
        <w:t>kari’ loka bhāle mūrkha haya</w:t>
      </w:r>
      <w:r w:rsidRPr="00790008">
        <w:rPr>
          <w:rStyle w:val="BookTitle"/>
          <w:rFonts w:asciiTheme="minorHAnsi" w:hAnsiTheme="minorHAnsi" w:cstheme="minorHAnsi"/>
          <w:b w:val="0"/>
          <w:bCs w:val="0"/>
          <w:color w:val="000000"/>
          <w:sz w:val="28"/>
          <w:szCs w:val="28"/>
        </w:rPr>
        <w:br/>
        <w:t>yebā jāne, tā’ra ṭhāñi puṅthi nā cintaya”</w:t>
      </w:r>
    </w:p>
    <w:p w14:paraId="715146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challenged, “Let us see who is intelligent enough to refute My conclusions. Some students don’t even know the rules of conjunctions, yet they are satisfied to study on their own. Thus they eventually become fools because they do not take help from someone in knowledge.”</w:t>
      </w:r>
    </w:p>
    <w:p w14:paraId="1A42A74B" w14:textId="663DF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sthāpana</w:t>
      </w:r>
      <w:r w:rsidRPr="00790008">
        <w:rPr>
          <w:rStyle w:val="BookTitle"/>
          <w:rFonts w:asciiTheme="minorHAnsi" w:hAnsiTheme="minorHAnsi" w:cstheme="minorHAnsi"/>
          <w:b w:val="0"/>
          <w:bCs w:val="0"/>
          <w:color w:val="000000"/>
          <w:sz w:val="28"/>
          <w:szCs w:val="28"/>
        </w:rPr>
        <w:t xml:space="preserve"> means “conclusion.”</w:t>
      </w:r>
    </w:p>
    <w:p w14:paraId="0A1899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bhāle</w:t>
      </w:r>
      <w:r w:rsidRPr="00790008">
        <w:rPr>
          <w:rStyle w:val="BookTitle"/>
          <w:rFonts w:asciiTheme="minorHAnsi" w:hAnsiTheme="minorHAnsi" w:cstheme="minorHAnsi"/>
          <w:b w:val="0"/>
          <w:bCs w:val="0"/>
          <w:color w:val="000000"/>
          <w:sz w:val="28"/>
          <w:szCs w:val="28"/>
        </w:rPr>
        <w:t xml:space="preserve"> means “due to foreseen faults.”</w:t>
      </w:r>
    </w:p>
    <w:p w14:paraId="6CCD3D5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proudly challenged as follows: “There is no one more intelligent, more learned, and more knowledgeable in Navadvīpa who can refute My conclusions. How surprising it is that although many people do not know the first lesson of grammar, how to join words, by the influence of their false ego they think they will become learned by independently studying their books! But in spite of their false ego, I can see that due to foreseen faults they achieve only foolishness while presenting their answers, because they do not come and study from Me, the Lord of Sarasvatī and object of service for the crest jewels amongst learned scholars.”</w:t>
      </w:r>
    </w:p>
    <w:p w14:paraId="18B83B15" w14:textId="23B7BA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10.19</w:t>
      </w:r>
    </w:p>
    <w:p w14:paraId="6EBF58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w:t>
      </w:r>
    </w:p>
    <w:p w14:paraId="122285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śunaye murāri-gupta āṭopa-ṭaṅkāra</w:t>
      </w:r>
      <w:r w:rsidRPr="00790008">
        <w:rPr>
          <w:rStyle w:val="BookTitle"/>
          <w:rFonts w:asciiTheme="minorHAnsi" w:hAnsiTheme="minorHAnsi" w:cstheme="minorHAnsi"/>
          <w:b w:val="0"/>
          <w:bCs w:val="0"/>
          <w:color w:val="000000"/>
          <w:sz w:val="28"/>
          <w:szCs w:val="28"/>
        </w:rPr>
        <w:br/>
        <w:t>nā bolaye kichu, kārya kare āpanāra</w:t>
      </w:r>
    </w:p>
    <w:p w14:paraId="5462F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Nimāi’s provocative statement, Murāri Gupta did not say anything, but went on with his work.</w:t>
      </w:r>
    </w:p>
    <w:p w14:paraId="1AD2B574" w14:textId="5609E35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āṭopa-ṭaṅkāra</w:t>
      </w:r>
      <w:r w:rsidRPr="00790008">
        <w:rPr>
          <w:rStyle w:val="BookTitle"/>
          <w:rFonts w:asciiTheme="minorHAnsi" w:hAnsiTheme="minorHAnsi" w:cstheme="minorHAnsi"/>
          <w:b w:val="0"/>
          <w:bCs w:val="0"/>
          <w:color w:val="000000"/>
          <w:sz w:val="28"/>
          <w:szCs w:val="28"/>
        </w:rPr>
        <w:t xml:space="preserve"> is explained as follows: the prefix </w:t>
      </w:r>
      <w:r w:rsidRPr="00790008">
        <w:rPr>
          <w:rStyle w:val="BookTitle"/>
          <w:rFonts w:asciiTheme="minorHAnsi" w:hAnsiTheme="minorHAnsi" w:cstheme="minorHAnsi"/>
          <w:b w:val="0"/>
          <w:bCs w:val="0"/>
          <w:i/>
          <w:iCs/>
          <w:color w:val="000000"/>
          <w:sz w:val="28"/>
          <w:szCs w:val="28"/>
        </w:rPr>
        <w:t>ā</w:t>
      </w:r>
      <w:r w:rsidRPr="00790008">
        <w:rPr>
          <w:rStyle w:val="BookTitle"/>
          <w:rFonts w:asciiTheme="minorHAnsi" w:hAnsiTheme="minorHAnsi" w:cstheme="minorHAnsi"/>
          <w:b w:val="0"/>
          <w:bCs w:val="0"/>
          <w:color w:val="000000"/>
          <w:sz w:val="28"/>
          <w:szCs w:val="28"/>
        </w:rPr>
        <w:t xml:space="preserve"> (meaning to envy someone out of false ego or to cause trouble) joins with </w:t>
      </w:r>
      <w:r w:rsidRPr="00790008">
        <w:rPr>
          <w:rStyle w:val="BookTitle"/>
          <w:rFonts w:asciiTheme="minorHAnsi" w:hAnsiTheme="minorHAnsi" w:cstheme="minorHAnsi"/>
          <w:b w:val="0"/>
          <w:bCs w:val="0"/>
          <w:i/>
          <w:iCs/>
          <w:color w:val="000000"/>
          <w:sz w:val="28"/>
          <w:szCs w:val="28"/>
        </w:rPr>
        <w:t>tup</w:t>
      </w:r>
      <w:r w:rsidRPr="00790008">
        <w:rPr>
          <w:rStyle w:val="BookTitle"/>
          <w:rFonts w:asciiTheme="minorHAnsi" w:hAnsiTheme="minorHAnsi" w:cstheme="minorHAnsi"/>
          <w:b w:val="0"/>
          <w:bCs w:val="0"/>
          <w:color w:val="000000"/>
          <w:sz w:val="28"/>
          <w:szCs w:val="28"/>
        </w:rPr>
        <w:t xml:space="preserve">, which means “to be puffed up,” “to be proud,” “to be angry,” or “to be very egoistic;” and the word </w:t>
      </w:r>
      <w:r w:rsidRPr="00790008">
        <w:rPr>
          <w:rStyle w:val="BookTitle"/>
          <w:rFonts w:asciiTheme="minorHAnsi" w:hAnsiTheme="minorHAnsi" w:cstheme="minorHAnsi"/>
          <w:b w:val="0"/>
          <w:bCs w:val="0"/>
          <w:i/>
          <w:iCs/>
          <w:color w:val="000000"/>
          <w:sz w:val="28"/>
          <w:szCs w:val="28"/>
        </w:rPr>
        <w:t>ṭaṅkāra</w:t>
      </w:r>
      <w:r w:rsidRPr="00790008">
        <w:rPr>
          <w:rStyle w:val="BookTitle"/>
          <w:rFonts w:asciiTheme="minorHAnsi" w:hAnsiTheme="minorHAnsi" w:cstheme="minorHAnsi"/>
          <w:b w:val="0"/>
          <w:bCs w:val="0"/>
          <w:color w:val="000000"/>
          <w:sz w:val="28"/>
          <w:szCs w:val="28"/>
        </w:rPr>
        <w:t xml:space="preserve"> means “the sound of a bowstring,” “the clanging of armor,” or “to be astonished.” Therefore </w:t>
      </w:r>
      <w:r w:rsidRPr="00790008">
        <w:rPr>
          <w:rStyle w:val="BookTitle"/>
          <w:rFonts w:asciiTheme="minorHAnsi" w:hAnsiTheme="minorHAnsi" w:cstheme="minorHAnsi"/>
          <w:b w:val="0"/>
          <w:bCs w:val="0"/>
          <w:i/>
          <w:iCs/>
          <w:color w:val="000000"/>
          <w:sz w:val="28"/>
          <w:szCs w:val="28"/>
        </w:rPr>
        <w:t xml:space="preserve">āṭopa-ṭaṅkāra </w:t>
      </w:r>
      <w:r w:rsidRPr="00790008">
        <w:rPr>
          <w:rStyle w:val="BookTitle"/>
          <w:rFonts w:asciiTheme="minorHAnsi" w:hAnsiTheme="minorHAnsi" w:cstheme="minorHAnsi"/>
          <w:b w:val="0"/>
          <w:bCs w:val="0"/>
          <w:color w:val="000000"/>
          <w:sz w:val="28"/>
          <w:szCs w:val="28"/>
        </w:rPr>
        <w:t>means “to speak egoistic words with pride or bragging before piercing them with arrowlike words.”</w:t>
      </w:r>
    </w:p>
    <w:p w14:paraId="2087D439" w14:textId="4F5CA7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10.20</w:t>
      </w:r>
    </w:p>
    <w:p w14:paraId="15E541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2C8AEC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prabhu tāṅ’re cālena sadāya</w:t>
      </w:r>
      <w:r w:rsidRPr="00790008">
        <w:rPr>
          <w:rStyle w:val="BookTitle"/>
          <w:rFonts w:asciiTheme="minorHAnsi" w:hAnsiTheme="minorHAnsi" w:cstheme="minorHAnsi"/>
          <w:b w:val="0"/>
          <w:bCs w:val="0"/>
          <w:color w:val="000000"/>
          <w:sz w:val="28"/>
          <w:szCs w:val="28"/>
        </w:rPr>
        <w:br/>
        <w:t>sevaka dekhiyā baḍa sukhī dvija-rāya</w:t>
      </w:r>
    </w:p>
    <w:p w14:paraId="75392BE1" w14:textId="5157B3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pleased that His servant remained silent, He nevertheless continued to challenge him.</w:t>
      </w:r>
    </w:p>
    <w:p w14:paraId="2D555059" w14:textId="5C6AF7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10.21</w:t>
      </w:r>
    </w:p>
    <w:p w14:paraId="3CF838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5DDBE4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bole,—“vaidya, tumi ihā kene paḍha?</w:t>
      </w:r>
      <w:r w:rsidRPr="00790008">
        <w:rPr>
          <w:rStyle w:val="BookTitle"/>
          <w:rFonts w:asciiTheme="minorHAnsi" w:hAnsiTheme="minorHAnsi" w:cstheme="minorHAnsi"/>
          <w:b w:val="0"/>
          <w:bCs w:val="0"/>
          <w:color w:val="000000"/>
          <w:sz w:val="28"/>
          <w:szCs w:val="28"/>
        </w:rPr>
        <w:br/>
        <w:t>latā-pātā niyā giyā rogī kara daḍa</w:t>
      </w:r>
    </w:p>
    <w:p w14:paraId="239D882F" w14:textId="689958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“O doctor, why are you studying here? You should go gather some leaves and herbs to cure the sick.</w:t>
      </w:r>
    </w:p>
    <w:p w14:paraId="6D7E45B8" w14:textId="28539E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10.22</w:t>
      </w:r>
    </w:p>
    <w:p w14:paraId="20458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6B82C8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vyākaraṇa-śāstra ei—viṣamera avadhi</w:t>
      </w:r>
      <w:r w:rsidRPr="00790008">
        <w:rPr>
          <w:rStyle w:val="BookTitle"/>
          <w:rFonts w:asciiTheme="minorHAnsi" w:hAnsiTheme="minorHAnsi" w:cstheme="minorHAnsi"/>
          <w:b w:val="0"/>
          <w:bCs w:val="0"/>
          <w:color w:val="000000"/>
          <w:sz w:val="28"/>
          <w:szCs w:val="28"/>
        </w:rPr>
        <w:br/>
        <w:t>kapha-pitta-ajīrṇa-vyavasthā nāhi ithi</w:t>
      </w:r>
    </w:p>
    <w:p w14:paraId="75F23F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literatures on grammar are most difficult to understand, and they do not mention anything about mucus, bile, or indigestion.</w:t>
      </w:r>
    </w:p>
    <w:p w14:paraId="4EB24B02" w14:textId="73AE04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viṣamera avadhi</w:t>
      </w:r>
      <w:r w:rsidRPr="00790008">
        <w:rPr>
          <w:rStyle w:val="BookTitle"/>
          <w:rFonts w:asciiTheme="minorHAnsi" w:hAnsiTheme="minorHAnsi" w:cstheme="minorHAnsi"/>
          <w:b w:val="0"/>
          <w:bCs w:val="0"/>
          <w:color w:val="000000"/>
          <w:sz w:val="28"/>
          <w:szCs w:val="28"/>
        </w:rPr>
        <w:t xml:space="preserve"> mean “ultimately (extremely) difficult.”</w:t>
      </w:r>
    </w:p>
    <w:p w14:paraId="28F45FCC" w14:textId="5B20F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10.23</w:t>
      </w:r>
    </w:p>
    <w:p w14:paraId="420BE7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AAC00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mane cinti’ tumi ki bujhibe ihā?</w:t>
      </w:r>
      <w:r w:rsidRPr="00790008">
        <w:rPr>
          <w:rStyle w:val="BookTitle"/>
          <w:rFonts w:asciiTheme="minorHAnsi" w:hAnsiTheme="minorHAnsi" w:cstheme="minorHAnsi"/>
          <w:b w:val="0"/>
          <w:bCs w:val="0"/>
          <w:color w:val="000000"/>
          <w:sz w:val="28"/>
          <w:szCs w:val="28"/>
        </w:rPr>
        <w:br/>
        <w:t>ghare yāha tumi rogī ḍṛḍha kara giyā”</w:t>
      </w:r>
    </w:p>
    <w:p w14:paraId="78F7C9A9" w14:textId="134720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“What will you learn by studying on your own? Better you go home and treat the sick.”</w:t>
      </w:r>
    </w:p>
    <w:p w14:paraId="55005872" w14:textId="7AAF47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10.24</w:t>
      </w:r>
    </w:p>
    <w:p w14:paraId="094DF7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3D924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rudra-aṁśa murāri parama-kharatara</w:t>
      </w:r>
      <w:r w:rsidRPr="00790008">
        <w:rPr>
          <w:rStyle w:val="BookTitle"/>
          <w:rFonts w:asciiTheme="minorHAnsi" w:hAnsiTheme="minorHAnsi" w:cstheme="minorHAnsi"/>
          <w:b w:val="0"/>
          <w:bCs w:val="0"/>
          <w:color w:val="000000"/>
          <w:sz w:val="28"/>
          <w:szCs w:val="28"/>
        </w:rPr>
        <w:br/>
        <w:t>tathāpi nahila krodha dekhi viśvambhara</w:t>
      </w:r>
    </w:p>
    <w:p w14:paraId="56ECD412" w14:textId="239C07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is by nature most harsh, for he is an expansion of Lord Rudra. Still he did not become angry at Viśvambhara.</w:t>
      </w:r>
    </w:p>
    <w:p w14:paraId="5690A834" w14:textId="7D2F07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10.25</w:t>
      </w:r>
    </w:p>
    <w:p w14:paraId="0691C1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3E2AEB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pratyuttara dilā,—“kene baḍa ta’ ṭhākura?</w:t>
      </w:r>
      <w:r w:rsidRPr="00790008">
        <w:rPr>
          <w:rStyle w:val="BookTitle"/>
          <w:rFonts w:asciiTheme="minorHAnsi" w:hAnsiTheme="minorHAnsi" w:cstheme="minorHAnsi"/>
          <w:b w:val="0"/>
          <w:bCs w:val="0"/>
          <w:color w:val="000000"/>
          <w:sz w:val="28"/>
          <w:szCs w:val="28"/>
        </w:rPr>
        <w:br/>
        <w:t>sabārei cāla’ dekhi’ garvaha pracura?</w:t>
      </w:r>
    </w:p>
    <w:p w14:paraId="06DCBC3C" w14:textId="2C61C7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replied, “Dear respected sir, why are You so proud? Why do You challenge everyone?</w:t>
      </w:r>
    </w:p>
    <w:p w14:paraId="5D2DF70D" w14:textId="42364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10.26</w:t>
      </w:r>
    </w:p>
    <w:p w14:paraId="476BA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0ACB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sūtra, vṛtti, pāṅji, ṭīkā, yata hena kara</w:t>
      </w:r>
      <w:r w:rsidRPr="00790008">
        <w:rPr>
          <w:rStyle w:val="BookTitle"/>
          <w:rFonts w:asciiTheme="minorHAnsi" w:hAnsiTheme="minorHAnsi" w:cstheme="minorHAnsi"/>
          <w:b w:val="0"/>
          <w:bCs w:val="0"/>
          <w:color w:val="000000"/>
          <w:sz w:val="28"/>
          <w:szCs w:val="28"/>
        </w:rPr>
        <w:br/>
        <w:t>āmā’ jijñāsiyā ki nā pāilā uttara?</w:t>
      </w:r>
    </w:p>
    <w:p w14:paraId="69616B38" w14:textId="0F88DD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“Have You asked me about a sūtra, vṛtti, pāṅjī, or ṭīkā and not received a reply?</w:t>
      </w:r>
    </w:p>
    <w:p w14:paraId="595B2593" w14:textId="7D73B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10.27</w:t>
      </w:r>
    </w:p>
    <w:p w14:paraId="18BD57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4D2347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vinā jijñāsiyā bola,—’ki jānis tui’</w:t>
      </w:r>
      <w:r w:rsidRPr="00790008">
        <w:rPr>
          <w:rStyle w:val="BookTitle"/>
          <w:rFonts w:asciiTheme="minorHAnsi" w:hAnsiTheme="minorHAnsi" w:cstheme="minorHAnsi"/>
          <w:b w:val="0"/>
          <w:bCs w:val="0"/>
          <w:color w:val="000000"/>
          <w:sz w:val="28"/>
          <w:szCs w:val="28"/>
        </w:rPr>
        <w:br/>
        <w:t>ṭhākura brāhmaṇa tumi, ki baliba muñi!”</w:t>
      </w:r>
    </w:p>
    <w:p w14:paraId="48334465" w14:textId="4C2547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not asked me, yet You claim that I don’t know anything. You are a respected brāhmaṇa, so what can I say?”</w:t>
      </w:r>
    </w:p>
    <w:p w14:paraId="71D3C31C" w14:textId="6B7CED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10.28</w:t>
      </w:r>
    </w:p>
    <w:p w14:paraId="63F10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7CD45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bole,—“vyākhyā kara āji ye paḍilā”</w:t>
      </w:r>
      <w:r w:rsidRPr="00790008">
        <w:rPr>
          <w:rStyle w:val="BookTitle"/>
          <w:rFonts w:asciiTheme="minorHAnsi" w:hAnsiTheme="minorHAnsi" w:cstheme="minorHAnsi"/>
          <w:b w:val="0"/>
          <w:bCs w:val="0"/>
          <w:color w:val="000000"/>
          <w:sz w:val="28"/>
          <w:szCs w:val="28"/>
        </w:rPr>
        <w:br/>
        <w:t>vyākhyā kare gupta, prabhu khaṇḍite lāgilā</w:t>
      </w:r>
    </w:p>
    <w:p w14:paraId="178B9D06" w14:textId="5D768B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“So tell Me what you learned today.” Then as Murāri began to explain, the Lord began to refute him.</w:t>
      </w:r>
    </w:p>
    <w:p w14:paraId="6213B41D" w14:textId="1C919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10.29</w:t>
      </w:r>
    </w:p>
    <w:p w14:paraId="28F1B1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219CE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gupta bole eka artha, prabhu bole āra</w:t>
      </w:r>
      <w:r w:rsidRPr="00790008">
        <w:rPr>
          <w:rStyle w:val="BookTitle"/>
          <w:rFonts w:asciiTheme="minorHAnsi" w:hAnsiTheme="minorHAnsi" w:cstheme="minorHAnsi"/>
          <w:b w:val="0"/>
          <w:bCs w:val="0"/>
          <w:color w:val="000000"/>
          <w:sz w:val="28"/>
          <w:szCs w:val="28"/>
        </w:rPr>
        <w:br/>
        <w:t>prabhu-bhṛtye keha kā’re nāre jinibāra</w:t>
      </w:r>
    </w:p>
    <w:p w14:paraId="7EB5E513" w14:textId="090078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would give one explanation, and the Lord would give another, yet neither the master or the servant could defeat the other.</w:t>
      </w:r>
    </w:p>
    <w:p w14:paraId="23221605" w14:textId="00FBCE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10.30</w:t>
      </w:r>
    </w:p>
    <w:p w14:paraId="6DB38B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C86B0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prabhāve gupta parama-paṇḍita</w:t>
      </w:r>
      <w:r w:rsidRPr="00790008">
        <w:rPr>
          <w:rStyle w:val="BookTitle"/>
          <w:rFonts w:asciiTheme="minorHAnsi" w:hAnsiTheme="minorHAnsi" w:cstheme="minorHAnsi"/>
          <w:b w:val="0"/>
          <w:bCs w:val="0"/>
          <w:color w:val="000000"/>
          <w:sz w:val="28"/>
          <w:szCs w:val="28"/>
        </w:rPr>
        <w:br/>
        <w:t>murārira vyākhyā śuni’ hana haraṣita</w:t>
      </w:r>
    </w:p>
    <w:p w14:paraId="7E938F8E" w14:textId="63115F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the Lord, Murāri Gupta was a great scholar. The Lord was pleased, therefore, to hear his explanations.</w:t>
      </w:r>
    </w:p>
    <w:p w14:paraId="7DF734A4" w14:textId="646EE4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10.31</w:t>
      </w:r>
    </w:p>
    <w:p w14:paraId="0FAB73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6161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dilena tāṅ’ra aṅge padma-hasta</w:t>
      </w:r>
      <w:r w:rsidRPr="00790008">
        <w:rPr>
          <w:rStyle w:val="BookTitle"/>
          <w:rFonts w:asciiTheme="minorHAnsi" w:hAnsiTheme="minorHAnsi" w:cstheme="minorHAnsi"/>
          <w:b w:val="0"/>
          <w:bCs w:val="0"/>
          <w:color w:val="000000"/>
          <w:sz w:val="28"/>
          <w:szCs w:val="28"/>
        </w:rPr>
        <w:br/>
        <w:t>murārira deha haila ānanda samasta</w:t>
      </w:r>
    </w:p>
    <w:p w14:paraId="70205172" w14:textId="461C4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satisfaction, the Lord touched Murāri’s body with His lotus hand and Murāri became filled with ecstasy.</w:t>
      </w:r>
    </w:p>
    <w:p w14:paraId="22E17342" w14:textId="5ACF48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10.32</w:t>
      </w:r>
    </w:p>
    <w:p w14:paraId="3E0F73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5DFC20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cintaye murāri-gupta āpana-hṛdaye</w:t>
      </w:r>
      <w:r w:rsidRPr="00790008">
        <w:rPr>
          <w:rStyle w:val="BookTitle"/>
          <w:rFonts w:asciiTheme="minorHAnsi" w:hAnsiTheme="minorHAnsi" w:cstheme="minorHAnsi"/>
          <w:b w:val="0"/>
          <w:bCs w:val="0"/>
          <w:color w:val="000000"/>
          <w:sz w:val="28"/>
          <w:szCs w:val="28"/>
        </w:rPr>
        <w:br/>
        <w:t>“prākṛta-manuṣya kabhu e puruṣa nahe</w:t>
      </w:r>
    </w:p>
    <w:p w14:paraId="60FC58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thought, “He is certainly not an ordinary person.</w:t>
      </w:r>
    </w:p>
    <w:p w14:paraId="01871997" w14:textId="6975A3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prākṛta-manuṣya</w:t>
      </w:r>
      <w:r w:rsidRPr="00790008">
        <w:rPr>
          <w:rStyle w:val="BookTitle"/>
          <w:rFonts w:asciiTheme="minorHAnsi" w:hAnsiTheme="minorHAnsi" w:cstheme="minorHAnsi"/>
          <w:b w:val="0"/>
          <w:bCs w:val="0"/>
          <w:color w:val="000000"/>
          <w:sz w:val="28"/>
          <w:szCs w:val="28"/>
        </w:rPr>
        <w:t xml:space="preserve"> refer to conditioned souls who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or material nature.</w:t>
      </w:r>
    </w:p>
    <w:p w14:paraId="36ED72FF" w14:textId="0F4AEC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10.33</w:t>
      </w:r>
    </w:p>
    <w:p w14:paraId="4E6182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078D70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pāṇḍitya kibā manuṣyera haya?</w:t>
      </w:r>
      <w:r w:rsidRPr="00790008">
        <w:rPr>
          <w:rStyle w:val="BookTitle"/>
          <w:rFonts w:asciiTheme="minorHAnsi" w:hAnsiTheme="minorHAnsi" w:cstheme="minorHAnsi"/>
          <w:b w:val="0"/>
          <w:bCs w:val="0"/>
          <w:color w:val="000000"/>
          <w:sz w:val="28"/>
          <w:szCs w:val="28"/>
        </w:rPr>
        <w:br/>
        <w:t>hasta-sparśe deha haila parānanda-maya</w:t>
      </w:r>
    </w:p>
    <w:p w14:paraId="09CA4FF8" w14:textId="2C7109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an ordinary human being possess such knowledge? Just by His touch, my body was filled with ecstasy.</w:t>
      </w:r>
    </w:p>
    <w:p w14:paraId="316A8AA7" w14:textId="600F81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10.34-35</w:t>
      </w:r>
    </w:p>
    <w:p w14:paraId="5F55E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34-35</w:t>
      </w:r>
    </w:p>
    <w:p w14:paraId="7E6F2C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cintile ihāna sthāne kichu lāja nāi</w:t>
      </w:r>
      <w:r w:rsidRPr="00790008">
        <w:rPr>
          <w:rStyle w:val="BookTitle"/>
          <w:rFonts w:asciiTheme="minorHAnsi" w:hAnsiTheme="minorHAnsi" w:cstheme="minorHAnsi"/>
          <w:b w:val="0"/>
          <w:bCs w:val="0"/>
          <w:color w:val="000000"/>
          <w:sz w:val="28"/>
          <w:szCs w:val="28"/>
        </w:rPr>
        <w:br/>
        <w:t>emata subuddhi sarva-navadvīpe nāi</w:t>
      </w:r>
    </w:p>
    <w:p w14:paraId="22A2C3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santoṣita haiyā bolena vaidya-vara</w:t>
      </w:r>
      <w:r w:rsidRPr="00790008">
        <w:rPr>
          <w:rStyle w:val="BookTitle"/>
          <w:rFonts w:asciiTheme="minorHAnsi" w:hAnsiTheme="minorHAnsi" w:cstheme="minorHAnsi"/>
          <w:b w:val="0"/>
          <w:bCs w:val="0"/>
          <w:color w:val="000000"/>
          <w:sz w:val="28"/>
          <w:szCs w:val="28"/>
        </w:rPr>
        <w:br/>
        <w:t>“cintiba tomāra sthāne, śuna viśvambhara”</w:t>
      </w:r>
    </w:p>
    <w:p w14:paraId="6454EA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should I be embarrassed to study under Him? In all of Navadvīpa there is no one more intelligent than Him.” Feeling satisfied in this way, the great doctor said, “Listen, Viśvambhara, from now on I will study under You.”</w:t>
      </w:r>
    </w:p>
    <w:p w14:paraId="4EC10AA9" w14:textId="4BD924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cintile</w:t>
      </w:r>
      <w:r w:rsidRPr="00790008">
        <w:rPr>
          <w:rStyle w:val="BookTitle"/>
          <w:rFonts w:asciiTheme="minorHAnsi" w:hAnsiTheme="minorHAnsi" w:cstheme="minorHAnsi"/>
          <w:b w:val="0"/>
          <w:bCs w:val="0"/>
          <w:color w:val="000000"/>
          <w:sz w:val="28"/>
          <w:szCs w:val="28"/>
        </w:rPr>
        <w:t xml:space="preserve"> means “to practice one’s lessons,” while </w:t>
      </w:r>
      <w:r w:rsidRPr="00790008">
        <w:rPr>
          <w:rStyle w:val="BookTitle"/>
          <w:rFonts w:asciiTheme="minorHAnsi" w:hAnsiTheme="minorHAnsi" w:cstheme="minorHAnsi"/>
          <w:b w:val="0"/>
          <w:bCs w:val="0"/>
          <w:i/>
          <w:iCs/>
          <w:color w:val="000000"/>
          <w:sz w:val="28"/>
          <w:szCs w:val="28"/>
        </w:rPr>
        <w:t>cintiba</w:t>
      </w:r>
      <w:r w:rsidRPr="00790008">
        <w:rPr>
          <w:rStyle w:val="BookTitle"/>
          <w:rFonts w:asciiTheme="minorHAnsi" w:hAnsiTheme="minorHAnsi" w:cstheme="minorHAnsi"/>
          <w:b w:val="0"/>
          <w:bCs w:val="0"/>
          <w:color w:val="000000"/>
          <w:sz w:val="28"/>
          <w:szCs w:val="28"/>
        </w:rPr>
        <w:t xml:space="preserve"> means “I will practice my lessons.”</w:t>
      </w:r>
    </w:p>
    <w:p w14:paraId="5EC2CDBC" w14:textId="62B222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10.36</w:t>
      </w:r>
    </w:p>
    <w:p w14:paraId="725B8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757AA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ṭhākure sevake hena-mate kari’ raṅge</w:t>
      </w:r>
      <w:r w:rsidRPr="00790008">
        <w:rPr>
          <w:rStyle w:val="BookTitle"/>
          <w:rFonts w:asciiTheme="minorHAnsi" w:hAnsiTheme="minorHAnsi" w:cstheme="minorHAnsi"/>
          <w:b w:val="0"/>
          <w:bCs w:val="0"/>
          <w:color w:val="000000"/>
          <w:sz w:val="28"/>
          <w:szCs w:val="28"/>
        </w:rPr>
        <w:br/>
        <w:t>gaṅgā-snāne calilena laiyā saba saṅge</w:t>
      </w:r>
    </w:p>
    <w:p w14:paraId="7FB2AF2B" w14:textId="592C66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this pleasing exchange between the Lord and His servant, Nimāi and His friends went to take bath in the Ganges.</w:t>
      </w:r>
    </w:p>
    <w:p w14:paraId="04F70F51" w14:textId="553520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10.37</w:t>
      </w:r>
    </w:p>
    <w:p w14:paraId="151352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0B4F7B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gaṅgā-snāna kariyā calilā prabhu ghare</w:t>
      </w:r>
      <w:r w:rsidRPr="00790008">
        <w:rPr>
          <w:rStyle w:val="BookTitle"/>
          <w:rFonts w:asciiTheme="minorHAnsi" w:hAnsiTheme="minorHAnsi" w:cstheme="minorHAnsi"/>
          <w:b w:val="0"/>
          <w:bCs w:val="0"/>
          <w:color w:val="000000"/>
          <w:sz w:val="28"/>
          <w:szCs w:val="28"/>
        </w:rPr>
        <w:br/>
        <w:t>ei-mata vidyā-rase īśvara vihare</w:t>
      </w:r>
    </w:p>
    <w:p w14:paraId="00123BD3" w14:textId="1937C3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finishing His bath, the Lord went home. Thus the Supreme Lord enjoyed the life of a student.</w:t>
      </w:r>
    </w:p>
    <w:p w14:paraId="568DCE9D" w14:textId="43C207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10.38</w:t>
      </w:r>
    </w:p>
    <w:p w14:paraId="193C49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46C842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mukunda-sañjaya baḍa mahā-bhāgyavān</w:t>
      </w:r>
      <w:r w:rsidRPr="00790008">
        <w:rPr>
          <w:rStyle w:val="BookTitle"/>
          <w:rFonts w:asciiTheme="minorHAnsi" w:hAnsiTheme="minorHAnsi" w:cstheme="minorHAnsi"/>
          <w:b w:val="0"/>
          <w:bCs w:val="0"/>
          <w:color w:val="000000"/>
          <w:sz w:val="28"/>
          <w:szCs w:val="28"/>
        </w:rPr>
        <w:br/>
        <w:t>yāṅhāra ālaye vidyā-vilāsera sthāna</w:t>
      </w:r>
    </w:p>
    <w:p w14:paraId="3251A8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opened His school at the house of the most fortunate Mukunda Sañjaya.</w:t>
      </w:r>
    </w:p>
    <w:p w14:paraId="2FAAED6E" w14:textId="28BB3E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Mukunda Sañjaya was a resident of Śrī Navadvīpa and the father of Puruṣottama Sañjaya. In the vast Caṇḍī-maṇḍapa of his house, Nimāi Paṇḍita taught grammar and similar subjects to him, his son, and various other students. In this regard one may see </w:t>
      </w:r>
      <w:r w:rsidRPr="00790008">
        <w:rPr>
          <w:rStyle w:val="BookTitle"/>
          <w:rFonts w:asciiTheme="minorHAnsi" w:hAnsiTheme="minorHAnsi" w:cstheme="minorHAnsi"/>
          <w:b w:val="0"/>
          <w:bCs w:val="0"/>
          <w:i/>
          <w:iCs/>
          <w:color w:val="000000"/>
          <w:sz w:val="28"/>
          <w:szCs w:val="28"/>
        </w:rPr>
        <w:t xml:space="preserve">Ādi-khaṇḍa, </w:t>
      </w:r>
      <w:r w:rsidRPr="00790008">
        <w:rPr>
          <w:rStyle w:val="BookTitle"/>
          <w:rFonts w:asciiTheme="minorHAnsi" w:hAnsiTheme="minorHAnsi" w:cstheme="minorHAnsi"/>
          <w:b w:val="0"/>
          <w:bCs w:val="0"/>
          <w:color w:val="000000"/>
          <w:sz w:val="28"/>
          <w:szCs w:val="28"/>
        </w:rPr>
        <w:t xml:space="preserve">Chapter 12, verses 72 and 91, Chapter 15, verses 5-7, 32-33, and 70-71, and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 verses 127-130.</w:t>
      </w:r>
    </w:p>
    <w:p w14:paraId="4B635B51" w14:textId="449611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10.39</w:t>
      </w:r>
    </w:p>
    <w:p w14:paraId="3DB321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1741D3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putrere prabhu āpane paḍāya</w:t>
      </w:r>
      <w:r w:rsidRPr="00790008">
        <w:rPr>
          <w:rStyle w:val="BookTitle"/>
          <w:rFonts w:asciiTheme="minorHAnsi" w:hAnsiTheme="minorHAnsi" w:cstheme="minorHAnsi"/>
          <w:b w:val="0"/>
          <w:bCs w:val="0"/>
          <w:color w:val="000000"/>
          <w:sz w:val="28"/>
          <w:szCs w:val="28"/>
        </w:rPr>
        <w:br/>
        <w:t>tāṅhāra o tāṅ’ra prati bhakti sarvathāya</w:t>
      </w:r>
    </w:p>
    <w:p w14:paraId="6ADB831F" w14:textId="0BB76F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His son, Puruṣottama Sañjaya, became the Lord’s student. He also had great devotion for the Lord.</w:t>
      </w:r>
    </w:p>
    <w:p w14:paraId="0242211F" w14:textId="4E9BD7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10.40</w:t>
      </w:r>
    </w:p>
    <w:p w14:paraId="3DFD42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B967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caṇḍi-maṇḍapa āchaye tā’na ghare</w:t>
      </w:r>
      <w:r w:rsidRPr="00790008">
        <w:rPr>
          <w:rStyle w:val="BookTitle"/>
          <w:rFonts w:asciiTheme="minorHAnsi" w:hAnsiTheme="minorHAnsi" w:cstheme="minorHAnsi"/>
          <w:b w:val="0"/>
          <w:bCs w:val="0"/>
          <w:color w:val="000000"/>
          <w:sz w:val="28"/>
          <w:szCs w:val="28"/>
        </w:rPr>
        <w:br/>
        <w:t>catur-dike vistara paḍuyā taṅhi dhare</w:t>
      </w:r>
    </w:p>
    <w:p w14:paraId="341B00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a large Caṇḍī-maṇḍapa in the courtyard of his house. That hall had the capacity to hold many students.</w:t>
      </w:r>
    </w:p>
    <w:p w14:paraId="7BF95B8C" w14:textId="01B913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caṇḍi-maṇḍapa</w:t>
      </w:r>
      <w:r w:rsidRPr="00790008">
        <w:rPr>
          <w:rStyle w:val="BookTitle"/>
          <w:rFonts w:asciiTheme="minorHAnsi" w:hAnsiTheme="minorHAnsi" w:cstheme="minorHAnsi"/>
          <w:b w:val="0"/>
          <w:bCs w:val="0"/>
          <w:color w:val="000000"/>
          <w:sz w:val="28"/>
          <w:szCs w:val="28"/>
        </w:rPr>
        <w:t xml:space="preserve"> refers to a hall within the courtyard of a Hindu householder wherein worship and recitation of prayers to Caṇḍī, or Durgā, is performed. It is also called </w:t>
      </w:r>
      <w:r w:rsidRPr="00790008">
        <w:rPr>
          <w:rStyle w:val="BookTitle"/>
          <w:rFonts w:asciiTheme="minorHAnsi" w:hAnsiTheme="minorHAnsi" w:cstheme="minorHAnsi"/>
          <w:b w:val="0"/>
          <w:bCs w:val="0"/>
          <w:i/>
          <w:iCs/>
          <w:color w:val="000000"/>
          <w:sz w:val="28"/>
          <w:szCs w:val="28"/>
        </w:rPr>
        <w:t>devī-gṛha</w:t>
      </w:r>
      <w:r w:rsidRPr="00790008">
        <w:rPr>
          <w:rStyle w:val="BookTitle"/>
          <w:rFonts w:asciiTheme="minorHAnsi" w:hAnsiTheme="minorHAnsi" w:cstheme="minorHAnsi"/>
          <w:b w:val="0"/>
          <w:bCs w:val="0"/>
          <w:color w:val="000000"/>
          <w:sz w:val="28"/>
          <w:szCs w:val="28"/>
        </w:rPr>
        <w:t xml:space="preserve">, “house of the goddess,” or </w:t>
      </w:r>
      <w:r w:rsidRPr="00790008">
        <w:rPr>
          <w:rStyle w:val="BookTitle"/>
          <w:rFonts w:asciiTheme="minorHAnsi" w:hAnsiTheme="minorHAnsi" w:cstheme="minorHAnsi"/>
          <w:b w:val="0"/>
          <w:bCs w:val="0"/>
          <w:i/>
          <w:iCs/>
          <w:color w:val="000000"/>
          <w:sz w:val="28"/>
          <w:szCs w:val="28"/>
        </w:rPr>
        <w:t>ṭhākura-dālāna</w:t>
      </w:r>
      <w:r w:rsidRPr="00790008">
        <w:rPr>
          <w:rStyle w:val="BookTitle"/>
          <w:rFonts w:asciiTheme="minorHAnsi" w:hAnsiTheme="minorHAnsi" w:cstheme="minorHAnsi"/>
          <w:b w:val="0"/>
          <w:bCs w:val="0"/>
          <w:color w:val="000000"/>
          <w:sz w:val="28"/>
          <w:szCs w:val="28"/>
        </w:rPr>
        <w:t>, “hall of the gods.” This place is generally offered to guests for their sitting.</w:t>
      </w:r>
    </w:p>
    <w:p w14:paraId="283A15E7" w14:textId="09A6C3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10.41</w:t>
      </w:r>
    </w:p>
    <w:p w14:paraId="576705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197C8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 kari’ tāṅhāi paḍāna dvija-rāja</w:t>
      </w:r>
      <w:r w:rsidRPr="00790008">
        <w:rPr>
          <w:rStyle w:val="BookTitle"/>
          <w:rFonts w:asciiTheme="minorHAnsi" w:hAnsiTheme="minorHAnsi" w:cstheme="minorHAnsi"/>
          <w:b w:val="0"/>
          <w:bCs w:val="0"/>
          <w:color w:val="000000"/>
          <w:sz w:val="28"/>
          <w:szCs w:val="28"/>
        </w:rPr>
        <w:br/>
        <w:t>sei sthāne gaurāṅgera vidyāra samāja</w:t>
      </w:r>
    </w:p>
    <w:p w14:paraId="36543244" w14:textId="46840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the king of the brāhmaṇas, used to divide His students in groups and teach them in that hall.</w:t>
      </w:r>
    </w:p>
    <w:p w14:paraId="5719288D" w14:textId="2BE34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10.42</w:t>
      </w:r>
    </w:p>
    <w:p w14:paraId="7B359E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9BA19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kata-rūpe vyākhyā kare, kata vā khaṇḍana</w:t>
      </w:r>
      <w:r w:rsidRPr="00790008">
        <w:rPr>
          <w:rStyle w:val="BookTitle"/>
          <w:rFonts w:asciiTheme="minorHAnsi" w:hAnsiTheme="minorHAnsi" w:cstheme="minorHAnsi"/>
          <w:b w:val="0"/>
          <w:bCs w:val="0"/>
          <w:color w:val="000000"/>
          <w:sz w:val="28"/>
          <w:szCs w:val="28"/>
        </w:rPr>
        <w:br/>
        <w:t>adhyāpaka-prati se ākṣepa sarva-kṣaṇa</w:t>
      </w:r>
    </w:p>
    <w:p w14:paraId="38695E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would give various explanations and refutations as He continually derided the other teachers.</w:t>
      </w:r>
    </w:p>
    <w:p w14:paraId="4E85514F" w14:textId="0AF01B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ākṣepa</w:t>
      </w:r>
      <w:r w:rsidRPr="00790008">
        <w:rPr>
          <w:rStyle w:val="BookTitle"/>
          <w:rFonts w:asciiTheme="minorHAnsi" w:hAnsiTheme="minorHAnsi" w:cstheme="minorHAnsi"/>
          <w:b w:val="0"/>
          <w:bCs w:val="0"/>
          <w:color w:val="000000"/>
          <w:sz w:val="28"/>
          <w:szCs w:val="28"/>
        </w:rPr>
        <w:t xml:space="preserve"> (found in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means “chastisement,” “condemnation,” “pollution,” and “pointing out one’s faults.”</w:t>
      </w:r>
    </w:p>
    <w:p w14:paraId="6B8D257A" w14:textId="44BA7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10.43</w:t>
      </w:r>
    </w:p>
    <w:p w14:paraId="20E3B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070E0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kahe,—“sandhi-kārya-jñāna nāhi yā’ra</w:t>
      </w:r>
      <w:r w:rsidRPr="00790008">
        <w:rPr>
          <w:rStyle w:val="BookTitle"/>
          <w:rFonts w:asciiTheme="minorHAnsi" w:hAnsiTheme="minorHAnsi" w:cstheme="minorHAnsi"/>
          <w:b w:val="0"/>
          <w:bCs w:val="0"/>
          <w:color w:val="000000"/>
          <w:sz w:val="28"/>
          <w:szCs w:val="28"/>
        </w:rPr>
        <w:br/>
        <w:t>kali-yuge ’bhaṭṭācārya’ padavī tāhāra</w:t>
      </w:r>
    </w:p>
    <w:p w14:paraId="5C9E53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“In the Age of Kali, one who doesn’t even know the rules of conjunctions is still given the title of Bhaṭṭācārya.</w:t>
      </w:r>
    </w:p>
    <w:p w14:paraId="1BE49B19" w14:textId="3D64BC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Accepting the title “Bhaṭṭācārya” (a learned scholar of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nyāya,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mīmāṁsā</w:t>
      </w:r>
      <w:r w:rsidRPr="00790008">
        <w:rPr>
          <w:rStyle w:val="BookTitle"/>
          <w:rFonts w:asciiTheme="minorHAnsi" w:hAnsiTheme="minorHAnsi" w:cstheme="minorHAnsi"/>
          <w:b w:val="0"/>
          <w:bCs w:val="0"/>
          <w:color w:val="000000"/>
          <w:sz w:val="28"/>
          <w:szCs w:val="28"/>
        </w:rPr>
        <w:t xml:space="preserve">) without going through the primary lessons of </w:t>
      </w:r>
      <w:r w:rsidRPr="00790008">
        <w:rPr>
          <w:rStyle w:val="BookTitle"/>
          <w:rFonts w:asciiTheme="minorHAnsi" w:hAnsiTheme="minorHAnsi" w:cstheme="minorHAnsi"/>
          <w:b w:val="0"/>
          <w:bCs w:val="0"/>
          <w:i/>
          <w:iCs/>
          <w:color w:val="000000"/>
          <w:sz w:val="28"/>
          <w:szCs w:val="28"/>
        </w:rPr>
        <w:t>sandhi</w:t>
      </w:r>
      <w:r w:rsidRPr="00790008">
        <w:rPr>
          <w:rStyle w:val="BookTitle"/>
          <w:rFonts w:asciiTheme="minorHAnsi" w:hAnsiTheme="minorHAnsi" w:cstheme="minorHAnsi"/>
          <w:b w:val="0"/>
          <w:bCs w:val="0"/>
          <w:color w:val="000000"/>
          <w:sz w:val="28"/>
          <w:szCs w:val="28"/>
        </w:rPr>
        <w:t xml:space="preserve">, or joining words, </w:t>
      </w:r>
      <w:r w:rsidRPr="00790008">
        <w:rPr>
          <w:rStyle w:val="BookTitle"/>
          <w:rFonts w:asciiTheme="minorHAnsi" w:hAnsiTheme="minorHAnsi" w:cstheme="minorHAnsi"/>
          <w:b w:val="0"/>
          <w:bCs w:val="0"/>
          <w:color w:val="000000"/>
          <w:sz w:val="28"/>
          <w:szCs w:val="28"/>
        </w:rPr>
        <w:lastRenderedPageBreak/>
        <w:t xml:space="preserve">as found in children’s grammar, is irrational, the basis of irreligiousity, and possible only in Kali-yuga.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(12.3.38) as follows: </w:t>
      </w:r>
      <w:r w:rsidRPr="00790008">
        <w:rPr>
          <w:rStyle w:val="BookTitle"/>
          <w:rFonts w:asciiTheme="minorHAnsi" w:hAnsiTheme="minorHAnsi" w:cstheme="minorHAnsi"/>
          <w:b w:val="0"/>
          <w:bCs w:val="0"/>
          <w:i/>
          <w:iCs/>
          <w:color w:val="000000"/>
          <w:sz w:val="28"/>
          <w:szCs w:val="28"/>
        </w:rPr>
        <w:t>dharmaṁ vakṣyanty adharma-jñā adhiruhyottamāsanam</w:t>
      </w:r>
      <w:r w:rsidRPr="00790008">
        <w:rPr>
          <w:rStyle w:val="BookTitle"/>
          <w:rFonts w:asciiTheme="minorHAnsi" w:hAnsiTheme="minorHAnsi" w:cstheme="minorHAnsi"/>
          <w:b w:val="0"/>
          <w:bCs w:val="0"/>
          <w:color w:val="000000"/>
          <w:sz w:val="28"/>
          <w:szCs w:val="28"/>
        </w:rPr>
        <w:t>—“Those who know nothing about religion will mount a high seat and presume to speak on religious principles.”</w:t>
      </w:r>
    </w:p>
    <w:p w14:paraId="2C1EC994" w14:textId="1D48D7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10.44</w:t>
      </w:r>
    </w:p>
    <w:p w14:paraId="3427EE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A5E5F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dekhi phāṅki baluka āmāra!</w:t>
      </w:r>
      <w:r w:rsidRPr="00790008">
        <w:rPr>
          <w:rStyle w:val="BookTitle"/>
          <w:rFonts w:asciiTheme="minorHAnsi" w:hAnsiTheme="minorHAnsi" w:cstheme="minorHAnsi"/>
          <w:b w:val="0"/>
          <w:bCs w:val="0"/>
          <w:color w:val="000000"/>
          <w:sz w:val="28"/>
          <w:szCs w:val="28"/>
        </w:rPr>
        <w:br/>
        <w:t>tabe jāni ’bhaṭṭa’-’miśra’ padavī sabāra</w:t>
      </w:r>
    </w:p>
    <w:p w14:paraId="2BEAE201" w14:textId="3F5FD4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them refute My explanations, then I will accept them as actual Bhaṭṭācāryas and Miśras.”</w:t>
      </w:r>
    </w:p>
    <w:p w14:paraId="6CED0140" w14:textId="7C0449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10.45</w:t>
      </w:r>
    </w:p>
    <w:p w14:paraId="5B55D9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B8F18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vaikuṇṭha nāyaka vidyā-rase</w:t>
      </w:r>
      <w:r w:rsidRPr="00790008">
        <w:rPr>
          <w:rStyle w:val="BookTitle"/>
          <w:rFonts w:asciiTheme="minorHAnsi" w:hAnsiTheme="minorHAnsi" w:cstheme="minorHAnsi"/>
          <w:b w:val="0"/>
          <w:bCs w:val="0"/>
          <w:color w:val="000000"/>
          <w:sz w:val="28"/>
          <w:szCs w:val="28"/>
        </w:rPr>
        <w:br/>
        <w:t>krīḍā kare, cinite nā pāre kona dāse</w:t>
      </w:r>
    </w:p>
    <w:p w14:paraId="02FFE32C" w14:textId="717A4A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sportingly enjoyed His life as a scholar, yet none of His servants could recognize Him.</w:t>
      </w:r>
    </w:p>
    <w:p w14:paraId="2DBAAF94" w14:textId="27F1FF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10.46</w:t>
      </w:r>
    </w:p>
    <w:p w14:paraId="6DEE9B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61F1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kichu-mātra dekhi’ āi putrera yauvana</w:t>
      </w:r>
      <w:r w:rsidRPr="00790008">
        <w:rPr>
          <w:rStyle w:val="BookTitle"/>
          <w:rFonts w:asciiTheme="minorHAnsi" w:hAnsiTheme="minorHAnsi" w:cstheme="minorHAnsi"/>
          <w:b w:val="0"/>
          <w:bCs w:val="0"/>
          <w:color w:val="000000"/>
          <w:sz w:val="28"/>
          <w:szCs w:val="28"/>
        </w:rPr>
        <w:br/>
        <w:t>vivāhera kārya mane cinte anukṣaṇa</w:t>
      </w:r>
    </w:p>
    <w:p w14:paraId="6BE7868E" w14:textId="3BB552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saw her son’s first symptoms of maturity, she began to make plans for His marriage.</w:t>
      </w:r>
    </w:p>
    <w:p w14:paraId="2C21D5F2" w14:textId="1D00FB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10.47</w:t>
      </w:r>
    </w:p>
    <w:p w14:paraId="29196F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736AC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eka subrāhmaṇa</w:t>
      </w:r>
      <w:r w:rsidRPr="00790008">
        <w:rPr>
          <w:rStyle w:val="BookTitle"/>
          <w:rFonts w:asciiTheme="minorHAnsi" w:hAnsiTheme="minorHAnsi" w:cstheme="minorHAnsi"/>
          <w:b w:val="0"/>
          <w:bCs w:val="0"/>
          <w:color w:val="000000"/>
          <w:sz w:val="28"/>
          <w:szCs w:val="28"/>
        </w:rPr>
        <w:br/>
        <w:t>vallabha-ācārya nāma—janakera sama</w:t>
      </w:r>
    </w:p>
    <w:p w14:paraId="2099D6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one qualified brāhmaṇa in Navadvīpa named Vallabhācārya, who was equal to Janaka Mahārāja.</w:t>
      </w:r>
    </w:p>
    <w:p w14:paraId="7823AD23" w14:textId="40EEB4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(44) it is stated: “Janaka, the great King of Mithila, has now appeared as Vallabhācārya. He is also accepted as Bhīṣmaka, the father of Rukmiṇī. Śrī Jānakī, Rukmiṇī, and Lakṣmī were all his daughters.”</w:t>
      </w:r>
    </w:p>
    <w:p w14:paraId="0BB618F8" w14:textId="52D179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10.48</w:t>
      </w:r>
    </w:p>
    <w:p w14:paraId="63E8A2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5A10F5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tā’na kanyā āche—yena lakṣmī mūrti-matī</w:t>
      </w:r>
      <w:r w:rsidRPr="00790008">
        <w:rPr>
          <w:rStyle w:val="BookTitle"/>
          <w:rFonts w:asciiTheme="minorHAnsi" w:hAnsiTheme="minorHAnsi" w:cstheme="minorHAnsi"/>
          <w:b w:val="0"/>
          <w:bCs w:val="0"/>
          <w:color w:val="000000"/>
          <w:sz w:val="28"/>
          <w:szCs w:val="28"/>
        </w:rPr>
        <w:br/>
        <w:t>niravadhi vipra tāṅ’ra cinte yogya pati</w:t>
      </w:r>
    </w:p>
    <w:p w14:paraId="4E9579FF" w14:textId="620E4F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a daughter who appeared to be the personification of Lakṣmī. That brāhmaṇa was constantly searching for a qualified husband for her.</w:t>
      </w:r>
    </w:p>
    <w:p w14:paraId="57760D7E" w14:textId="7FF40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10.49</w:t>
      </w:r>
    </w:p>
    <w:p w14:paraId="66F07D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0F0413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lakṣmī eka-dina gelā gaṅgā-snāne</w:t>
      </w:r>
      <w:r w:rsidRPr="00790008">
        <w:rPr>
          <w:rStyle w:val="BookTitle"/>
          <w:rFonts w:asciiTheme="minorHAnsi" w:hAnsiTheme="minorHAnsi" w:cstheme="minorHAnsi"/>
          <w:b w:val="0"/>
          <w:bCs w:val="0"/>
          <w:color w:val="000000"/>
          <w:sz w:val="28"/>
          <w:szCs w:val="28"/>
        </w:rPr>
        <w:br/>
        <w:t>gauracandra henai samaye seikhāne</w:t>
      </w:r>
    </w:p>
    <w:p w14:paraId="255CE1C9" w14:textId="57B67D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one day when Lakṣmī went to take bath in the Ganges, Gauracandra was there at the same time.</w:t>
      </w:r>
    </w:p>
    <w:p w14:paraId="774E95F0" w14:textId="3CF94F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10.50</w:t>
      </w:r>
    </w:p>
    <w:p w14:paraId="1CDB01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7F424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nija-lakṣmī ciniyā hāsilā gauracandra</w:t>
      </w:r>
      <w:r w:rsidRPr="00790008">
        <w:rPr>
          <w:rStyle w:val="BookTitle"/>
          <w:rFonts w:asciiTheme="minorHAnsi" w:hAnsiTheme="minorHAnsi" w:cstheme="minorHAnsi"/>
          <w:b w:val="0"/>
          <w:bCs w:val="0"/>
          <w:color w:val="000000"/>
          <w:sz w:val="28"/>
          <w:szCs w:val="28"/>
        </w:rPr>
        <w:br/>
        <w:t>lakṣmī o vandilā mane prabhu-pada-dvandva</w:t>
      </w:r>
    </w:p>
    <w:p w14:paraId="749BE81D" w14:textId="2A6C4D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Gauracandra smiled when He recognized His beloved Lakṣmī, and Lakṣmī mentally offered her obeisances to the Lord’s lotus feet.</w:t>
      </w:r>
    </w:p>
    <w:p w14:paraId="1C248B89" w14:textId="218EE7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10.51</w:t>
      </w:r>
    </w:p>
    <w:p w14:paraId="4109C8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A97BB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doṅhe cini’ doṅhe ghare gelā</w:t>
      </w:r>
      <w:r w:rsidRPr="00790008">
        <w:rPr>
          <w:rStyle w:val="BookTitle"/>
          <w:rFonts w:asciiTheme="minorHAnsi" w:hAnsiTheme="minorHAnsi" w:cstheme="minorHAnsi"/>
          <w:b w:val="0"/>
          <w:bCs w:val="0"/>
          <w:color w:val="000000"/>
          <w:sz w:val="28"/>
          <w:szCs w:val="28"/>
        </w:rPr>
        <w:br/>
        <w:t>ke bujhite pāre gaurasundarera khelā?</w:t>
      </w:r>
    </w:p>
    <w:p w14:paraId="31397E93" w14:textId="0C3B50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recognizing each other in this way, they both returned to their homes. Who can understand the pastimes of Lord Gaurasundara?</w:t>
      </w:r>
    </w:p>
    <w:p w14:paraId="05B99975" w14:textId="609128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10.52</w:t>
      </w:r>
    </w:p>
    <w:p w14:paraId="3C40DE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73463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īśvara-icchāya vipra vanamālī nāma</w:t>
      </w:r>
      <w:r w:rsidRPr="00790008">
        <w:rPr>
          <w:rStyle w:val="BookTitle"/>
          <w:rFonts w:asciiTheme="minorHAnsi" w:hAnsiTheme="minorHAnsi" w:cstheme="minorHAnsi"/>
          <w:b w:val="0"/>
          <w:bCs w:val="0"/>
          <w:color w:val="000000"/>
          <w:sz w:val="28"/>
          <w:szCs w:val="28"/>
        </w:rPr>
        <w:br/>
        <w:t>sei dina gelā teṅho śacīdevī-sthāna</w:t>
      </w:r>
    </w:p>
    <w:p w14:paraId="1254FE6C" w14:textId="09FABD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Lord’s will, that very day a brāhmaṇa named Vanamālī went to the house of Mother Śacī.</w:t>
      </w:r>
    </w:p>
    <w:p w14:paraId="61B13A9E" w14:textId="08337E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10.53</w:t>
      </w:r>
    </w:p>
    <w:p w14:paraId="6722A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3046FF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namaskāri’ āire vasilā dvija-vara</w:t>
      </w:r>
      <w:r w:rsidRPr="00790008">
        <w:rPr>
          <w:rStyle w:val="BookTitle"/>
          <w:rFonts w:asciiTheme="minorHAnsi" w:hAnsiTheme="minorHAnsi" w:cstheme="minorHAnsi"/>
          <w:b w:val="0"/>
          <w:bCs w:val="0"/>
          <w:color w:val="000000"/>
          <w:sz w:val="28"/>
          <w:szCs w:val="28"/>
        </w:rPr>
        <w:br/>
        <w:t>āsana dilena āi kariyā ādara</w:t>
      </w:r>
    </w:p>
    <w:p w14:paraId="5B40D679" w14:textId="67728A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respected brāhmaṇa offered Mother Śacī his obeisances, and she respectfully offered him a seat.</w:t>
      </w:r>
    </w:p>
    <w:p w14:paraId="6170C422" w14:textId="14389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10.54</w:t>
      </w:r>
    </w:p>
    <w:p w14:paraId="3E2146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DB269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āire bolena tabe vanamālī ācārya</w:t>
      </w:r>
      <w:r w:rsidRPr="00790008">
        <w:rPr>
          <w:rStyle w:val="BookTitle"/>
          <w:rFonts w:asciiTheme="minorHAnsi" w:hAnsiTheme="minorHAnsi" w:cstheme="minorHAnsi"/>
          <w:b w:val="0"/>
          <w:bCs w:val="0"/>
          <w:color w:val="000000"/>
          <w:sz w:val="28"/>
          <w:szCs w:val="28"/>
        </w:rPr>
        <w:br/>
        <w:t>“putra-vivāhera kene nā cintaha kārya?</w:t>
      </w:r>
    </w:p>
    <w:p w14:paraId="57A7E3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Vanamālī Ācārya then asked Śacī, “Why aren’t you thinking about arranging your son’s marriage?</w:t>
      </w:r>
    </w:p>
    <w:p w14:paraId="36F6827C" w14:textId="48D2B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Vanamālī Ghaṭaka is described in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(49) as follows: “The matchmaker Śrī Viśvāmitra, who arranged the marriage of Śrī Rāmacandra and who was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that Rukmiṇī sent to Keśava, has now appeared as Vanamālī Ācārya.”</w:t>
      </w:r>
    </w:p>
    <w:p w14:paraId="29F8969B" w14:textId="47B0E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10.55</w:t>
      </w:r>
    </w:p>
    <w:p w14:paraId="40B67D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CA0D7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kule śīle sadācāre</w:t>
      </w:r>
      <w:r w:rsidRPr="00790008">
        <w:rPr>
          <w:rStyle w:val="BookTitle"/>
          <w:rFonts w:asciiTheme="minorHAnsi" w:hAnsiTheme="minorHAnsi" w:cstheme="minorHAnsi"/>
          <w:b w:val="0"/>
          <w:bCs w:val="0"/>
          <w:color w:val="000000"/>
          <w:sz w:val="28"/>
          <w:szCs w:val="28"/>
        </w:rPr>
        <w:br/>
        <w:t>nirdoṣe vaisena navadvīpera bhitare</w:t>
      </w:r>
    </w:p>
    <w:p w14:paraId="74DC3EFC" w14:textId="00836A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resides one Vallabhācārya, who is born in an exalted family. He is pure, well behaved, and decorated with many good qualities.</w:t>
      </w:r>
    </w:p>
    <w:p w14:paraId="40693DFC" w14:textId="531003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10.56</w:t>
      </w:r>
    </w:p>
    <w:p w14:paraId="207BD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E8E79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kanyā—lakṣmī-prāya rūpe śīle māne</w:t>
      </w:r>
      <w:r w:rsidRPr="00790008">
        <w:rPr>
          <w:rStyle w:val="BookTitle"/>
          <w:rFonts w:asciiTheme="minorHAnsi" w:hAnsiTheme="minorHAnsi" w:cstheme="minorHAnsi"/>
          <w:b w:val="0"/>
          <w:bCs w:val="0"/>
          <w:color w:val="000000"/>
          <w:sz w:val="28"/>
          <w:szCs w:val="28"/>
        </w:rPr>
        <w:br/>
        <w:t>se sambandha kara yadi icchā haya mane”</w:t>
      </w:r>
    </w:p>
    <w:p w14:paraId="20EA4FEC" w14:textId="518962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a daughter whose beauty, qualities, and temperament are as good as Lakṣmī. If you wish I will arrange their marriage.”</w:t>
      </w:r>
    </w:p>
    <w:p w14:paraId="5808E22E" w14:textId="1E2064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10.57</w:t>
      </w:r>
    </w:p>
    <w:p w14:paraId="67D9E9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3CC49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bole,—“pitṛ-hīna bālaka āmāra</w:t>
      </w:r>
      <w:r w:rsidRPr="00790008">
        <w:rPr>
          <w:rStyle w:val="BookTitle"/>
          <w:rFonts w:asciiTheme="minorHAnsi" w:hAnsiTheme="minorHAnsi" w:cstheme="minorHAnsi"/>
          <w:b w:val="0"/>
          <w:bCs w:val="0"/>
          <w:color w:val="000000"/>
          <w:sz w:val="28"/>
          <w:szCs w:val="28"/>
        </w:rPr>
        <w:br/>
        <w:t>jīuka, paḍuka āge, tabe kārya āra”</w:t>
      </w:r>
    </w:p>
    <w:p w14:paraId="137EBC63" w14:textId="5AD6F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replied, “My son is fatherless. Leave Him alone to study for some time. Later I will consider.”</w:t>
      </w:r>
    </w:p>
    <w:p w14:paraId="000DCD94" w14:textId="644508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10.58</w:t>
      </w:r>
    </w:p>
    <w:p w14:paraId="2C944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1F1500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kathāya vipra ’rasa’ nā pāiyā</w:t>
      </w:r>
      <w:r w:rsidRPr="00790008">
        <w:rPr>
          <w:rStyle w:val="BookTitle"/>
          <w:rFonts w:asciiTheme="minorHAnsi" w:hAnsiTheme="minorHAnsi" w:cstheme="minorHAnsi"/>
          <w:b w:val="0"/>
          <w:bCs w:val="0"/>
          <w:color w:val="000000"/>
          <w:sz w:val="28"/>
          <w:szCs w:val="28"/>
        </w:rPr>
        <w:br/>
        <w:t>calilena vipra kichu duḥkhita haiyā</w:t>
      </w:r>
    </w:p>
    <w:p w14:paraId="313593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was not satisfied with Śacī’s answer and therefore left disappointed.</w:t>
      </w:r>
    </w:p>
    <w:p w14:paraId="370BFBF6" w14:textId="5EC471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It is stated by Hemacandra: “The word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refers to water, semen, the five superior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śṛṅgāra</w:t>
      </w:r>
      <w:r w:rsidRPr="00790008">
        <w:rPr>
          <w:rStyle w:val="BookTitle"/>
          <w:rFonts w:asciiTheme="minorHAnsi" w:hAnsiTheme="minorHAnsi" w:cstheme="minorHAnsi"/>
          <w:b w:val="0"/>
          <w:bCs w:val="0"/>
          <w:color w:val="000000"/>
          <w:sz w:val="28"/>
          <w:szCs w:val="28"/>
        </w:rPr>
        <w:t xml:space="preserve">, the seven inferior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vīra</w:t>
      </w:r>
      <w:r w:rsidRPr="00790008">
        <w:rPr>
          <w:rStyle w:val="BookTitle"/>
          <w:rFonts w:asciiTheme="minorHAnsi" w:hAnsiTheme="minorHAnsi" w:cstheme="minorHAnsi"/>
          <w:b w:val="0"/>
          <w:bCs w:val="0"/>
          <w:color w:val="000000"/>
          <w:sz w:val="28"/>
          <w:szCs w:val="28"/>
        </w:rPr>
        <w:t xml:space="preserve">, as well as the poison of creatures like snakes, the sentiments by which one’s heart melts, </w:t>
      </w:r>
      <w:r w:rsidRPr="00790008">
        <w:rPr>
          <w:rStyle w:val="BookTitle"/>
          <w:rFonts w:asciiTheme="minorHAnsi" w:hAnsiTheme="minorHAnsi" w:cstheme="minorHAnsi"/>
          <w:b w:val="0"/>
          <w:bCs w:val="0"/>
          <w:i/>
          <w:iCs/>
          <w:color w:val="000000"/>
          <w:sz w:val="28"/>
          <w:szCs w:val="28"/>
        </w:rPr>
        <w:t xml:space="preserve">rāgas </w:t>
      </w:r>
      <w:r w:rsidRPr="00790008">
        <w:rPr>
          <w:rStyle w:val="BookTitle"/>
          <w:rFonts w:asciiTheme="minorHAnsi" w:hAnsiTheme="minorHAnsi" w:cstheme="minorHAnsi"/>
          <w:b w:val="0"/>
          <w:bCs w:val="0"/>
          <w:color w:val="000000"/>
          <w:sz w:val="28"/>
          <w:szCs w:val="28"/>
        </w:rPr>
        <w:t xml:space="preserve">(tunes), the art of painting, the constituents of the body, the six tastes such as bitter, and mercury.” According to mundane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When the happiness of the mind, </w:t>
      </w:r>
      <w:r w:rsidRPr="00790008">
        <w:rPr>
          <w:rStyle w:val="BookTitle"/>
          <w:rFonts w:asciiTheme="minorHAnsi" w:hAnsiTheme="minorHAnsi" w:cstheme="minorHAnsi"/>
          <w:b w:val="0"/>
          <w:bCs w:val="0"/>
          <w:i/>
          <w:iCs/>
          <w:color w:val="000000"/>
          <w:sz w:val="28"/>
          <w:szCs w:val="28"/>
        </w:rPr>
        <w:t>sthāyi-bhāva</w:t>
      </w:r>
      <w:r w:rsidRPr="00790008">
        <w:rPr>
          <w:rStyle w:val="BookTitle"/>
          <w:rFonts w:asciiTheme="minorHAnsi" w:hAnsiTheme="minorHAnsi" w:cstheme="minorHAnsi"/>
          <w:b w:val="0"/>
          <w:bCs w:val="0"/>
          <w:color w:val="000000"/>
          <w:sz w:val="28"/>
          <w:szCs w:val="28"/>
        </w:rPr>
        <w:t xml:space="preserve">, or permanent ecstasy (or </w:t>
      </w:r>
      <w:r w:rsidRPr="00790008">
        <w:rPr>
          <w:rStyle w:val="BookTitle"/>
          <w:rFonts w:asciiTheme="minorHAnsi" w:hAnsiTheme="minorHAnsi" w:cstheme="minorHAnsi"/>
          <w:b w:val="0"/>
          <w:bCs w:val="0"/>
          <w:i/>
          <w:iCs/>
          <w:color w:val="000000"/>
          <w:sz w:val="28"/>
          <w:szCs w:val="28"/>
        </w:rPr>
        <w:t>rati</w:t>
      </w:r>
      <w:r w:rsidRPr="00790008">
        <w:rPr>
          <w:rStyle w:val="BookTitle"/>
          <w:rFonts w:asciiTheme="minorHAnsi" w:hAnsiTheme="minorHAnsi" w:cstheme="minorHAnsi"/>
          <w:b w:val="0"/>
          <w:bCs w:val="0"/>
          <w:color w:val="000000"/>
          <w:sz w:val="28"/>
          <w:szCs w:val="28"/>
        </w:rPr>
        <w:t xml:space="preserve">), is nourished by ingredients such as </w:t>
      </w:r>
      <w:r w:rsidRPr="00790008">
        <w:rPr>
          <w:rStyle w:val="BookTitle"/>
          <w:rFonts w:asciiTheme="minorHAnsi" w:hAnsiTheme="minorHAnsi" w:cstheme="minorHAnsi"/>
          <w:b w:val="0"/>
          <w:bCs w:val="0"/>
          <w:i/>
          <w:iCs/>
          <w:color w:val="000000"/>
          <w:sz w:val="28"/>
          <w:szCs w:val="28"/>
        </w:rPr>
        <w:t>vibhāvas</w:t>
      </w:r>
      <w:r w:rsidRPr="00790008">
        <w:rPr>
          <w:rStyle w:val="BookTitle"/>
          <w:rFonts w:asciiTheme="minorHAnsi" w:hAnsiTheme="minorHAnsi" w:cstheme="minorHAnsi"/>
          <w:b w:val="0"/>
          <w:bCs w:val="0"/>
          <w:color w:val="000000"/>
          <w:sz w:val="28"/>
          <w:szCs w:val="28"/>
        </w:rPr>
        <w:t xml:space="preserve">, or special ecstasies, it produces an indescribable ecstatic transformation called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are of nine varieties—</w:t>
      </w:r>
      <w:r w:rsidRPr="00790008">
        <w:rPr>
          <w:rStyle w:val="BookTitle"/>
          <w:rFonts w:asciiTheme="minorHAnsi" w:hAnsiTheme="minorHAnsi" w:cstheme="minorHAnsi"/>
          <w:b w:val="0"/>
          <w:bCs w:val="0"/>
          <w:i/>
          <w:iCs/>
          <w:color w:val="000000"/>
          <w:sz w:val="28"/>
          <w:szCs w:val="28"/>
        </w:rPr>
        <w:t xml:space="preserve">sṛṅgāra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(conjugal), </w:t>
      </w:r>
      <w:r w:rsidRPr="00790008">
        <w:rPr>
          <w:rStyle w:val="BookTitle"/>
          <w:rFonts w:asciiTheme="minorHAnsi" w:hAnsiTheme="minorHAnsi" w:cstheme="minorHAnsi"/>
          <w:b w:val="0"/>
          <w:bCs w:val="0"/>
          <w:i/>
          <w:iCs/>
          <w:color w:val="000000"/>
          <w:sz w:val="28"/>
          <w:szCs w:val="28"/>
        </w:rPr>
        <w:t>vīra</w:t>
      </w:r>
      <w:r w:rsidRPr="00790008">
        <w:rPr>
          <w:rStyle w:val="BookTitle"/>
          <w:rFonts w:asciiTheme="minorHAnsi" w:hAnsiTheme="minorHAnsi" w:cstheme="minorHAnsi"/>
          <w:b w:val="0"/>
          <w:bCs w:val="0"/>
          <w:color w:val="000000"/>
          <w:sz w:val="28"/>
          <w:szCs w:val="28"/>
        </w:rPr>
        <w:t xml:space="preserve"> (chivalry), </w:t>
      </w:r>
      <w:r w:rsidRPr="00790008">
        <w:rPr>
          <w:rStyle w:val="BookTitle"/>
          <w:rFonts w:asciiTheme="minorHAnsi" w:hAnsiTheme="minorHAnsi" w:cstheme="minorHAnsi"/>
          <w:b w:val="0"/>
          <w:bCs w:val="0"/>
          <w:i/>
          <w:iCs/>
          <w:color w:val="000000"/>
          <w:sz w:val="28"/>
          <w:szCs w:val="28"/>
        </w:rPr>
        <w:t>karuṇa</w:t>
      </w:r>
      <w:r w:rsidRPr="00790008">
        <w:rPr>
          <w:rStyle w:val="BookTitle"/>
          <w:rFonts w:asciiTheme="minorHAnsi" w:hAnsiTheme="minorHAnsi" w:cstheme="minorHAnsi"/>
          <w:b w:val="0"/>
          <w:bCs w:val="0"/>
          <w:color w:val="000000"/>
          <w:sz w:val="28"/>
          <w:szCs w:val="28"/>
        </w:rPr>
        <w:t xml:space="preserve"> (compassion), </w:t>
      </w:r>
      <w:r w:rsidRPr="00790008">
        <w:rPr>
          <w:rStyle w:val="BookTitle"/>
          <w:rFonts w:asciiTheme="minorHAnsi" w:hAnsiTheme="minorHAnsi" w:cstheme="minorHAnsi"/>
          <w:b w:val="0"/>
          <w:bCs w:val="0"/>
          <w:i/>
          <w:iCs/>
          <w:color w:val="000000"/>
          <w:sz w:val="28"/>
          <w:szCs w:val="28"/>
        </w:rPr>
        <w:t>adbhuta</w:t>
      </w:r>
      <w:r w:rsidRPr="00790008">
        <w:rPr>
          <w:rStyle w:val="BookTitle"/>
          <w:rFonts w:asciiTheme="minorHAnsi" w:hAnsiTheme="minorHAnsi" w:cstheme="minorHAnsi"/>
          <w:b w:val="0"/>
          <w:bCs w:val="0"/>
          <w:color w:val="000000"/>
          <w:sz w:val="28"/>
          <w:szCs w:val="28"/>
        </w:rPr>
        <w:t xml:space="preserve"> (wonder), </w:t>
      </w:r>
      <w:r w:rsidRPr="00790008">
        <w:rPr>
          <w:rStyle w:val="BookTitle"/>
          <w:rFonts w:asciiTheme="minorHAnsi" w:hAnsiTheme="minorHAnsi" w:cstheme="minorHAnsi"/>
          <w:b w:val="0"/>
          <w:bCs w:val="0"/>
          <w:i/>
          <w:iCs/>
          <w:color w:val="000000"/>
          <w:sz w:val="28"/>
          <w:szCs w:val="28"/>
        </w:rPr>
        <w:t>hāsya</w:t>
      </w:r>
      <w:r w:rsidRPr="00790008">
        <w:rPr>
          <w:rStyle w:val="BookTitle"/>
          <w:rFonts w:asciiTheme="minorHAnsi" w:hAnsiTheme="minorHAnsi" w:cstheme="minorHAnsi"/>
          <w:b w:val="0"/>
          <w:bCs w:val="0"/>
          <w:color w:val="000000"/>
          <w:sz w:val="28"/>
          <w:szCs w:val="28"/>
        </w:rPr>
        <w:t xml:space="preserve"> [laughter], </w:t>
      </w:r>
      <w:r w:rsidRPr="00790008">
        <w:rPr>
          <w:rStyle w:val="BookTitle"/>
          <w:rFonts w:asciiTheme="minorHAnsi" w:hAnsiTheme="minorHAnsi" w:cstheme="minorHAnsi"/>
          <w:b w:val="0"/>
          <w:bCs w:val="0"/>
          <w:i/>
          <w:iCs/>
          <w:color w:val="000000"/>
          <w:sz w:val="28"/>
          <w:szCs w:val="28"/>
        </w:rPr>
        <w:t>bhayānaka</w:t>
      </w:r>
      <w:r w:rsidRPr="00790008">
        <w:rPr>
          <w:rStyle w:val="BookTitle"/>
          <w:rFonts w:asciiTheme="minorHAnsi" w:hAnsiTheme="minorHAnsi" w:cstheme="minorHAnsi"/>
          <w:b w:val="0"/>
          <w:bCs w:val="0"/>
          <w:color w:val="000000"/>
          <w:sz w:val="28"/>
          <w:szCs w:val="28"/>
        </w:rPr>
        <w:t xml:space="preserve"> (fear), </w:t>
      </w:r>
      <w:r w:rsidRPr="00790008">
        <w:rPr>
          <w:rStyle w:val="BookTitle"/>
          <w:rFonts w:asciiTheme="minorHAnsi" w:hAnsiTheme="minorHAnsi" w:cstheme="minorHAnsi"/>
          <w:b w:val="0"/>
          <w:bCs w:val="0"/>
          <w:i/>
          <w:iCs/>
          <w:color w:val="000000"/>
          <w:sz w:val="28"/>
          <w:szCs w:val="28"/>
        </w:rPr>
        <w:t>bībhatsa</w:t>
      </w:r>
      <w:r w:rsidRPr="00790008">
        <w:rPr>
          <w:rStyle w:val="BookTitle"/>
          <w:rFonts w:asciiTheme="minorHAnsi" w:hAnsiTheme="minorHAnsi" w:cstheme="minorHAnsi"/>
          <w:b w:val="0"/>
          <w:bCs w:val="0"/>
          <w:color w:val="000000"/>
          <w:sz w:val="28"/>
          <w:szCs w:val="28"/>
        </w:rPr>
        <w:t xml:space="preserve"> (disaster), </w:t>
      </w:r>
      <w:r w:rsidRPr="00790008">
        <w:rPr>
          <w:rStyle w:val="BookTitle"/>
          <w:rFonts w:asciiTheme="minorHAnsi" w:hAnsiTheme="minorHAnsi" w:cstheme="minorHAnsi"/>
          <w:b w:val="0"/>
          <w:bCs w:val="0"/>
          <w:i/>
          <w:iCs/>
          <w:color w:val="000000"/>
          <w:sz w:val="28"/>
          <w:szCs w:val="28"/>
        </w:rPr>
        <w:t>raudra</w:t>
      </w:r>
      <w:r w:rsidRPr="00790008">
        <w:rPr>
          <w:rStyle w:val="BookTitle"/>
          <w:rFonts w:asciiTheme="minorHAnsi" w:hAnsiTheme="minorHAnsi" w:cstheme="minorHAnsi"/>
          <w:b w:val="0"/>
          <w:bCs w:val="0"/>
          <w:color w:val="000000"/>
          <w:sz w:val="28"/>
          <w:szCs w:val="28"/>
        </w:rPr>
        <w:t xml:space="preserve"> (anger), and </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(neutrality). According to another opinion there are ten varieties—the above, plus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or parenthood. One should also consider the meanings of the heart’s desire, the confidential meaning or purport, happiness, ecstasy or loving sentiments, as well as the word </w:t>
      </w:r>
      <w:r w:rsidRPr="00790008">
        <w:rPr>
          <w:rStyle w:val="BookTitle"/>
          <w:rFonts w:asciiTheme="minorHAnsi" w:hAnsiTheme="minorHAnsi" w:cstheme="minorHAnsi"/>
          <w:b w:val="0"/>
          <w:bCs w:val="0"/>
          <w:i/>
          <w:iCs/>
          <w:color w:val="000000"/>
          <w:sz w:val="28"/>
          <w:szCs w:val="28"/>
        </w:rPr>
        <w:t xml:space="preserve">rasa </w:t>
      </w:r>
      <w:r w:rsidRPr="00790008">
        <w:rPr>
          <w:rStyle w:val="BookTitle"/>
          <w:rFonts w:asciiTheme="minorHAnsi" w:hAnsiTheme="minorHAnsi" w:cstheme="minorHAnsi"/>
          <w:b w:val="0"/>
          <w:bCs w:val="0"/>
          <w:color w:val="000000"/>
          <w:sz w:val="28"/>
          <w:szCs w:val="28"/>
        </w:rPr>
        <w:t xml:space="preserve">in the words </w:t>
      </w:r>
      <w:r w:rsidRPr="00790008">
        <w:rPr>
          <w:rStyle w:val="BookTitle"/>
          <w:rFonts w:asciiTheme="minorHAnsi" w:hAnsiTheme="minorHAnsi" w:cstheme="minorHAnsi"/>
          <w:b w:val="0"/>
          <w:bCs w:val="0"/>
          <w:i/>
          <w:iCs/>
          <w:color w:val="000000"/>
          <w:sz w:val="28"/>
          <w:szCs w:val="28"/>
        </w:rPr>
        <w:t xml:space="preserve">svarasa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svārasya</w:t>
      </w:r>
      <w:r w:rsidRPr="00790008">
        <w:rPr>
          <w:rStyle w:val="BookTitle"/>
          <w:rFonts w:asciiTheme="minorHAnsi" w:hAnsiTheme="minorHAnsi" w:cstheme="minorHAnsi"/>
          <w:b w:val="0"/>
          <w:bCs w:val="0"/>
          <w:color w:val="000000"/>
          <w:sz w:val="28"/>
          <w:szCs w:val="28"/>
        </w:rPr>
        <w:t>, which refers to the intention or desire.</w:t>
      </w:r>
    </w:p>
    <w:p w14:paraId="61CDDB38"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According to the transcendental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Bhakti-rasāmṛta-sindhu:</w:t>
      </w:r>
    </w:p>
    <w:p w14:paraId="315FD7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vyatītya bhāvanā-vartma      yaś camatkāra-bhāra-bhūḥ</w:t>
      </w:r>
      <w:r w:rsidRPr="00790008">
        <w:rPr>
          <w:rStyle w:val="BookTitle"/>
          <w:rFonts w:asciiTheme="minorHAnsi" w:hAnsiTheme="minorHAnsi" w:cstheme="minorHAnsi"/>
          <w:b w:val="0"/>
          <w:bCs w:val="0"/>
          <w:color w:val="000000"/>
          <w:sz w:val="28"/>
          <w:szCs w:val="28"/>
        </w:rPr>
        <w:br/>
        <w:t>hṛdi sattvojjvale bāḍhaṁ      svadate sa raso mataḥ</w:t>
      </w:r>
    </w:p>
    <w:p w14:paraId="44EA63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which is beyond imagination, heavy with wonder, and relished in the heart illumined with goodness—such is known as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6EEE80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sthāyī bhāvo ’tra sa proktaḥ      śrī-kṛṣṇa-viṣayā ratiḥ</w:t>
      </w:r>
    </w:p>
    <w:p w14:paraId="4EB6C28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“Continuous ecstatic love for Kṛṣṇa is called permanent ecstasy.”</w:t>
      </w:r>
    </w:p>
    <w:p w14:paraId="545108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Mother Śacī neglected or ignored the proposal for Nimāi’s marriage suggested by the best of the matchmakers, Vanamālī Ācārya, and changed the topic of conversation. Therefore Vanamālī did not get any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from Śacī’s words, rather he perceived an absence of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or dry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that is, he perceived an indifferent unchangeable mood. That is why in ordinary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literature dry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is not actually accepted as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because it is devoid of the reciprocation of feelings, as stated: </w:t>
      </w:r>
      <w:r w:rsidRPr="00790008">
        <w:rPr>
          <w:rStyle w:val="BookTitle"/>
          <w:rFonts w:asciiTheme="minorHAnsi" w:hAnsiTheme="minorHAnsi" w:cstheme="minorHAnsi"/>
          <w:b w:val="0"/>
          <w:bCs w:val="0"/>
          <w:i/>
          <w:iCs/>
          <w:color w:val="000000"/>
          <w:sz w:val="28"/>
          <w:szCs w:val="28"/>
        </w:rPr>
        <w:t>śamasya nirvikāratvān nāṭya-jñair naiṣa manyate</w:t>
      </w:r>
      <w:r w:rsidRPr="00790008">
        <w:rPr>
          <w:rStyle w:val="BookTitle"/>
          <w:rFonts w:asciiTheme="minorHAnsi" w:hAnsiTheme="minorHAnsi" w:cstheme="minorHAnsi"/>
          <w:b w:val="0"/>
          <w:bCs w:val="0"/>
          <w:color w:val="000000"/>
          <w:sz w:val="28"/>
          <w:szCs w:val="28"/>
        </w:rPr>
        <w:t xml:space="preserve">—“Due to the unchanging nature of </w:t>
      </w:r>
      <w:r w:rsidRPr="00790008">
        <w:rPr>
          <w:rStyle w:val="BookTitle"/>
          <w:rFonts w:asciiTheme="minorHAnsi" w:hAnsiTheme="minorHAnsi" w:cstheme="minorHAnsi"/>
          <w:b w:val="0"/>
          <w:bCs w:val="0"/>
          <w:i/>
          <w:iCs/>
          <w:color w:val="000000"/>
          <w:sz w:val="28"/>
          <w:szCs w:val="28"/>
        </w:rPr>
        <w:t>śama-bhāva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learned persons do not accept it as a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43CFAD02" w14:textId="34C2F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10.59</w:t>
      </w:r>
    </w:p>
    <w:p w14:paraId="112D01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769820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dekhā haila gauracandra-saṅge</w:t>
      </w:r>
      <w:r w:rsidRPr="00790008">
        <w:rPr>
          <w:rStyle w:val="BookTitle"/>
          <w:rFonts w:asciiTheme="minorHAnsi" w:hAnsiTheme="minorHAnsi" w:cstheme="minorHAnsi"/>
          <w:b w:val="0"/>
          <w:bCs w:val="0"/>
          <w:color w:val="000000"/>
          <w:sz w:val="28"/>
          <w:szCs w:val="28"/>
        </w:rPr>
        <w:br/>
        <w:t>tā’re dekhi’ āliṅgana kailā prabhu raṅge</w:t>
      </w:r>
    </w:p>
    <w:p w14:paraId="272BE784" w14:textId="03B5F5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he left, by providence he met Gauracandra, who happily embraced him.</w:t>
      </w:r>
    </w:p>
    <w:p w14:paraId="5A5D884C" w14:textId="320DFF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10.60</w:t>
      </w:r>
    </w:p>
    <w:p w14:paraId="5142A1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3EE645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bole,—“kaha, giyāchile kon bhite?”</w:t>
      </w:r>
      <w:r w:rsidRPr="00790008">
        <w:rPr>
          <w:rStyle w:val="BookTitle"/>
          <w:rFonts w:asciiTheme="minorHAnsi" w:hAnsiTheme="minorHAnsi" w:cstheme="minorHAnsi"/>
          <w:b w:val="0"/>
          <w:bCs w:val="0"/>
          <w:color w:val="000000"/>
          <w:sz w:val="28"/>
          <w:szCs w:val="28"/>
        </w:rPr>
        <w:br/>
        <w:t>dvija bole,—“tomāra jananī sambhāṣite</w:t>
      </w:r>
    </w:p>
    <w:p w14:paraId="0387734B" w14:textId="4517D8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inquired, “Tell me, where have you been?” The brāhmaṇa replied, “I was speaking with Your mother.</w:t>
      </w:r>
    </w:p>
    <w:p w14:paraId="7E5EB2A0" w14:textId="61D385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10.61</w:t>
      </w:r>
    </w:p>
    <w:p w14:paraId="11F78E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707CF1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vivāha lāgi’ balilāṅa tā’ne</w:t>
      </w:r>
      <w:r w:rsidRPr="00790008">
        <w:rPr>
          <w:rStyle w:val="BookTitle"/>
          <w:rFonts w:asciiTheme="minorHAnsi" w:hAnsiTheme="minorHAnsi" w:cstheme="minorHAnsi"/>
          <w:b w:val="0"/>
          <w:bCs w:val="0"/>
          <w:color w:val="000000"/>
          <w:sz w:val="28"/>
          <w:szCs w:val="28"/>
        </w:rPr>
        <w:br/>
        <w:t>nā jāni’ śuniyā śraddhā nā kailena kene?”</w:t>
      </w:r>
    </w:p>
    <w:p w14:paraId="2D075A6D" w14:textId="2314D0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offered her a proposal for Your marriage, but for some reason I don’t understand, she refused.”</w:t>
      </w:r>
    </w:p>
    <w:p w14:paraId="0E24C20C" w14:textId="32DCE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10.62</w:t>
      </w:r>
    </w:p>
    <w:p w14:paraId="3334ED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0CF68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tā’na vacana īśvara mauna hailā</w:t>
      </w:r>
      <w:r w:rsidRPr="00790008">
        <w:rPr>
          <w:rStyle w:val="BookTitle"/>
          <w:rFonts w:asciiTheme="minorHAnsi" w:hAnsiTheme="minorHAnsi" w:cstheme="minorHAnsi"/>
          <w:b w:val="0"/>
          <w:bCs w:val="0"/>
          <w:color w:val="000000"/>
          <w:sz w:val="28"/>
          <w:szCs w:val="28"/>
        </w:rPr>
        <w:br/>
        <w:t>hāsi’ tā’re sambhāṣiyā mandire āilā</w:t>
      </w:r>
    </w:p>
    <w:p w14:paraId="0FE3EB88" w14:textId="043C85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words, Nimāi remained silent for a moment. He then smiled and spoke a little more with the brāhmaṇa before returning to His house.</w:t>
      </w:r>
    </w:p>
    <w:p w14:paraId="35CF67E5" w14:textId="51849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10.63</w:t>
      </w:r>
    </w:p>
    <w:p w14:paraId="70D18B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58B94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hāsiyā bolena seikṣaṇe</w:t>
      </w:r>
      <w:r w:rsidRPr="00790008">
        <w:rPr>
          <w:rStyle w:val="BookTitle"/>
          <w:rFonts w:asciiTheme="minorHAnsi" w:hAnsiTheme="minorHAnsi" w:cstheme="minorHAnsi"/>
          <w:b w:val="0"/>
          <w:bCs w:val="0"/>
          <w:color w:val="000000"/>
          <w:sz w:val="28"/>
          <w:szCs w:val="28"/>
        </w:rPr>
        <w:br/>
        <w:t>“ācāryere sambhāṣā nā kaile bhāla kene?”</w:t>
      </w:r>
    </w:p>
    <w:p w14:paraId="7F0E1D09" w14:textId="4FDE12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got home, He asked His mother, “Why didn’t you respect the brāhmaṇa’s proposal?”</w:t>
      </w:r>
    </w:p>
    <w:p w14:paraId="5B7CCE17" w14:textId="1E4909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10.64</w:t>
      </w:r>
    </w:p>
    <w:p w14:paraId="5DFB3C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5B0EA5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iṅgita pāi’ śacī haraṣitā</w:t>
      </w:r>
      <w:r w:rsidRPr="00790008">
        <w:rPr>
          <w:rStyle w:val="BookTitle"/>
          <w:rFonts w:asciiTheme="minorHAnsi" w:hAnsiTheme="minorHAnsi" w:cstheme="minorHAnsi"/>
          <w:b w:val="0"/>
          <w:bCs w:val="0"/>
          <w:color w:val="000000"/>
          <w:sz w:val="28"/>
          <w:szCs w:val="28"/>
        </w:rPr>
        <w:br/>
        <w:t>āra dine vipre āni’ kahilena kathā</w:t>
      </w:r>
    </w:p>
    <w:p w14:paraId="68579D8B" w14:textId="26D1D6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receive an indication from her son. The next day she called the brāhmaṇa to her home.</w:t>
      </w:r>
    </w:p>
    <w:p w14:paraId="0443CAAC" w14:textId="702E10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10.65</w:t>
      </w:r>
    </w:p>
    <w:p w14:paraId="37C2CE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9B2E3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śacī bole,—“vipra, kāli ye kahilā tumi</w:t>
      </w:r>
      <w:r w:rsidRPr="00790008">
        <w:rPr>
          <w:rStyle w:val="BookTitle"/>
          <w:rFonts w:asciiTheme="minorHAnsi" w:hAnsiTheme="minorHAnsi" w:cstheme="minorHAnsi"/>
          <w:b w:val="0"/>
          <w:bCs w:val="0"/>
          <w:color w:val="000000"/>
          <w:sz w:val="28"/>
          <w:szCs w:val="28"/>
        </w:rPr>
        <w:br/>
        <w:t>śīghra tāhā karāha,—kahinu ei āmi”</w:t>
      </w:r>
    </w:p>
    <w:p w14:paraId="2E39A31C" w14:textId="5BE420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said, “O brāhmaṇa, I’ve decided that you may immediately arrange what you proposed yesterday.”</w:t>
      </w:r>
    </w:p>
    <w:p w14:paraId="7433457B" w14:textId="597D0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10.66</w:t>
      </w:r>
    </w:p>
    <w:p w14:paraId="6DFD77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D07B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caraṇa-dhūli laiyā brāhmaṇa</w:t>
      </w:r>
      <w:r w:rsidRPr="00790008">
        <w:rPr>
          <w:rStyle w:val="BookTitle"/>
          <w:rFonts w:asciiTheme="minorHAnsi" w:hAnsiTheme="minorHAnsi" w:cstheme="minorHAnsi"/>
          <w:b w:val="0"/>
          <w:bCs w:val="0"/>
          <w:color w:val="000000"/>
          <w:sz w:val="28"/>
          <w:szCs w:val="28"/>
        </w:rPr>
        <w:br/>
        <w:t>seikṣaṇe calilena vallabha-bhavana</w:t>
      </w:r>
    </w:p>
    <w:p w14:paraId="11094617" w14:textId="3ECF2D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took the dust from Mother Śacī’s feet and immediately left for the house of Vallabhācārya.</w:t>
      </w:r>
    </w:p>
    <w:p w14:paraId="2BD28CF0" w14:textId="2402F9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10.67</w:t>
      </w:r>
    </w:p>
    <w:p w14:paraId="4775AF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349D6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dekhi’ sambhrame tāhāne</w:t>
      </w:r>
      <w:r w:rsidRPr="00790008">
        <w:rPr>
          <w:rStyle w:val="BookTitle"/>
          <w:rFonts w:asciiTheme="minorHAnsi" w:hAnsiTheme="minorHAnsi" w:cstheme="minorHAnsi"/>
          <w:b w:val="0"/>
          <w:bCs w:val="0"/>
          <w:color w:val="000000"/>
          <w:sz w:val="28"/>
          <w:szCs w:val="28"/>
        </w:rPr>
        <w:br/>
        <w:t>bahu-māna kari’ vasāilena āsane</w:t>
      </w:r>
    </w:p>
    <w:p w14:paraId="1C0C4CA6" w14:textId="1B48CF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brāhmaṇa, Vallabha offered him a seat with great respect.</w:t>
      </w:r>
    </w:p>
    <w:p w14:paraId="1EE531CE" w14:textId="19EC90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10.68</w:t>
      </w:r>
    </w:p>
    <w:p w14:paraId="59B479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35256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ācārya bolena,—“śuna, āmāra vacana</w:t>
      </w:r>
      <w:r w:rsidRPr="00790008">
        <w:rPr>
          <w:rStyle w:val="BookTitle"/>
          <w:rFonts w:asciiTheme="minorHAnsi" w:hAnsiTheme="minorHAnsi" w:cstheme="minorHAnsi"/>
          <w:b w:val="0"/>
          <w:bCs w:val="0"/>
          <w:color w:val="000000"/>
          <w:sz w:val="28"/>
          <w:szCs w:val="28"/>
        </w:rPr>
        <w:br/>
        <w:t>kanyā-vivāhera ebe kara’ su-lagana</w:t>
      </w:r>
    </w:p>
    <w:p w14:paraId="34A205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Vanamālī Ācārya said, “Please hear me. Choose an auspicious day for the marriage of your daughter.</w:t>
      </w:r>
    </w:p>
    <w:p w14:paraId="0365E0D8" w14:textId="6F5BED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su-lagana</w:t>
      </w:r>
      <w:r w:rsidRPr="00790008">
        <w:rPr>
          <w:rStyle w:val="BookTitle"/>
          <w:rFonts w:asciiTheme="minorHAnsi" w:hAnsiTheme="minorHAnsi" w:cstheme="minorHAnsi"/>
          <w:b w:val="0"/>
          <w:bCs w:val="0"/>
          <w:color w:val="000000"/>
          <w:sz w:val="28"/>
          <w:szCs w:val="28"/>
        </w:rPr>
        <w:t xml:space="preserve"> means “an auspicious time.” The portion of the zodiac that appears on the eastern horizon at a particular time is called the </w:t>
      </w:r>
      <w:r w:rsidRPr="00790008">
        <w:rPr>
          <w:rStyle w:val="BookTitle"/>
          <w:rFonts w:asciiTheme="minorHAnsi" w:hAnsiTheme="minorHAnsi" w:cstheme="minorHAnsi"/>
          <w:b w:val="0"/>
          <w:bCs w:val="0"/>
          <w:i/>
          <w:iCs/>
          <w:color w:val="000000"/>
          <w:sz w:val="28"/>
          <w:szCs w:val="28"/>
        </w:rPr>
        <w:t>udaya-lagna</w:t>
      </w:r>
      <w:r w:rsidRPr="00790008">
        <w:rPr>
          <w:rStyle w:val="BookTitle"/>
          <w:rFonts w:asciiTheme="minorHAnsi" w:hAnsiTheme="minorHAnsi" w:cstheme="minorHAnsi"/>
          <w:b w:val="0"/>
          <w:bCs w:val="0"/>
          <w:color w:val="000000"/>
          <w:sz w:val="28"/>
          <w:szCs w:val="28"/>
        </w:rPr>
        <w:t xml:space="preserve">, or rising sign. Since the zodiac is divided into twelve, each part is known as a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w:t>
      </w:r>
    </w:p>
    <w:p w14:paraId="766F5DF0" w14:textId="3A28DF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10.69</w:t>
      </w:r>
    </w:p>
    <w:p w14:paraId="2973A5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5DCB43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miśra-purandara-putra—nāma viśvambhara</w:t>
      </w:r>
      <w:r w:rsidRPr="00790008">
        <w:rPr>
          <w:rStyle w:val="BookTitle"/>
          <w:rFonts w:asciiTheme="minorHAnsi" w:hAnsiTheme="minorHAnsi" w:cstheme="minorHAnsi"/>
          <w:b w:val="0"/>
          <w:bCs w:val="0"/>
          <w:color w:val="000000"/>
          <w:sz w:val="28"/>
          <w:szCs w:val="28"/>
        </w:rPr>
        <w:br/>
        <w:t>parama-paṇḍita, sarva-guṇera sāgara</w:t>
      </w:r>
    </w:p>
    <w:p w14:paraId="13EE7DA4" w14:textId="78C94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son of Jagannātha Miśra, Śrī Viśvambhara, is highly learned and an ocean of good qualities.</w:t>
      </w:r>
    </w:p>
    <w:p w14:paraId="3F56B23A" w14:textId="6A0AAD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10.70</w:t>
      </w:r>
    </w:p>
    <w:p w14:paraId="7C0037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956E5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kanyāra yogya sei mahāśaya</w:t>
      </w:r>
      <w:r w:rsidRPr="00790008">
        <w:rPr>
          <w:rStyle w:val="BookTitle"/>
          <w:rFonts w:asciiTheme="minorHAnsi" w:hAnsiTheme="minorHAnsi" w:cstheme="minorHAnsi"/>
          <w:b w:val="0"/>
          <w:bCs w:val="0"/>
          <w:color w:val="000000"/>
          <w:sz w:val="28"/>
          <w:szCs w:val="28"/>
        </w:rPr>
        <w:br/>
        <w:t>kahilāṅa ei, kara yadi citte laya</w:t>
      </w:r>
    </w:p>
    <w:p w14:paraId="4FEDD192" w14:textId="59D8B2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“This great personality is the proper match for your daughter. Now you decide what you would like to do.”</w:t>
      </w:r>
    </w:p>
    <w:p w14:paraId="718DA22E" w14:textId="37EC30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10.71</w:t>
      </w:r>
    </w:p>
    <w:p w14:paraId="6193BE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2B6E11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vallabhācārya bolena hariṣe</w:t>
      </w:r>
      <w:r w:rsidRPr="00790008">
        <w:rPr>
          <w:rStyle w:val="BookTitle"/>
          <w:rFonts w:asciiTheme="minorHAnsi" w:hAnsiTheme="minorHAnsi" w:cstheme="minorHAnsi"/>
          <w:b w:val="0"/>
          <w:bCs w:val="0"/>
          <w:color w:val="000000"/>
          <w:sz w:val="28"/>
          <w:szCs w:val="28"/>
        </w:rPr>
        <w:br/>
        <w:t>“sehena kanyāra pati mile bhāgyavaśe</w:t>
      </w:r>
    </w:p>
    <w:p w14:paraId="3CF2C847" w14:textId="45AD7B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joyfully replied, “Such a husband for my daughter is achieved by great fortune.</w:t>
      </w:r>
    </w:p>
    <w:p w14:paraId="48FA1F90" w14:textId="4E195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10.72-73</w:t>
      </w:r>
    </w:p>
    <w:p w14:paraId="3E99B4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72-73</w:t>
      </w:r>
    </w:p>
    <w:p w14:paraId="299B31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yadi suprasanna hayena āmāre</w:t>
      </w:r>
      <w:r w:rsidRPr="00790008">
        <w:rPr>
          <w:rStyle w:val="BookTitle"/>
          <w:rFonts w:asciiTheme="minorHAnsi" w:hAnsiTheme="minorHAnsi" w:cstheme="minorHAnsi"/>
          <w:b w:val="0"/>
          <w:bCs w:val="0"/>
          <w:color w:val="000000"/>
          <w:sz w:val="28"/>
          <w:szCs w:val="28"/>
        </w:rPr>
        <w:br/>
        <w:t>athavā kamalā-gaurī santuṣṭā kanyāre</w:t>
      </w:r>
    </w:p>
    <w:p w14:paraId="4D02DC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se se hena āsi’ milibe jāmātā</w:t>
      </w:r>
      <w:r w:rsidRPr="00790008">
        <w:rPr>
          <w:rStyle w:val="BookTitle"/>
          <w:rFonts w:asciiTheme="minorHAnsi" w:hAnsiTheme="minorHAnsi" w:cstheme="minorHAnsi"/>
          <w:b w:val="0"/>
          <w:bCs w:val="0"/>
          <w:color w:val="000000"/>
          <w:sz w:val="28"/>
          <w:szCs w:val="28"/>
        </w:rPr>
        <w:br/>
        <w:t>avilambe tumi ihā karaha sarvathā</w:t>
      </w:r>
    </w:p>
    <w:p w14:paraId="6E54988F" w14:textId="38A27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Kṛṣṇa is pleased with me and Lakṣmī and Pārvatī are pleased with my daughter, then I will blessed with such a husband for my daughter. You may arrange everything without delay.</w:t>
      </w:r>
    </w:p>
    <w:p w14:paraId="3E6D88A1" w14:textId="3764B0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10.74</w:t>
      </w:r>
    </w:p>
    <w:p w14:paraId="0B1F6A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76D767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vacana balite lajjā pāi</w:t>
      </w:r>
      <w:r w:rsidRPr="00790008">
        <w:rPr>
          <w:rStyle w:val="BookTitle"/>
          <w:rFonts w:asciiTheme="minorHAnsi" w:hAnsiTheme="minorHAnsi" w:cstheme="minorHAnsi"/>
          <w:b w:val="0"/>
          <w:bCs w:val="0"/>
          <w:color w:val="000000"/>
          <w:sz w:val="28"/>
          <w:szCs w:val="28"/>
        </w:rPr>
        <w:br/>
        <w:t>āmi se nirdhana, kichu dite śakti nāi</w:t>
      </w:r>
    </w:p>
    <w:p w14:paraId="05D37E5C" w14:textId="01C828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I have one request that I am embarrassed to disclose. I am poor and have no means to offer a dowry.</w:t>
      </w:r>
    </w:p>
    <w:p w14:paraId="1DA34958" w14:textId="41781A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10.75</w:t>
      </w:r>
    </w:p>
    <w:p w14:paraId="1C417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E4C0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kanyā-mātra diba pañca-haritakī diyā</w:t>
      </w:r>
      <w:r w:rsidRPr="00790008">
        <w:rPr>
          <w:rStyle w:val="BookTitle"/>
          <w:rFonts w:asciiTheme="minorHAnsi" w:hAnsiTheme="minorHAnsi" w:cstheme="minorHAnsi"/>
          <w:b w:val="0"/>
          <w:bCs w:val="0"/>
          <w:color w:val="000000"/>
          <w:sz w:val="28"/>
          <w:szCs w:val="28"/>
        </w:rPr>
        <w:br/>
        <w:t>sabe ei ājñā tumi ānibe māgiyā”</w:t>
      </w:r>
    </w:p>
    <w:p w14:paraId="1C50D035" w14:textId="4098BB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offer only five haritakī [myrobalan] fruits along with my daughter. Please beg their consent.”</w:t>
      </w:r>
    </w:p>
    <w:p w14:paraId="635045F6" w14:textId="04389A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10.76</w:t>
      </w:r>
    </w:p>
    <w:p w14:paraId="1998DD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D441C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vallabha-miśrera vākya śuniyā ācārya</w:t>
      </w:r>
      <w:r w:rsidRPr="00790008">
        <w:rPr>
          <w:rStyle w:val="BookTitle"/>
          <w:rFonts w:asciiTheme="minorHAnsi" w:hAnsiTheme="minorHAnsi" w:cstheme="minorHAnsi"/>
          <w:b w:val="0"/>
          <w:bCs w:val="0"/>
          <w:color w:val="000000"/>
          <w:sz w:val="28"/>
          <w:szCs w:val="28"/>
        </w:rPr>
        <w:br/>
        <w:t>santoṣe āilā siddhi kari’ sarva kārya</w:t>
      </w:r>
    </w:p>
    <w:p w14:paraId="6B68173C" w14:textId="06E57E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Hearing the words of Vallabha Miśra, Vanamālī Ācārya happily completed all </w:t>
      </w:r>
      <w:r w:rsidRPr="00790008">
        <w:rPr>
          <w:rStyle w:val="BookTitle"/>
          <w:rFonts w:asciiTheme="minorHAnsi" w:hAnsiTheme="minorHAnsi" w:cstheme="minorHAnsi"/>
          <w:b/>
          <w:bCs/>
          <w:color w:val="800000"/>
          <w:sz w:val="28"/>
          <w:szCs w:val="28"/>
        </w:rPr>
        <w:lastRenderedPageBreak/>
        <w:t>the formalities.</w:t>
      </w:r>
    </w:p>
    <w:p w14:paraId="1350369C" w14:textId="071B1A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10.77</w:t>
      </w:r>
    </w:p>
    <w:p w14:paraId="074BC2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EDE0D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siddhi-kathā āsiyā kahilā āi-sthāne</w:t>
      </w:r>
      <w:r w:rsidRPr="00790008">
        <w:rPr>
          <w:rStyle w:val="BookTitle"/>
          <w:rFonts w:asciiTheme="minorHAnsi" w:hAnsiTheme="minorHAnsi" w:cstheme="minorHAnsi"/>
          <w:b w:val="0"/>
          <w:bCs w:val="0"/>
          <w:color w:val="000000"/>
          <w:sz w:val="28"/>
          <w:szCs w:val="28"/>
        </w:rPr>
        <w:br/>
        <w:t>“saphala haila kārya kara’ śubha-kṣaṇe”</w:t>
      </w:r>
    </w:p>
    <w:p w14:paraId="7659D154" w14:textId="291392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returned to Mother Śacī’s house and informed Mother Śacī, “The formalities have been completed. Now you may choose an auspicious time for the ceremony.”</w:t>
      </w:r>
    </w:p>
    <w:p w14:paraId="6EC07255" w14:textId="10A946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10.78</w:t>
      </w:r>
    </w:p>
    <w:p w14:paraId="67EF19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10C4F5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āpta loka śuni’ sabe haraṣita hailā</w:t>
      </w:r>
      <w:r w:rsidRPr="00790008">
        <w:rPr>
          <w:rStyle w:val="BookTitle"/>
          <w:rFonts w:asciiTheme="minorHAnsi" w:hAnsiTheme="minorHAnsi" w:cstheme="minorHAnsi"/>
          <w:b w:val="0"/>
          <w:bCs w:val="0"/>
          <w:color w:val="000000"/>
          <w:sz w:val="28"/>
          <w:szCs w:val="28"/>
        </w:rPr>
        <w:br/>
        <w:t>sabei udyoga āsi’ karite lāgilā</w:t>
      </w:r>
    </w:p>
    <w:p w14:paraId="034E6C68" w14:textId="57A930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Lord’s relatives heard the news, they joyfully began to make arrangements.</w:t>
      </w:r>
    </w:p>
    <w:p w14:paraId="72A18BA0" w14:textId="7D95C6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10.79</w:t>
      </w:r>
    </w:p>
    <w:p w14:paraId="3A765B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816DF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adhivāsa-lagna karilena śubha-dine</w:t>
      </w:r>
      <w:r w:rsidRPr="00790008">
        <w:rPr>
          <w:rStyle w:val="BookTitle"/>
          <w:rFonts w:asciiTheme="minorHAnsi" w:hAnsiTheme="minorHAnsi" w:cstheme="minorHAnsi"/>
          <w:b w:val="0"/>
          <w:bCs w:val="0"/>
          <w:color w:val="000000"/>
          <w:sz w:val="28"/>
          <w:szCs w:val="28"/>
        </w:rPr>
        <w:br/>
        <w:t>nṛtya, gītā, nānā vādya vā’ya naṭa-gaṇe</w:t>
      </w:r>
    </w:p>
    <w:p w14:paraId="58C2E6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 auspicious day they held the Adhivāsa ceremony, during which people danced and sang while musicians played various instruments.</w:t>
      </w:r>
    </w:p>
    <w:p w14:paraId="3DEEBF1A" w14:textId="46B640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rituals in which sandalwood pulp and flower garlands are offered the day before an auspicious ceremony is called Adhivāsa.</w:t>
      </w:r>
    </w:p>
    <w:p w14:paraId="0B2620A4" w14:textId="609D4B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10.80</w:t>
      </w:r>
    </w:p>
    <w:p w14:paraId="50BEDF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4CC969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dvija-gaṇa kare veda-dhvani</w:t>
      </w:r>
      <w:r w:rsidRPr="00790008">
        <w:rPr>
          <w:rStyle w:val="BookTitle"/>
          <w:rFonts w:asciiTheme="minorHAnsi" w:hAnsiTheme="minorHAnsi" w:cstheme="minorHAnsi"/>
          <w:b w:val="0"/>
          <w:bCs w:val="0"/>
          <w:color w:val="000000"/>
          <w:sz w:val="28"/>
          <w:szCs w:val="28"/>
        </w:rPr>
        <w:br/>
        <w:t>madhye candra-sama vasilena dvija-maṇi</w:t>
      </w:r>
    </w:p>
    <w:p w14:paraId="36E335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around the brāhmaṇas recited Vedic hymns as Nimāi, the jewel of the twice-born, appeared like the moon in their midst.</w:t>
      </w:r>
    </w:p>
    <w:p w14:paraId="268C2DFA" w14:textId="48105D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performing the ritualistic ceremonies and purificatory rites prescribed in the</w:t>
      </w:r>
      <w:r w:rsidRPr="00790008">
        <w:rPr>
          <w:rStyle w:val="BookTitle"/>
          <w:rFonts w:asciiTheme="minorHAnsi" w:hAnsiTheme="minorHAnsi" w:cstheme="minorHAnsi"/>
          <w:b w:val="0"/>
          <w:bCs w:val="0"/>
          <w:i/>
          <w:iCs/>
          <w:color w:val="000000"/>
          <w:sz w:val="28"/>
          <w:szCs w:val="28"/>
        </w:rPr>
        <w:t xml:space="preserve"> gṛha-sūtras</w:t>
      </w:r>
      <w:r w:rsidRPr="00790008">
        <w:rPr>
          <w:rStyle w:val="BookTitle"/>
          <w:rFonts w:asciiTheme="minorHAnsi" w:hAnsiTheme="minorHAnsi" w:cstheme="minorHAnsi"/>
          <w:b w:val="0"/>
          <w:bCs w:val="0"/>
          <w:color w:val="000000"/>
          <w:sz w:val="28"/>
          <w:szCs w:val="28"/>
        </w:rPr>
        <w:t xml:space="preserve">, Vedic mantras are recited. </w:t>
      </w:r>
      <w:r w:rsidRPr="00790008">
        <w:rPr>
          <w:rStyle w:val="BookTitle"/>
          <w:rFonts w:asciiTheme="minorHAnsi" w:hAnsiTheme="minorHAnsi" w:cstheme="minorHAnsi"/>
          <w:b w:val="0"/>
          <w:bCs w:val="0"/>
          <w:i/>
          <w:iCs/>
          <w:color w:val="000000"/>
          <w:sz w:val="28"/>
          <w:szCs w:val="28"/>
        </w:rPr>
        <w:t>Udvāha</w:t>
      </w:r>
      <w:r w:rsidRPr="00790008">
        <w:rPr>
          <w:rStyle w:val="BookTitle"/>
          <w:rFonts w:asciiTheme="minorHAnsi" w:hAnsiTheme="minorHAnsi" w:cstheme="minorHAnsi"/>
          <w:b w:val="0"/>
          <w:bCs w:val="0"/>
          <w:color w:val="000000"/>
          <w:sz w:val="28"/>
          <w:szCs w:val="28"/>
        </w:rPr>
        <w:t xml:space="preserve">, or the marriage ceremony, is one of the forty-eight, sixteen, or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w:t>
      </w:r>
    </w:p>
    <w:p w14:paraId="6ACCA815" w14:textId="7D61D5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10.81</w:t>
      </w:r>
    </w:p>
    <w:p w14:paraId="48592C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890A7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īśvarere gandha-mālya diyā śubha-kṣaṇe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adhivāsa karilena āpta-vipra-gaṇe</w:t>
      </w:r>
    </w:p>
    <w:p w14:paraId="6E628FCF" w14:textId="65DBB3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moment the relatives and brāhmaṇas offered sandalwood pulp and flower garlands to the Lord, thereby completing the Adhivāsa ceremony.</w:t>
      </w:r>
    </w:p>
    <w:p w14:paraId="5633F5A1" w14:textId="210404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10.82</w:t>
      </w:r>
    </w:p>
    <w:p w14:paraId="2262FE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3A1045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gandha, candana, tāmbūla, mālā diyā</w:t>
      </w:r>
      <w:r w:rsidRPr="00790008">
        <w:rPr>
          <w:rStyle w:val="BookTitle"/>
          <w:rFonts w:asciiTheme="minorHAnsi" w:hAnsiTheme="minorHAnsi" w:cstheme="minorHAnsi"/>
          <w:b w:val="0"/>
          <w:bCs w:val="0"/>
          <w:color w:val="000000"/>
          <w:sz w:val="28"/>
          <w:szCs w:val="28"/>
        </w:rPr>
        <w:br/>
        <w:t>brāhmaṇa-gaṇere tuṣilena harṣa haiyā</w:t>
      </w:r>
    </w:p>
    <w:p w14:paraId="636D0B8A" w14:textId="206ABE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relatives also satisfied the brāhmaṇas by offering them sandalwood pulp, betel nuts, and flower garlands.</w:t>
      </w:r>
    </w:p>
    <w:p w14:paraId="6960938F" w14:textId="620327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10.83</w:t>
      </w:r>
    </w:p>
    <w:p w14:paraId="3909B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4C878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āsi’ yathā-vidhi-rūpe</w:t>
      </w:r>
      <w:r w:rsidRPr="00790008">
        <w:rPr>
          <w:rStyle w:val="BookTitle"/>
          <w:rFonts w:asciiTheme="minorHAnsi" w:hAnsiTheme="minorHAnsi" w:cstheme="minorHAnsi"/>
          <w:b w:val="0"/>
          <w:bCs w:val="0"/>
          <w:color w:val="000000"/>
          <w:sz w:val="28"/>
          <w:szCs w:val="28"/>
        </w:rPr>
        <w:br/>
        <w:t>adhivāsa karāiyā gelena kautuke</w:t>
      </w:r>
    </w:p>
    <w:p w14:paraId="0B9E04FA" w14:textId="1D50EE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tradition, Vallabhācārya also came and joyfully took part in the Adhivāsa ceremony.</w:t>
      </w:r>
    </w:p>
    <w:p w14:paraId="4831ADCE" w14:textId="471CA8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10.84</w:t>
      </w:r>
    </w:p>
    <w:p w14:paraId="34E5A0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39C8C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prabhāte uṭhiyā prabhu kari’ snāna-dāna</w:t>
      </w:r>
      <w:r w:rsidRPr="00790008">
        <w:rPr>
          <w:rStyle w:val="BookTitle"/>
          <w:rFonts w:asciiTheme="minorHAnsi" w:hAnsiTheme="minorHAnsi" w:cstheme="minorHAnsi"/>
          <w:b w:val="0"/>
          <w:bCs w:val="0"/>
          <w:color w:val="000000"/>
          <w:sz w:val="28"/>
          <w:szCs w:val="28"/>
        </w:rPr>
        <w:br/>
        <w:t>pitṛ-gaṇe pūjilena kariyā samāna</w:t>
      </w:r>
    </w:p>
    <w:p w14:paraId="73154420" w14:textId="59C2DC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Nimāi woke the next morning, He took bath, gave charity, and respectfully worshiped His forefathers.</w:t>
      </w:r>
    </w:p>
    <w:p w14:paraId="11E36B00" w14:textId="79B7EC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10.85</w:t>
      </w:r>
    </w:p>
    <w:p w14:paraId="5C8C9D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7EEA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nṛtya-gīta-vādye mahā uṭhila maṅgala</w:t>
      </w:r>
      <w:r w:rsidRPr="00790008">
        <w:rPr>
          <w:rStyle w:val="BookTitle"/>
          <w:rFonts w:asciiTheme="minorHAnsi" w:hAnsiTheme="minorHAnsi" w:cstheme="minorHAnsi"/>
          <w:b w:val="0"/>
          <w:bCs w:val="0"/>
          <w:color w:val="000000"/>
          <w:sz w:val="28"/>
          <w:szCs w:val="28"/>
        </w:rPr>
        <w:br/>
        <w:t>catur-dike ’leha-deha’ śuni kolāhala</w:t>
      </w:r>
    </w:p>
    <w:p w14:paraId="58A06666" w14:textId="47D315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Auspicious sounds of singing, dancing, and musical instruments filled the atmosphere. Everywhere excited people were calling out, “Take this! Give that!”</w:t>
      </w:r>
    </w:p>
    <w:p w14:paraId="1C852BA7" w14:textId="7AC72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10.86</w:t>
      </w:r>
    </w:p>
    <w:p w14:paraId="3BE85B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10C327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vā milila āsi’ pati-vratā-gaṇa</w:t>
      </w:r>
      <w:r w:rsidRPr="00790008">
        <w:rPr>
          <w:rStyle w:val="BookTitle"/>
          <w:rFonts w:asciiTheme="minorHAnsi" w:hAnsiTheme="minorHAnsi" w:cstheme="minorHAnsi"/>
          <w:b w:val="0"/>
          <w:bCs w:val="0"/>
          <w:color w:val="000000"/>
          <w:sz w:val="28"/>
          <w:szCs w:val="28"/>
        </w:rPr>
        <w:br/>
        <w:t>kateka vā iṣṭa mitra brāhmaṇa sajjana</w:t>
      </w:r>
    </w:p>
    <w:p w14:paraId="36E278D3" w14:textId="691975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chaste women, well-wishers, friends, and respected brāhmaṇas graced the function.</w:t>
      </w:r>
    </w:p>
    <w:p w14:paraId="2942198F" w14:textId="07EB6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10.87</w:t>
      </w:r>
    </w:p>
    <w:p w14:paraId="67DB53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87</w:t>
      </w:r>
    </w:p>
    <w:p w14:paraId="6A262C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kalā, sindūra, tāmbūla, taila diyā</w:t>
      </w:r>
      <w:r w:rsidRPr="00790008">
        <w:rPr>
          <w:rStyle w:val="BookTitle"/>
          <w:rFonts w:asciiTheme="minorHAnsi" w:hAnsiTheme="minorHAnsi" w:cstheme="minorHAnsi"/>
          <w:b w:val="0"/>
          <w:bCs w:val="0"/>
          <w:color w:val="000000"/>
          <w:sz w:val="28"/>
          <w:szCs w:val="28"/>
        </w:rPr>
        <w:br/>
        <w:t>strī-gaṇere āi tuṣilena harṣa hañā</w:t>
      </w:r>
    </w:p>
    <w:p w14:paraId="24AC4337" w14:textId="29D84D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happily satisfied the ladies with puffed rice, bananas, vermilion, betel, and oil.</w:t>
      </w:r>
    </w:p>
    <w:p w14:paraId="7F9B6154" w14:textId="39F2EB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10.88</w:t>
      </w:r>
    </w:p>
    <w:p w14:paraId="06F1D7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6E996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deva-gaṇa, deva-vadhu-gaṇa—nara-rūpe</w:t>
      </w:r>
      <w:r w:rsidRPr="00790008">
        <w:rPr>
          <w:rStyle w:val="BookTitle"/>
          <w:rFonts w:asciiTheme="minorHAnsi" w:hAnsiTheme="minorHAnsi" w:cstheme="minorHAnsi"/>
          <w:b w:val="0"/>
          <w:bCs w:val="0"/>
          <w:color w:val="000000"/>
          <w:sz w:val="28"/>
          <w:szCs w:val="28"/>
        </w:rPr>
        <w:br/>
        <w:t>prabhura vivāhe āsi’ āchena kautuke</w:t>
      </w:r>
    </w:p>
    <w:p w14:paraId="7E85AB80" w14:textId="557C26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Demigods and their wives took the form of humans and also happily attended the Lord’s marriage.</w:t>
      </w:r>
    </w:p>
    <w:p w14:paraId="69115AAA" w14:textId="3F6F5A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10.89</w:t>
      </w:r>
    </w:p>
    <w:p w14:paraId="59D00D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1F2C76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ei-mata vidhi-krame</w:t>
      </w:r>
      <w:r w:rsidRPr="00790008">
        <w:rPr>
          <w:rStyle w:val="BookTitle"/>
          <w:rFonts w:asciiTheme="minorHAnsi" w:hAnsiTheme="minorHAnsi" w:cstheme="minorHAnsi"/>
          <w:b w:val="0"/>
          <w:bCs w:val="0"/>
          <w:color w:val="000000"/>
          <w:sz w:val="28"/>
          <w:szCs w:val="28"/>
        </w:rPr>
        <w:br/>
        <w:t>karilena deva-pitṛ-kārya harṣa-mane</w:t>
      </w:r>
    </w:p>
    <w:p w14:paraId="48E9B57D" w14:textId="1A3931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joyfully worshiped the demigods and forefathers according to Vedic injunctions.</w:t>
      </w:r>
    </w:p>
    <w:p w14:paraId="48E44B76" w14:textId="6052E9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10.90</w:t>
      </w:r>
    </w:p>
    <w:p w14:paraId="792FB9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179AB1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śubha-kṣaṇe go-dhūli-samaye</w:t>
      </w:r>
      <w:r w:rsidRPr="00790008">
        <w:rPr>
          <w:rStyle w:val="BookTitle"/>
          <w:rFonts w:asciiTheme="minorHAnsi" w:hAnsiTheme="minorHAnsi" w:cstheme="minorHAnsi"/>
          <w:b w:val="0"/>
          <w:bCs w:val="0"/>
          <w:color w:val="000000"/>
          <w:sz w:val="28"/>
          <w:szCs w:val="28"/>
        </w:rPr>
        <w:br/>
        <w:t>yātrā kari’ āilena miśrera ālaye</w:t>
      </w:r>
    </w:p>
    <w:p w14:paraId="336A74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time, at dusk, the Lord arrived at the house of Vallabhācārya.</w:t>
      </w:r>
    </w:p>
    <w:p w14:paraId="6713AE74" w14:textId="45784E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go-dhūli-samaya</w:t>
      </w:r>
      <w:r w:rsidRPr="00790008">
        <w:rPr>
          <w:rStyle w:val="BookTitle"/>
          <w:rFonts w:asciiTheme="minorHAnsi" w:hAnsiTheme="minorHAnsi" w:cstheme="minorHAnsi"/>
          <w:b w:val="0"/>
          <w:bCs w:val="0"/>
          <w:color w:val="000000"/>
          <w:sz w:val="28"/>
          <w:szCs w:val="28"/>
        </w:rPr>
        <w:t xml:space="preserve"> refers to the time of sunset when the herds of cows return to the </w:t>
      </w:r>
      <w:r w:rsidRPr="00790008">
        <w:rPr>
          <w:rStyle w:val="BookTitle"/>
          <w:rFonts w:asciiTheme="minorHAnsi" w:hAnsiTheme="minorHAnsi" w:cstheme="minorHAnsi"/>
          <w:b w:val="0"/>
          <w:bCs w:val="0"/>
          <w:i/>
          <w:iCs/>
          <w:color w:val="000000"/>
          <w:sz w:val="28"/>
          <w:szCs w:val="28"/>
        </w:rPr>
        <w:t>gośālā</w:t>
      </w:r>
      <w:r w:rsidRPr="00790008">
        <w:rPr>
          <w:rStyle w:val="BookTitle"/>
          <w:rFonts w:asciiTheme="minorHAnsi" w:hAnsiTheme="minorHAnsi" w:cstheme="minorHAnsi"/>
          <w:b w:val="0"/>
          <w:bCs w:val="0"/>
          <w:color w:val="000000"/>
          <w:sz w:val="28"/>
          <w:szCs w:val="28"/>
        </w:rPr>
        <w:t xml:space="preserve"> and the dust from their hooves covers the sky. Generally this is a suitable for auspicious activities like marriage. This time has three symptoms: (1) in autumn and winter season when the sun rays are mild and the sun appears to be red ball, (2) in summer and spring season when the sun is setting and only half of it is visible, and (3) in rainy and fall season when the sun becomes invisible after setting.</w:t>
      </w:r>
    </w:p>
    <w:p w14:paraId="79189318" w14:textId="17552C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10.91</w:t>
      </w:r>
    </w:p>
    <w:p w14:paraId="3ED002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75DF9F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āsileha mātra, miśra goṣṭhī-sane</w:t>
      </w:r>
      <w:r w:rsidRPr="00790008">
        <w:rPr>
          <w:rStyle w:val="BookTitle"/>
          <w:rFonts w:asciiTheme="minorHAnsi" w:hAnsiTheme="minorHAnsi" w:cstheme="minorHAnsi"/>
          <w:b w:val="0"/>
          <w:bCs w:val="0"/>
          <w:color w:val="000000"/>
          <w:sz w:val="28"/>
          <w:szCs w:val="28"/>
        </w:rPr>
        <w:br/>
        <w:t>ānanda-sāgare magna hailā sabe mane</w:t>
      </w:r>
    </w:p>
    <w:p w14:paraId="09B932B7" w14:textId="24874E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soon as the Lord arrived, Vallabhācārya and his associates </w:t>
      </w:r>
      <w:commentRangeStart w:id="148"/>
      <w:r w:rsidRPr="00790008">
        <w:rPr>
          <w:rStyle w:val="BookTitle"/>
          <w:rFonts w:asciiTheme="minorHAnsi" w:hAnsiTheme="minorHAnsi" w:cstheme="minorHAnsi"/>
          <w:b/>
          <w:bCs/>
          <w:color w:val="800000"/>
          <w:sz w:val="28"/>
          <w:szCs w:val="28"/>
        </w:rPr>
        <w:t xml:space="preserve">drown </w:t>
      </w:r>
      <w:commentRangeEnd w:id="148"/>
      <w:r w:rsidR="00FC007D">
        <w:rPr>
          <w:rStyle w:val="CommentReference"/>
          <w:b w:val="0"/>
          <w:bCs w:val="0"/>
          <w:color w:val="auto"/>
        </w:rPr>
        <w:commentReference w:id="148"/>
      </w:r>
      <w:r w:rsidRPr="00790008">
        <w:rPr>
          <w:rStyle w:val="BookTitle"/>
          <w:rFonts w:asciiTheme="minorHAnsi" w:hAnsiTheme="minorHAnsi" w:cstheme="minorHAnsi"/>
          <w:b/>
          <w:bCs/>
          <w:color w:val="800000"/>
          <w:sz w:val="28"/>
          <w:szCs w:val="28"/>
        </w:rPr>
        <w:t xml:space="preserve">in an ocean </w:t>
      </w:r>
      <w:r w:rsidRPr="00790008">
        <w:rPr>
          <w:rStyle w:val="BookTitle"/>
          <w:rFonts w:asciiTheme="minorHAnsi" w:hAnsiTheme="minorHAnsi" w:cstheme="minorHAnsi"/>
          <w:b/>
          <w:bCs/>
          <w:color w:val="800000"/>
          <w:sz w:val="28"/>
          <w:szCs w:val="28"/>
        </w:rPr>
        <w:lastRenderedPageBreak/>
        <w:t>of bliss.</w:t>
      </w:r>
    </w:p>
    <w:p w14:paraId="20DB5306" w14:textId="64FF91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10.92</w:t>
      </w:r>
    </w:p>
    <w:p w14:paraId="190CDE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9870B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āsana diyā yathā-vidhi-rūpe</w:t>
      </w:r>
      <w:r w:rsidRPr="00790008">
        <w:rPr>
          <w:rStyle w:val="BookTitle"/>
          <w:rFonts w:asciiTheme="minorHAnsi" w:hAnsiTheme="minorHAnsi" w:cstheme="minorHAnsi"/>
          <w:b w:val="0"/>
          <w:bCs w:val="0"/>
          <w:color w:val="000000"/>
          <w:sz w:val="28"/>
          <w:szCs w:val="28"/>
        </w:rPr>
        <w:br/>
        <w:t>jāmātāre vasāilā parama-kautuke</w:t>
      </w:r>
    </w:p>
    <w:p w14:paraId="01430E5F" w14:textId="1EF3C9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respectfully offered a seat to his son-in-law and welcomed Him according to Vedic injunctions.</w:t>
      </w:r>
    </w:p>
    <w:p w14:paraId="048AF881" w14:textId="151B84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10.93</w:t>
      </w:r>
    </w:p>
    <w:p w14:paraId="626C23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E2BD2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śeṣe sarva-alaṅkāre kariyā bhūṣita</w:t>
      </w:r>
      <w:r w:rsidRPr="00790008">
        <w:rPr>
          <w:rStyle w:val="BookTitle"/>
          <w:rFonts w:asciiTheme="minorHAnsi" w:hAnsiTheme="minorHAnsi" w:cstheme="minorHAnsi"/>
          <w:b w:val="0"/>
          <w:bCs w:val="0"/>
          <w:color w:val="000000"/>
          <w:sz w:val="28"/>
          <w:szCs w:val="28"/>
        </w:rPr>
        <w:br/>
        <w:t>lakṣmī-kanyā ānilena prabhura samīpa</w:t>
      </w:r>
    </w:p>
    <w:p w14:paraId="2A9A8C64" w14:textId="1CBF9E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then had his beautifully decorated daughter brought before the Lord.</w:t>
      </w:r>
    </w:p>
    <w:p w14:paraId="06089446" w14:textId="3AAC02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10.94</w:t>
      </w:r>
    </w:p>
    <w:p w14:paraId="122D00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FE3CB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hari-dhvani sarva-loke lāgila karite</w:t>
      </w:r>
      <w:r w:rsidRPr="00790008">
        <w:rPr>
          <w:rStyle w:val="BookTitle"/>
          <w:rFonts w:asciiTheme="minorHAnsi" w:hAnsiTheme="minorHAnsi" w:cstheme="minorHAnsi"/>
          <w:b w:val="0"/>
          <w:bCs w:val="0"/>
          <w:color w:val="000000"/>
          <w:sz w:val="28"/>
          <w:szCs w:val="28"/>
        </w:rPr>
        <w:br/>
        <w:t>tulilena sabhe lakṣmīre pṛthvī haite</w:t>
      </w:r>
    </w:p>
    <w:p w14:paraId="1B4D6494" w14:textId="724944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began to chant the names of Hari as they lifted Lakṣmī off the ground.</w:t>
      </w:r>
    </w:p>
    <w:p w14:paraId="03183326" w14:textId="617570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10.95</w:t>
      </w:r>
    </w:p>
    <w:p w14:paraId="526EE0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3F94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pradakṣiṇa kari’ sapta-bāra</w:t>
      </w:r>
      <w:r w:rsidRPr="00790008">
        <w:rPr>
          <w:rStyle w:val="BookTitle"/>
          <w:rFonts w:asciiTheme="minorHAnsi" w:hAnsiTheme="minorHAnsi" w:cstheme="minorHAnsi"/>
          <w:b w:val="0"/>
          <w:bCs w:val="0"/>
          <w:color w:val="000000"/>
          <w:sz w:val="28"/>
          <w:szCs w:val="28"/>
        </w:rPr>
        <w:br/>
        <w:t>yoḍa-haste rahilena kari’ namaskāra</w:t>
      </w:r>
    </w:p>
    <w:p w14:paraId="451EA248" w14:textId="60FAE3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Lakṣmī was carried around Nimāi seven times. As they placed her before Him, she offered Him obeisances with folded hands.</w:t>
      </w:r>
    </w:p>
    <w:p w14:paraId="43448976" w14:textId="70D022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10.96</w:t>
      </w:r>
    </w:p>
    <w:p w14:paraId="375A3D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E656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haila puṣpa-mālā-phelā-pheli</w:t>
      </w:r>
      <w:r w:rsidRPr="00790008">
        <w:rPr>
          <w:rStyle w:val="BookTitle"/>
          <w:rFonts w:asciiTheme="minorHAnsi" w:hAnsiTheme="minorHAnsi" w:cstheme="minorHAnsi"/>
          <w:b w:val="0"/>
          <w:bCs w:val="0"/>
          <w:color w:val="000000"/>
          <w:sz w:val="28"/>
          <w:szCs w:val="28"/>
        </w:rPr>
        <w:br/>
        <w:t>lakṣmī-nārāyaṇa doṅhe mahā-kutūhalī</w:t>
      </w:r>
    </w:p>
    <w:p w14:paraId="37717C57" w14:textId="5CC436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finally exchanged flower garlands, Lakṣmī and the original Nārāyaṇa were both greatly pleased.</w:t>
      </w:r>
    </w:p>
    <w:p w14:paraId="17BBDAC4" w14:textId="146676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10.97</w:t>
      </w:r>
    </w:p>
    <w:p w14:paraId="1CC45D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24831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divya-mālā diyā lakṣmī prabhura caraṇe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namaskari’ karilena ātma-samarpaṇe</w:t>
      </w:r>
    </w:p>
    <w:p w14:paraId="4FF176ED" w14:textId="4363AF4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Lakṣmī offered flower garlands at the feet of the Lord, she offered Him obeisances with full surrender.</w:t>
      </w:r>
    </w:p>
    <w:p w14:paraId="7D6C375D" w14:textId="771ED3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10.98</w:t>
      </w:r>
    </w:p>
    <w:p w14:paraId="3B94DF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09AED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sarva-dike mahā jaya-jaya-hari-dhvani</w:t>
      </w:r>
      <w:r w:rsidRPr="00790008">
        <w:rPr>
          <w:rStyle w:val="BookTitle"/>
          <w:rFonts w:asciiTheme="minorHAnsi" w:hAnsiTheme="minorHAnsi" w:cstheme="minorHAnsi"/>
          <w:b w:val="0"/>
          <w:bCs w:val="0"/>
          <w:color w:val="000000"/>
          <w:sz w:val="28"/>
          <w:szCs w:val="28"/>
        </w:rPr>
        <w:br/>
        <w:t>uṭhila paramānanda, āra nāhi śuni</w:t>
      </w:r>
    </w:p>
    <w:p w14:paraId="61C1E604" w14:textId="06AF2F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that could be heard was the ecstatic chanting of “All glories to the Supreme Personality of Godhead, Lord Hari!”</w:t>
      </w:r>
    </w:p>
    <w:p w14:paraId="66A2111A" w14:textId="30DDE6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10.99</w:t>
      </w:r>
    </w:p>
    <w:p w14:paraId="7276F0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0109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śrī-mukha-candrikā kari’ rase</w:t>
      </w:r>
      <w:r w:rsidRPr="00790008">
        <w:rPr>
          <w:rStyle w:val="BookTitle"/>
          <w:rFonts w:asciiTheme="minorHAnsi" w:hAnsiTheme="minorHAnsi" w:cstheme="minorHAnsi"/>
          <w:b w:val="0"/>
          <w:bCs w:val="0"/>
          <w:color w:val="000000"/>
          <w:sz w:val="28"/>
          <w:szCs w:val="28"/>
        </w:rPr>
        <w:br/>
        <w:t>vasilena prabhu, lakṣmī kari vāma-pāśe</w:t>
      </w:r>
    </w:p>
    <w:p w14:paraId="668E0CC9" w14:textId="147538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after they performed the ceremony of seeing each other’s face for the first time, the Lord sat down with Lakṣmī on His left.</w:t>
      </w:r>
    </w:p>
    <w:p w14:paraId="728D60B2" w14:textId="3114FF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10.100</w:t>
      </w:r>
    </w:p>
    <w:p w14:paraId="34C37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6878C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prathama-vayasa prabhu jiniñā madana</w:t>
      </w:r>
      <w:r w:rsidRPr="00790008">
        <w:rPr>
          <w:rStyle w:val="BookTitle"/>
          <w:rFonts w:asciiTheme="minorHAnsi" w:hAnsiTheme="minorHAnsi" w:cstheme="minorHAnsi"/>
          <w:b w:val="0"/>
          <w:bCs w:val="0"/>
          <w:color w:val="000000"/>
          <w:sz w:val="28"/>
          <w:szCs w:val="28"/>
        </w:rPr>
        <w:br/>
        <w:t>vāma-pāśe lakṣmī vasilena seikṣaṇa</w:t>
      </w:r>
    </w:p>
    <w:p w14:paraId="43A0069C" w14:textId="47C25D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fresh youthful beauty defeated that of Cupid, as Lakṣmī then sat at His left side.</w:t>
      </w:r>
    </w:p>
    <w:p w14:paraId="6D2A5FE4" w14:textId="1D7D47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10.101</w:t>
      </w:r>
    </w:p>
    <w:p w14:paraId="0DADAA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F634C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śobhā, ki, sukha se haila miśra-ghare</w:t>
      </w:r>
      <w:r w:rsidRPr="00790008">
        <w:rPr>
          <w:rStyle w:val="BookTitle"/>
          <w:rFonts w:asciiTheme="minorHAnsi" w:hAnsiTheme="minorHAnsi" w:cstheme="minorHAnsi"/>
          <w:b w:val="0"/>
          <w:bCs w:val="0"/>
          <w:color w:val="000000"/>
          <w:sz w:val="28"/>
          <w:szCs w:val="28"/>
        </w:rPr>
        <w:br/>
        <w:t>kon jana tāhā varṇibāre śakti dhare?</w:t>
      </w:r>
    </w:p>
    <w:p w14:paraId="5DE6011A" w14:textId="193132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that wonderful scene and the happiness that was experienced at the house of Vallabha Miśra?</w:t>
      </w:r>
    </w:p>
    <w:p w14:paraId="5BC52C3E" w14:textId="7A1755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10.102</w:t>
      </w:r>
    </w:p>
    <w:p w14:paraId="363F32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4C7BF0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vallabha karite kanyā dāna</w:t>
      </w:r>
      <w:r w:rsidRPr="00790008">
        <w:rPr>
          <w:rStyle w:val="BookTitle"/>
          <w:rFonts w:asciiTheme="minorHAnsi" w:hAnsiTheme="minorHAnsi" w:cstheme="minorHAnsi"/>
          <w:b w:val="0"/>
          <w:bCs w:val="0"/>
          <w:color w:val="000000"/>
          <w:sz w:val="28"/>
          <w:szCs w:val="28"/>
        </w:rPr>
        <w:br/>
        <w:t>vasilena yehena bhīṣmaka vidyamāna</w:t>
      </w:r>
    </w:p>
    <w:p w14:paraId="6414F6E4" w14:textId="6F73E7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last, Vallabhācārya, who is nondifferent from Bhīṣmaka, sat down to give away his daughter.</w:t>
      </w:r>
    </w:p>
    <w:p w14:paraId="13506BA9" w14:textId="3B3610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10.103-104</w:t>
      </w:r>
    </w:p>
    <w:p w14:paraId="0F3EFC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103-104</w:t>
      </w:r>
    </w:p>
    <w:p w14:paraId="7E60E70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ye-caraṇe pādya diyā śaṅkara-brahmāra</w:t>
      </w:r>
      <w:r w:rsidRPr="00790008">
        <w:rPr>
          <w:rStyle w:val="BookTitle"/>
          <w:rFonts w:asciiTheme="minorHAnsi" w:hAnsiTheme="minorHAnsi" w:cstheme="minorHAnsi"/>
          <w:b w:val="0"/>
          <w:bCs w:val="0"/>
          <w:color w:val="000000"/>
          <w:sz w:val="28"/>
          <w:szCs w:val="28"/>
        </w:rPr>
        <w:br/>
        <w:t>jagat sṛjite śakti haila sabāra</w:t>
      </w:r>
    </w:p>
    <w:p w14:paraId="3F8D5C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pāda-padme pādya dilā vipra-vara</w:t>
      </w:r>
      <w:r w:rsidRPr="00790008">
        <w:rPr>
          <w:rStyle w:val="BookTitle"/>
          <w:rFonts w:asciiTheme="minorHAnsi" w:hAnsiTheme="minorHAnsi" w:cstheme="minorHAnsi"/>
          <w:b w:val="0"/>
          <w:bCs w:val="0"/>
          <w:color w:val="000000"/>
          <w:sz w:val="28"/>
          <w:szCs w:val="28"/>
        </w:rPr>
        <w:br/>
        <w:t>vastra-mālya-candane bhūṣiyā kalevara</w:t>
      </w:r>
    </w:p>
    <w:p w14:paraId="32663E16" w14:textId="49CFA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same lotus feet that are worshiped by Śaṅkara and Brahmā to obtain the power of creation were now worshiped by the respected brāhmaṇa, Vallabhācārya. He then also decorated the body of the Lord with cloth, flower garlands, and sandalwood pulp.</w:t>
      </w:r>
    </w:p>
    <w:p w14:paraId="1768AD7C" w14:textId="76D9AB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10.105</w:t>
      </w:r>
    </w:p>
    <w:p w14:paraId="25D419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B492A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yathā-vidhi-rūpe kanyā kari’ samarpaṇa</w:t>
      </w:r>
      <w:r w:rsidRPr="00790008">
        <w:rPr>
          <w:rStyle w:val="BookTitle"/>
          <w:rFonts w:asciiTheme="minorHAnsi" w:hAnsiTheme="minorHAnsi" w:cstheme="minorHAnsi"/>
          <w:b w:val="0"/>
          <w:bCs w:val="0"/>
          <w:color w:val="000000"/>
          <w:sz w:val="28"/>
          <w:szCs w:val="28"/>
        </w:rPr>
        <w:br/>
        <w:t>ānanda-sāgare magna hailā brāhmaṇa</w:t>
      </w:r>
    </w:p>
    <w:p w14:paraId="48DDCCB6" w14:textId="2D30FC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duly offering his daughter to the Lord, the brāhmaṇa became absorbed in an ocean of bliss.</w:t>
      </w:r>
    </w:p>
    <w:p w14:paraId="00033538" w14:textId="591D62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10.106</w:t>
      </w:r>
    </w:p>
    <w:p w14:paraId="161D43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33DC2B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yata kichu kula-vyavahāra āche</w:t>
      </w:r>
      <w:r w:rsidRPr="00790008">
        <w:rPr>
          <w:rStyle w:val="BookTitle"/>
          <w:rFonts w:asciiTheme="minorHAnsi" w:hAnsiTheme="minorHAnsi" w:cstheme="minorHAnsi"/>
          <w:b w:val="0"/>
          <w:bCs w:val="0"/>
          <w:color w:val="000000"/>
          <w:sz w:val="28"/>
          <w:szCs w:val="28"/>
        </w:rPr>
        <w:br/>
        <w:t>pati-vratā-gaṇa tāhā karilena pāche</w:t>
      </w:r>
    </w:p>
    <w:p w14:paraId="52D724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chaste women performed the various traditional family rituals.</w:t>
      </w:r>
    </w:p>
    <w:p w14:paraId="2FC1D185" w14:textId="161586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kula-vyavahāra</w:t>
      </w:r>
      <w:r w:rsidRPr="00790008">
        <w:rPr>
          <w:rStyle w:val="BookTitle"/>
          <w:rFonts w:asciiTheme="minorHAnsi" w:hAnsiTheme="minorHAnsi" w:cstheme="minorHAnsi"/>
          <w:b w:val="0"/>
          <w:bCs w:val="0"/>
          <w:color w:val="000000"/>
          <w:sz w:val="28"/>
          <w:szCs w:val="28"/>
        </w:rPr>
        <w:t xml:space="preserve"> refers to the activities of women.</w:t>
      </w:r>
    </w:p>
    <w:p w14:paraId="398F984F" w14:textId="676BD6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10.107</w:t>
      </w:r>
    </w:p>
    <w:p w14:paraId="54D2E2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0556B2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rātri tathāya thāki tabe āra dine</w:t>
      </w:r>
      <w:r w:rsidRPr="00790008">
        <w:rPr>
          <w:rStyle w:val="BookTitle"/>
          <w:rFonts w:asciiTheme="minorHAnsi" w:hAnsiTheme="minorHAnsi" w:cstheme="minorHAnsi"/>
          <w:b w:val="0"/>
          <w:bCs w:val="0"/>
          <w:color w:val="000000"/>
          <w:sz w:val="28"/>
          <w:szCs w:val="28"/>
        </w:rPr>
        <w:br/>
        <w:t>nija-gṛhe calilena prabhu lakṣmī-sane</w:t>
      </w:r>
    </w:p>
    <w:p w14:paraId="71A6674A" w14:textId="208ABB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night the Lord stayed at the house of Vallabhācārya, and the next day He returned home with Lakṣmī.</w:t>
      </w:r>
    </w:p>
    <w:p w14:paraId="17D56C35" w14:textId="7467E7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10.108</w:t>
      </w:r>
    </w:p>
    <w:p w14:paraId="71A4FD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41B7D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sahita prabhu caḍiyā dolāya</w:t>
      </w:r>
      <w:r w:rsidRPr="00790008">
        <w:rPr>
          <w:rStyle w:val="BookTitle"/>
          <w:rFonts w:asciiTheme="minorHAnsi" w:hAnsiTheme="minorHAnsi" w:cstheme="minorHAnsi"/>
          <w:b w:val="0"/>
          <w:bCs w:val="0"/>
          <w:color w:val="000000"/>
          <w:sz w:val="28"/>
          <w:szCs w:val="28"/>
        </w:rPr>
        <w:br/>
        <w:t>āisena, dekhite sakala loka dhāya</w:t>
      </w:r>
    </w:p>
    <w:p w14:paraId="4E96C4DB" w14:textId="6A1288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and Lakṣmī were carried home in a palanquin, people came running out of their house to see them.</w:t>
      </w:r>
    </w:p>
    <w:p w14:paraId="090AE5D8" w14:textId="152679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10.109</w:t>
      </w:r>
    </w:p>
    <w:p w14:paraId="022052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109</w:t>
      </w:r>
    </w:p>
    <w:p w14:paraId="5881A5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mālya, alaṅkāra, mukuṭa, candana</w:t>
      </w:r>
      <w:r w:rsidRPr="00790008">
        <w:rPr>
          <w:rStyle w:val="BookTitle"/>
          <w:rFonts w:asciiTheme="minorHAnsi" w:hAnsiTheme="minorHAnsi" w:cstheme="minorHAnsi"/>
          <w:b w:val="0"/>
          <w:bCs w:val="0"/>
          <w:color w:val="000000"/>
          <w:sz w:val="28"/>
          <w:szCs w:val="28"/>
        </w:rPr>
        <w:br/>
        <w:t>kajjvale ujjvala dui lakṣmī-nārāyaṇa</w:t>
      </w:r>
    </w:p>
    <w:p w14:paraId="4BDF2BB5" w14:textId="0DBAF6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Lakṣmī and the original Nārāyaṇa were wonderfully decorated with sandalwood paste, flower garlands, ornaments, crowns, and bright kajjala.</w:t>
      </w:r>
    </w:p>
    <w:p w14:paraId="4B9CA0AF" w14:textId="28DAC7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10.110</w:t>
      </w:r>
    </w:p>
    <w:p w14:paraId="52CD4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BDBFE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sarva-loka dekhi’ mātra ’dhanya dhanya’ bole</w:t>
      </w:r>
      <w:r w:rsidRPr="00790008">
        <w:rPr>
          <w:rStyle w:val="BookTitle"/>
          <w:rFonts w:asciiTheme="minorHAnsi" w:hAnsiTheme="minorHAnsi" w:cstheme="minorHAnsi"/>
          <w:b w:val="0"/>
          <w:bCs w:val="0"/>
          <w:color w:val="000000"/>
          <w:sz w:val="28"/>
          <w:szCs w:val="28"/>
        </w:rPr>
        <w:br/>
        <w:t>viśeṣe strī-gaṇa ati paḍilena bhole</w:t>
      </w:r>
    </w:p>
    <w:p w14:paraId="476CE6A5" w14:textId="00B286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who saw them exclaimed, “How wonderful!” The ladies were all particularly amazed.</w:t>
      </w:r>
    </w:p>
    <w:p w14:paraId="37D913B2" w14:textId="5F6A23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10.111</w:t>
      </w:r>
    </w:p>
    <w:p w14:paraId="1DD55F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02713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“kata-kāla e vā bhāgyavatī hara-gaurī</w:t>
      </w:r>
      <w:r w:rsidRPr="00790008">
        <w:rPr>
          <w:rStyle w:val="BookTitle"/>
          <w:rFonts w:asciiTheme="minorHAnsi" w:hAnsiTheme="minorHAnsi" w:cstheme="minorHAnsi"/>
          <w:b w:val="0"/>
          <w:bCs w:val="0"/>
          <w:color w:val="000000"/>
          <w:sz w:val="28"/>
          <w:szCs w:val="28"/>
        </w:rPr>
        <w:br/>
        <w:t>niṣkapaṭe sevilena kata-bhakti kari</w:t>
      </w:r>
    </w:p>
    <w:p w14:paraId="1412319C" w14:textId="21AD4B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“They exactly resemble Śiva and Pārvatī. They must have worshiped the Lord without duplicity for a long time.</w:t>
      </w:r>
    </w:p>
    <w:p w14:paraId="1905F8C1" w14:textId="0C5861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10.112</w:t>
      </w:r>
    </w:p>
    <w:p w14:paraId="1524B7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264F65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alpa-bhāgye kanyāra ki hena svāmī mile?</w:t>
      </w:r>
      <w:r w:rsidRPr="00790008">
        <w:rPr>
          <w:rStyle w:val="BookTitle"/>
          <w:rFonts w:asciiTheme="minorHAnsi" w:hAnsiTheme="minorHAnsi" w:cstheme="minorHAnsi"/>
          <w:b w:val="0"/>
          <w:bCs w:val="0"/>
          <w:color w:val="000000"/>
          <w:sz w:val="28"/>
          <w:szCs w:val="28"/>
        </w:rPr>
        <w:br/>
        <w:t>ei hara-gaurī hena bujhi”—keha bole</w:t>
      </w:r>
    </w:p>
    <w:p w14:paraId="5B6069F4" w14:textId="462C23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 less fortunate girl possibly get such a nice husband? I conclude that they are Śiva and Pārvatī.”</w:t>
      </w:r>
    </w:p>
    <w:p w14:paraId="1CCDA0B7" w14:textId="503B69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10.113</w:t>
      </w:r>
    </w:p>
    <w:p w14:paraId="179B55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DC9E2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bole,—“indra-śacī, rati vā madana”</w:t>
      </w:r>
      <w:r w:rsidRPr="00790008">
        <w:rPr>
          <w:rStyle w:val="BookTitle"/>
          <w:rFonts w:asciiTheme="minorHAnsi" w:hAnsiTheme="minorHAnsi" w:cstheme="minorHAnsi"/>
          <w:b w:val="0"/>
          <w:bCs w:val="0"/>
          <w:color w:val="000000"/>
          <w:sz w:val="28"/>
          <w:szCs w:val="28"/>
        </w:rPr>
        <w:br/>
        <w:t>kona nārī bole—“ei lakṣmī-nārāyaṇa”</w:t>
      </w:r>
    </w:p>
    <w:p w14:paraId="02426DFD" w14:textId="4F05D5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“They resemble Indra and Śacī or Madana and Rati.” One girl said, “They are Lakṣmī and Nārāyaṇa.”</w:t>
      </w:r>
    </w:p>
    <w:p w14:paraId="49823A6F" w14:textId="427C3C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10.114</w:t>
      </w:r>
    </w:p>
    <w:p w14:paraId="24087E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758D9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nārī-gaṇa bole—“yena sītā-rāma</w:t>
      </w:r>
      <w:r w:rsidRPr="00790008">
        <w:rPr>
          <w:rStyle w:val="BookTitle"/>
          <w:rFonts w:asciiTheme="minorHAnsi" w:hAnsiTheme="minorHAnsi" w:cstheme="minorHAnsi"/>
          <w:b w:val="0"/>
          <w:bCs w:val="0"/>
          <w:color w:val="000000"/>
          <w:sz w:val="28"/>
          <w:szCs w:val="28"/>
        </w:rPr>
        <w:br/>
        <w:t>dolopari śobhiyāche ati anupama</w:t>
      </w:r>
    </w:p>
    <w:p w14:paraId="71C2F4F4" w14:textId="350FB9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Another girl said, “By their unparalleled beauty, it appears Sītā and Rāma are seated on that palanquin.”</w:t>
      </w:r>
    </w:p>
    <w:p w14:paraId="5F3C2DB9" w14:textId="43DFF7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10.115</w:t>
      </w:r>
    </w:p>
    <w:p w14:paraId="22B30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34802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nānā-rūpe bole nārī-gaṇe</w:t>
      </w:r>
      <w:r w:rsidRPr="00790008">
        <w:rPr>
          <w:rStyle w:val="BookTitle"/>
          <w:rFonts w:asciiTheme="minorHAnsi" w:hAnsiTheme="minorHAnsi" w:cstheme="minorHAnsi"/>
          <w:b w:val="0"/>
          <w:bCs w:val="0"/>
          <w:color w:val="000000"/>
          <w:sz w:val="28"/>
          <w:szCs w:val="28"/>
        </w:rPr>
        <w:br/>
        <w:t>śubha-dṛṣṭye sabe dekhe lakṣmī-nārāyaṇa</w:t>
      </w:r>
    </w:p>
    <w:p w14:paraId="6B0E6EFC" w14:textId="669EC0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girls spoke in various ways as they joyfully watched Lakṣmī and the original Nārāyaṇa.</w:t>
      </w:r>
    </w:p>
    <w:p w14:paraId="23C4ACDD" w14:textId="7CB7A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10.116</w:t>
      </w:r>
    </w:p>
    <w:p w14:paraId="4B2862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75B651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nṛtya-gīta-vādya-kolāhale</w:t>
      </w:r>
      <w:r w:rsidRPr="00790008">
        <w:rPr>
          <w:rStyle w:val="BookTitle"/>
          <w:rFonts w:asciiTheme="minorHAnsi" w:hAnsiTheme="minorHAnsi" w:cstheme="minorHAnsi"/>
          <w:b w:val="0"/>
          <w:bCs w:val="0"/>
          <w:color w:val="000000"/>
          <w:sz w:val="28"/>
          <w:szCs w:val="28"/>
        </w:rPr>
        <w:br/>
        <w:t>nija-gṛhe prabhu āilena sandhyā-kāle</w:t>
      </w:r>
    </w:p>
    <w:p w14:paraId="21E7D12F" w14:textId="2C954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couple arrived at Nimāi’s house in the evening, they were festively greeted by dancing, singing, and the playing of musical instruments.</w:t>
      </w:r>
    </w:p>
    <w:p w14:paraId="5550CF37" w14:textId="56F578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10.117</w:t>
      </w:r>
    </w:p>
    <w:p w14:paraId="182A54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5E91B4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śacīdevī vipra-patnī-gaṇa laiyā</w:t>
      </w:r>
      <w:r w:rsidRPr="00790008">
        <w:rPr>
          <w:rStyle w:val="BookTitle"/>
          <w:rFonts w:asciiTheme="minorHAnsi" w:hAnsiTheme="minorHAnsi" w:cstheme="minorHAnsi"/>
          <w:b w:val="0"/>
          <w:bCs w:val="0"/>
          <w:color w:val="000000"/>
          <w:sz w:val="28"/>
          <w:szCs w:val="28"/>
        </w:rPr>
        <w:br/>
        <w:t>putra-vadhū ghare ānilena harṣa haiyā</w:t>
      </w:r>
    </w:p>
    <w:p w14:paraId="7F668B73" w14:textId="6E62C7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with some other brāhmaṇa ladies then jubilantly welcomed her daughter-in-law home.</w:t>
      </w:r>
    </w:p>
    <w:p w14:paraId="1C00BA02" w14:textId="6380F0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10.118</w:t>
      </w:r>
    </w:p>
    <w:p w14:paraId="62ECA2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73EFB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dvija-ādi yata jāti naṭa bājaniyā</w:t>
      </w:r>
      <w:r w:rsidRPr="00790008">
        <w:rPr>
          <w:rStyle w:val="BookTitle"/>
          <w:rFonts w:asciiTheme="minorHAnsi" w:hAnsiTheme="minorHAnsi" w:cstheme="minorHAnsi"/>
          <w:b w:val="0"/>
          <w:bCs w:val="0"/>
          <w:color w:val="000000"/>
          <w:sz w:val="28"/>
          <w:szCs w:val="28"/>
        </w:rPr>
        <w:br/>
        <w:t>sabāre tuṣilā dhana, vastra, vākya diyā</w:t>
      </w:r>
    </w:p>
    <w:p w14:paraId="5D75A339" w14:textId="16C739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Mother Śacī satisfied the brāhmaṇas, musicians, and dancers with money, cloth, and sweet words.</w:t>
      </w:r>
    </w:p>
    <w:p w14:paraId="0503AC55" w14:textId="25FA7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10.119</w:t>
      </w:r>
    </w:p>
    <w:p w14:paraId="78F6FE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BFF7C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prabhura vivāha-puṇya-kathā</w:t>
      </w:r>
      <w:r w:rsidRPr="00790008">
        <w:rPr>
          <w:rStyle w:val="BookTitle"/>
          <w:rFonts w:asciiTheme="minorHAnsi" w:hAnsiTheme="minorHAnsi" w:cstheme="minorHAnsi"/>
          <w:b w:val="0"/>
          <w:bCs w:val="0"/>
          <w:color w:val="000000"/>
          <w:sz w:val="28"/>
          <w:szCs w:val="28"/>
        </w:rPr>
        <w:br/>
        <w:t>tāhāra saṁsāra-bandha nā haya sarvathā</w:t>
      </w:r>
    </w:p>
    <w:p w14:paraId="71B0E6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auspicious topics of the Lord’s marriage is never entangled in worldly life.</w:t>
      </w:r>
    </w:p>
    <w:p w14:paraId="2CBF6BB8" w14:textId="228F62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material world people become joyful by hearing about the marriage of a boy and a girl. Encouraged by such topics, the conditioned souls become eager to </w:t>
      </w:r>
      <w:r w:rsidRPr="00790008">
        <w:rPr>
          <w:rStyle w:val="BookTitle"/>
          <w:rFonts w:asciiTheme="minorHAnsi" w:hAnsiTheme="minorHAnsi" w:cstheme="minorHAnsi"/>
          <w:b w:val="0"/>
          <w:bCs w:val="0"/>
          <w:color w:val="000000"/>
          <w:sz w:val="28"/>
          <w:szCs w:val="28"/>
        </w:rPr>
        <w:lastRenderedPageBreak/>
        <w:t xml:space="preserve">face the miseries of material bondage. But the topics related with the marriage of Śrīman Mahāprabhu,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not like this. This pastime of the Lord is meant to demonstrate the uselessness of material existence. A living entity who is attached to material enjoyment considers the marriage of a mundane boy and girl to be the ideal example of sense gratification, and if he considers the spiritual pastimes of the Supreme Lord’s marriage as similar to the conditioned soul’s sense gratificatory activities, which are apparently sweet but ultimately poison, he will certainly be entangled in the bondage of material existence. But the Supreme Lord is the only object of all enjoyment, and the servants, maidservants, and wonderful ingredients of service, which are all under His control, cannot produce such inauspiciousness. Wherever the happiness of the Lord is present, the sense gratification of the living entities cannot remain. In this regard one should discuss auspicious nectarean statements such as the following verses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(11.2.42): </w:t>
      </w:r>
      <w:r w:rsidRPr="00790008">
        <w:rPr>
          <w:rStyle w:val="BookTitle"/>
          <w:rFonts w:asciiTheme="minorHAnsi" w:hAnsiTheme="minorHAnsi" w:cstheme="minorHAnsi"/>
          <w:b w:val="0"/>
          <w:bCs w:val="0"/>
          <w:i/>
          <w:iCs/>
          <w:color w:val="000000"/>
          <w:sz w:val="28"/>
          <w:szCs w:val="28"/>
        </w:rPr>
        <w:t>bhaktiḥ pareśānubhavo viraktir anyatra caiṣa trika eka-kālaḥ—</w:t>
      </w:r>
      <w:r w:rsidRPr="00790008">
        <w:rPr>
          <w:rStyle w:val="BookTitle"/>
          <w:rFonts w:asciiTheme="minorHAnsi" w:hAnsiTheme="minorHAnsi" w:cstheme="minorHAnsi"/>
          <w:b w:val="0"/>
          <w:bCs w:val="0"/>
          <w:color w:val="000000"/>
          <w:sz w:val="28"/>
          <w:szCs w:val="28"/>
        </w:rPr>
        <w:t xml:space="preserve">“Devotion, direct experience of the Supreme Lord, and detachment from other things—these three occur simultaneously,” and from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(1.2.187):</w:t>
      </w:r>
    </w:p>
    <w:p w14:paraId="46944A0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īhā yasya harer dāsye      karmaṇā manasā girā</w:t>
      </w:r>
      <w:r w:rsidRPr="00790008">
        <w:rPr>
          <w:rStyle w:val="BookTitle"/>
          <w:rFonts w:asciiTheme="minorHAnsi" w:hAnsiTheme="minorHAnsi" w:cstheme="minorHAnsi"/>
          <w:b w:val="0"/>
          <w:bCs w:val="0"/>
          <w:color w:val="000000"/>
          <w:sz w:val="28"/>
          <w:szCs w:val="28"/>
        </w:rPr>
        <w:br/>
        <w:t>nikhilāsv apy avasthāsu      jīvan-muktaḥ sa ucyate</w:t>
      </w:r>
    </w:p>
    <w:p w14:paraId="41E90D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person acting in the service of Kṛṣṇa with his body, mind, intelligence, and words is a liberated person even within the material world, although he may engage in many apparently material activities.” The Supreme Lord Viṣṇu is the transcendental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so to consider Him material or like an ordinary living entity is a great offense. When a transcendental service attitude towards the Supreme Lord Viṣṇu is awakened, then liberated devotees inclined towards serving the Lord are no longer entangled in material bondage. In other words, if a living entity is eager to please the Supreme Lord, he becomes freed from the bondage of material existence, which is separate from the Lord, and never personally endeavors for sense gratification or material enjoyment.</w:t>
      </w:r>
    </w:p>
    <w:p w14:paraId="24A812AF" w14:textId="521962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10.120</w:t>
      </w:r>
    </w:p>
    <w:p w14:paraId="5EE189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17F19F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prabhu-pārśve lakṣmīra haila avasthāna</w:t>
      </w:r>
      <w:r w:rsidRPr="00790008">
        <w:rPr>
          <w:rStyle w:val="BookTitle"/>
          <w:rFonts w:asciiTheme="minorHAnsi" w:hAnsiTheme="minorHAnsi" w:cstheme="minorHAnsi"/>
          <w:b w:val="0"/>
          <w:bCs w:val="0"/>
          <w:color w:val="000000"/>
          <w:sz w:val="28"/>
          <w:szCs w:val="28"/>
        </w:rPr>
        <w:br/>
        <w:t>śacī-gṛha haila parama-jyotir-dhāma</w:t>
      </w:r>
    </w:p>
    <w:p w14:paraId="3FEF18F0" w14:textId="434A64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Lakṣmī at the side of the Lord, the house of Śacī appeared like Vaikuṇṭha, the most effulgent abode.</w:t>
      </w:r>
    </w:p>
    <w:p w14:paraId="529C8774" w14:textId="0D0EE1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10.121</w:t>
      </w:r>
    </w:p>
    <w:p w14:paraId="5A0545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121</w:t>
      </w:r>
    </w:p>
    <w:p w14:paraId="4C4EDE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dekhe śacī ki ghare bāhire</w:t>
      </w:r>
      <w:r w:rsidRPr="00790008">
        <w:rPr>
          <w:rStyle w:val="BookTitle"/>
          <w:rFonts w:asciiTheme="minorHAnsi" w:hAnsiTheme="minorHAnsi" w:cstheme="minorHAnsi"/>
          <w:b w:val="0"/>
          <w:bCs w:val="0"/>
          <w:color w:val="000000"/>
          <w:sz w:val="28"/>
          <w:szCs w:val="28"/>
        </w:rPr>
        <w:br/>
        <w:t>parama adbhuta jyotiḥ lakhite nā pāre</w:t>
      </w:r>
    </w:p>
    <w:p w14:paraId="3C357C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 wonderful effulgence constantly emanated from the house that Mother Śacī could not even see properly.</w:t>
      </w:r>
    </w:p>
    <w:p w14:paraId="186156B0" w14:textId="2A87F1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arrival of Śrīmatī Lakṣmīpriyā-devī, who is the direct personification of one of the Supreme Lord’s internal potencies, known as Śrī-śakti, the house of Śrī Śacī actually became the effulgent Vaikuṇṭha abode of the Supreme Lord.</w:t>
      </w:r>
    </w:p>
    <w:p w14:paraId="69476498" w14:textId="2C99F8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10.122</w:t>
      </w:r>
    </w:p>
    <w:p w14:paraId="72EB00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D7FF8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kakhana putrera pāśe dekhe agni-śikhā</w:t>
      </w:r>
      <w:r w:rsidRPr="00790008">
        <w:rPr>
          <w:rStyle w:val="BookTitle"/>
          <w:rFonts w:asciiTheme="minorHAnsi" w:hAnsiTheme="minorHAnsi" w:cstheme="minorHAnsi"/>
          <w:b w:val="0"/>
          <w:bCs w:val="0"/>
          <w:color w:val="000000"/>
          <w:sz w:val="28"/>
          <w:szCs w:val="28"/>
        </w:rPr>
        <w:br/>
        <w:t>ulaṭiyā cāhite, nā pāya āra dekhā</w:t>
      </w:r>
    </w:p>
    <w:p w14:paraId="3869AA92" w14:textId="08BB88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Śacī saw flames of fire at the side of her son, but when she looked again they were gone.</w:t>
      </w:r>
    </w:p>
    <w:p w14:paraId="48C17E14" w14:textId="31B073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10.123</w:t>
      </w:r>
    </w:p>
    <w:p w14:paraId="420E9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4497A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kamala-puṣpera gandha kṣaṇe kṣane pāya</w:t>
      </w:r>
      <w:r w:rsidRPr="00790008">
        <w:rPr>
          <w:rStyle w:val="BookTitle"/>
          <w:rFonts w:asciiTheme="minorHAnsi" w:hAnsiTheme="minorHAnsi" w:cstheme="minorHAnsi"/>
          <w:b w:val="0"/>
          <w:bCs w:val="0"/>
          <w:color w:val="000000"/>
          <w:sz w:val="28"/>
          <w:szCs w:val="28"/>
        </w:rPr>
        <w:br/>
        <w:t>parama-vismita āi cintena sadāya</w:t>
      </w:r>
    </w:p>
    <w:p w14:paraId="6E373F4A" w14:textId="515B3D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she sometimes smelled the fragrance of a lotus flower, she was utterly astonished.</w:t>
      </w:r>
    </w:p>
    <w:p w14:paraId="5883FBCF" w14:textId="00B4DC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10.124</w:t>
      </w:r>
    </w:p>
    <w:p w14:paraId="5A600C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5919D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cinte,—“bujhilāṅa kāraṇa ihāra</w:t>
      </w:r>
      <w:r w:rsidRPr="00790008">
        <w:rPr>
          <w:rStyle w:val="BookTitle"/>
          <w:rFonts w:asciiTheme="minorHAnsi" w:hAnsiTheme="minorHAnsi" w:cstheme="minorHAnsi"/>
          <w:b w:val="0"/>
          <w:bCs w:val="0"/>
          <w:color w:val="000000"/>
          <w:sz w:val="28"/>
          <w:szCs w:val="28"/>
        </w:rPr>
        <w:br/>
        <w:t>e kanyāya adhiṣṭhāna āche kamalāra</w:t>
      </w:r>
    </w:p>
    <w:p w14:paraId="7A7E4E8C" w14:textId="01F7AC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thought, “I can understand the reason for this. This girl is a plenary portion of Lakṣmīdevī.</w:t>
      </w:r>
    </w:p>
    <w:p w14:paraId="5A9854F5" w14:textId="611403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10.125</w:t>
      </w:r>
    </w:p>
    <w:p w14:paraId="21001D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112ACB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jyotiḥ dekhi, padma-gandha pāi</w:t>
      </w:r>
      <w:r w:rsidRPr="00790008">
        <w:rPr>
          <w:rStyle w:val="BookTitle"/>
          <w:rFonts w:asciiTheme="minorHAnsi" w:hAnsiTheme="minorHAnsi" w:cstheme="minorHAnsi"/>
          <w:b w:val="0"/>
          <w:bCs w:val="0"/>
          <w:color w:val="000000"/>
          <w:sz w:val="28"/>
          <w:szCs w:val="28"/>
        </w:rPr>
        <w:br/>
        <w:t>pūrva-prāya daridratā-duḥkha ebe nāi</w:t>
      </w:r>
    </w:p>
    <w:p w14:paraId="6543FC26" w14:textId="0E5941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I see this effulgence and smell the fragrance of lotus flowers. Now we may not face any poverty like before.</w:t>
      </w:r>
    </w:p>
    <w:p w14:paraId="7C2D2F51" w14:textId="52079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10.126</w:t>
      </w:r>
    </w:p>
    <w:p w14:paraId="6C7D3D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CB800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ei lakṣmī-vadhū gṛhe praveśile</w:t>
      </w:r>
      <w:r w:rsidRPr="00790008">
        <w:rPr>
          <w:rStyle w:val="BookTitle"/>
          <w:rFonts w:asciiTheme="minorHAnsi" w:hAnsiTheme="minorHAnsi" w:cstheme="minorHAnsi"/>
          <w:b w:val="0"/>
          <w:bCs w:val="0"/>
          <w:color w:val="000000"/>
          <w:sz w:val="28"/>
          <w:szCs w:val="28"/>
        </w:rPr>
        <w:br/>
        <w:t>kothā haite nā jāni āsiyā saba mile?”</w:t>
      </w:r>
    </w:p>
    <w:p w14:paraId="6FE18BA8" w14:textId="31C3B9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where has everything come from since this daughter-in-law, Lakṣmī, entered my house?”</w:t>
      </w:r>
    </w:p>
    <w:p w14:paraId="3AB7A57E" w14:textId="1794CE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10.127</w:t>
      </w:r>
    </w:p>
    <w:p w14:paraId="32549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708A23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ei-rūpa nānā-mata kathā āi kaya</w:t>
      </w:r>
      <w:r w:rsidRPr="00790008">
        <w:rPr>
          <w:rStyle w:val="BookTitle"/>
          <w:rFonts w:asciiTheme="minorHAnsi" w:hAnsiTheme="minorHAnsi" w:cstheme="minorHAnsi"/>
          <w:b w:val="0"/>
          <w:bCs w:val="0"/>
          <w:color w:val="000000"/>
          <w:sz w:val="28"/>
          <w:szCs w:val="28"/>
        </w:rPr>
        <w:br/>
        <w:t>vyakta haiyā o prabhu vyakta nāhi haya</w:t>
      </w:r>
    </w:p>
    <w:p w14:paraId="1AF5A2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Mother Śacī had various thoughts, as the Lord almost but not quite manifest Himself.</w:t>
      </w:r>
    </w:p>
    <w:p w14:paraId="6040B926" w14:textId="6B0431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Supreme Lord appeared in this world, out of His sweet will He did not manifest His covered pastimes to everyone.</w:t>
      </w:r>
    </w:p>
    <w:p w14:paraId="2E0BD76C" w14:textId="324C84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10.128</w:t>
      </w:r>
    </w:p>
    <w:p w14:paraId="175424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32CA6E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icchā bujhibāra śakti kā’ra?</w:t>
      </w:r>
      <w:r w:rsidRPr="00790008">
        <w:rPr>
          <w:rStyle w:val="BookTitle"/>
          <w:rFonts w:asciiTheme="minorHAnsi" w:hAnsiTheme="minorHAnsi" w:cstheme="minorHAnsi"/>
          <w:b w:val="0"/>
          <w:bCs w:val="0"/>
          <w:color w:val="000000"/>
          <w:sz w:val="28"/>
          <w:szCs w:val="28"/>
        </w:rPr>
        <w:br/>
        <w:t>ki-rūpe karena kon kālera vihāra?</w:t>
      </w:r>
    </w:p>
    <w:p w14:paraId="4F67FB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 supreme will of the Lord? How and when does He perform His pastimes?</w:t>
      </w:r>
    </w:p>
    <w:p w14:paraId="71DC1750" w14:textId="5C6951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kālera vihāra </w:t>
      </w:r>
      <w:r w:rsidRPr="00790008">
        <w:rPr>
          <w:rStyle w:val="BookTitle"/>
          <w:rFonts w:asciiTheme="minorHAnsi" w:hAnsiTheme="minorHAnsi" w:cstheme="minorHAnsi"/>
          <w:b w:val="0"/>
          <w:bCs w:val="0"/>
          <w:color w:val="000000"/>
          <w:sz w:val="28"/>
          <w:szCs w:val="28"/>
        </w:rPr>
        <w:t>mean “enjoying pastimes suitable for a particular time.”</w:t>
      </w:r>
    </w:p>
    <w:p w14:paraId="23773EA4" w14:textId="58CF74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10.129</w:t>
      </w:r>
    </w:p>
    <w:p w14:paraId="30AAE6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5DE93F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 se āpanāre nā jānāye yabe</w:t>
      </w:r>
      <w:r w:rsidRPr="00790008">
        <w:rPr>
          <w:rStyle w:val="BookTitle"/>
          <w:rFonts w:asciiTheme="minorHAnsi" w:hAnsiTheme="minorHAnsi" w:cstheme="minorHAnsi"/>
          <w:b w:val="0"/>
          <w:bCs w:val="0"/>
          <w:color w:val="000000"/>
          <w:sz w:val="28"/>
          <w:szCs w:val="28"/>
        </w:rPr>
        <w:br/>
        <w:t>lakṣmī o jānite śakti nā dharena tabe</w:t>
      </w:r>
    </w:p>
    <w:p w14:paraId="0F6CC0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Until the Lord Himself allows one to know Him, even Lakṣmī has no power to understand Him.</w:t>
      </w:r>
    </w:p>
    <w:p w14:paraId="003374F9" w14:textId="632B4E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supreme will of the Lord, His covered pastimes are beyond the perception of even His internal potencies.</w:t>
      </w:r>
    </w:p>
    <w:p w14:paraId="511B2370" w14:textId="1B10E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10.130</w:t>
      </w:r>
    </w:p>
    <w:p w14:paraId="192B55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720FA0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saba śāstre vede purāṇe vākhāne</w:t>
      </w:r>
      <w:r w:rsidRPr="00790008">
        <w:rPr>
          <w:rStyle w:val="BookTitle"/>
          <w:rFonts w:asciiTheme="minorHAnsi" w:hAnsiTheme="minorHAnsi" w:cstheme="minorHAnsi"/>
          <w:b w:val="0"/>
          <w:bCs w:val="0"/>
          <w:color w:val="000000"/>
          <w:sz w:val="28"/>
          <w:szCs w:val="28"/>
        </w:rPr>
        <w:br/>
        <w:t>’yā’re tā’na kṛpā haya, sei jāne tā’ne</w:t>
      </w:r>
    </w:p>
    <w:p w14:paraId="490E02B0" w14:textId="5837DC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Purāṇas, and other scriptures confirm that only one who is favored by the Lord can understand Him.</w:t>
      </w:r>
    </w:p>
    <w:p w14:paraId="3989E9E3" w14:textId="4E14E5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10.131</w:t>
      </w:r>
    </w:p>
    <w:p w14:paraId="7ADE7C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131</w:t>
      </w:r>
    </w:p>
    <w:p w14:paraId="33622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47D3854" w14:textId="5C869D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2E6B27A"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Ten, entitled, “The Marriage of Śrī Lakṣmīpriyā.”</w:t>
      </w:r>
    </w:p>
    <w:p w14:paraId="2759C27F" w14:textId="7F3CD85A"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11: Meeting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w:t>
      </w:r>
      <w:r w:rsidR="006E5183">
        <w:rPr>
          <w:rStyle w:val="BookTitle"/>
          <w:rFonts w:asciiTheme="minorHAnsi" w:hAnsiTheme="minorHAnsi" w:cstheme="minorHAnsi"/>
          <w:b w:val="0"/>
          <w:bCs w:val="0"/>
          <w:vanish w:val="0"/>
          <w:color w:val="004080"/>
          <w:sz w:val="20"/>
          <w:szCs w:val="20"/>
        </w:rPr>
        <w:t>Īś</w:t>
      </w:r>
      <w:r w:rsidRPr="00790008">
        <w:rPr>
          <w:rStyle w:val="BookTitle"/>
          <w:rFonts w:asciiTheme="minorHAnsi" w:hAnsiTheme="minorHAnsi" w:cstheme="minorHAnsi"/>
          <w:b w:val="0"/>
          <w:bCs w:val="0"/>
          <w:vanish w:val="0"/>
          <w:color w:val="004080"/>
          <w:sz w:val="20"/>
          <w:szCs w:val="20"/>
        </w:rPr>
        <w:t>vara Pur</w:t>
      </w:r>
      <w:ins w:id="149" w:author="your servant" w:date="2020-08-30T19:29:00Z">
        <w:r w:rsidR="006E5183">
          <w:rPr>
            <w:rStyle w:val="BookTitle"/>
            <w:rFonts w:asciiTheme="minorHAnsi" w:hAnsiTheme="minorHAnsi" w:cstheme="minorHAnsi"/>
            <w:b w:val="0"/>
            <w:bCs w:val="0"/>
            <w:vanish w:val="0"/>
            <w:color w:val="004080"/>
            <w:sz w:val="20"/>
            <w:szCs w:val="20"/>
          </w:rPr>
          <w:t>ī</w:t>
        </w:r>
      </w:ins>
    </w:p>
    <w:p w14:paraId="39874340"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Eleven: Meeting with Śrī Īśvara Purī</w:t>
      </w:r>
    </w:p>
    <w:p w14:paraId="152BC2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various subjects like the scholastic pastimes of Nimāi Paṇḍita, Mukunda’s chanting the names of Kṛṣṇa in Advaita’s assembly, Nimāi’s sporting pastimes with Mukunda, the godlessness of Nadia, the arrival of Īśvara Purī in Navadvīpa, his meeting with Advaita Prabhu, his accepting lunch and discussing topics of Kṛṣṇa at Gaura’s house, he teaches his own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to Śrī Gadādhara Paṇḍita, Nimāi’s comments on that book, and enjoying topics of Kṛṣṇa with Śrī Purīpāda.</w:t>
      </w:r>
    </w:p>
    <w:p w14:paraId="4AC4D6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Gauracandra, the husband of Sarasvatī, wandered throughout Navadvīpa with thousands of students while remaining intoxicated from scholastic mellows. Throughout Navadvīpa, no one other than Gaṅgādāsa Paṇḍita could properly understand Nimāi Paṇḍita’s explanations. According to their mundane mentality, the materialists saw Nimāi Paṇḍita in various ways. The atheists saw Him as Yamarāja personified, the </w:t>
      </w:r>
      <w:commentRangeStart w:id="150"/>
      <w:r w:rsidRPr="00790008">
        <w:rPr>
          <w:rStyle w:val="BookTitle"/>
          <w:rFonts w:asciiTheme="minorHAnsi" w:hAnsiTheme="minorHAnsi" w:cstheme="minorHAnsi"/>
          <w:b w:val="0"/>
          <w:bCs w:val="0"/>
          <w:color w:val="000000"/>
          <w:sz w:val="28"/>
          <w:szCs w:val="28"/>
        </w:rPr>
        <w:t xml:space="preserve">materialists </w:t>
      </w:r>
      <w:commentRangeEnd w:id="150"/>
      <w:r w:rsidR="00F833B8">
        <w:rPr>
          <w:rStyle w:val="CommentReference"/>
          <w:color w:val="auto"/>
        </w:rPr>
        <w:commentReference w:id="150"/>
      </w:r>
      <w:r w:rsidRPr="00790008">
        <w:rPr>
          <w:rStyle w:val="BookTitle"/>
          <w:rFonts w:asciiTheme="minorHAnsi" w:hAnsiTheme="minorHAnsi" w:cstheme="minorHAnsi"/>
          <w:b w:val="0"/>
          <w:bCs w:val="0"/>
          <w:color w:val="000000"/>
          <w:sz w:val="28"/>
          <w:szCs w:val="28"/>
        </w:rPr>
        <w:t xml:space="preserve">saw Him as Cupid personified, and the learned scholars saw Him as Bṛhaspati personified. Meanwhile, the Vaiṣṇavas eagerly waited with the following hope: “When will the Lord manifest devotional service to Viṣṇu within this world, which is devoid of devotion to Viṣṇu?” Many people came to study in Navadvīpa, which was the main educational center. Many Vaiṣṇava residents of Caṭṭagrāma came and lived in Navadvīpa in order to study and reside on the bank of the Ganges. In the afternoon, all the pure devotees would gather at the assembly of Śrī Advaita. All the Vaiṣṇavas in the assembly of Advaita felt great happiness in their hearts on hearing the glories of Lord Hari chanted by Mukunda, who was dear to all the Vaiṣṇavas. For this reason the Lord was also very pleased at heart with Mukunda. As soon as Nimāi saw Mukunda, He would challenge him with questions in logic, and both would then </w:t>
      </w:r>
      <w:r w:rsidRPr="00790008">
        <w:rPr>
          <w:rStyle w:val="BookTitle"/>
          <w:rFonts w:asciiTheme="minorHAnsi" w:hAnsiTheme="minorHAnsi" w:cstheme="minorHAnsi"/>
          <w:b w:val="0"/>
          <w:bCs w:val="0"/>
          <w:color w:val="000000"/>
          <w:sz w:val="28"/>
          <w:szCs w:val="28"/>
        </w:rPr>
        <w:lastRenderedPageBreak/>
        <w:t xml:space="preserve">engage in loving debate. Nimāi would also challenge other devotees headed by Śrīvāsa. Fearing that Nimāi would challenge them, they would all run away from Him. Having renounced topics not related to Kṛṣṇa, the devotees did not love to hear anything except </w:t>
      </w:r>
      <w:r w:rsidRPr="00790008">
        <w:rPr>
          <w:rStyle w:val="BookTitle"/>
          <w:rFonts w:asciiTheme="minorHAnsi" w:hAnsiTheme="minorHAnsi" w:cstheme="minorHAnsi"/>
          <w:b w:val="0"/>
          <w:bCs w:val="0"/>
          <w:i/>
          <w:iCs/>
          <w:color w:val="000000"/>
          <w:sz w:val="28"/>
          <w:szCs w:val="28"/>
        </w:rPr>
        <w:t>kṛṣṇa-kathā</w:t>
      </w:r>
      <w:r w:rsidRPr="00790008">
        <w:rPr>
          <w:rStyle w:val="BookTitle"/>
          <w:rFonts w:asciiTheme="minorHAnsi" w:hAnsiTheme="minorHAnsi" w:cstheme="minorHAnsi"/>
          <w:b w:val="0"/>
          <w:bCs w:val="0"/>
          <w:color w:val="000000"/>
          <w:sz w:val="28"/>
          <w:szCs w:val="28"/>
        </w:rPr>
        <w:t>, and Nimāi did not ask them anything other than questions on logic.</w:t>
      </w:r>
    </w:p>
    <w:p w14:paraId="7C5BF4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Nimāi Paṇḍita was coming on the main road with some students. At that time Mukunda saw Nimāi from a distance and immediately tried to escape from His vision. On the pretext of describing the reason for Mukunda’s behavior, Nimāi narrated His and His devotees’ glories to Govinda, who was His servant and doorkeeper, saying, “I have not yet revealed the topics of devotional service to Kṛṣṇa. That is why Mukunda ran away from Me. But he will not do this for long, because I will manifest such pure devotional service and Vaiṣṇava characteristics that even Lord Brahmā and Lord Śiva will come to My doorstep and roll on the ground.”</w:t>
      </w:r>
    </w:p>
    <w:p w14:paraId="6EC25C0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the author describes the godless atmosphere of Navadvīpa at that time. Although the devotees were always engaged in chanting the names of Kṛṣṇa, the people of Nadia were so averse to Kṛṣṇa and maddened by enjoyable objects like wealth and children that as soon as they heard the chanting of Kṛṣṇa’s names by devotees, particularly the four brothers headed by Śrīvāsa, they ridiculed and teased them. Hearing the blasphemous words from the sinful atheists, the Vaiṣṇavas felt great distress within their hearts and always thought, “When will Śrī Kṛṣṇacandra appear within this world and eradicate the dearth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When the Vaiṣṇavas informed Śrī Advaita about the criticism and blasphemous words of the atheists, Ācārya Prabhu vowed, “I will soon induce Kṛṣṇa, who gives pleasure to the hearts of the devotees, to manifest here in Navadvīpa.” By the words of Śrī Advaita, the distress of the Vaiṣṇavas was mitigated.</w:t>
      </w:r>
    </w:p>
    <w:p w14:paraId="315174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as Nimāi increased Śacī’s joy by remaining absorbed in the pleasure of study, Śrī Īśvara Purī one day arrived incognito at Śrī Advaita’s house in Navadvīpa. By seeing his wonderful effulgence, Advaita Ācārya understood that Īśvara Purī was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When Mukunda sang a song about Kṛṣṇa in Advaita’s assembly, the naturally deep ocean of love for Kṛṣṇa in the pure heart of Īśvara Purī overflowed. Thereupon everyone came to know that this devoted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was Īśvara Purī.</w:t>
      </w:r>
    </w:p>
    <w:p w14:paraId="1CEB50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as Śrī Gaurasundara was returning home from teaching, by providence He met Īśvara Purī on the way.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displayed honor to </w:t>
      </w:r>
      <w:r w:rsidRPr="00790008">
        <w:rPr>
          <w:rStyle w:val="BookTitle"/>
          <w:rFonts w:asciiTheme="minorHAnsi" w:hAnsiTheme="minorHAnsi" w:cstheme="minorHAnsi"/>
          <w:b w:val="0"/>
          <w:bCs w:val="0"/>
          <w:color w:val="000000"/>
          <w:sz w:val="28"/>
          <w:szCs w:val="28"/>
        </w:rPr>
        <w:lastRenderedPageBreak/>
        <w:t xml:space="preserve">His devotees by immediately offering obeisances to His servant. Seeing Nimāi’s wonderful effulgence, Īśvara Purī inquired about His identity and the subject of His studies. Nimāi answered all of Īśvara Purī’s inquiries and then respectfully brought him home for lunch. After Śacīdevī cooked and offered foodstuffs to Kṛṣṇa and fed Īśvara Purī, Īśvara Purī began to discuss topics of Kṛṣṇa with Nimāi. While discussing </w:t>
      </w:r>
      <w:r w:rsidRPr="00790008">
        <w:rPr>
          <w:rStyle w:val="BookTitle"/>
          <w:rFonts w:asciiTheme="minorHAnsi" w:hAnsiTheme="minorHAnsi" w:cstheme="minorHAnsi"/>
          <w:b w:val="0"/>
          <w:bCs w:val="0"/>
          <w:i/>
          <w:iCs/>
          <w:color w:val="000000"/>
          <w:sz w:val="28"/>
          <w:szCs w:val="28"/>
        </w:rPr>
        <w:t>kṛṣṇa-kathā</w:t>
      </w:r>
      <w:r w:rsidRPr="00790008">
        <w:rPr>
          <w:rStyle w:val="BookTitle"/>
          <w:rFonts w:asciiTheme="minorHAnsi" w:hAnsiTheme="minorHAnsi" w:cstheme="minorHAnsi"/>
          <w:b w:val="0"/>
          <w:bCs w:val="0"/>
          <w:color w:val="000000"/>
          <w:sz w:val="28"/>
          <w:szCs w:val="28"/>
        </w:rPr>
        <w:t xml:space="preserve">, Īśvara Purī became overwhelmed with love of God. Īśvara Purī stayed in Navadvīpa at the house of Śrī Gopīnātha Ācārya for a few months, and Nimāi regularly went to see him. Seeing the devotion of Gadādhara Paṇḍita, who was renounced from his childhood, Īśvara Purī began to affectionately teach him his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Every evening, after studying and teaching, Nimāi went to offer obeisances to Īśvara Purī. One day Īśvara Purī requested Nimāi Paṇḍita to point out the mistakes in his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and indicated his desire to correct the mistakes under Nimāi’s guidance. Hearing his words, the Lord condemned mundane scholarship and spoke the following invaluable nectarean words: “First of all, this book is composed by such a pure devotee as Purīpāda, and, moreover, it is full of topics about Kṛṣṇa. Therefore whoever finds faults in this book is certainly an offender. The poetry of a pure devotee, in whatever form it may be, is always pleasing to Kṛṣṇa. There is no doubt about it. The Supreme Lord never sees any grammatical faults in the statements of His devotees, for He is controlled by devotion and He accepts the sentiments of His devotees. A person who finds faults in the statements of a devotee is himself full of faults. No one is so audacious as to find faults in the descriptions of the Supreme Lord by a pure devotee like Purīpāda.” But Īśvara Purī repeatedly requested Nimāi to point out the faults in his book. In this way Īśvara Purī regularly spent an hour or two with Nimāi discussing various subjects. After hearing a verse from Īśvara Purī’s book one day, Nimāi Paṇḍita sportingly said, “The verb in this verse should be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 xml:space="preserve">ātmanepadī </w:t>
      </w:r>
      <w:r w:rsidRPr="00790008">
        <w:rPr>
          <w:rStyle w:val="EndnoteReference"/>
          <w:rFonts w:asciiTheme="minorHAnsi" w:hAnsiTheme="minorHAnsi" w:cstheme="minorHAnsi"/>
        </w:rPr>
        <w:endnoteReference w:id="5"/>
      </w:r>
      <w:r w:rsidRPr="00790008">
        <w:rPr>
          <w:rStyle w:val="BookTitle"/>
          <w:rFonts w:asciiTheme="minorHAnsi" w:hAnsiTheme="minorHAnsi" w:cstheme="minorHAnsi"/>
          <w:b w:val="0"/>
          <w:bCs w:val="0"/>
          <w:color w:val="000000"/>
          <w:sz w:val="28"/>
          <w:szCs w:val="28"/>
        </w:rPr>
        <w:t xml:space="preserve">1.” Another day, when Nimāi came back, Īśvara Purī said, “The verb that You have not accepted as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I have accepted as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In order to increase the glories and display the victory of His servant, the Lord did not point out any further faults. In this way, after spending some time enjoying educational pastimes with Nimāi, Īśvara Purī left Navadvīpa to continue sanctifying the holy places of India.</w:t>
      </w:r>
    </w:p>
    <w:p w14:paraId="0A81400E" w14:textId="6539B2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w:t>
      </w:r>
    </w:p>
    <w:p w14:paraId="1B830D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484F3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mahā-maheśvara gauracandra</w:t>
      </w:r>
      <w:r w:rsidRPr="00790008">
        <w:rPr>
          <w:rStyle w:val="BookTitle"/>
          <w:rFonts w:asciiTheme="minorHAnsi" w:hAnsiTheme="minorHAnsi" w:cstheme="minorHAnsi"/>
          <w:b w:val="0"/>
          <w:bCs w:val="0"/>
          <w:color w:val="000000"/>
          <w:sz w:val="28"/>
          <w:szCs w:val="28"/>
        </w:rPr>
        <w:br/>
        <w:t>bālya-līlāya śrī-vidyā-vilāsera kendra</w:t>
      </w:r>
    </w:p>
    <w:p w14:paraId="673B05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glories to Śrī Gauracandra, the Lord of lords. In His childhood He was the reservoir of scholastic pastimes.</w:t>
      </w:r>
    </w:p>
    <w:p w14:paraId="11937933" w14:textId="5A2F64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vidyā-vilāsera kendra</w:t>
      </w:r>
      <w:r w:rsidRPr="00790008">
        <w:rPr>
          <w:rStyle w:val="BookTitle"/>
          <w:rFonts w:asciiTheme="minorHAnsi" w:hAnsiTheme="minorHAnsi" w:cstheme="minorHAnsi"/>
          <w:b w:val="0"/>
          <w:bCs w:val="0"/>
          <w:color w:val="000000"/>
          <w:sz w:val="28"/>
          <w:szCs w:val="28"/>
        </w:rPr>
        <w:t xml:space="preserve"> is explained as follows: The lack of proper philosophy or knowledge is called </w:t>
      </w:r>
      <w:r w:rsidRPr="00790008">
        <w:rPr>
          <w:rStyle w:val="BookTitle"/>
          <w:rFonts w:asciiTheme="minorHAnsi" w:hAnsiTheme="minorHAnsi" w:cstheme="minorHAnsi"/>
          <w:b w:val="0"/>
          <w:bCs w:val="0"/>
          <w:i/>
          <w:iCs/>
          <w:color w:val="000000"/>
          <w:sz w:val="28"/>
          <w:szCs w:val="28"/>
        </w:rPr>
        <w:t>avidyā</w:t>
      </w:r>
      <w:r w:rsidRPr="00790008">
        <w:rPr>
          <w:rStyle w:val="BookTitle"/>
          <w:rFonts w:asciiTheme="minorHAnsi" w:hAnsiTheme="minorHAnsi" w:cstheme="minorHAnsi"/>
          <w:b w:val="0"/>
          <w:bCs w:val="0"/>
          <w:color w:val="000000"/>
          <w:sz w:val="28"/>
          <w:szCs w:val="28"/>
        </w:rPr>
        <w:t xml:space="preserve">. Although some people claim that to achieve knowledge of an incomplete object is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real knowledge is found only in knowledge of the Supreme Lord, who is complete. Although knowledge of Brahman and Paramātmā aspects of the Absolute Truth is part of spiritual knowledge, in a comparative study of spiritual knowledge they are both limited and incomplete. The age for primary education of an ordinary human being is known as </w:t>
      </w:r>
      <w:r w:rsidRPr="00790008">
        <w:rPr>
          <w:rStyle w:val="BookTitle"/>
          <w:rFonts w:asciiTheme="minorHAnsi" w:hAnsiTheme="minorHAnsi" w:cstheme="minorHAnsi"/>
          <w:b w:val="0"/>
          <w:bCs w:val="0"/>
          <w:i/>
          <w:iCs/>
          <w:color w:val="000000"/>
          <w:sz w:val="28"/>
          <w:szCs w:val="28"/>
        </w:rPr>
        <w:t>bālya</w:t>
      </w:r>
      <w:r w:rsidRPr="00790008">
        <w:rPr>
          <w:rStyle w:val="BookTitle"/>
          <w:rFonts w:asciiTheme="minorHAnsi" w:hAnsiTheme="minorHAnsi" w:cstheme="minorHAnsi"/>
          <w:b w:val="0"/>
          <w:bCs w:val="0"/>
          <w:color w:val="000000"/>
          <w:sz w:val="28"/>
          <w:szCs w:val="28"/>
        </w:rPr>
        <w:t>, or childhood. The enactment of educational pastimes that we find in the pastimes of Gaurasundara at that age are like the childhood activities of the spiritual world. The arrangement for learning and teaching children’s literatures like grammar, the principle subject of language books, is simply based on giving and taking mundane knowledge. With the help of these children’s literatures one can enter into and realize knowledge regarding transcendental sound. Although different languages born from the research of mankind are meant for bringing one to knowledge of the Supreme, they are not actually directing one to knowledge of the Supreme. Ordinary people could not observe even a tinge of spiritual education in the educational pursuits of Śrī Gaurasundara in His childhood pastimes. Since Gaurasundara concealed Himself at that time, many people had no opportunity to see Him as the central figure of all spiritual knowledge. Although the objects of the external world, which act as servants of sensual knowledge, did not benefit the living entities through Śrī Gaurasundara’s studying grammar or teaching language, from the intellectual point of view He was nevertheless certainly present in each word as the Supersoul.</w:t>
      </w:r>
    </w:p>
    <w:p w14:paraId="619D444F" w14:textId="46D22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w:t>
      </w:r>
    </w:p>
    <w:p w14:paraId="695280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1D06C4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gupta-bhāve āche dvija-rāja</w:t>
      </w:r>
      <w:r w:rsidRPr="00790008">
        <w:rPr>
          <w:rStyle w:val="BookTitle"/>
          <w:rFonts w:asciiTheme="minorHAnsi" w:hAnsiTheme="minorHAnsi" w:cstheme="minorHAnsi"/>
          <w:b w:val="0"/>
          <w:bCs w:val="0"/>
          <w:color w:val="000000"/>
          <w:sz w:val="28"/>
          <w:szCs w:val="28"/>
        </w:rPr>
        <w:br/>
        <w:t>adhyayana vinā āra nāhi kona kāja</w:t>
      </w:r>
    </w:p>
    <w:p w14:paraId="27A72D1A"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as Gaura, the best of the </w:t>
      </w:r>
      <w:r w:rsidRPr="00790008">
        <w:rPr>
          <w:rStyle w:val="BookTitle"/>
          <w:rFonts w:asciiTheme="minorHAnsi" w:hAnsiTheme="minorHAnsi" w:cstheme="minorHAnsi"/>
          <w:b/>
          <w:bCs/>
          <w:i/>
          <w:iCs/>
          <w:color w:val="800000"/>
          <w:sz w:val="28"/>
          <w:szCs w:val="28"/>
        </w:rPr>
        <w:t>brāhmaṇas</w:t>
      </w:r>
      <w:r w:rsidRPr="00790008">
        <w:rPr>
          <w:rStyle w:val="BookTitle"/>
          <w:rFonts w:asciiTheme="minorHAnsi" w:hAnsiTheme="minorHAnsi" w:cstheme="minorHAnsi"/>
          <w:b/>
          <w:bCs/>
          <w:color w:val="800000"/>
          <w:sz w:val="28"/>
          <w:szCs w:val="28"/>
        </w:rPr>
        <w:t>, confidentially lived in Navadvīpa, He had no engagement other than studying.</w:t>
      </w:r>
    </w:p>
    <w:p w14:paraId="5379FCB6" w14:textId="155B23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09E0A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3-4</w:t>
      </w:r>
    </w:p>
    <w:p w14:paraId="0ADE4B6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kandarpa-koṭi rūpa manohara</w:t>
      </w:r>
      <w:r w:rsidRPr="00790008">
        <w:rPr>
          <w:rStyle w:val="BookTitle"/>
          <w:rFonts w:asciiTheme="minorHAnsi" w:hAnsiTheme="minorHAnsi" w:cstheme="minorHAnsi"/>
          <w:b w:val="0"/>
          <w:bCs w:val="0"/>
          <w:color w:val="000000"/>
          <w:sz w:val="28"/>
          <w:szCs w:val="28"/>
        </w:rPr>
        <w:br/>
        <w:t>prati-aṅge nirupama lāvaṇya sundara</w:t>
      </w:r>
    </w:p>
    <w:p w14:paraId="7F544F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kamala-nayana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adhare tāmbula, divya-vāsa-paridhāna</w:t>
      </w:r>
    </w:p>
    <w:p w14:paraId="4FD872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form was as enchanting as millions of Cupids. Each of His limbs was incomparably charming. His arms extended to His knees, and His eyes were like the petals of a lotus. He chewed betel nut and dressed divinely.</w:t>
      </w:r>
    </w:p>
    <w:p w14:paraId="4F6A1EB1" w14:textId="5E3FC7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adhare tāmbula, </w:t>
      </w:r>
      <w:r w:rsidRPr="00790008">
        <w:rPr>
          <w:rStyle w:val="BookTitle"/>
          <w:rFonts w:asciiTheme="minorHAnsi" w:hAnsiTheme="minorHAnsi" w:cstheme="minorHAnsi"/>
          <w:b w:val="0"/>
          <w:bCs w:val="0"/>
          <w:color w:val="000000"/>
          <w:sz w:val="28"/>
          <w:szCs w:val="28"/>
        </w:rPr>
        <w:t>“chewed betel nut,”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explained as follows: On seeing Śrī Gaurasundara’s wonderfully sweet beauty, which defeats that of millions of Cupids, His matchless effulgence emanating from His bodily limbs, His long arms that stretch to His knees, His lotus eyes, His fine dress, and betel nuts between His lips, the conditioned souls, who have been awarded ugly material bodies, short arms, and harsh eyes and who desire sense gratification, consider Śrī Gaurasundara as attached to material enjoyment and intoxication and possessing a material body like themselves. But if they understand the extraordinary glories of Śrī Gaurasundara, it will help the envious living entities realize that their material bodies, which are fit to be eaten by dogs and jackals, and their minds, which are attached to misconceptions, are abominable. Although Śrī Gaurasundara accepted innumerable items of enjoyment such as betel nuts, He instructed everyone for their eternal benefit to engage each and every item in the service of Śrī Kṛṣṇa, who is the only object of all enjoyment. In other words, He taught that if living entities eligible for being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enjoy insignificant material sense objects, their inauspiciousness is guaranteed, for these items are eternally prescribed as ingredients for the service of the Supreme Lord. Although the display of such pastimes by Śrī Gaurasundara is meant to be seen and analyzed by self-controlled </w:t>
      </w:r>
      <w:r w:rsidRPr="00790008">
        <w:rPr>
          <w:rStyle w:val="BookTitle"/>
          <w:rFonts w:asciiTheme="minorHAnsi" w:hAnsiTheme="minorHAnsi" w:cstheme="minorHAnsi"/>
          <w:b w:val="0"/>
          <w:bCs w:val="0"/>
          <w:i/>
          <w:iCs/>
          <w:color w:val="000000"/>
          <w:sz w:val="28"/>
          <w:szCs w:val="28"/>
        </w:rPr>
        <w:t>sādhakas</w:t>
      </w:r>
      <w:r w:rsidRPr="00790008">
        <w:rPr>
          <w:rStyle w:val="BookTitle"/>
          <w:rFonts w:asciiTheme="minorHAnsi" w:hAnsiTheme="minorHAnsi" w:cstheme="minorHAnsi"/>
          <w:b w:val="0"/>
          <w:bCs w:val="0"/>
          <w:color w:val="000000"/>
          <w:sz w:val="28"/>
          <w:szCs w:val="28"/>
        </w:rPr>
        <w:t>, the eternally envious ignorant observers are simply bewildered as a reward for their foolishness. Since Śrī Gaurasundara is situated on the highest platform of the Absolute Truth, His exhibition of renunciation pastimes was not intended to protect Himself from the mundane difficulties imposed by nondevotional endeavors like those of conditioned souls who desire self-control and liberation and who display an indifferent lifestyle in order to remain detached or separate from material objects; rather, He empowered the most fortunate persons to understand the important truth that in the characteristics and personality of the Supreme Lord the performance of such pastimes is not at all abominable or faulty.</w:t>
      </w:r>
    </w:p>
    <w:p w14:paraId="35284CBC" w14:textId="5E0E28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w:t>
      </w:r>
    </w:p>
    <w:p w14:paraId="661499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A2070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sarvadāya parihāsa-mūrti vidyā-bale</w:t>
      </w:r>
      <w:r w:rsidRPr="00790008">
        <w:rPr>
          <w:rStyle w:val="BookTitle"/>
          <w:rFonts w:asciiTheme="minorHAnsi" w:hAnsiTheme="minorHAnsi" w:cstheme="minorHAnsi"/>
          <w:b w:val="0"/>
          <w:bCs w:val="0"/>
          <w:color w:val="000000"/>
          <w:sz w:val="28"/>
          <w:szCs w:val="28"/>
        </w:rPr>
        <w:br/>
        <w:t>sahasra paḍuyā-saṅge, yabe prabhu cale</w:t>
      </w:r>
    </w:p>
    <w:p w14:paraId="38381690" w14:textId="60856F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the Lord walked with thousands of students, by the strength of His knowledge He entertained everyone with His sharp wit.</w:t>
      </w:r>
    </w:p>
    <w:p w14:paraId="5AC6542C" w14:textId="596906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w:t>
      </w:r>
    </w:p>
    <w:p w14:paraId="05980F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28275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bhrame’ tribhuvana-pati</w:t>
      </w:r>
      <w:r w:rsidRPr="00790008">
        <w:rPr>
          <w:rStyle w:val="BookTitle"/>
          <w:rFonts w:asciiTheme="minorHAnsi" w:hAnsiTheme="minorHAnsi" w:cstheme="minorHAnsi"/>
          <w:b w:val="0"/>
          <w:bCs w:val="0"/>
          <w:color w:val="000000"/>
          <w:sz w:val="28"/>
          <w:szCs w:val="28"/>
        </w:rPr>
        <w:br/>
        <w:t>pustakera rūpe kare priyā sarasvatī</w:t>
      </w:r>
    </w:p>
    <w:p w14:paraId="304E4A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the Lord of the three worlds, traveled all over Navadvīpa holding in His hand His beloved Sarasvatī, in the form of a book.</w:t>
      </w:r>
    </w:p>
    <w:p w14:paraId="2B68F680" w14:textId="3DB6FE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form of books, Mahā-Lakṣmī Nārāyaṇī, the goddess of speech, always remained in the lotus hands of her Lord, Gaura-Nārāyaṇa, and thus fulfilled the meaning of the Lord’s name, Vācaspati, “the husband of the goddess of speech.”</w:t>
      </w:r>
    </w:p>
    <w:p w14:paraId="74C5581A" w14:textId="7C1D56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w:t>
      </w:r>
    </w:p>
    <w:p w14:paraId="51D1C1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0B0CA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hena nāhi paṇḍitera nāma</w:t>
      </w:r>
      <w:r w:rsidRPr="00790008">
        <w:rPr>
          <w:rStyle w:val="BookTitle"/>
          <w:rFonts w:asciiTheme="minorHAnsi" w:hAnsiTheme="minorHAnsi" w:cstheme="minorHAnsi"/>
          <w:b w:val="0"/>
          <w:bCs w:val="0"/>
          <w:color w:val="000000"/>
          <w:sz w:val="28"/>
          <w:szCs w:val="28"/>
        </w:rPr>
        <w:br/>
        <w:t>ye āsiyā bujhibeka prabhura vyākhyāna</w:t>
      </w:r>
    </w:p>
    <w:p w14:paraId="14AA04C5" w14:textId="0877A2E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no scholar throughout Navadvīpa who could understand Nimāi’s explanations.</w:t>
      </w:r>
    </w:p>
    <w:p w14:paraId="5985AF10" w14:textId="63A1DE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w:t>
      </w:r>
    </w:p>
    <w:p w14:paraId="7899ED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64F4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gaṅgādāsa mahā-bhāgyavān</w:t>
      </w:r>
      <w:r w:rsidRPr="00790008">
        <w:rPr>
          <w:rStyle w:val="BookTitle"/>
          <w:rFonts w:asciiTheme="minorHAnsi" w:hAnsiTheme="minorHAnsi" w:cstheme="minorHAnsi"/>
          <w:b w:val="0"/>
          <w:bCs w:val="0"/>
          <w:color w:val="000000"/>
          <w:sz w:val="28"/>
          <w:szCs w:val="28"/>
        </w:rPr>
        <w:br/>
        <w:t>yā’ra ṭhāñi prabhu kare’ vidyāra ādāna</w:t>
      </w:r>
    </w:p>
    <w:p w14:paraId="60ECB8A4" w14:textId="49477B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discussed His explanations only with the most fortunate Gaṅgādāsa Paṇḍita.</w:t>
      </w:r>
    </w:p>
    <w:p w14:paraId="74744AA9" w14:textId="21C31A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w:t>
      </w:r>
    </w:p>
    <w:p w14:paraId="2C6139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650A62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’saṁsārī’ dekhi’ bole,—“dhanya dhanya</w:t>
      </w:r>
      <w:r w:rsidRPr="00790008">
        <w:rPr>
          <w:rStyle w:val="BookTitle"/>
          <w:rFonts w:asciiTheme="minorHAnsi" w:hAnsiTheme="minorHAnsi" w:cstheme="minorHAnsi"/>
          <w:b w:val="0"/>
          <w:bCs w:val="0"/>
          <w:color w:val="000000"/>
          <w:sz w:val="28"/>
          <w:szCs w:val="28"/>
        </w:rPr>
        <w:br/>
        <w:t>e nandana yāhāra, tāhāra kon dainya?”</w:t>
      </w:r>
    </w:p>
    <w:p w14:paraId="18D48407" w14:textId="3ADA55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materialistic people said, “The parents of this boy are certainly glorious. What can they be lacking?”</w:t>
      </w:r>
    </w:p>
    <w:p w14:paraId="2BD9AF00" w14:textId="7F5767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w:t>
      </w:r>
    </w:p>
    <w:p w14:paraId="591B5E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18A50C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’prakṛti’ dekhe madana-samana</w:t>
      </w:r>
      <w:r w:rsidRPr="00790008">
        <w:rPr>
          <w:rStyle w:val="BookTitle"/>
          <w:rFonts w:asciiTheme="minorHAnsi" w:hAnsiTheme="minorHAnsi" w:cstheme="minorHAnsi"/>
          <w:b w:val="0"/>
          <w:bCs w:val="0"/>
          <w:color w:val="000000"/>
          <w:sz w:val="28"/>
          <w:szCs w:val="28"/>
        </w:rPr>
        <w:br/>
        <w:t>’pāṣaṇḍī’ dekhaye yena yama vidyamāna</w:t>
      </w:r>
    </w:p>
    <w:p w14:paraId="1D9505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the ladies considered the Lord to be as attractive as Cupid, and the atheists </w:t>
      </w:r>
      <w:r w:rsidRPr="00790008">
        <w:rPr>
          <w:rStyle w:val="BookTitle"/>
          <w:rFonts w:asciiTheme="minorHAnsi" w:hAnsiTheme="minorHAnsi" w:cstheme="minorHAnsi"/>
          <w:b/>
          <w:bCs/>
          <w:color w:val="800000"/>
          <w:sz w:val="28"/>
          <w:szCs w:val="28"/>
        </w:rPr>
        <w:lastRenderedPageBreak/>
        <w:t>considered Him as death personified.</w:t>
      </w:r>
    </w:p>
    <w:p w14:paraId="22846263" w14:textId="469357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material world, the men are the enjoyers and the women are the objects of enjoyment. In other words, the women are enjoyed by the men and the men are enjoyed by the women. An enjoyer enjoys his objects of enjoyment with his senses. Both the male and female enjoy material objects through their </w:t>
      </w:r>
      <w:r w:rsidRPr="00790008">
        <w:rPr>
          <w:rStyle w:val="BookTitle"/>
          <w:rFonts w:asciiTheme="minorHAnsi" w:hAnsiTheme="minorHAnsi" w:cstheme="minorHAnsi"/>
          <w:b w:val="0"/>
          <w:bCs w:val="0"/>
          <w:i/>
          <w:iCs/>
          <w:color w:val="000000"/>
          <w:sz w:val="28"/>
          <w:szCs w:val="28"/>
        </w:rPr>
        <w:t>jñānendriyas</w:t>
      </w:r>
      <w:r w:rsidRPr="00790008">
        <w:rPr>
          <w:rStyle w:val="BookTitle"/>
          <w:rFonts w:asciiTheme="minorHAnsi" w:hAnsiTheme="minorHAnsi" w:cstheme="minorHAnsi"/>
          <w:b w:val="0"/>
          <w:bCs w:val="0"/>
          <w:color w:val="000000"/>
          <w:sz w:val="28"/>
          <w:szCs w:val="28"/>
        </w:rPr>
        <w:t xml:space="preserve">, or knowledge-acquiring senses, and </w:t>
      </w:r>
      <w:r w:rsidRPr="00790008">
        <w:rPr>
          <w:rStyle w:val="BookTitle"/>
          <w:rFonts w:asciiTheme="minorHAnsi" w:hAnsiTheme="minorHAnsi" w:cstheme="minorHAnsi"/>
          <w:b w:val="0"/>
          <w:bCs w:val="0"/>
          <w:i/>
          <w:iCs/>
          <w:color w:val="000000"/>
          <w:sz w:val="28"/>
          <w:szCs w:val="28"/>
        </w:rPr>
        <w:t>karmendriyas</w:t>
      </w:r>
      <w:r w:rsidRPr="00790008">
        <w:rPr>
          <w:rStyle w:val="BookTitle"/>
          <w:rFonts w:asciiTheme="minorHAnsi" w:hAnsiTheme="minorHAnsi" w:cstheme="minorHAnsi"/>
          <w:b w:val="0"/>
          <w:bCs w:val="0"/>
          <w:color w:val="000000"/>
          <w:sz w:val="28"/>
          <w:szCs w:val="28"/>
        </w:rPr>
        <w:t xml:space="preserve">, or working senses. Gaurasundara is directly Lord Kṛṣṇa, therefore He is the abode of all beauty, surpassing millions of Cupids. Gaurasundara is never an object of enjoyment for mundane women, that is why He cannot be the object of worship for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When a living entity becomes self-realized, the Madana-mohana form of Gaurasundara manifests within his heart. Although the conditioned souls who identify themselves as women may consider Gaurasundara as an object of enjoyment, Gaurahari does not fulfill their prayers. The moods of master and servant are present in this material world. For the living entities to think themselves the masters of material nature rather than considering themselves the servants of the Supreme Lord is an impediment in their constitutional duties of devotional service. Śrī Gaurasundara has personally displayed to the living entities the prime example of how to be a servant of the Supreme Lord and thus removed the enjoying mood from their conditioned minds. That is why the followers of Gaurahari cannot accept Him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the enjoyer of women. Lord Gaurasundara never demonstrated that He was under the control of any material conditions in His pastimes. But even if someone out of great misfortune forgets that he is the eternal servant of the servitor God and thinks himself to be the object of service, Śrī Gaurasundara still awakens his service attitude towards Gaura-Kṛṣṇa by removing such evil propensities.</w:t>
      </w:r>
    </w:p>
    <w:p w14:paraId="4BBF3AF8" w14:textId="757B4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w:t>
      </w:r>
    </w:p>
    <w:p w14:paraId="02460F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142C21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’paṇḍita’ sakala dekhe yena bṛhaspati</w:t>
      </w:r>
      <w:r w:rsidRPr="00790008">
        <w:rPr>
          <w:rStyle w:val="BookTitle"/>
          <w:rFonts w:asciiTheme="minorHAnsi" w:hAnsiTheme="minorHAnsi" w:cstheme="minorHAnsi"/>
          <w:b w:val="0"/>
          <w:bCs w:val="0"/>
          <w:color w:val="000000"/>
          <w:sz w:val="28"/>
          <w:szCs w:val="28"/>
        </w:rPr>
        <w:br/>
        <w:t>ei-mata dekhe sabe, yā’ra yena mati</w:t>
      </w:r>
    </w:p>
    <w:p w14:paraId="3E8AF5D2" w14:textId="0EE221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learned scholars considered Him equal to Bṛhaspati. In this way everyone appreciated the Lord according to their own mentality.</w:t>
      </w:r>
    </w:p>
    <w:p w14:paraId="74054989" w14:textId="2BBA71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w:t>
      </w:r>
    </w:p>
    <w:p w14:paraId="09E2FB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61DAC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viśvambhara-rūpa sakala vaiṣṇava</w:t>
      </w:r>
      <w:r w:rsidRPr="00790008">
        <w:rPr>
          <w:rStyle w:val="BookTitle"/>
          <w:rFonts w:asciiTheme="minorHAnsi" w:hAnsiTheme="minorHAnsi" w:cstheme="minorHAnsi"/>
          <w:b w:val="0"/>
          <w:bCs w:val="0"/>
          <w:color w:val="000000"/>
          <w:sz w:val="28"/>
          <w:szCs w:val="28"/>
        </w:rPr>
        <w:br/>
        <w:t>hariṣa-viṣāda hai’ mane bhāve’ saba</w:t>
      </w:r>
    </w:p>
    <w:p w14:paraId="15E09831" w14:textId="7C08BB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Seeing Viśvambhara’s attractive form, the Vaiṣṇavas felt both jubilation and </w:t>
      </w:r>
      <w:r w:rsidRPr="00790008">
        <w:rPr>
          <w:rStyle w:val="BookTitle"/>
          <w:rFonts w:asciiTheme="minorHAnsi" w:hAnsiTheme="minorHAnsi" w:cstheme="minorHAnsi"/>
          <w:b/>
          <w:bCs/>
          <w:color w:val="800000"/>
          <w:sz w:val="28"/>
          <w:szCs w:val="28"/>
        </w:rPr>
        <w:lastRenderedPageBreak/>
        <w:t>lamentation.</w:t>
      </w:r>
    </w:p>
    <w:p w14:paraId="643B52EF" w14:textId="5854E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11.13-14</w:t>
      </w:r>
    </w:p>
    <w:p w14:paraId="52E991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13-14</w:t>
      </w:r>
    </w:p>
    <w:p w14:paraId="657D3D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divya-śarīre nā haya kṛṣṇa-rasa</w:t>
      </w:r>
      <w:r w:rsidRPr="00790008">
        <w:rPr>
          <w:rStyle w:val="BookTitle"/>
          <w:rFonts w:asciiTheme="minorHAnsi" w:hAnsiTheme="minorHAnsi" w:cstheme="minorHAnsi"/>
          <w:b w:val="0"/>
          <w:bCs w:val="0"/>
          <w:color w:val="000000"/>
          <w:sz w:val="28"/>
          <w:szCs w:val="28"/>
        </w:rPr>
        <w:br/>
        <w:t>ki karibe vidyāya, haile kāla-vasa?”</w:t>
      </w:r>
    </w:p>
    <w:p w14:paraId="7BC82F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mohita vaiṣṇava saba prabhura māyāya</w:t>
      </w:r>
      <w:r w:rsidRPr="00790008">
        <w:rPr>
          <w:rStyle w:val="BookTitle"/>
          <w:rFonts w:asciiTheme="minorHAnsi" w:hAnsiTheme="minorHAnsi" w:cstheme="minorHAnsi"/>
          <w:b w:val="0"/>
          <w:bCs w:val="0"/>
          <w:color w:val="000000"/>
          <w:sz w:val="28"/>
          <w:szCs w:val="28"/>
        </w:rPr>
        <w:br/>
        <w:t>dekhiyā o tabu keha dekhite nā pāya</w:t>
      </w:r>
    </w:p>
    <w:p w14:paraId="6B5E0B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thought, “Although He has such a divine body, He has no attraction for Kṛṣṇa. What good is His education if He simply wastes His time?” All the Vaiṣṇavas were bewildered by the internal potency of the Lord, so even though they saw the Lord they didn’t understand Him.</w:t>
      </w:r>
    </w:p>
    <w:p w14:paraId="26DBC829" w14:textId="790261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For persons on the path of the ascending process, education continues up to the time of death. The knowledge that a living entity acquires during his lifetime does not help him in his next life. By seeing that Gaurasundara was as learned as Bṛhaspati and as beautiful as Cupid, ordinary people thought that such transcendental beauty and extraordinary knowledge would remain only for the duration of His life, that is, they were temporary—but the opulences of Kṛṣṇa are actually eternal. They thought that if the opulences seen in Gaurasundara were those of a devotee rather than those of the absolute independent form of Kṛṣṇa, who enjoys pastimes out of His own sweet will, it would particularly increase the happiness of the devotees. By the desire of the Lord, the Vaiṣṇavas also did not understand at that time that Lord Gaurahari is directly the Supreme Personality of Godhead Kṛṣṇa. Śrī Kṛṣṇa is an ocean of transcendental pastimes. By His own will, the influence of Yogamāyā neither manifest Gaura’s covered pastimes nor gave an opportunity to the Vaiṣṇavas to understand His Gaura form was that of the Supreme Personality of Godhead. Though they saw Him, they nevertheless did not see or understand His real form (as the Supreme Personality of Godhead). Ordinary conditioned souls had no right at all to perceive the Lord, who was engaged in covered pastimes.</w:t>
      </w:r>
    </w:p>
    <w:p w14:paraId="589A97D2" w14:textId="0034A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11.15</w:t>
      </w:r>
    </w:p>
    <w:p w14:paraId="3DBF45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448F9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 o prabhu dekhi’ keha keha bole</w:t>
      </w:r>
      <w:r w:rsidRPr="00790008">
        <w:rPr>
          <w:rStyle w:val="BookTitle"/>
          <w:rFonts w:asciiTheme="minorHAnsi" w:hAnsiTheme="minorHAnsi" w:cstheme="minorHAnsi"/>
          <w:b w:val="0"/>
          <w:bCs w:val="0"/>
          <w:color w:val="000000"/>
          <w:sz w:val="28"/>
          <w:szCs w:val="28"/>
        </w:rPr>
        <w:br/>
        <w:t>“ki kārye goṅāo kāla tumi vidyā-bhole?”</w:t>
      </w:r>
    </w:p>
    <w:p w14:paraId="7B5F56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directly saw the Lord, some of them said, “Why do You waste Your time in the fruitless pursuit of knowledge?”</w:t>
      </w:r>
    </w:p>
    <w:p w14:paraId="2B371BC3" w14:textId="11F191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In order to assist in the covered pastimes of the Lord, the Vaiṣṇavas, by the will of the Lord, acted as ignorant people induced by material knowledge as they continually endeavored to convert Gaura into a servant of the Supreme Lord. Besides giving indirect hints, they also directly told Nimāi not to remain absorbed in the cultivation of useless knowledge but to worship Hari, for that was beneficial.</w:t>
      </w:r>
    </w:p>
    <w:p w14:paraId="7C30C354" w14:textId="0CCC09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11.16</w:t>
      </w:r>
    </w:p>
    <w:p w14:paraId="75C276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7ECC14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hāsena prabhu sevakera vākye</w:t>
      </w:r>
      <w:r w:rsidRPr="00790008">
        <w:rPr>
          <w:rStyle w:val="BookTitle"/>
          <w:rFonts w:asciiTheme="minorHAnsi" w:hAnsiTheme="minorHAnsi" w:cstheme="minorHAnsi"/>
          <w:b w:val="0"/>
          <w:bCs w:val="0"/>
          <w:color w:val="000000"/>
          <w:sz w:val="28"/>
          <w:szCs w:val="28"/>
        </w:rPr>
        <w:br/>
        <w:t>prabhu bole,—“tomarā śikhā o mora bhāgye”</w:t>
      </w:r>
    </w:p>
    <w:p w14:paraId="71B97F7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on hearing His servants speak like this, and He replied, “I am fortunate to have You instruct Me.”</w:t>
      </w:r>
    </w:p>
    <w:p w14:paraId="3D759B54" w14:textId="13990D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the Lord said, “It is My great fortune that you are all instructing Me to become a devotee of Hari.”</w:t>
      </w:r>
    </w:p>
    <w:p w14:paraId="63D4CAF7" w14:textId="403309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11.17</w:t>
      </w:r>
    </w:p>
    <w:p w14:paraId="757B63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29AA0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 goṅāyena vidyā-rase</w:t>
      </w:r>
      <w:r w:rsidRPr="00790008">
        <w:rPr>
          <w:rStyle w:val="BookTitle"/>
          <w:rFonts w:asciiTheme="minorHAnsi" w:hAnsiTheme="minorHAnsi" w:cstheme="minorHAnsi"/>
          <w:b w:val="0"/>
          <w:bCs w:val="0"/>
          <w:color w:val="000000"/>
          <w:sz w:val="28"/>
          <w:szCs w:val="28"/>
        </w:rPr>
        <w:br/>
        <w:t>sevaka cinite nāre, anya jana kise?</w:t>
      </w:r>
    </w:p>
    <w:p w14:paraId="28EC29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thus passed His time in scholastic pastimes, His servants could not recognize Him, so what to speak of others?</w:t>
      </w:r>
    </w:p>
    <w:p w14:paraId="3AF0BFD1" w14:textId="745CD8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will of the Lord, and to assist in His covered pastimes, His eternal associates did not understand His glories but rather acted as ignorant. When the eternal associates of the Lord could not recognize Him, then how could ordinary materialists, who are expert in fruitive activities, know Him?</w:t>
      </w:r>
    </w:p>
    <w:p w14:paraId="40FB7BBC" w14:textId="7BA8E9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11.18</w:t>
      </w:r>
    </w:p>
    <w:p w14:paraId="0AC6A7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4EF3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 haite loka navadvīpe yāya</w:t>
      </w:r>
      <w:r w:rsidRPr="00790008">
        <w:rPr>
          <w:rStyle w:val="BookTitle"/>
          <w:rFonts w:asciiTheme="minorHAnsi" w:hAnsiTheme="minorHAnsi" w:cstheme="minorHAnsi"/>
          <w:b w:val="0"/>
          <w:bCs w:val="0"/>
          <w:color w:val="000000"/>
          <w:sz w:val="28"/>
          <w:szCs w:val="28"/>
        </w:rPr>
        <w:br/>
        <w:t>navadvīpe paḍile se vidyā-rasa pāya</w:t>
      </w:r>
    </w:p>
    <w:p w14:paraId="6B0F08FD" w14:textId="20FF80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came from all over India to study in Navadvīpa, for if one studied in Navadvīpa he got a taste for education.</w:t>
      </w:r>
    </w:p>
    <w:p w14:paraId="3AD8C53A" w14:textId="590B48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11.19</w:t>
      </w:r>
    </w:p>
    <w:p w14:paraId="29130A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3CD83D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cāṭigrāma-nivāsī o aneke tathāya</w:t>
      </w:r>
      <w:r w:rsidRPr="00790008">
        <w:rPr>
          <w:rStyle w:val="BookTitle"/>
          <w:rFonts w:asciiTheme="minorHAnsi" w:hAnsiTheme="minorHAnsi" w:cstheme="minorHAnsi"/>
          <w:b w:val="0"/>
          <w:bCs w:val="0"/>
          <w:color w:val="000000"/>
          <w:sz w:val="28"/>
          <w:szCs w:val="28"/>
        </w:rPr>
        <w:br/>
        <w:t>paḍena vaiṣṇava saba rahena gaṅgāya</w:t>
      </w:r>
    </w:p>
    <w:p w14:paraId="52B98F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Many Vaiṣṇavas came from Caṭṭagrāma to live on the bank of the Ganges and study in Navadvīpa.</w:t>
      </w:r>
    </w:p>
    <w:p w14:paraId="713D456A" w14:textId="06FA7D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study, the residents of the distant village of Caṭṭagrāma resided on the bank of the Ganges in Navadvīpa.</w:t>
      </w:r>
    </w:p>
    <w:p w14:paraId="569CF9AA" w14:textId="3143C2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11.20</w:t>
      </w:r>
    </w:p>
    <w:p w14:paraId="5F22E4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2CCA47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janmiyāchena prabhura ājñāya</w:t>
      </w:r>
      <w:r w:rsidRPr="00790008">
        <w:rPr>
          <w:rStyle w:val="BookTitle"/>
          <w:rFonts w:asciiTheme="minorHAnsi" w:hAnsiTheme="minorHAnsi" w:cstheme="minorHAnsi"/>
          <w:b w:val="0"/>
          <w:bCs w:val="0"/>
          <w:color w:val="000000"/>
          <w:sz w:val="28"/>
          <w:szCs w:val="28"/>
        </w:rPr>
        <w:br/>
        <w:t>sabei virakta kṛṣṇa-bhakta sarvathāya</w:t>
      </w:r>
    </w:p>
    <w:p w14:paraId="1EBA2B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all renounced devotees of Kṛṣṇa and had taken birth by the order of the Lord.</w:t>
      </w:r>
    </w:p>
    <w:p w14:paraId="72498566" w14:textId="33D21D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desire of Gaurasundara, all the devotees who had appeared in this world at that time became totally indifferent to material objects and constantly engaged in worshiping Kṛṣṇa.</w:t>
      </w:r>
    </w:p>
    <w:p w14:paraId="098F7CBD" w14:textId="174345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11.21</w:t>
      </w:r>
    </w:p>
    <w:p w14:paraId="60B11A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B328A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mili’ sabe paḍiyā śuniyā</w:t>
      </w:r>
      <w:r w:rsidRPr="00790008">
        <w:rPr>
          <w:rStyle w:val="BookTitle"/>
          <w:rFonts w:asciiTheme="minorHAnsi" w:hAnsiTheme="minorHAnsi" w:cstheme="minorHAnsi"/>
          <w:b w:val="0"/>
          <w:bCs w:val="0"/>
          <w:color w:val="000000"/>
          <w:sz w:val="28"/>
          <w:szCs w:val="28"/>
        </w:rPr>
        <w:br/>
        <w:t>karena govinda-carcā nibhṛte vasiyā</w:t>
      </w:r>
    </w:p>
    <w:p w14:paraId="005AEF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school hours, they regularly met together in a solitary place to discuss topics of Lord Kṛṣṇa.</w:t>
      </w:r>
    </w:p>
    <w:p w14:paraId="5EEF3EBD" w14:textId="6731E6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receiving any encouragement for worshiping Kṛṣṇa from Śrī Gaurasundara, the Vaiṣṇavas of that time cultivated Kṛṣṇa consciousness in seclusion. Wherever there is no direct manifestation of the Supreme Lord or His dear associate,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xml:space="preserve">, or solitary worship of the Lord, is appropriate. Otherwise it is prescribed that one should engage in </w:t>
      </w:r>
      <w:r w:rsidRPr="00790008">
        <w:rPr>
          <w:rStyle w:val="BookTitle"/>
          <w:rFonts w:asciiTheme="minorHAnsi" w:hAnsiTheme="minorHAnsi" w:cstheme="minorHAnsi"/>
          <w:b w:val="0"/>
          <w:bCs w:val="0"/>
          <w:i/>
          <w:iCs/>
          <w:color w:val="000000"/>
          <w:sz w:val="28"/>
          <w:szCs w:val="28"/>
        </w:rPr>
        <w:t xml:space="preserve">hari-kīrtana </w:t>
      </w:r>
      <w:r w:rsidRPr="00790008">
        <w:rPr>
          <w:rStyle w:val="BookTitle"/>
          <w:rFonts w:asciiTheme="minorHAnsi" w:hAnsiTheme="minorHAnsi" w:cstheme="minorHAnsi"/>
          <w:b w:val="0"/>
          <w:bCs w:val="0"/>
          <w:color w:val="000000"/>
          <w:sz w:val="28"/>
          <w:szCs w:val="28"/>
        </w:rPr>
        <w:t>only under the guidance of the Supreme Lord or His devotee.</w:t>
      </w:r>
    </w:p>
    <w:p w14:paraId="1B46CF46" w14:textId="52290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11.22</w:t>
      </w:r>
    </w:p>
    <w:p w14:paraId="068A78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79D82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priya mukunda ekānta</w:t>
      </w:r>
      <w:r w:rsidRPr="00790008">
        <w:rPr>
          <w:rStyle w:val="BookTitle"/>
          <w:rFonts w:asciiTheme="minorHAnsi" w:hAnsiTheme="minorHAnsi" w:cstheme="minorHAnsi"/>
          <w:b w:val="0"/>
          <w:bCs w:val="0"/>
          <w:color w:val="000000"/>
          <w:sz w:val="28"/>
          <w:szCs w:val="28"/>
        </w:rPr>
        <w:br/>
        <w:t>mukundera gāne drave’ sakala mahānta</w:t>
      </w:r>
    </w:p>
    <w:p w14:paraId="426105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Mukunda was most dear to all the Vaiṣṇavas. Their hearts all melted when He sang.</w:t>
      </w:r>
    </w:p>
    <w:p w14:paraId="2262B20F" w14:textId="3BABA1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detached from material enjoyment and engaged in worshiping the Supreme Lord are called </w:t>
      </w:r>
      <w:r w:rsidRPr="00790008">
        <w:rPr>
          <w:rStyle w:val="BookTitle"/>
          <w:rFonts w:asciiTheme="minorHAnsi" w:hAnsiTheme="minorHAnsi" w:cstheme="minorHAnsi"/>
          <w:b w:val="0"/>
          <w:bCs w:val="0"/>
          <w:i/>
          <w:iCs/>
          <w:color w:val="000000"/>
          <w:sz w:val="28"/>
          <w:szCs w:val="28"/>
        </w:rPr>
        <w:t>mahāntas</w:t>
      </w:r>
      <w:r w:rsidRPr="00790008">
        <w:rPr>
          <w:rStyle w:val="BookTitle"/>
          <w:rFonts w:asciiTheme="minorHAnsi" w:hAnsiTheme="minorHAnsi" w:cstheme="minorHAnsi"/>
          <w:b w:val="0"/>
          <w:bCs w:val="0"/>
          <w:color w:val="000000"/>
          <w:sz w:val="28"/>
          <w:szCs w:val="28"/>
        </w:rPr>
        <w:t>, or Vaiṣṇavas. On hearing Mukunda singing about the pastimes of Lord Hari, the hearts of such great souls melted.</w:t>
      </w:r>
    </w:p>
    <w:p w14:paraId="3F55B474" w14:textId="4DFC79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11.23</w:t>
      </w:r>
    </w:p>
    <w:p w14:paraId="55F89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11106D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vikāla haile āsi’ bhāgavata-gaṇa</w:t>
      </w:r>
      <w:r w:rsidRPr="00790008">
        <w:rPr>
          <w:rStyle w:val="BookTitle"/>
          <w:rFonts w:asciiTheme="minorHAnsi" w:hAnsiTheme="minorHAnsi" w:cstheme="minorHAnsi"/>
          <w:b w:val="0"/>
          <w:bCs w:val="0"/>
          <w:color w:val="000000"/>
          <w:sz w:val="28"/>
          <w:szCs w:val="28"/>
        </w:rPr>
        <w:br/>
        <w:t>advaita-sabhāya sabe hayena milana</w:t>
      </w:r>
    </w:p>
    <w:p w14:paraId="50FC42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all the devotees regularly met in the house of Advaita Prabhu.</w:t>
      </w:r>
    </w:p>
    <w:p w14:paraId="45477BC3" w14:textId="1F1703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completing their days work, the devotees gathered in the afternoons at the house of Advaita Ācārya Prabhu in Śrī Māyāpur. Since Śrī Gaurasundara had not yet manifest His pastimes as the shelter of the devotees, Śrī Advaita Prabhu was the shelter of all Vaiṣṇavas.</w:t>
      </w:r>
    </w:p>
    <w:p w14:paraId="6263B398" w14:textId="4E4B84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11.24</w:t>
      </w:r>
    </w:p>
    <w:p w14:paraId="25EDB1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576B0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mukunda gāyena kṛṣṇa-gīta</w:t>
      </w:r>
      <w:r w:rsidRPr="00790008">
        <w:rPr>
          <w:rStyle w:val="BookTitle"/>
          <w:rFonts w:asciiTheme="minorHAnsi" w:hAnsiTheme="minorHAnsi" w:cstheme="minorHAnsi"/>
          <w:b w:val="0"/>
          <w:bCs w:val="0"/>
          <w:color w:val="000000"/>
          <w:sz w:val="28"/>
          <w:szCs w:val="28"/>
        </w:rPr>
        <w:br/>
        <w:t>hena nāhi jāni, kebā paḍe kon bhita?</w:t>
      </w:r>
    </w:p>
    <w:p w14:paraId="6889E8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Mukunda would begin singing about Kṛṣṇa, everyone there fell to the ground in ecstatic love.</w:t>
      </w:r>
    </w:p>
    <w:p w14:paraId="0BB9717B" w14:textId="787CD8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hearing Mukunda sing about Kṛṣṇa, all the listeners became overwhelmed with love of God and fell on the ground here and there.</w:t>
      </w:r>
    </w:p>
    <w:p w14:paraId="6443348D" w14:textId="7B73DF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11.25</w:t>
      </w:r>
    </w:p>
    <w:p w14:paraId="014400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F9D4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kānde, keha hāse, keha nṛtya kare</w:t>
      </w:r>
      <w:r w:rsidRPr="00790008">
        <w:rPr>
          <w:rStyle w:val="BookTitle"/>
          <w:rFonts w:asciiTheme="minorHAnsi" w:hAnsiTheme="minorHAnsi" w:cstheme="minorHAnsi"/>
          <w:b w:val="0"/>
          <w:bCs w:val="0"/>
          <w:color w:val="000000"/>
          <w:sz w:val="28"/>
          <w:szCs w:val="28"/>
        </w:rPr>
        <w:br/>
        <w:t>gaḍā-gaḍi yāya keha vastra nā sambare</w:t>
      </w:r>
    </w:p>
    <w:p w14:paraId="30CDC3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of them cried, some laughed, and others danced. The clothes of some persons scattered as they rolled on the ground.</w:t>
      </w:r>
    </w:p>
    <w:p w14:paraId="760F8816" w14:textId="0DB340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vastra nā sambare</w:t>
      </w:r>
      <w:r w:rsidRPr="00790008">
        <w:rPr>
          <w:rStyle w:val="BookTitle"/>
          <w:rFonts w:asciiTheme="minorHAnsi" w:hAnsiTheme="minorHAnsi" w:cstheme="minorHAnsi"/>
          <w:b w:val="0"/>
          <w:bCs w:val="0"/>
          <w:color w:val="000000"/>
          <w:sz w:val="28"/>
          <w:szCs w:val="28"/>
        </w:rPr>
        <w:t xml:space="preserve"> indicate that they were unable to keep their clothes in order.</w:t>
      </w:r>
    </w:p>
    <w:p w14:paraId="4CE4A881" w14:textId="3F0E34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11.26</w:t>
      </w:r>
    </w:p>
    <w:p w14:paraId="7B2148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236EC3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karaye keha mālsāṭ māre</w:t>
      </w:r>
      <w:r w:rsidRPr="00790008">
        <w:rPr>
          <w:rStyle w:val="BookTitle"/>
          <w:rFonts w:asciiTheme="minorHAnsi" w:hAnsiTheme="minorHAnsi" w:cstheme="minorHAnsi"/>
          <w:b w:val="0"/>
          <w:bCs w:val="0"/>
          <w:color w:val="000000"/>
          <w:sz w:val="28"/>
          <w:szCs w:val="28"/>
        </w:rPr>
        <w:br/>
        <w:t>keha giyā mukundera dui pāye dhare</w:t>
      </w:r>
    </w:p>
    <w:p w14:paraId="341A5BE6" w14:textId="3EC4EA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roared as he challenged the agents of Māyā, and someone else caught hold of Mukunda’s feet.</w:t>
      </w:r>
    </w:p>
    <w:p w14:paraId="72446509" w14:textId="1FB50F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11.27</w:t>
      </w:r>
    </w:p>
    <w:p w14:paraId="44E50C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7A404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uṭheya paramānanda-sukha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 jāne vaiṣṇava saba āra kona duḥkha</w:t>
      </w:r>
    </w:p>
    <w:p w14:paraId="3F03CD08" w14:textId="6B5014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Vaiṣṇavas enjoyed great ecstasy and forgot all forms of distress.</w:t>
      </w:r>
    </w:p>
    <w:p w14:paraId="0FDD92C9" w14:textId="0C5B88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11.28</w:t>
      </w:r>
    </w:p>
    <w:p w14:paraId="4254EB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1ACD5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o mukunda-prati baḍa sukhī mane</w:t>
      </w:r>
      <w:r w:rsidRPr="00790008">
        <w:rPr>
          <w:rStyle w:val="BookTitle"/>
          <w:rFonts w:asciiTheme="minorHAnsi" w:hAnsiTheme="minorHAnsi" w:cstheme="minorHAnsi"/>
          <w:b w:val="0"/>
          <w:bCs w:val="0"/>
          <w:color w:val="000000"/>
          <w:sz w:val="28"/>
          <w:szCs w:val="28"/>
        </w:rPr>
        <w:br/>
        <w:t>dekhilei mukundere dharena āpane</w:t>
      </w:r>
    </w:p>
    <w:p w14:paraId="35B0BAD6" w14:textId="0F1347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most satisfied with Mukunda. Whenever the Lord saw him, He would stop him.</w:t>
      </w:r>
    </w:p>
    <w:p w14:paraId="57FC848C" w14:textId="34FB24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11.29</w:t>
      </w:r>
    </w:p>
    <w:p w14:paraId="0D75E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0CF590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jijñāsena phāṅki, vākhāne mukunda</w:t>
      </w:r>
      <w:r w:rsidRPr="00790008">
        <w:rPr>
          <w:rStyle w:val="BookTitle"/>
          <w:rFonts w:asciiTheme="minorHAnsi" w:hAnsiTheme="minorHAnsi" w:cstheme="minorHAnsi"/>
          <w:b w:val="0"/>
          <w:bCs w:val="0"/>
          <w:color w:val="000000"/>
          <w:sz w:val="28"/>
          <w:szCs w:val="28"/>
        </w:rPr>
        <w:br/>
        <w:t>prabhu bole,—“kichu nahe”, āra lāge dvandva</w:t>
      </w:r>
    </w:p>
    <w:p w14:paraId="30642B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then ask Mukunda for some clarification on a point, and when Mukunda answered Him, the Lord would say, “Wrong!” and immediately an argument would begin.</w:t>
      </w:r>
    </w:p>
    <w:p w14:paraId="08BD9F85" w14:textId="60CCEB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Whatever Mukunda replied when challenged by the Lord, the Lord would immediately reject, and as a result they would begin to quarrel.</w:t>
      </w:r>
    </w:p>
    <w:p w14:paraId="6D9D63E4" w14:textId="4F7E84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11.30</w:t>
      </w:r>
    </w:p>
    <w:p w14:paraId="4A0E12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15D19F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paṇḍita baḍa, prabhura prabhāve</w:t>
      </w:r>
      <w:r w:rsidRPr="00790008">
        <w:rPr>
          <w:rStyle w:val="BookTitle"/>
          <w:rFonts w:asciiTheme="minorHAnsi" w:hAnsiTheme="minorHAnsi" w:cstheme="minorHAnsi"/>
          <w:b w:val="0"/>
          <w:bCs w:val="0"/>
          <w:color w:val="000000"/>
          <w:sz w:val="28"/>
          <w:szCs w:val="28"/>
        </w:rPr>
        <w:br/>
        <w:t>pakṣa-pratipakṣa kari’ prabhu-sane lāge</w:t>
      </w:r>
    </w:p>
    <w:p w14:paraId="49D8C8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the Lord, Mukunda was very learned. Thus he was able to present arguments and counter-arguments to Nimāi’s challenge.</w:t>
      </w:r>
    </w:p>
    <w:p w14:paraId="2BD67CF5" w14:textId="0DDBF1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mercy of the Lord there was no end to Mukunda’s knowledge. Mukunda engaged in a war of words with the Lord through his debate and counter-debate.</w:t>
      </w:r>
    </w:p>
    <w:p w14:paraId="5E8481CB" w14:textId="211F7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11.31</w:t>
      </w:r>
    </w:p>
    <w:p w14:paraId="1C742A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7602F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 nija-sevaka ciniñā</w:t>
      </w:r>
      <w:r w:rsidRPr="00790008">
        <w:rPr>
          <w:rStyle w:val="BookTitle"/>
          <w:rFonts w:asciiTheme="minorHAnsi" w:hAnsiTheme="minorHAnsi" w:cstheme="minorHAnsi"/>
          <w:b w:val="0"/>
          <w:bCs w:val="0"/>
          <w:color w:val="000000"/>
          <w:sz w:val="28"/>
          <w:szCs w:val="28"/>
        </w:rPr>
        <w:br/>
        <w:t>jijñāsena phāṅki, sabe yāyena hāriyā</w:t>
      </w:r>
    </w:p>
    <w:p w14:paraId="13E38ED6" w14:textId="25EB1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recognized His devotees by challenging them for clarification on some point, but they were all defeated in the ensuing argument.</w:t>
      </w:r>
    </w:p>
    <w:p w14:paraId="1BEB6FC0" w14:textId="1EB7D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11.32</w:t>
      </w:r>
    </w:p>
    <w:p w14:paraId="322AE1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2178A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śrīvāsādi dekhile o phāṅki jijñāsena</w:t>
      </w:r>
      <w:r w:rsidRPr="00790008">
        <w:rPr>
          <w:rStyle w:val="BookTitle"/>
          <w:rFonts w:asciiTheme="minorHAnsi" w:hAnsiTheme="minorHAnsi" w:cstheme="minorHAnsi"/>
          <w:b w:val="0"/>
          <w:bCs w:val="0"/>
          <w:color w:val="000000"/>
          <w:sz w:val="28"/>
          <w:szCs w:val="28"/>
        </w:rPr>
        <w:br/>
        <w:t>mithyā-vākya-vyaya-bhahe sabe palāyena</w:t>
      </w:r>
    </w:p>
    <w:p w14:paraId="2A91F2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and other devotees were all challenged in this way by the Lord, but they would all run away in fear of wasting time in useless arguments.</w:t>
      </w:r>
    </w:p>
    <w:p w14:paraId="603A1B09" w14:textId="1C880E1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Fearful of useless talk, in the form of being challenged by Nimāi, the devotees headed by Śrīvāsa would run away from Him in order to avoid confrontation. Although the devotees were qualified to engage in philosophical debate, they were not eager to indulge in arguments on inconceivable subjects since dry arguments are inconclusive.</w:t>
      </w:r>
    </w:p>
    <w:p w14:paraId="302C05EE" w14:textId="39F136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11.33</w:t>
      </w:r>
    </w:p>
    <w:p w14:paraId="23EC57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D4138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virakta sabe śrī-kṛṣṇera rase</w:t>
      </w:r>
      <w:r w:rsidRPr="00790008">
        <w:rPr>
          <w:rStyle w:val="BookTitle"/>
          <w:rFonts w:asciiTheme="minorHAnsi" w:hAnsiTheme="minorHAnsi" w:cstheme="minorHAnsi"/>
          <w:b w:val="0"/>
          <w:bCs w:val="0"/>
          <w:color w:val="000000"/>
          <w:sz w:val="28"/>
          <w:szCs w:val="28"/>
        </w:rPr>
        <w:br/>
        <w:t>kṛṣṇa-vyākhyā vinu āra kichu nāhi vāse</w:t>
      </w:r>
    </w:p>
    <w:p w14:paraId="532828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were naturally detached due to their advancement in Kṛṣṇa consciousness. They did not care to hear anything other than topics related with Lord Kṛṣṇa.</w:t>
      </w:r>
    </w:p>
    <w:p w14:paraId="0F8444EF" w14:textId="3C02D1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rasika</w:t>
      </w:r>
      <w:r w:rsidRPr="00790008">
        <w:rPr>
          <w:rStyle w:val="BookTitle"/>
          <w:rFonts w:asciiTheme="minorHAnsi" w:hAnsiTheme="minorHAnsi" w:cstheme="minorHAnsi"/>
          <w:b w:val="0"/>
          <w:bCs w:val="0"/>
          <w:color w:val="000000"/>
          <w:sz w:val="28"/>
          <w:szCs w:val="28"/>
        </w:rPr>
        <w:t xml:space="preserve"> devotees of Adhokṣaja Kṛṣṇa are naturally detached from all objects not related with Kṛṣṇa. Their resolute love was displayed by their seeing everything in relationship with Kṛṣṇa. Because they realized the necessity of having a taste for Kṛṣṇa consciousness, they considered the taste for inferior objects to be useless.</w:t>
      </w:r>
    </w:p>
    <w:p w14:paraId="605550A6" w14:textId="3B7C22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4403E9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024AD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dekhilei prabhu mātra phāṅki se jijñāse</w:t>
      </w:r>
      <w:r w:rsidRPr="00790008">
        <w:rPr>
          <w:rStyle w:val="BookTitle"/>
          <w:rFonts w:asciiTheme="minorHAnsi" w:hAnsiTheme="minorHAnsi" w:cstheme="minorHAnsi"/>
          <w:b w:val="0"/>
          <w:bCs w:val="0"/>
          <w:color w:val="000000"/>
          <w:sz w:val="28"/>
          <w:szCs w:val="28"/>
        </w:rPr>
        <w:br/>
        <w:t>prabodhite nāre keha, śeṣe upahāse</w:t>
      </w:r>
    </w:p>
    <w:p w14:paraId="2BB7B3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saw any devotee, He would challenge him; and when he failed to give the correct response, the Lord would tease him.</w:t>
      </w:r>
    </w:p>
    <w:p w14:paraId="2F3D09F7" w14:textId="46970C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Nimāi met a devotee, He would greatly disturb him with His challenges. The devotees could not check Nimāi by answering His challenges, therefore all their arguments ultimately ended in Nimāi teasing them.</w:t>
      </w:r>
    </w:p>
    <w:p w14:paraId="53B416BB" w14:textId="685F40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11.35</w:t>
      </w:r>
    </w:p>
    <w:p w14:paraId="3ED8E1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41F56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yadi keha dekhe,—prabhu āisena dūre</w:t>
      </w:r>
      <w:r w:rsidRPr="00790008">
        <w:rPr>
          <w:rStyle w:val="BookTitle"/>
          <w:rFonts w:asciiTheme="minorHAnsi" w:hAnsiTheme="minorHAnsi" w:cstheme="minorHAnsi"/>
          <w:b w:val="0"/>
          <w:bCs w:val="0"/>
          <w:color w:val="000000"/>
          <w:sz w:val="28"/>
          <w:szCs w:val="28"/>
        </w:rPr>
        <w:br/>
        <w:t>sabe pālāyena phāṅki-jijñāsāra ḍare</w:t>
      </w:r>
    </w:p>
    <w:p w14:paraId="667E27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If any of them saw the Lord coming in the distance, they would run away out of fear of being challenged.</w:t>
      </w:r>
    </w:p>
    <w:p w14:paraId="0B8C7B9B" w14:textId="4168A4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Fearful of uselessly wasting time in insignificant material arguments, the devotees of the Lord always avoided coming face to face with Nimāi. In order to avoid meeting Him, they kept a distance from Him.</w:t>
      </w:r>
    </w:p>
    <w:p w14:paraId="276E93AF" w14:textId="5B3AA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11.36</w:t>
      </w:r>
    </w:p>
    <w:p w14:paraId="58245C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4B0463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kṛṣṇa-kathā śunitei sabe bhālavāse</w:t>
      </w:r>
      <w:r w:rsidRPr="00790008">
        <w:rPr>
          <w:rStyle w:val="BookTitle"/>
          <w:rFonts w:asciiTheme="minorHAnsi" w:hAnsiTheme="minorHAnsi" w:cstheme="minorHAnsi"/>
          <w:b w:val="0"/>
          <w:bCs w:val="0"/>
          <w:color w:val="000000"/>
          <w:sz w:val="28"/>
          <w:szCs w:val="28"/>
        </w:rPr>
        <w:br/>
        <w:t>phāṅki vinu prabhu kṛṣṇa-kathā nā jijñāse</w:t>
      </w:r>
    </w:p>
    <w:p w14:paraId="60CE17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all loved to hear topics concerning Lord Kṛṣṇa, but Nimāi did not mention anything about Kṛṣṇa when He challenged them.</w:t>
      </w:r>
    </w:p>
    <w:p w14:paraId="59714D02" w14:textId="10CB42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loved to hear topics of Kṛṣṇa, but the Lord bewildered them with subjects not related to Kṛṣṇa for the purpose of keeping Himself unknown or hidden from the devotees, thus maintaining His covered status.</w:t>
      </w:r>
    </w:p>
    <w:p w14:paraId="6AA42A0E" w14:textId="2A0FD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11.37</w:t>
      </w:r>
    </w:p>
    <w:p w14:paraId="36EE3D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A1EF9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rāja-patha diyā prabhu āisena eka-dina</w:t>
      </w:r>
      <w:r w:rsidRPr="00790008">
        <w:rPr>
          <w:rStyle w:val="BookTitle"/>
          <w:rFonts w:asciiTheme="minorHAnsi" w:hAnsiTheme="minorHAnsi" w:cstheme="minorHAnsi"/>
          <w:b w:val="0"/>
          <w:bCs w:val="0"/>
          <w:color w:val="000000"/>
          <w:sz w:val="28"/>
          <w:szCs w:val="28"/>
        </w:rPr>
        <w:br/>
        <w:t>paḍuyāra saṅge mahā-auddhatera cina</w:t>
      </w:r>
    </w:p>
    <w:p w14:paraId="0678EC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Nimāi walked on the main street with His students, He displayed symptoms of great pride.</w:t>
      </w:r>
    </w:p>
    <w:p w14:paraId="312E0308" w14:textId="5D6854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engaged in a battle of words with the students, Nimāi often exhibited impudence or arrogance.</w:t>
      </w:r>
    </w:p>
    <w:p w14:paraId="4D37149C" w14:textId="63026A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11.38</w:t>
      </w:r>
    </w:p>
    <w:p w14:paraId="551E82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09B09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yāyena gaṅgā-snāna karibāre</w:t>
      </w:r>
      <w:r w:rsidRPr="00790008">
        <w:rPr>
          <w:rStyle w:val="BookTitle"/>
          <w:rFonts w:asciiTheme="minorHAnsi" w:hAnsiTheme="minorHAnsi" w:cstheme="minorHAnsi"/>
          <w:b w:val="0"/>
          <w:bCs w:val="0"/>
          <w:color w:val="000000"/>
          <w:sz w:val="28"/>
          <w:szCs w:val="28"/>
        </w:rPr>
        <w:br/>
        <w:t>prabhu dekhi’ āḍe palāilā katho dūre</w:t>
      </w:r>
    </w:p>
    <w:p w14:paraId="5E306618" w14:textId="11687D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Mukunda was on his way to take bath in the Ganges, but when he saw Nimāi coming, he ran away.</w:t>
      </w:r>
    </w:p>
    <w:p w14:paraId="01C985BB" w14:textId="039607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11.39-40</w:t>
      </w:r>
    </w:p>
    <w:p w14:paraId="2B1C16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39-40</w:t>
      </w:r>
    </w:p>
    <w:p w14:paraId="6F9F9A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prabhu jijñāsena govindera sthāne</w:t>
      </w:r>
      <w:r w:rsidRPr="00790008">
        <w:rPr>
          <w:rStyle w:val="BookTitle"/>
          <w:rFonts w:asciiTheme="minorHAnsi" w:hAnsiTheme="minorHAnsi" w:cstheme="minorHAnsi"/>
          <w:b w:val="0"/>
          <w:bCs w:val="0"/>
          <w:color w:val="000000"/>
          <w:sz w:val="28"/>
          <w:szCs w:val="28"/>
        </w:rPr>
        <w:br/>
        <w:t>“e beṭā āmāre dekhi’ palāila’ kene?”</w:t>
      </w:r>
    </w:p>
    <w:p w14:paraId="2A6A78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govinda bolena,—“āmi nā jāni, paṇḍita!</w:t>
      </w:r>
      <w:r w:rsidRPr="00790008">
        <w:rPr>
          <w:rStyle w:val="BookTitle"/>
          <w:rFonts w:asciiTheme="minorHAnsi" w:hAnsiTheme="minorHAnsi" w:cstheme="minorHAnsi"/>
          <w:b w:val="0"/>
          <w:bCs w:val="0"/>
          <w:color w:val="000000"/>
          <w:sz w:val="28"/>
          <w:szCs w:val="28"/>
        </w:rPr>
        <w:br/>
        <w:t>āra kona-kārye vā calila kon-bhita”</w:t>
      </w:r>
    </w:p>
    <w:p w14:paraId="17E97B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this, the Lord inquired from Govinda, “Why did this boy run away upon seeing Me?” Govinda replied, “O Paṇḍita, I don’t know. Perhaps he went somewhere for some work.”</w:t>
      </w:r>
    </w:p>
    <w:p w14:paraId="0ABFBC31" w14:textId="68080D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Govinda referred to in this verse is not the blacksmith Govinda; he was the Lord’s associate, servant, and doorkeeper at that time.</w:t>
      </w:r>
    </w:p>
    <w:p w14:paraId="78A352A1" w14:textId="799B76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11.41</w:t>
      </w:r>
    </w:p>
    <w:p w14:paraId="2CA5D8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4BEFB0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bole,—“jānilāṅa ye lāgi’ palāya</w:t>
      </w:r>
      <w:r w:rsidRPr="00790008">
        <w:rPr>
          <w:rStyle w:val="BookTitle"/>
          <w:rFonts w:asciiTheme="minorHAnsi" w:hAnsiTheme="minorHAnsi" w:cstheme="minorHAnsi"/>
          <w:b w:val="0"/>
          <w:bCs w:val="0"/>
          <w:color w:val="000000"/>
          <w:sz w:val="28"/>
          <w:szCs w:val="28"/>
        </w:rPr>
        <w:br/>
        <w:t>bahirmukha-sambhāṣā karite nā yuyāya</w:t>
      </w:r>
    </w:p>
    <w:p w14:paraId="0C318B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know the reason why he’s avoiding Me. He does not want to speak with a nondevotee.</w:t>
      </w:r>
    </w:p>
    <w:p w14:paraId="24198889" w14:textId="733D2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Speaking on subject matters not related to Kṛṣṇa is materialist speech. Conditioned souls engage material objects in their sense gratification with the help of their mind. Then, induced by material knowledge, the conditioned souls forget topics of Kṛṣṇa and spend their time discussing topics related with the external energy. Those who are self-realized engage themselves in topics that are useful for the service of Hari. The conclusion is that a living entity should never waste time discussing anything other than topics of Hari.</w:t>
      </w:r>
    </w:p>
    <w:p w14:paraId="0297BE26" w14:textId="1397A2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11.42</w:t>
      </w:r>
    </w:p>
    <w:p w14:paraId="12666B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C0525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beṭā paḍaye yata vaiṣṇavera śāstra</w:t>
      </w:r>
      <w:r w:rsidRPr="00790008">
        <w:rPr>
          <w:rStyle w:val="BookTitle"/>
          <w:rFonts w:asciiTheme="minorHAnsi" w:hAnsiTheme="minorHAnsi" w:cstheme="minorHAnsi"/>
          <w:b w:val="0"/>
          <w:bCs w:val="0"/>
          <w:color w:val="000000"/>
          <w:sz w:val="28"/>
          <w:szCs w:val="28"/>
        </w:rPr>
        <w:br/>
        <w:t>pāṅjī, vṛtti, ṭīkā āmi vākhāniye mātra</w:t>
      </w:r>
    </w:p>
    <w:p w14:paraId="306ED3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studies only Vaiṣṇava literatures, while I explain only pāṅjī, vṛtti, and ṭīkā.</w:t>
      </w:r>
    </w:p>
    <w:p w14:paraId="102D82D4" w14:textId="63B84D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vaiṣṇavera śāstra </w:t>
      </w:r>
      <w:r w:rsidRPr="00790008">
        <w:rPr>
          <w:rStyle w:val="BookTitle"/>
          <w:rFonts w:asciiTheme="minorHAnsi" w:hAnsiTheme="minorHAnsi" w:cstheme="minorHAnsi"/>
          <w:b w:val="0"/>
          <w:bCs w:val="0"/>
          <w:color w:val="000000"/>
          <w:sz w:val="28"/>
          <w:szCs w:val="28"/>
        </w:rPr>
        <w:t xml:space="preserve">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principle commentary on the </w:t>
      </w:r>
      <w:r w:rsidRPr="00790008">
        <w:rPr>
          <w:rStyle w:val="BookTitle"/>
          <w:rFonts w:asciiTheme="minorHAnsi" w:hAnsiTheme="minorHAnsi" w:cstheme="minorHAnsi"/>
          <w:b w:val="0"/>
          <w:bCs w:val="0"/>
          <w:i/>
          <w:iCs/>
          <w:color w:val="000000"/>
          <w:sz w:val="28"/>
          <w:szCs w:val="28"/>
        </w:rPr>
        <w:t>Bādarāyaṇa-sūtras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śrīmad-bhāgavataṁ purāṇam amalaṁ yad vaiṣṇavānāṁ priyam</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spotless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and is most dear to the Vaiṣṇavas.” These words also refer to the six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headed by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such as that of Hārīta, from among the twenty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xml:space="preserve">, headed by that of Manu;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such as </w:t>
      </w:r>
      <w:r w:rsidRPr="00790008">
        <w:rPr>
          <w:rStyle w:val="BookTitle"/>
          <w:rFonts w:asciiTheme="minorHAnsi" w:hAnsiTheme="minorHAnsi" w:cstheme="minorHAnsi"/>
          <w:b w:val="0"/>
          <w:bCs w:val="0"/>
          <w:i/>
          <w:iCs/>
          <w:color w:val="000000"/>
          <w:sz w:val="28"/>
          <w:szCs w:val="28"/>
        </w:rPr>
        <w:t>Gopāla-tāpanī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Nṛsiṁha-tāpanī</w:t>
      </w:r>
      <w:r w:rsidRPr="00790008">
        <w:rPr>
          <w:rStyle w:val="BookTitle"/>
          <w:rFonts w:asciiTheme="minorHAnsi" w:hAnsiTheme="minorHAnsi" w:cstheme="minorHAnsi"/>
          <w:b w:val="0"/>
          <w:bCs w:val="0"/>
          <w:color w:val="000000"/>
          <w:sz w:val="28"/>
          <w:szCs w:val="28"/>
        </w:rPr>
        <w:t xml:space="preserve">; the histories, such as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Sātvata Pañcarātras</w:t>
      </w:r>
      <w:r w:rsidRPr="00790008">
        <w:rPr>
          <w:rStyle w:val="BookTitle"/>
          <w:rFonts w:asciiTheme="minorHAnsi" w:hAnsiTheme="minorHAnsi" w:cstheme="minorHAnsi"/>
          <w:b w:val="0"/>
          <w:bCs w:val="0"/>
          <w:color w:val="000000"/>
          <w:sz w:val="28"/>
          <w:szCs w:val="28"/>
        </w:rPr>
        <w:t xml:space="preserve"> headed by the </w:t>
      </w:r>
      <w:r w:rsidRPr="00790008">
        <w:rPr>
          <w:rStyle w:val="BookTitle"/>
          <w:rFonts w:asciiTheme="minorHAnsi" w:hAnsiTheme="minorHAnsi" w:cstheme="minorHAnsi"/>
          <w:b w:val="0"/>
          <w:bCs w:val="0"/>
          <w:i/>
          <w:iCs/>
          <w:color w:val="000000"/>
          <w:sz w:val="28"/>
          <w:szCs w:val="28"/>
        </w:rPr>
        <w:t>Nārada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Hayaśīrṣa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Prahlāda</w:t>
      </w:r>
      <w:r w:rsidRPr="00790008">
        <w:rPr>
          <w:rStyle w:val="BookTitle"/>
          <w:rFonts w:asciiTheme="minorHAnsi" w:hAnsiTheme="minorHAnsi" w:cstheme="minorHAnsi"/>
          <w:b w:val="0"/>
          <w:bCs w:val="0"/>
          <w:color w:val="000000"/>
          <w:sz w:val="28"/>
          <w:szCs w:val="28"/>
        </w:rPr>
        <w:t>; and the literatures written by exalted pure devotees.</w:t>
      </w:r>
    </w:p>
    <w:p w14:paraId="3D00B26B" w14:textId="0ECEB1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11.43</w:t>
      </w:r>
    </w:p>
    <w:p w14:paraId="5EC97D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43</w:t>
      </w:r>
    </w:p>
    <w:p w14:paraId="1FD1B158" w14:textId="0C9D536A"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sambhāṣe nāhi kṛṣṇera kathana</w:t>
      </w:r>
      <w:r w:rsidRPr="00790008">
        <w:rPr>
          <w:rStyle w:val="BookTitle"/>
          <w:rFonts w:asciiTheme="minorHAnsi" w:hAnsiTheme="minorHAnsi" w:cstheme="minorHAnsi"/>
          <w:b w:val="0"/>
          <w:bCs w:val="0"/>
          <w:color w:val="000000"/>
          <w:sz w:val="28"/>
          <w:szCs w:val="28"/>
        </w:rPr>
        <w:br/>
        <w:t>ata</w:t>
      </w:r>
      <w:ins w:id="151" w:author="your servant" w:date="2020-08-22T18:25:00Z">
        <w:r w:rsidR="000F74AF">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āmā’ dekhi’ kare palāyana</w:t>
      </w:r>
    </w:p>
    <w:p w14:paraId="6CF05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speak anything about Kṛṣṇa, therefore He ran away when he saw Me.”</w:t>
      </w:r>
    </w:p>
    <w:p w14:paraId="48928049" w14:textId="26BAF2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Gaurasundara’s statements contained no mention of the qualities of Kṛṣṇa, the devotees left Him in the distance and went far away.</w:t>
      </w:r>
    </w:p>
    <w:p w14:paraId="37505706" w14:textId="5B7CB1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11.44</w:t>
      </w:r>
    </w:p>
    <w:p w14:paraId="202747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73A63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pāḍena gāli prabhu mukundere</w:t>
      </w:r>
      <w:r w:rsidRPr="00790008">
        <w:rPr>
          <w:rStyle w:val="BookTitle"/>
          <w:rFonts w:asciiTheme="minorHAnsi" w:hAnsiTheme="minorHAnsi" w:cstheme="minorHAnsi"/>
          <w:b w:val="0"/>
          <w:bCs w:val="0"/>
          <w:color w:val="000000"/>
          <w:sz w:val="28"/>
          <w:szCs w:val="28"/>
        </w:rPr>
        <w:br/>
        <w:t>vyapadeśe prakāśa karena āpanāre</w:t>
      </w:r>
    </w:p>
    <w:p w14:paraId="78EC32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called Mukunda some ill names, yet He was actually satisfied with him. At the same time He indirectly disclosed His identity.</w:t>
      </w:r>
    </w:p>
    <w:p w14:paraId="0193E556" w14:textId="5C8BC4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satisfied at heart, the Lord manifested His own identity on the pretext of externally chastising Mukunda; in other words, He approved the discussion of </w:t>
      </w:r>
      <w:r w:rsidRPr="00790008">
        <w:rPr>
          <w:rStyle w:val="BookTitle"/>
          <w:rFonts w:asciiTheme="minorHAnsi" w:hAnsiTheme="minorHAnsi" w:cstheme="minorHAnsi"/>
          <w:b w:val="0"/>
          <w:bCs w:val="0"/>
          <w:i/>
          <w:iCs/>
          <w:color w:val="000000"/>
          <w:sz w:val="28"/>
          <w:szCs w:val="28"/>
        </w:rPr>
        <w:t>hari-kathā</w:t>
      </w:r>
      <w:r w:rsidRPr="00790008">
        <w:rPr>
          <w:rStyle w:val="BookTitle"/>
          <w:rFonts w:asciiTheme="minorHAnsi" w:hAnsiTheme="minorHAnsi" w:cstheme="minorHAnsi"/>
          <w:b w:val="0"/>
          <w:bCs w:val="0"/>
          <w:color w:val="000000"/>
          <w:sz w:val="28"/>
          <w:szCs w:val="28"/>
        </w:rPr>
        <w:t>. The devotees of Rāma discuss the names of Sītā-Rāma rather than the names of Rādhā-Kṛṣṇa, but their external exhibition of such difference in opinion is actually another way of hearing the names of Rādhā and Kṛṣṇa. Similarly, the devotees of Kṛṣṇa chant the names of Rādhā-Govinda before the devotees of Rāma in order to test their qualification for chanting the names of Sītā-Rāma, the names indicating the regulative opulent feature of the Lord. Such quarrels in the service of Lord Hari are just contradictions of internal and external endeavors.</w:t>
      </w:r>
    </w:p>
    <w:p w14:paraId="21D1D2F6" w14:textId="776796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11.45</w:t>
      </w:r>
    </w:p>
    <w:p w14:paraId="0996DC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50C18C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bole,—“āre beṭā kata dina thāka?</w:t>
      </w:r>
      <w:r w:rsidRPr="00790008">
        <w:rPr>
          <w:rStyle w:val="BookTitle"/>
          <w:rFonts w:asciiTheme="minorHAnsi" w:hAnsiTheme="minorHAnsi" w:cstheme="minorHAnsi"/>
          <w:b w:val="0"/>
          <w:bCs w:val="0"/>
          <w:color w:val="000000"/>
          <w:sz w:val="28"/>
          <w:szCs w:val="28"/>
        </w:rPr>
        <w:br/>
        <w:t>palāile kothā mora eḍāibe pāka?”</w:t>
      </w:r>
    </w:p>
    <w:p w14:paraId="07D1FA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“My dear boy, how long will you avoid My clutches? Do you think you will escape My association by running away?”</w:t>
      </w:r>
    </w:p>
    <w:p w14:paraId="1CE9F879" w14:textId="1854C9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pac</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ghaña</w:t>
      </w:r>
      <w:r w:rsidRPr="00790008">
        <w:rPr>
          <w:rStyle w:val="BookTitle"/>
          <w:rFonts w:asciiTheme="minorHAnsi" w:hAnsiTheme="minorHAnsi" w:cstheme="minorHAnsi"/>
          <w:b w:val="0"/>
          <w:bCs w:val="0"/>
          <w:color w:val="000000"/>
          <w:sz w:val="28"/>
          <w:szCs w:val="28"/>
        </w:rPr>
        <w:t xml:space="preserve">, or a corruption of the word </w:t>
      </w:r>
      <w:r w:rsidRPr="00790008">
        <w:rPr>
          <w:rStyle w:val="BookTitle"/>
          <w:rFonts w:asciiTheme="minorHAnsi" w:hAnsiTheme="minorHAnsi" w:cstheme="minorHAnsi"/>
          <w:b w:val="0"/>
          <w:bCs w:val="0"/>
          <w:i/>
          <w:iCs/>
          <w:color w:val="000000"/>
          <w:sz w:val="28"/>
          <w:szCs w:val="28"/>
        </w:rPr>
        <w:t>parikrama</w:t>
      </w:r>
      <w:r w:rsidRPr="00790008">
        <w:rPr>
          <w:rStyle w:val="BookTitle"/>
          <w:rFonts w:asciiTheme="minorHAnsi" w:hAnsiTheme="minorHAnsi" w:cstheme="minorHAnsi"/>
          <w:b w:val="0"/>
          <w:bCs w:val="0"/>
          <w:color w:val="000000"/>
          <w:sz w:val="28"/>
          <w:szCs w:val="28"/>
        </w:rPr>
        <w:t>?) means “by chance or accident,” “device,” or “trick.”</w:t>
      </w:r>
    </w:p>
    <w:p w14:paraId="56EDF034" w14:textId="6F9A3C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11.46</w:t>
      </w:r>
    </w:p>
    <w:p w14:paraId="0124E8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572FD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prabhu—“āge paḍoṅ kata-dina</w:t>
      </w:r>
      <w:r w:rsidRPr="00790008">
        <w:rPr>
          <w:rStyle w:val="BookTitle"/>
          <w:rFonts w:asciiTheme="minorHAnsi" w:hAnsiTheme="minorHAnsi" w:cstheme="minorHAnsi"/>
          <w:b w:val="0"/>
          <w:bCs w:val="0"/>
          <w:color w:val="000000"/>
          <w:sz w:val="28"/>
          <w:szCs w:val="28"/>
        </w:rPr>
        <w:br/>
        <w:t>tabe se dekhibā-mora vaiṣṇavera cina</w:t>
      </w:r>
    </w:p>
    <w:p w14:paraId="15B9FB97" w14:textId="2C35C2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Smiling, the Lord said, “When I finish My studies, then you will all see My </w:t>
      </w:r>
      <w:r w:rsidRPr="00790008">
        <w:rPr>
          <w:rStyle w:val="BookTitle"/>
          <w:rFonts w:asciiTheme="minorHAnsi" w:hAnsiTheme="minorHAnsi" w:cstheme="minorHAnsi"/>
          <w:b/>
          <w:bCs/>
          <w:color w:val="800000"/>
          <w:sz w:val="28"/>
          <w:szCs w:val="28"/>
        </w:rPr>
        <w:lastRenderedPageBreak/>
        <w:t>Vaiṣṇava qualities.”</w:t>
      </w:r>
    </w:p>
    <w:p w14:paraId="1AF58043" w14:textId="41818B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11.47</w:t>
      </w:r>
    </w:p>
    <w:p w14:paraId="57464A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AB75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vaiṣṇava mui haimu saṁsāre</w:t>
      </w:r>
      <w:r w:rsidRPr="00790008">
        <w:rPr>
          <w:rStyle w:val="BookTitle"/>
          <w:rFonts w:asciiTheme="minorHAnsi" w:hAnsiTheme="minorHAnsi" w:cstheme="minorHAnsi"/>
          <w:b w:val="0"/>
          <w:bCs w:val="0"/>
          <w:color w:val="000000"/>
          <w:sz w:val="28"/>
          <w:szCs w:val="28"/>
        </w:rPr>
        <w:br/>
        <w:t>aja-bhava āsibeka āmāra duyāre</w:t>
      </w:r>
    </w:p>
    <w:p w14:paraId="2A8D50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be such a Vaiṣṇava that Brahmā and Śiva will come to My door.</w:t>
      </w:r>
    </w:p>
    <w:p w14:paraId="09582538" w14:textId="1D9650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authoritative demigods like Lord Brahmā and Lord Śiva are the dear friends of the Vaiṣṇavas. Brahmā, Śiva, Nārada, and others make an auspicious appearance wherever there are Vaiṣṇavas who are attached to the service of the Lord. By worldly considerations, the demigods are very exalted. But the arrival of demigods at the doors of Vaiṣṇavas, with whom they are affectionately bound, is a display of their humility.</w:t>
      </w:r>
    </w:p>
    <w:p w14:paraId="15987C89" w14:textId="62134F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11.48</w:t>
      </w:r>
    </w:p>
    <w:p w14:paraId="15EE47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5CDE4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śunā, bhāi saba, ei āmāra vacana</w:t>
      </w:r>
      <w:r w:rsidRPr="00790008">
        <w:rPr>
          <w:rStyle w:val="BookTitle"/>
          <w:rFonts w:asciiTheme="minorHAnsi" w:hAnsiTheme="minorHAnsi" w:cstheme="minorHAnsi"/>
          <w:b w:val="0"/>
          <w:bCs w:val="0"/>
          <w:color w:val="000000"/>
          <w:sz w:val="28"/>
          <w:szCs w:val="28"/>
        </w:rPr>
        <w:br/>
        <w:t>vaiṣṇava haimu mui sarva-vilakṣaṇa</w:t>
      </w:r>
    </w:p>
    <w:p w14:paraId="046D1B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listen to Me. I will certainly become an extraordinary Vaiṣṇava.</w:t>
      </w:r>
    </w:p>
    <w:p w14:paraId="4AB4CB4B" w14:textId="0A589C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sarva-vilakṣaṇa</w:t>
      </w:r>
      <w:r w:rsidRPr="00790008">
        <w:rPr>
          <w:rStyle w:val="BookTitle"/>
          <w:rFonts w:asciiTheme="minorHAnsi" w:hAnsiTheme="minorHAnsi" w:cstheme="minorHAnsi"/>
          <w:b w:val="0"/>
          <w:bCs w:val="0"/>
          <w:color w:val="000000"/>
          <w:sz w:val="28"/>
          <w:szCs w:val="28"/>
        </w:rPr>
        <w:t xml:space="preserve"> refers to one who is more attached to the service of the Lord than all other Vaiṣṇavas. While comparing the levels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in order to ascertain who is the best of the souls surrendered to the Supreme Lord, Śrīla Rūpa Gosvāmī has written in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(10) as follows: “In the </w:t>
      </w:r>
      <w:r w:rsidRPr="00790008">
        <w:rPr>
          <w:rStyle w:val="BookTitle"/>
          <w:rFonts w:asciiTheme="minorHAnsi" w:hAnsiTheme="minorHAnsi" w:cstheme="minorHAnsi"/>
          <w:b w:val="0"/>
          <w:bCs w:val="0"/>
          <w:i/>
          <w:iCs/>
          <w:color w:val="000000"/>
          <w:sz w:val="28"/>
          <w:szCs w:val="28"/>
        </w:rPr>
        <w:t>śāstra</w:t>
      </w:r>
      <w:r w:rsidRPr="00790008">
        <w:rPr>
          <w:rStyle w:val="BookTitle"/>
          <w:rFonts w:asciiTheme="minorHAnsi" w:hAnsiTheme="minorHAnsi" w:cstheme="minorHAnsi"/>
          <w:b w:val="0"/>
          <w:bCs w:val="0"/>
          <w:color w:val="000000"/>
          <w:sz w:val="28"/>
          <w:szCs w:val="28"/>
        </w:rPr>
        <w:t xml:space="preserve"> it is said that of all types of fruitive workers, he who is advanced in knowledge of the higher values of life is favored by the Supreme Lord Hari. Out of many such people who are advanced in knowledge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one who is practically liberated by virtue of his knowledge may take to devotional service. He is superior to the others. However, one who has actually attained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pure love of Kṛṣṇa, is superior to him.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exalted above all the advanced devotees because they are always totally dependent upon Śrī Kṛṣṇa, the transcendental cowherd boy. Among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Śrīmatī Rādhārāṇī is the most dear to Kṛṣṇa. Her </w:t>
      </w:r>
      <w:r w:rsidRPr="00790008">
        <w:rPr>
          <w:rStyle w:val="BookTitle"/>
          <w:rFonts w:asciiTheme="minorHAnsi" w:hAnsiTheme="minorHAnsi" w:cstheme="minorHAnsi"/>
          <w:b w:val="0"/>
          <w:bCs w:val="0"/>
          <w:i/>
          <w:iCs/>
          <w:color w:val="000000"/>
          <w:sz w:val="28"/>
          <w:szCs w:val="28"/>
        </w:rPr>
        <w:t>kuṇḍa</w:t>
      </w:r>
      <w:r w:rsidRPr="00790008">
        <w:rPr>
          <w:rStyle w:val="BookTitle"/>
          <w:rFonts w:asciiTheme="minorHAnsi" w:hAnsiTheme="minorHAnsi" w:cstheme="minorHAnsi"/>
          <w:b w:val="0"/>
          <w:bCs w:val="0"/>
          <w:color w:val="000000"/>
          <w:sz w:val="28"/>
          <w:szCs w:val="28"/>
        </w:rPr>
        <w:t xml:space="preserve"> [lake] is as profoundly dear to Lord Kṛṣṇa as this most beloved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then, will not reside at Rādhā-kuṇḍa and, in a spiritual body surcharged with ecstatic devotional feelings [</w:t>
      </w:r>
      <w:r w:rsidRPr="00790008">
        <w:rPr>
          <w:rStyle w:val="BookTitle"/>
          <w:rFonts w:asciiTheme="minorHAnsi" w:hAnsiTheme="minorHAnsi" w:cstheme="minorHAnsi"/>
          <w:b w:val="0"/>
          <w:bCs w:val="0"/>
          <w:i/>
          <w:iCs/>
          <w:color w:val="000000"/>
          <w:sz w:val="28"/>
          <w:szCs w:val="28"/>
        </w:rPr>
        <w:t>aprākṛta-bhāva</w:t>
      </w:r>
      <w:r w:rsidRPr="00790008">
        <w:rPr>
          <w:rStyle w:val="BookTitle"/>
          <w:rFonts w:asciiTheme="minorHAnsi" w:hAnsiTheme="minorHAnsi" w:cstheme="minorHAnsi"/>
          <w:b w:val="0"/>
          <w:bCs w:val="0"/>
          <w:color w:val="000000"/>
          <w:sz w:val="28"/>
          <w:szCs w:val="28"/>
        </w:rPr>
        <w:t xml:space="preserve">], render loving service to the divine couple Śrī Śrī Rādhā-Govinda, who perform Their </w:t>
      </w:r>
      <w:r w:rsidRPr="00790008">
        <w:rPr>
          <w:rStyle w:val="BookTitle"/>
          <w:rFonts w:asciiTheme="minorHAnsi" w:hAnsiTheme="minorHAnsi" w:cstheme="minorHAnsi"/>
          <w:b w:val="0"/>
          <w:bCs w:val="0"/>
          <w:i/>
          <w:iCs/>
          <w:color w:val="000000"/>
          <w:sz w:val="28"/>
          <w:szCs w:val="28"/>
        </w:rPr>
        <w:t>aṣṭa-kālīya-līlā</w:t>
      </w:r>
      <w:r w:rsidRPr="00790008">
        <w:rPr>
          <w:rStyle w:val="BookTitle"/>
          <w:rFonts w:asciiTheme="minorHAnsi" w:hAnsiTheme="minorHAnsi" w:cstheme="minorHAnsi"/>
          <w:b w:val="0"/>
          <w:bCs w:val="0"/>
          <w:color w:val="000000"/>
          <w:sz w:val="28"/>
          <w:szCs w:val="28"/>
        </w:rPr>
        <w:t xml:space="preserve">, Their eternal eightfold daily pastimes. Indeed, those who execute devotional service on the </w:t>
      </w:r>
      <w:r w:rsidRPr="00790008">
        <w:rPr>
          <w:rStyle w:val="BookTitle"/>
          <w:rFonts w:asciiTheme="minorHAnsi" w:hAnsiTheme="minorHAnsi" w:cstheme="minorHAnsi"/>
          <w:b w:val="0"/>
          <w:bCs w:val="0"/>
          <w:color w:val="000000"/>
          <w:sz w:val="28"/>
          <w:szCs w:val="28"/>
        </w:rPr>
        <w:lastRenderedPageBreak/>
        <w:t>banks of Rādhā-kuṇḍa are the most fortunate people in the universe.”</w:t>
      </w:r>
    </w:p>
    <w:p w14:paraId="14E7D723" w14:textId="4220BC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11.49</w:t>
      </w:r>
    </w:p>
    <w:p w14:paraId="1D351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4F6BC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dekhiyā ebe ye-saba palāya</w:t>
      </w:r>
      <w:r w:rsidRPr="00790008">
        <w:rPr>
          <w:rStyle w:val="BookTitle"/>
          <w:rFonts w:asciiTheme="minorHAnsi" w:hAnsiTheme="minorHAnsi" w:cstheme="minorHAnsi"/>
          <w:b w:val="0"/>
          <w:bCs w:val="0"/>
          <w:color w:val="000000"/>
          <w:sz w:val="28"/>
          <w:szCs w:val="28"/>
        </w:rPr>
        <w:br/>
        <w:t>tāhārā o yena mora guṇa-kīrti gāya”</w:t>
      </w:r>
    </w:p>
    <w:p w14:paraId="3348B7D3" w14:textId="5681DF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run away from Me today will chant My glories and qualities tomorrow.”</w:t>
      </w:r>
    </w:p>
    <w:p w14:paraId="07C0F811" w14:textId="79F78D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11.50</w:t>
      </w:r>
    </w:p>
    <w:p w14:paraId="10F95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A7407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baliyā prabhu calilā hāsite</w:t>
      </w:r>
      <w:r w:rsidRPr="00790008">
        <w:rPr>
          <w:rStyle w:val="BookTitle"/>
          <w:rFonts w:asciiTheme="minorHAnsi" w:hAnsiTheme="minorHAnsi" w:cstheme="minorHAnsi"/>
          <w:b w:val="0"/>
          <w:bCs w:val="0"/>
          <w:color w:val="000000"/>
          <w:sz w:val="28"/>
          <w:szCs w:val="28"/>
        </w:rPr>
        <w:br/>
        <w:t>ghare gelā nija-śiṣya-gaṇera sahite</w:t>
      </w:r>
    </w:p>
    <w:p w14:paraId="29E61C13" w14:textId="73C8D3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Nimāi smiled and returned home with His students.</w:t>
      </w:r>
    </w:p>
    <w:p w14:paraId="7BCFD9F1" w14:textId="16AC41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11.51</w:t>
      </w:r>
    </w:p>
    <w:p w14:paraId="6FE8F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4FD8F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viśvambhara-rāya</w:t>
      </w:r>
      <w:r w:rsidRPr="00790008">
        <w:rPr>
          <w:rStyle w:val="BookTitle"/>
          <w:rFonts w:asciiTheme="minorHAnsi" w:hAnsiTheme="minorHAnsi" w:cstheme="minorHAnsi"/>
          <w:b w:val="0"/>
          <w:bCs w:val="0"/>
          <w:color w:val="000000"/>
          <w:sz w:val="28"/>
          <w:szCs w:val="28"/>
        </w:rPr>
        <w:br/>
        <w:t>ke tā’ne jānite pāre, yadi nā jānāya?</w:t>
      </w:r>
    </w:p>
    <w:p w14:paraId="12C175DB" w14:textId="506385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these pastimes enjoyed by Lord Viśvambhara unless He reveals them?</w:t>
      </w:r>
    </w:p>
    <w:p w14:paraId="22D30330" w14:textId="2352B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11.52</w:t>
      </w:r>
    </w:p>
    <w:p w14:paraId="142E1D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352E4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bhakta-gaṇa nadīyāya vaise</w:t>
      </w:r>
      <w:r w:rsidRPr="00790008">
        <w:rPr>
          <w:rStyle w:val="BookTitle"/>
          <w:rFonts w:asciiTheme="minorHAnsi" w:hAnsiTheme="minorHAnsi" w:cstheme="minorHAnsi"/>
          <w:b w:val="0"/>
          <w:bCs w:val="0"/>
          <w:color w:val="000000"/>
          <w:sz w:val="28"/>
          <w:szCs w:val="28"/>
        </w:rPr>
        <w:br/>
        <w:t>sakala nadīyā matta dhana-putra-rase</w:t>
      </w:r>
    </w:p>
    <w:p w14:paraId="17C9E307" w14:textId="5E7121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devotees resided in Navadvīpa, which was filled with people intoxicated by wealth and children.</w:t>
      </w:r>
    </w:p>
    <w:p w14:paraId="371738E5" w14:textId="6DF6F7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11.53</w:t>
      </w:r>
    </w:p>
    <w:p w14:paraId="10EE6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70FF8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śunilei kīrtana, karaye parihāsa</w:t>
      </w:r>
      <w:r w:rsidRPr="00790008">
        <w:rPr>
          <w:rStyle w:val="BookTitle"/>
          <w:rFonts w:asciiTheme="minorHAnsi" w:hAnsiTheme="minorHAnsi" w:cstheme="minorHAnsi"/>
          <w:b w:val="0"/>
          <w:bCs w:val="0"/>
          <w:color w:val="000000"/>
          <w:sz w:val="28"/>
          <w:szCs w:val="28"/>
        </w:rPr>
        <w:br/>
        <w:t>keha bole,—“saba peṭa puṣibāra āśa”</w:t>
      </w:r>
    </w:p>
    <w:p w14:paraId="2524CB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such people heard the devotees’ kīrtana, they taunted the devotees. Someone said, “This is just a means for filling their stomachs.”</w:t>
      </w:r>
    </w:p>
    <w:p w14:paraId="006B3BAD" w14:textId="68D742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induced by material knowledge, all the residents of Nadia were maddened by the affection of their wives and children and the accumulation of material education and wealth, thus they were averse to the service of Lord Hari. They neither had attachment for hearing the glories of the Lord nor did they realize the </w:t>
      </w:r>
      <w:r w:rsidRPr="00790008">
        <w:rPr>
          <w:rStyle w:val="BookTitle"/>
          <w:rFonts w:asciiTheme="minorHAnsi" w:hAnsiTheme="minorHAnsi" w:cstheme="minorHAnsi"/>
          <w:b w:val="0"/>
          <w:bCs w:val="0"/>
          <w:color w:val="000000"/>
          <w:sz w:val="28"/>
          <w:szCs w:val="28"/>
        </w:rPr>
        <w:lastRenderedPageBreak/>
        <w:t xml:space="preserve">great necessity of chanting the glories of Kṛṣṇa. That is why they neglected and derided the service of the Lord. They considered </w:t>
      </w:r>
      <w:r w:rsidRPr="00790008">
        <w:rPr>
          <w:rStyle w:val="BookTitle"/>
          <w:rFonts w:asciiTheme="minorHAnsi" w:hAnsiTheme="minorHAnsi" w:cstheme="minorHAnsi"/>
          <w:b w:val="0"/>
          <w:bCs w:val="0"/>
          <w:i/>
          <w:iCs/>
          <w:color w:val="000000"/>
          <w:sz w:val="28"/>
          <w:szCs w:val="28"/>
        </w:rPr>
        <w:t>hari-kīrtana</w:t>
      </w:r>
      <w:r w:rsidRPr="00790008">
        <w:rPr>
          <w:rStyle w:val="BookTitle"/>
          <w:rFonts w:asciiTheme="minorHAnsi" w:hAnsiTheme="minorHAnsi" w:cstheme="minorHAnsi"/>
          <w:b w:val="0"/>
          <w:bCs w:val="0"/>
          <w:color w:val="000000"/>
          <w:sz w:val="28"/>
          <w:szCs w:val="28"/>
        </w:rPr>
        <w:t>, which meant for the service of the Lord, as a means of filling the stomach for those who are engaged in fruitive activities.</w:t>
      </w:r>
    </w:p>
    <w:p w14:paraId="2CDCFEC4" w14:textId="69210B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11.54</w:t>
      </w:r>
    </w:p>
    <w:p w14:paraId="352671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270B63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bole,—“jñāna-yoga eḍiyā vicāra</w:t>
      </w:r>
      <w:r w:rsidRPr="00790008">
        <w:rPr>
          <w:rStyle w:val="BookTitle"/>
          <w:rFonts w:asciiTheme="minorHAnsi" w:hAnsiTheme="minorHAnsi" w:cstheme="minorHAnsi"/>
          <w:b w:val="0"/>
          <w:bCs w:val="0"/>
          <w:color w:val="000000"/>
          <w:sz w:val="28"/>
          <w:szCs w:val="28"/>
        </w:rPr>
        <w:br/>
        <w:t>uddhatera prāya nṛtya,—e kon vyabhāra?”</w:t>
      </w:r>
    </w:p>
    <w:p w14:paraId="7B9E30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“They have given up the cultivation of knowledge to dance like madmen. What kind of behavior is this?”</w:t>
      </w:r>
    </w:p>
    <w:p w14:paraId="7C833877" w14:textId="366D5E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Speculating on impersonal Brahman is called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The impersonalists conclude that this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is the goal of life. Objects that are used as ingredients for the sense gratification of conditioned souls who are averse to Kṛṣṇa are known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sense objects. To remain indifferent to such objects, or to restrain one’s mind from these objects, is called yoga. Persons who are following the philosophy of monism consider merging into Brahman or merging with the Lord as the ultimate goal of the living entities. Their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is also based on impersonal Vedānta and </w:t>
      </w:r>
      <w:r w:rsidRPr="00790008">
        <w:rPr>
          <w:rStyle w:val="BookTitle"/>
          <w:rFonts w:asciiTheme="minorHAnsi" w:hAnsiTheme="minorHAnsi" w:cstheme="minorHAnsi"/>
          <w:b w:val="0"/>
          <w:bCs w:val="0"/>
          <w:i/>
          <w:iCs/>
          <w:color w:val="000000"/>
          <w:sz w:val="28"/>
          <w:szCs w:val="28"/>
        </w:rPr>
        <w:t>aṣṭāṅga-yoga-śāstras</w:t>
      </w:r>
      <w:r w:rsidRPr="00790008">
        <w:rPr>
          <w:rStyle w:val="BookTitle"/>
          <w:rFonts w:asciiTheme="minorHAnsi" w:hAnsiTheme="minorHAnsi" w:cstheme="minorHAnsi"/>
          <w:b w:val="0"/>
          <w:bCs w:val="0"/>
          <w:color w:val="000000"/>
          <w:sz w:val="28"/>
          <w:szCs w:val="28"/>
        </w:rPr>
        <w:t xml:space="preserve">. The devotional service of the Lord, however, never produces such abominable and unpalatable temporary deceit. The restlessness that is found in persons who are inclined to the service of the Lord is not due to sense gratification. But since the impersonalists and </w:t>
      </w:r>
      <w:r w:rsidRPr="000F74AF">
        <w:rPr>
          <w:rStyle w:val="BookTitle"/>
          <w:rFonts w:asciiTheme="minorHAnsi" w:hAnsiTheme="minorHAnsi" w:cstheme="minorHAnsi"/>
          <w:b w:val="0"/>
          <w:bCs w:val="0"/>
          <w:i/>
          <w:iCs/>
          <w:color w:val="000000"/>
          <w:sz w:val="28"/>
          <w:szCs w:val="28"/>
          <w:rPrChange w:id="152" w:author="your servant" w:date="2020-08-22T18:30:00Z">
            <w:rPr>
              <w:rStyle w:val="BookTitle"/>
              <w:rFonts w:asciiTheme="minorHAnsi" w:hAnsiTheme="minorHAnsi" w:cstheme="minorHAnsi"/>
              <w:b w:val="0"/>
              <w:bCs w:val="0"/>
              <w:color w:val="000000"/>
              <w:sz w:val="28"/>
              <w:szCs w:val="28"/>
            </w:rPr>
          </w:rPrChange>
        </w:rPr>
        <w:t>yog</w:t>
      </w:r>
      <w:ins w:id="153" w:author="your servant" w:date="2020-08-22T18:30:00Z">
        <w:r w:rsidR="000F74AF" w:rsidRPr="000F74AF">
          <w:rPr>
            <w:rStyle w:val="BookTitle"/>
            <w:rFonts w:asciiTheme="minorHAnsi" w:hAnsiTheme="minorHAnsi" w:cstheme="minorHAnsi"/>
            <w:b w:val="0"/>
            <w:bCs w:val="0"/>
            <w:i/>
            <w:iCs/>
            <w:color w:val="000000"/>
            <w:sz w:val="28"/>
            <w:szCs w:val="28"/>
            <w:rPrChange w:id="154" w:author="your servant" w:date="2020-08-22T18:30:00Z">
              <w:rPr>
                <w:rStyle w:val="BookTitle"/>
                <w:rFonts w:asciiTheme="minorHAnsi" w:hAnsiTheme="minorHAnsi" w:cstheme="minorHAnsi"/>
                <w:b w:val="0"/>
                <w:bCs w:val="0"/>
                <w:color w:val="000000"/>
                <w:sz w:val="28"/>
                <w:szCs w:val="28"/>
              </w:rPr>
            </w:rPrChange>
          </w:rPr>
          <w:t>ī</w:t>
        </w:r>
      </w:ins>
      <w:r w:rsidRPr="000F74AF">
        <w:rPr>
          <w:rStyle w:val="BookTitle"/>
          <w:rFonts w:asciiTheme="minorHAnsi" w:hAnsiTheme="minorHAnsi" w:cstheme="minorHAnsi"/>
          <w:b w:val="0"/>
          <w:bCs w:val="0"/>
          <w:i/>
          <w:iCs/>
          <w:color w:val="000000"/>
          <w:sz w:val="28"/>
          <w:szCs w:val="28"/>
          <w:rPrChange w:id="155" w:author="your servant" w:date="2020-08-22T18:3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situated on the platform of narrow-mindedness, they are unable to understand the endeavors of the Lord’s devotees.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(11.2.40) in the following words: “When a person is actually advanced and takes pleasure in chanting the holy name of the Lord, who is very dear to him, he is agitated and loudly chants the holy name. He also laughs, cries, becomes agitated and chants like a madman, not caring for outsiders.”</w:t>
      </w:r>
    </w:p>
    <w:p w14:paraId="511A323A" w14:textId="58D2B4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consideration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temporary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followed by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and </w:t>
      </w:r>
      <w:r w:rsidRPr="000F74AF">
        <w:rPr>
          <w:rStyle w:val="BookTitle"/>
          <w:rFonts w:asciiTheme="minorHAnsi" w:hAnsiTheme="minorHAnsi" w:cstheme="minorHAnsi"/>
          <w:b w:val="0"/>
          <w:bCs w:val="0"/>
          <w:i/>
          <w:iCs/>
          <w:color w:val="000000"/>
          <w:sz w:val="28"/>
          <w:szCs w:val="28"/>
          <w:rPrChange w:id="156" w:author="your servant" w:date="2020-08-22T18:30:00Z">
            <w:rPr>
              <w:rStyle w:val="BookTitle"/>
              <w:rFonts w:asciiTheme="minorHAnsi" w:hAnsiTheme="minorHAnsi" w:cstheme="minorHAnsi"/>
              <w:b w:val="0"/>
              <w:bCs w:val="0"/>
              <w:color w:val="000000"/>
              <w:sz w:val="28"/>
              <w:szCs w:val="28"/>
            </w:rPr>
          </w:rPrChange>
        </w:rPr>
        <w:t>yog</w:t>
      </w:r>
      <w:ins w:id="157" w:author="your servant" w:date="2020-08-22T18:30:00Z">
        <w:r w:rsidR="000F74AF" w:rsidRPr="000F74AF">
          <w:rPr>
            <w:rStyle w:val="BookTitle"/>
            <w:rFonts w:asciiTheme="minorHAnsi" w:hAnsiTheme="minorHAnsi" w:cstheme="minorHAnsi"/>
            <w:b w:val="0"/>
            <w:bCs w:val="0"/>
            <w:i/>
            <w:iCs/>
            <w:color w:val="000000"/>
            <w:sz w:val="28"/>
            <w:szCs w:val="28"/>
            <w:rPrChange w:id="158" w:author="your servant" w:date="2020-08-22T18:30:00Z">
              <w:rPr>
                <w:rStyle w:val="BookTitle"/>
                <w:rFonts w:asciiTheme="minorHAnsi" w:hAnsiTheme="minorHAnsi" w:cstheme="minorHAnsi"/>
                <w:b w:val="0"/>
                <w:bCs w:val="0"/>
                <w:color w:val="000000"/>
                <w:sz w:val="28"/>
                <w:szCs w:val="28"/>
              </w:rPr>
            </w:rPrChange>
          </w:rPr>
          <w:t>ī</w:t>
        </w:r>
      </w:ins>
      <w:r w:rsidRPr="000F74AF">
        <w:rPr>
          <w:rStyle w:val="BookTitle"/>
          <w:rFonts w:asciiTheme="minorHAnsi" w:hAnsiTheme="minorHAnsi" w:cstheme="minorHAnsi"/>
          <w:b w:val="0"/>
          <w:bCs w:val="0"/>
          <w:i/>
          <w:iCs/>
          <w:color w:val="000000"/>
          <w:sz w:val="28"/>
          <w:szCs w:val="28"/>
          <w:rPrChange w:id="159" w:author="your servant" w:date="2020-08-22T18:3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not accepted by the devotees. They know activities favorable to the service of eternally liberated souls as </w:t>
      </w:r>
      <w:r w:rsidRPr="00790008">
        <w:rPr>
          <w:rStyle w:val="BookTitle"/>
          <w:rFonts w:asciiTheme="minorHAnsi" w:hAnsiTheme="minorHAnsi" w:cstheme="minorHAnsi"/>
          <w:b w:val="0"/>
          <w:bCs w:val="0"/>
          <w:i/>
          <w:iCs/>
          <w:color w:val="000000"/>
          <w:sz w:val="28"/>
          <w:szCs w:val="28"/>
        </w:rPr>
        <w:t>abhidheya-sādhana-bhakti</w:t>
      </w:r>
      <w:r w:rsidRPr="00790008">
        <w:rPr>
          <w:rStyle w:val="BookTitle"/>
          <w:rFonts w:asciiTheme="minorHAnsi" w:hAnsiTheme="minorHAnsi" w:cstheme="minorHAnsi"/>
          <w:b w:val="0"/>
          <w:bCs w:val="0"/>
          <w:color w:val="000000"/>
          <w:sz w:val="28"/>
          <w:szCs w:val="28"/>
        </w:rPr>
        <w:t xml:space="preserve">. This does not mean that the sense gratification on the pretext of the duplicitous artificial hearing, chanting, dancing, and playing instruments of the </w:t>
      </w:r>
      <w:r w:rsidRPr="00790008">
        <w:rPr>
          <w:rStyle w:val="BookTitle"/>
          <w:rFonts w:asciiTheme="minorHAnsi" w:hAnsiTheme="minorHAnsi" w:cstheme="minorHAnsi"/>
          <w:b w:val="0"/>
          <w:bCs w:val="0"/>
          <w:i/>
          <w:iCs/>
          <w:color w:val="000000"/>
          <w:sz w:val="28"/>
          <w:szCs w:val="28"/>
        </w:rPr>
        <w:t>āulas, bāulas, kartābhajās, sahajiyās, sakhībhekīs, smārtas,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ativāḍis </w:t>
      </w:r>
      <w:r w:rsidRPr="00790008">
        <w:rPr>
          <w:rStyle w:val="BookTitle"/>
          <w:rFonts w:asciiTheme="minorHAnsi" w:hAnsiTheme="minorHAnsi" w:cstheme="minorHAnsi"/>
          <w:b w:val="0"/>
          <w:bCs w:val="0"/>
          <w:color w:val="000000"/>
          <w:sz w:val="28"/>
          <w:szCs w:val="28"/>
        </w:rPr>
        <w:t xml:space="preserve">is approved as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or the cultivation of pure devotional service.</w:t>
      </w:r>
    </w:p>
    <w:p w14:paraId="7505C4CB" w14:textId="114FE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11.55</w:t>
      </w:r>
    </w:p>
    <w:p w14:paraId="795B84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290828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keha bole,—“kata vā paḍiluṅ bhāgavata</w:t>
      </w:r>
      <w:r w:rsidRPr="00790008">
        <w:rPr>
          <w:rStyle w:val="BookTitle"/>
          <w:rFonts w:asciiTheme="minorHAnsi" w:hAnsiTheme="minorHAnsi" w:cstheme="minorHAnsi"/>
          <w:b w:val="0"/>
          <w:bCs w:val="0"/>
          <w:color w:val="000000"/>
          <w:sz w:val="28"/>
          <w:szCs w:val="28"/>
        </w:rPr>
        <w:br/>
        <w:t>nāciba kāṅdiba,—hena nā dekhiluṅ patha</w:t>
      </w:r>
    </w:p>
    <w:p w14:paraId="682E6D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“I have studied Śrīmad Bhāgavatam for a long time, but I have never found any mention of dancing and crying as a spiritual path.</w:t>
      </w:r>
    </w:p>
    <w:p w14:paraId="632922AF" w14:textId="7EBB07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a poor fund of knowledge, the asslike, so-called scriptural reciters with steel-framed hearts proudly declare that there is no instruction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devotees should cry and dance while hearing and chanting the names of Kṛṣṇa. Although the inauspicious instruction for the artificial dancing and crying that the proud reciters and listeners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exhibit in order to fulfill their mundane selfishness is not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transformations of ecstatic love born from the loving service of Lord Kṛṣṇa that are sometimes spontaneously manifested in the pure living entities who are absorbed in the service of Hari are profusely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3C247C66" w14:textId="351025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11.56</w:t>
      </w:r>
    </w:p>
    <w:p w14:paraId="5EC533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68CEC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śrīvāsa-paṇḍita-cāri-bhāira lāgiyā</w:t>
      </w:r>
      <w:r w:rsidRPr="00790008">
        <w:rPr>
          <w:rStyle w:val="BookTitle"/>
          <w:rFonts w:asciiTheme="minorHAnsi" w:hAnsiTheme="minorHAnsi" w:cstheme="minorHAnsi"/>
          <w:b w:val="0"/>
          <w:bCs w:val="0"/>
          <w:color w:val="000000"/>
          <w:sz w:val="28"/>
          <w:szCs w:val="28"/>
        </w:rPr>
        <w:br/>
        <w:t>nidrā nāhi yāi, bhāi, bhojana kariyā</w:t>
      </w:r>
    </w:p>
    <w:p w14:paraId="060314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because of Śrīvāsa and his three brothers we cannot sleep after eating.</w:t>
      </w:r>
    </w:p>
    <w:p w14:paraId="1C8FF67E" w14:textId="583BB7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result of the pure devotees’ loud chanting for the pleasure of Lord Kṛṣṇa, people who were attached to sense gratification felt disturbed in their enjoying the happiness of eating and sleeping and were thus greatly displeased. Since Śrīvāsa Paṇḍita and his three brothers loudly chanted the names of Kṛṣṇa every night, the fruitive workers, who are prone to material enjoyment, could not respect such pure conceptions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w:t>
      </w:r>
    </w:p>
    <w:p w14:paraId="59EFF5B8" w14:textId="072231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11.57</w:t>
      </w:r>
    </w:p>
    <w:p w14:paraId="65B28B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4E6C16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’kṛṣṇa’ balile ki puṇya nahe?</w:t>
      </w:r>
      <w:r w:rsidRPr="00790008">
        <w:rPr>
          <w:rStyle w:val="BookTitle"/>
          <w:rFonts w:asciiTheme="minorHAnsi" w:hAnsiTheme="minorHAnsi" w:cstheme="minorHAnsi"/>
          <w:b w:val="0"/>
          <w:bCs w:val="0"/>
          <w:color w:val="000000"/>
          <w:sz w:val="28"/>
          <w:szCs w:val="28"/>
        </w:rPr>
        <w:br/>
        <w:t>nācile, gāile, ḍāka chāḍile, ki haye?”</w:t>
      </w:r>
    </w:p>
    <w:p w14:paraId="507C23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“Is there no piety in softly chanting Kṛṣṇa’s names? Must one chant, dance, and shout loudly?”</w:t>
      </w:r>
    </w:p>
    <w:p w14:paraId="27D28EAB" w14:textId="3F2383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persons who were engaged in fruitive activities utilized their mundane experience to accumulate piety for their better arrangement of sense gratification. According to the logic, </w:t>
      </w:r>
      <w:r w:rsidRPr="00790008">
        <w:rPr>
          <w:rStyle w:val="BookTitle"/>
          <w:rFonts w:asciiTheme="minorHAnsi" w:hAnsiTheme="minorHAnsi" w:cstheme="minorHAnsi"/>
          <w:b w:val="0"/>
          <w:bCs w:val="0"/>
          <w:i/>
          <w:iCs/>
          <w:color w:val="000000"/>
          <w:sz w:val="28"/>
          <w:szCs w:val="28"/>
        </w:rPr>
        <w:t>kāmukāḥ kāminī-mayam paśyanti nikhilaṁ jagat</w:t>
      </w:r>
      <w:r w:rsidRPr="00790008">
        <w:rPr>
          <w:rStyle w:val="BookTitle"/>
          <w:rFonts w:asciiTheme="minorHAnsi" w:hAnsiTheme="minorHAnsi" w:cstheme="minorHAnsi"/>
          <w:b w:val="0"/>
          <w:bCs w:val="0"/>
          <w:color w:val="000000"/>
          <w:sz w:val="28"/>
          <w:szCs w:val="28"/>
        </w:rPr>
        <w:t xml:space="preserve">—“a lusty man sees the entire world as full of women,” people thought that </w:t>
      </w:r>
      <w:r w:rsidRPr="00790008">
        <w:rPr>
          <w:rStyle w:val="BookTitle"/>
          <w:rFonts w:asciiTheme="minorHAnsi" w:hAnsiTheme="minorHAnsi" w:cstheme="minorHAnsi"/>
          <w:b w:val="0"/>
          <w:bCs w:val="0"/>
          <w:color w:val="000000"/>
          <w:sz w:val="28"/>
          <w:szCs w:val="28"/>
        </w:rPr>
        <w:lastRenderedPageBreak/>
        <w:t xml:space="preserve">on the pretext of serving Hari the intelligent pure devotees were also accumulating piety to gratify their temporary senses like themselves. Being controlled by such base considerations, they thought that the Vaiṣṇavas, like themselves, had a thirst for accumulating piety in all their activities. That is why the nondevotees, who were averse to the Lord, displayed a difference in opinion with the devotees’ </w:t>
      </w:r>
      <w:r w:rsidRPr="00790008">
        <w:rPr>
          <w:rStyle w:val="BookTitle"/>
          <w:rFonts w:asciiTheme="minorHAnsi" w:hAnsiTheme="minorHAnsi" w:cstheme="minorHAnsi"/>
          <w:b w:val="0"/>
          <w:bCs w:val="0"/>
          <w:i/>
          <w:iCs/>
          <w:color w:val="000000"/>
          <w:sz w:val="28"/>
          <w:szCs w:val="28"/>
        </w:rPr>
        <w:t>abhidheya-sādhana</w:t>
      </w:r>
      <w:r w:rsidRPr="00790008">
        <w:rPr>
          <w:rStyle w:val="BookTitle"/>
          <w:rFonts w:asciiTheme="minorHAnsi" w:hAnsiTheme="minorHAnsi" w:cstheme="minorHAnsi"/>
          <w:b w:val="0"/>
          <w:bCs w:val="0"/>
          <w:color w:val="000000"/>
          <w:sz w:val="28"/>
          <w:szCs w:val="28"/>
        </w:rPr>
        <w:t xml:space="preserve">, or method of achieving the goal of life. They were partial to the artificial chanting of the holy names in a solitary place and opposed to the all-auspicious congregational chanting of the names of Kṛṣṇa, thus they were misguided due to their concocted imagination. They foolishly declared that the Vaiṣṇavas’ activities for achieving the goal of life like singing and dancing for the pleasure of Kṛṣṇa and loudly calling out the names of Kṛṣṇa with love were equal, or even inferior, to artificial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or chanting of the holy names in a solitary place.</w:t>
      </w:r>
    </w:p>
    <w:p w14:paraId="53B80BFD" w14:textId="105F6D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11.58</w:t>
      </w:r>
    </w:p>
    <w:p w14:paraId="56B0C8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1C5F42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yata pāpa-pāṣaṇḍīra gaṇa</w:t>
      </w:r>
      <w:r w:rsidRPr="00790008">
        <w:rPr>
          <w:rStyle w:val="BookTitle"/>
          <w:rFonts w:asciiTheme="minorHAnsi" w:hAnsiTheme="minorHAnsi" w:cstheme="minorHAnsi"/>
          <w:b w:val="0"/>
          <w:bCs w:val="0"/>
          <w:color w:val="000000"/>
          <w:sz w:val="28"/>
          <w:szCs w:val="28"/>
        </w:rPr>
        <w:br/>
        <w:t>dekhilei vaiṣṇavere, kare, ku-kathana</w:t>
      </w:r>
    </w:p>
    <w:p w14:paraId="2C333C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sinful atheists abused the Vaiṣṇavas whenever they saw them.</w:t>
      </w:r>
    </w:p>
    <w:p w14:paraId="3D46AF15" w14:textId="455D6D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saṁkathana </w:t>
      </w:r>
      <w:r w:rsidRPr="00790008">
        <w:rPr>
          <w:rStyle w:val="BookTitle"/>
          <w:rFonts w:asciiTheme="minorHAnsi" w:hAnsiTheme="minorHAnsi" w:cstheme="minorHAnsi"/>
          <w:b w:val="0"/>
          <w:bCs w:val="0"/>
          <w:color w:val="000000"/>
          <w:sz w:val="28"/>
          <w:szCs w:val="28"/>
        </w:rPr>
        <w:t>refers to the disclosure of contrary feelings, while profusely criticizing the Vaiṣṇavas.</w:t>
      </w:r>
    </w:p>
    <w:p w14:paraId="5BB799A9" w14:textId="4A499E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11.59</w:t>
      </w:r>
    </w:p>
    <w:p w14:paraId="2D8ECA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1F8513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vaiṣṇava saba mahāduḥkha pāya</w:t>
      </w:r>
      <w:r w:rsidRPr="00790008">
        <w:rPr>
          <w:rStyle w:val="BookTitle"/>
          <w:rFonts w:asciiTheme="minorHAnsi" w:hAnsiTheme="minorHAnsi" w:cstheme="minorHAnsi"/>
          <w:b w:val="0"/>
          <w:bCs w:val="0"/>
          <w:color w:val="000000"/>
          <w:sz w:val="28"/>
          <w:szCs w:val="28"/>
        </w:rPr>
        <w:br/>
        <w:t>’kṛṣṇa’ bali’ sabei kāṅdena ūrdhvarāya</w:t>
      </w:r>
    </w:p>
    <w:p w14:paraId="086163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their abusive words, the devotees were greatly distressed. They would chant Kṛṣṇa’s name and cry loudly.</w:t>
      </w:r>
    </w:p>
    <w:p w14:paraId="27E1E4CB" w14:textId="4497A3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Vaiṣṇavas felt greatly distressed at heart on hearing the wicked words of the fruitive workers, mental speculators, and sense gratifiers. Considering these people’s pathetic condition, the Vaiṣṇavas desired their eternal benefit and continually appealed to the Lord from the core of their hearts.</w:t>
      </w:r>
    </w:p>
    <w:p w14:paraId="201311DF" w14:textId="66CEFD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11.60</w:t>
      </w:r>
    </w:p>
    <w:p w14:paraId="16A14E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7AEF5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“kata-dine e-saba duḥkhera habe nāśa</w:t>
      </w:r>
      <w:r w:rsidRPr="00790008">
        <w:rPr>
          <w:rStyle w:val="BookTitle"/>
          <w:rFonts w:asciiTheme="minorHAnsi" w:hAnsiTheme="minorHAnsi" w:cstheme="minorHAnsi"/>
          <w:b w:val="0"/>
          <w:bCs w:val="0"/>
          <w:color w:val="000000"/>
          <w:sz w:val="28"/>
          <w:szCs w:val="28"/>
        </w:rPr>
        <w:br/>
        <w:t>jagatere, kṛṣṇacandra, karaha prakāśa”</w:t>
      </w:r>
    </w:p>
    <w:p w14:paraId="65AE46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“How long will this miserable condition last? O Kṛṣṇacandra, please manifest Yourself to these people.”</w:t>
      </w:r>
    </w:p>
    <w:p w14:paraId="200F17FD" w14:textId="1B45F3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waited with the expectation that they would soon see the appearance of the Absolute Truth, Śrī Kṛṣṇa, within this material world. By the appearance of Kṛṣṇa, all the darkness of ignorance in the material world would be destroyed—this thought gave them solace.</w:t>
      </w:r>
    </w:p>
    <w:p w14:paraId="7E17FDC7" w14:textId="3693ED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11.61</w:t>
      </w:r>
    </w:p>
    <w:p w14:paraId="796FB6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49BA75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vaiṣṇava mili’ advaitera sthāne</w:t>
      </w:r>
      <w:r w:rsidRPr="00790008">
        <w:rPr>
          <w:rStyle w:val="BookTitle"/>
          <w:rFonts w:asciiTheme="minorHAnsi" w:hAnsiTheme="minorHAnsi" w:cstheme="minorHAnsi"/>
          <w:b w:val="0"/>
          <w:bCs w:val="0"/>
          <w:color w:val="000000"/>
          <w:sz w:val="28"/>
          <w:szCs w:val="28"/>
        </w:rPr>
        <w:br/>
        <w:t>pāṣaṇḍīra vacana karena nivedane</w:t>
      </w:r>
    </w:p>
    <w:p w14:paraId="1C6F3C4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all told Advaita Prabhu about the abusive words of the atheists.</w:t>
      </w:r>
    </w:p>
    <w:p w14:paraId="13CDC40E" w14:textId="69D7F2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averse to the service and pastimes of the Supreme Lord are called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The behavior and statements of such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are full of envy for the Vaiṣṇavas. Understanding Śrī Advaita Prabhu as the leader amongst the Navadvīpa Vaiṣṇavas, all the Vaiṣṇavas informed Him of the atheistic views of those who were opposed to the Vaiṣṇavas.</w:t>
      </w:r>
    </w:p>
    <w:p w14:paraId="57E6FA1E" w14:textId="6A0B9E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11.62</w:t>
      </w:r>
    </w:p>
    <w:p w14:paraId="53163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A447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advaita haya rudra-avatāra</w:t>
      </w:r>
      <w:r w:rsidRPr="00790008">
        <w:rPr>
          <w:rStyle w:val="BookTitle"/>
          <w:rFonts w:asciiTheme="minorHAnsi" w:hAnsiTheme="minorHAnsi" w:cstheme="minorHAnsi"/>
          <w:b w:val="0"/>
          <w:bCs w:val="0"/>
          <w:color w:val="000000"/>
          <w:sz w:val="28"/>
          <w:szCs w:val="28"/>
        </w:rPr>
        <w:br/>
        <w:t>“saṁhārimu saba” bali’ karaye huṅkāra</w:t>
      </w:r>
    </w:p>
    <w:p w14:paraId="11BE85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their account, Advaita Ācārya became as angry as Lord Rudra and loudly exclaimed, “I will kill them all!</w:t>
      </w:r>
    </w:p>
    <w:p w14:paraId="23AE8907" w14:textId="7267C3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leader of the Viśva-vaiṣṇava Rāja-sabhā, Śrī Advaita Prabhu became furious on hearing about the abusive words of the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and loudly declared, “I will annihilate all of them!” Those less-intelligent persons who are averse to the Vaiṣṇavas consider the anger of Vaiṣṇava Ācārya Advaita Prabhu as equal or similar to their own anger, which is born from disturbances to their sense gratification, and are thus certainly guaranteed of going to hell.</w:t>
      </w:r>
    </w:p>
    <w:p w14:paraId="79CB91D5" w14:textId="561A0F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11.63</w:t>
      </w:r>
    </w:p>
    <w:p w14:paraId="11A68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507A57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“āsiteche ei mora prabhu cakradhara</w:t>
      </w:r>
      <w:r w:rsidRPr="00790008">
        <w:rPr>
          <w:rStyle w:val="BookTitle"/>
          <w:rFonts w:asciiTheme="minorHAnsi" w:hAnsiTheme="minorHAnsi" w:cstheme="minorHAnsi"/>
          <w:b w:val="0"/>
          <w:bCs w:val="0"/>
          <w:color w:val="000000"/>
          <w:sz w:val="28"/>
          <w:szCs w:val="28"/>
        </w:rPr>
        <w:br/>
        <w:t>dekhibā ki haya ei nadīyā-bhitara</w:t>
      </w:r>
    </w:p>
    <w:p w14:paraId="3E1790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Lord, who carries a cakra, is coming. Then you will see what happens in Nadia.</w:t>
      </w:r>
    </w:p>
    <w:p w14:paraId="0DDEAC6D" w14:textId="550BB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Śrī Advaita Prabhu began to tell the Vaiṣṇavas who had approached Him for remedies that His worshipable Lord Viṣṇu, who holds the Sudarśana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is coming to Navadvīpa soon. By Him, the ignorance of the fools would be destroyed.</w:t>
      </w:r>
    </w:p>
    <w:p w14:paraId="32899316" w14:textId="6E6BD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11.64</w:t>
      </w:r>
    </w:p>
    <w:p w14:paraId="62DC83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7012E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karāimu kṛṣṇa sarva-nayana-gocara</w:t>
      </w:r>
      <w:r w:rsidRPr="00790008">
        <w:rPr>
          <w:rStyle w:val="BookTitle"/>
          <w:rFonts w:asciiTheme="minorHAnsi" w:hAnsiTheme="minorHAnsi" w:cstheme="minorHAnsi"/>
          <w:b w:val="0"/>
          <w:bCs w:val="0"/>
          <w:color w:val="000000"/>
          <w:sz w:val="28"/>
          <w:szCs w:val="28"/>
        </w:rPr>
        <w:br/>
        <w:t>tabe se ’advaita’-nāma kṛṣṇera kiṅkara!</w:t>
      </w:r>
    </w:p>
    <w:p w14:paraId="46DB60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Kṛṣṇa appear before the eyes of all, then this person named “Advaita” will be known as the servant of Kṛṣṇa.</w:t>
      </w:r>
    </w:p>
    <w:p w14:paraId="0667D3FE" w14:textId="4E94B8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Kṛṣṇa are nondifferent from Kṛṣṇa. Since the Absolute Truth is nondual, according to the concept of oneness the various manifestations of Viṣṇu and His plenary portions are nondifferent from Him. According to the philosophy of difference, the living entities are situated on the platform of inconceivable oneness and difference. That is why Ācārya Prabhu had to accept the title “Advaita.” The philosophy of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which is eternally pure and primeval, was previously known as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With the consent of sages coming in the line of Bodhāyana, this philosophy was called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by those in the line of Śrī Rāmānuja; yet actually, according to the consideration of variegatedness, this philosophy is only a partial manifestation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 philosophy of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has a similar purpose to that described in the philosophies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both of which have conclusions different from the philosophy of </w:t>
      </w:r>
      <w:r w:rsidRPr="00790008">
        <w:rPr>
          <w:rStyle w:val="BookTitle"/>
          <w:rFonts w:asciiTheme="minorHAnsi" w:hAnsiTheme="minorHAnsi" w:cstheme="minorHAnsi"/>
          <w:b w:val="0"/>
          <w:bCs w:val="0"/>
          <w:i/>
          <w:iCs/>
          <w:color w:val="000000"/>
          <w:sz w:val="28"/>
          <w:szCs w:val="28"/>
        </w:rPr>
        <w:t>kevalādvaita</w:t>
      </w:r>
      <w:r w:rsidRPr="00790008">
        <w:rPr>
          <w:rStyle w:val="BookTitle"/>
          <w:rFonts w:asciiTheme="minorHAnsi" w:hAnsiTheme="minorHAnsi" w:cstheme="minorHAnsi"/>
          <w:b w:val="0"/>
          <w:bCs w:val="0"/>
          <w:color w:val="000000"/>
          <w:sz w:val="28"/>
          <w:szCs w:val="28"/>
        </w:rPr>
        <w:t xml:space="preserve">, or exclusive monism, but it is also an incomplete manifestation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which openly and clearly establishes differences from the philosophy of </w:t>
      </w:r>
      <w:r w:rsidRPr="00790008">
        <w:rPr>
          <w:rStyle w:val="BookTitle"/>
          <w:rFonts w:asciiTheme="minorHAnsi" w:hAnsiTheme="minorHAnsi" w:cstheme="minorHAnsi"/>
          <w:b w:val="0"/>
          <w:bCs w:val="0"/>
          <w:i/>
          <w:iCs/>
          <w:color w:val="000000"/>
          <w:sz w:val="28"/>
          <w:szCs w:val="28"/>
        </w:rPr>
        <w:t>kevalādvaita</w:t>
      </w:r>
      <w:r w:rsidRPr="00790008">
        <w:rPr>
          <w:rStyle w:val="BookTitle"/>
          <w:rFonts w:asciiTheme="minorHAnsi" w:hAnsiTheme="minorHAnsi" w:cstheme="minorHAnsi"/>
          <w:b w:val="0"/>
          <w:bCs w:val="0"/>
          <w:color w:val="000000"/>
          <w:sz w:val="28"/>
          <w:szCs w:val="28"/>
        </w:rPr>
        <w:t xml:space="preserve">, is also a preliminary consideration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Therefore, desiring to perfect the four philosophical conclusions of </w:t>
      </w:r>
      <w:r w:rsidRPr="00790008">
        <w:rPr>
          <w:rStyle w:val="BookTitle"/>
          <w:rFonts w:asciiTheme="minorHAnsi" w:hAnsiTheme="minorHAnsi" w:cstheme="minorHAnsi"/>
          <w:b w:val="0"/>
          <w:bCs w:val="0"/>
          <w:i/>
          <w:iCs/>
          <w:color w:val="000000"/>
          <w:sz w:val="28"/>
          <w:szCs w:val="28"/>
        </w:rPr>
        <w:t xml:space="preserve">śuddhādvaita </w:t>
      </w:r>
      <w:r w:rsidRPr="00790008">
        <w:rPr>
          <w:rStyle w:val="BookTitle"/>
          <w:rFonts w:asciiTheme="minorHAnsi" w:hAnsiTheme="minorHAnsi" w:cstheme="minorHAnsi"/>
          <w:b w:val="0"/>
          <w:bCs w:val="0"/>
          <w:color w:val="000000"/>
          <w:sz w:val="28"/>
          <w:szCs w:val="28"/>
        </w:rPr>
        <w:t xml:space="preserve">(purified monism),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and </w:t>
      </w:r>
      <w:r w:rsidRPr="00790008">
        <w:rPr>
          <w:rStyle w:val="BookTitle"/>
          <w:rFonts w:asciiTheme="minorHAnsi" w:hAnsiTheme="minorHAnsi" w:cstheme="minorHAnsi"/>
          <w:b w:val="0"/>
          <w:bCs w:val="0"/>
          <w:i/>
          <w:iCs/>
          <w:color w:val="000000"/>
          <w:sz w:val="28"/>
          <w:szCs w:val="28"/>
        </w:rPr>
        <w:t xml:space="preserve">śuddha-dvaita </w:t>
      </w:r>
      <w:r w:rsidRPr="00790008">
        <w:rPr>
          <w:rStyle w:val="BookTitle"/>
          <w:rFonts w:asciiTheme="minorHAnsi" w:hAnsiTheme="minorHAnsi" w:cstheme="minorHAnsi"/>
          <w:b w:val="0"/>
          <w:bCs w:val="0"/>
          <w:color w:val="000000"/>
          <w:sz w:val="28"/>
          <w:szCs w:val="28"/>
        </w:rPr>
        <w:t xml:space="preserve">(purified dualism), Śrī Advaita Prabhu, who was the Gauḍīya Vaiṣṇava Ācārya, inaugurated the process of considering Vedānta in the Gauḍīya Vaiṣṇava way. Śrī Gaurasundara and His followers, the Six Gosvāmīs, have generated new branches and subbranches of the philosophy of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In order to fulfill the meaning of His name, Advaita, and to manifest the form of Kṛṣṇa to everyone—including Buddhists, </w:t>
      </w:r>
      <w:r w:rsidRPr="00B84363">
        <w:rPr>
          <w:rStyle w:val="BookTitle"/>
          <w:rFonts w:asciiTheme="minorHAnsi" w:hAnsiTheme="minorHAnsi" w:cstheme="minorHAnsi"/>
          <w:b w:val="0"/>
          <w:bCs w:val="0"/>
          <w:i/>
          <w:iCs/>
          <w:color w:val="000000"/>
          <w:sz w:val="28"/>
          <w:szCs w:val="28"/>
          <w:rPrChange w:id="160" w:author="your servant" w:date="2020-08-22T18:36:00Z">
            <w:rPr>
              <w:rStyle w:val="BookTitle"/>
              <w:rFonts w:asciiTheme="minorHAnsi" w:hAnsiTheme="minorHAnsi" w:cstheme="minorHAnsi"/>
              <w:b w:val="0"/>
              <w:bCs w:val="0"/>
              <w:color w:val="000000"/>
              <w:sz w:val="28"/>
              <w:szCs w:val="28"/>
            </w:rPr>
          </w:rPrChange>
        </w:rPr>
        <w:t>karm</w:t>
      </w:r>
      <w:ins w:id="161" w:author="your servant" w:date="2020-08-22T18:36:00Z">
        <w:r w:rsidR="00B84363" w:rsidRPr="00B84363">
          <w:rPr>
            <w:rStyle w:val="BookTitle"/>
            <w:rFonts w:asciiTheme="minorHAnsi" w:hAnsiTheme="minorHAnsi" w:cstheme="minorHAnsi"/>
            <w:b w:val="0"/>
            <w:bCs w:val="0"/>
            <w:i/>
            <w:iCs/>
            <w:color w:val="000000"/>
            <w:sz w:val="28"/>
            <w:szCs w:val="28"/>
            <w:rPrChange w:id="162" w:author="your servant" w:date="2020-08-22T18:36:00Z">
              <w:rPr>
                <w:rStyle w:val="BookTitle"/>
                <w:rFonts w:asciiTheme="minorHAnsi" w:hAnsiTheme="minorHAnsi" w:cstheme="minorHAnsi"/>
                <w:b w:val="0"/>
                <w:bCs w:val="0"/>
                <w:color w:val="000000"/>
                <w:sz w:val="28"/>
                <w:szCs w:val="28"/>
              </w:rPr>
            </w:rPrChange>
          </w:rPr>
          <w:t>ī</w:t>
        </w:r>
      </w:ins>
      <w:r w:rsidRPr="00B84363">
        <w:rPr>
          <w:rStyle w:val="BookTitle"/>
          <w:rFonts w:asciiTheme="minorHAnsi" w:hAnsiTheme="minorHAnsi" w:cstheme="minorHAnsi"/>
          <w:b w:val="0"/>
          <w:bCs w:val="0"/>
          <w:i/>
          <w:iCs/>
          <w:color w:val="000000"/>
          <w:sz w:val="28"/>
          <w:szCs w:val="28"/>
          <w:rPrChange w:id="163" w:author="your servant" w:date="2020-08-22T18:3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impersonalists—Śrī Advaita Ācārya, who is eternally situated as the servant of Kṛṣṇa, manifested </w:t>
      </w:r>
      <w:r w:rsidRPr="00790008">
        <w:rPr>
          <w:rStyle w:val="BookTitle"/>
          <w:rFonts w:asciiTheme="minorHAnsi" w:hAnsiTheme="minorHAnsi" w:cstheme="minorHAnsi"/>
          <w:b w:val="0"/>
          <w:bCs w:val="0"/>
          <w:color w:val="000000"/>
          <w:sz w:val="28"/>
          <w:szCs w:val="28"/>
        </w:rPr>
        <w:lastRenderedPageBreak/>
        <w:t xml:space="preserve">His own service propensity in this material world. The word </w:t>
      </w:r>
      <w:r w:rsidRPr="00790008">
        <w:rPr>
          <w:rStyle w:val="BookTitle"/>
          <w:rFonts w:asciiTheme="minorHAnsi" w:hAnsiTheme="minorHAnsi" w:cstheme="minorHAnsi"/>
          <w:b w:val="0"/>
          <w:bCs w:val="0"/>
          <w:i/>
          <w:iCs/>
          <w:color w:val="000000"/>
          <w:sz w:val="28"/>
          <w:szCs w:val="28"/>
        </w:rPr>
        <w:t>sarva</w:t>
      </w:r>
      <w:r w:rsidRPr="00790008">
        <w:rPr>
          <w:rStyle w:val="BookTitle"/>
          <w:rFonts w:asciiTheme="minorHAnsi" w:hAnsiTheme="minorHAnsi" w:cstheme="minorHAnsi"/>
          <w:b w:val="0"/>
          <w:bCs w:val="0"/>
          <w:color w:val="000000"/>
          <w:sz w:val="28"/>
          <w:szCs w:val="28"/>
        </w:rPr>
        <w:t xml:space="preserve"> in this verse refers to former Vaiṣṇava sages as well as followers of the philosophy of Madhvācārya, who appeared in the Middle Ages. The servant of Kṛṣṇa has no engagement other than the service of Kṛṣṇa. All their activities are meant to please Kṛṣṇa.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has no other thought or activity than: “Let everyone of this world be engaged in the devotional service of the Lord.” When devotional service mixed with fruitive activities turns into devotional service devoid of even a scent of fruitive activities it is called </w:t>
      </w:r>
      <w:r w:rsidRPr="00790008">
        <w:rPr>
          <w:rStyle w:val="BookTitle"/>
          <w:rFonts w:asciiTheme="minorHAnsi" w:hAnsiTheme="minorHAnsi" w:cstheme="minorHAnsi"/>
          <w:b w:val="0"/>
          <w:bCs w:val="0"/>
          <w:i/>
          <w:iCs/>
          <w:color w:val="000000"/>
          <w:sz w:val="28"/>
          <w:szCs w:val="28"/>
        </w:rPr>
        <w:t>kevala-bhakti</w:t>
      </w:r>
      <w:r w:rsidRPr="00790008">
        <w:rPr>
          <w:rStyle w:val="BookTitle"/>
          <w:rFonts w:asciiTheme="minorHAnsi" w:hAnsiTheme="minorHAnsi" w:cstheme="minorHAnsi"/>
          <w:b w:val="0"/>
          <w:bCs w:val="0"/>
          <w:color w:val="000000"/>
          <w:sz w:val="28"/>
          <w:szCs w:val="28"/>
        </w:rPr>
        <w:t>, or unalloyed devotional service. At that time the distinctions born from material considerations are eradicated and the spiritual distinctions between a servant and the Lord are awakened.</w:t>
      </w:r>
    </w:p>
    <w:p w14:paraId="583C5C96" w14:textId="33EB8F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11.65</w:t>
      </w:r>
    </w:p>
    <w:p w14:paraId="1EB8D1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2FF3A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dina kata giyā thāka, bhāi saba!</w:t>
      </w:r>
      <w:r w:rsidRPr="00790008">
        <w:rPr>
          <w:rStyle w:val="BookTitle"/>
          <w:rFonts w:asciiTheme="minorHAnsi" w:hAnsiTheme="minorHAnsi" w:cstheme="minorHAnsi"/>
          <w:b w:val="0"/>
          <w:bCs w:val="0"/>
          <w:color w:val="000000"/>
          <w:sz w:val="28"/>
          <w:szCs w:val="28"/>
        </w:rPr>
        <w:br/>
        <w:t>ethāi dekhibā saba kṛṣṇa anubhava”</w:t>
      </w:r>
    </w:p>
    <w:p w14:paraId="514945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wait a few more days, My dear brothers, and you will see Kṛṣṇa right here.”</w:t>
      </w:r>
    </w:p>
    <w:p w14:paraId="77E397CD" w14:textId="690073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Prabhu said, “O devotees, please wait for some days. You will soon realize Kṛṣṇa, within and without. By the strength of your devotional service, Śrī Kṛṣṇa, who enjoys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will manifest His form as Śrī Gaurasundara among you. By serving Him, you will achieve the perfection of serving Kṛṣṇa.” This does not mean that Śrī Advaita Prabhu preached the philosophy of </w:t>
      </w:r>
      <w:r w:rsidRPr="00790008">
        <w:rPr>
          <w:rStyle w:val="BookTitle"/>
          <w:rFonts w:asciiTheme="minorHAnsi" w:hAnsiTheme="minorHAnsi" w:cstheme="minorHAnsi"/>
          <w:b w:val="0"/>
          <w:bCs w:val="0"/>
          <w:i/>
          <w:iCs/>
          <w:color w:val="000000"/>
          <w:sz w:val="28"/>
          <w:szCs w:val="28"/>
        </w:rPr>
        <w:t>gopī-chāḍi gaurāṅga-nāgarī</w:t>
      </w:r>
      <w:r w:rsidRPr="00790008">
        <w:rPr>
          <w:rStyle w:val="BookTitle"/>
          <w:rFonts w:asciiTheme="minorHAnsi" w:hAnsiTheme="minorHAnsi" w:cstheme="minorHAnsi"/>
          <w:b w:val="0"/>
          <w:bCs w:val="0"/>
          <w:color w:val="000000"/>
          <w:sz w:val="28"/>
          <w:szCs w:val="28"/>
        </w:rPr>
        <w:t xml:space="preserve">, or becoming a lover of Gaurāṅga who has left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the performance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which is the service of Śrī Gaurasundara, the worship of Gaura is the worship of Kṛṣṇa and the worship of Kṛṣṇa is the worship of Gaura. Not understanding Śrī Gaurasundara as Kṛṣṇa and considering Śrī Nityānanda Svarūpa as merely a spiritual master, foolish ignorant people fall from the devotional service of the Lord. Moreover, if they consider that the pastimes of Gaura are not those of Kṛṣṇa but only the pastimes of a devotee, then they meet a similar fate. The pastimes of Śrī Kṛṣṇa are Śrī Gaurasundara’s pastimes of giving conjugal enjoyment, they are not contaminated with the philosophy of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(mundane devotees). If a </w:t>
      </w:r>
      <w:r w:rsidRPr="00790008">
        <w:rPr>
          <w:rStyle w:val="BookTitle"/>
          <w:rFonts w:asciiTheme="minorHAnsi" w:hAnsiTheme="minorHAnsi" w:cstheme="minorHAnsi"/>
          <w:b w:val="0"/>
          <w:bCs w:val="0"/>
          <w:i/>
          <w:iCs/>
          <w:color w:val="000000"/>
          <w:sz w:val="28"/>
          <w:szCs w:val="28"/>
        </w:rPr>
        <w:t>sādhaka</w:t>
      </w:r>
      <w:r w:rsidRPr="00790008">
        <w:rPr>
          <w:rStyle w:val="BookTitle"/>
          <w:rFonts w:asciiTheme="minorHAnsi" w:hAnsiTheme="minorHAnsi" w:cstheme="minorHAnsi"/>
          <w:b w:val="0"/>
          <w:bCs w:val="0"/>
          <w:color w:val="000000"/>
          <w:sz w:val="28"/>
          <w:szCs w:val="28"/>
        </w:rPr>
        <w:t xml:space="preserve"> considers that the pastimes of Śrī Gaura are not those of Śrī Kṛṣṇa but are separate manifestations of variegated material enjoyment, he falls from his position and becomes a conditioned soul. Then, leaving the service of Lord Kṛṣṇa, the illusory energy supplies him the evil propensity of imagining to enjoy Gaura. The pure devotees </w:t>
      </w:r>
      <w:r w:rsidRPr="00790008">
        <w:rPr>
          <w:rStyle w:val="BookTitle"/>
          <w:rFonts w:asciiTheme="minorHAnsi" w:hAnsiTheme="minorHAnsi" w:cstheme="minorHAnsi"/>
          <w:b w:val="0"/>
          <w:bCs w:val="0"/>
          <w:color w:val="000000"/>
          <w:sz w:val="28"/>
          <w:szCs w:val="28"/>
        </w:rPr>
        <w:lastRenderedPageBreak/>
        <w:t xml:space="preserve">of Gaura do not associate with such so-called </w:t>
      </w:r>
      <w:r w:rsidRPr="00790008">
        <w:rPr>
          <w:rStyle w:val="BookTitle"/>
          <w:rFonts w:asciiTheme="minorHAnsi" w:hAnsiTheme="minorHAnsi" w:cstheme="minorHAnsi"/>
          <w:b w:val="0"/>
          <w:bCs w:val="0"/>
          <w:i/>
          <w:iCs/>
          <w:color w:val="000000"/>
          <w:sz w:val="28"/>
          <w:szCs w:val="28"/>
        </w:rPr>
        <w:t>gaura-bhaktas</w:t>
      </w:r>
      <w:r w:rsidRPr="00790008">
        <w:rPr>
          <w:rStyle w:val="BookTitle"/>
          <w:rFonts w:asciiTheme="minorHAnsi" w:hAnsiTheme="minorHAnsi" w:cstheme="minorHAnsi"/>
          <w:b w:val="0"/>
          <w:bCs w:val="0"/>
          <w:color w:val="000000"/>
          <w:sz w:val="28"/>
          <w:szCs w:val="28"/>
        </w:rPr>
        <w:t xml:space="preserve">, who are actually servants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followers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In the consideration of pure devotees, mixed devotional service is prominently found in the thirteen pseudo Vaiṣṇava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w:t>
      </w:r>
      <w:r w:rsidRPr="00790008">
        <w:rPr>
          <w:rStyle w:val="BookTitle"/>
          <w:rFonts w:asciiTheme="minorHAnsi" w:hAnsiTheme="minorHAnsi" w:cstheme="minorHAnsi"/>
          <w:b w:val="0"/>
          <w:bCs w:val="0"/>
          <w:i/>
          <w:iCs/>
          <w:color w:val="000000"/>
          <w:sz w:val="28"/>
          <w:szCs w:val="28"/>
        </w:rPr>
        <w:t>bāula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sahajiyā,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gaura-nāgarī</w:t>
      </w:r>
      <w:r w:rsidRPr="00790008">
        <w:rPr>
          <w:rStyle w:val="BookTitle"/>
          <w:rFonts w:asciiTheme="minorHAnsi" w:hAnsiTheme="minorHAnsi" w:cstheme="minorHAnsi"/>
          <w:b w:val="0"/>
          <w:bCs w:val="0"/>
          <w:color w:val="000000"/>
          <w:sz w:val="28"/>
          <w:szCs w:val="28"/>
        </w:rPr>
        <w:t>. Giving up such unwanted association is an exhibition of nonduplicitous devotion to Śrī Gaurasundara. Until the propensity for serving Kṛṣṇa is awakened in the heart of a living entity, his clear perception of Śrī Gaurasundara remains covered by the spirit of material enjoyment. When this covering is removed, then, under the guidance of Śrī Advaita Prabhu, one soon attains the fortune of seeing Śrī Gaurasundara.</w:t>
      </w:r>
    </w:p>
    <w:p w14:paraId="714384B0" w14:textId="53550F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11.66</w:t>
      </w:r>
    </w:p>
    <w:p w14:paraId="46463F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4374C3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advaitera vākya śuni’ bhāgavata-gaṇa</w:t>
      </w:r>
      <w:r w:rsidRPr="00790008">
        <w:rPr>
          <w:rStyle w:val="BookTitle"/>
          <w:rFonts w:asciiTheme="minorHAnsi" w:hAnsiTheme="minorHAnsi" w:cstheme="minorHAnsi"/>
          <w:b w:val="0"/>
          <w:bCs w:val="0"/>
          <w:color w:val="000000"/>
          <w:sz w:val="28"/>
          <w:szCs w:val="28"/>
        </w:rPr>
        <w:br/>
        <w:t>duḥkha pāsariyā sabe karena kīrtana</w:t>
      </w:r>
    </w:p>
    <w:p w14:paraId="10F4F23C" w14:textId="309AF3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words of Advaita, all the devotees forgot their distress and began kīrtana.</w:t>
      </w:r>
    </w:p>
    <w:p w14:paraId="1FFD9A73" w14:textId="1EEAB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11.67</w:t>
      </w:r>
    </w:p>
    <w:p w14:paraId="5F1AFF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D6512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uṭhila kṛṣṇera nāma parama-maṅgala</w:t>
      </w:r>
      <w:r w:rsidRPr="00790008">
        <w:rPr>
          <w:rStyle w:val="BookTitle"/>
          <w:rFonts w:asciiTheme="minorHAnsi" w:hAnsiTheme="minorHAnsi" w:cstheme="minorHAnsi"/>
          <w:b w:val="0"/>
          <w:bCs w:val="0"/>
          <w:color w:val="000000"/>
          <w:sz w:val="28"/>
          <w:szCs w:val="28"/>
        </w:rPr>
        <w:br/>
        <w:t>advaita-sahita sabe hailā vihvala</w:t>
      </w:r>
    </w:p>
    <w:p w14:paraId="7FC07E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auspicious sound of Kṛṣṇa’s names arose, Advaita and the other devotees became overwhelmed.</w:t>
      </w:r>
    </w:p>
    <w:p w14:paraId="0339D063" w14:textId="02F4ADE9" w:rsidR="00594D06" w:rsidRPr="00964302" w:rsidRDefault="00594D06" w:rsidP="00FB48CC">
      <w:pPr>
        <w:spacing w:before="0"/>
        <w:ind w:firstLine="0"/>
        <w:rPr>
          <w:rStyle w:val="BookTitle"/>
          <w:rFonts w:asciiTheme="minorHAnsi" w:hAnsiTheme="minorHAnsi" w:cstheme="minorHAnsi"/>
          <w:b w:val="0"/>
          <w:bCs w:val="0"/>
          <w:color w:val="800000"/>
          <w:sz w:val="28"/>
          <w:szCs w:val="28"/>
        </w:rPr>
      </w:pPr>
      <w:r w:rsidRPr="00790008">
        <w:rPr>
          <w:rStyle w:val="BookTitle"/>
          <w:rFonts w:asciiTheme="minorHAnsi" w:hAnsiTheme="minorHAnsi" w:cstheme="minorHAnsi"/>
          <w:b w:val="0"/>
          <w:bCs w:val="0"/>
          <w:color w:val="000000"/>
          <w:sz w:val="28"/>
          <w:szCs w:val="28"/>
        </w:rPr>
        <w:t xml:space="preserve">While loudly chanting the sixteen name, or thirty-two syllable,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or by loudly chanting the names of Śrī Rādhā-Govinda, Śrī Advaita Prabhu became overwhelmed in ecstasy. According to the learned viewpoint, the names of Śrī Rādhā-Kṛṣṇa that Śrī Raghunātha dāsa Gosvāmī has indicated in two of the concluding verses of </w:t>
      </w:r>
      <w:r w:rsidRPr="00790008">
        <w:rPr>
          <w:rStyle w:val="BookTitle"/>
          <w:rFonts w:asciiTheme="minorHAnsi" w:hAnsiTheme="minorHAnsi" w:cstheme="minorHAnsi"/>
          <w:b w:val="0"/>
          <w:bCs w:val="0"/>
          <w:i/>
          <w:iCs/>
          <w:color w:val="000000"/>
          <w:sz w:val="28"/>
          <w:szCs w:val="28"/>
        </w:rPr>
        <w:t xml:space="preserve">Vilāpa-kusumāñjali </w:t>
      </w:r>
      <w:r w:rsidRPr="00790008">
        <w:rPr>
          <w:rStyle w:val="BookTitle"/>
          <w:rFonts w:asciiTheme="minorHAnsi" w:hAnsiTheme="minorHAnsi" w:cstheme="minorHAnsi"/>
          <w:b w:val="0"/>
          <w:bCs w:val="0"/>
          <w:color w:val="000000"/>
          <w:sz w:val="28"/>
          <w:szCs w:val="28"/>
        </w:rPr>
        <w:t xml:space="preserve">beginning with </w:t>
      </w:r>
      <w:r w:rsidRPr="00790008">
        <w:rPr>
          <w:rStyle w:val="BookTitle"/>
          <w:rFonts w:asciiTheme="minorHAnsi" w:hAnsiTheme="minorHAnsi" w:cstheme="minorHAnsi"/>
          <w:b w:val="0"/>
          <w:bCs w:val="0"/>
          <w:i/>
          <w:iCs/>
          <w:color w:val="000000"/>
          <w:sz w:val="28"/>
          <w:szCs w:val="28"/>
        </w:rPr>
        <w:t>āśābharair amṛta-sindhu-mayaiḥ</w:t>
      </w:r>
      <w:r w:rsidRPr="00790008">
        <w:rPr>
          <w:rStyle w:val="BookTitle"/>
          <w:rFonts w:asciiTheme="minorHAnsi" w:hAnsiTheme="minorHAnsi" w:cstheme="minorHAnsi"/>
          <w:b w:val="0"/>
          <w:bCs w:val="0"/>
          <w:color w:val="000000"/>
          <w:sz w:val="28"/>
          <w:szCs w:val="28"/>
        </w:rPr>
        <w:t xml:space="preserve"> are included within the sixteen names, or thirty-two syllables, of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so-called devotees of the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who are opposed to the followers of Śrī Rūpa Gosvāmī, though identifying themselves as devotees, are unable to understand the identity of Kṛṣṇa’s names, and being reluctant to accept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composed of sixteen names, or thirty-two syllables, as names of Kṛṣṇa, they thus consider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as an ordinary mantra. These offenders are traveling towards hell and are simply rebellious against the guru. One should discuss the verse </w:t>
      </w:r>
      <w:r w:rsidRPr="00790008">
        <w:rPr>
          <w:rStyle w:val="BookTitle"/>
          <w:rFonts w:asciiTheme="minorHAnsi" w:hAnsiTheme="minorHAnsi" w:cstheme="minorHAnsi"/>
          <w:b w:val="0"/>
          <w:bCs w:val="0"/>
          <w:i/>
          <w:iCs/>
          <w:color w:val="000000"/>
          <w:sz w:val="28"/>
          <w:szCs w:val="28"/>
        </w:rPr>
        <w:t xml:space="preserve">tuṇḍe tāṇḍavinī ratiṁ </w:t>
      </w:r>
      <w:r w:rsidRPr="00790008">
        <w:rPr>
          <w:rStyle w:val="EndnoteReference"/>
          <w:rFonts w:asciiTheme="minorHAnsi" w:hAnsiTheme="minorHAnsi" w:cstheme="minorHAnsi"/>
        </w:rPr>
        <w:endnoteReference w:id="6"/>
      </w:r>
      <w:r w:rsidRPr="00964302">
        <w:rPr>
          <w:rStyle w:val="BookTitle"/>
          <w:rFonts w:asciiTheme="minorHAnsi" w:hAnsiTheme="minorHAnsi" w:cstheme="minorHAnsi"/>
          <w:b w:val="0"/>
          <w:bCs w:val="0"/>
          <w:color w:val="800000"/>
          <w:sz w:val="28"/>
          <w:szCs w:val="28"/>
          <w:rPrChange w:id="164" w:author="your servant" w:date="2020-08-22T18:52:00Z">
            <w:rPr>
              <w:rStyle w:val="BookTitle"/>
              <w:rFonts w:asciiTheme="minorHAnsi" w:hAnsiTheme="minorHAnsi" w:cstheme="minorHAnsi"/>
              <w:color w:val="800000"/>
              <w:sz w:val="28"/>
              <w:szCs w:val="28"/>
            </w:rPr>
          </w:rPrChange>
        </w:rPr>
        <w:t xml:space="preserve">1 in this regard. The names of Śrī Kṛṣṇa, or in other words, the names “Hare Kṛṣṇa”, </w:t>
      </w:r>
      <w:r w:rsidRPr="00964302">
        <w:rPr>
          <w:rStyle w:val="BookTitle"/>
          <w:rFonts w:asciiTheme="minorHAnsi" w:hAnsiTheme="minorHAnsi" w:cstheme="minorHAnsi"/>
          <w:b w:val="0"/>
          <w:bCs w:val="0"/>
          <w:color w:val="800000"/>
          <w:sz w:val="28"/>
          <w:szCs w:val="28"/>
          <w:rPrChange w:id="165" w:author="your servant" w:date="2020-08-22T18:52:00Z">
            <w:rPr>
              <w:rStyle w:val="BookTitle"/>
              <w:rFonts w:asciiTheme="minorHAnsi" w:hAnsiTheme="minorHAnsi" w:cstheme="minorHAnsi"/>
              <w:color w:val="800000"/>
              <w:sz w:val="28"/>
              <w:szCs w:val="28"/>
            </w:rPr>
          </w:rPrChange>
        </w:rPr>
        <w:lastRenderedPageBreak/>
        <w:t xml:space="preserve">indicate Śrī Rādhā-Govinda, and the names “Hare Rāma” also refer to Śrī Rādhā-Govinda. Those who have learned to become subordinate to Śrī Raghunātha dāsa Gosvāmī, who is situated as the subordinate of Śrī Rūpa Gosvāmī Prabhuvara, who composed </w:t>
      </w:r>
      <w:r w:rsidRPr="00964302">
        <w:rPr>
          <w:rStyle w:val="BookTitle"/>
          <w:rFonts w:asciiTheme="minorHAnsi" w:hAnsiTheme="minorHAnsi" w:cstheme="minorHAnsi"/>
          <w:b w:val="0"/>
          <w:bCs w:val="0"/>
          <w:i/>
          <w:iCs/>
          <w:color w:val="000000"/>
          <w:sz w:val="28"/>
          <w:szCs w:val="28"/>
          <w:rPrChange w:id="166" w:author="your servant" w:date="2020-08-22T18:52:00Z">
            <w:rPr>
              <w:rStyle w:val="BookTitle"/>
              <w:rFonts w:asciiTheme="minorHAnsi" w:hAnsiTheme="minorHAnsi" w:cstheme="minorHAnsi"/>
              <w:i/>
              <w:iCs/>
              <w:color w:val="000000"/>
              <w:sz w:val="28"/>
              <w:szCs w:val="28"/>
            </w:rPr>
          </w:rPrChange>
        </w:rPr>
        <w:t>Śrī Rādhāṣṭaka</w:t>
      </w:r>
      <w:r w:rsidRPr="00964302">
        <w:rPr>
          <w:rStyle w:val="BookTitle"/>
          <w:rFonts w:asciiTheme="minorHAnsi" w:hAnsiTheme="minorHAnsi" w:cstheme="minorHAnsi"/>
          <w:b w:val="0"/>
          <w:bCs w:val="0"/>
          <w:color w:val="800000"/>
          <w:sz w:val="28"/>
          <w:szCs w:val="28"/>
          <w:rPrChange w:id="167" w:author="your servant" w:date="2020-08-22T18:52:00Z">
            <w:rPr>
              <w:rStyle w:val="BookTitle"/>
              <w:rFonts w:asciiTheme="minorHAnsi" w:hAnsiTheme="minorHAnsi" w:cstheme="minorHAnsi"/>
              <w:color w:val="800000"/>
              <w:sz w:val="28"/>
              <w:szCs w:val="28"/>
            </w:rPr>
          </w:rPrChange>
        </w:rPr>
        <w:t xml:space="preserve"> and </w:t>
      </w:r>
      <w:r w:rsidRPr="00964302">
        <w:rPr>
          <w:rStyle w:val="BookTitle"/>
          <w:rFonts w:asciiTheme="minorHAnsi" w:hAnsiTheme="minorHAnsi" w:cstheme="minorHAnsi"/>
          <w:b w:val="0"/>
          <w:bCs w:val="0"/>
          <w:i/>
          <w:iCs/>
          <w:color w:val="000000"/>
          <w:sz w:val="28"/>
          <w:szCs w:val="28"/>
          <w:rPrChange w:id="168" w:author="your servant" w:date="2020-08-22T18:52:00Z">
            <w:rPr>
              <w:rStyle w:val="BookTitle"/>
              <w:rFonts w:asciiTheme="minorHAnsi" w:hAnsiTheme="minorHAnsi" w:cstheme="minorHAnsi"/>
              <w:i/>
              <w:iCs/>
              <w:color w:val="000000"/>
              <w:sz w:val="28"/>
              <w:szCs w:val="28"/>
            </w:rPr>
          </w:rPrChange>
        </w:rPr>
        <w:t>Śrī Hari-nāmāṣṭaka</w:t>
      </w:r>
      <w:r w:rsidRPr="00964302">
        <w:rPr>
          <w:rStyle w:val="BookTitle"/>
          <w:rFonts w:asciiTheme="minorHAnsi" w:hAnsiTheme="minorHAnsi" w:cstheme="minorHAnsi"/>
          <w:b w:val="0"/>
          <w:bCs w:val="0"/>
          <w:color w:val="800000"/>
          <w:sz w:val="28"/>
          <w:szCs w:val="28"/>
          <w:rPrChange w:id="169" w:author="your servant" w:date="2020-08-22T18:52:00Z">
            <w:rPr>
              <w:rStyle w:val="BookTitle"/>
              <w:rFonts w:asciiTheme="minorHAnsi" w:hAnsiTheme="minorHAnsi" w:cstheme="minorHAnsi"/>
              <w:color w:val="800000"/>
              <w:sz w:val="28"/>
              <w:szCs w:val="28"/>
            </w:rPr>
          </w:rPrChange>
        </w:rPr>
        <w:t xml:space="preserve">, can never commit offences at the feet of Śrī Jīva Gosvāmī. Śrī Gaurasundara has incarnated in order to teach people that the names of Śrī Rādhā-Govinda and Śrī Rādhā-Govinda Themselves are nondifferent. He instructed the conclusions of </w:t>
      </w:r>
      <w:r w:rsidRPr="00964302">
        <w:rPr>
          <w:rStyle w:val="BookTitle"/>
          <w:rFonts w:asciiTheme="minorHAnsi" w:hAnsiTheme="minorHAnsi" w:cstheme="minorHAnsi"/>
          <w:b w:val="0"/>
          <w:bCs w:val="0"/>
          <w:i/>
          <w:iCs/>
          <w:color w:val="000000"/>
          <w:sz w:val="28"/>
          <w:szCs w:val="28"/>
          <w:rPrChange w:id="170" w:author="your servant" w:date="2020-08-22T18:52:00Z">
            <w:rPr>
              <w:rStyle w:val="BookTitle"/>
              <w:rFonts w:asciiTheme="minorHAnsi" w:hAnsiTheme="minorHAnsi" w:cstheme="minorHAnsi"/>
              <w:i/>
              <w:iCs/>
              <w:color w:val="000000"/>
              <w:sz w:val="28"/>
              <w:szCs w:val="28"/>
            </w:rPr>
          </w:rPrChange>
        </w:rPr>
        <w:t>acintya-bhedābheda</w:t>
      </w:r>
      <w:r w:rsidRPr="00964302">
        <w:rPr>
          <w:rStyle w:val="BookTitle"/>
          <w:rFonts w:asciiTheme="minorHAnsi" w:hAnsiTheme="minorHAnsi" w:cstheme="minorHAnsi"/>
          <w:b w:val="0"/>
          <w:bCs w:val="0"/>
          <w:color w:val="800000"/>
          <w:sz w:val="28"/>
          <w:szCs w:val="28"/>
          <w:rPrChange w:id="171" w:author="your servant" w:date="2020-08-22T18:52:00Z">
            <w:rPr>
              <w:rStyle w:val="BookTitle"/>
              <w:rFonts w:asciiTheme="minorHAnsi" w:hAnsiTheme="minorHAnsi" w:cstheme="minorHAnsi"/>
              <w:color w:val="800000"/>
              <w:sz w:val="28"/>
              <w:szCs w:val="28"/>
            </w:rPr>
          </w:rPrChange>
        </w:rPr>
        <w:t xml:space="preserve"> to thoughtful persons.</w:t>
      </w:r>
    </w:p>
    <w:p w14:paraId="5BFC1624" w14:textId="18CE7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11.68</w:t>
      </w:r>
    </w:p>
    <w:p w14:paraId="70EA5B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62294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pāṣaṇḍīra vākya-jvālā saba gela dūra</w:t>
      </w:r>
      <w:r w:rsidRPr="00790008">
        <w:rPr>
          <w:rStyle w:val="BookTitle"/>
          <w:rFonts w:asciiTheme="minorHAnsi" w:hAnsiTheme="minorHAnsi" w:cstheme="minorHAnsi"/>
          <w:b w:val="0"/>
          <w:bCs w:val="0"/>
          <w:color w:val="000000"/>
          <w:sz w:val="28"/>
          <w:szCs w:val="28"/>
        </w:rPr>
        <w:br/>
        <w:t>ei-mata pulakita navadvīpa-pura</w:t>
      </w:r>
    </w:p>
    <w:p w14:paraId="38CCD5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pains caused by the atheists’ abusive words were mitigated, as the city of Navadvīpa became filled with ecstasy.</w:t>
      </w:r>
    </w:p>
    <w:p w14:paraId="0B2393C5" w14:textId="16C904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Prabhu’s solacing words extinguished the burning fire arising from the atheistic statements in which the devotees of Kṛṣṇa were compared to atheists, who are envious of the Vaiṣṇavas and who worship five gods. The attitude of atheism, in other words, the temperament of being envious of Vaiṣṇavas and averse to devotional service, is present in the covered Buddhist codes of reconciliation and its propagation. Since this temperament was vanquished, in other words, when impersonalism, which is opposed to Vaiṣṇavism, was temporarily checked in the town of Navadvīpa, the material conceptions of the residents of Navadvīpa were removed. As a result, the pure Vaiṣṇavas were greatly pleased.</w:t>
      </w:r>
    </w:p>
    <w:p w14:paraId="6EE8A655" w14:textId="790BDC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11.69</w:t>
      </w:r>
    </w:p>
    <w:p w14:paraId="6E420C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AC9B9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adhyayana-sukhe prabhu viśvambhara-rāya</w:t>
      </w:r>
      <w:r w:rsidRPr="00790008">
        <w:rPr>
          <w:rStyle w:val="BookTitle"/>
          <w:rFonts w:asciiTheme="minorHAnsi" w:hAnsiTheme="minorHAnsi" w:cstheme="minorHAnsi"/>
          <w:b w:val="0"/>
          <w:bCs w:val="0"/>
          <w:color w:val="000000"/>
          <w:sz w:val="28"/>
          <w:szCs w:val="28"/>
        </w:rPr>
        <w:br/>
        <w:t>niravadhi jananīra ānanda bāḍāya</w:t>
      </w:r>
    </w:p>
    <w:p w14:paraId="13A8FC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Viśvambhara happily passed His days in study and always increased the joy of Mother Śacī.</w:t>
      </w:r>
    </w:p>
    <w:p w14:paraId="4DEE0F20" w14:textId="251AE3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aim of Śrī Gaurasundara’s enjoyment of scholastic pastimes was to help the living entities of this world cultivate Kṛṣṇa consciousness. Therefore the studying and teaching pastimes of Śrī Śacīnandana increased the happiness of Śacīdevī. No one should consider Śacīdevī, who is nondifferent from Yaśodā, as being nondifferent from the external energy,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thus become established in the </w:t>
      </w:r>
      <w:r w:rsidRPr="00790008">
        <w:rPr>
          <w:rStyle w:val="BookTitle"/>
          <w:rFonts w:asciiTheme="minorHAnsi" w:hAnsiTheme="minorHAnsi" w:cstheme="minorHAnsi"/>
          <w:b w:val="0"/>
          <w:bCs w:val="0"/>
          <w:i/>
          <w:iCs/>
          <w:color w:val="000000"/>
          <w:sz w:val="28"/>
          <w:szCs w:val="28"/>
        </w:rPr>
        <w:lastRenderedPageBreak/>
        <w:t>śākta</w:t>
      </w:r>
      <w:r w:rsidRPr="00790008">
        <w:rPr>
          <w:rStyle w:val="BookTitle"/>
          <w:rFonts w:asciiTheme="minorHAnsi" w:hAnsiTheme="minorHAnsi" w:cstheme="minorHAnsi"/>
          <w:b w:val="0"/>
          <w:bCs w:val="0"/>
          <w:color w:val="000000"/>
          <w:sz w:val="28"/>
          <w:szCs w:val="28"/>
        </w:rPr>
        <w:t xml:space="preserve"> philosophy of the followers of Durgā. Māyādevī, who is the external energy of the Lord and the mother of the universe, can never become the mother of Gaurasundara. Rather, Śacī is the personification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which nourishes spiritual bliss. Since the sense enjoyers, fruitive workers, and mental speculators glorify the secondary meanings of words, the primary meanings of words do not manifest in their hearts. Only persons who are engaged in the service of the Lord are fully qualified to understand the primary meanings. Such qualification is awakened in the heart of a living entity only by the mercy of Kṛṣṇa.</w:t>
      </w:r>
    </w:p>
    <w:p w14:paraId="40C71E3C" w14:textId="3E86D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11.70</w:t>
      </w:r>
    </w:p>
    <w:p w14:paraId="31DFB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2B8C96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hena-kāle navadvīpe śrī-īśvara-purī</w:t>
      </w:r>
      <w:r w:rsidRPr="00790008">
        <w:rPr>
          <w:rStyle w:val="BookTitle"/>
          <w:rFonts w:asciiTheme="minorHAnsi" w:hAnsiTheme="minorHAnsi" w:cstheme="minorHAnsi"/>
          <w:b w:val="0"/>
          <w:bCs w:val="0"/>
          <w:color w:val="000000"/>
          <w:sz w:val="28"/>
          <w:szCs w:val="28"/>
        </w:rPr>
        <w:br/>
        <w:t>āilena ati alakṣita-veśa dhari’</w:t>
      </w:r>
    </w:p>
    <w:p w14:paraId="1F94F0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Śrī Īśvara Purī came in disguise to Navadvīpa.</w:t>
      </w:r>
    </w:p>
    <w:p w14:paraId="407C51A7" w14:textId="54F394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alakṣita-veśa</w:t>
      </w:r>
      <w:r w:rsidRPr="00790008">
        <w:rPr>
          <w:rStyle w:val="BookTitle"/>
          <w:rFonts w:asciiTheme="minorHAnsi" w:hAnsiTheme="minorHAnsi" w:cstheme="minorHAnsi"/>
          <w:b w:val="0"/>
          <w:bCs w:val="0"/>
          <w:color w:val="000000"/>
          <w:sz w:val="28"/>
          <w:szCs w:val="28"/>
        </w:rPr>
        <w:t xml:space="preserve">, or “in disguise,” means that he was dressed in such way that people would not know that he was a devotee. In other words, he came dressed as an </w:t>
      </w:r>
      <w:r w:rsidRPr="00790008">
        <w:rPr>
          <w:rStyle w:val="BookTitle"/>
          <w:rFonts w:asciiTheme="minorHAnsi" w:hAnsiTheme="minorHAnsi" w:cstheme="minorHAnsi"/>
          <w:b w:val="0"/>
          <w:bCs w:val="0"/>
          <w:i/>
          <w:iCs/>
          <w:color w:val="000000"/>
          <w:sz w:val="28"/>
          <w:szCs w:val="28"/>
        </w:rPr>
        <w:t>ekadaṇḍi-sannyāsī</w:t>
      </w:r>
      <w:r w:rsidRPr="00790008">
        <w:rPr>
          <w:rStyle w:val="BookTitle"/>
          <w:rFonts w:asciiTheme="minorHAnsi" w:hAnsiTheme="minorHAnsi" w:cstheme="minorHAnsi"/>
          <w:b w:val="0"/>
          <w:bCs w:val="0"/>
          <w:color w:val="000000"/>
          <w:sz w:val="28"/>
          <w:szCs w:val="28"/>
        </w:rPr>
        <w:t>.</w:t>
      </w:r>
    </w:p>
    <w:p w14:paraId="7C553B72" w14:textId="18D995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11.71</w:t>
      </w:r>
    </w:p>
    <w:p w14:paraId="6CD685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793CF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kṛṣṇa-rase parama-vihvala mahāśaya</w:t>
      </w:r>
      <w:r w:rsidRPr="00790008">
        <w:rPr>
          <w:rStyle w:val="BookTitle"/>
          <w:rFonts w:asciiTheme="minorHAnsi" w:hAnsiTheme="minorHAnsi" w:cstheme="minorHAnsi"/>
          <w:b w:val="0"/>
          <w:bCs w:val="0"/>
          <w:color w:val="000000"/>
          <w:sz w:val="28"/>
          <w:szCs w:val="28"/>
        </w:rPr>
        <w:br/>
        <w:t>ekānta kṛṣṇera priya ati-dayā-maya</w:t>
      </w:r>
    </w:p>
    <w:p w14:paraId="0BE7EF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overwhelmed with love for Kṛṣṇa. He was most merciful and dear to Lord Kṛṣṇa.</w:t>
      </w:r>
    </w:p>
    <w:p w14:paraId="1555E62F" w14:textId="2FCDF9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consideration of worshipable objects, Kṛṣṇa is the topmost. Kṛṣṇa is the object of five kinds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Śrī Nārāyaṇa is the object of two and half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impersonal Brahman is the object of only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But this latter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is often not counted amongst the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impersonal spiritual abode of Brahman, though situated on the other side of the Virajā, is devoid of the conceptions of servant and the served. On this side of the Virajā is Devī-dhāma, wherein the material sky is situated. Mundane perishable objects are situated in this material sky. In the spiritual abode of spiritual variegatedness and spiritual characteristics, the conceptions of servant and served are present, but in this temporary material world the conceptions of servant and served are perverted. Relationships with Kṛṣṇa in the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generally extremely rare in the material world. As far as the supreme excellence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is concerned, though there is some similarity between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Vaikuṇṭha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material </w:t>
      </w:r>
      <w:r w:rsidRPr="00790008">
        <w:rPr>
          <w:rStyle w:val="BookTitle"/>
          <w:rFonts w:asciiTheme="minorHAnsi" w:hAnsiTheme="minorHAnsi" w:cstheme="minorHAnsi"/>
          <w:b w:val="0"/>
          <w:bCs w:val="0"/>
          <w:i/>
          <w:iCs/>
          <w:color w:val="000000"/>
          <w:sz w:val="28"/>
          <w:szCs w:val="28"/>
        </w:rPr>
        <w:lastRenderedPageBreak/>
        <w:t>rasas</w:t>
      </w:r>
      <w:r w:rsidRPr="00790008">
        <w:rPr>
          <w:rStyle w:val="BookTitle"/>
          <w:rFonts w:asciiTheme="minorHAnsi" w:hAnsiTheme="minorHAnsi" w:cstheme="minorHAnsi"/>
          <w:b w:val="0"/>
          <w:bCs w:val="0"/>
          <w:color w:val="000000"/>
          <w:sz w:val="28"/>
          <w:szCs w:val="28"/>
        </w:rPr>
        <w:t xml:space="preserve"> are actually abominable reflections of spiritual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That is why the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of this material world are known as </w:t>
      </w:r>
      <w:r w:rsidRPr="00790008">
        <w:rPr>
          <w:rStyle w:val="BookTitle"/>
          <w:rFonts w:asciiTheme="minorHAnsi" w:hAnsiTheme="minorHAnsi" w:cstheme="minorHAnsi"/>
          <w:b w:val="0"/>
          <w:bCs w:val="0"/>
          <w:i/>
          <w:iCs/>
          <w:color w:val="000000"/>
          <w:sz w:val="28"/>
          <w:szCs w:val="28"/>
        </w:rPr>
        <w:t>virasa</w:t>
      </w:r>
      <w:r w:rsidRPr="00790008">
        <w:rPr>
          <w:rStyle w:val="BookTitle"/>
          <w:rFonts w:asciiTheme="minorHAnsi" w:hAnsiTheme="minorHAnsi" w:cstheme="minorHAnsi"/>
          <w:b w:val="0"/>
          <w:bCs w:val="0"/>
          <w:color w:val="000000"/>
          <w:sz w:val="28"/>
          <w:szCs w:val="28"/>
        </w:rPr>
        <w:t xml:space="preserve">, or disgusting. In the consideration of the </w:t>
      </w:r>
      <w:r w:rsidRPr="00790008">
        <w:rPr>
          <w:rStyle w:val="BookTitle"/>
          <w:rFonts w:asciiTheme="minorHAnsi" w:hAnsiTheme="minorHAnsi" w:cstheme="minorHAnsi"/>
          <w:b w:val="0"/>
          <w:bCs w:val="0"/>
          <w:i/>
          <w:iCs/>
          <w:color w:val="000000"/>
          <w:sz w:val="28"/>
          <w:szCs w:val="28"/>
        </w:rPr>
        <w:t>ālambana</w:t>
      </w:r>
      <w:r w:rsidRPr="00790008">
        <w:rPr>
          <w:rStyle w:val="BookTitle"/>
          <w:rFonts w:asciiTheme="minorHAnsi" w:hAnsiTheme="minorHAnsi" w:cstheme="minorHAnsi"/>
          <w:b w:val="0"/>
          <w:bCs w:val="0"/>
          <w:color w:val="000000"/>
          <w:sz w:val="28"/>
          <w:szCs w:val="28"/>
        </w:rPr>
        <w:t xml:space="preserve">, or support,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the spiritual world,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object, is one nondual substance and the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or subjects, are many. But in the material world we see the deviation that the objects are many and the subjects are many. In the spiritual world, the Absolute Truth, Vrajendra-nandana, is the only object and Baladeva is the manifestation of that object. Baladeva’s four manifestations,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are situated in Mahā-Vaikuṇṭha. Because the objects of the material world are infected with the modes of material nature, they are subjected to the agitation of time. From the viewpoint of subjects, the controlling spirit found in the objects of abodes such as Kailāsa contain material pride. In other words a connection with the three modes of material nature is found. Such pollution is not possible in the Absolute Truth, Lord Viṣṇu, of the spiritual world. In the material world, the impermanence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the impermanence of the subjects and objects are abominable and contrary to the principles of Vaikuṇṭha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Under the subordination of Śrī Mādhavendra Purīpāda, Śrī Īśvara Purī was expert in relishing transcendental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in relationship with Kṛṣṇa. The service attitude of Īśvara Purī fully blossomed due to the austerity of Śrī Mādhavendra and his eagerness for achieving Kṛṣṇa, therefore he received the direct mercy of Gaurasundara, who is nondifferent from Vrajendra-nandana. Śrī Īśvara Purī was completely overwhelmed with love for Kṛṣṇa. In other words, mundane external feelings could not disturb his loving service. Because he was situated as the servant of the spiritual master, he was dear to Kṛṣṇa, very dear, therefore he was equally merciful to all living entities. The prime example of mercy is to awaken one’s devotion to Kṛṣṇa, as this is the eternal propensity of the soul.</w:t>
      </w:r>
    </w:p>
    <w:p w14:paraId="1B6C4715" w14:textId="7C9B5A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11.72</w:t>
      </w:r>
    </w:p>
    <w:p w14:paraId="23EFB8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584BFA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veśe tāne keha cinite nā pāre</w:t>
      </w:r>
      <w:r w:rsidRPr="00790008">
        <w:rPr>
          <w:rStyle w:val="BookTitle"/>
          <w:rFonts w:asciiTheme="minorHAnsi" w:hAnsiTheme="minorHAnsi" w:cstheme="minorHAnsi"/>
          <w:b w:val="0"/>
          <w:bCs w:val="0"/>
          <w:color w:val="000000"/>
          <w:sz w:val="28"/>
          <w:szCs w:val="28"/>
        </w:rPr>
        <w:br/>
        <w:t>daive giyā uṭhilena advaita-mandire</w:t>
      </w:r>
    </w:p>
    <w:p w14:paraId="05B845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Wearing that dress, no one could recognize him as he arrived by providence at the house of Advaita.</w:t>
      </w:r>
    </w:p>
    <w:p w14:paraId="5FEF46BD" w14:textId="5BEBF2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Navadvīpa Māyāpur was inhabited by many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persons attached to proper codes of conduct, Śrī Purīpāda arrived at the house of Śrī Advaita Ācārya, who was the leader of the Vaiṣṇavas, due to the consideration that persons like to associate with like-minded persons. Particularly because Śrī Advaita Prabhu was a disciple of Śrī Mādhavendra Purī. Therefore, knowing Him </w:t>
      </w:r>
      <w:r w:rsidRPr="00790008">
        <w:rPr>
          <w:rStyle w:val="BookTitle"/>
          <w:rFonts w:asciiTheme="minorHAnsi" w:hAnsiTheme="minorHAnsi" w:cstheme="minorHAnsi"/>
          <w:b w:val="0"/>
          <w:bCs w:val="0"/>
          <w:color w:val="000000"/>
          <w:sz w:val="28"/>
          <w:szCs w:val="28"/>
        </w:rPr>
        <w:lastRenderedPageBreak/>
        <w:t>to be a Godbrother, Śrī Īśvara Purī went to the house of Śrī Advaita and thus proved his spontaneous attachment to his spiritual master.</w:t>
      </w:r>
    </w:p>
    <w:p w14:paraId="7979A895" w14:textId="15FDBF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11.73</w:t>
      </w:r>
    </w:p>
    <w:p w14:paraId="4B4559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B42EA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advaita sevā karena vasiyā</w:t>
      </w:r>
      <w:r w:rsidRPr="00790008">
        <w:rPr>
          <w:rStyle w:val="BookTitle"/>
          <w:rFonts w:asciiTheme="minorHAnsi" w:hAnsiTheme="minorHAnsi" w:cstheme="minorHAnsi"/>
          <w:b w:val="0"/>
          <w:bCs w:val="0"/>
          <w:color w:val="000000"/>
          <w:sz w:val="28"/>
          <w:szCs w:val="28"/>
        </w:rPr>
        <w:br/>
        <w:t>sammukhe vasilā baḍa saṅkucita haiyā</w:t>
      </w:r>
    </w:p>
    <w:p w14:paraId="046FEE5B" w14:textId="75C82B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humbly sat down close to where Advaita Prabhu was performing His pūjā.</w:t>
      </w:r>
    </w:p>
    <w:p w14:paraId="5517C065" w14:textId="0B2EF4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11.74</w:t>
      </w:r>
    </w:p>
    <w:p w14:paraId="0B3CCA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02B650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vaiṣṇavera teja vaiṣṇavete nā lukāya</w:t>
      </w:r>
      <w:r w:rsidRPr="00790008">
        <w:rPr>
          <w:rStyle w:val="BookTitle"/>
          <w:rFonts w:asciiTheme="minorHAnsi" w:hAnsiTheme="minorHAnsi" w:cstheme="minorHAnsi"/>
          <w:b w:val="0"/>
          <w:bCs w:val="0"/>
          <w:color w:val="000000"/>
          <w:sz w:val="28"/>
          <w:szCs w:val="28"/>
        </w:rPr>
        <w:br/>
        <w:t>punaḥ punaḥ advaita tāhāna pāne cāya</w:t>
      </w:r>
    </w:p>
    <w:p w14:paraId="27E51FC5" w14:textId="713469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effulgence of a Vaiṣṇava cannot be hidden from another Vaiṣṇava, and therefore Advaita Prabhu looked at him again and again.</w:t>
      </w:r>
    </w:p>
    <w:p w14:paraId="1C009500" w14:textId="5EBE2C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11.75</w:t>
      </w:r>
    </w:p>
    <w:p w14:paraId="5D60CF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DC182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 bolena,—“bāpa, tumi kon jana?</w:t>
      </w:r>
      <w:r w:rsidRPr="00790008">
        <w:rPr>
          <w:rStyle w:val="BookTitle"/>
          <w:rFonts w:asciiTheme="minorHAnsi" w:hAnsiTheme="minorHAnsi" w:cstheme="minorHAnsi"/>
          <w:b w:val="0"/>
          <w:bCs w:val="0"/>
          <w:color w:val="000000"/>
          <w:sz w:val="28"/>
          <w:szCs w:val="28"/>
        </w:rPr>
        <w:br/>
        <w:t>vaiṣṇava-sannyāsī tumi,—hena laya mana”</w:t>
      </w:r>
    </w:p>
    <w:p w14:paraId="755376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then said, “Dear Prabhu, who are you? I think you are a Vaiṣṇava sannyāsī.”</w:t>
      </w:r>
    </w:p>
    <w:p w14:paraId="6EFF4507" w14:textId="093FF2D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vaiṣṇava-sannyāsī</w:t>
      </w:r>
      <w:r w:rsidRPr="00790008">
        <w:rPr>
          <w:rStyle w:val="BookTitle"/>
          <w:rFonts w:asciiTheme="minorHAnsi" w:hAnsiTheme="minorHAnsi" w:cstheme="minorHAnsi"/>
          <w:b w:val="0"/>
          <w:bCs w:val="0"/>
          <w:color w:val="000000"/>
          <w:sz w:val="28"/>
          <w:szCs w:val="28"/>
        </w:rPr>
        <w:t xml:space="preserve"> is explained as follows: The karmi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follow the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principles of the renounced order of life and accept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In other words, they travel alone. The </w:t>
      </w:r>
      <w:r w:rsidRPr="00790008">
        <w:rPr>
          <w:rStyle w:val="BookTitle"/>
          <w:rFonts w:asciiTheme="minorHAnsi" w:hAnsiTheme="minorHAnsi" w:cstheme="minorHAnsi"/>
          <w:b w:val="0"/>
          <w:bCs w:val="0"/>
          <w:i/>
          <w:iCs/>
          <w:color w:val="000000"/>
          <w:sz w:val="28"/>
          <w:szCs w:val="28"/>
        </w:rPr>
        <w:t xml:space="preserve">jñānī-sannyāsīs </w:t>
      </w:r>
      <w:r w:rsidRPr="00790008">
        <w:rPr>
          <w:rStyle w:val="BookTitle"/>
          <w:rFonts w:asciiTheme="minorHAnsi" w:hAnsiTheme="minorHAnsi" w:cstheme="minorHAnsi"/>
          <w:b w:val="0"/>
          <w:bCs w:val="0"/>
          <w:color w:val="000000"/>
          <w:sz w:val="28"/>
          <w:szCs w:val="28"/>
        </w:rPr>
        <w:t xml:space="preserve">accept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and while cultivating the study of Vedānta they practice six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like peacefulness, self-control, and tolerance, and achieve their desired result. The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however, completely give up both the desire for material sense enjoyment and the desire for renouncing sense enjoyment and engage in the unalloyed service of Lord Hari. The principles of giving up both material enjoyment and renunciation can be found in them. They are situated in the conception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(11.23.57):</w:t>
      </w:r>
    </w:p>
    <w:p w14:paraId="52081E1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etāṁ sa āsthāya parātma-niṣṭhām</w:t>
      </w:r>
      <w:r w:rsidRPr="00790008">
        <w:rPr>
          <w:rStyle w:val="BookTitle"/>
          <w:rFonts w:asciiTheme="minorHAnsi" w:hAnsiTheme="minorHAnsi" w:cstheme="minorHAnsi"/>
          <w:b w:val="0"/>
          <w:bCs w:val="0"/>
          <w:color w:val="000000"/>
          <w:sz w:val="28"/>
          <w:szCs w:val="28"/>
        </w:rPr>
        <w:br/>
        <w:t>adhyāsitāṁ pūrvatamair maharṣibhiḥ</w:t>
      </w:r>
      <w:r w:rsidRPr="00790008">
        <w:rPr>
          <w:rStyle w:val="BookTitle"/>
          <w:rFonts w:asciiTheme="minorHAnsi" w:hAnsiTheme="minorHAnsi" w:cstheme="minorHAnsi"/>
          <w:b w:val="0"/>
          <w:bCs w:val="0"/>
          <w:color w:val="000000"/>
          <w:sz w:val="28"/>
          <w:szCs w:val="28"/>
        </w:rPr>
        <w:br/>
        <w:t>ahaṁ tariṣyāmi duranta-pāraṁ</w:t>
      </w:r>
      <w:r w:rsidRPr="00790008">
        <w:rPr>
          <w:rStyle w:val="BookTitle"/>
          <w:rFonts w:asciiTheme="minorHAnsi" w:hAnsiTheme="minorHAnsi" w:cstheme="minorHAnsi"/>
          <w:b w:val="0"/>
          <w:bCs w:val="0"/>
          <w:color w:val="000000"/>
          <w:sz w:val="28"/>
          <w:szCs w:val="28"/>
        </w:rPr>
        <w:br/>
        <w:t>tamo mukundāṅghri-niṣevayaiva</w:t>
      </w:r>
    </w:p>
    <w:p w14:paraId="1C7859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shall cross over the insurmountable ocean of nescience by being firmly fixed in the service of the lotus feet of Kṛṣṇa. This was approved by the previous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who were fixed in firm devotion to the Lord, Paramātmā, the Supreme Personality of Godhead.” By the mercy of Śrī Mādhavendra, Śrī Advaita Prabhu was able to recognize His Godbrother. As disciples of Śrī Mādhavendra, Ācārya Prabhu played the role of a householder, while Īśvara Purīpāda played the role of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Therefore Ācārya did not take much time to recognize him as His Godbrother.</w:t>
      </w:r>
    </w:p>
    <w:p w14:paraId="500AFC4B" w14:textId="4A5BC2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11.76</w:t>
      </w:r>
    </w:p>
    <w:p w14:paraId="507D99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B0900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bolena īśvara-purī,—“āmi śūdrādhama</w:t>
      </w:r>
      <w:r w:rsidRPr="00790008">
        <w:rPr>
          <w:rStyle w:val="BookTitle"/>
          <w:rFonts w:asciiTheme="minorHAnsi" w:hAnsiTheme="minorHAnsi" w:cstheme="minorHAnsi"/>
          <w:b w:val="0"/>
          <w:bCs w:val="0"/>
          <w:color w:val="000000"/>
          <w:sz w:val="28"/>
          <w:szCs w:val="28"/>
        </w:rPr>
        <w:br/>
        <w:t>dekhibāre āilāṅa tomāra caraṇa”</w:t>
      </w:r>
    </w:p>
    <w:p w14:paraId="67BCC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replied, “I am lower than a śūdra. I have come here simply to see Your lotus feet.”</w:t>
      </w:r>
    </w:p>
    <w:p w14:paraId="3EBC886D" w14:textId="1DF8AA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śūdrādhama</w:t>
      </w:r>
      <w:r w:rsidRPr="00790008">
        <w:rPr>
          <w:rStyle w:val="BookTitle"/>
          <w:rFonts w:asciiTheme="minorHAnsi" w:hAnsiTheme="minorHAnsi" w:cstheme="minorHAnsi"/>
          <w:b w:val="0"/>
          <w:bCs w:val="0"/>
          <w:color w:val="000000"/>
          <w:sz w:val="28"/>
          <w:szCs w:val="28"/>
        </w:rPr>
        <w:t xml:space="preserve"> (lower than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is often read as </w:t>
      </w:r>
      <w:r w:rsidRPr="00790008">
        <w:rPr>
          <w:rStyle w:val="BookTitle"/>
          <w:rFonts w:asciiTheme="minorHAnsi" w:hAnsiTheme="minorHAnsi" w:cstheme="minorHAnsi"/>
          <w:b w:val="0"/>
          <w:bCs w:val="0"/>
          <w:i/>
          <w:iCs/>
          <w:color w:val="000000"/>
          <w:sz w:val="28"/>
          <w:szCs w:val="28"/>
        </w:rPr>
        <w:t>kṣudrādhama</w:t>
      </w:r>
      <w:r w:rsidRPr="00790008">
        <w:rPr>
          <w:rStyle w:val="BookTitle"/>
          <w:rFonts w:asciiTheme="minorHAnsi" w:hAnsiTheme="minorHAnsi" w:cstheme="minorHAnsi"/>
          <w:b w:val="0"/>
          <w:bCs w:val="0"/>
          <w:color w:val="000000"/>
          <w:sz w:val="28"/>
          <w:szCs w:val="28"/>
        </w:rPr>
        <w:t xml:space="preserve"> (lower than the lowest) by mistake. It is to be understood that when Śrī Īśvara Purīpāda referred to himself as </w:t>
      </w:r>
      <w:r w:rsidRPr="00790008">
        <w:rPr>
          <w:rStyle w:val="BookTitle"/>
          <w:rFonts w:asciiTheme="minorHAnsi" w:hAnsiTheme="minorHAnsi" w:cstheme="minorHAnsi"/>
          <w:b w:val="0"/>
          <w:bCs w:val="0"/>
          <w:i/>
          <w:iCs/>
          <w:color w:val="000000"/>
          <w:sz w:val="28"/>
          <w:szCs w:val="28"/>
        </w:rPr>
        <w:t>śūdrādhama</w:t>
      </w:r>
      <w:r w:rsidRPr="00790008">
        <w:rPr>
          <w:rStyle w:val="BookTitle"/>
          <w:rFonts w:asciiTheme="minorHAnsi" w:hAnsiTheme="minorHAnsi" w:cstheme="minorHAnsi"/>
          <w:b w:val="0"/>
          <w:bCs w:val="0"/>
          <w:color w:val="000000"/>
          <w:sz w:val="28"/>
          <w:szCs w:val="28"/>
        </w:rPr>
        <w:t xml:space="preserve">, it was a sign of humility. A self-realized Vaiṣṇava, in particular, never identifies himself as belonging to the worldly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Śrī Gaurasundara has instructed this to the conditioned souls who are situated in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by quoting the verses: </w:t>
      </w:r>
      <w:r w:rsidRPr="00790008">
        <w:rPr>
          <w:rStyle w:val="BookTitle"/>
          <w:rFonts w:asciiTheme="minorHAnsi" w:hAnsiTheme="minorHAnsi" w:cstheme="minorHAnsi"/>
          <w:b w:val="0"/>
          <w:bCs w:val="0"/>
          <w:i/>
          <w:iCs/>
          <w:color w:val="000000"/>
          <w:sz w:val="28"/>
          <w:szCs w:val="28"/>
        </w:rPr>
        <w:t>nāhaṁ vipro na ca nara-patir</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tṛṇād api sunīcena</w:t>
      </w:r>
      <w:r w:rsidRPr="00790008">
        <w:rPr>
          <w:rStyle w:val="BookTitle"/>
          <w:rFonts w:asciiTheme="minorHAnsi" w:hAnsiTheme="minorHAnsi" w:cstheme="minorHAnsi"/>
          <w:b w:val="0"/>
          <w:bCs w:val="0"/>
          <w:color w:val="000000"/>
          <w:sz w:val="28"/>
          <w:szCs w:val="28"/>
        </w:rPr>
        <w:t xml:space="preserve">. People traveling on the path of fruitive activities identify themselves according to the mundane caste divisions of </w:t>
      </w:r>
      <w:r w:rsidRPr="00790008">
        <w:rPr>
          <w:rStyle w:val="BookTitle"/>
          <w:rFonts w:asciiTheme="minorHAnsi" w:hAnsiTheme="minorHAnsi" w:cstheme="minorHAnsi"/>
          <w:b w:val="0"/>
          <w:bCs w:val="0"/>
          <w:i/>
          <w:iCs/>
          <w:color w:val="000000"/>
          <w:sz w:val="28"/>
          <w:szCs w:val="28"/>
        </w:rPr>
        <w:t>śaukra</w:t>
      </w:r>
      <w:r w:rsidRPr="00790008">
        <w:rPr>
          <w:rStyle w:val="BookTitle"/>
          <w:rFonts w:asciiTheme="minorHAnsi" w:hAnsiTheme="minorHAnsi" w:cstheme="minorHAnsi"/>
          <w:b w:val="0"/>
          <w:bCs w:val="0"/>
          <w:color w:val="000000"/>
          <w:sz w:val="28"/>
          <w:szCs w:val="28"/>
        </w:rPr>
        <w:t xml:space="preserve">, by semen; </w:t>
      </w:r>
      <w:r w:rsidRPr="00790008">
        <w:rPr>
          <w:rStyle w:val="BookTitle"/>
          <w:rFonts w:asciiTheme="minorHAnsi" w:hAnsiTheme="minorHAnsi" w:cstheme="minorHAnsi"/>
          <w:b w:val="0"/>
          <w:bCs w:val="0"/>
          <w:i/>
          <w:iCs/>
          <w:color w:val="000000"/>
          <w:sz w:val="28"/>
          <w:szCs w:val="28"/>
        </w:rPr>
        <w:t>sāvitra</w:t>
      </w:r>
      <w:r w:rsidRPr="00790008">
        <w:rPr>
          <w:rStyle w:val="BookTitle"/>
          <w:rFonts w:asciiTheme="minorHAnsi" w:hAnsiTheme="minorHAnsi" w:cstheme="minorHAnsi"/>
          <w:b w:val="0"/>
          <w:bCs w:val="0"/>
          <w:color w:val="000000"/>
          <w:sz w:val="28"/>
          <w:szCs w:val="28"/>
        </w:rPr>
        <w:t xml:space="preserve">, by initiation; and </w:t>
      </w:r>
      <w:r w:rsidRPr="00790008">
        <w:rPr>
          <w:rStyle w:val="BookTitle"/>
          <w:rFonts w:asciiTheme="minorHAnsi" w:hAnsiTheme="minorHAnsi" w:cstheme="minorHAnsi"/>
          <w:b w:val="0"/>
          <w:bCs w:val="0"/>
          <w:i/>
          <w:iCs/>
          <w:color w:val="000000"/>
          <w:sz w:val="28"/>
          <w:szCs w:val="28"/>
        </w:rPr>
        <w:t>daikṣya</w:t>
      </w:r>
      <w:r w:rsidRPr="00790008">
        <w:rPr>
          <w:rStyle w:val="BookTitle"/>
          <w:rFonts w:asciiTheme="minorHAnsi" w:hAnsiTheme="minorHAnsi" w:cstheme="minorHAnsi"/>
          <w:b w:val="0"/>
          <w:bCs w:val="0"/>
          <w:color w:val="000000"/>
          <w:sz w:val="28"/>
          <w:szCs w:val="28"/>
        </w:rPr>
        <w:t xml:space="preserve">, by becoming a perfect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self-realized devotees of the Lord have no interest for such identification, because they have already developed faith in topics of Hari. In particular, it is impossible for a traveler on the path of devotional service to maintain conceptions of “I” and “mine,” which is one of the offences in chanting the holy names of the Lord. Being conditioned, the human beings consider themselves as being under the control of the three modes of nature. A person situated in the mode of goodness, surpassing the modes of passion and ignorance, displays the qualities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his behavior and activities. When one is situated in the mode of goodness and passion, he displays the qualities of a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When one is situated in goodness and ignorance, he displays the qualities of a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When one is situated in the modes of passion and ignorance, he displays the qualities of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And when one is situated in ignorance, he displays qualities lower than those of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or those of a </w:t>
      </w:r>
      <w:r w:rsidRPr="00790008">
        <w:rPr>
          <w:rStyle w:val="BookTitle"/>
          <w:rFonts w:asciiTheme="minorHAnsi" w:hAnsiTheme="minorHAnsi" w:cstheme="minorHAnsi"/>
          <w:b w:val="0"/>
          <w:bCs w:val="0"/>
          <w:i/>
          <w:iCs/>
          <w:color w:val="000000"/>
          <w:sz w:val="28"/>
          <w:szCs w:val="28"/>
        </w:rPr>
        <w:t>mleccha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(4.13), the Supreme Lord has stated: “According to the three modes of material nature and the work associated with them, the four </w:t>
      </w:r>
      <w:r w:rsidRPr="00790008">
        <w:rPr>
          <w:rStyle w:val="BookTitle"/>
          <w:rFonts w:asciiTheme="minorHAnsi" w:hAnsiTheme="minorHAnsi" w:cstheme="minorHAnsi"/>
          <w:b w:val="0"/>
          <w:bCs w:val="0"/>
          <w:color w:val="000000"/>
          <w:sz w:val="28"/>
          <w:szCs w:val="28"/>
        </w:rPr>
        <w:lastRenderedPageBreak/>
        <w:t xml:space="preserve">divisions of human society are created by Me.” According to this principle of dividing the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the activities of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devoid of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other three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of twice-borns are qualified to undergo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but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naturally bereft of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they are only qualified for undergoing the </w:t>
      </w:r>
      <w:r w:rsidRPr="00790008">
        <w:rPr>
          <w:rStyle w:val="BookTitle"/>
          <w:rFonts w:asciiTheme="minorHAnsi" w:hAnsiTheme="minorHAnsi" w:cstheme="minorHAnsi"/>
          <w:b w:val="0"/>
          <w:bCs w:val="0"/>
          <w:i/>
          <w:iCs/>
          <w:color w:val="000000"/>
          <w:sz w:val="28"/>
          <w:szCs w:val="28"/>
        </w:rPr>
        <w:t>saṁskāra</w:t>
      </w:r>
      <w:r w:rsidRPr="00790008">
        <w:rPr>
          <w:rStyle w:val="BookTitle"/>
          <w:rFonts w:asciiTheme="minorHAnsi" w:hAnsiTheme="minorHAnsi" w:cstheme="minorHAnsi"/>
          <w:b w:val="0"/>
          <w:bCs w:val="0"/>
          <w:color w:val="000000"/>
          <w:sz w:val="28"/>
          <w:szCs w:val="28"/>
        </w:rPr>
        <w:t xml:space="preserve"> of marriage. Just as an absence of mundane pride is indicated by usage of the words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 xml:space="preserve">, the Vaiṣṇavas who have given up pride for their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identify themselves as belonging to castes lower than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karmī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jñānī sannyāsīs </w:t>
      </w:r>
      <w:r w:rsidRPr="00790008">
        <w:rPr>
          <w:rStyle w:val="BookTitle"/>
          <w:rFonts w:asciiTheme="minorHAnsi" w:hAnsiTheme="minorHAnsi" w:cstheme="minorHAnsi"/>
          <w:b w:val="0"/>
          <w:bCs w:val="0"/>
          <w:color w:val="000000"/>
          <w:sz w:val="28"/>
          <w:szCs w:val="28"/>
        </w:rPr>
        <w:t xml:space="preserve">proudly declare themselves as the most exalted in the material world, but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do not exhibit such mentality and external behavior. The </w:t>
      </w:r>
      <w:r w:rsidRPr="00790008">
        <w:rPr>
          <w:rStyle w:val="BookTitle"/>
          <w:rFonts w:asciiTheme="minorHAnsi" w:hAnsiTheme="minorHAnsi" w:cstheme="minorHAnsi"/>
          <w:b w:val="0"/>
          <w:bCs w:val="0"/>
          <w:i/>
          <w:iCs/>
          <w:color w:val="000000"/>
          <w:sz w:val="28"/>
          <w:szCs w:val="28"/>
        </w:rPr>
        <w:t>karmī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w:t>
      </w:r>
      <w:r w:rsidRPr="00790008">
        <w:rPr>
          <w:rStyle w:val="BookTitle"/>
          <w:rFonts w:asciiTheme="minorHAnsi" w:hAnsiTheme="minorHAnsi" w:cstheme="minorHAnsi"/>
          <w:b w:val="0"/>
          <w:bCs w:val="0"/>
          <w:i/>
          <w:iCs/>
          <w:color w:val="000000"/>
          <w:sz w:val="28"/>
          <w:szCs w:val="28"/>
        </w:rPr>
        <w:t>nirāśīr nirnamaṣkriyaḥ</w:t>
      </w:r>
      <w:r w:rsidRPr="00790008">
        <w:rPr>
          <w:rStyle w:val="BookTitle"/>
          <w:rFonts w:asciiTheme="minorHAnsi" w:hAnsiTheme="minorHAnsi" w:cstheme="minorHAnsi"/>
          <w:b w:val="0"/>
          <w:bCs w:val="0"/>
          <w:color w:val="000000"/>
          <w:sz w:val="28"/>
          <w:szCs w:val="28"/>
        </w:rPr>
        <w:t xml:space="preserve">—“not offering anyone blessings or obeisances,” the </w:t>
      </w:r>
      <w:r w:rsidRPr="00790008">
        <w:rPr>
          <w:rStyle w:val="BookTitle"/>
          <w:rFonts w:asciiTheme="minorHAnsi" w:hAnsiTheme="minorHAnsi" w:cstheme="minorHAnsi"/>
          <w:b w:val="0"/>
          <w:bCs w:val="0"/>
          <w:i/>
          <w:iCs/>
          <w:color w:val="000000"/>
          <w:sz w:val="28"/>
          <w:szCs w:val="28"/>
        </w:rPr>
        <w:t xml:space="preserve">jñānī sannyāsīs </w:t>
      </w:r>
      <w:r w:rsidRPr="00790008">
        <w:rPr>
          <w:rStyle w:val="BookTitle"/>
          <w:rFonts w:asciiTheme="minorHAnsi" w:hAnsiTheme="minorHAnsi" w:cstheme="minorHAnsi"/>
          <w:b w:val="0"/>
          <w:bCs w:val="0"/>
          <w:color w:val="000000"/>
          <w:sz w:val="28"/>
          <w:szCs w:val="28"/>
        </w:rPr>
        <w:t xml:space="preserve">proudly identify themselves as “Nārāyaṇa,” but the </w:t>
      </w:r>
      <w:r w:rsidRPr="00790008">
        <w:rPr>
          <w:rStyle w:val="BookTitle"/>
          <w:rFonts w:asciiTheme="minorHAnsi" w:hAnsiTheme="minorHAnsi" w:cstheme="minorHAnsi"/>
          <w:b w:val="0"/>
          <w:bCs w:val="0"/>
          <w:i/>
          <w:iCs/>
          <w:color w:val="000000"/>
          <w:sz w:val="28"/>
          <w:szCs w:val="28"/>
        </w:rPr>
        <w:t xml:space="preserve">tridaṇḍi </w:t>
      </w:r>
      <w:r w:rsidRPr="00790008">
        <w:rPr>
          <w:rStyle w:val="BookTitle"/>
          <w:rFonts w:asciiTheme="minorHAnsi" w:hAnsiTheme="minorHAnsi" w:cstheme="minorHAnsi"/>
          <w:b w:val="0"/>
          <w:bCs w:val="0"/>
          <w:color w:val="000000"/>
          <w:sz w:val="28"/>
          <w:szCs w:val="28"/>
        </w:rPr>
        <w:t xml:space="preserve">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though respected by others as nondifferent from Nārāyaṇa, nevertheless replies, </w:t>
      </w:r>
      <w:r w:rsidRPr="00790008">
        <w:rPr>
          <w:rStyle w:val="BookTitle"/>
          <w:rFonts w:asciiTheme="minorHAnsi" w:hAnsiTheme="minorHAnsi" w:cstheme="minorHAnsi"/>
          <w:b w:val="0"/>
          <w:bCs w:val="0"/>
          <w:i/>
          <w:iCs/>
          <w:color w:val="000000"/>
          <w:sz w:val="28"/>
          <w:szCs w:val="28"/>
        </w:rPr>
        <w:t>dāso ’smi</w:t>
      </w:r>
      <w:r w:rsidRPr="00790008">
        <w:rPr>
          <w:rStyle w:val="BookTitle"/>
          <w:rFonts w:asciiTheme="minorHAnsi" w:hAnsiTheme="minorHAnsi" w:cstheme="minorHAnsi"/>
          <w:b w:val="0"/>
          <w:bCs w:val="0"/>
          <w:color w:val="000000"/>
          <w:sz w:val="28"/>
          <w:szCs w:val="28"/>
        </w:rPr>
        <w:t xml:space="preserve">—“I am a servant.” He is devoid of mundane pride. Therefore he does not beg people for prestige like the other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But if foolish people disrespect the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out of envy, then even ordinary </w:t>
      </w:r>
      <w:r w:rsidRPr="00790008">
        <w:rPr>
          <w:rStyle w:val="BookTitle"/>
          <w:rFonts w:asciiTheme="minorHAnsi" w:hAnsiTheme="minorHAnsi" w:cstheme="minorHAnsi"/>
          <w:b w:val="0"/>
          <w:bCs w:val="0"/>
          <w:i/>
          <w:iCs/>
          <w:color w:val="000000"/>
          <w:sz w:val="28"/>
          <w:szCs w:val="28"/>
        </w:rPr>
        <w:t>smṛti-śāstras</w:t>
      </w:r>
      <w:r w:rsidRPr="00790008">
        <w:rPr>
          <w:rStyle w:val="BookTitle"/>
          <w:rFonts w:asciiTheme="minorHAnsi" w:hAnsiTheme="minorHAnsi" w:cstheme="minorHAnsi"/>
          <w:b w:val="0"/>
          <w:bCs w:val="0"/>
          <w:color w:val="000000"/>
          <w:sz w:val="28"/>
          <w:szCs w:val="28"/>
        </w:rPr>
        <w:t xml:space="preserve"> prescribe atonement. Non-Vaiṣṇava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try to advance to the platform of adulterated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but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naturally situated on the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platform. Śrī Purīpāda humbly replied that he came to Śrī Advaita Prabhu in order to worship His lotus feet. Another reading is </w:t>
      </w:r>
      <w:r w:rsidRPr="00790008">
        <w:rPr>
          <w:rStyle w:val="BookTitle"/>
          <w:rFonts w:asciiTheme="minorHAnsi" w:hAnsiTheme="minorHAnsi" w:cstheme="minorHAnsi"/>
          <w:b w:val="0"/>
          <w:bCs w:val="0"/>
          <w:i/>
          <w:iCs/>
          <w:color w:val="000000"/>
          <w:sz w:val="28"/>
          <w:szCs w:val="28"/>
        </w:rPr>
        <w:t>viprādhama</w:t>
      </w:r>
      <w:r w:rsidRPr="00790008">
        <w:rPr>
          <w:rStyle w:val="BookTitle"/>
          <w:rFonts w:asciiTheme="minorHAnsi" w:hAnsiTheme="minorHAnsi" w:cstheme="minorHAnsi"/>
          <w:b w:val="0"/>
          <w:bCs w:val="0"/>
          <w:color w:val="000000"/>
          <w:sz w:val="28"/>
          <w:szCs w:val="28"/>
        </w:rPr>
        <w:t xml:space="preserve">, or “lowest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61CA9184" w14:textId="0A31DD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11.77</w:t>
      </w:r>
    </w:p>
    <w:p w14:paraId="333D5F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2E3C5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bujhiyā mukunda eka kṛṣṇera carita</w:t>
      </w:r>
      <w:r w:rsidRPr="00790008">
        <w:rPr>
          <w:rStyle w:val="BookTitle"/>
          <w:rFonts w:asciiTheme="minorHAnsi" w:hAnsiTheme="minorHAnsi" w:cstheme="minorHAnsi"/>
          <w:b w:val="0"/>
          <w:bCs w:val="0"/>
          <w:color w:val="000000"/>
          <w:sz w:val="28"/>
          <w:szCs w:val="28"/>
        </w:rPr>
        <w:br/>
        <w:t>gāite lāgilā ati premera sahita</w:t>
      </w:r>
    </w:p>
    <w:p w14:paraId="14058AFD" w14:textId="0372B7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Understanding the situation, Mukunda began to sing a song about Kṛṣṇa with great devotion.</w:t>
      </w:r>
    </w:p>
    <w:p w14:paraId="33B1C216" w14:textId="25253A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11.78</w:t>
      </w:r>
    </w:p>
    <w:p w14:paraId="456F85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0998D4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śunilena mukundera gīte</w:t>
      </w:r>
      <w:r w:rsidRPr="00790008">
        <w:rPr>
          <w:rStyle w:val="BookTitle"/>
          <w:rFonts w:asciiTheme="minorHAnsi" w:hAnsiTheme="minorHAnsi" w:cstheme="minorHAnsi"/>
          <w:b w:val="0"/>
          <w:bCs w:val="0"/>
          <w:color w:val="000000"/>
          <w:sz w:val="28"/>
          <w:szCs w:val="28"/>
        </w:rPr>
        <w:br/>
        <w:t>paḍilā īśvara-purī ḍhali’ pṛthivīte</w:t>
      </w:r>
    </w:p>
    <w:p w14:paraId="21B6B4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sound of Mukunda’s singing entered his ears, Śrī Īśvara Purī fell to the ground.</w:t>
      </w:r>
    </w:p>
    <w:p w14:paraId="45092E79" w14:textId="4F844E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heart of Purīpāda was melted by the love-filled singing of Mukunda, and his body displayed ecstatic transformations of love. The shedding of artificial tears by pseudo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 xml:space="preserve">members who imitate the transcendental position of the actual Vaiṣṇavas simply results in their being deprived of the devotees’ </w:t>
      </w:r>
      <w:r w:rsidRPr="00790008">
        <w:rPr>
          <w:rStyle w:val="BookTitle"/>
          <w:rFonts w:asciiTheme="minorHAnsi" w:hAnsiTheme="minorHAnsi" w:cstheme="minorHAnsi"/>
          <w:b w:val="0"/>
          <w:bCs w:val="0"/>
          <w:color w:val="000000"/>
          <w:sz w:val="28"/>
          <w:szCs w:val="28"/>
        </w:rPr>
        <w:lastRenderedPageBreak/>
        <w:t>association. Realizing their ineligibility, persons whose hearts are steel-framed display artificial duplicitous emotions in order to attract people—this falls in the category of pretentious emotions.</w:t>
      </w:r>
    </w:p>
    <w:p w14:paraId="0C48BEC3" w14:textId="1EE233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11.79</w:t>
      </w:r>
    </w:p>
    <w:p w14:paraId="5DCAFA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FA20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nayanera jale anta nāhika tāhāna</w:t>
      </w:r>
      <w:r w:rsidRPr="00790008">
        <w:rPr>
          <w:rStyle w:val="BookTitle"/>
          <w:rFonts w:asciiTheme="minorHAnsi" w:hAnsiTheme="minorHAnsi" w:cstheme="minorHAnsi"/>
          <w:b w:val="0"/>
          <w:bCs w:val="0"/>
          <w:color w:val="000000"/>
          <w:sz w:val="28"/>
          <w:szCs w:val="28"/>
        </w:rPr>
        <w:br/>
        <w:t>punaḥ-punaḥ bāḍe prema-dhārāra payāna</w:t>
      </w:r>
    </w:p>
    <w:p w14:paraId="21681515" w14:textId="470AAD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Incessant tears flowed from his eyes, and the waves of his love increased again and again.</w:t>
      </w:r>
    </w:p>
    <w:p w14:paraId="30FD95AE" w14:textId="27F42B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11.80</w:t>
      </w:r>
    </w:p>
    <w:p w14:paraId="0B63FF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0BA69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āste vyaste advaita tulilā nija-kole</w:t>
      </w:r>
      <w:r w:rsidRPr="00790008">
        <w:rPr>
          <w:rStyle w:val="BookTitle"/>
          <w:rFonts w:asciiTheme="minorHAnsi" w:hAnsiTheme="minorHAnsi" w:cstheme="minorHAnsi"/>
          <w:b w:val="0"/>
          <w:bCs w:val="0"/>
          <w:color w:val="000000"/>
          <w:sz w:val="28"/>
          <w:szCs w:val="28"/>
        </w:rPr>
        <w:br/>
        <w:t>siñcita haila aṅga nayanera jale</w:t>
      </w:r>
    </w:p>
    <w:p w14:paraId="7B7B7387" w14:textId="06D6FD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Prabhu hastily took him in His arms, and His entire body became wet with tears.</w:t>
      </w:r>
    </w:p>
    <w:p w14:paraId="4A0C01A5" w14:textId="692249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11.81</w:t>
      </w:r>
    </w:p>
    <w:p w14:paraId="49A7FD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48D763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samvaraṇa nahe prema punaḥ-punaḥ bāḍe</w:t>
      </w:r>
      <w:r w:rsidRPr="00790008">
        <w:rPr>
          <w:rStyle w:val="BookTitle"/>
          <w:rFonts w:asciiTheme="minorHAnsi" w:hAnsiTheme="minorHAnsi" w:cstheme="minorHAnsi"/>
          <w:b w:val="0"/>
          <w:bCs w:val="0"/>
          <w:color w:val="000000"/>
          <w:sz w:val="28"/>
          <w:szCs w:val="28"/>
        </w:rPr>
        <w:br/>
        <w:t>santoṣe mukunda ucca kari’ śloka paḍe</w:t>
      </w:r>
    </w:p>
    <w:p w14:paraId="06AF1263" w14:textId="0A7BC2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symptoms of ecstatic love continued to increase rather than diminish as Mukunda began to loudly recite appropriate verses.</w:t>
      </w:r>
    </w:p>
    <w:p w14:paraId="05610D73" w14:textId="77C5E3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11.82</w:t>
      </w:r>
    </w:p>
    <w:p w14:paraId="774DB2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3DC03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vaiṣṇava saba premera vikāra</w:t>
      </w:r>
      <w:r w:rsidRPr="00790008">
        <w:rPr>
          <w:rStyle w:val="BookTitle"/>
          <w:rFonts w:asciiTheme="minorHAnsi" w:hAnsiTheme="minorHAnsi" w:cstheme="minorHAnsi"/>
          <w:b w:val="0"/>
          <w:bCs w:val="0"/>
          <w:color w:val="000000"/>
          <w:sz w:val="28"/>
          <w:szCs w:val="28"/>
        </w:rPr>
        <w:br/>
        <w:t>atula ānanda mane janmila sabāra</w:t>
      </w:r>
    </w:p>
    <w:p w14:paraId="3FC73761" w14:textId="0A0459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hearts were filled with incomparable happiness as they saw their transformations of ecstatic love.</w:t>
      </w:r>
    </w:p>
    <w:p w14:paraId="58A451DD" w14:textId="7B6DB1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11.83</w:t>
      </w:r>
    </w:p>
    <w:p w14:paraId="32E56C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9FA48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pāche sabe cinilena śrī-īśvara-purī</w:t>
      </w:r>
      <w:r w:rsidRPr="00790008">
        <w:rPr>
          <w:rStyle w:val="BookTitle"/>
          <w:rFonts w:asciiTheme="minorHAnsi" w:hAnsiTheme="minorHAnsi" w:cstheme="minorHAnsi"/>
          <w:b w:val="0"/>
          <w:bCs w:val="0"/>
          <w:color w:val="000000"/>
          <w:sz w:val="28"/>
          <w:szCs w:val="28"/>
        </w:rPr>
        <w:br/>
        <w:t>prema dekhi sabei saṅare ’hari-hari’</w:t>
      </w:r>
    </w:p>
    <w:p w14:paraId="147607E2" w14:textId="0A7A89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Later, when they learned that he was Īśvara Purī, the devotees all remembered Lord Hari.</w:t>
      </w:r>
    </w:p>
    <w:p w14:paraId="0F1923C6" w14:textId="3E15D2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11.84</w:t>
      </w:r>
    </w:p>
    <w:p w14:paraId="527E1F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84</w:t>
      </w:r>
    </w:p>
    <w:p w14:paraId="6FD5C7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īśvara-purī navadvīpa-pure</w:t>
      </w:r>
      <w:r w:rsidRPr="00790008">
        <w:rPr>
          <w:rStyle w:val="BookTitle"/>
          <w:rFonts w:asciiTheme="minorHAnsi" w:hAnsiTheme="minorHAnsi" w:cstheme="minorHAnsi"/>
          <w:b w:val="0"/>
          <w:bCs w:val="0"/>
          <w:color w:val="000000"/>
          <w:sz w:val="28"/>
          <w:szCs w:val="28"/>
        </w:rPr>
        <w:br/>
        <w:t>alakṣite bulena, cinite keha nāre</w:t>
      </w:r>
    </w:p>
    <w:p w14:paraId="4724F2F3" w14:textId="31B460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as Īśvara Purī wandered about Navadvīpa in disguise, no one was able to recognize him.</w:t>
      </w:r>
    </w:p>
    <w:p w14:paraId="6F89311C" w14:textId="54066B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11.85-86</w:t>
      </w:r>
    </w:p>
    <w:p w14:paraId="7D2E01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85-86</w:t>
      </w:r>
    </w:p>
    <w:p w14:paraId="68F874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eka-dina prabhu śrī-gaurasundara</w:t>
      </w:r>
      <w:r w:rsidRPr="00790008">
        <w:rPr>
          <w:rStyle w:val="BookTitle"/>
          <w:rFonts w:asciiTheme="minorHAnsi" w:hAnsiTheme="minorHAnsi" w:cstheme="minorHAnsi"/>
          <w:b w:val="0"/>
          <w:bCs w:val="0"/>
          <w:color w:val="000000"/>
          <w:sz w:val="28"/>
          <w:szCs w:val="28"/>
        </w:rPr>
        <w:br/>
        <w:t>paḍāiyā āisena āpanāra ghara</w:t>
      </w:r>
    </w:p>
    <w:p w14:paraId="524780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dekhā haila īśvara-purī-sane</w:t>
      </w:r>
      <w:r w:rsidRPr="00790008">
        <w:rPr>
          <w:rStyle w:val="BookTitle"/>
          <w:rFonts w:asciiTheme="minorHAnsi" w:hAnsiTheme="minorHAnsi" w:cstheme="minorHAnsi"/>
          <w:b w:val="0"/>
          <w:bCs w:val="0"/>
          <w:color w:val="000000"/>
          <w:sz w:val="28"/>
          <w:szCs w:val="28"/>
        </w:rPr>
        <w:br/>
        <w:t>bhṛtya dekhi’ prabhu namaskarilā āpane</w:t>
      </w:r>
    </w:p>
    <w:p w14:paraId="5B6EDE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Śrī Gaurasundara was returning home from school, by providence He met Śrī Īśvara Purī. Seeing His eternal servant, the Lord offered him obeisances.</w:t>
      </w:r>
    </w:p>
    <w:p w14:paraId="044C99FA" w14:textId="792D5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etiquette that householders offer respects to members of the renounced order of life is prescribed in the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xml:space="preserve">. As a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Śrī Gaurasundara duly offered obeisances to the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Although Śrī Gaurasundara is the Lord of the fourteen worlds and although He later enacted the pastime of accepting initiation from Īśvara Purī, in reality Īśvara Purī was the servant of Śrī Gaurasundara.</w:t>
      </w:r>
    </w:p>
    <w:p w14:paraId="09BBC06C" w14:textId="1C6BE1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11.87</w:t>
      </w:r>
    </w:p>
    <w:p w14:paraId="02D1B6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148ECC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 anirvacanīya ṭhākura sundara</w:t>
      </w:r>
      <w:r w:rsidRPr="00790008">
        <w:rPr>
          <w:rStyle w:val="BookTitle"/>
          <w:rFonts w:asciiTheme="minorHAnsi" w:hAnsiTheme="minorHAnsi" w:cstheme="minorHAnsi"/>
          <w:b w:val="0"/>
          <w:bCs w:val="0"/>
          <w:color w:val="000000"/>
          <w:sz w:val="28"/>
          <w:szCs w:val="28"/>
        </w:rPr>
        <w:br/>
        <w:t>sarva-mate sarva-vilakṣaṇa-guṇa-dhara</w:t>
      </w:r>
    </w:p>
    <w:p w14:paraId="2F7FC549" w14:textId="1C12B3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Viśvambhara’s personal beauty was indescribable. He was the reservoir of all extraordinary qualities.</w:t>
      </w:r>
    </w:p>
    <w:p w14:paraId="53C04242" w14:textId="03BC5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11.88</w:t>
      </w:r>
    </w:p>
    <w:p w14:paraId="11BAB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2B0F81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tāhāna marma keha nāhi jāne</w:t>
      </w:r>
      <w:r w:rsidRPr="00790008">
        <w:rPr>
          <w:rStyle w:val="BookTitle"/>
          <w:rFonts w:asciiTheme="minorHAnsi" w:hAnsiTheme="minorHAnsi" w:cstheme="minorHAnsi"/>
          <w:b w:val="0"/>
          <w:bCs w:val="0"/>
          <w:color w:val="000000"/>
          <w:sz w:val="28"/>
          <w:szCs w:val="28"/>
        </w:rPr>
        <w:br/>
        <w:t>tathāpi sādhvasa kare dekhi’ sarva-jane</w:t>
      </w:r>
    </w:p>
    <w:p w14:paraId="72271431" w14:textId="455A0F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people did not know His real identity, they nevertheless had great respect for Him.</w:t>
      </w:r>
    </w:p>
    <w:p w14:paraId="603E8B84" w14:textId="352092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11.89</w:t>
      </w:r>
    </w:p>
    <w:p w14:paraId="5A7B40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A4AA6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cāhena īśvara-purī prabhura śarīra</w:t>
      </w:r>
      <w:r w:rsidRPr="00790008">
        <w:rPr>
          <w:rStyle w:val="BookTitle"/>
          <w:rFonts w:asciiTheme="minorHAnsi" w:hAnsiTheme="minorHAnsi" w:cstheme="minorHAnsi"/>
          <w:b w:val="0"/>
          <w:bCs w:val="0"/>
          <w:color w:val="000000"/>
          <w:sz w:val="28"/>
          <w:szCs w:val="28"/>
        </w:rPr>
        <w:br/>
        <w:t>siddha-puruṣera prāya parama gambhīra</w:t>
      </w:r>
    </w:p>
    <w:p w14:paraId="09D0F7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Īśvara Purī saw Nimāi’s features, he could understand that Nimāi was a most grave and exalted personality.</w:t>
      </w:r>
    </w:p>
    <w:p w14:paraId="4BC73545" w14:textId="4761B1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siddha-puruṣera prāya </w:t>
      </w:r>
      <w:r w:rsidRPr="00790008">
        <w:rPr>
          <w:rStyle w:val="BookTitle"/>
          <w:rFonts w:asciiTheme="minorHAnsi" w:hAnsiTheme="minorHAnsi" w:cstheme="minorHAnsi"/>
          <w:b w:val="0"/>
          <w:bCs w:val="0"/>
          <w:color w:val="000000"/>
          <w:sz w:val="28"/>
          <w:szCs w:val="28"/>
        </w:rPr>
        <w:t xml:space="preserve">mean “equal to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One should not misunderstand that the word </w:t>
      </w:r>
      <w:r w:rsidRPr="00790008">
        <w:rPr>
          <w:rStyle w:val="BookTitle"/>
          <w:rFonts w:asciiTheme="minorHAnsi" w:hAnsiTheme="minorHAnsi" w:cstheme="minorHAnsi"/>
          <w:b w:val="0"/>
          <w:bCs w:val="0"/>
          <w:i/>
          <w:iCs/>
          <w:color w:val="000000"/>
          <w:sz w:val="28"/>
          <w:szCs w:val="28"/>
        </w:rPr>
        <w:t>prāya</w:t>
      </w:r>
      <w:r w:rsidRPr="00790008">
        <w:rPr>
          <w:rStyle w:val="BookTitle"/>
          <w:rFonts w:asciiTheme="minorHAnsi" w:hAnsiTheme="minorHAnsi" w:cstheme="minorHAnsi"/>
          <w:b w:val="0"/>
          <w:bCs w:val="0"/>
          <w:color w:val="000000"/>
          <w:sz w:val="28"/>
          <w:szCs w:val="28"/>
        </w:rPr>
        <w:t xml:space="preserve">, or “almost,” means that when Purīpāda saw Śrī Gaurasundara he did not even consider Him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 xml:space="preserve">. Rather, he understood that the Lord, who was dressed as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 xml:space="preserve">, was worshipable, and since the Lord accepted the mood of a devotee, He appeared as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w:t>
      </w:r>
    </w:p>
    <w:p w14:paraId="34536D90" w14:textId="1374DF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11.90</w:t>
      </w:r>
    </w:p>
    <w:p w14:paraId="7F9EEA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6CCF89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jijñāsena,—“tomāra ki nāma, vipra-vara?</w:t>
      </w:r>
      <w:r w:rsidRPr="00790008">
        <w:rPr>
          <w:rStyle w:val="BookTitle"/>
          <w:rFonts w:asciiTheme="minorHAnsi" w:hAnsiTheme="minorHAnsi" w:cstheme="minorHAnsi"/>
          <w:b w:val="0"/>
          <w:bCs w:val="0"/>
          <w:color w:val="000000"/>
          <w:sz w:val="28"/>
          <w:szCs w:val="28"/>
        </w:rPr>
        <w:br/>
        <w:t>ki puṅthi paḍāo, paḍa, kon sthāne ghara?”</w:t>
      </w:r>
    </w:p>
    <w:p w14:paraId="5BDAB992" w14:textId="2CE874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inquired, “O best of the brāhmaṇas, what is Your name? What are You studying and teaching, and where do You live?”</w:t>
      </w:r>
    </w:p>
    <w:p w14:paraId="710E0A1A" w14:textId="33C98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11.91</w:t>
      </w:r>
    </w:p>
    <w:p w14:paraId="42A66F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1736F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śeṣe sabe bolilena,—“nimāi paṇḍita”</w:t>
      </w:r>
      <w:r w:rsidRPr="00790008">
        <w:rPr>
          <w:rStyle w:val="BookTitle"/>
          <w:rFonts w:asciiTheme="minorHAnsi" w:hAnsiTheme="minorHAnsi" w:cstheme="minorHAnsi"/>
          <w:b w:val="0"/>
          <w:bCs w:val="0"/>
          <w:color w:val="000000"/>
          <w:sz w:val="28"/>
          <w:szCs w:val="28"/>
        </w:rPr>
        <w:br/>
        <w:t>“tumi se!” baliyā baḍa hailā haraṣita</w:t>
      </w:r>
    </w:p>
    <w:p w14:paraId="1CBF1F8A" w14:textId="70E834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others replied, “He is Nimāi Paṇḍita,” Īśvara Purī joyfully said, “So, You are Nimāi!”</w:t>
      </w:r>
    </w:p>
    <w:p w14:paraId="6B29BD8F" w14:textId="6D0D2D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11.92</w:t>
      </w:r>
    </w:p>
    <w:p w14:paraId="3B59FB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50065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bhikṣā-nimantraṇa prabhu karilena tā’ne</w:t>
      </w:r>
      <w:r w:rsidRPr="00790008">
        <w:rPr>
          <w:rStyle w:val="BookTitle"/>
          <w:rFonts w:asciiTheme="minorHAnsi" w:hAnsiTheme="minorHAnsi" w:cstheme="minorHAnsi"/>
          <w:b w:val="0"/>
          <w:bCs w:val="0"/>
          <w:color w:val="000000"/>
          <w:sz w:val="28"/>
          <w:szCs w:val="28"/>
        </w:rPr>
        <w:br/>
        <w:t>mahādare gṛhe lai’ calilā āpane</w:t>
      </w:r>
    </w:p>
    <w:p w14:paraId="6CEB93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invited Īśvara Purī for lunch and then respectfully brought him home.</w:t>
      </w:r>
    </w:p>
    <w:p w14:paraId="6E4DA648" w14:textId="30BA0F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duty of householder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to invite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their homes for lunch. Therefore as an ideal householder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Gaurasundara invited Śrī Purīpāda to His house for lunch.</w:t>
      </w:r>
    </w:p>
    <w:p w14:paraId="33F10481" w14:textId="644572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11.93</w:t>
      </w:r>
    </w:p>
    <w:p w14:paraId="404695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3D9383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naivedya śacī karilena giyā</w:t>
      </w:r>
      <w:r w:rsidRPr="00790008">
        <w:rPr>
          <w:rStyle w:val="BookTitle"/>
          <w:rFonts w:asciiTheme="minorHAnsi" w:hAnsiTheme="minorHAnsi" w:cstheme="minorHAnsi"/>
          <w:b w:val="0"/>
          <w:bCs w:val="0"/>
          <w:color w:val="000000"/>
          <w:sz w:val="28"/>
          <w:szCs w:val="28"/>
        </w:rPr>
        <w:br/>
        <w:t>bhikṣā kari’ viṣṇu-gṛhe vasilā āsiyā</w:t>
      </w:r>
    </w:p>
    <w:p w14:paraId="7A4D2E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Mother Śacī prepared an offering for Kṛṣṇa, and after honoring the prasāda, Īśvara Purī sat in the temple room.</w:t>
      </w:r>
    </w:p>
    <w:p w14:paraId="308D3001" w14:textId="24981A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honoring </w:t>
      </w:r>
      <w:r w:rsidRPr="00790008">
        <w:rPr>
          <w:rStyle w:val="BookTitle"/>
          <w:rFonts w:asciiTheme="minorHAnsi" w:hAnsiTheme="minorHAnsi" w:cstheme="minorHAnsi"/>
          <w:b w:val="0"/>
          <w:bCs w:val="0"/>
          <w:i/>
          <w:iCs/>
          <w:color w:val="000000"/>
          <w:sz w:val="28"/>
          <w:szCs w:val="28"/>
        </w:rPr>
        <w:t xml:space="preserve">kṛṣṇa-prasāda </w:t>
      </w:r>
      <w:r w:rsidRPr="00790008">
        <w:rPr>
          <w:rStyle w:val="BookTitle"/>
          <w:rFonts w:asciiTheme="minorHAnsi" w:hAnsiTheme="minorHAnsi" w:cstheme="minorHAnsi"/>
          <w:b w:val="0"/>
          <w:bCs w:val="0"/>
          <w:color w:val="000000"/>
          <w:sz w:val="28"/>
          <w:szCs w:val="28"/>
        </w:rPr>
        <w:t>that had been cooked by Śacī, Īśvara Purīpāda sat in the temple room of Śacī’s house.</w:t>
      </w:r>
    </w:p>
    <w:p w14:paraId="337760D8" w14:textId="548A27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11.94</w:t>
      </w:r>
    </w:p>
    <w:p w14:paraId="05CB07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295499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prastāva saba kahite lāgilā</w:t>
      </w:r>
      <w:r w:rsidRPr="00790008">
        <w:rPr>
          <w:rStyle w:val="BookTitle"/>
          <w:rFonts w:asciiTheme="minorHAnsi" w:hAnsiTheme="minorHAnsi" w:cstheme="minorHAnsi"/>
          <w:b w:val="0"/>
          <w:bCs w:val="0"/>
          <w:color w:val="000000"/>
          <w:sz w:val="28"/>
          <w:szCs w:val="28"/>
        </w:rPr>
        <w:br/>
        <w:t>kahite kṛṣṇera kathā avaśa hailā</w:t>
      </w:r>
    </w:p>
    <w:p w14:paraId="2396DB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Īśvara Purī became fully absorbed while describing topics of Lord Kṛṣṇa.</w:t>
      </w:r>
    </w:p>
    <w:p w14:paraId="69131D66" w14:textId="7E0512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discussing topics of Kṛṣṇa, Īśvara Purī’s spiritual senses became almost inert. He became intoxicated in the service of the Lord as if he were directly situated in the spiritual world. The subtle and gross designations of conditioned souls who are averse to the Lord are obstacles on the path of realizing the kingdom of Vaikuṇṭha. By discussing topics of Hari, such obstacles are surpassed.</w:t>
      </w:r>
    </w:p>
    <w:p w14:paraId="1D5BC838" w14:textId="41F8F5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11.95</w:t>
      </w:r>
    </w:p>
    <w:p w14:paraId="651CD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C1996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premera dhārā dekhiyā santoṣa</w:t>
      </w:r>
      <w:r w:rsidRPr="00790008">
        <w:rPr>
          <w:rStyle w:val="BookTitle"/>
          <w:rFonts w:asciiTheme="minorHAnsi" w:hAnsiTheme="minorHAnsi" w:cstheme="minorHAnsi"/>
          <w:b w:val="0"/>
          <w:bCs w:val="0"/>
          <w:color w:val="000000"/>
          <w:sz w:val="28"/>
          <w:szCs w:val="28"/>
        </w:rPr>
        <w:br/>
        <w:t>nā prakāśe’ āpana’ lokera dīna-doṣa</w:t>
      </w:r>
    </w:p>
    <w:p w14:paraId="6301E3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satisfied to see his unprecedented symptoms of love, which he did not disclose due to people’s misfortunate position.</w:t>
      </w:r>
    </w:p>
    <w:p w14:paraId="0C0D9BFF" w14:textId="6D7956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dīna-doṣa</w:t>
      </w:r>
      <w:r w:rsidRPr="00790008">
        <w:rPr>
          <w:rStyle w:val="BookTitle"/>
          <w:rFonts w:asciiTheme="minorHAnsi" w:hAnsiTheme="minorHAnsi" w:cstheme="minorHAnsi"/>
          <w:b w:val="0"/>
          <w:bCs w:val="0"/>
          <w:color w:val="000000"/>
          <w:sz w:val="28"/>
          <w:szCs w:val="28"/>
        </w:rPr>
        <w:t xml:space="preserve"> are explained as follows: Due to the conditioned soul’s aversion to Lord Hari, they are cheated from the wealth of service attitude. Therefore they are called </w:t>
      </w:r>
      <w:r w:rsidRPr="00790008">
        <w:rPr>
          <w:rStyle w:val="BookTitle"/>
          <w:rFonts w:asciiTheme="minorHAnsi" w:hAnsiTheme="minorHAnsi" w:cstheme="minorHAnsi"/>
          <w:b w:val="0"/>
          <w:bCs w:val="0"/>
          <w:i/>
          <w:iCs/>
          <w:color w:val="000000"/>
          <w:sz w:val="28"/>
          <w:szCs w:val="28"/>
        </w:rPr>
        <w:t>dīna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kṛpaṇa</w:t>
      </w:r>
      <w:r w:rsidRPr="00790008">
        <w:rPr>
          <w:rStyle w:val="BookTitle"/>
          <w:rFonts w:asciiTheme="minorHAnsi" w:hAnsiTheme="minorHAnsi" w:cstheme="minorHAnsi"/>
          <w:b w:val="0"/>
          <w:bCs w:val="0"/>
          <w:color w:val="000000"/>
          <w:sz w:val="28"/>
          <w:szCs w:val="28"/>
        </w:rPr>
        <w:t xml:space="preserve">, poor or miserly, not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Vaiṣṇavas do not reveal their good fortune to the conditioned souls. The hearts of those who make a show of Vaiṣṇavism to impress people are full of duplicity. Seeing the disqualification of ordinary people, Vaiṣṇavas do not allow them to know the symptoms of their worship or the characteristics of their service. Because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claim to be Vaiṣṇavas, they cannot recognize pure devotees. In their first encounters with Śrī Rāya Rāmānanda and Śrī Puṇḍarīka Vidyānidhi, respectively, Śrī Pradyumna Miśra and the residents of Navadvīpa foolishly considered them as attached to material enjoyment. We will see in the Sixteenth Chapter of this book that a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beaten by a snake-charmer simply for imitating Śrī Ṭhākura Haridāsa. Since the devotees who relish love of God do not exhibit their loving sentiments either in the marketplace or to </w:t>
      </w:r>
      <w:r w:rsidRPr="00790008">
        <w:rPr>
          <w:rStyle w:val="BookTitle"/>
          <w:rFonts w:asciiTheme="minorHAnsi" w:hAnsiTheme="minorHAnsi" w:cstheme="minorHAnsi"/>
          <w:b w:val="0"/>
          <w:bCs w:val="0"/>
          <w:color w:val="000000"/>
          <w:sz w:val="28"/>
          <w:szCs w:val="28"/>
        </w:rPr>
        <w:lastRenderedPageBreak/>
        <w:t xml:space="preserve">the materialistic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consider such pure devotees of the Lord to be sense enjoyers and thus drown in the mire of offenses. Because this evil practice was going on in the world, Śrī Purīpāda, though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did not exhibit transformations of love in the dress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01264721" w14:textId="0F3052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11.96</w:t>
      </w:r>
    </w:p>
    <w:p w14:paraId="348367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680F4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māsa-kata gopīnātha ācāryera ghare</w:t>
      </w:r>
      <w:r w:rsidRPr="00790008">
        <w:rPr>
          <w:rStyle w:val="BookTitle"/>
          <w:rFonts w:asciiTheme="minorHAnsi" w:hAnsiTheme="minorHAnsi" w:cstheme="minorHAnsi"/>
          <w:b w:val="0"/>
          <w:bCs w:val="0"/>
          <w:color w:val="000000"/>
          <w:sz w:val="28"/>
          <w:szCs w:val="28"/>
        </w:rPr>
        <w:br/>
        <w:t>rahilā īśvara-purī navadvīpa-pure</w:t>
      </w:r>
    </w:p>
    <w:p w14:paraId="0833C8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stayed for a few months in Navadvīpa at the home of Śrī Gopīnātha Ācārya.</w:t>
      </w:r>
    </w:p>
    <w:p w14:paraId="4171A016" w14:textId="5A7651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Gopīnātha Ācārya was a resident of Navadvīpa, the son-in-law of Maheśvara Viśārada, who lived in Vidyānagara, and the brother-in-law of Sārvabhauma Bhaṭṭācārya and Madhusūdana Vācaspati. In the opinion of some, he was the incarnation of Lord Brahmā. As described in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(75):</w:t>
      </w:r>
    </w:p>
    <w:p w14:paraId="3F17438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gopīnāthācārya-nāmā      brahmā jñeyo jagat-patiḥ</w:t>
      </w:r>
      <w:r w:rsidRPr="00790008">
        <w:rPr>
          <w:rStyle w:val="BookTitle"/>
          <w:rFonts w:asciiTheme="minorHAnsi" w:hAnsiTheme="minorHAnsi" w:cstheme="minorHAnsi"/>
          <w:b w:val="0"/>
          <w:bCs w:val="0"/>
          <w:color w:val="000000"/>
          <w:sz w:val="28"/>
          <w:szCs w:val="28"/>
        </w:rPr>
        <w:br/>
        <w:t>nava-vyūhe tu gaṇito      yas tantre tantra vidibhiḥ</w:t>
      </w:r>
    </w:p>
    <w:p w14:paraId="7A8722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“Gopīnātha Ācārya was the incarnation of Lord Brahmā, the creator of the universe. He was one of the Nava Vyuhas and a knower of the </w:t>
      </w:r>
      <w:r w:rsidRPr="00790008">
        <w:rPr>
          <w:rStyle w:val="BookTitle"/>
          <w:rFonts w:asciiTheme="minorHAnsi" w:hAnsiTheme="minorHAnsi" w:cstheme="minorHAnsi"/>
          <w:b w:val="0"/>
          <w:bCs w:val="0"/>
          <w:i/>
          <w:iCs/>
          <w:color w:val="000000"/>
          <w:sz w:val="28"/>
          <w:szCs w:val="28"/>
        </w:rPr>
        <w:t>Tantras</w:t>
      </w:r>
      <w:r w:rsidRPr="00790008">
        <w:rPr>
          <w:rStyle w:val="BookTitle"/>
          <w:rFonts w:asciiTheme="minorHAnsi" w:hAnsiTheme="minorHAnsi" w:cstheme="minorHAnsi"/>
          <w:b w:val="0"/>
          <w:bCs w:val="0"/>
          <w:color w:val="000000"/>
          <w:sz w:val="28"/>
          <w:szCs w:val="28"/>
        </w:rPr>
        <w:t xml:space="preserve">.” In the opinion of others, he was Ratnāvalī-sakhī of Vraja. As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(178):</w:t>
      </w:r>
    </w:p>
    <w:p w14:paraId="2D31746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purā prāṇa-sakhī yāsīn      nāmnā ratnāvalī vraje</w:t>
      </w:r>
      <w:r w:rsidRPr="00790008">
        <w:rPr>
          <w:rStyle w:val="BookTitle"/>
          <w:rFonts w:asciiTheme="minorHAnsi" w:hAnsiTheme="minorHAnsi" w:cstheme="minorHAnsi"/>
          <w:b w:val="0"/>
          <w:bCs w:val="0"/>
          <w:color w:val="000000"/>
          <w:sz w:val="28"/>
          <w:szCs w:val="28"/>
        </w:rPr>
        <w:br/>
        <w:t>gopīnāthākhyakācāryo      nirmalatvena viśrutaḥ</w:t>
      </w:r>
    </w:p>
    <w:p w14:paraId="5D4AA7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“Ratnāvalī, the </w:t>
      </w:r>
      <w:r w:rsidRPr="00790008">
        <w:rPr>
          <w:rStyle w:val="BookTitle"/>
          <w:rFonts w:asciiTheme="minorHAnsi" w:hAnsiTheme="minorHAnsi" w:cstheme="minorHAnsi"/>
          <w:b w:val="0"/>
          <w:bCs w:val="0"/>
          <w:i/>
          <w:iCs/>
          <w:color w:val="000000"/>
          <w:sz w:val="28"/>
          <w:szCs w:val="28"/>
        </w:rPr>
        <w:t xml:space="preserve">prāṇa-sakhī </w:t>
      </w:r>
      <w:r w:rsidRPr="00790008">
        <w:rPr>
          <w:rStyle w:val="BookTitle"/>
          <w:rFonts w:asciiTheme="minorHAnsi" w:hAnsiTheme="minorHAnsi" w:cstheme="minorHAnsi"/>
          <w:b w:val="0"/>
          <w:bCs w:val="0"/>
          <w:color w:val="000000"/>
          <w:sz w:val="28"/>
          <w:szCs w:val="28"/>
        </w:rPr>
        <w:t xml:space="preserve">of Vraja, has now appeared as the pure, learned Gopīnātha Ācārya.” Since Purīpāda came in the disciplic succession of the senior Vaiṣṇava Śrī Madhva Muni, he is included in the Brahma-sampradāya, which is one of the four authorized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As a subordinate Vaiṣṇava lives in the home of his guru, Purīpāda lived a few months in Navadvīpa in the house of Gopīnātha Bhaṭṭācārya, the incarnation of Lord Brahmā.</w:t>
      </w:r>
    </w:p>
    <w:p w14:paraId="140C63D0" w14:textId="0A6A01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11.97</w:t>
      </w:r>
    </w:p>
    <w:p w14:paraId="3A5DE4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134BF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baḍa ullasita dekhite tāhāne</w:t>
      </w:r>
      <w:r w:rsidRPr="00790008">
        <w:rPr>
          <w:rStyle w:val="BookTitle"/>
          <w:rFonts w:asciiTheme="minorHAnsi" w:hAnsiTheme="minorHAnsi" w:cstheme="minorHAnsi"/>
          <w:b w:val="0"/>
          <w:bCs w:val="0"/>
          <w:color w:val="000000"/>
          <w:sz w:val="28"/>
          <w:szCs w:val="28"/>
        </w:rPr>
        <w:br/>
        <w:t>prabhu o dekhite nitya calena āpane</w:t>
      </w:r>
    </w:p>
    <w:p w14:paraId="17831FEB" w14:textId="0C2570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overjoyed to see him, and the Lord would also regularly go to visit him.</w:t>
      </w:r>
    </w:p>
    <w:p w14:paraId="1C6C3C3C" w14:textId="20C04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11.98</w:t>
      </w:r>
    </w:p>
    <w:p w14:paraId="7F4F96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98</w:t>
      </w:r>
    </w:p>
    <w:p w14:paraId="30A789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 paṇḍitera dekhi’ prema-jala</w:t>
      </w:r>
      <w:r w:rsidRPr="00790008">
        <w:rPr>
          <w:rStyle w:val="BookTitle"/>
          <w:rFonts w:asciiTheme="minorHAnsi" w:hAnsiTheme="minorHAnsi" w:cstheme="minorHAnsi"/>
          <w:b w:val="0"/>
          <w:bCs w:val="0"/>
          <w:color w:val="000000"/>
          <w:sz w:val="28"/>
          <w:szCs w:val="28"/>
        </w:rPr>
        <w:br/>
        <w:t>baḍa prīta vāse’ tā’ne vaiṣṇava-sakala</w:t>
      </w:r>
    </w:p>
    <w:p w14:paraId="535C7293" w14:textId="64FF49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Gadādhara Paṇḍita’s tears of love, all the Vaiṣṇavas felt great affection for him.</w:t>
      </w:r>
    </w:p>
    <w:p w14:paraId="1CA45AD4" w14:textId="60F534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11.99</w:t>
      </w:r>
    </w:p>
    <w:p w14:paraId="683D4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29811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saṁsāre virakta baḍa mane</w:t>
      </w:r>
      <w:r w:rsidRPr="00790008">
        <w:rPr>
          <w:rStyle w:val="BookTitle"/>
          <w:rFonts w:asciiTheme="minorHAnsi" w:hAnsiTheme="minorHAnsi" w:cstheme="minorHAnsi"/>
          <w:b w:val="0"/>
          <w:bCs w:val="0"/>
          <w:color w:val="000000"/>
          <w:sz w:val="28"/>
          <w:szCs w:val="28"/>
        </w:rPr>
        <w:br/>
        <w:t>īśvara-purī o sneha karena tāhāne</w:t>
      </w:r>
    </w:p>
    <w:p w14:paraId="562AAB11" w14:textId="266270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was detached from worldly life since childhood, Īśvara Purī also felt similar affection for him.</w:t>
      </w:r>
    </w:p>
    <w:p w14:paraId="3DF181F1" w14:textId="35A646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11.100</w:t>
      </w:r>
    </w:p>
    <w:p w14:paraId="7512E1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52627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gadādhara-paṇḍitere āpanāra kṛta</w:t>
      </w:r>
      <w:r w:rsidRPr="00790008">
        <w:rPr>
          <w:rStyle w:val="BookTitle"/>
          <w:rFonts w:asciiTheme="minorHAnsi" w:hAnsiTheme="minorHAnsi" w:cstheme="minorHAnsi"/>
          <w:b w:val="0"/>
          <w:bCs w:val="0"/>
          <w:color w:val="000000"/>
          <w:sz w:val="28"/>
          <w:szCs w:val="28"/>
        </w:rPr>
        <w:br/>
        <w:t>puṅthi paḍāyena nāma ’kṛṣṇa-līlāmṛta’</w:t>
      </w:r>
    </w:p>
    <w:p w14:paraId="5319B1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Gadādhara Paṇḍita study a book that he had written named Kṛṣṇa-līlāmṛta.</w:t>
      </w:r>
    </w:p>
    <w:p w14:paraId="7783E931" w14:textId="45B1DA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Īśvara Purīpāda composed or compiled the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which he taught to Śrī Gadādhara Paṇḍita Gosvāmī, as he considered the boy worthy of affection.</w:t>
      </w:r>
    </w:p>
    <w:p w14:paraId="1A95F118" w14:textId="3F2A7F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11.101</w:t>
      </w:r>
    </w:p>
    <w:p w14:paraId="054ED5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C6902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paḍāiyā paḍiyā ṭhākura sandhyā-kāle</w:t>
      </w:r>
      <w:r w:rsidRPr="00790008">
        <w:rPr>
          <w:rStyle w:val="BookTitle"/>
          <w:rFonts w:asciiTheme="minorHAnsi" w:hAnsiTheme="minorHAnsi" w:cstheme="minorHAnsi"/>
          <w:b w:val="0"/>
          <w:bCs w:val="0"/>
          <w:color w:val="000000"/>
          <w:sz w:val="28"/>
          <w:szCs w:val="28"/>
        </w:rPr>
        <w:br/>
        <w:t>īśvara-purīre namaskaribāre cale</w:t>
      </w:r>
    </w:p>
    <w:p w14:paraId="484D7FD8" w14:textId="03BE73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studying and teaching, the Lord went in the evening to offer His obeisances to Īśvara Purī.</w:t>
      </w:r>
    </w:p>
    <w:p w14:paraId="602E5CCE" w14:textId="30D0B7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11.102</w:t>
      </w:r>
    </w:p>
    <w:p w14:paraId="6DAB34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13FF1C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śrī-īśvara-purī haraṣita</w:t>
      </w:r>
      <w:r w:rsidRPr="00790008">
        <w:rPr>
          <w:rStyle w:val="BookTitle"/>
          <w:rFonts w:asciiTheme="minorHAnsi" w:hAnsiTheme="minorHAnsi" w:cstheme="minorHAnsi"/>
          <w:b w:val="0"/>
          <w:bCs w:val="0"/>
          <w:color w:val="000000"/>
          <w:sz w:val="28"/>
          <w:szCs w:val="28"/>
        </w:rPr>
        <w:br/>
        <w:t>’prabhu’ hena nā jānena, tabu baḍa prīta</w:t>
      </w:r>
    </w:p>
    <w:p w14:paraId="4ADD5672" w14:textId="238081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was happy to see Nimāi, and though he did not know Him as the Supreme Lord, he still had love for Him.</w:t>
      </w:r>
    </w:p>
    <w:p w14:paraId="284A252A" w14:textId="1A91D7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11.103</w:t>
      </w:r>
    </w:p>
    <w:p w14:paraId="3F8076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466C4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hāsiyā bolena,—“tumi parama-paṇḍita</w:t>
      </w:r>
      <w:r w:rsidRPr="00790008">
        <w:rPr>
          <w:rStyle w:val="BookTitle"/>
          <w:rFonts w:asciiTheme="minorHAnsi" w:hAnsiTheme="minorHAnsi" w:cstheme="minorHAnsi"/>
          <w:b w:val="0"/>
          <w:bCs w:val="0"/>
          <w:color w:val="000000"/>
          <w:sz w:val="28"/>
          <w:szCs w:val="28"/>
        </w:rPr>
        <w:br/>
        <w:t>āmi puṅthi kariyāchi kṛṣṇera carita</w:t>
      </w:r>
    </w:p>
    <w:p w14:paraId="71DD8BE9" w14:textId="3CEC0A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“You are a big scholar. I’ve written a book about the characteristics of Lord Kṛṣṇa.</w:t>
      </w:r>
    </w:p>
    <w:p w14:paraId="5B4D5C49" w14:textId="5A9B6F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11.104</w:t>
      </w:r>
    </w:p>
    <w:p w14:paraId="41DA33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0A798E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balibā,—kothā thāke kon doṣa?</w:t>
      </w:r>
      <w:r w:rsidRPr="00790008">
        <w:rPr>
          <w:rStyle w:val="BookTitle"/>
          <w:rFonts w:asciiTheme="minorHAnsi" w:hAnsiTheme="minorHAnsi" w:cstheme="minorHAnsi"/>
          <w:b w:val="0"/>
          <w:bCs w:val="0"/>
          <w:color w:val="000000"/>
          <w:sz w:val="28"/>
          <w:szCs w:val="28"/>
        </w:rPr>
        <w:br/>
        <w:t>ihāte āmāra baḍa parama-santoṣa”</w:t>
      </w:r>
    </w:p>
    <w:p w14:paraId="269E628D" w14:textId="443042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would be most satisfied if You would tell me if there is any fault in it.”</w:t>
      </w:r>
    </w:p>
    <w:p w14:paraId="25378F72" w14:textId="1A9FFB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11.105</w:t>
      </w:r>
    </w:p>
    <w:p w14:paraId="5F86C2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01166C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bole,—“bhakta-vākya kṛṣṇera varṇana</w:t>
      </w:r>
      <w:r w:rsidRPr="00790008">
        <w:rPr>
          <w:rStyle w:val="BookTitle"/>
          <w:rFonts w:asciiTheme="minorHAnsi" w:hAnsiTheme="minorHAnsi" w:cstheme="minorHAnsi"/>
          <w:b w:val="0"/>
          <w:bCs w:val="0"/>
          <w:color w:val="000000"/>
          <w:sz w:val="28"/>
          <w:szCs w:val="28"/>
        </w:rPr>
        <w:br/>
        <w:t>ihāte ye doṣa dekhe, se-i ’pāpī’ jana</w:t>
      </w:r>
    </w:p>
    <w:p w14:paraId="188F5817" w14:textId="745522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“Whoever finds fault in a devotee’s description of Lord Kṛṣṇa is a sinful person.</w:t>
      </w:r>
    </w:p>
    <w:p w14:paraId="4E331AD5" w14:textId="2D2465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11.106</w:t>
      </w:r>
    </w:p>
    <w:p w14:paraId="19994B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1026A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bhaktera kavitva ye-te-mate kene naya</w:t>
      </w:r>
      <w:r w:rsidRPr="00790008">
        <w:rPr>
          <w:rStyle w:val="BookTitle"/>
          <w:rFonts w:asciiTheme="minorHAnsi" w:hAnsiTheme="minorHAnsi" w:cstheme="minorHAnsi"/>
          <w:b w:val="0"/>
          <w:bCs w:val="0"/>
          <w:color w:val="000000"/>
          <w:sz w:val="28"/>
          <w:szCs w:val="28"/>
        </w:rPr>
        <w:br/>
        <w:t>sarvathā kṛṣṇera prīti tāhāte niścaya</w:t>
      </w:r>
    </w:p>
    <w:p w14:paraId="1D0EB5D6" w14:textId="543F71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is certainly pleased with His devotee’s poetry, even though it is imperfectly composed.</w:t>
      </w:r>
    </w:p>
    <w:p w14:paraId="58628AF0" w14:textId="62D560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11.107</w:t>
      </w:r>
    </w:p>
    <w:p w14:paraId="5778FB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5D156E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mūrkha bole ’viṣṇāya’, ’viṣṇave’ bole dhīra</w:t>
      </w:r>
      <w:r w:rsidRPr="00790008">
        <w:rPr>
          <w:rStyle w:val="BookTitle"/>
          <w:rFonts w:asciiTheme="minorHAnsi" w:hAnsiTheme="minorHAnsi" w:cstheme="minorHAnsi"/>
          <w:b w:val="0"/>
          <w:bCs w:val="0"/>
          <w:color w:val="000000"/>
          <w:sz w:val="28"/>
          <w:szCs w:val="28"/>
        </w:rPr>
        <w:br/>
        <w:t>dui vākya parigraha kare kṛṣṇa vīra</w:t>
      </w:r>
    </w:p>
    <w:p w14:paraId="6E602D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uneducated person may chant viṣṇāya, while a sober person will chant the proper form, viṣṇave, but the Supreme Lord Kṛṣṇa will accept both forms when they are chanted with devotion.</w:t>
      </w:r>
    </w:p>
    <w:p w14:paraId="7FB2ED71" w14:textId="1BAA46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To Lord Kṛṣṇa, a </w:t>
      </w:r>
      <w:r w:rsidRPr="00790008">
        <w:rPr>
          <w:rStyle w:val="BookTitle"/>
          <w:rFonts w:asciiTheme="minorHAnsi" w:hAnsiTheme="minorHAnsi" w:cstheme="minorHAnsi"/>
          <w:b w:val="0"/>
          <w:bCs w:val="0"/>
          <w:i/>
          <w:iCs/>
          <w:color w:val="000000"/>
          <w:sz w:val="28"/>
          <w:szCs w:val="28"/>
        </w:rPr>
        <w:t>paṇḍita</w:t>
      </w:r>
      <w:r w:rsidRPr="00790008">
        <w:rPr>
          <w:rStyle w:val="BookTitle"/>
          <w:rFonts w:asciiTheme="minorHAnsi" w:hAnsiTheme="minorHAnsi" w:cstheme="minorHAnsi"/>
          <w:b w:val="0"/>
          <w:bCs w:val="0"/>
          <w:color w:val="000000"/>
          <w:sz w:val="28"/>
          <w:szCs w:val="28"/>
        </w:rPr>
        <w:t xml:space="preserve"> expert in correct language and someone ignorant of correct language are both equal. Of the two, Kṛṣṇa bestows more mercy on the one who has more enthusiasm for the service of Kṛṣṇa. Kṛṣṇa, the omniscient Supersoul of every living entity, is not guilty of the fault of partiality. So-called learned persons who are devoid of devotion proudly consider themselves learned as they reveal their foolishness by pointing out faults in the transcendental </w:t>
      </w:r>
      <w:r w:rsidRPr="00790008">
        <w:rPr>
          <w:rStyle w:val="BookTitle"/>
          <w:rFonts w:asciiTheme="minorHAnsi" w:hAnsiTheme="minorHAnsi" w:cstheme="minorHAnsi"/>
          <w:b w:val="0"/>
          <w:bCs w:val="0"/>
          <w:color w:val="000000"/>
          <w:sz w:val="28"/>
          <w:szCs w:val="28"/>
        </w:rPr>
        <w:lastRenderedPageBreak/>
        <w:t>language of the pure devotees. The Supreme Lord and master of Sarasvatī confirms the foolishness of the so-called learned offenders who are envious of the devotees at every step. Thus their pride of learning is diminished. Due to the absence of realization in the Absolute Truth, Śrī Kṛṣṇa Caitanya, they belch forth mundane knowledge of sense enjoyment. This is the cause of their disease and falldown.</w:t>
      </w:r>
    </w:p>
    <w:p w14:paraId="0E4C0629" w14:textId="6F5366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11.108</w:t>
      </w:r>
    </w:p>
    <w:p w14:paraId="1594FA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39CEC6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mūrkho vadati viṣṇāya      dhīro vadati viṣṇave</w:t>
      </w:r>
      <w:r w:rsidRPr="00790008">
        <w:rPr>
          <w:rStyle w:val="BookTitle"/>
          <w:rFonts w:asciiTheme="minorHAnsi" w:hAnsiTheme="minorHAnsi" w:cstheme="minorHAnsi"/>
          <w:b w:val="0"/>
          <w:bCs w:val="0"/>
          <w:color w:val="000000"/>
          <w:sz w:val="28"/>
          <w:szCs w:val="28"/>
        </w:rPr>
        <w:br/>
        <w:t>ubhayos tu samaṁ puṇyaṁ      bhāva-grāhī janārdanaḥ</w:t>
      </w:r>
    </w:p>
    <w:p w14:paraId="6E0DF4A2" w14:textId="1A2C8A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offering obeisances to Lord Viṣṇu, a foolish person chants viṣṇāya namaḥ (this is improper due to faulty grammar) and a learned person chants viṣṇave namaḥ (this is the correct form). But both achieve equal piety by their offering of obeisances, because Lord Śrī Janārdana sees the sentiment of the living being, in other words, He sees the degree of devotion, or in other words, He awards the result accordingly (He does not see one’s foolishness or intelligence).</w:t>
      </w:r>
    </w:p>
    <w:p w14:paraId="286EDB2C" w14:textId="462139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11.109</w:t>
      </w:r>
    </w:p>
    <w:p w14:paraId="3FDAE5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0BA505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ye doṣa dekhe, tāhāra se doṣa</w:t>
      </w:r>
      <w:r w:rsidRPr="00790008">
        <w:rPr>
          <w:rStyle w:val="BookTitle"/>
          <w:rFonts w:asciiTheme="minorHAnsi" w:hAnsiTheme="minorHAnsi" w:cstheme="minorHAnsi"/>
          <w:b w:val="0"/>
          <w:bCs w:val="0"/>
          <w:color w:val="000000"/>
          <w:sz w:val="28"/>
          <w:szCs w:val="28"/>
        </w:rPr>
        <w:br/>
        <w:t>bhaktera varṇana-mātra kṛṣṇera santoṣa</w:t>
      </w:r>
    </w:p>
    <w:p w14:paraId="024ECD1B" w14:textId="4CA908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finds fault with a devotee is himself at fault, for a devotee’s descriptions are meant only for the pleasure of Kṛṣṇa.</w:t>
      </w:r>
    </w:p>
    <w:p w14:paraId="241F482C" w14:textId="7E8EA2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11.110</w:t>
      </w:r>
    </w:p>
    <w:p w14:paraId="5F207E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32EA4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tomāra se premera varṇana</w:t>
      </w:r>
      <w:r w:rsidRPr="00790008">
        <w:rPr>
          <w:rStyle w:val="BookTitle"/>
          <w:rFonts w:asciiTheme="minorHAnsi" w:hAnsiTheme="minorHAnsi" w:cstheme="minorHAnsi"/>
          <w:b w:val="0"/>
          <w:bCs w:val="0"/>
          <w:color w:val="000000"/>
          <w:sz w:val="28"/>
          <w:szCs w:val="28"/>
        </w:rPr>
        <w:br/>
        <w:t>ihāte dūṣibeka kon sāhasika jana?”</w:t>
      </w:r>
    </w:p>
    <w:p w14:paraId="6EB9F807" w14:textId="54DC51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 will dare find fault with your devotional descriptions of Kṛṣṇa’s pastimes?”</w:t>
      </w:r>
    </w:p>
    <w:p w14:paraId="6F6D22F2" w14:textId="6450A2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11.111</w:t>
      </w:r>
    </w:p>
    <w:p w14:paraId="48E288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60F1B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īśvara-purī prabhura uttara</w:t>
      </w:r>
      <w:r w:rsidRPr="00790008">
        <w:rPr>
          <w:rStyle w:val="BookTitle"/>
          <w:rFonts w:asciiTheme="minorHAnsi" w:hAnsiTheme="minorHAnsi" w:cstheme="minorHAnsi"/>
          <w:b w:val="0"/>
          <w:bCs w:val="0"/>
          <w:color w:val="000000"/>
          <w:sz w:val="28"/>
          <w:szCs w:val="28"/>
        </w:rPr>
        <w:br/>
        <w:t>amṛta-siñcita haila sarva-kalevara</w:t>
      </w:r>
    </w:p>
    <w:p w14:paraId="3416B0DF" w14:textId="4F6A24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Nimāi’s reply was like a shower of nectar on the body of Īśvara Purī.</w:t>
      </w:r>
    </w:p>
    <w:p w14:paraId="658C1FA5" w14:textId="5B8E51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11.112</w:t>
      </w:r>
    </w:p>
    <w:p w14:paraId="4BA6E5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112</w:t>
      </w:r>
    </w:p>
    <w:p w14:paraId="47A072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hāsi’ bolena,—“tomāra doṣa nāi</w:t>
      </w:r>
      <w:r w:rsidRPr="00790008">
        <w:rPr>
          <w:rStyle w:val="BookTitle"/>
          <w:rFonts w:asciiTheme="minorHAnsi" w:hAnsiTheme="minorHAnsi" w:cstheme="minorHAnsi"/>
          <w:b w:val="0"/>
          <w:bCs w:val="0"/>
          <w:color w:val="000000"/>
          <w:sz w:val="28"/>
          <w:szCs w:val="28"/>
        </w:rPr>
        <w:br/>
        <w:t>avaśya balibā, doṣa thāke yei ṭhāñi”</w:t>
      </w:r>
    </w:p>
    <w:p w14:paraId="15811540" w14:textId="7CAE59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smiled and said, “You will not be at fault, but You must tell me if there is any error in the book.”</w:t>
      </w:r>
    </w:p>
    <w:p w14:paraId="1419044E" w14:textId="356C3C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11.113</w:t>
      </w:r>
    </w:p>
    <w:p w14:paraId="1EC6E5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02173F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prabhu tā’na saṅge</w:t>
      </w:r>
      <w:r w:rsidRPr="00790008">
        <w:rPr>
          <w:rStyle w:val="BookTitle"/>
          <w:rFonts w:asciiTheme="minorHAnsi" w:hAnsiTheme="minorHAnsi" w:cstheme="minorHAnsi"/>
          <w:b w:val="0"/>
          <w:bCs w:val="0"/>
          <w:color w:val="000000"/>
          <w:sz w:val="28"/>
          <w:szCs w:val="28"/>
        </w:rPr>
        <w:br/>
        <w:t>vicāra karena dui cāri daṇḍa raṅge</w:t>
      </w:r>
    </w:p>
    <w:p w14:paraId="51D88894" w14:textId="714F16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Nimāi would daily sit with Īśvara Purī for one or two hours to discuss his book.</w:t>
      </w:r>
    </w:p>
    <w:p w14:paraId="7AFC8196" w14:textId="5B4212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11.114-119</w:t>
      </w:r>
    </w:p>
    <w:p w14:paraId="44043F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114-119</w:t>
      </w:r>
    </w:p>
    <w:p w14:paraId="7215E27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tā’na kavitva śuniyā</w:t>
      </w:r>
      <w:r w:rsidRPr="00790008">
        <w:rPr>
          <w:rStyle w:val="BookTitle"/>
          <w:rFonts w:asciiTheme="minorHAnsi" w:hAnsiTheme="minorHAnsi" w:cstheme="minorHAnsi"/>
          <w:b w:val="0"/>
          <w:bCs w:val="0"/>
          <w:color w:val="000000"/>
          <w:sz w:val="28"/>
          <w:szCs w:val="28"/>
        </w:rPr>
        <w:br/>
        <w:t>hāsi’ dūṣilena, “dhātu nā lāge” baliyā</w:t>
      </w:r>
    </w:p>
    <w:p w14:paraId="4C9E720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dhātu ’ātmanepadī’ naya”</w:t>
      </w:r>
      <w:r w:rsidRPr="00790008">
        <w:rPr>
          <w:rStyle w:val="BookTitle"/>
          <w:rFonts w:asciiTheme="minorHAnsi" w:hAnsiTheme="minorHAnsi" w:cstheme="minorHAnsi"/>
          <w:b w:val="0"/>
          <w:bCs w:val="0"/>
          <w:color w:val="000000"/>
          <w:sz w:val="28"/>
          <w:szCs w:val="28"/>
        </w:rPr>
        <w:br/>
        <w:t>baliyā calilā prabhu āpana-ālaya</w:t>
      </w:r>
    </w:p>
    <w:p w14:paraId="75898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 o sarva-śāstrete paṇḍita</w:t>
      </w:r>
      <w:r w:rsidRPr="00790008">
        <w:rPr>
          <w:rStyle w:val="BookTitle"/>
          <w:rFonts w:asciiTheme="minorHAnsi" w:hAnsiTheme="minorHAnsi" w:cstheme="minorHAnsi"/>
          <w:b w:val="0"/>
          <w:bCs w:val="0"/>
          <w:color w:val="000000"/>
          <w:sz w:val="28"/>
          <w:szCs w:val="28"/>
        </w:rPr>
        <w:br/>
        <w:t>vidyā-rasa-vicāre o baḍa haraṣita</w:t>
      </w:r>
    </w:p>
    <w:p w14:paraId="37DC353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gele sei ’dhātu’ karena vicāra</w:t>
      </w:r>
      <w:r w:rsidRPr="00790008">
        <w:rPr>
          <w:rStyle w:val="BookTitle"/>
          <w:rFonts w:asciiTheme="minorHAnsi" w:hAnsiTheme="minorHAnsi" w:cstheme="minorHAnsi"/>
          <w:b w:val="0"/>
          <w:bCs w:val="0"/>
          <w:color w:val="000000"/>
          <w:sz w:val="28"/>
          <w:szCs w:val="28"/>
        </w:rPr>
        <w:br/>
        <w:t>siddhānta karena taṅhi aśeṣa-prakāra</w:t>
      </w:r>
    </w:p>
    <w:p w14:paraId="15F1862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’dhātu’ karena ’ātmanepadī’ nāma</w:t>
      </w:r>
      <w:r w:rsidRPr="00790008">
        <w:rPr>
          <w:rStyle w:val="BookTitle"/>
          <w:rFonts w:asciiTheme="minorHAnsi" w:hAnsiTheme="minorHAnsi" w:cstheme="minorHAnsi"/>
          <w:b w:val="0"/>
          <w:bCs w:val="0"/>
          <w:color w:val="000000"/>
          <w:sz w:val="28"/>
          <w:szCs w:val="28"/>
        </w:rPr>
        <w:br/>
        <w:t>āra dine prabhu gele, karena vyākhyāna</w:t>
      </w:r>
    </w:p>
    <w:p w14:paraId="32CFF9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dhātu ’parasmaipadī’ bali’ gelā tumi</w:t>
      </w:r>
      <w:r w:rsidRPr="00790008">
        <w:rPr>
          <w:rStyle w:val="BookTitle"/>
          <w:rFonts w:asciiTheme="minorHAnsi" w:hAnsiTheme="minorHAnsi" w:cstheme="minorHAnsi"/>
          <w:b w:val="0"/>
          <w:bCs w:val="0"/>
          <w:color w:val="000000"/>
          <w:sz w:val="28"/>
          <w:szCs w:val="28"/>
        </w:rPr>
        <w:br/>
        <w:t>tāhā ei sādhiluṅ ’ātmanepadī’ āmi”</w:t>
      </w:r>
    </w:p>
    <w:p w14:paraId="510435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his poetry one day, the Lord smiled and said, “The verb root of this sentence is incorrect. The ātmanepadī form should not be used here.” After saying this, the Lord returned home. Īśvara Purī was a learned scholar in the scriptures, and he enjoyed analyzing scholastic topics. After Nimāi left, Īśvara Purī considered the verb root that he had used and came to a conclusion from many different angles. He left the verb in its ātmanepadī form, and when Nimāi came the next day, he explained, “I have concluded that the verb that You said yesterday should be parasmaipadī should remain ātmanepadī.”</w:t>
      </w:r>
    </w:p>
    <w:p w14:paraId="03ADE467" w14:textId="7ABA1D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Dhātus</w:t>
      </w:r>
      <w:r w:rsidRPr="00790008">
        <w:rPr>
          <w:rStyle w:val="BookTitle"/>
          <w:rFonts w:asciiTheme="minorHAnsi" w:hAnsiTheme="minorHAnsi" w:cstheme="minorHAnsi"/>
          <w:b w:val="0"/>
          <w:bCs w:val="0"/>
          <w:color w:val="000000"/>
          <w:sz w:val="28"/>
          <w:szCs w:val="28"/>
        </w:rPr>
        <w:t xml:space="preserve"> are verb roots that indicate actions. When mixed with the ten inflective </w:t>
      </w:r>
      <w:r w:rsidRPr="00790008">
        <w:rPr>
          <w:rStyle w:val="BookTitle"/>
          <w:rFonts w:asciiTheme="minorHAnsi" w:hAnsiTheme="minorHAnsi" w:cstheme="minorHAnsi"/>
          <w:b w:val="0"/>
          <w:bCs w:val="0"/>
          <w:color w:val="000000"/>
          <w:sz w:val="28"/>
          <w:szCs w:val="28"/>
        </w:rPr>
        <w:lastRenderedPageBreak/>
        <w:t xml:space="preserve">classes beginning with </w:t>
      </w:r>
      <w:r w:rsidRPr="00790008">
        <w:rPr>
          <w:rStyle w:val="BookTitle"/>
          <w:rFonts w:asciiTheme="minorHAnsi" w:hAnsiTheme="minorHAnsi" w:cstheme="minorHAnsi"/>
          <w:b w:val="0"/>
          <w:bCs w:val="0"/>
          <w:i/>
          <w:iCs/>
          <w:color w:val="000000"/>
          <w:sz w:val="28"/>
          <w:szCs w:val="28"/>
        </w:rPr>
        <w:t>laṭ</w:t>
      </w:r>
      <w:r w:rsidRPr="00790008">
        <w:rPr>
          <w:rStyle w:val="BookTitle"/>
          <w:rFonts w:asciiTheme="minorHAnsi" w:hAnsiTheme="minorHAnsi" w:cstheme="minorHAnsi"/>
          <w:b w:val="0"/>
          <w:bCs w:val="0"/>
          <w:color w:val="000000"/>
          <w:sz w:val="28"/>
          <w:szCs w:val="28"/>
        </w:rPr>
        <w:t xml:space="preserve"> they produce the various tenses and moods. Considering each verb in the three persons and three numbers results in nine forms for each tense and mood. Some of these roots are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and some are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and apart from these, some are </w:t>
      </w:r>
      <w:r w:rsidRPr="00790008">
        <w:rPr>
          <w:rStyle w:val="BookTitle"/>
          <w:rFonts w:asciiTheme="minorHAnsi" w:hAnsiTheme="minorHAnsi" w:cstheme="minorHAnsi"/>
          <w:b w:val="0"/>
          <w:bCs w:val="0"/>
          <w:i/>
          <w:iCs/>
          <w:color w:val="000000"/>
          <w:sz w:val="28"/>
          <w:szCs w:val="28"/>
        </w:rPr>
        <w:t>ubhayapadī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roots have 90 forms, and there are the same number of </w:t>
      </w:r>
      <w:r w:rsidRPr="00790008">
        <w:rPr>
          <w:rStyle w:val="BookTitle"/>
          <w:rFonts w:asciiTheme="minorHAnsi" w:hAnsiTheme="minorHAnsi" w:cstheme="minorHAnsi"/>
          <w:b w:val="0"/>
          <w:bCs w:val="0"/>
          <w:i/>
          <w:iCs/>
          <w:color w:val="000000"/>
          <w:sz w:val="28"/>
          <w:szCs w:val="28"/>
        </w:rPr>
        <w:t xml:space="preserve">ātmanepadī </w:t>
      </w:r>
      <w:r w:rsidRPr="00790008">
        <w:rPr>
          <w:rStyle w:val="BookTitle"/>
          <w:rFonts w:asciiTheme="minorHAnsi" w:hAnsiTheme="minorHAnsi" w:cstheme="minorHAnsi"/>
          <w:b w:val="0"/>
          <w:bCs w:val="0"/>
          <w:color w:val="000000"/>
          <w:sz w:val="28"/>
          <w:szCs w:val="28"/>
        </w:rPr>
        <w:t>forms. Thus altogether there are 180 forms of these two kinds of roots.</w:t>
      </w:r>
    </w:p>
    <w:p w14:paraId="411FF2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Nimai Paṇḍita said that the form of the root in the verse spoken by Īśvara Purī was not </w:t>
      </w:r>
      <w:r w:rsidRPr="00790008">
        <w:rPr>
          <w:rStyle w:val="BookTitle"/>
          <w:rFonts w:asciiTheme="minorHAnsi" w:hAnsiTheme="minorHAnsi" w:cstheme="minorHAnsi"/>
          <w:b w:val="0"/>
          <w:bCs w:val="0"/>
          <w:i/>
          <w:iCs/>
          <w:color w:val="000000"/>
          <w:sz w:val="28"/>
          <w:szCs w:val="28"/>
        </w:rPr>
        <w:t xml:space="preserve">ātmanepadī, </w:t>
      </w:r>
      <w:r w:rsidRPr="00790008">
        <w:rPr>
          <w:rStyle w:val="BookTitle"/>
          <w:rFonts w:asciiTheme="minorHAnsi" w:hAnsiTheme="minorHAnsi" w:cstheme="minorHAnsi"/>
          <w:b w:val="0"/>
          <w:bCs w:val="0"/>
          <w:color w:val="000000"/>
          <w:sz w:val="28"/>
          <w:szCs w:val="28"/>
        </w:rPr>
        <w:t xml:space="preserve">Īśvara Purīpāda concluded that according to grammar the form of the root was </w:t>
      </w:r>
      <w:r w:rsidRPr="00790008">
        <w:rPr>
          <w:rStyle w:val="BookTitle"/>
          <w:rFonts w:asciiTheme="minorHAnsi" w:hAnsiTheme="minorHAnsi" w:cstheme="minorHAnsi"/>
          <w:b w:val="0"/>
          <w:bCs w:val="0"/>
          <w:i/>
          <w:iCs/>
          <w:color w:val="000000"/>
          <w:sz w:val="28"/>
          <w:szCs w:val="28"/>
        </w:rPr>
        <w:t>ubhayapadī.</w:t>
      </w:r>
      <w:r w:rsidRPr="00790008">
        <w:rPr>
          <w:rStyle w:val="BookTitle"/>
          <w:rFonts w:asciiTheme="minorHAnsi" w:hAnsiTheme="minorHAnsi" w:cstheme="minorHAnsi"/>
          <w:b w:val="0"/>
          <w:bCs w:val="0"/>
          <w:color w:val="000000"/>
          <w:sz w:val="28"/>
          <w:szCs w:val="28"/>
        </w:rPr>
        <w:t xml:space="preserve"> Therefore there was no fault in using the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form of the root.</w:t>
      </w:r>
    </w:p>
    <w:p w14:paraId="01AE881C" w14:textId="0AE27D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11.120</w:t>
      </w:r>
    </w:p>
    <w:p w14:paraId="1FA84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7A2D1D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vyākhyāna śuniyā prabhu parama-santoṣa</w:t>
      </w:r>
      <w:r w:rsidRPr="00790008">
        <w:rPr>
          <w:rStyle w:val="BookTitle"/>
          <w:rFonts w:asciiTheme="minorHAnsi" w:hAnsiTheme="minorHAnsi" w:cstheme="minorHAnsi"/>
          <w:b w:val="0"/>
          <w:bCs w:val="0"/>
          <w:color w:val="000000"/>
          <w:sz w:val="28"/>
          <w:szCs w:val="28"/>
        </w:rPr>
        <w:br/>
        <w:t>bhṛtya-jaya-nimitta nā dena āra doṣa</w:t>
      </w:r>
    </w:p>
    <w:p w14:paraId="42FD888C" w14:textId="6F9D21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heard his explanation, He was most satisfied with His servant’s victory and He did not find any further fault.</w:t>
      </w:r>
    </w:p>
    <w:p w14:paraId="136C2879" w14:textId="5AFA51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11.121</w:t>
      </w:r>
    </w:p>
    <w:p w14:paraId="375953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19A22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kāla prabhu bāḍāyena bhṛtya-jaya’</w:t>
      </w:r>
      <w:r w:rsidRPr="00790008">
        <w:rPr>
          <w:rStyle w:val="BookTitle"/>
          <w:rFonts w:asciiTheme="minorHAnsi" w:hAnsiTheme="minorHAnsi" w:cstheme="minorHAnsi"/>
          <w:b w:val="0"/>
          <w:bCs w:val="0"/>
          <w:color w:val="000000"/>
          <w:sz w:val="28"/>
          <w:szCs w:val="28"/>
        </w:rPr>
        <w:br/>
        <w:t>ei tā’na svabhāva sakala vede kaya</w:t>
      </w:r>
    </w:p>
    <w:p w14:paraId="425ABC5B" w14:textId="2FC271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declare that the Lord by nature always expands His devotees’ glories by making them victorious.</w:t>
      </w:r>
    </w:p>
    <w:p w14:paraId="2DF8C9B9" w14:textId="4D6C4C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11.122</w:t>
      </w:r>
    </w:p>
    <w:p w14:paraId="3C5F8F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25A147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kata-dina vidyā-rasa-raṅge</w:t>
      </w:r>
      <w:r w:rsidRPr="00790008">
        <w:rPr>
          <w:rStyle w:val="BookTitle"/>
          <w:rFonts w:asciiTheme="minorHAnsi" w:hAnsiTheme="minorHAnsi" w:cstheme="minorHAnsi"/>
          <w:b w:val="0"/>
          <w:bCs w:val="0"/>
          <w:color w:val="000000"/>
          <w:sz w:val="28"/>
          <w:szCs w:val="28"/>
        </w:rPr>
        <w:br/>
        <w:t>āchilā īśvara-purī gauracandra-saṅge</w:t>
      </w:r>
    </w:p>
    <w:p w14:paraId="29EE1D88" w14:textId="21250E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Īśvara Purī passed a few months enjoying scholastic pastimes with Śrī Gauracandra.</w:t>
      </w:r>
    </w:p>
    <w:p w14:paraId="2EEFB9E8" w14:textId="0BB405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11.123</w:t>
      </w:r>
    </w:p>
    <w:p w14:paraId="3DBBC8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0A6A3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cañcala—ekatra nahe sthiti</w:t>
      </w:r>
      <w:r w:rsidRPr="00790008">
        <w:rPr>
          <w:rStyle w:val="BookTitle"/>
          <w:rFonts w:asciiTheme="minorHAnsi" w:hAnsiTheme="minorHAnsi" w:cstheme="minorHAnsi"/>
          <w:b w:val="0"/>
          <w:bCs w:val="0"/>
          <w:color w:val="000000"/>
          <w:sz w:val="28"/>
          <w:szCs w:val="28"/>
        </w:rPr>
        <w:br/>
        <w:t>paryaṭane calilā pavitra kari’ kṣiti</w:t>
      </w:r>
    </w:p>
    <w:p w14:paraId="727178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however, would not remain in one place due to the restless nature of his ecstatic love. He thus went out on pilgrimage to purify the earth.</w:t>
      </w:r>
    </w:p>
    <w:p w14:paraId="603EACF4" w14:textId="2977C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After purifying the town of Navadvīpa, Śrī Īśvara Purīpāda went elsewhere for the service of Kṛṣṇa. Such traveling to different places by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is considered restlessness by fools. But those who have strong enthusiasm for serving Kṛṣṇa are not solicitors of material objects for sense gratification like the ordinary materialistic fools.</w:t>
      </w:r>
    </w:p>
    <w:p w14:paraId="5F7DEA13" w14:textId="362268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11.124</w:t>
      </w:r>
    </w:p>
    <w:p w14:paraId="7C89C8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0FCEF3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īśvara-purīra puṇya-kathā</w:t>
      </w:r>
      <w:r w:rsidRPr="00790008">
        <w:rPr>
          <w:rStyle w:val="BookTitle"/>
          <w:rFonts w:asciiTheme="minorHAnsi" w:hAnsiTheme="minorHAnsi" w:cstheme="minorHAnsi"/>
          <w:b w:val="0"/>
          <w:bCs w:val="0"/>
          <w:color w:val="000000"/>
          <w:sz w:val="28"/>
          <w:szCs w:val="28"/>
        </w:rPr>
        <w:br/>
        <w:t>tā’na vāsa haya kṛṣṇa-pāda-padma yathā</w:t>
      </w:r>
    </w:p>
    <w:p w14:paraId="10E437B4" w14:textId="03EC00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auspicious topics about Śrī Īśvara Purī lives at the lotus feet of Lord Kṛṣṇa.</w:t>
      </w:r>
    </w:p>
    <w:p w14:paraId="1E399E47" w14:textId="73C2F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11.125-126</w:t>
      </w:r>
    </w:p>
    <w:p w14:paraId="2379D1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125-126</w:t>
      </w:r>
    </w:p>
    <w:p w14:paraId="13754E2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prema mādhavendra-purīra śarīre</w:t>
      </w:r>
      <w:r w:rsidRPr="00790008">
        <w:rPr>
          <w:rStyle w:val="BookTitle"/>
          <w:rFonts w:asciiTheme="minorHAnsi" w:hAnsiTheme="minorHAnsi" w:cstheme="minorHAnsi"/>
          <w:b w:val="0"/>
          <w:bCs w:val="0"/>
          <w:color w:val="000000"/>
          <w:sz w:val="28"/>
          <w:szCs w:val="28"/>
        </w:rPr>
        <w:br/>
        <w:t>santoṣe dilena saba īśvara-purīre</w:t>
      </w:r>
    </w:p>
    <w:p w14:paraId="6786F6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gurura prema kṛṣṇera prasāde</w:t>
      </w:r>
      <w:r w:rsidRPr="00790008">
        <w:rPr>
          <w:rStyle w:val="BookTitle"/>
          <w:rFonts w:asciiTheme="minorHAnsi" w:hAnsiTheme="minorHAnsi" w:cstheme="minorHAnsi"/>
          <w:b w:val="0"/>
          <w:bCs w:val="0"/>
          <w:color w:val="000000"/>
          <w:sz w:val="28"/>
          <w:szCs w:val="28"/>
        </w:rPr>
        <w:br/>
        <w:t>bhramena īśvara-purī ati nirvirodhe</w:t>
      </w:r>
    </w:p>
    <w:p w14:paraId="6B7227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Mādhavendra Purī happily gave the complete treasure of his ecstatic love to Śrī Īśvara Purī. By the mercy of Kṛṣṇa, Śrī Īśvara Purī obtained love of God from his spiritual master, so he traveled free from all anxieties.</w:t>
      </w:r>
    </w:p>
    <w:p w14:paraId="14A1FE8A" w14:textId="06399E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Śrī Īśvara Purīpāda’s respectful and unalloyed service to his spiritual master, Śrī Mādhavendra Purīpāda, and the attainment of his mercy is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8.26-30).</w:t>
      </w:r>
    </w:p>
    <w:p w14:paraId="25AEA0CB" w14:textId="77B6D5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11.127</w:t>
      </w:r>
    </w:p>
    <w:p w14:paraId="375B49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E9516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2FAE5A7B" w14:textId="3FA957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ED1E7F1"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Eleven, entitled, “Meeting with Śrī Īśvara Purī.”</w:t>
      </w:r>
    </w:p>
    <w:p w14:paraId="65BBD86C" w14:textId="5982CF2F"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12: The Lord’s Wandering Throughout Navadv</w:t>
      </w:r>
      <w:ins w:id="172" w:author="your servant" w:date="2020-08-30T19:30:00Z">
        <w:r w:rsidR="006E5183">
          <w:rPr>
            <w:rStyle w:val="BookTitle"/>
            <w:rFonts w:asciiTheme="minorHAnsi" w:hAnsiTheme="minorHAnsi" w:cstheme="minorHAnsi"/>
            <w:b w:val="0"/>
            <w:bCs w:val="0"/>
            <w:vanish w:val="0"/>
            <w:color w:val="004080"/>
            <w:sz w:val="20"/>
            <w:szCs w:val="20"/>
          </w:rPr>
          <w:t>ī</w:t>
        </w:r>
      </w:ins>
      <w:r w:rsidRPr="00790008">
        <w:rPr>
          <w:rStyle w:val="BookTitle"/>
          <w:rFonts w:asciiTheme="minorHAnsi" w:hAnsiTheme="minorHAnsi" w:cstheme="minorHAnsi"/>
          <w:b w:val="0"/>
          <w:bCs w:val="0"/>
          <w:vanish w:val="0"/>
          <w:color w:val="004080"/>
          <w:sz w:val="20"/>
          <w:szCs w:val="20"/>
        </w:rPr>
        <w:t>pa</w:t>
      </w:r>
    </w:p>
    <w:p w14:paraId="726A993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Twelve: The Lord’s Wandering Throughout Navadvīpa</w:t>
      </w:r>
    </w:p>
    <w:p w14:paraId="7E841D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mainly describes Śrī Gaurāṅga’s wandering the streets of Navadvīpa, His discussing scriptures on the bank of the Ganges, and His manifestation of various opulences.</w:t>
      </w:r>
    </w:p>
    <w:p w14:paraId="2D7D1C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Among the best of teachers, learned scholars, and Bhaṭṭācāryas of Navadvīpa, none could stand before or defeat Nimāi in debate. In the company of His disciples, Nimāi wandered the streets of Navadvīpa like an independent Lord. One day by providence Nimāi met Mukunda on the path and asked him why he stayed away from Him, and then Nimāi also told Mukunda that if he could not answer His question He would not leave him alone. Knowing that Nimāi had knowledge of only grammar, Mukunda resolved to silence Him by asking Him questions on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Nimāi, however, pointed out various ālaṅkāric faults while totally breaking Mukunda’s poetic talent to pieces. Seeing Nimāi’s unlimited knowledge, Mukunda was astonished and resolved, “If such an intelligent person became a devotee of Kṛṣṇa, I would never leave His association.” On another day, when Nimāi met Gadādhara Paṇḍita, He asked him the symptoms of liberation. When Gadādhara told the Lord the symptoms of liberation according to the conclusions of the </w:t>
      </w:r>
      <w:r w:rsidRPr="00790008">
        <w:rPr>
          <w:rStyle w:val="BookTitle"/>
          <w:rFonts w:asciiTheme="minorHAnsi" w:hAnsiTheme="minorHAnsi" w:cstheme="minorHAnsi"/>
          <w:b w:val="0"/>
          <w:bCs w:val="0"/>
          <w:i/>
          <w:iCs/>
          <w:color w:val="000000"/>
          <w:sz w:val="28"/>
          <w:szCs w:val="28"/>
        </w:rPr>
        <w:t>nyāya-śāstras</w:t>
      </w:r>
      <w:r w:rsidRPr="00790008">
        <w:rPr>
          <w:rStyle w:val="BookTitle"/>
          <w:rFonts w:asciiTheme="minorHAnsi" w:hAnsiTheme="minorHAnsi" w:cstheme="minorHAnsi"/>
          <w:b w:val="0"/>
          <w:bCs w:val="0"/>
          <w:color w:val="000000"/>
          <w:sz w:val="28"/>
          <w:szCs w:val="28"/>
        </w:rPr>
        <w:t xml:space="preserve">, the Lord pointed out various faults. When Gadādhara Paṇḍita said, “Mitigation of excessive misery is the symptom of liberation,” Mahāprabhu, the master of Sarasvatī, refuted it. Every afternoon Nimāi discussed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with students on the bank of the Ganges.</w:t>
      </w:r>
    </w:p>
    <w:p w14:paraId="33BE7A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Vaiṣṇavas were greatly pleased to hear the Lord’s wonderful explanations of the scriptures, they thought that if such a learned person as Nimāi became a devotee of Kṛṣṇa, then everything would be successful. The devotees prayed in this way: “Let Nimāi have attachment for Kṛṣṇa.” Out of love, some blessed Him, saying, “Let Nimāi attain devotion to Kṛṣṇa.” Whenever Nimāi saw the devotees headed by Śrīvāsa, He manifested the pastime of offering obeisances, thus demonstrating by His own behavior that devotional service to Kṛṣṇa is awakened only by the blessings of devotees. According to their respective mentality and qualification, various people saw the Lord in various ways. Even the Yavanas were attracted to the Lord when they saw Him. Nimāi taught His students grammar in the Caṇḍī-maṇḍapa hall within the courtyard of the fortunate Mukunda Sañjaya of Navadvīpa.</w:t>
      </w:r>
    </w:p>
    <w:p w14:paraId="2D6818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the Lord manifested transformations of ecstatic love on the pretext of a disorder of winds. Being illusioned by Yogamāyā, the Lord’s friends and relatives, </w:t>
      </w:r>
      <w:r w:rsidRPr="00790008">
        <w:rPr>
          <w:rStyle w:val="BookTitle"/>
          <w:rFonts w:asciiTheme="minorHAnsi" w:hAnsiTheme="minorHAnsi" w:cstheme="minorHAnsi"/>
          <w:b w:val="0"/>
          <w:bCs w:val="0"/>
          <w:color w:val="000000"/>
          <w:sz w:val="28"/>
          <w:szCs w:val="28"/>
        </w:rPr>
        <w:lastRenderedPageBreak/>
        <w:t>who have natural affection for Him, applied various medicinal oils on the Lord’s head. Sometimes the Lord, who always enjoys pastimes, proudly and loudly disclosed the truth about Himself. When by His own sweet will the Lord manifested a return to His normal state, everyone there happily chanted the names of Hari. At that time the residents of Nadia, whose only life and soul was Śrī Gaura, joyfully distributed clothes and other items to the poor and distressed.</w:t>
      </w:r>
    </w:p>
    <w:p w14:paraId="0D8FF95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sporting in the waters of the Ganges with His students at noontime, the Lord would return home, worship Lord Kṛṣṇa, offer water to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circumambulate her, and then accept foodstuffs given by Lakṣmīpriyā. After glancing towards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for some time, He would again leave for teaching. On His way, He would talk and joke with the residents of Navadvīpa.</w:t>
      </w:r>
    </w:p>
    <w:p w14:paraId="675E15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on reaching the house of a weaver, Nimāi asked for some cloth and accepted what was given without payment. Another day Nimāi went to the house of some cowherd men and asked for some yogurt and milk. Addressing the Lord as </w:t>
      </w:r>
      <w:r w:rsidRPr="00790008">
        <w:rPr>
          <w:rStyle w:val="BookTitle"/>
          <w:rFonts w:asciiTheme="minorHAnsi" w:hAnsiTheme="minorHAnsi" w:cstheme="minorHAnsi"/>
          <w:b w:val="0"/>
          <w:bCs w:val="0"/>
          <w:i/>
          <w:iCs/>
          <w:color w:val="000000"/>
          <w:sz w:val="28"/>
          <w:szCs w:val="28"/>
        </w:rPr>
        <w:t>māmā</w:t>
      </w:r>
      <w:r w:rsidRPr="00790008">
        <w:rPr>
          <w:rStyle w:val="BookTitle"/>
          <w:rFonts w:asciiTheme="minorHAnsi" w:hAnsiTheme="minorHAnsi" w:cstheme="minorHAnsi"/>
          <w:b w:val="0"/>
          <w:bCs w:val="0"/>
          <w:color w:val="000000"/>
          <w:sz w:val="28"/>
          <w:szCs w:val="28"/>
        </w:rPr>
        <w:t>, or uncle, the cowherd men joked with Him in various ways and gave Him plenty of yogurt and milk free of charge. The Lord also revealed the truth about His own identity on the pretext of joking with them. One day the Lord accepted various divine perfumes from the perfume merchant, one day He accepted a garland of various flowers from the florist, and one day He accepted betel nuts and similar spices from the pan merchant; in this way the Lord pleased them by accepting their free gifts. Being overwhelmed on seeing the matchless beauty of the Lord, everyone offered Him various free items. On another day when He arrived at the house of a conch merchant, the conch merchant gave Gaura-Nārāyaṇa a conch and offered his obeisances. He did not ask any payment in exchange.</w:t>
      </w:r>
    </w:p>
    <w:p w14:paraId="1F59F9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the Lord went to the house of an astrologer and asked about the details of His previous birth. As soon as the astrologer began to chant the Gopāla mantra in order to calculate the Lord’s horoscope, he immediately saw various pastimes of Kṛṣṇa and wonderful forms of the Lord in his meditation. While seeing those wonderful forms, the astrologer opened his eyes and saw Gaurahari before him and then again entered into his meditation; but by the influence of the Lord’s internal potency, he could not recognize the Lord. Struck with wonder, he thought, “Perhaps a demigod or someone expert in mantras has come here in the guise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to test me.”</w:t>
      </w:r>
    </w:p>
    <w:p w14:paraId="59C847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the Lord went to the house of Śrīdhara and asked him, “Though you are serving the husband of Lakṣmī, why are you bereft of food and clothes? And why </w:t>
      </w:r>
      <w:r w:rsidRPr="00790008">
        <w:rPr>
          <w:rStyle w:val="BookTitle"/>
          <w:rFonts w:asciiTheme="minorHAnsi" w:hAnsiTheme="minorHAnsi" w:cstheme="minorHAnsi"/>
          <w:b w:val="0"/>
          <w:bCs w:val="0"/>
          <w:color w:val="000000"/>
          <w:sz w:val="28"/>
          <w:szCs w:val="28"/>
        </w:rPr>
        <w:lastRenderedPageBreak/>
        <w:t>is your house old and broken? Why are ordinary people who worship Durgā and Viṣahari so materially prosperous?” In reply, Śrīdhara said, “A king living in a palace and eating palatable foodstuffs and a bird living in its nest in a tree and eating whatever it finds in various places both pass their time in the same way. There is no difference in their enjoyment of happiness, because everyone enjoys their respective fruits of karma.” In this way, on the pretext of joking, the Lord disclosed the glories of a devotee and daily obtained banana shoots, bananas, and banana flowers free of charge from Śrīdhara. The Lord revealed the truth of His own identity while disclosing the glories of Śrīdhara. He indicated that He belonged to a family of cowherds and that He was the controller of the Ganges and other energies. Then, as the Lord returned home from the house of Śrīdhara, His students also returned to their homes after the completion of their studies.</w:t>
      </w:r>
    </w:p>
    <w:p w14:paraId="735F943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when the Lord saw the full moon in the sky, He became absorbed in the mood of Śrī Vṛndāvanacandra, and in that mood He began to play wonderfully on a flute. No one other than Śacīdevī could hear the sound of that flute. After hearing that sweet sound, Śacīdevī came out of the room and saw Nimāi sitting at the door of the Viṣṇu temple. As Śacīdevī approached she could no longer hear the sound of the flute but she saw the moon directly manifest on her son’s chest. In this way Śacīdevī regularly saw unlimited opulences of Lord Gaura.</w:t>
      </w:r>
    </w:p>
    <w:p w14:paraId="34C4E5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when Śrīvāsa Paṇḍita met the Lord on the pathway, he asked Him, “Nimāi, why are You wasting time by not engaging Your mind in the worship of Kṛṣṇa? What will You gain by studying and teaching day and night? People study only for the purpose of understanding devotional service to Kṛṣṇa. If that is not achieved, then what is the benefit of such useless education? Therefore, do not waste anymore time. You have studied enough. Now, without wasting another moment, begin worshiping Kṛṣṇa.” Hearing these words from the mouth of His devotee, the Lord said, “O Paṇḍita! You are a devotee; by your mercy, I will certainly be able to worship Kṛṣṇa.”</w:t>
      </w:r>
    </w:p>
    <w:p w14:paraId="00A662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conclusion, since the author, who is the king of devotees, did not take birth during the Lord’s scholastic pastimes, he humbly laments that though he was bereft of experiencing this happiness, he nevertheless begs for the mercy of Gaurasundara and prays that remembrance of the transcendental pastimes of Gaura be ever illuminated in his heart in every birth. Wherever Śrī Gaurasundara and Nityānanda enact Their pastimes with Their associates, the author’s only prayer is to remain with Them as Their servant.</w:t>
      </w:r>
    </w:p>
    <w:p w14:paraId="0A0C9027" w14:textId="3B5BAB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w:t>
      </w:r>
    </w:p>
    <w:p w14:paraId="1F02CC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w:t>
      </w:r>
    </w:p>
    <w:p w14:paraId="5BD912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śrī-gaurasundara</w:t>
      </w:r>
      <w:r w:rsidRPr="00790008">
        <w:rPr>
          <w:rStyle w:val="BookTitle"/>
          <w:rFonts w:asciiTheme="minorHAnsi" w:hAnsiTheme="minorHAnsi" w:cstheme="minorHAnsi"/>
          <w:b w:val="0"/>
          <w:bCs w:val="0"/>
          <w:color w:val="000000"/>
          <w:sz w:val="28"/>
          <w:szCs w:val="28"/>
        </w:rPr>
        <w:br/>
        <w:t>jaya hauka prabhura yateka anucara</w:t>
      </w:r>
    </w:p>
    <w:p w14:paraId="69A3624E" w14:textId="1885B0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Mahāprabhu Śrī Gaurasundara! All glories to the followers of the Lord!</w:t>
      </w:r>
    </w:p>
    <w:p w14:paraId="3BFF3C74" w14:textId="5DFE1F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w:t>
      </w:r>
    </w:p>
    <w:p w14:paraId="49BEF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74888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navadvīpe śrī-gaurasundara</w:t>
      </w:r>
      <w:r w:rsidRPr="00790008">
        <w:rPr>
          <w:rStyle w:val="BookTitle"/>
          <w:rFonts w:asciiTheme="minorHAnsi" w:hAnsiTheme="minorHAnsi" w:cstheme="minorHAnsi"/>
          <w:b w:val="0"/>
          <w:bCs w:val="0"/>
          <w:color w:val="000000"/>
          <w:sz w:val="28"/>
          <w:szCs w:val="28"/>
        </w:rPr>
        <w:br/>
        <w:t>pustaka laiyā krīḍā kare nirantara</w:t>
      </w:r>
    </w:p>
    <w:p w14:paraId="7ADF85FD" w14:textId="319678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with book in hand, always enjoyed pastimes in Navadvīpa.</w:t>
      </w:r>
    </w:p>
    <w:p w14:paraId="6C242C6D" w14:textId="7A3978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w:t>
      </w:r>
    </w:p>
    <w:p w14:paraId="42C932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CAD77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adhyāpaka, prabhu cālena sabāre</w:t>
      </w:r>
      <w:r w:rsidRPr="00790008">
        <w:rPr>
          <w:rStyle w:val="BookTitle"/>
          <w:rFonts w:asciiTheme="minorHAnsi" w:hAnsiTheme="minorHAnsi" w:cstheme="minorHAnsi"/>
          <w:b w:val="0"/>
          <w:bCs w:val="0"/>
          <w:color w:val="000000"/>
          <w:sz w:val="28"/>
          <w:szCs w:val="28"/>
        </w:rPr>
        <w:br/>
        <w:t>prabodhite śakti kona jana nāhi dhare</w:t>
      </w:r>
    </w:p>
    <w:p w14:paraId="4172FA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challenged any teacher He would meet, but none of them had the power to defeat Him.</w:t>
      </w:r>
    </w:p>
    <w:p w14:paraId="10995A15" w14:textId="156AE8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defeated in scriptural debate all the teachers of Navadvīpa, which was the center of education. None of the teachers could compete with Him or satisfy Him with answers to His challenges.</w:t>
      </w:r>
    </w:p>
    <w:p w14:paraId="662197EA" w14:textId="4B1472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w:t>
      </w:r>
    </w:p>
    <w:p w14:paraId="31CDE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D8AAB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vyākaraṇa-śāstre sabe vidyāra ādāna</w:t>
      </w:r>
      <w:r w:rsidRPr="00790008">
        <w:rPr>
          <w:rStyle w:val="BookTitle"/>
          <w:rFonts w:asciiTheme="minorHAnsi" w:hAnsiTheme="minorHAnsi" w:cstheme="minorHAnsi"/>
          <w:b w:val="0"/>
          <w:bCs w:val="0"/>
          <w:color w:val="000000"/>
          <w:sz w:val="28"/>
          <w:szCs w:val="28"/>
        </w:rPr>
        <w:br/>
        <w:t>bhaṭṭācārya-prati o nāhika tṛṇa-jñāna</w:t>
      </w:r>
    </w:p>
    <w:p w14:paraId="116409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was simply a student of grammar, He nevertheless considered the learned Bhaṭṭācāryas to be as insignificant as grass.</w:t>
      </w:r>
    </w:p>
    <w:p w14:paraId="6602E84B" w14:textId="72FA8F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Learned scholars who are expert in philosophical literatures are known as Bhaṭṭācāryas. Although the Lord was studying and teaching only grammar, He nevertheless did not consider such great scholars as equal to even grass.</w:t>
      </w:r>
    </w:p>
    <w:p w14:paraId="18966D79" w14:textId="4BBF8E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w:t>
      </w:r>
    </w:p>
    <w:p w14:paraId="5DF287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385AA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svānubhavānande kare’ nagara-bhramaṇa</w:t>
      </w:r>
      <w:r w:rsidRPr="00790008">
        <w:rPr>
          <w:rStyle w:val="BookTitle"/>
          <w:rFonts w:asciiTheme="minorHAnsi" w:hAnsiTheme="minorHAnsi" w:cstheme="minorHAnsi"/>
          <w:b w:val="0"/>
          <w:bCs w:val="0"/>
          <w:color w:val="000000"/>
          <w:sz w:val="28"/>
          <w:szCs w:val="28"/>
        </w:rPr>
        <w:br/>
        <w:t>saṁhati parama-bhāgyavanta śiṣya-gaṇa</w:t>
      </w:r>
    </w:p>
    <w:p w14:paraId="564280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self-satisfied Lord traveled throughout Navadvīpa along with His most </w:t>
      </w:r>
      <w:r w:rsidRPr="00790008">
        <w:rPr>
          <w:rStyle w:val="BookTitle"/>
          <w:rFonts w:asciiTheme="minorHAnsi" w:hAnsiTheme="minorHAnsi" w:cstheme="minorHAnsi"/>
          <w:b/>
          <w:bCs/>
          <w:color w:val="800000"/>
          <w:sz w:val="28"/>
          <w:szCs w:val="28"/>
        </w:rPr>
        <w:lastRenderedPageBreak/>
        <w:t>fortunate students.</w:t>
      </w:r>
    </w:p>
    <w:p w14:paraId="7DC24F0C" w14:textId="45C94A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one was able to contradict the Lord’s realized knowledge. The Lord wandered the streets of Navadvīpa by His own sweet will. At that time the most fortunate subordinate students kept company with the Lord.</w:t>
      </w:r>
    </w:p>
    <w:p w14:paraId="225F7573" w14:textId="06BC6D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w:t>
      </w:r>
    </w:p>
    <w:p w14:paraId="43297A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8E621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mukundera saṅge daraśana</w:t>
      </w:r>
      <w:r w:rsidRPr="00790008">
        <w:rPr>
          <w:rStyle w:val="BookTitle"/>
          <w:rFonts w:asciiTheme="minorHAnsi" w:hAnsiTheme="minorHAnsi" w:cstheme="minorHAnsi"/>
          <w:b w:val="0"/>
          <w:bCs w:val="0"/>
          <w:color w:val="000000"/>
          <w:sz w:val="28"/>
          <w:szCs w:val="28"/>
        </w:rPr>
        <w:br/>
        <w:t>haste dhari’ prabhu tā’ne bolena vacana</w:t>
      </w:r>
    </w:p>
    <w:p w14:paraId="57CCD072" w14:textId="08E5F4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by providence the Lord met Mukunda on the road. The Lord held Mukunda’s hand and spoke to him.</w:t>
      </w:r>
    </w:p>
    <w:p w14:paraId="676584F2" w14:textId="7035B3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w:t>
      </w:r>
    </w:p>
    <w:p w14:paraId="3CAA28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2439C2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dekhiyā tumi ki-kārye pālāo?</w:t>
      </w:r>
      <w:r w:rsidRPr="00790008">
        <w:rPr>
          <w:rStyle w:val="BookTitle"/>
          <w:rFonts w:asciiTheme="minorHAnsi" w:hAnsiTheme="minorHAnsi" w:cstheme="minorHAnsi"/>
          <w:b w:val="0"/>
          <w:bCs w:val="0"/>
          <w:color w:val="000000"/>
          <w:sz w:val="28"/>
          <w:szCs w:val="28"/>
        </w:rPr>
        <w:br/>
        <w:t>āji āmā’ prabodhiyā vinā dekhi yāo?”</w:t>
      </w:r>
    </w:p>
    <w:p w14:paraId="78C449CE" w14:textId="2F9FE5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you run away as soon as you see Me? Let me see how you run away today without answering Me.”</w:t>
      </w:r>
    </w:p>
    <w:p w14:paraId="1D505D13" w14:textId="37D0DE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w:t>
      </w:r>
    </w:p>
    <w:p w14:paraId="2F0F51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015C8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bhāve mukunda,—“āji jinimu kemane?</w:t>
      </w:r>
      <w:r w:rsidRPr="00790008">
        <w:rPr>
          <w:rStyle w:val="BookTitle"/>
          <w:rFonts w:asciiTheme="minorHAnsi" w:hAnsiTheme="minorHAnsi" w:cstheme="minorHAnsi"/>
          <w:b w:val="0"/>
          <w:bCs w:val="0"/>
          <w:color w:val="000000"/>
          <w:sz w:val="28"/>
          <w:szCs w:val="28"/>
        </w:rPr>
        <w:br/>
        <w:t>ihāna abhyāsa saba mātra vyākaraṇe</w:t>
      </w:r>
    </w:p>
    <w:p w14:paraId="7BA06406" w14:textId="56FA01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thought, “How will I defeat Him today? He is well versed only in grammar.</w:t>
      </w:r>
    </w:p>
    <w:p w14:paraId="532A2A92" w14:textId="148519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w:t>
      </w:r>
    </w:p>
    <w:p w14:paraId="13B00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F963D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ṭhekāimu āji jijñāsiyā ’alaṅkāra!</w:t>
      </w:r>
      <w:r w:rsidRPr="00790008">
        <w:rPr>
          <w:rStyle w:val="BookTitle"/>
          <w:rFonts w:asciiTheme="minorHAnsi" w:hAnsiTheme="minorHAnsi" w:cstheme="minorHAnsi"/>
          <w:b w:val="0"/>
          <w:bCs w:val="0"/>
          <w:color w:val="000000"/>
          <w:sz w:val="28"/>
          <w:szCs w:val="28"/>
        </w:rPr>
        <w:br/>
        <w:t>mora sane yena garva nā karena āra!”</w:t>
      </w:r>
    </w:p>
    <w:p w14:paraId="63C3FB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defeat Him with questions on alaṅkāra. Then He may not again display His pride before me.”</w:t>
      </w:r>
    </w:p>
    <w:p w14:paraId="1531FB3A" w14:textId="5040DF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soon as Mukunda was caught on the road by the Lord, he thought that Nimāi always insulted him, thinking him as ignorant of grammar. Therefore, considering Nimāi as inexperienced in </w:t>
      </w:r>
      <w:r w:rsidRPr="00790008">
        <w:rPr>
          <w:rStyle w:val="BookTitle"/>
          <w:rFonts w:asciiTheme="minorHAnsi" w:hAnsiTheme="minorHAnsi" w:cstheme="minorHAnsi"/>
          <w:b w:val="0"/>
          <w:bCs w:val="0"/>
          <w:i/>
          <w:iCs/>
          <w:color w:val="000000"/>
          <w:sz w:val="28"/>
          <w:szCs w:val="28"/>
        </w:rPr>
        <w:t>alaṅkāra-śāstras</w:t>
      </w:r>
      <w:r w:rsidRPr="00790008">
        <w:rPr>
          <w:rStyle w:val="BookTitle"/>
          <w:rFonts w:asciiTheme="minorHAnsi" w:hAnsiTheme="minorHAnsi" w:cstheme="minorHAnsi"/>
          <w:b w:val="0"/>
          <w:bCs w:val="0"/>
          <w:color w:val="000000"/>
          <w:sz w:val="28"/>
          <w:szCs w:val="28"/>
        </w:rPr>
        <w:t xml:space="preserve">, he thought that he would raise questions or problems in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and completely defeat Nimāi. In other words, if Nimāi’s lack of knowledge in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were revealed, He would never again brag or exhibit pride over His learning before Mukunda.</w:t>
      </w:r>
    </w:p>
    <w:p w14:paraId="397FAE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ṭhekāimu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ṭhakāimu?</w:t>
      </w:r>
      <w:r w:rsidRPr="00790008">
        <w:rPr>
          <w:rStyle w:val="BookTitle"/>
          <w:rFonts w:asciiTheme="minorHAnsi" w:hAnsiTheme="minorHAnsi" w:cstheme="minorHAnsi"/>
          <w:b w:val="0"/>
          <w:bCs w:val="0"/>
          <w:color w:val="000000"/>
          <w:sz w:val="28"/>
          <w:szCs w:val="28"/>
        </w:rPr>
        <w:t>—“I will cheat”) means “to put someone in danger or illusion,” “to confuse,” “to embarrass,” “to put obstacles or check one’s movement,” “to defeat,” or in other words “to overpower.”</w:t>
      </w:r>
    </w:p>
    <w:p w14:paraId="725CC4B6" w14:textId="1475EC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w:t>
      </w:r>
    </w:p>
    <w:p w14:paraId="6BF3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7529B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lāgila jijñāsā mukundera prabhu-sane</w:t>
      </w:r>
      <w:r w:rsidRPr="00790008">
        <w:rPr>
          <w:rStyle w:val="BookTitle"/>
          <w:rFonts w:asciiTheme="minorHAnsi" w:hAnsiTheme="minorHAnsi" w:cstheme="minorHAnsi"/>
          <w:b w:val="0"/>
          <w:bCs w:val="0"/>
          <w:color w:val="000000"/>
          <w:sz w:val="28"/>
          <w:szCs w:val="28"/>
        </w:rPr>
        <w:br/>
        <w:t>prabhu khaṇḍe’ yata artha mukunda vākhāne</w:t>
      </w:r>
    </w:p>
    <w:p w14:paraId="6CDE4394" w14:textId="11B3BC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Mukunda began to ask the Lord questions. Whatever Mukunda established, the Lord would refute.</w:t>
      </w:r>
    </w:p>
    <w:p w14:paraId="25D382CC" w14:textId="6E0605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w:t>
      </w:r>
    </w:p>
    <w:p w14:paraId="3E4D93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0870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bolena,—“vyākaraṇa śiśu-śāstra</w:t>
      </w:r>
      <w:r w:rsidRPr="00790008">
        <w:rPr>
          <w:rStyle w:val="BookTitle"/>
          <w:rFonts w:asciiTheme="minorHAnsi" w:hAnsiTheme="minorHAnsi" w:cstheme="minorHAnsi"/>
          <w:b w:val="0"/>
          <w:bCs w:val="0"/>
          <w:color w:val="000000"/>
          <w:sz w:val="28"/>
          <w:szCs w:val="28"/>
        </w:rPr>
        <w:br/>
        <w:t>bālake se ihāra vicāra kare mātra</w:t>
      </w:r>
    </w:p>
    <w:p w14:paraId="3DE3DFDF" w14:textId="77353D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said, “Grammar is studied only by children.</w:t>
      </w:r>
    </w:p>
    <w:p w14:paraId="6A10490C" w14:textId="7AA643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w:t>
      </w:r>
    </w:p>
    <w:p w14:paraId="0DCF45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874C3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alaṅkāra vicāra kariba tomā’ sane”</w:t>
      </w:r>
      <w:r w:rsidRPr="00790008">
        <w:rPr>
          <w:rStyle w:val="BookTitle"/>
          <w:rFonts w:asciiTheme="minorHAnsi" w:hAnsiTheme="minorHAnsi" w:cstheme="minorHAnsi"/>
          <w:b w:val="0"/>
          <w:bCs w:val="0"/>
          <w:color w:val="000000"/>
          <w:sz w:val="28"/>
          <w:szCs w:val="28"/>
        </w:rPr>
        <w:br/>
        <w:t>prabhu kahe,—“bujha tora yebā laya mane”</w:t>
      </w:r>
    </w:p>
    <w:p w14:paraId="06D52395" w14:textId="67C7D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we should discuss alaṅkāra.” The Lord replied, “As you desire.”</w:t>
      </w:r>
    </w:p>
    <w:p w14:paraId="39C2C054" w14:textId="0D7166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w:t>
      </w:r>
    </w:p>
    <w:p w14:paraId="7F592F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634B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viṣama-viṣama yata kavitva-pracāra</w:t>
      </w:r>
      <w:r w:rsidRPr="00790008">
        <w:rPr>
          <w:rStyle w:val="BookTitle"/>
          <w:rFonts w:asciiTheme="minorHAnsi" w:hAnsiTheme="minorHAnsi" w:cstheme="minorHAnsi"/>
          <w:b w:val="0"/>
          <w:bCs w:val="0"/>
          <w:color w:val="000000"/>
          <w:sz w:val="28"/>
          <w:szCs w:val="28"/>
        </w:rPr>
        <w:br/>
        <w:t>paḍiyā mukunda jijñāsaye ’alaṅkāra’</w:t>
      </w:r>
    </w:p>
    <w:p w14:paraId="6455A1BA" w14:textId="3281BC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then read some of the most difficult yet well-known verses and asked the Lord to point out any faults.</w:t>
      </w:r>
    </w:p>
    <w:p w14:paraId="442A4159" w14:textId="626A63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w:t>
      </w:r>
    </w:p>
    <w:p w14:paraId="2419D8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1D1484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sarva-śakti-maya gauracandra avatāra</w:t>
      </w:r>
      <w:r w:rsidRPr="00790008">
        <w:rPr>
          <w:rStyle w:val="BookTitle"/>
          <w:rFonts w:asciiTheme="minorHAnsi" w:hAnsiTheme="minorHAnsi" w:cstheme="minorHAnsi"/>
          <w:b w:val="0"/>
          <w:bCs w:val="0"/>
          <w:color w:val="000000"/>
          <w:sz w:val="28"/>
          <w:szCs w:val="28"/>
        </w:rPr>
        <w:br/>
        <w:t>khaṇḍa khaṇḍa kari’ doṣe saba ’alaṅkāra’</w:t>
      </w:r>
    </w:p>
    <w:p w14:paraId="57F962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omnipotent Lord Gauracandra then pointed out various faults in the verses.</w:t>
      </w:r>
    </w:p>
    <w:p w14:paraId="428A3F0D" w14:textId="70A729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 is the omnipotent Supreme Personality of Godhead and the source of all incarnations, His knowledge in all scriptures is matchless. Therefore the Lord pointed out various ornamental faults in Mukunda’s questions.</w:t>
      </w:r>
    </w:p>
    <w:p w14:paraId="4CA1A9CB" w14:textId="1AC87B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w:t>
      </w:r>
    </w:p>
    <w:p w14:paraId="70FBA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989AA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sthāpite nāre prabhura khaṇḍana!</w:t>
      </w:r>
      <w:r w:rsidRPr="00790008">
        <w:rPr>
          <w:rStyle w:val="BookTitle"/>
          <w:rFonts w:asciiTheme="minorHAnsi" w:hAnsiTheme="minorHAnsi" w:cstheme="minorHAnsi"/>
          <w:b w:val="0"/>
          <w:bCs w:val="0"/>
          <w:color w:val="000000"/>
          <w:sz w:val="28"/>
          <w:szCs w:val="28"/>
        </w:rPr>
        <w:br/>
        <w:t>hāsiyā hāsiyā prabhu bolena vacana</w:t>
      </w:r>
    </w:p>
    <w:p w14:paraId="7996CBD8" w14:textId="372EC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was unable to reestablish what the Lord had refuted. The Lord then smiled and said to him.</w:t>
      </w:r>
    </w:p>
    <w:p w14:paraId="29172906" w14:textId="6C7727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w:t>
      </w:r>
    </w:p>
    <w:p w14:paraId="788D9D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507CF0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ghare giyā bhāla-mate puṅthi cāha</w:t>
      </w:r>
      <w:r w:rsidRPr="00790008">
        <w:rPr>
          <w:rStyle w:val="BookTitle"/>
          <w:rFonts w:asciiTheme="minorHAnsi" w:hAnsiTheme="minorHAnsi" w:cstheme="minorHAnsi"/>
          <w:b w:val="0"/>
          <w:bCs w:val="0"/>
          <w:color w:val="000000"/>
          <w:sz w:val="28"/>
          <w:szCs w:val="28"/>
        </w:rPr>
        <w:br/>
        <w:t>kāli bujhibāṅa jhāṭa āsibāre cāha”</w:t>
      </w:r>
    </w:p>
    <w:p w14:paraId="0023EE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home for today and study your books carefully. Come early tomorrow and we’ll discuss further.”</w:t>
      </w:r>
    </w:p>
    <w:p w14:paraId="233433B2" w14:textId="154481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bujhibāṅa</w:t>
      </w:r>
      <w:r w:rsidRPr="00790008">
        <w:rPr>
          <w:rStyle w:val="BookTitle"/>
          <w:rFonts w:asciiTheme="minorHAnsi" w:hAnsiTheme="minorHAnsi" w:cstheme="minorHAnsi"/>
          <w:b w:val="0"/>
          <w:bCs w:val="0"/>
          <w:color w:val="000000"/>
          <w:sz w:val="28"/>
          <w:szCs w:val="28"/>
        </w:rPr>
        <w:t xml:space="preserve"> means “I will test you by analysis.”</w:t>
      </w:r>
    </w:p>
    <w:p w14:paraId="24AFF6CD" w14:textId="55B9CA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w:t>
      </w:r>
    </w:p>
    <w:p w14:paraId="0D9BE6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548376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calilā mukunda lai’ caraṇera dhūli</w:t>
      </w:r>
      <w:r w:rsidRPr="00790008">
        <w:rPr>
          <w:rStyle w:val="BookTitle"/>
          <w:rFonts w:asciiTheme="minorHAnsi" w:hAnsiTheme="minorHAnsi" w:cstheme="minorHAnsi"/>
          <w:b w:val="0"/>
          <w:bCs w:val="0"/>
          <w:color w:val="000000"/>
          <w:sz w:val="28"/>
          <w:szCs w:val="28"/>
        </w:rPr>
        <w:br/>
        <w:t>mane mane cintaye mukunda kutūhalī</w:t>
      </w:r>
    </w:p>
    <w:p w14:paraId="19BF5336" w14:textId="642402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Mukunda took the dust from Nimāi’s feet and departed, he thought.</w:t>
      </w:r>
    </w:p>
    <w:p w14:paraId="5BE800C7" w14:textId="4AB8AD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w:t>
      </w:r>
    </w:p>
    <w:p w14:paraId="6E72BB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1827E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e-mata pāṇḍitya āche kothā!</w:t>
      </w:r>
      <w:r w:rsidRPr="00790008">
        <w:rPr>
          <w:rStyle w:val="BookTitle"/>
          <w:rFonts w:asciiTheme="minorHAnsi" w:hAnsiTheme="minorHAnsi" w:cstheme="minorHAnsi"/>
          <w:b w:val="0"/>
          <w:bCs w:val="0"/>
          <w:color w:val="000000"/>
          <w:sz w:val="28"/>
          <w:szCs w:val="28"/>
        </w:rPr>
        <w:br/>
        <w:t>hena śāstra nāhika, abhyāsa nāhi yathā!</w:t>
      </w:r>
    </w:p>
    <w:p w14:paraId="15E386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ordinary human being cannot possess such knowledge! There is no literature that He is not conversant with!</w:t>
      </w:r>
    </w:p>
    <w:p w14:paraId="3FD49B11" w14:textId="7D753E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was learned in all scriptures; there was no scripture that the Lord had not already mastered. In fact, unlimited expertise in all scriptures was present in Him.</w:t>
      </w:r>
    </w:p>
    <w:p w14:paraId="5A4DADAC" w14:textId="1064A9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w:t>
      </w:r>
    </w:p>
    <w:p w14:paraId="710C78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F9C66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subuddhi kṛṣṇa-bhakta haya yabe</w:t>
      </w:r>
      <w:r w:rsidRPr="00790008">
        <w:rPr>
          <w:rStyle w:val="BookTitle"/>
          <w:rFonts w:asciiTheme="minorHAnsi" w:hAnsiTheme="minorHAnsi" w:cstheme="minorHAnsi"/>
          <w:b w:val="0"/>
          <w:bCs w:val="0"/>
          <w:color w:val="000000"/>
          <w:sz w:val="28"/>
          <w:szCs w:val="28"/>
        </w:rPr>
        <w:br/>
        <w:t>tileko ihāna saṅga nā chāḍiye tabe”</w:t>
      </w:r>
    </w:p>
    <w:p w14:paraId="75A50B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such an intelligent person was a devotee of Kṛṣṇa, then I would not leave His association for even a moment.”</w:t>
      </w:r>
    </w:p>
    <w:p w14:paraId="40F17672" w14:textId="549BBC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Mukunda began to think about the Lord as follows: “If such an extraordinary knowledgeable and intelligent person engaged His mind in worshiping Kṛṣṇa, then I would not leave His association and go elsewhere for even a moment.” Knowledge elevates a person to the highest position in this world or makes one extraordinarily respectable, but if along with such knowledge, devotion to the Lord manifests in a great personality, then it is like gold mixed with borax </w:t>
      </w:r>
      <w:r w:rsidRPr="00790008">
        <w:rPr>
          <w:rStyle w:val="EndnoteReference"/>
          <w:rFonts w:asciiTheme="minorHAnsi" w:hAnsiTheme="minorHAnsi" w:cstheme="minorHAnsi"/>
        </w:rPr>
        <w:endnoteReference w:id="7"/>
      </w:r>
      <w:r w:rsidRPr="00790008">
        <w:rPr>
          <w:rStyle w:val="BookTitle"/>
          <w:rFonts w:asciiTheme="minorHAnsi" w:hAnsiTheme="minorHAnsi" w:cstheme="minorHAnsi"/>
          <w:b w:val="0"/>
          <w:bCs w:val="0"/>
          <w:color w:val="000000"/>
          <w:sz w:val="28"/>
          <w:szCs w:val="28"/>
        </w:rPr>
        <w:t xml:space="preserve">1. Less-intelligent devotees should always hear the scriptures from learned devotees. By hearing scriptures in this way, one’s devotional service will be refined. If a living entity considers devotional scriptures or spiritual knowledge as equal to ordinary mundane knowledge, which aims at material enjoyment, then his devotional service is not enhanced. Hearing topics of the Lord from pure devotees is the only support in the less-intelligent devotees’ worship of the Supreme Lord. Otherwise their propensity for worshiping the Lord diminishes day by day, and, being attacked by the mundane beliefs of the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they fall from the worship of the Lord. Generally,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very foolish. Proudly considering themselves expert in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they become confused by opposing the scriptures and stray far away from the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all-auspicious statements like </w:t>
      </w:r>
      <w:r w:rsidRPr="00790008">
        <w:rPr>
          <w:rStyle w:val="BookTitle"/>
          <w:rFonts w:asciiTheme="minorHAnsi" w:hAnsiTheme="minorHAnsi" w:cstheme="minorHAnsi"/>
          <w:b w:val="0"/>
          <w:bCs w:val="0"/>
          <w:i/>
          <w:iCs/>
          <w:color w:val="000000"/>
          <w:sz w:val="28"/>
          <w:szCs w:val="28"/>
        </w:rPr>
        <w:t>sādhu-śāstra-guru-vākya, hṛdaye kariyā aikya</w:t>
      </w:r>
      <w:r w:rsidRPr="00790008">
        <w:rPr>
          <w:rStyle w:val="BookTitle"/>
          <w:rFonts w:asciiTheme="minorHAnsi" w:hAnsiTheme="minorHAnsi" w:cstheme="minorHAnsi"/>
          <w:b w:val="0"/>
          <w:bCs w:val="0"/>
          <w:color w:val="000000"/>
          <w:sz w:val="28"/>
          <w:szCs w:val="28"/>
        </w:rPr>
        <w:t>—“One must consider the instructions of the sadhu, the revealed scriptures, and the spiritual master in order to understand the real purpose of spiritual life</w:t>
      </w:r>
      <w:r w:rsidRPr="00790008">
        <w:rPr>
          <w:rStyle w:val="BookTitle"/>
          <w:rFonts w:asciiTheme="minorHAnsi" w:hAnsiTheme="minorHAnsi" w:cstheme="minorHAnsi"/>
          <w:b w:val="0"/>
          <w:bCs w:val="0"/>
          <w:i/>
          <w:iCs/>
          <w:color w:val="000000"/>
          <w:sz w:val="28"/>
          <w:szCs w:val="28"/>
        </w:rPr>
        <w:t>.</w:t>
      </w:r>
      <w:r w:rsidRPr="00790008">
        <w:rPr>
          <w:rStyle w:val="BookTitle"/>
          <w:rFonts w:asciiTheme="minorHAnsi" w:hAnsiTheme="minorHAnsi" w:cstheme="minorHAnsi"/>
          <w:b w:val="0"/>
          <w:bCs w:val="0"/>
          <w:color w:val="000000"/>
          <w:sz w:val="28"/>
          <w:szCs w:val="28"/>
        </w:rPr>
        <w:t>”</w:t>
      </w:r>
    </w:p>
    <w:p w14:paraId="0A59BB6C" w14:textId="5E283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w:t>
      </w:r>
    </w:p>
    <w:p w14:paraId="2F77E7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7FAC4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vidyā-rase vaikuṇṭha-īśvara</w:t>
      </w:r>
      <w:r w:rsidRPr="00790008">
        <w:rPr>
          <w:rStyle w:val="BookTitle"/>
          <w:rFonts w:asciiTheme="minorHAnsi" w:hAnsiTheme="minorHAnsi" w:cstheme="minorHAnsi"/>
          <w:b w:val="0"/>
          <w:bCs w:val="0"/>
          <w:color w:val="000000"/>
          <w:sz w:val="28"/>
          <w:szCs w:val="28"/>
        </w:rPr>
        <w:br/>
        <w:t>bhramite dekhena āra dine gadādhara</w:t>
      </w:r>
    </w:p>
    <w:p w14:paraId="6C51CDF1" w14:textId="4E0319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the life of a scholar. One day, while wandering about Navadvīpa, Nimāi met Gadādhara.</w:t>
      </w:r>
    </w:p>
    <w:p w14:paraId="19568273" w14:textId="37A0AD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w:t>
      </w:r>
    </w:p>
    <w:p w14:paraId="26D73E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71646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dui hāte prabhu rākhilā dhariyā</w:t>
      </w:r>
      <w:r w:rsidRPr="00790008">
        <w:rPr>
          <w:rStyle w:val="BookTitle"/>
          <w:rFonts w:asciiTheme="minorHAnsi" w:hAnsiTheme="minorHAnsi" w:cstheme="minorHAnsi"/>
          <w:b w:val="0"/>
          <w:bCs w:val="0"/>
          <w:color w:val="000000"/>
          <w:sz w:val="28"/>
          <w:szCs w:val="28"/>
        </w:rPr>
        <w:br/>
        <w:t>“nyāya paḍa tumi, āmā’ yāo prabodhiyā”</w:t>
      </w:r>
    </w:p>
    <w:p w14:paraId="73090C43" w14:textId="1A645B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as He caught Gadādhara’s hands and said, “Aren’t you studying logic? Come, let us debate.”</w:t>
      </w:r>
    </w:p>
    <w:p w14:paraId="3D286E09" w14:textId="6C4C7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w:t>
      </w:r>
    </w:p>
    <w:p w14:paraId="531227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CB410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“jijñāsaha”,—gadādhara bolaye vacana</w:t>
      </w:r>
      <w:r w:rsidRPr="00790008">
        <w:rPr>
          <w:rStyle w:val="BookTitle"/>
          <w:rFonts w:asciiTheme="minorHAnsi" w:hAnsiTheme="minorHAnsi" w:cstheme="minorHAnsi"/>
          <w:b w:val="0"/>
          <w:bCs w:val="0"/>
          <w:color w:val="000000"/>
          <w:sz w:val="28"/>
          <w:szCs w:val="28"/>
        </w:rPr>
        <w:br/>
        <w:t>prabhu bole,—“kaha dekhi muktira lakṣaṇa”</w:t>
      </w:r>
    </w:p>
    <w:p w14:paraId="0892645C" w14:textId="4C935F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Gadādhara said, “So, question me,” and Nimāi asked, “What are the symptoms of liberation?”</w:t>
      </w:r>
    </w:p>
    <w:p w14:paraId="7320D192" w14:textId="709107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w:t>
      </w:r>
    </w:p>
    <w:p w14:paraId="4D14B8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46072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śāstra-artha yena gadādhara vākhānilā</w:t>
      </w:r>
      <w:r w:rsidRPr="00790008">
        <w:rPr>
          <w:rStyle w:val="BookTitle"/>
          <w:rFonts w:asciiTheme="minorHAnsi" w:hAnsiTheme="minorHAnsi" w:cstheme="minorHAnsi"/>
          <w:b w:val="0"/>
          <w:bCs w:val="0"/>
          <w:color w:val="000000"/>
          <w:sz w:val="28"/>
          <w:szCs w:val="28"/>
        </w:rPr>
        <w:br/>
        <w:t>prabhu bolena,—“vyākhyā karite nā jānilā”</w:t>
      </w:r>
    </w:p>
    <w:p w14:paraId="577548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then explained the symptoms of liberation according to the scriptures, but Nimāi countered, “You don’t know how to explain properly.”</w:t>
      </w:r>
    </w:p>
    <w:p w14:paraId="3D9BE777" w14:textId="57C5B9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Gadādhara Paṇḍita explained to Nimāi the lesson that he had learned that day. Hearing this, the Lord replied, “Your explanation is not good.”</w:t>
      </w:r>
    </w:p>
    <w:p w14:paraId="210BA191" w14:textId="7E9B6F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w:t>
      </w:r>
    </w:p>
    <w:p w14:paraId="5641E9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017D0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 bole,—“ātyantika duḥkha-nāśa</w:t>
      </w:r>
      <w:r w:rsidRPr="00790008">
        <w:rPr>
          <w:rStyle w:val="BookTitle"/>
          <w:rFonts w:asciiTheme="minorHAnsi" w:hAnsiTheme="minorHAnsi" w:cstheme="minorHAnsi"/>
          <w:b w:val="0"/>
          <w:bCs w:val="0"/>
          <w:color w:val="000000"/>
          <w:sz w:val="28"/>
          <w:szCs w:val="28"/>
        </w:rPr>
        <w:br/>
        <w:t>ihārei śāstre kahe muktira prakāśa”</w:t>
      </w:r>
    </w:p>
    <w:p w14:paraId="043367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then said, “Liberation is freedom from misery. This is the meaning of liberation according to the scriptures.”</w:t>
      </w:r>
    </w:p>
    <w:p w14:paraId="4A98C373" w14:textId="4966B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Gadādhara said, “It is stated in various scriptures such as the </w:t>
      </w:r>
      <w:r w:rsidRPr="00790008">
        <w:rPr>
          <w:rStyle w:val="BookTitle"/>
          <w:rFonts w:asciiTheme="minorHAnsi" w:hAnsiTheme="minorHAnsi" w:cstheme="minorHAnsi"/>
          <w:b w:val="0"/>
          <w:bCs w:val="0"/>
          <w:i/>
          <w:iCs/>
          <w:color w:val="000000"/>
          <w:sz w:val="28"/>
          <w:szCs w:val="28"/>
        </w:rPr>
        <w:t>Sāṅkhya-śāstras</w:t>
      </w:r>
      <w:r w:rsidRPr="00790008">
        <w:rPr>
          <w:rStyle w:val="BookTitle"/>
          <w:rFonts w:asciiTheme="minorHAnsi" w:hAnsiTheme="minorHAnsi" w:cstheme="minorHAnsi"/>
          <w:b w:val="0"/>
          <w:bCs w:val="0"/>
          <w:color w:val="000000"/>
          <w:sz w:val="28"/>
          <w:szCs w:val="28"/>
        </w:rPr>
        <w:t xml:space="preserve"> that mitigation of excessive distress is the symptom of liberation.” In the </w:t>
      </w:r>
      <w:r w:rsidRPr="00790008">
        <w:rPr>
          <w:rStyle w:val="BookTitle"/>
          <w:rFonts w:asciiTheme="minorHAnsi" w:hAnsiTheme="minorHAnsi" w:cstheme="minorHAnsi"/>
          <w:b w:val="0"/>
          <w:bCs w:val="0"/>
          <w:i/>
          <w:iCs/>
          <w:color w:val="000000"/>
          <w:sz w:val="28"/>
          <w:szCs w:val="28"/>
        </w:rPr>
        <w:t xml:space="preserve">Sāṅkhya-pravacana-sūtras </w:t>
      </w:r>
      <w:r w:rsidRPr="00790008">
        <w:rPr>
          <w:rStyle w:val="BookTitle"/>
          <w:rFonts w:asciiTheme="minorHAnsi" w:hAnsiTheme="minorHAnsi" w:cstheme="minorHAnsi"/>
          <w:b w:val="0"/>
          <w:bCs w:val="0"/>
          <w:color w:val="000000"/>
          <w:sz w:val="28"/>
          <w:szCs w:val="28"/>
        </w:rPr>
        <w:t xml:space="preserve">(1.1) it is stated: </w:t>
      </w:r>
      <w:r w:rsidRPr="00790008">
        <w:rPr>
          <w:rStyle w:val="BookTitle"/>
          <w:rFonts w:asciiTheme="minorHAnsi" w:hAnsiTheme="minorHAnsi" w:cstheme="minorHAnsi"/>
          <w:b w:val="0"/>
          <w:bCs w:val="0"/>
          <w:i/>
          <w:iCs/>
          <w:color w:val="000000"/>
          <w:sz w:val="28"/>
          <w:szCs w:val="28"/>
        </w:rPr>
        <w:t>atha trividha-duḥkhātyanta nivṛtir atyanta puruṣārthaḥ</w:t>
      </w:r>
      <w:r w:rsidRPr="00790008">
        <w:rPr>
          <w:rStyle w:val="BookTitle"/>
          <w:rFonts w:asciiTheme="minorHAnsi" w:hAnsiTheme="minorHAnsi" w:cstheme="minorHAnsi"/>
          <w:b w:val="0"/>
          <w:bCs w:val="0"/>
          <w:color w:val="000000"/>
          <w:sz w:val="28"/>
          <w:szCs w:val="28"/>
        </w:rPr>
        <w:t>—“Mitigation of the threefold miseries is the goal of life.”</w:t>
      </w:r>
    </w:p>
    <w:p w14:paraId="618EEB31" w14:textId="0AA18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w:t>
      </w:r>
    </w:p>
    <w:p w14:paraId="42E19D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1106A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doṣe’ prabhu sarasvatī-pati</w:t>
      </w:r>
      <w:r w:rsidRPr="00790008">
        <w:rPr>
          <w:rStyle w:val="BookTitle"/>
          <w:rFonts w:asciiTheme="minorHAnsi" w:hAnsiTheme="minorHAnsi" w:cstheme="minorHAnsi"/>
          <w:b w:val="0"/>
          <w:bCs w:val="0"/>
          <w:color w:val="000000"/>
          <w:sz w:val="28"/>
          <w:szCs w:val="28"/>
        </w:rPr>
        <w:br/>
        <w:t>hena nāhi tārkika, ye karibeka sthiti</w:t>
      </w:r>
    </w:p>
    <w:p w14:paraId="205C13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who is the husband of goddess Sarasvatī, pointed out various faults in his statement. There was no one who could defeat His argument and silence Him.</w:t>
      </w:r>
    </w:p>
    <w:p w14:paraId="069440D2" w14:textId="4325E8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the direct manifestation of the Vaiṣṇava literatures and the master of the goddess of learning, therefore no one can equal Him in argument. Śrī Gaurasundara properly pointed out how the symptoms of liberation mentioned in the </w:t>
      </w:r>
      <w:r w:rsidRPr="00790008">
        <w:rPr>
          <w:rStyle w:val="BookTitle"/>
          <w:rFonts w:asciiTheme="minorHAnsi" w:hAnsiTheme="minorHAnsi" w:cstheme="minorHAnsi"/>
          <w:b w:val="0"/>
          <w:bCs w:val="0"/>
          <w:i/>
          <w:iCs/>
          <w:color w:val="000000"/>
          <w:sz w:val="28"/>
          <w:szCs w:val="28"/>
        </w:rPr>
        <w:t xml:space="preserve">nyāya-śāstras </w:t>
      </w:r>
      <w:r w:rsidRPr="00790008">
        <w:rPr>
          <w:rStyle w:val="BookTitle"/>
          <w:rFonts w:asciiTheme="minorHAnsi" w:hAnsiTheme="minorHAnsi" w:cstheme="minorHAnsi"/>
          <w:b w:val="0"/>
          <w:bCs w:val="0"/>
          <w:color w:val="000000"/>
          <w:sz w:val="28"/>
          <w:szCs w:val="28"/>
        </w:rPr>
        <w:t xml:space="preserve">are most useless and full of faults. Inaugurating the philosophy of Śrī Madhvācāryapāda, that </w:t>
      </w:r>
      <w:r w:rsidRPr="00790008">
        <w:rPr>
          <w:rStyle w:val="BookTitle"/>
          <w:rFonts w:asciiTheme="minorHAnsi" w:hAnsiTheme="minorHAnsi" w:cstheme="minorHAnsi"/>
          <w:b w:val="0"/>
          <w:bCs w:val="0"/>
          <w:i/>
          <w:iCs/>
          <w:color w:val="000000"/>
          <w:sz w:val="28"/>
          <w:szCs w:val="28"/>
        </w:rPr>
        <w:t>mokṣaṁ viṣṇvaṅghri-lābhaṁ</w:t>
      </w:r>
      <w:r w:rsidRPr="00790008">
        <w:rPr>
          <w:rStyle w:val="BookTitle"/>
          <w:rFonts w:asciiTheme="minorHAnsi" w:hAnsiTheme="minorHAnsi" w:cstheme="minorHAnsi"/>
          <w:b w:val="0"/>
          <w:bCs w:val="0"/>
          <w:color w:val="000000"/>
          <w:sz w:val="28"/>
          <w:szCs w:val="28"/>
        </w:rPr>
        <w:t xml:space="preserve">—“the symptom of liberation is attainment of the lotus feet of Viṣṇu,” He established that the existence of the gross and subtle bodies, which enjoy happiness and distress, is temporary, and the living entity’s eternal propensity, or constitutional duty, of </w:t>
      </w:r>
      <w:r w:rsidRPr="00790008">
        <w:rPr>
          <w:rStyle w:val="BookTitle"/>
          <w:rFonts w:asciiTheme="minorHAnsi" w:hAnsiTheme="minorHAnsi" w:cstheme="minorHAnsi"/>
          <w:b w:val="0"/>
          <w:bCs w:val="0"/>
          <w:color w:val="000000"/>
          <w:sz w:val="28"/>
          <w:szCs w:val="28"/>
        </w:rPr>
        <w:lastRenderedPageBreak/>
        <w:t>devotional service to Lord Kṛṣṇa is the symptom of liberation.</w:t>
      </w:r>
    </w:p>
    <w:p w14:paraId="008762B4" w14:textId="31964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w:t>
      </w:r>
    </w:p>
    <w:p w14:paraId="64E23F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3524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nāhika ye prabhu-sane bole</w:t>
      </w:r>
      <w:r w:rsidRPr="00790008">
        <w:rPr>
          <w:rStyle w:val="BookTitle"/>
          <w:rFonts w:asciiTheme="minorHAnsi" w:hAnsiTheme="minorHAnsi" w:cstheme="minorHAnsi"/>
          <w:b w:val="0"/>
          <w:bCs w:val="0"/>
          <w:color w:val="000000"/>
          <w:sz w:val="28"/>
          <w:szCs w:val="28"/>
        </w:rPr>
        <w:br/>
        <w:t>gadādhara bhāve,—“āji varti palāile!”</w:t>
      </w:r>
    </w:p>
    <w:p w14:paraId="4184F9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even dared to speak with the Lord, and thus Gadādhara thought, “I’ll be relieved to get out of here!”</w:t>
      </w:r>
    </w:p>
    <w:p w14:paraId="393CEAB9" w14:textId="07757E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one in the entire universe was qualified to face the Lord’s challenge or converse with Him. Gadādhara Paṇḍita thought, “I’ll be saved if I can run away from Him.”</w:t>
      </w:r>
    </w:p>
    <w:p w14:paraId="71057C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varti</w:t>
      </w:r>
      <w:r w:rsidRPr="00790008">
        <w:rPr>
          <w:rStyle w:val="BookTitle"/>
          <w:rFonts w:asciiTheme="minorHAnsi" w:hAnsiTheme="minorHAnsi" w:cstheme="minorHAnsi"/>
          <w:b w:val="0"/>
          <w:bCs w:val="0"/>
          <w:color w:val="000000"/>
          <w:sz w:val="28"/>
          <w:szCs w:val="28"/>
        </w:rPr>
        <w:t xml:space="preserve"> (from the Sanskrit </w:t>
      </w:r>
      <w:r w:rsidRPr="00790008">
        <w:rPr>
          <w:rStyle w:val="BookTitle"/>
          <w:rFonts w:asciiTheme="minorHAnsi" w:hAnsiTheme="minorHAnsi" w:cstheme="minorHAnsi"/>
          <w:b w:val="0"/>
          <w:bCs w:val="0"/>
          <w:i/>
          <w:iCs/>
          <w:color w:val="000000"/>
          <w:sz w:val="28"/>
          <w:szCs w:val="28"/>
        </w:rPr>
        <w:t>dhatu vṛt</w:t>
      </w:r>
      <w:r w:rsidRPr="00790008">
        <w:rPr>
          <w:rStyle w:val="BookTitle"/>
          <w:rFonts w:asciiTheme="minorHAnsi" w:hAnsiTheme="minorHAnsi" w:cstheme="minorHAnsi"/>
          <w:b w:val="0"/>
          <w:bCs w:val="0"/>
          <w:color w:val="000000"/>
          <w:sz w:val="28"/>
          <w:szCs w:val="28"/>
        </w:rPr>
        <w:t>) means “I remain present,” “in this case I am spared,” or “I saved my life.”</w:t>
      </w:r>
    </w:p>
    <w:p w14:paraId="7A7C554D" w14:textId="7E5395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w:t>
      </w:r>
    </w:p>
    <w:p w14:paraId="0EE151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125D5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bole,—“gadādhara, āji yāha ghara</w:t>
      </w:r>
      <w:r w:rsidRPr="00790008">
        <w:rPr>
          <w:rStyle w:val="BookTitle"/>
          <w:rFonts w:asciiTheme="minorHAnsi" w:hAnsiTheme="minorHAnsi" w:cstheme="minorHAnsi"/>
          <w:b w:val="0"/>
          <w:bCs w:val="0"/>
          <w:color w:val="000000"/>
          <w:sz w:val="28"/>
          <w:szCs w:val="28"/>
        </w:rPr>
        <w:br/>
        <w:t>kāli bujhibāṅa, tumi āsiha satvara”</w:t>
      </w:r>
    </w:p>
    <w:p w14:paraId="3B526094" w14:textId="571DE6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“Gadādhara, you can go home today, but come early tomorrow so we can discuss more.”</w:t>
      </w:r>
    </w:p>
    <w:p w14:paraId="624FEFEB" w14:textId="48B822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w:t>
      </w:r>
    </w:p>
    <w:p w14:paraId="2FB408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534CB7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namaskari’ gadādhara calilena ghare</w:t>
      </w:r>
      <w:r w:rsidRPr="00790008">
        <w:rPr>
          <w:rStyle w:val="BookTitle"/>
          <w:rFonts w:asciiTheme="minorHAnsi" w:hAnsiTheme="minorHAnsi" w:cstheme="minorHAnsi"/>
          <w:b w:val="0"/>
          <w:bCs w:val="0"/>
          <w:color w:val="000000"/>
          <w:sz w:val="28"/>
          <w:szCs w:val="28"/>
        </w:rPr>
        <w:br/>
        <w:t>ṭhākura bhramena sarva nagare nagare</w:t>
      </w:r>
    </w:p>
    <w:p w14:paraId="325D2333" w14:textId="138AEA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offered his respects to Nimāi and went home, and Nimāi continued to wander through the streets of Navadvīpa.</w:t>
      </w:r>
    </w:p>
    <w:p w14:paraId="3A1C361E" w14:textId="5F5FA2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12.29</w:t>
      </w:r>
    </w:p>
    <w:p w14:paraId="6754E7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A9922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parama-paṇḍita-jñāna haila sabāra</w:t>
      </w:r>
      <w:r w:rsidRPr="00790008">
        <w:rPr>
          <w:rStyle w:val="BookTitle"/>
          <w:rFonts w:asciiTheme="minorHAnsi" w:hAnsiTheme="minorHAnsi" w:cstheme="minorHAnsi"/>
          <w:b w:val="0"/>
          <w:bCs w:val="0"/>
          <w:color w:val="000000"/>
          <w:sz w:val="28"/>
          <w:szCs w:val="28"/>
        </w:rPr>
        <w:br/>
        <w:t>sabei karena dekhi’ sambhrama apāra</w:t>
      </w:r>
    </w:p>
    <w:p w14:paraId="136000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considered Nimāi a most learned scholar, so they treated Him with awe and reverence.</w:t>
      </w:r>
    </w:p>
    <w:p w14:paraId="34961FF9" w14:textId="2560F3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defeated all the teachers of Navadvīpa by His unparalleled knowledge and was established as the most learned scholar. Everyone respected Him as the foremost scholar.</w:t>
      </w:r>
    </w:p>
    <w:p w14:paraId="7E555158" w14:textId="5178F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12.30</w:t>
      </w:r>
    </w:p>
    <w:p w14:paraId="2A1E9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30</w:t>
      </w:r>
    </w:p>
    <w:p w14:paraId="57CA7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vikāle ṭhākura sarva paḍuyāra saṅge</w:t>
      </w:r>
      <w:r w:rsidRPr="00790008">
        <w:rPr>
          <w:rStyle w:val="BookTitle"/>
          <w:rFonts w:asciiTheme="minorHAnsi" w:hAnsiTheme="minorHAnsi" w:cstheme="minorHAnsi"/>
          <w:b w:val="0"/>
          <w:bCs w:val="0"/>
          <w:color w:val="000000"/>
          <w:sz w:val="28"/>
          <w:szCs w:val="28"/>
        </w:rPr>
        <w:br/>
        <w:t>gaṅgā-tīre āsiyā vaisena mahāraṅge</w:t>
      </w:r>
    </w:p>
    <w:p w14:paraId="5878BB00" w14:textId="1FC15A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afternoon Nimāi would sit on the bank of the Ganges with His students.</w:t>
      </w:r>
    </w:p>
    <w:p w14:paraId="2AAAC877" w14:textId="40DEB2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12.31</w:t>
      </w:r>
    </w:p>
    <w:p w14:paraId="74D952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12757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sindhu-sutā-sevita prabhura kalevara</w:t>
      </w:r>
      <w:r w:rsidRPr="00790008">
        <w:rPr>
          <w:rStyle w:val="BookTitle"/>
          <w:rFonts w:asciiTheme="minorHAnsi" w:hAnsiTheme="minorHAnsi" w:cstheme="minorHAnsi"/>
          <w:b w:val="0"/>
          <w:bCs w:val="0"/>
          <w:color w:val="000000"/>
          <w:sz w:val="28"/>
          <w:szCs w:val="28"/>
        </w:rPr>
        <w:br/>
        <w:t>tribhuvane advitīya madana sundara</w:t>
      </w:r>
    </w:p>
    <w:p w14:paraId="29DC02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body is served by Lakṣmī, the daughter of the ocean. His beauty surpasses that of Cupid and is therefore incomparable throughout the three worlds.</w:t>
      </w:r>
    </w:p>
    <w:p w14:paraId="5DFA9478" w14:textId="64F519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sindhu-sutā </w:t>
      </w:r>
      <w:r w:rsidRPr="00790008">
        <w:rPr>
          <w:rStyle w:val="BookTitle"/>
          <w:rFonts w:asciiTheme="minorHAnsi" w:hAnsiTheme="minorHAnsi" w:cstheme="minorHAnsi"/>
          <w:b w:val="0"/>
          <w:bCs w:val="0"/>
          <w:color w:val="000000"/>
          <w:sz w:val="28"/>
          <w:szCs w:val="28"/>
        </w:rPr>
        <w:t xml:space="preserve">refers to Śrī Lakṣmīdevī, who appeared during the churning of the ocean. She is described in the </w:t>
      </w:r>
      <w:r w:rsidRPr="00790008">
        <w:rPr>
          <w:rStyle w:val="BookTitle"/>
          <w:rFonts w:asciiTheme="minorHAnsi" w:hAnsiTheme="minorHAnsi" w:cstheme="minorHAnsi"/>
          <w:b w:val="0"/>
          <w:bCs w:val="0"/>
          <w:i/>
          <w:iCs/>
          <w:color w:val="000000"/>
          <w:sz w:val="28"/>
          <w:szCs w:val="28"/>
        </w:rPr>
        <w:t>Brahma-saṁhitā</w:t>
      </w:r>
      <w:r w:rsidRPr="00790008">
        <w:rPr>
          <w:rStyle w:val="BookTitle"/>
          <w:rFonts w:asciiTheme="minorHAnsi" w:hAnsiTheme="minorHAnsi" w:cstheme="minorHAnsi"/>
          <w:b w:val="0"/>
          <w:bCs w:val="0"/>
          <w:color w:val="000000"/>
          <w:sz w:val="28"/>
          <w:szCs w:val="28"/>
        </w:rPr>
        <w:t xml:space="preserve"> (29) as follows:</w:t>
      </w:r>
    </w:p>
    <w:p w14:paraId="711E9F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lakṣmī-sahasra-śata-sambhrama-sevyamānaṁ</w:t>
      </w:r>
      <w:r w:rsidRPr="00790008">
        <w:rPr>
          <w:rStyle w:val="BookTitle"/>
          <w:rFonts w:asciiTheme="minorHAnsi" w:hAnsiTheme="minorHAnsi" w:cstheme="minorHAnsi"/>
          <w:b w:val="0"/>
          <w:bCs w:val="0"/>
          <w:color w:val="000000"/>
          <w:sz w:val="28"/>
          <w:szCs w:val="28"/>
        </w:rPr>
        <w:br/>
        <w:t>govindam ādi-puruṣaṁ tam ahaṁ bhajāmi</w:t>
      </w:r>
    </w:p>
    <w:p w14:paraId="3ED6FE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worship Govinda, the primeval Lord, who is always served with great reverence and affection by hundreds of thousands of </w:t>
      </w:r>
      <w:r w:rsidRPr="00790008">
        <w:rPr>
          <w:rStyle w:val="BookTitle"/>
          <w:rFonts w:asciiTheme="minorHAnsi" w:hAnsiTheme="minorHAnsi" w:cstheme="minorHAnsi"/>
          <w:b w:val="0"/>
          <w:bCs w:val="0"/>
          <w:i/>
          <w:iCs/>
          <w:color w:val="000000"/>
          <w:sz w:val="28"/>
          <w:szCs w:val="28"/>
        </w:rPr>
        <w:t>lakṣmīs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58F40F6E" w14:textId="34BFD4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12.32</w:t>
      </w:r>
    </w:p>
    <w:p w14:paraId="2600C2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1FE8CA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veḍiyā vaisena śiṣya-gaṇa</w:t>
      </w:r>
      <w:r w:rsidRPr="00790008">
        <w:rPr>
          <w:rStyle w:val="BookTitle"/>
          <w:rFonts w:asciiTheme="minorHAnsi" w:hAnsiTheme="minorHAnsi" w:cstheme="minorHAnsi"/>
          <w:b w:val="0"/>
          <w:bCs w:val="0"/>
          <w:color w:val="000000"/>
          <w:sz w:val="28"/>
          <w:szCs w:val="28"/>
        </w:rPr>
        <w:br/>
        <w:t>madhye śāstra vākhānena śrī-śacīnandana</w:t>
      </w:r>
    </w:p>
    <w:p w14:paraId="42E2EF2E" w14:textId="3EA375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Surrounded by His students, Śrī Śacīnandana would give explanations on the scriptures.</w:t>
      </w:r>
    </w:p>
    <w:p w14:paraId="16FE942D" w14:textId="1E06BC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12.33</w:t>
      </w:r>
    </w:p>
    <w:p w14:paraId="3F873B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F1B2D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vaiṣṇava-sakale tabe sandhyā-kāla haile</w:t>
      </w:r>
      <w:r w:rsidRPr="00790008">
        <w:rPr>
          <w:rStyle w:val="BookTitle"/>
          <w:rFonts w:asciiTheme="minorHAnsi" w:hAnsiTheme="minorHAnsi" w:cstheme="minorHAnsi"/>
          <w:b w:val="0"/>
          <w:bCs w:val="0"/>
          <w:color w:val="000000"/>
          <w:sz w:val="28"/>
          <w:szCs w:val="28"/>
        </w:rPr>
        <w:br/>
        <w:t>āsiyā vaisena gaṅgā-tīre kutuhale</w:t>
      </w:r>
    </w:p>
    <w:p w14:paraId="6AD64FB9" w14:textId="40B306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evening all the Vaiṣṇavas also gathered on the bank of the Ganges.</w:t>
      </w:r>
    </w:p>
    <w:p w14:paraId="3ABD6644" w14:textId="5D9EFB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12.34</w:t>
      </w:r>
    </w:p>
    <w:p w14:paraId="0F0914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D7FB6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dūre thāki’ prabhura vyākhyāna sabhe śune</w:t>
      </w:r>
      <w:r w:rsidRPr="00790008">
        <w:rPr>
          <w:rStyle w:val="BookTitle"/>
          <w:rFonts w:asciiTheme="minorHAnsi" w:hAnsiTheme="minorHAnsi" w:cstheme="minorHAnsi"/>
          <w:b w:val="0"/>
          <w:bCs w:val="0"/>
          <w:color w:val="000000"/>
          <w:sz w:val="28"/>
          <w:szCs w:val="28"/>
        </w:rPr>
        <w:br/>
        <w:t>hariṣe viṣāda sabhe bhāve’ mane mane</w:t>
      </w:r>
    </w:p>
    <w:p w14:paraId="48FF635E" w14:textId="40BA7D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they listened to Nimāi’s explanations from a distance, they felt both </w:t>
      </w:r>
      <w:r w:rsidRPr="00790008">
        <w:rPr>
          <w:rStyle w:val="BookTitle"/>
          <w:rFonts w:asciiTheme="minorHAnsi" w:hAnsiTheme="minorHAnsi" w:cstheme="minorHAnsi"/>
          <w:b/>
          <w:bCs/>
          <w:color w:val="800000"/>
          <w:sz w:val="28"/>
          <w:szCs w:val="28"/>
        </w:rPr>
        <w:lastRenderedPageBreak/>
        <w:t>happiness and lamentation.</w:t>
      </w:r>
    </w:p>
    <w:p w14:paraId="0893D742" w14:textId="145F0D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12.35</w:t>
      </w:r>
    </w:p>
    <w:p w14:paraId="2AB5A4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08BF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bole,—“hena rūpa, hena vidyā yā’ra</w:t>
      </w:r>
      <w:r w:rsidRPr="00790008">
        <w:rPr>
          <w:rStyle w:val="BookTitle"/>
          <w:rFonts w:asciiTheme="minorHAnsi" w:hAnsiTheme="minorHAnsi" w:cstheme="minorHAnsi"/>
          <w:b w:val="0"/>
          <w:bCs w:val="0"/>
          <w:color w:val="000000"/>
          <w:sz w:val="28"/>
          <w:szCs w:val="28"/>
        </w:rPr>
        <w:br/>
        <w:t>nā bhajile kṛṣṇa, nahe kichu upakāra”</w:t>
      </w:r>
    </w:p>
    <w:p w14:paraId="08EB5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said, “If anyone who possesses such beauty and knowledge does not worship Kṛṣṇa, there is no benefit.”</w:t>
      </w:r>
    </w:p>
    <w:p w14:paraId="545D8684" w14:textId="784EFA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world a beautiful form is the object of praise, so also is great learning. But what is beautiful or learned, when those with beauty or learning factually neither benefit themselves nor others if they do not worship Kṛṣṇa?</w:t>
      </w:r>
    </w:p>
    <w:p w14:paraId="22FE594F" w14:textId="654694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12.36</w:t>
      </w:r>
    </w:p>
    <w:p w14:paraId="12B4FF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286D11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 “bhāi, uhāne dekhiyā</w:t>
      </w:r>
      <w:r w:rsidRPr="00790008">
        <w:rPr>
          <w:rStyle w:val="BookTitle"/>
          <w:rFonts w:asciiTheme="minorHAnsi" w:hAnsiTheme="minorHAnsi" w:cstheme="minorHAnsi"/>
          <w:b w:val="0"/>
          <w:bCs w:val="0"/>
          <w:color w:val="000000"/>
          <w:sz w:val="28"/>
          <w:szCs w:val="28"/>
        </w:rPr>
        <w:br/>
        <w:t>phāṅki-jijñāsāra bhaye yāi palāirā”</w:t>
      </w:r>
    </w:p>
    <w:p w14:paraId="34B8F84B" w14:textId="1462AB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replied, “Dear brother, anyone who sees Him runs away in fear of facing His challenge.”</w:t>
      </w:r>
    </w:p>
    <w:p w14:paraId="371A190F" w14:textId="39CC1E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12.37</w:t>
      </w:r>
    </w:p>
    <w:p w14:paraId="7F401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66826F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bole,—“dekhā haile nā dena eḍiyā</w:t>
      </w:r>
      <w:r w:rsidRPr="00790008">
        <w:rPr>
          <w:rStyle w:val="BookTitle"/>
          <w:rFonts w:asciiTheme="minorHAnsi" w:hAnsiTheme="minorHAnsi" w:cstheme="minorHAnsi"/>
          <w:b w:val="0"/>
          <w:bCs w:val="0"/>
          <w:color w:val="000000"/>
          <w:sz w:val="28"/>
          <w:szCs w:val="28"/>
        </w:rPr>
        <w:br/>
        <w:t>mahādānī-prāya yena rākhena dhariyā</w:t>
      </w:r>
    </w:p>
    <w:p w14:paraId="44E397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“When He sees someone, He doesn’t allow him to leave. He captures him just like a tax collector captures a debtor.”</w:t>
      </w:r>
    </w:p>
    <w:p w14:paraId="7B8EE3ED" w14:textId="4773E9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mahādānī-prāya </w:t>
      </w:r>
      <w:r w:rsidRPr="00790008">
        <w:rPr>
          <w:rStyle w:val="BookTitle"/>
          <w:rFonts w:asciiTheme="minorHAnsi" w:hAnsiTheme="minorHAnsi" w:cstheme="minorHAnsi"/>
          <w:b w:val="0"/>
          <w:bCs w:val="0"/>
          <w:color w:val="000000"/>
          <w:sz w:val="28"/>
          <w:szCs w:val="28"/>
        </w:rPr>
        <w:t>means “like a highly posted royal servant who collects taxes, revenues, or rents.”</w:t>
      </w:r>
    </w:p>
    <w:p w14:paraId="33CAE81F" w14:textId="74280A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12.38</w:t>
      </w:r>
    </w:p>
    <w:p w14:paraId="0A37A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6E2A4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bole,—“brāhmaṇera śakti amānuṣī</w:t>
      </w:r>
      <w:r w:rsidRPr="00790008">
        <w:rPr>
          <w:rStyle w:val="BookTitle"/>
          <w:rFonts w:asciiTheme="minorHAnsi" w:hAnsiTheme="minorHAnsi" w:cstheme="minorHAnsi"/>
          <w:b w:val="0"/>
          <w:bCs w:val="0"/>
          <w:color w:val="000000"/>
          <w:sz w:val="28"/>
          <w:szCs w:val="28"/>
        </w:rPr>
        <w:br/>
        <w:t>kona mahāpuruṣa vā haya—hena vāsi</w:t>
      </w:r>
    </w:p>
    <w:p w14:paraId="3EBC654D" w14:textId="350AB5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“This brāhmaṇa has uncommon potency. I think He must be some great personality.</w:t>
      </w:r>
    </w:p>
    <w:p w14:paraId="5C87169C" w14:textId="1F69B1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12.39</w:t>
      </w:r>
    </w:p>
    <w:p w14:paraId="457B3E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0BE93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nirantara vākhānena phāṅki!</w:t>
      </w:r>
      <w:r w:rsidRPr="00790008">
        <w:rPr>
          <w:rStyle w:val="BookTitle"/>
          <w:rFonts w:asciiTheme="minorHAnsi" w:hAnsiTheme="minorHAnsi" w:cstheme="minorHAnsi"/>
          <w:b w:val="0"/>
          <w:bCs w:val="0"/>
          <w:color w:val="000000"/>
          <w:sz w:val="28"/>
          <w:szCs w:val="28"/>
        </w:rPr>
        <w:br/>
        <w:t>tathāpi santoṣa baḍa pāṅa iṅhā dekhi’</w:t>
      </w:r>
    </w:p>
    <w:p w14:paraId="25102D5E" w14:textId="6FD385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“Although He constantly asks shrewd questions, we still get great satisfaction just by seeing Him.</w:t>
      </w:r>
    </w:p>
    <w:p w14:paraId="78A93F52" w14:textId="3F1F24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12.40</w:t>
      </w:r>
    </w:p>
    <w:p w14:paraId="0FEF14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3C536A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emana pāṇḍitya dekhi nāi</w:t>
      </w:r>
      <w:r w:rsidRPr="00790008">
        <w:rPr>
          <w:rStyle w:val="BookTitle"/>
          <w:rFonts w:asciiTheme="minorHAnsi" w:hAnsiTheme="minorHAnsi" w:cstheme="minorHAnsi"/>
          <w:b w:val="0"/>
          <w:bCs w:val="0"/>
          <w:color w:val="000000"/>
          <w:sz w:val="28"/>
          <w:szCs w:val="28"/>
        </w:rPr>
        <w:br/>
        <w:t>kṛṣṇa nā bhajena,—sabe ei duḥkha pāi”</w:t>
      </w:r>
    </w:p>
    <w:p w14:paraId="2C40938A" w14:textId="4A230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“We’ve never seen such knowledge in an ordinary person. Our only regret is that He doesn’t worship Kṛṣṇa.”</w:t>
      </w:r>
    </w:p>
    <w:p w14:paraId="4468EC80" w14:textId="37B6DA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12.41</w:t>
      </w:r>
    </w:p>
    <w:p w14:paraId="0845BC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5D78D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sabei sādhena sabā’ prati</w:t>
      </w:r>
      <w:r w:rsidRPr="00790008">
        <w:rPr>
          <w:rStyle w:val="BookTitle"/>
          <w:rFonts w:asciiTheme="minorHAnsi" w:hAnsiTheme="minorHAnsi" w:cstheme="minorHAnsi"/>
          <w:b w:val="0"/>
          <w:bCs w:val="0"/>
          <w:color w:val="000000"/>
          <w:sz w:val="28"/>
          <w:szCs w:val="28"/>
        </w:rPr>
        <w:br/>
        <w:t>“sabhe bala,—’ihāna hauka kṛṣṇe rati’”</w:t>
      </w:r>
    </w:p>
    <w:p w14:paraId="0B09D3E2" w14:textId="672AF3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all requested each other, “Bless Nimāi so that His mind will be fixed on Kṛṣṇa.”</w:t>
      </w:r>
    </w:p>
    <w:p w14:paraId="13124D7C" w14:textId="715AEF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12.42</w:t>
      </w:r>
    </w:p>
    <w:p w14:paraId="403353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0DCD39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daṇḍavat hai’ sabhe paḍilā gaṅgāre</w:t>
      </w:r>
      <w:r w:rsidRPr="00790008">
        <w:rPr>
          <w:rStyle w:val="BookTitle"/>
          <w:rFonts w:asciiTheme="minorHAnsi" w:hAnsiTheme="minorHAnsi" w:cstheme="minorHAnsi"/>
          <w:b w:val="0"/>
          <w:bCs w:val="0"/>
          <w:color w:val="000000"/>
          <w:sz w:val="28"/>
          <w:szCs w:val="28"/>
        </w:rPr>
        <w:br/>
        <w:t>sarva bhāgavata meli’ āśīrvāda kare</w:t>
      </w:r>
    </w:p>
    <w:p w14:paraId="7CC2C379" w14:textId="6958C6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they all offered their obeisances on the bank of the Ganges and blessed Nimāi with a prayer.</w:t>
      </w:r>
    </w:p>
    <w:p w14:paraId="56D1F0EB" w14:textId="0F9363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12.43</w:t>
      </w:r>
    </w:p>
    <w:p w14:paraId="4F1439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3CE1A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kara kṛṣṇa—jagannāthera nandana</w:t>
      </w:r>
      <w:r w:rsidRPr="00790008">
        <w:rPr>
          <w:rStyle w:val="BookTitle"/>
          <w:rFonts w:asciiTheme="minorHAnsi" w:hAnsiTheme="minorHAnsi" w:cstheme="minorHAnsi"/>
          <w:b w:val="0"/>
          <w:bCs w:val="0"/>
          <w:color w:val="000000"/>
          <w:sz w:val="28"/>
          <w:szCs w:val="28"/>
        </w:rPr>
        <w:br/>
        <w:t>to’ra rase matta hau, chāḍi’ anya-mana</w:t>
      </w:r>
    </w:p>
    <w:p w14:paraId="7AFA6F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please let the son of Jagannātha Miśra become absorbed in You without deviation.</w:t>
      </w:r>
    </w:p>
    <w:p w14:paraId="448E5F2A" w14:textId="6A3128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Vaiṣṇavas of Navadvīpa began to pray to Lord Kṛṣṇa, “May Nimāi Paṇḍita, the son of Jagannātha Miśra, give up all other endeavors and fully engage in worshiping Kṛṣṇa. May Nimāi Paṇḍita also manifest uncommon endeavors in the devotional service of Kṛṣṇa like those that have earned Him the highest elevated position of learning in the world.”</w:t>
      </w:r>
    </w:p>
    <w:p w14:paraId="24E5B762" w14:textId="13B41B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12.44</w:t>
      </w:r>
    </w:p>
    <w:p w14:paraId="1BB8FE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328CBB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prema-bhāve bhajuka tomāre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hena, saṅga kṛṣṇa, deha’ āmā’ sabākāre”</w:t>
      </w:r>
    </w:p>
    <w:p w14:paraId="56403962" w14:textId="04CC74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Him constantly worship You in love. O Lord, please let us have such association.”</w:t>
      </w:r>
    </w:p>
    <w:p w14:paraId="78E6410F" w14:textId="707AC0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12.45</w:t>
      </w:r>
    </w:p>
    <w:p w14:paraId="345AE2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A715E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prabhu,—citta jānena sabāra</w:t>
      </w:r>
      <w:r w:rsidRPr="00790008">
        <w:rPr>
          <w:rStyle w:val="BookTitle"/>
          <w:rFonts w:asciiTheme="minorHAnsi" w:hAnsiTheme="minorHAnsi" w:cstheme="minorHAnsi"/>
          <w:b w:val="0"/>
          <w:bCs w:val="0"/>
          <w:color w:val="000000"/>
          <w:sz w:val="28"/>
          <w:szCs w:val="28"/>
        </w:rPr>
        <w:br/>
        <w:t>śrīvāsādi dekhilei kare’ namaskāra</w:t>
      </w:r>
    </w:p>
    <w:p w14:paraId="6C509BC1" w14:textId="5C13B0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Supersoul, the Lord knows the heart of all living entities. Whenever He saw devotees like Śrīvāsa, He would offer them His respects.</w:t>
      </w:r>
    </w:p>
    <w:p w14:paraId="6B74358B" w14:textId="0045A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12.46</w:t>
      </w:r>
    </w:p>
    <w:p w14:paraId="64370E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7200F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 āśīrvāda prabhu śire kari’ laya</w:t>
      </w:r>
      <w:r w:rsidRPr="00790008">
        <w:rPr>
          <w:rStyle w:val="BookTitle"/>
          <w:rFonts w:asciiTheme="minorHAnsi" w:hAnsiTheme="minorHAnsi" w:cstheme="minorHAnsi"/>
          <w:b w:val="0"/>
          <w:bCs w:val="0"/>
          <w:color w:val="000000"/>
          <w:sz w:val="28"/>
          <w:szCs w:val="28"/>
        </w:rPr>
        <w:br/>
        <w:t>bhakta-āśīrvāde se kṛṣṇete bhakti haya</w:t>
      </w:r>
    </w:p>
    <w:p w14:paraId="5EE3AF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accepted the devotees’ blessings on His head, for devotional service to Lord Kṛṣṇa is attained only by the blessings of devotees.</w:t>
      </w:r>
    </w:p>
    <w:p w14:paraId="09A33473" w14:textId="7489A0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Lord is the only sovereign master of the fourteen worlds, He nevertheless accepted on His head the blessings of His devotees. The devotees’ blessings are so powerful that by their influence even a living entity who is averse to Kṛṣṇa becomes attached to His lotus feet.</w:t>
      </w:r>
    </w:p>
    <w:p w14:paraId="551FCA30" w14:textId="6D4B2E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12.47</w:t>
      </w:r>
    </w:p>
    <w:p w14:paraId="3F9C65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3816D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sākṣāte o prabhu dekhi’ bole</w:t>
      </w:r>
      <w:r w:rsidRPr="00790008">
        <w:rPr>
          <w:rStyle w:val="BookTitle"/>
          <w:rFonts w:asciiTheme="minorHAnsi" w:hAnsiTheme="minorHAnsi" w:cstheme="minorHAnsi"/>
          <w:b w:val="0"/>
          <w:bCs w:val="0"/>
          <w:color w:val="000000"/>
          <w:sz w:val="28"/>
          <w:szCs w:val="28"/>
        </w:rPr>
        <w:br/>
        <w:t>“ki kārye goṅāo kāla tumi vidyā-bhole?”</w:t>
      </w:r>
    </w:p>
    <w:p w14:paraId="6BE92230" w14:textId="33FAB1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also directly told Nimāi, “Why are You wasting Your time with mundane education?”</w:t>
      </w:r>
    </w:p>
    <w:p w14:paraId="69D18472" w14:textId="7439B4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12.48</w:t>
      </w:r>
    </w:p>
    <w:p w14:paraId="25D2F0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43B1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bole,—“hera dekha, nimāñi-paṇḍita!</w:t>
      </w:r>
      <w:r w:rsidRPr="00790008">
        <w:rPr>
          <w:rStyle w:val="BookTitle"/>
          <w:rFonts w:asciiTheme="minorHAnsi" w:hAnsiTheme="minorHAnsi" w:cstheme="minorHAnsi"/>
          <w:b w:val="0"/>
          <w:bCs w:val="0"/>
          <w:color w:val="000000"/>
          <w:sz w:val="28"/>
          <w:szCs w:val="28"/>
        </w:rPr>
        <w:br/>
        <w:t>vidyāya ki lābha?—kṛṣṇa bhajaha tvarita</w:t>
      </w:r>
    </w:p>
    <w:p w14:paraId="0111D85F" w14:textId="0758C9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Another person said, “Look, Nimāi, what do You gain from studying? Just worship </w:t>
      </w:r>
      <w:commentRangeStart w:id="173"/>
      <w:r w:rsidRPr="00790008">
        <w:rPr>
          <w:rStyle w:val="BookTitle"/>
          <w:rFonts w:asciiTheme="minorHAnsi" w:hAnsiTheme="minorHAnsi" w:cstheme="minorHAnsi"/>
          <w:b/>
          <w:bCs/>
          <w:color w:val="800000"/>
          <w:sz w:val="28"/>
          <w:szCs w:val="28"/>
        </w:rPr>
        <w:t>Kṛṣṇa</w:t>
      </w:r>
      <w:commentRangeEnd w:id="173"/>
      <w:r w:rsidR="001F1C65">
        <w:rPr>
          <w:rStyle w:val="CommentReference"/>
          <w:b w:val="0"/>
          <w:bCs w:val="0"/>
          <w:color w:val="auto"/>
        </w:rPr>
        <w:commentReference w:id="173"/>
      </w:r>
      <w:r w:rsidRPr="00790008">
        <w:rPr>
          <w:rStyle w:val="BookTitle"/>
          <w:rFonts w:asciiTheme="minorHAnsi" w:hAnsiTheme="minorHAnsi" w:cstheme="minorHAnsi"/>
          <w:b/>
          <w:bCs/>
          <w:color w:val="800000"/>
          <w:sz w:val="28"/>
          <w:szCs w:val="28"/>
        </w:rPr>
        <w:t>.</w:t>
      </w:r>
    </w:p>
    <w:p w14:paraId="24A66C2F" w14:textId="027A3F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12.49</w:t>
      </w:r>
    </w:p>
    <w:p w14:paraId="1F911F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DA614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paḍe kene loka?—kṛṣṇa-bhakti jānibāre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se yadi nahila, tabe vidyāya ki kare?”</w:t>
      </w:r>
    </w:p>
    <w:p w14:paraId="09B89D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people study? Education is only for understanding devotional service of Lord Kṛṣṇa. If that purpose is not served, then what is the use of Your education?”</w:t>
      </w:r>
    </w:p>
    <w:p w14:paraId="7CFE5BAD" w14:textId="5FC45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 to Kṛṣṇa, or achieving devotional service to Kṛṣṇa, is the perfection of all knowledge and learning. If devotion to Kṛṣṇa is not attained, then all endeavors for accumulating knowledge are useless. Knowledge that does not awaken one’s attachment for Kṛṣṇa simply increases one’s material illusion. That is why Śrīmad Bhaktivinoda Ṭhākura has written in his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jaḍa-vidyā yata māyāra vaibhava, tomāra bhajane bādhā. moha janamiyā, anitya saṁsāre, jīvake karaye gādhā</w:t>
      </w:r>
      <w:r w:rsidRPr="00790008">
        <w:rPr>
          <w:rStyle w:val="BookTitle"/>
          <w:rFonts w:asciiTheme="minorHAnsi" w:hAnsiTheme="minorHAnsi" w:cstheme="minorHAnsi"/>
          <w:b w:val="0"/>
          <w:bCs w:val="0"/>
          <w:color w:val="000000"/>
          <w:sz w:val="28"/>
          <w:szCs w:val="28"/>
        </w:rPr>
        <w:t xml:space="preserve">—“Materialistic studies are the glare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only, for they are an obstacle to spiritual progress. They create illusion in this material world and turn the living entity into an ass.”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8.245) it is stated: “On one occasion the Lord inquired, ’Of all types of education, which is the most important?’ Rāmānanda Rāya replied, ’No education is important other than the transcendental devotional service of Kṛṣṇa.’”</w:t>
      </w:r>
    </w:p>
    <w:p w14:paraId="450FEF03" w14:textId="470A26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12.50</w:t>
      </w:r>
    </w:p>
    <w:p w14:paraId="0F5126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6B6E21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prabhu,—“baḍa bhāgya se āmāra</w:t>
      </w:r>
      <w:r w:rsidRPr="00790008">
        <w:rPr>
          <w:rStyle w:val="BookTitle"/>
          <w:rFonts w:asciiTheme="minorHAnsi" w:hAnsiTheme="minorHAnsi" w:cstheme="minorHAnsi"/>
          <w:b w:val="0"/>
          <w:bCs w:val="0"/>
          <w:color w:val="000000"/>
          <w:sz w:val="28"/>
          <w:szCs w:val="28"/>
        </w:rPr>
        <w:br/>
        <w:t>tomarā śikhāo more kṛṣṇa-bhakti sāra</w:t>
      </w:r>
    </w:p>
    <w:p w14:paraId="32E43E4F" w14:textId="075BE5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“I am most fortunate, for you are all teaching Me that devotional service to Kṛṣṇa is the essence of all education.</w:t>
      </w:r>
    </w:p>
    <w:p w14:paraId="793736AF" w14:textId="29591A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12.51</w:t>
      </w:r>
    </w:p>
    <w:p w14:paraId="5639DD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26808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saba yā’ra kara śubhānusandhāna</w:t>
      </w:r>
      <w:r w:rsidRPr="00790008">
        <w:rPr>
          <w:rStyle w:val="BookTitle"/>
          <w:rFonts w:asciiTheme="minorHAnsi" w:hAnsiTheme="minorHAnsi" w:cstheme="minorHAnsi"/>
          <w:b w:val="0"/>
          <w:bCs w:val="0"/>
          <w:color w:val="000000"/>
          <w:sz w:val="28"/>
          <w:szCs w:val="28"/>
        </w:rPr>
        <w:br/>
        <w:t>mora citte hena laya, sei bhāgyavān</w:t>
      </w:r>
    </w:p>
    <w:p w14:paraId="60DB0A19" w14:textId="7AF98B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sincerely feel that one who is blessed by all of you is most fortunate.</w:t>
      </w:r>
    </w:p>
    <w:p w14:paraId="4E1F5093" w14:textId="0092BD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12.52</w:t>
      </w:r>
    </w:p>
    <w:p w14:paraId="2262FC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4B8E1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paḍāiyā, mora citte āche</w:t>
      </w:r>
      <w:r w:rsidRPr="00790008">
        <w:rPr>
          <w:rStyle w:val="BookTitle"/>
          <w:rFonts w:asciiTheme="minorHAnsi" w:hAnsiTheme="minorHAnsi" w:cstheme="minorHAnsi"/>
          <w:b w:val="0"/>
          <w:bCs w:val="0"/>
          <w:color w:val="000000"/>
          <w:sz w:val="28"/>
          <w:szCs w:val="28"/>
        </w:rPr>
        <w:br/>
        <w:t>calimu bujhiyā bhāla vaiṣṇavera kāche”</w:t>
      </w:r>
    </w:p>
    <w:p w14:paraId="307EDF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already decided that after teaching a while longer, I will go serve a pure devotee.”</w:t>
      </w:r>
    </w:p>
    <w:p w14:paraId="4BC875EE" w14:textId="0A6DC7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said, “After studying in this way for a while longer, I will approach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and, after understanding topics of the spiritual world, I </w:t>
      </w:r>
      <w:r w:rsidRPr="00790008">
        <w:rPr>
          <w:rStyle w:val="BookTitle"/>
          <w:rFonts w:asciiTheme="minorHAnsi" w:hAnsiTheme="minorHAnsi" w:cstheme="minorHAnsi"/>
          <w:b w:val="0"/>
          <w:bCs w:val="0"/>
          <w:color w:val="000000"/>
          <w:sz w:val="28"/>
          <w:szCs w:val="28"/>
        </w:rPr>
        <w:lastRenderedPageBreak/>
        <w:t>will follow him. In other words, I have a desire to first become expert in studies and then cultivate pure Vaiṣṇava principles.”</w:t>
      </w:r>
    </w:p>
    <w:p w14:paraId="64610D8A" w14:textId="6315CF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12.53</w:t>
      </w:r>
    </w:p>
    <w:p w14:paraId="7A515E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5E5894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hāse’ prabhu sevakera sane</w:t>
      </w:r>
      <w:r w:rsidRPr="00790008">
        <w:rPr>
          <w:rStyle w:val="BookTitle"/>
          <w:rFonts w:asciiTheme="minorHAnsi" w:hAnsiTheme="minorHAnsi" w:cstheme="minorHAnsi"/>
          <w:b w:val="0"/>
          <w:bCs w:val="0"/>
          <w:color w:val="000000"/>
          <w:sz w:val="28"/>
          <w:szCs w:val="28"/>
        </w:rPr>
        <w:br/>
        <w:t>prabhura māyāya keha prabhure nā cine</w:t>
      </w:r>
    </w:p>
    <w:p w14:paraId="7DEB0805" w14:textId="2443F6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smiled at His servants. By His influence, however, no one could recognize Him.</w:t>
      </w:r>
    </w:p>
    <w:p w14:paraId="3C9F930A" w14:textId="77645A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12.54</w:t>
      </w:r>
    </w:p>
    <w:p w14:paraId="50D8BD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F3FB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ṭhākura sabāra citta hare’</w:t>
      </w:r>
      <w:r w:rsidRPr="00790008">
        <w:rPr>
          <w:rStyle w:val="BookTitle"/>
          <w:rFonts w:asciiTheme="minorHAnsi" w:hAnsiTheme="minorHAnsi" w:cstheme="minorHAnsi"/>
          <w:b w:val="0"/>
          <w:bCs w:val="0"/>
          <w:color w:val="000000"/>
          <w:sz w:val="28"/>
          <w:szCs w:val="28"/>
        </w:rPr>
        <w:br/>
        <w:t>hena nāhi, ye jane apekṣā nāhi kare</w:t>
      </w:r>
    </w:p>
    <w:p w14:paraId="19C73EAB" w14:textId="0752D1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Nimāi attracted the heart of everyone. There was no one who escaped His power of attraction.</w:t>
      </w:r>
    </w:p>
    <w:p w14:paraId="0BBBD734" w14:textId="6C22BA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12.55</w:t>
      </w:r>
    </w:p>
    <w:p w14:paraId="403B9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211C4D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kṣaṇe prabhu vaise gaṅgā-tīre</w:t>
      </w:r>
      <w:r w:rsidRPr="00790008">
        <w:rPr>
          <w:rStyle w:val="BookTitle"/>
          <w:rFonts w:asciiTheme="minorHAnsi" w:hAnsiTheme="minorHAnsi" w:cstheme="minorHAnsi"/>
          <w:b w:val="0"/>
          <w:bCs w:val="0"/>
          <w:color w:val="000000"/>
          <w:sz w:val="28"/>
          <w:szCs w:val="28"/>
        </w:rPr>
        <w:br/>
        <w:t>kakhana bhramena prati nagare nagare</w:t>
      </w:r>
    </w:p>
    <w:p w14:paraId="4CC297CD" w14:textId="1B6C34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the Lord sat on the bank of the Ganges, and sometimes He wandered the streets of Navadvīpa.</w:t>
      </w:r>
    </w:p>
    <w:p w14:paraId="604666B7" w14:textId="5A16AF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12.56</w:t>
      </w:r>
    </w:p>
    <w:p w14:paraId="07DF73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6F7A95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dekhilei mātra nagariyā-gaṇa</w:t>
      </w:r>
      <w:r w:rsidRPr="00790008">
        <w:rPr>
          <w:rStyle w:val="BookTitle"/>
          <w:rFonts w:asciiTheme="minorHAnsi" w:hAnsiTheme="minorHAnsi" w:cstheme="minorHAnsi"/>
          <w:b w:val="0"/>
          <w:bCs w:val="0"/>
          <w:color w:val="000000"/>
          <w:sz w:val="28"/>
          <w:szCs w:val="28"/>
        </w:rPr>
        <w:br/>
        <w:t>parama ādara kari’ vandena caraṇa</w:t>
      </w:r>
    </w:p>
    <w:p w14:paraId="1A84B48B" w14:textId="55D88B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residents saw the Lord, they would welcome Him with great respect.</w:t>
      </w:r>
    </w:p>
    <w:p w14:paraId="700EE85F" w14:textId="2F1C70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12.57-59</w:t>
      </w:r>
    </w:p>
    <w:p w14:paraId="06F587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57-59</w:t>
      </w:r>
    </w:p>
    <w:p w14:paraId="1455CDC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nārī-gaṇa dekhi’ bole,—“ei ta’ madana</w:t>
      </w:r>
      <w:r w:rsidRPr="00790008">
        <w:rPr>
          <w:rStyle w:val="BookTitle"/>
          <w:rFonts w:asciiTheme="minorHAnsi" w:hAnsiTheme="minorHAnsi" w:cstheme="minorHAnsi"/>
          <w:b w:val="0"/>
          <w:bCs w:val="0"/>
          <w:color w:val="000000"/>
          <w:sz w:val="28"/>
          <w:szCs w:val="28"/>
        </w:rPr>
        <w:br/>
        <w:t>strī-loke pāuka janme janme hena dhana”</w:t>
      </w:r>
    </w:p>
    <w:p w14:paraId="3AC4157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paṇḍite dekhaye bṛhaspatira samāna</w:t>
      </w:r>
      <w:r w:rsidRPr="00790008">
        <w:rPr>
          <w:rStyle w:val="BookTitle"/>
          <w:rFonts w:asciiTheme="minorHAnsi" w:hAnsiTheme="minorHAnsi" w:cstheme="minorHAnsi"/>
          <w:b w:val="0"/>
          <w:bCs w:val="0"/>
          <w:color w:val="000000"/>
          <w:sz w:val="28"/>
          <w:szCs w:val="28"/>
        </w:rPr>
        <w:br/>
        <w:t>vṛddha-ādi pāda-padme karaye praṇāma</w:t>
      </w:r>
    </w:p>
    <w:p w14:paraId="3D343A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yogi-gaṇe dekhe,—yena siddha-kalevara</w:t>
      </w:r>
      <w:r w:rsidRPr="00790008">
        <w:rPr>
          <w:rStyle w:val="BookTitle"/>
          <w:rFonts w:asciiTheme="minorHAnsi" w:hAnsiTheme="minorHAnsi" w:cstheme="minorHAnsi"/>
          <w:b w:val="0"/>
          <w:bCs w:val="0"/>
          <w:color w:val="000000"/>
          <w:sz w:val="28"/>
          <w:szCs w:val="28"/>
        </w:rPr>
        <w:br/>
        <w:t>duṣṭa-gaṇe dekhe,—yena mahā-bhayaṅkara</w:t>
      </w:r>
    </w:p>
    <w:p w14:paraId="259EC0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When the ladies saw Gaura, they said, “Here is Cupid Himself. Let women receive such a treasure birth after birth.” All the scholars saw Him as equal to Bṛhaspati, and even elderly men offered obeisances at His lotus feet. The yogis saw the Lord as the personification of mystic perfection, and the miscreants saw Him as the personification of death.</w:t>
      </w:r>
    </w:p>
    <w:p w14:paraId="13D6AE0A" w14:textId="0E5D1F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was so extraordinarily beautiful that ladies were overwhelmed on seeing His unmatched form. He was so brilliantly learned that scholars saw Him as the intelligent spiritual master Bṛhaspati, the yogis who survive on air and the munis who raise their semen saw Him as a </w:t>
      </w:r>
      <w:r w:rsidRPr="00790008">
        <w:rPr>
          <w:rStyle w:val="BookTitle"/>
          <w:rFonts w:asciiTheme="minorHAnsi" w:hAnsiTheme="minorHAnsi" w:cstheme="minorHAnsi"/>
          <w:b w:val="0"/>
          <w:bCs w:val="0"/>
          <w:i/>
          <w:iCs/>
          <w:color w:val="000000"/>
          <w:sz w:val="28"/>
          <w:szCs w:val="28"/>
        </w:rPr>
        <w:t>siddha-mahāpuruṣa</w:t>
      </w:r>
      <w:r w:rsidRPr="00790008">
        <w:rPr>
          <w:rStyle w:val="BookTitle"/>
          <w:rFonts w:asciiTheme="minorHAnsi" w:hAnsiTheme="minorHAnsi" w:cstheme="minorHAnsi"/>
          <w:b w:val="0"/>
          <w:bCs w:val="0"/>
          <w:color w:val="000000"/>
          <w:sz w:val="28"/>
          <w:szCs w:val="28"/>
        </w:rPr>
        <w:t>, a perfected being, and the sinful ill-natured people saw Him as the formidable chastiser Yamarāja.</w:t>
      </w:r>
    </w:p>
    <w:p w14:paraId="2DDF6849" w14:textId="497BB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12.60</w:t>
      </w:r>
    </w:p>
    <w:p w14:paraId="6EB095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47F89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divas-eko yā’re prabhu karena sambhāṣa</w:t>
      </w:r>
      <w:r w:rsidRPr="00790008">
        <w:rPr>
          <w:rStyle w:val="BookTitle"/>
          <w:rFonts w:asciiTheme="minorHAnsi" w:hAnsiTheme="minorHAnsi" w:cstheme="minorHAnsi"/>
          <w:b w:val="0"/>
          <w:bCs w:val="0"/>
          <w:color w:val="000000"/>
          <w:sz w:val="28"/>
          <w:szCs w:val="28"/>
        </w:rPr>
        <w:br/>
        <w:t>bandi-prāya haya yena, pare’ prema-phāṅsa</w:t>
      </w:r>
    </w:p>
    <w:p w14:paraId="190E3D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Lord spoke with someone just once, that person was bound by ropes of love.</w:t>
      </w:r>
    </w:p>
    <w:p w14:paraId="78AA1085" w14:textId="564B12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Those who spoke to the Lord for even a day became bound by His inseparable love.</w:t>
      </w:r>
    </w:p>
    <w:p w14:paraId="2F48A5F2" w14:textId="34D0D1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12.61</w:t>
      </w:r>
    </w:p>
    <w:p w14:paraId="1112F0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31A780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vidyā-rase yata prabhu kare’ ahaṅkāra</w:t>
      </w:r>
      <w:r w:rsidRPr="00790008">
        <w:rPr>
          <w:rStyle w:val="BookTitle"/>
          <w:rFonts w:asciiTheme="minorHAnsi" w:hAnsiTheme="minorHAnsi" w:cstheme="minorHAnsi"/>
          <w:b w:val="0"/>
          <w:bCs w:val="0"/>
          <w:color w:val="000000"/>
          <w:sz w:val="28"/>
          <w:szCs w:val="28"/>
        </w:rPr>
        <w:br/>
        <w:t>śunena, tathāpi prīti prabhure sabāra</w:t>
      </w:r>
    </w:p>
    <w:p w14:paraId="261870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everyone heard about how the Lord was proud of His scholarship, they still loved Him dearly.</w:t>
      </w:r>
    </w:p>
    <w:p w14:paraId="71A2C37A" w14:textId="5251C5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Generally those who are maddened with pride due to education become envious of other learned persons. Envious persons do not desire to hear glorification of other’s knowledge. But by seeing the Lord’s pride of learning, everyone became pleased.</w:t>
      </w:r>
    </w:p>
    <w:p w14:paraId="0C320AB2" w14:textId="21BC60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12.62</w:t>
      </w:r>
    </w:p>
    <w:p w14:paraId="76D10D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EBEFB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yavane o prabhu dekhi’ kare baḍa prīta</w:t>
      </w:r>
      <w:r w:rsidRPr="00790008">
        <w:rPr>
          <w:rStyle w:val="BookTitle"/>
          <w:rFonts w:asciiTheme="minorHAnsi" w:hAnsiTheme="minorHAnsi" w:cstheme="minorHAnsi"/>
          <w:b w:val="0"/>
          <w:bCs w:val="0"/>
          <w:color w:val="000000"/>
          <w:sz w:val="28"/>
          <w:szCs w:val="28"/>
        </w:rPr>
        <w:br/>
        <w:t>sarva-bhūta-kṛpālutā prabhura carita</w:t>
      </w:r>
    </w:p>
    <w:p w14:paraId="00E3C0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Yavanas felt love for the Lord, for the Lord’s characteristic is to show mercy to all living entities.</w:t>
      </w:r>
    </w:p>
    <w:p w14:paraId="5ED0944C" w14:textId="12B33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natural envious propensity of the Yavanas, who are envious of the Hindus, was not directed towards the Lord, rather it transformed into pure affection. Gaurahari exhibited special magnanimity towards everyone.</w:t>
      </w:r>
    </w:p>
    <w:p w14:paraId="02D614EF" w14:textId="0B31C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12.63</w:t>
      </w:r>
    </w:p>
    <w:p w14:paraId="69EDC8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C8A53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paḍāya vaikuṇṭha-nātha navadvīpa-pure</w:t>
      </w:r>
      <w:r w:rsidRPr="00790008">
        <w:rPr>
          <w:rStyle w:val="BookTitle"/>
          <w:rFonts w:asciiTheme="minorHAnsi" w:hAnsiTheme="minorHAnsi" w:cstheme="minorHAnsi"/>
          <w:b w:val="0"/>
          <w:bCs w:val="0"/>
          <w:color w:val="000000"/>
          <w:sz w:val="28"/>
          <w:szCs w:val="28"/>
        </w:rPr>
        <w:br/>
        <w:t>mukunda-sañjaya bhāgyavantera duyāre</w:t>
      </w:r>
    </w:p>
    <w:p w14:paraId="7A4DF6D1" w14:textId="6FCFA8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taught His students in the courtyard of the fortunate Mukunda Sañjaya.</w:t>
      </w:r>
    </w:p>
    <w:p w14:paraId="1C02B095" w14:textId="3B39EB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12.64</w:t>
      </w:r>
    </w:p>
    <w:p w14:paraId="2E3CF2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B7800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pakṣa-pratipakṣa sūtra-khaṇḍana-sthāpana</w:t>
      </w:r>
      <w:r w:rsidRPr="00790008">
        <w:rPr>
          <w:rStyle w:val="BookTitle"/>
          <w:rFonts w:asciiTheme="minorHAnsi" w:hAnsiTheme="minorHAnsi" w:cstheme="minorHAnsi"/>
          <w:b w:val="0"/>
          <w:bCs w:val="0"/>
          <w:color w:val="000000"/>
          <w:sz w:val="28"/>
          <w:szCs w:val="28"/>
        </w:rPr>
        <w:br/>
        <w:t>vākhāne aśeṣa-rūpe śrī-śacīnandana</w:t>
      </w:r>
    </w:p>
    <w:p w14:paraId="02CE64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Arguments, counter-arguments, establishing and refuting the meaning of a sūtra—these were all explained in various ways by the son of Mother Śacī.</w:t>
      </w:r>
    </w:p>
    <w:p w14:paraId="7D7F3957" w14:textId="3C64D1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Paṇḍita explained the scriptures by various methods like debating and counter-debating, properly ascertaining an object, removing faulty conclusions, and establishing faultless conclusions.</w:t>
      </w:r>
    </w:p>
    <w:p w14:paraId="14C7ACC1" w14:textId="7D93BA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12.65</w:t>
      </w:r>
    </w:p>
    <w:p w14:paraId="4B3B1C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D83E4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goṣṭhī-saha mukunda-sañjaya bhāgyavān</w:t>
      </w:r>
      <w:r w:rsidRPr="00790008">
        <w:rPr>
          <w:rStyle w:val="BookTitle"/>
          <w:rFonts w:asciiTheme="minorHAnsi" w:hAnsiTheme="minorHAnsi" w:cstheme="minorHAnsi"/>
          <w:b w:val="0"/>
          <w:bCs w:val="0"/>
          <w:color w:val="000000"/>
          <w:sz w:val="28"/>
          <w:szCs w:val="28"/>
        </w:rPr>
        <w:br/>
        <w:t>bhāsaye ānande, marma nā jānaye tā’na</w:t>
      </w:r>
    </w:p>
    <w:p w14:paraId="67BA3F2B" w14:textId="35BF0D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could not understand the Lord’s explanations, the fortunate Mukunda Sañjaya and his family all floated in waves of ecstasy.</w:t>
      </w:r>
    </w:p>
    <w:p w14:paraId="6F1650ED" w14:textId="41FE56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12.66</w:t>
      </w:r>
    </w:p>
    <w:p w14:paraId="462B7B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E623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 jaya kariyā ṭhākura yāya ghare</w:t>
      </w:r>
      <w:r w:rsidRPr="00790008">
        <w:rPr>
          <w:rStyle w:val="BookTitle"/>
          <w:rFonts w:asciiTheme="minorHAnsi" w:hAnsiTheme="minorHAnsi" w:cstheme="minorHAnsi"/>
          <w:b w:val="0"/>
          <w:bCs w:val="0"/>
          <w:color w:val="000000"/>
          <w:sz w:val="28"/>
          <w:szCs w:val="28"/>
        </w:rPr>
        <w:br/>
        <w:t>vidyā-rase vaikuṇṭhera nāyaka vihare</w:t>
      </w:r>
    </w:p>
    <w:p w14:paraId="752049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His teaching at school, the Lord of Vaikuṇṭha returned home still absorbed in His scholastic pastimes.</w:t>
      </w:r>
    </w:p>
    <w:p w14:paraId="6C96678E" w14:textId="42E8B9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vanquish the conceit of those who were proud of their knowledge, Viśvambhara, the Lord of Vaikuṇṭha and master of Sarasvatī, drove away all materialism and anxieties by the waves of His scholastic pastimes and captured their hearts.</w:t>
      </w:r>
    </w:p>
    <w:p w14:paraId="610FA586" w14:textId="61EE98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12.67</w:t>
      </w:r>
    </w:p>
    <w:p w14:paraId="304DF8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0E45D8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vāyu-deha-māndya kari’ chala</w:t>
      </w:r>
      <w:r w:rsidRPr="00790008">
        <w:rPr>
          <w:rStyle w:val="BookTitle"/>
          <w:rFonts w:asciiTheme="minorHAnsi" w:hAnsiTheme="minorHAnsi" w:cstheme="minorHAnsi"/>
          <w:b w:val="0"/>
          <w:bCs w:val="0"/>
          <w:color w:val="000000"/>
          <w:sz w:val="28"/>
          <w:szCs w:val="28"/>
        </w:rPr>
        <w:br/>
        <w:t>prakāśena prema-bhakti-vikāra sakala</w:t>
      </w:r>
    </w:p>
    <w:p w14:paraId="08E5F5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on the pretext of sickness due to excessive gas, the Lord manifested transformations of ecstatic love.</w:t>
      </w:r>
    </w:p>
    <w:p w14:paraId="3A054872" w14:textId="72A040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gross body of the living entity is made of three elements—mucus, bile, and air. As soon as the nature of any one, two, or three of the three elements alters, the gross body is transformed or diseased. When the gross body is diseased, the mental condition is certainly affected. Although the mind is part of the subtle body, because it is presently joined with the gross body, it takes on the same nature. The word </w:t>
      </w:r>
      <w:r w:rsidRPr="00790008">
        <w:rPr>
          <w:rStyle w:val="BookTitle"/>
          <w:rFonts w:asciiTheme="minorHAnsi" w:hAnsiTheme="minorHAnsi" w:cstheme="minorHAnsi"/>
          <w:b w:val="0"/>
          <w:bCs w:val="0"/>
          <w:i/>
          <w:iCs/>
          <w:color w:val="000000"/>
          <w:sz w:val="28"/>
          <w:szCs w:val="28"/>
        </w:rPr>
        <w:t>śīghra</w:t>
      </w:r>
      <w:r w:rsidRPr="00790008">
        <w:rPr>
          <w:rStyle w:val="BookTitle"/>
          <w:rFonts w:asciiTheme="minorHAnsi" w:hAnsiTheme="minorHAnsi" w:cstheme="minorHAnsi"/>
          <w:b w:val="0"/>
          <w:bCs w:val="0"/>
          <w:color w:val="000000"/>
          <w:sz w:val="28"/>
          <w:szCs w:val="28"/>
        </w:rPr>
        <w:t xml:space="preserve">, or “quickly,” indicates a greater than normal movement of an object. Whenever the movement of an object is less than normal, the word </w:t>
      </w:r>
      <w:r w:rsidRPr="00790008">
        <w:rPr>
          <w:rStyle w:val="BookTitle"/>
          <w:rFonts w:asciiTheme="minorHAnsi" w:hAnsiTheme="minorHAnsi" w:cstheme="minorHAnsi"/>
          <w:b w:val="0"/>
          <w:bCs w:val="0"/>
          <w:i/>
          <w:iCs/>
          <w:color w:val="000000"/>
          <w:sz w:val="28"/>
          <w:szCs w:val="28"/>
        </w:rPr>
        <w:t xml:space="preserve">māndya </w:t>
      </w:r>
      <w:r w:rsidRPr="00790008">
        <w:rPr>
          <w:rStyle w:val="BookTitle"/>
          <w:rFonts w:asciiTheme="minorHAnsi" w:hAnsiTheme="minorHAnsi" w:cstheme="minorHAnsi"/>
          <w:b w:val="0"/>
          <w:bCs w:val="0"/>
          <w:color w:val="000000"/>
          <w:sz w:val="28"/>
          <w:szCs w:val="28"/>
        </w:rPr>
        <w:t xml:space="preserve">is used. When the air in the body changes its normal course of movement, then air-born diseases are formed. The service attitude of Kṛṣṇa’s servant that Śrī Gaurasundara displayed with His pure transformations of ecstatic love and desire to serve the Supreme Lord was not understandable by ordinary people, therefore the Lord pretended to suffer from a disorder of His bodily airs. Actually, the transformation of loving devotion that manifests in a heart illuminated with pure goodness is not one of the air-born diseases, as imagined by foolish materialistic atheists. Those who are totally averse to the service of the Lord consider the most wonderful transformations of love for Kṛṣṇa, which are desired by the spotless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as one of the forty-nine varieties of air-born diseases they are subjected to. It is to be understood that this is punishment for their aversion to the Lord.</w:t>
      </w:r>
    </w:p>
    <w:p w14:paraId="77B91EE5" w14:textId="3A6873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12.68</w:t>
      </w:r>
    </w:p>
    <w:p w14:paraId="13E31D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CB356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ācambite prabhu alaukika śabda bole</w:t>
      </w:r>
      <w:r w:rsidRPr="00790008">
        <w:rPr>
          <w:rStyle w:val="BookTitle"/>
          <w:rFonts w:asciiTheme="minorHAnsi" w:hAnsiTheme="minorHAnsi" w:cstheme="minorHAnsi"/>
          <w:b w:val="0"/>
          <w:bCs w:val="0"/>
          <w:color w:val="000000"/>
          <w:sz w:val="28"/>
          <w:szCs w:val="28"/>
        </w:rPr>
        <w:br/>
        <w:t>gaḍā-gaḍi yāya, hāse, ghara bhāṅgi’ phele</w:t>
      </w:r>
    </w:p>
    <w:p w14:paraId="191C44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suddenly uttered some unworldly sounds, then He laughed as He rolled on the ground and nearly damaged the house.</w:t>
      </w:r>
    </w:p>
    <w:p w14:paraId="2AD4AD59" w14:textId="791AED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alaukika </w:t>
      </w:r>
      <w:r w:rsidRPr="00790008">
        <w:rPr>
          <w:rStyle w:val="BookTitle"/>
          <w:rFonts w:asciiTheme="minorHAnsi" w:hAnsiTheme="minorHAnsi" w:cstheme="minorHAnsi"/>
          <w:b w:val="0"/>
          <w:bCs w:val="0"/>
          <w:color w:val="000000"/>
          <w:sz w:val="28"/>
          <w:szCs w:val="28"/>
        </w:rPr>
        <w:t xml:space="preserve">is explained as follows: Mundane sounds are generally received by the ears and the other four knowledge-acquiring senses. The sounds that the four other knowledge-acquiring senses are unable to receive are called </w:t>
      </w:r>
      <w:r w:rsidRPr="00790008">
        <w:rPr>
          <w:rStyle w:val="BookTitle"/>
          <w:rFonts w:asciiTheme="minorHAnsi" w:hAnsiTheme="minorHAnsi" w:cstheme="minorHAnsi"/>
          <w:b w:val="0"/>
          <w:bCs w:val="0"/>
          <w:i/>
          <w:iCs/>
          <w:color w:val="000000"/>
          <w:sz w:val="28"/>
          <w:szCs w:val="28"/>
        </w:rPr>
        <w:t>alaukika</w:t>
      </w:r>
      <w:r w:rsidRPr="00790008">
        <w:rPr>
          <w:rStyle w:val="BookTitle"/>
          <w:rFonts w:asciiTheme="minorHAnsi" w:hAnsiTheme="minorHAnsi" w:cstheme="minorHAnsi"/>
          <w:b w:val="0"/>
          <w:bCs w:val="0"/>
          <w:color w:val="000000"/>
          <w:sz w:val="28"/>
          <w:szCs w:val="28"/>
        </w:rPr>
        <w:t xml:space="preserve">, or uncommon, transcendental, sounds. The transformations of bodily limbs that manifest while uttering </w:t>
      </w:r>
      <w:r w:rsidRPr="00790008">
        <w:rPr>
          <w:rStyle w:val="BookTitle"/>
          <w:rFonts w:asciiTheme="minorHAnsi" w:hAnsiTheme="minorHAnsi" w:cstheme="minorHAnsi"/>
          <w:b w:val="0"/>
          <w:bCs w:val="0"/>
          <w:i/>
          <w:iCs/>
          <w:color w:val="000000"/>
          <w:sz w:val="28"/>
          <w:szCs w:val="28"/>
        </w:rPr>
        <w:t>alaukika</w:t>
      </w:r>
      <w:r w:rsidRPr="00790008">
        <w:rPr>
          <w:rStyle w:val="BookTitle"/>
          <w:rFonts w:asciiTheme="minorHAnsi" w:hAnsiTheme="minorHAnsi" w:cstheme="minorHAnsi"/>
          <w:b w:val="0"/>
          <w:bCs w:val="0"/>
          <w:color w:val="000000"/>
          <w:sz w:val="28"/>
          <w:szCs w:val="28"/>
        </w:rPr>
        <w:t xml:space="preserve"> sounds is unintelligible to ordinary </w:t>
      </w:r>
      <w:r w:rsidRPr="00790008">
        <w:rPr>
          <w:rStyle w:val="BookTitle"/>
          <w:rFonts w:asciiTheme="minorHAnsi" w:hAnsiTheme="minorHAnsi" w:cstheme="minorHAnsi"/>
          <w:b w:val="0"/>
          <w:bCs w:val="0"/>
          <w:color w:val="000000"/>
          <w:sz w:val="28"/>
          <w:szCs w:val="28"/>
        </w:rPr>
        <w:lastRenderedPageBreak/>
        <w:t xml:space="preserve">people. In this regard, one should carefully discuss the statement, </w:t>
      </w:r>
      <w:r w:rsidRPr="00790008">
        <w:rPr>
          <w:rStyle w:val="BookTitle"/>
          <w:rFonts w:asciiTheme="minorHAnsi" w:hAnsiTheme="minorHAnsi" w:cstheme="minorHAnsi"/>
          <w:b w:val="0"/>
          <w:bCs w:val="0"/>
          <w:i/>
          <w:iCs/>
          <w:color w:val="000000"/>
          <w:sz w:val="28"/>
          <w:szCs w:val="28"/>
        </w:rPr>
        <w:t>vaiṣṇavera kriyā mudrā vijñeha nā bujhaya</w:t>
      </w:r>
      <w:r w:rsidRPr="00790008">
        <w:rPr>
          <w:rStyle w:val="BookTitle"/>
          <w:rFonts w:asciiTheme="minorHAnsi" w:hAnsiTheme="minorHAnsi" w:cstheme="minorHAnsi"/>
          <w:b w:val="0"/>
          <w:bCs w:val="0"/>
          <w:color w:val="000000"/>
          <w:sz w:val="28"/>
          <w:szCs w:val="28"/>
        </w:rPr>
        <w:t>—“Even a very intelligent man cannot understand the activities of a pure Vaiṣṇava.” The language and internal sentiments of a Vaiṣṇava are not accessible to ordinary mundane people.</w:t>
      </w:r>
    </w:p>
    <w:p w14:paraId="3C0B0A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hari-rasa-madirā-madāti-mattā</w:t>
      </w:r>
      <w:r w:rsidRPr="00790008">
        <w:rPr>
          <w:rStyle w:val="BookTitle"/>
          <w:rFonts w:asciiTheme="minorHAnsi" w:hAnsiTheme="minorHAnsi" w:cstheme="minorHAnsi"/>
          <w:b w:val="0"/>
          <w:bCs w:val="0"/>
          <w:color w:val="000000"/>
          <w:sz w:val="28"/>
          <w:szCs w:val="28"/>
        </w:rPr>
        <w:br/>
        <w:t>bhuvi viluṭhāma naṭāma nirviśāma</w:t>
      </w:r>
    </w:p>
    <w:p w14:paraId="0EADCB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“Thoroughly maddened by the ecstasy of the intoxicating beverage of love for Kṛṣṇa, we shall enjoy life running about, rolling on the ground and dancing in ecstasy.” This statement of a Vaiṣṇava is not understandable by ordinary people.</w:t>
      </w:r>
    </w:p>
    <w:p w14:paraId="3C6BBFE8" w14:textId="71DBA5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12.69</w:t>
      </w:r>
    </w:p>
    <w:p w14:paraId="0CADFE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C8B6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garjana kare, mālsāṭ pūre</w:t>
      </w:r>
      <w:r w:rsidRPr="00790008">
        <w:rPr>
          <w:rStyle w:val="BookTitle"/>
          <w:rFonts w:asciiTheme="minorHAnsi" w:hAnsiTheme="minorHAnsi" w:cstheme="minorHAnsi"/>
          <w:b w:val="0"/>
          <w:bCs w:val="0"/>
          <w:color w:val="000000"/>
          <w:sz w:val="28"/>
          <w:szCs w:val="28"/>
        </w:rPr>
        <w:br/>
        <w:t>sammukhe dekhaye yā’re, tāhārei māre</w:t>
      </w:r>
    </w:p>
    <w:p w14:paraId="6313F118" w14:textId="46FD3F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roared loudly and challenged everyone like a wrestler, then He beat whoever He could catch.</w:t>
      </w:r>
    </w:p>
    <w:p w14:paraId="0F150B40" w14:textId="6BB520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12.70</w:t>
      </w:r>
    </w:p>
    <w:p w14:paraId="355D4E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D57C3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kṣaṇe-kṣaṇe sarva-aṅga stambhākṛti haya</w:t>
      </w:r>
      <w:r w:rsidRPr="00790008">
        <w:rPr>
          <w:rStyle w:val="BookTitle"/>
          <w:rFonts w:asciiTheme="minorHAnsi" w:hAnsiTheme="minorHAnsi" w:cstheme="minorHAnsi"/>
          <w:b w:val="0"/>
          <w:bCs w:val="0"/>
          <w:color w:val="000000"/>
          <w:sz w:val="28"/>
          <w:szCs w:val="28"/>
        </w:rPr>
        <w:br/>
        <w:t>hena mūrchā haya, loke dekhi’ pāya bhaya</w:t>
      </w:r>
    </w:p>
    <w:p w14:paraId="0EAEB903" w14:textId="0A97D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Again and again His entire body became stunned, and He fell unconscious in such a way that people were frightened.</w:t>
      </w:r>
    </w:p>
    <w:p w14:paraId="5FFC55CB" w14:textId="2DDE0B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12.71</w:t>
      </w:r>
    </w:p>
    <w:p w14:paraId="6E7445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B5C7C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śunilena bandhu-gaṇa vāyura vikāra</w:t>
      </w:r>
      <w:r w:rsidRPr="00790008">
        <w:rPr>
          <w:rStyle w:val="BookTitle"/>
          <w:rFonts w:asciiTheme="minorHAnsi" w:hAnsiTheme="minorHAnsi" w:cstheme="minorHAnsi"/>
          <w:b w:val="0"/>
          <w:bCs w:val="0"/>
          <w:color w:val="000000"/>
          <w:sz w:val="28"/>
          <w:szCs w:val="28"/>
        </w:rPr>
        <w:br/>
        <w:t>dhāiyā āsiyā sabhe kare pratikāra</w:t>
      </w:r>
    </w:p>
    <w:p w14:paraId="5A719FBD" w14:textId="2B06B5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When Nimāi’s friends and relatives heard about His </w:t>
      </w:r>
      <w:commentRangeStart w:id="174"/>
      <w:r w:rsidRPr="00790008">
        <w:rPr>
          <w:rStyle w:val="BookTitle"/>
          <w:rFonts w:asciiTheme="minorHAnsi" w:hAnsiTheme="minorHAnsi" w:cstheme="minorHAnsi"/>
          <w:b/>
          <w:bCs/>
          <w:color w:val="800000"/>
          <w:sz w:val="28"/>
          <w:szCs w:val="28"/>
        </w:rPr>
        <w:t xml:space="preserve">gastric </w:t>
      </w:r>
      <w:commentRangeEnd w:id="174"/>
      <w:r w:rsidR="00942F7C">
        <w:rPr>
          <w:rStyle w:val="CommentReference"/>
          <w:b w:val="0"/>
          <w:bCs w:val="0"/>
          <w:color w:val="auto"/>
        </w:rPr>
        <w:commentReference w:id="174"/>
      </w:r>
      <w:r w:rsidRPr="00790008">
        <w:rPr>
          <w:rStyle w:val="BookTitle"/>
          <w:rFonts w:asciiTheme="minorHAnsi" w:hAnsiTheme="minorHAnsi" w:cstheme="minorHAnsi"/>
          <w:b/>
          <w:bCs/>
          <w:color w:val="800000"/>
          <w:sz w:val="28"/>
          <w:szCs w:val="28"/>
        </w:rPr>
        <w:t>disorder, they came running to treat Him.</w:t>
      </w:r>
    </w:p>
    <w:p w14:paraId="5409F651" w14:textId="7B5DB1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12.72</w:t>
      </w:r>
    </w:p>
    <w:p w14:paraId="1D3B6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44A30C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buddhimanta-khāna āra mukunda-sañjaya</w:t>
      </w:r>
      <w:r w:rsidRPr="00790008">
        <w:rPr>
          <w:rStyle w:val="BookTitle"/>
          <w:rFonts w:asciiTheme="minorHAnsi" w:hAnsiTheme="minorHAnsi" w:cstheme="minorHAnsi"/>
          <w:b w:val="0"/>
          <w:bCs w:val="0"/>
          <w:color w:val="000000"/>
          <w:sz w:val="28"/>
          <w:szCs w:val="28"/>
        </w:rPr>
        <w:br/>
        <w:t>goṣṭhī-saha āilena prabhura ālaya</w:t>
      </w:r>
    </w:p>
    <w:p w14:paraId="506C220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Mukunda Sañjaya, and their associates all came to the Lord’s house.</w:t>
      </w:r>
    </w:p>
    <w:p w14:paraId="2143B9CE" w14:textId="6C889F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Both Buddhimanta Khān and Mukunda Sañjaya of Navadvīpa were respectable, </w:t>
      </w:r>
      <w:r w:rsidRPr="00790008">
        <w:rPr>
          <w:rStyle w:val="BookTitle"/>
          <w:rFonts w:asciiTheme="minorHAnsi" w:hAnsiTheme="minorHAnsi" w:cstheme="minorHAnsi"/>
          <w:b w:val="0"/>
          <w:bCs w:val="0"/>
          <w:color w:val="000000"/>
          <w:sz w:val="28"/>
          <w:szCs w:val="28"/>
        </w:rPr>
        <w:lastRenderedPageBreak/>
        <w:t>rich, and prosperous in all regards. Rich persons kept various medicines and doctors in their houses. Poor people who had no assets whatsoever depended on them for their survival.</w:t>
      </w:r>
    </w:p>
    <w:p w14:paraId="3E3BCAE9" w14:textId="2D4C16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12.73</w:t>
      </w:r>
    </w:p>
    <w:p w14:paraId="16E41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C15A3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viṣṇu-taila, nārāyaṇa-taila dena śire</w:t>
      </w:r>
      <w:r w:rsidRPr="00790008">
        <w:rPr>
          <w:rStyle w:val="BookTitle"/>
          <w:rFonts w:asciiTheme="minorHAnsi" w:hAnsiTheme="minorHAnsi" w:cstheme="minorHAnsi"/>
          <w:b w:val="0"/>
          <w:bCs w:val="0"/>
          <w:color w:val="000000"/>
          <w:sz w:val="28"/>
          <w:szCs w:val="28"/>
        </w:rPr>
        <w:br/>
        <w:t>sabhe kare pratikāra, yā’ra yena sphure</w:t>
      </w:r>
    </w:p>
    <w:p w14:paraId="4C7B98B9" w14:textId="3E1BD0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applied some medicinal oils on the Lord’s head and tried to cure Him any way they could.</w:t>
      </w:r>
    </w:p>
    <w:p w14:paraId="3C9EC594" w14:textId="2C31DC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12.74</w:t>
      </w:r>
    </w:p>
    <w:p w14:paraId="320E86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BE3B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āpana-icchāya prabhu nānā karma kare</w:t>
      </w:r>
      <w:r w:rsidRPr="00790008">
        <w:rPr>
          <w:rStyle w:val="BookTitle"/>
          <w:rFonts w:asciiTheme="minorHAnsi" w:hAnsiTheme="minorHAnsi" w:cstheme="minorHAnsi"/>
          <w:b w:val="0"/>
          <w:bCs w:val="0"/>
          <w:color w:val="000000"/>
          <w:sz w:val="28"/>
          <w:szCs w:val="28"/>
        </w:rPr>
        <w:br/>
        <w:t>se kemane sustha haibeka pratikāre</w:t>
      </w:r>
    </w:p>
    <w:p w14:paraId="08418D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performs various pastimes by His own sweet will. How can He be cured by some external remedies?</w:t>
      </w:r>
    </w:p>
    <w:p w14:paraId="7EE63B07" w14:textId="5F6387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transformations of love that Śrī Gaurasundara displayed in order to manifest His transcendental pastimes can not be cured by administering external medicine. Physical and mental diseases affect the gross and subtle bodies. Ecstatic transformations do not act upon temporary material designations, rather the service propensities of a living entity are displayed through the transcendental body surrendered to the Lord. The artificial transformations of the material body are completely unlike the devotional transformations found in self-realized souls. Considering the body as the self, foolish people wrongly desire to achieve mundane prestige by artificially manipulating their body and senses on the pretext of displaying ecstatic transformations.</w:t>
      </w:r>
    </w:p>
    <w:p w14:paraId="61738A35" w14:textId="1A04DF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12.75</w:t>
      </w:r>
    </w:p>
    <w:p w14:paraId="2889FE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6D93EA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kampa, prabhu kare āsphālana</w:t>
      </w:r>
      <w:r w:rsidRPr="00790008">
        <w:rPr>
          <w:rStyle w:val="BookTitle"/>
          <w:rFonts w:asciiTheme="minorHAnsi" w:hAnsiTheme="minorHAnsi" w:cstheme="minorHAnsi"/>
          <w:b w:val="0"/>
          <w:bCs w:val="0"/>
          <w:color w:val="000000"/>
          <w:sz w:val="28"/>
          <w:szCs w:val="28"/>
        </w:rPr>
        <w:br/>
        <w:t>huṅkāra śuniyā bhaya pāya sarva-jana</w:t>
      </w:r>
    </w:p>
    <w:p w14:paraId="5CD90B4C" w14:textId="1A0284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limbs of the Lord shivered. He shouted loudly in such a way that everyone was frightened.</w:t>
      </w:r>
    </w:p>
    <w:p w14:paraId="0D93576D" w14:textId="04ADE4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12.76</w:t>
      </w:r>
    </w:p>
    <w:p w14:paraId="688DAA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8831B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bole,—“mui sarva-lokera īśvara</w:t>
      </w:r>
      <w:r w:rsidRPr="00790008">
        <w:rPr>
          <w:rStyle w:val="BookTitle"/>
          <w:rFonts w:asciiTheme="minorHAnsi" w:hAnsiTheme="minorHAnsi" w:cstheme="minorHAnsi"/>
          <w:b w:val="0"/>
          <w:bCs w:val="0"/>
          <w:color w:val="000000"/>
          <w:sz w:val="28"/>
          <w:szCs w:val="28"/>
        </w:rPr>
        <w:br/>
        <w:t>mui viśva dharoṅ, mora nāma ’viśvambhara’</w:t>
      </w:r>
    </w:p>
    <w:p w14:paraId="49E101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then declared, “I am the Lord of all. I maintain the universe, therefore I am named Viśvambhara.</w:t>
      </w:r>
    </w:p>
    <w:p w14:paraId="414176F4" w14:textId="5633C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Gaurasundara is nondifferent from Śrī Kṛṣṇa, the Supreme Personality of Godhead, the words spoken by Him in the mood of a devotee induce ordinary foolish people to wrongly consider Him an object of enjoyment. On the spiritual platform, the relationship between servant and the Lord is so intimate that the Lord does not appear to be separate. Such propensities were fully manifest in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situated on the </w:t>
      </w:r>
      <w:r w:rsidRPr="00790008">
        <w:rPr>
          <w:rStyle w:val="BookTitle"/>
          <w:rFonts w:asciiTheme="minorHAnsi" w:hAnsiTheme="minorHAnsi" w:cstheme="minorHAnsi"/>
          <w:b w:val="0"/>
          <w:bCs w:val="0"/>
          <w:i/>
          <w:iCs/>
          <w:color w:val="000000"/>
          <w:sz w:val="28"/>
          <w:szCs w:val="28"/>
        </w:rPr>
        <w:t>adhirūḍha-mah</w:t>
      </w:r>
      <w:ins w:id="175" w:author="your servant" w:date="2020-08-26T10:54:00Z">
        <w:r w:rsidR="00942F7C">
          <w:rPr>
            <w:rStyle w:val="BookTitle"/>
            <w:rFonts w:asciiTheme="minorHAnsi" w:hAnsiTheme="minorHAnsi" w:cstheme="minorHAnsi"/>
            <w:b w:val="0"/>
            <w:bCs w:val="0"/>
            <w:i/>
            <w:iCs/>
            <w:color w:val="000000"/>
            <w:sz w:val="28"/>
            <w:szCs w:val="28"/>
          </w:rPr>
          <w:t>ā</w:t>
        </w:r>
      </w:ins>
      <w:del w:id="176" w:author="your servant" w:date="2020-08-26T10:54:00Z">
        <w:r w:rsidRPr="00790008" w:rsidDel="00942F7C">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bh</w:t>
      </w:r>
      <w:ins w:id="177" w:author="your servant" w:date="2020-08-26T10:54:00Z">
        <w:r w:rsidR="00942F7C">
          <w:rPr>
            <w:rStyle w:val="BookTitle"/>
            <w:rFonts w:asciiTheme="minorHAnsi" w:hAnsiTheme="minorHAnsi" w:cstheme="minorHAnsi"/>
            <w:b w:val="0"/>
            <w:bCs w:val="0"/>
            <w:i/>
            <w:iCs/>
            <w:color w:val="000000"/>
            <w:sz w:val="28"/>
            <w:szCs w:val="28"/>
          </w:rPr>
          <w:t>ā</w:t>
        </w:r>
      </w:ins>
      <w:del w:id="178" w:author="your servant" w:date="2020-08-26T10:54:00Z">
        <w:r w:rsidRPr="00790008" w:rsidDel="00942F7C">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 xml:space="preserve">va </w:t>
      </w:r>
      <w:r w:rsidRPr="00790008">
        <w:rPr>
          <w:rStyle w:val="BookTitle"/>
          <w:rFonts w:asciiTheme="minorHAnsi" w:hAnsiTheme="minorHAnsi" w:cstheme="minorHAnsi"/>
          <w:b w:val="0"/>
          <w:bCs w:val="0"/>
          <w:color w:val="000000"/>
          <w:sz w:val="28"/>
          <w:szCs w:val="28"/>
        </w:rPr>
        <w:t xml:space="preserve">platform, wherein they engage in the pastimes of </w:t>
      </w:r>
      <w:r w:rsidRPr="00790008">
        <w:rPr>
          <w:rStyle w:val="BookTitle"/>
          <w:rFonts w:asciiTheme="minorHAnsi" w:hAnsiTheme="minorHAnsi" w:cstheme="minorHAnsi"/>
          <w:b w:val="0"/>
          <w:bCs w:val="0"/>
          <w:i/>
          <w:iCs/>
          <w:color w:val="000000"/>
          <w:sz w:val="28"/>
          <w:szCs w:val="28"/>
        </w:rPr>
        <w:t xml:space="preserve">mohana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madana</w:t>
      </w:r>
      <w:r w:rsidRPr="00790008">
        <w:rPr>
          <w:rStyle w:val="BookTitle"/>
          <w:rFonts w:asciiTheme="minorHAnsi" w:hAnsiTheme="minorHAnsi" w:cstheme="minorHAnsi"/>
          <w:b w:val="0"/>
          <w:bCs w:val="0"/>
          <w:color w:val="000000"/>
          <w:sz w:val="28"/>
          <w:szCs w:val="28"/>
        </w:rPr>
        <w:t xml:space="preserve">, attracting and intoxicating their beloved. In the consideration of servitorship, the word </w:t>
      </w:r>
      <w:r w:rsidRPr="00790008">
        <w:rPr>
          <w:rStyle w:val="BookTitle"/>
          <w:rFonts w:asciiTheme="minorHAnsi" w:hAnsiTheme="minorHAnsi" w:cstheme="minorHAnsi"/>
          <w:b w:val="0"/>
          <w:bCs w:val="0"/>
          <w:i/>
          <w:iCs/>
          <w:color w:val="000000"/>
          <w:sz w:val="28"/>
          <w:szCs w:val="28"/>
        </w:rPr>
        <w:t>sarva-loka</w:t>
      </w:r>
      <w:r w:rsidRPr="00790008">
        <w:rPr>
          <w:rStyle w:val="BookTitle"/>
          <w:rFonts w:asciiTheme="minorHAnsi" w:hAnsiTheme="minorHAnsi" w:cstheme="minorHAnsi"/>
          <w:b w:val="0"/>
          <w:bCs w:val="0"/>
          <w:color w:val="000000"/>
          <w:sz w:val="28"/>
          <w:szCs w:val="28"/>
        </w:rPr>
        <w:t>, or “everyone,” indicates that Śrī Gaurasundara is the highest of all.</w:t>
      </w:r>
    </w:p>
    <w:p w14:paraId="077D36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viśva</w:t>
      </w:r>
      <w:r w:rsidRPr="00790008">
        <w:rPr>
          <w:rStyle w:val="BookTitle"/>
          <w:rFonts w:asciiTheme="minorHAnsi" w:hAnsiTheme="minorHAnsi" w:cstheme="minorHAnsi"/>
          <w:b w:val="0"/>
          <w:bCs w:val="0"/>
          <w:color w:val="000000"/>
          <w:sz w:val="28"/>
          <w:szCs w:val="28"/>
        </w:rPr>
        <w:t xml:space="preserve"> in this verse refers to Goloka of the spiritual sky. Although the separated perverted reflection of Goloka-Vaikuṇṭha is more or less experienced within the fourteen worlds, the material universe is not Vaikuṇṭha. Śrī Gaurasundara is the only maintainer of all universes. The statements befitting the Supreme Lord in the mood of a devotee are meant for rejecting material considerations between the Lord and His devotees. The fierce poison of formidable impersonalism vomited by foolish, imperfect yogis who are conditioned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who proclaim themselves as </w:t>
      </w:r>
      <w:r w:rsidRPr="00790008">
        <w:rPr>
          <w:rStyle w:val="BookTitle"/>
          <w:rFonts w:asciiTheme="minorHAnsi" w:hAnsiTheme="minorHAnsi" w:cstheme="minorHAnsi"/>
          <w:b w:val="0"/>
          <w:bCs w:val="0"/>
          <w:i/>
          <w:iCs/>
          <w:color w:val="000000"/>
          <w:sz w:val="28"/>
          <w:szCs w:val="28"/>
        </w:rPr>
        <w:t>ahaṅgrahopāsakas</w:t>
      </w:r>
      <w:r w:rsidRPr="00790008">
        <w:rPr>
          <w:rStyle w:val="BookTitle"/>
          <w:rFonts w:asciiTheme="minorHAnsi" w:hAnsiTheme="minorHAnsi" w:cstheme="minorHAnsi"/>
          <w:b w:val="0"/>
          <w:bCs w:val="0"/>
          <w:color w:val="000000"/>
          <w:sz w:val="28"/>
          <w:szCs w:val="28"/>
        </w:rPr>
        <w:t>, or self-worshipers, is extremely abominable, hated, and totally disapproved by Gaurasundara.</w:t>
      </w:r>
    </w:p>
    <w:p w14:paraId="698F482B" w14:textId="100CC4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12.77</w:t>
      </w:r>
    </w:p>
    <w:p w14:paraId="38D083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29451C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mui sei, more ta’ nā cine kona jane”</w:t>
      </w:r>
      <w:r w:rsidRPr="00790008">
        <w:rPr>
          <w:rStyle w:val="BookTitle"/>
          <w:rFonts w:asciiTheme="minorHAnsi" w:hAnsiTheme="minorHAnsi" w:cstheme="minorHAnsi"/>
          <w:b w:val="0"/>
          <w:bCs w:val="0"/>
          <w:color w:val="000000"/>
          <w:sz w:val="28"/>
          <w:szCs w:val="28"/>
        </w:rPr>
        <w:br/>
        <w:t>eta bali’ laḍa dei dhare sarva jane</w:t>
      </w:r>
    </w:p>
    <w:p w14:paraId="39E817E4" w14:textId="58C56F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the Supreme Lord, but no one recognizes Me.” Saying this, the Lord tottered and everyone tried to catch Him.</w:t>
      </w:r>
    </w:p>
    <w:p w14:paraId="17E96643" w14:textId="38BFAE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12.78</w:t>
      </w:r>
    </w:p>
    <w:p w14:paraId="7004E9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954B0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 prakāśa prabhu kare vāyu chale</w:t>
      </w:r>
      <w:r w:rsidRPr="00790008">
        <w:rPr>
          <w:rStyle w:val="BookTitle"/>
          <w:rFonts w:asciiTheme="minorHAnsi" w:hAnsiTheme="minorHAnsi" w:cstheme="minorHAnsi"/>
          <w:b w:val="0"/>
          <w:bCs w:val="0"/>
          <w:color w:val="000000"/>
          <w:sz w:val="28"/>
          <w:szCs w:val="28"/>
        </w:rPr>
        <w:br/>
        <w:t>tathāpi nā bujhe keha tā’na māyā-bale</w:t>
      </w:r>
    </w:p>
    <w:p w14:paraId="25861EA6" w14:textId="5B6C00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the Lord manifested Himself on the pretext of </w:t>
      </w:r>
      <w:commentRangeStart w:id="179"/>
      <w:r w:rsidRPr="00790008">
        <w:rPr>
          <w:rStyle w:val="BookTitle"/>
          <w:rFonts w:asciiTheme="minorHAnsi" w:hAnsiTheme="minorHAnsi" w:cstheme="minorHAnsi"/>
          <w:b/>
          <w:bCs/>
          <w:color w:val="800000"/>
          <w:sz w:val="28"/>
          <w:szCs w:val="28"/>
        </w:rPr>
        <w:t xml:space="preserve">gastric </w:t>
      </w:r>
      <w:commentRangeEnd w:id="179"/>
      <w:r w:rsidR="000C0176">
        <w:rPr>
          <w:rStyle w:val="CommentReference"/>
          <w:b w:val="0"/>
          <w:bCs w:val="0"/>
          <w:color w:val="auto"/>
        </w:rPr>
        <w:commentReference w:id="179"/>
      </w:r>
      <w:r w:rsidRPr="00790008">
        <w:rPr>
          <w:rStyle w:val="BookTitle"/>
          <w:rFonts w:asciiTheme="minorHAnsi" w:hAnsiTheme="minorHAnsi" w:cstheme="minorHAnsi"/>
          <w:b/>
          <w:bCs/>
          <w:color w:val="800000"/>
          <w:sz w:val="28"/>
          <w:szCs w:val="28"/>
        </w:rPr>
        <w:t>disorder, yet by the influence of His illusory energy no one could understand Him.</w:t>
      </w:r>
    </w:p>
    <w:p w14:paraId="255283F9" w14:textId="57A64C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12.79</w:t>
      </w:r>
    </w:p>
    <w:p w14:paraId="699DAD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79</w:t>
      </w:r>
    </w:p>
    <w:p w14:paraId="0C1237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bole,—“haila dānava adhiṣṭhāna”</w:t>
      </w:r>
      <w:r w:rsidRPr="00790008">
        <w:rPr>
          <w:rStyle w:val="BookTitle"/>
          <w:rFonts w:asciiTheme="minorHAnsi" w:hAnsiTheme="minorHAnsi" w:cstheme="minorHAnsi"/>
          <w:b w:val="0"/>
          <w:bCs w:val="0"/>
          <w:color w:val="000000"/>
          <w:sz w:val="28"/>
          <w:szCs w:val="28"/>
        </w:rPr>
        <w:br/>
        <w:t>keha bole,—“hena bujhi ḍākinīra kāma”</w:t>
      </w:r>
    </w:p>
    <w:p w14:paraId="2A1B9D2A" w14:textId="20FFB0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“He’s been possessed by a demon.” Someone else said, “This is the work of a witch.”</w:t>
      </w:r>
    </w:p>
    <w:p w14:paraId="00691E71" w14:textId="2D26AE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12.80</w:t>
      </w:r>
    </w:p>
    <w:p w14:paraId="5BC190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5A7E46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bole,—“sadāi karena vākya-vyaya</w:t>
      </w:r>
      <w:r w:rsidRPr="00790008">
        <w:rPr>
          <w:rStyle w:val="BookTitle"/>
          <w:rFonts w:asciiTheme="minorHAnsi" w:hAnsiTheme="minorHAnsi" w:cstheme="minorHAnsi"/>
          <w:b w:val="0"/>
          <w:bCs w:val="0"/>
          <w:color w:val="000000"/>
          <w:sz w:val="28"/>
          <w:szCs w:val="28"/>
        </w:rPr>
        <w:br/>
        <w:t>ataeva haila ’vāyu’,—jāniha niścaya”</w:t>
      </w:r>
    </w:p>
    <w:p w14:paraId="04D907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Another said, “Since He’s always speaking, it is certainly a </w:t>
      </w:r>
      <w:commentRangeStart w:id="180"/>
      <w:r w:rsidRPr="00790008">
        <w:rPr>
          <w:rStyle w:val="BookTitle"/>
          <w:rFonts w:asciiTheme="minorHAnsi" w:hAnsiTheme="minorHAnsi" w:cstheme="minorHAnsi"/>
          <w:b/>
          <w:bCs/>
          <w:color w:val="800000"/>
          <w:sz w:val="28"/>
          <w:szCs w:val="28"/>
        </w:rPr>
        <w:t xml:space="preserve">gastric </w:t>
      </w:r>
      <w:commentRangeEnd w:id="180"/>
      <w:r w:rsidR="000C0176">
        <w:rPr>
          <w:rStyle w:val="CommentReference"/>
          <w:b w:val="0"/>
          <w:bCs w:val="0"/>
          <w:color w:val="auto"/>
        </w:rPr>
        <w:commentReference w:id="180"/>
      </w:r>
      <w:r w:rsidRPr="00790008">
        <w:rPr>
          <w:rStyle w:val="BookTitle"/>
          <w:rFonts w:asciiTheme="minorHAnsi" w:hAnsiTheme="minorHAnsi" w:cstheme="minorHAnsi"/>
          <w:b/>
          <w:bCs/>
          <w:color w:val="800000"/>
          <w:sz w:val="28"/>
          <w:szCs w:val="28"/>
        </w:rPr>
        <w:t>disorder.”</w:t>
      </w:r>
    </w:p>
    <w:p w14:paraId="54874D60" w14:textId="58064D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speaking most uncommon words, Śrī Gaurasundara tried to win the hearts of the people. That is why some ignorant persons, on observing the most talkative nature of the Lord, decided that His transformations of love were due to an increase in bodily airs.</w:t>
      </w:r>
    </w:p>
    <w:p w14:paraId="65B02F7E" w14:textId="2D27FB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12.81</w:t>
      </w:r>
    </w:p>
    <w:p w14:paraId="331AE9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6E10E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 jane karena vicāra</w:t>
      </w:r>
      <w:r w:rsidRPr="00790008">
        <w:rPr>
          <w:rStyle w:val="BookTitle"/>
          <w:rFonts w:asciiTheme="minorHAnsi" w:hAnsiTheme="minorHAnsi" w:cstheme="minorHAnsi"/>
          <w:b w:val="0"/>
          <w:bCs w:val="0"/>
          <w:color w:val="000000"/>
          <w:sz w:val="28"/>
          <w:szCs w:val="28"/>
        </w:rPr>
        <w:br/>
        <w:t>viṣṇu-māyā-mohe tattva nā jāniyā tāṅ’ra</w:t>
      </w:r>
    </w:p>
    <w:p w14:paraId="1F06F67A" w14:textId="396836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gave different opinions, but by the influence of the Lord’s illusory potency no one understood the truth.</w:t>
      </w:r>
    </w:p>
    <w:p w14:paraId="692A6230" w14:textId="664E12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12.82</w:t>
      </w:r>
    </w:p>
    <w:p w14:paraId="1A05AA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76826F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bahu-vidha pāka-taila sabhe dena śire</w:t>
      </w:r>
      <w:r w:rsidRPr="00790008">
        <w:rPr>
          <w:rStyle w:val="BookTitle"/>
          <w:rFonts w:asciiTheme="minorHAnsi" w:hAnsiTheme="minorHAnsi" w:cstheme="minorHAnsi"/>
          <w:b w:val="0"/>
          <w:bCs w:val="0"/>
          <w:color w:val="000000"/>
          <w:sz w:val="28"/>
          <w:szCs w:val="28"/>
        </w:rPr>
        <w:br/>
        <w:t>taila-droṇe thui taila dena kalevare</w:t>
      </w:r>
    </w:p>
    <w:p w14:paraId="44D6CC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applied various medicated oils on the Lord’s head and then they put Him in a wooden tub filled with oil and rubbed His body.</w:t>
      </w:r>
    </w:p>
    <w:p w14:paraId="69FE7E56" w14:textId="150D93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pāka-taila </w:t>
      </w:r>
      <w:r w:rsidRPr="00790008">
        <w:rPr>
          <w:rStyle w:val="BookTitle"/>
          <w:rFonts w:asciiTheme="minorHAnsi" w:hAnsiTheme="minorHAnsi" w:cstheme="minorHAnsi"/>
          <w:b w:val="0"/>
          <w:bCs w:val="0"/>
          <w:color w:val="000000"/>
          <w:sz w:val="28"/>
          <w:szCs w:val="28"/>
        </w:rPr>
        <w:t>refers to a medicinal oil made from various herbs that cures diseases born of air disorders.</w:t>
      </w:r>
    </w:p>
    <w:p w14:paraId="634190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taila-droṇe </w:t>
      </w:r>
      <w:r w:rsidRPr="00790008">
        <w:rPr>
          <w:rStyle w:val="BookTitle"/>
          <w:rFonts w:asciiTheme="minorHAnsi" w:hAnsiTheme="minorHAnsi" w:cstheme="minorHAnsi"/>
          <w:b w:val="0"/>
          <w:bCs w:val="0"/>
          <w:color w:val="000000"/>
          <w:sz w:val="28"/>
          <w:szCs w:val="28"/>
        </w:rPr>
        <w:t>refers to a large wooden container filled with oil in which one can be immersed up to the neck—a barrel of oil.</w:t>
      </w:r>
    </w:p>
    <w:p w14:paraId="654E3747" w14:textId="314C33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12.83</w:t>
      </w:r>
    </w:p>
    <w:p w14:paraId="04AB99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6A08D3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taila-droṇe bhāse prabhu hāse khalakhala</w:t>
      </w:r>
      <w:r w:rsidRPr="00790008">
        <w:rPr>
          <w:rStyle w:val="BookTitle"/>
          <w:rFonts w:asciiTheme="minorHAnsi" w:hAnsiTheme="minorHAnsi" w:cstheme="minorHAnsi"/>
          <w:b w:val="0"/>
          <w:bCs w:val="0"/>
          <w:color w:val="000000"/>
          <w:sz w:val="28"/>
          <w:szCs w:val="28"/>
        </w:rPr>
        <w:br/>
        <w:t>satya yena mahāvāyu kariyāche bala</w:t>
      </w:r>
    </w:p>
    <w:p w14:paraId="21A640CB" w14:textId="05069E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 xml:space="preserve">Immersed in that oil, the Lord began to laugh as if a terrible </w:t>
      </w:r>
      <w:commentRangeStart w:id="181"/>
      <w:r w:rsidRPr="00790008">
        <w:rPr>
          <w:rStyle w:val="BookTitle"/>
          <w:rFonts w:asciiTheme="minorHAnsi" w:hAnsiTheme="minorHAnsi" w:cstheme="minorHAnsi"/>
          <w:b/>
          <w:bCs/>
          <w:color w:val="800000"/>
          <w:sz w:val="28"/>
          <w:szCs w:val="28"/>
        </w:rPr>
        <w:t xml:space="preserve">gastric </w:t>
      </w:r>
      <w:commentRangeEnd w:id="181"/>
      <w:r w:rsidR="000C0176">
        <w:rPr>
          <w:rStyle w:val="CommentReference"/>
          <w:b w:val="0"/>
          <w:bCs w:val="0"/>
          <w:color w:val="auto"/>
        </w:rPr>
        <w:commentReference w:id="181"/>
      </w:r>
      <w:r w:rsidRPr="00790008">
        <w:rPr>
          <w:rStyle w:val="BookTitle"/>
          <w:rFonts w:asciiTheme="minorHAnsi" w:hAnsiTheme="minorHAnsi" w:cstheme="minorHAnsi"/>
          <w:b/>
          <w:bCs/>
          <w:color w:val="800000"/>
          <w:sz w:val="28"/>
          <w:szCs w:val="28"/>
        </w:rPr>
        <w:t>disorder had actually infected Him.</w:t>
      </w:r>
    </w:p>
    <w:p w14:paraId="021080CB" w14:textId="129B5A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12.84</w:t>
      </w:r>
    </w:p>
    <w:p w14:paraId="4E29A5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62706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āpana icchāya līlā kari</w:t>
      </w:r>
      <w:r w:rsidRPr="00790008">
        <w:rPr>
          <w:rStyle w:val="BookTitle"/>
          <w:rFonts w:asciiTheme="minorHAnsi" w:hAnsiTheme="minorHAnsi" w:cstheme="minorHAnsi"/>
          <w:b w:val="0"/>
          <w:bCs w:val="0"/>
          <w:color w:val="000000"/>
          <w:sz w:val="28"/>
          <w:szCs w:val="28"/>
        </w:rPr>
        <w:br/>
        <w:t>svābhāvika hailā prabhu vāyu parihari’</w:t>
      </w:r>
    </w:p>
    <w:p w14:paraId="5E8D58D7" w14:textId="6FA132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While thus enjoying His pastimes according to His own will, the Lord became normal as if relieved of His </w:t>
      </w:r>
      <w:commentRangeStart w:id="182"/>
      <w:r w:rsidRPr="00790008">
        <w:rPr>
          <w:rStyle w:val="BookTitle"/>
          <w:rFonts w:asciiTheme="minorHAnsi" w:hAnsiTheme="minorHAnsi" w:cstheme="minorHAnsi"/>
          <w:b/>
          <w:bCs/>
          <w:color w:val="800000"/>
          <w:sz w:val="28"/>
          <w:szCs w:val="28"/>
        </w:rPr>
        <w:t xml:space="preserve">gastric </w:t>
      </w:r>
      <w:commentRangeEnd w:id="182"/>
      <w:r w:rsidR="000C0176">
        <w:rPr>
          <w:rStyle w:val="CommentReference"/>
          <w:b w:val="0"/>
          <w:bCs w:val="0"/>
          <w:color w:val="auto"/>
        </w:rPr>
        <w:commentReference w:id="182"/>
      </w:r>
      <w:r w:rsidRPr="00790008">
        <w:rPr>
          <w:rStyle w:val="BookTitle"/>
          <w:rFonts w:asciiTheme="minorHAnsi" w:hAnsiTheme="minorHAnsi" w:cstheme="minorHAnsi"/>
          <w:b/>
          <w:bCs/>
          <w:color w:val="800000"/>
          <w:sz w:val="28"/>
          <w:szCs w:val="28"/>
        </w:rPr>
        <w:t>disorder.</w:t>
      </w:r>
    </w:p>
    <w:p w14:paraId="6F960B4A" w14:textId="18F72A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12.85</w:t>
      </w:r>
    </w:p>
    <w:p w14:paraId="6A3C18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5745D7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sarva-gaṇe uṭhila ānanda-hari-dhvani</w:t>
      </w:r>
      <w:r w:rsidRPr="00790008">
        <w:rPr>
          <w:rStyle w:val="BookTitle"/>
          <w:rFonts w:asciiTheme="minorHAnsi" w:hAnsiTheme="minorHAnsi" w:cstheme="minorHAnsi"/>
          <w:b w:val="0"/>
          <w:bCs w:val="0"/>
          <w:color w:val="000000"/>
          <w:sz w:val="28"/>
          <w:szCs w:val="28"/>
        </w:rPr>
        <w:br/>
        <w:t>kebā kā’re vastra deya,—hena nāhi jāni</w:t>
      </w:r>
    </w:p>
    <w:p w14:paraId="7661EFE8" w14:textId="7230DA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then chanted the names of Hari in ecstasy, and in jubilation they distributed cloth to one another without discrimination.</w:t>
      </w:r>
    </w:p>
    <w:p w14:paraId="263D965D" w14:textId="29A4E2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12.86</w:t>
      </w:r>
    </w:p>
    <w:p w14:paraId="23BE3A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23056B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śuni’ hailā haraṣita</w:t>
      </w:r>
      <w:r w:rsidRPr="00790008">
        <w:rPr>
          <w:rStyle w:val="BookTitle"/>
          <w:rFonts w:asciiTheme="minorHAnsi" w:hAnsiTheme="minorHAnsi" w:cstheme="minorHAnsi"/>
          <w:b w:val="0"/>
          <w:bCs w:val="0"/>
          <w:color w:val="000000"/>
          <w:sz w:val="28"/>
          <w:szCs w:val="28"/>
        </w:rPr>
        <w:br/>
        <w:t>sabe bole,—“jīu, jīu e-hena paṇḍita”</w:t>
      </w:r>
    </w:p>
    <w:p w14:paraId="2E7A6D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pleased to hear about the Lord’s recovery, and they blessed Him, “Such a scholar should live a long life.”</w:t>
      </w:r>
    </w:p>
    <w:p w14:paraId="5B28D039" w14:textId="7F63B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jīu, jīu </w:t>
      </w:r>
      <w:r w:rsidRPr="00790008">
        <w:rPr>
          <w:rStyle w:val="BookTitle"/>
          <w:rFonts w:asciiTheme="minorHAnsi" w:hAnsiTheme="minorHAnsi" w:cstheme="minorHAnsi"/>
          <w:b w:val="0"/>
          <w:bCs w:val="0"/>
          <w:color w:val="000000"/>
          <w:sz w:val="28"/>
          <w:szCs w:val="28"/>
        </w:rPr>
        <w:t xml:space="preserve">(used in ancient Bengali) is a corruption of the Sanskrit word </w:t>
      </w:r>
      <w:r w:rsidRPr="00790008">
        <w:rPr>
          <w:rStyle w:val="BookTitle"/>
          <w:rFonts w:asciiTheme="minorHAnsi" w:hAnsiTheme="minorHAnsi" w:cstheme="minorHAnsi"/>
          <w:b w:val="0"/>
          <w:bCs w:val="0"/>
          <w:i/>
          <w:iCs/>
          <w:color w:val="000000"/>
          <w:sz w:val="28"/>
          <w:szCs w:val="28"/>
        </w:rPr>
        <w:t>jīvatu</w:t>
      </w:r>
      <w:r w:rsidRPr="00790008">
        <w:rPr>
          <w:rStyle w:val="BookTitle"/>
          <w:rFonts w:asciiTheme="minorHAnsi" w:hAnsiTheme="minorHAnsi" w:cstheme="minorHAnsi"/>
          <w:b w:val="0"/>
          <w:bCs w:val="0"/>
          <w:color w:val="000000"/>
          <w:sz w:val="28"/>
          <w:szCs w:val="28"/>
        </w:rPr>
        <w:t>, which is a blessing meaning “live a long life.”</w:t>
      </w:r>
    </w:p>
    <w:p w14:paraId="47C9034F" w14:textId="648965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12.87</w:t>
      </w:r>
    </w:p>
    <w:p w14:paraId="0590B7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6D1C7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ke tā’ne jānite pāre, yadi nā jānāya?</w:t>
      </w:r>
    </w:p>
    <w:p w14:paraId="270E04B0" w14:textId="21FA9F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pastimes. Who can understand those pastimes unless the Lord reveals them?</w:t>
      </w:r>
    </w:p>
    <w:p w14:paraId="5FD6A72E" w14:textId="039CB9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12.88</w:t>
      </w:r>
    </w:p>
    <w:p w14:paraId="48D888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56B0B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prabhure dekhiyā sarva-vaiṣṇavera gaṇa</w:t>
      </w:r>
      <w:r w:rsidRPr="00790008">
        <w:rPr>
          <w:rStyle w:val="BookTitle"/>
          <w:rFonts w:asciiTheme="minorHAnsi" w:hAnsiTheme="minorHAnsi" w:cstheme="minorHAnsi"/>
          <w:b w:val="0"/>
          <w:bCs w:val="0"/>
          <w:color w:val="000000"/>
          <w:sz w:val="28"/>
          <w:szCs w:val="28"/>
        </w:rPr>
        <w:br/>
        <w:t>sabhe bole,—“bhaja, bāpa, kṛṣṇera caraṇa</w:t>
      </w:r>
    </w:p>
    <w:p w14:paraId="3B9936B1" w14:textId="58EDC9F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all the Vaiṣṇavas saw the Lord, they told Him, “Dear Nimāi, please worship the lotus feet of Kṛṣṇa.</w:t>
      </w:r>
    </w:p>
    <w:p w14:paraId="7FD3FA77" w14:textId="7C98A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12.89</w:t>
      </w:r>
    </w:p>
    <w:p w14:paraId="023CA3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733478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nāhika, bāpa, anitya śarīra</w:t>
      </w:r>
      <w:r w:rsidRPr="00790008">
        <w:rPr>
          <w:rStyle w:val="BookTitle"/>
          <w:rFonts w:asciiTheme="minorHAnsi" w:hAnsiTheme="minorHAnsi" w:cstheme="minorHAnsi"/>
          <w:b w:val="0"/>
          <w:bCs w:val="0"/>
          <w:color w:val="000000"/>
          <w:sz w:val="28"/>
          <w:szCs w:val="28"/>
        </w:rPr>
        <w:br/>
        <w:t>tomāre ki śikhāimu, tumi mahādhīra</w:t>
      </w:r>
    </w:p>
    <w:p w14:paraId="27A48DFA" w14:textId="66A56C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body is temporary. It may be vanquished the next moment. But You are a sober person; what can we teach You?”</w:t>
      </w:r>
    </w:p>
    <w:p w14:paraId="6EE7865C" w14:textId="0B1FB9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12.90</w:t>
      </w:r>
    </w:p>
    <w:p w14:paraId="431A6F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D1509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prabhu sabāre kariyā namaskāra</w:t>
      </w:r>
      <w:r w:rsidRPr="00790008">
        <w:rPr>
          <w:rStyle w:val="BookTitle"/>
          <w:rFonts w:asciiTheme="minorHAnsi" w:hAnsiTheme="minorHAnsi" w:cstheme="minorHAnsi"/>
          <w:b w:val="0"/>
          <w:bCs w:val="0"/>
          <w:color w:val="000000"/>
          <w:sz w:val="28"/>
          <w:szCs w:val="28"/>
        </w:rPr>
        <w:br/>
        <w:t>paḍāite cale śiṣya-saṁhati apāra</w:t>
      </w:r>
    </w:p>
    <w:p w14:paraId="6E468037" w14:textId="3EF44C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at the Vaiṣṇavas and offered them obeisances, then He left for school with His students.</w:t>
      </w:r>
    </w:p>
    <w:p w14:paraId="21B1A2FC" w14:textId="131496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12.91</w:t>
      </w:r>
    </w:p>
    <w:p w14:paraId="36C671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419BD6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mukunda-sañjaya puṇyavantera mandire</w:t>
      </w:r>
      <w:r w:rsidRPr="00790008">
        <w:rPr>
          <w:rStyle w:val="BookTitle"/>
          <w:rFonts w:asciiTheme="minorHAnsi" w:hAnsiTheme="minorHAnsi" w:cstheme="minorHAnsi"/>
          <w:b w:val="0"/>
          <w:bCs w:val="0"/>
          <w:color w:val="000000"/>
          <w:sz w:val="28"/>
          <w:szCs w:val="28"/>
        </w:rPr>
        <w:br/>
        <w:t>paḍāyena prabhu caṇḍī-maṇḍapa-bhitare</w:t>
      </w:r>
    </w:p>
    <w:p w14:paraId="05441934" w14:textId="6B128C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taught His students in the Caṇḍī-maṇḍapa within the courtyard of the fortunate Mukunda Sañjaya.</w:t>
      </w:r>
    </w:p>
    <w:p w14:paraId="20878B5A" w14:textId="35B98E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12.92</w:t>
      </w:r>
    </w:p>
    <w:p w14:paraId="0AF9BC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7C4C8A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parama-sugandhi pāka-taila prabhu-śire</w:t>
      </w:r>
      <w:r w:rsidRPr="00790008">
        <w:rPr>
          <w:rStyle w:val="BookTitle"/>
          <w:rFonts w:asciiTheme="minorHAnsi" w:hAnsiTheme="minorHAnsi" w:cstheme="minorHAnsi"/>
          <w:b w:val="0"/>
          <w:bCs w:val="0"/>
          <w:color w:val="000000"/>
          <w:sz w:val="28"/>
          <w:szCs w:val="28"/>
        </w:rPr>
        <w:br/>
        <w:t>kona puṇyavanta deya, prabhu vyākhyā kare</w:t>
      </w:r>
    </w:p>
    <w:p w14:paraId="60D46BF5" w14:textId="12810F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began to teach, His head was smeared with fragrant medicated oil that was given by some pious person.</w:t>
      </w:r>
    </w:p>
    <w:p w14:paraId="503E740A" w14:textId="6C478F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12.93</w:t>
      </w:r>
    </w:p>
    <w:p w14:paraId="06F67B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0215BA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śobhe puṇyavanta śiṣya-gaṇa</w:t>
      </w:r>
      <w:r w:rsidRPr="00790008">
        <w:rPr>
          <w:rStyle w:val="BookTitle"/>
          <w:rFonts w:asciiTheme="minorHAnsi" w:hAnsiTheme="minorHAnsi" w:cstheme="minorHAnsi"/>
          <w:b w:val="0"/>
          <w:bCs w:val="0"/>
          <w:color w:val="000000"/>
          <w:sz w:val="28"/>
          <w:szCs w:val="28"/>
        </w:rPr>
        <w:br/>
        <w:t>mājhe prabhu vyākhyā kare jagat-jīvana</w:t>
      </w:r>
    </w:p>
    <w:p w14:paraId="5D2BF6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the life of the universe, sat and taught in the midst of His many fortunate students.</w:t>
      </w:r>
    </w:p>
    <w:p w14:paraId="648D7CFD" w14:textId="29C09B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jagat-jīvana </w:t>
      </w:r>
      <w:r w:rsidRPr="00790008">
        <w:rPr>
          <w:rStyle w:val="BookTitle"/>
          <w:rFonts w:asciiTheme="minorHAnsi" w:hAnsiTheme="minorHAnsi" w:cstheme="minorHAnsi"/>
          <w:b w:val="0"/>
          <w:bCs w:val="0"/>
          <w:color w:val="000000"/>
          <w:sz w:val="28"/>
          <w:szCs w:val="28"/>
        </w:rPr>
        <w:t xml:space="preserve">indicates that Gaurasundara is the life and soul of the animate and inanimate beings. Persons who are averse to Gaura are included among the lifeless beings. Only the devotees of Gaura perceive the Lord’s mercy throughout the entire world. Persons who are bereft of Gaura’s mercy are like </w:t>
      </w:r>
      <w:r w:rsidRPr="00790008">
        <w:rPr>
          <w:rStyle w:val="BookTitle"/>
          <w:rFonts w:asciiTheme="minorHAnsi" w:hAnsiTheme="minorHAnsi" w:cstheme="minorHAnsi"/>
          <w:b w:val="0"/>
          <w:bCs w:val="0"/>
          <w:color w:val="000000"/>
          <w:sz w:val="28"/>
          <w:szCs w:val="28"/>
        </w:rPr>
        <w:lastRenderedPageBreak/>
        <w:t>dead bodies, though living or breathing; though they are conscious living entities, they adore matter.</w:t>
      </w:r>
    </w:p>
    <w:p w14:paraId="2300D5D2" w14:textId="1EB73C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12.94</w:t>
      </w:r>
    </w:p>
    <w:p w14:paraId="72179F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1CE887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śobhāra mahimā ta’ kahite nā pāri</w:t>
      </w:r>
      <w:r w:rsidRPr="00790008">
        <w:rPr>
          <w:rStyle w:val="BookTitle"/>
          <w:rFonts w:asciiTheme="minorHAnsi" w:hAnsiTheme="minorHAnsi" w:cstheme="minorHAnsi"/>
          <w:b w:val="0"/>
          <w:bCs w:val="0"/>
          <w:color w:val="000000"/>
          <w:sz w:val="28"/>
          <w:szCs w:val="28"/>
        </w:rPr>
        <w:br/>
        <w:t>upamā dibāṅa kibā, nā dekhi vicāri’</w:t>
      </w:r>
    </w:p>
    <w:p w14:paraId="787E0F13" w14:textId="16A040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unable to describe or give a comparison for that wonderful scene.</w:t>
      </w:r>
    </w:p>
    <w:p w14:paraId="1715491C" w14:textId="1F3261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12.95</w:t>
      </w:r>
    </w:p>
    <w:p w14:paraId="26A27E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2E69ED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bujhi yena sanakādi-śiṣya-gaṇe</w:t>
      </w:r>
      <w:r w:rsidRPr="00790008">
        <w:rPr>
          <w:rStyle w:val="BookTitle"/>
          <w:rFonts w:asciiTheme="minorHAnsi" w:hAnsiTheme="minorHAnsi" w:cstheme="minorHAnsi"/>
          <w:b w:val="0"/>
          <w:bCs w:val="0"/>
          <w:color w:val="000000"/>
          <w:sz w:val="28"/>
          <w:szCs w:val="28"/>
        </w:rPr>
        <w:br/>
        <w:t>nārāyaṇe veḍi’ vase badarikāśrame</w:t>
      </w:r>
    </w:p>
    <w:p w14:paraId="1D60F730" w14:textId="1FA595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appeared that Lord Nārāyaṇa was sitting in Badarikāśrama surrounded by His disciples headed by Sanaka.</w:t>
      </w:r>
    </w:p>
    <w:p w14:paraId="2BF7A11D" w14:textId="77777777" w:rsidR="00594D06" w:rsidRPr="000C0176" w:rsidRDefault="00594D06" w:rsidP="00FB48CC">
      <w:pPr>
        <w:spacing w:before="0"/>
        <w:ind w:firstLine="0"/>
        <w:rPr>
          <w:rStyle w:val="BookTitle"/>
          <w:rFonts w:asciiTheme="minorHAnsi" w:hAnsiTheme="minorHAnsi" w:cstheme="minorHAnsi"/>
          <w:b w:val="0"/>
          <w:bCs w:val="0"/>
          <w:color w:val="000000"/>
          <w:sz w:val="28"/>
          <w:szCs w:val="28"/>
        </w:rPr>
      </w:pPr>
      <w:r w:rsidRPr="000C0176">
        <w:rPr>
          <w:rStyle w:val="BookTitle"/>
          <w:rFonts w:asciiTheme="minorHAnsi" w:hAnsiTheme="minorHAnsi" w:cstheme="minorHAnsi"/>
          <w:b w:val="0"/>
          <w:bCs w:val="0"/>
          <w:color w:val="000000"/>
          <w:sz w:val="28"/>
          <w:szCs w:val="28"/>
          <w:rPrChange w:id="183" w:author="your servant" w:date="2020-08-26T10:59:00Z">
            <w:rPr>
              <w:rStyle w:val="BookTitle"/>
              <w:rFonts w:asciiTheme="minorHAnsi" w:hAnsiTheme="minorHAnsi" w:cstheme="minorHAnsi"/>
              <w:color w:val="000000"/>
              <w:sz w:val="28"/>
              <w:szCs w:val="28"/>
            </w:rPr>
          </w:rPrChange>
        </w:rPr>
        <w:t>Badarikāśrama is situated on the western bank of the Alakanandā River in the northernmost side of the Himalayas, past Haridvāra and Hṛṣīkeśa in the hilly regions of Kumāyun and Gaḍaoala districts. The āśrama of Badri-Nārāyaṇa (Nara-Nārāyaṇa) is situated there. The disciplic succession of Lord Nārāyaṇa, headed by Vyāsa and the four Kumāras, engage in worshiping the Supreme Lord at this place. They are situated in this world on Nārāyaṇa’s four sides as His associates.</w:t>
      </w:r>
    </w:p>
    <w:p w14:paraId="55ECA39C" w14:textId="23C433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12.96</w:t>
      </w:r>
    </w:p>
    <w:p w14:paraId="724D7B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F7B1E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 sabāre laiyā yena prabhu se paḍāya</w:t>
      </w:r>
      <w:r w:rsidRPr="00790008">
        <w:rPr>
          <w:rStyle w:val="BookTitle"/>
          <w:rFonts w:asciiTheme="minorHAnsi" w:hAnsiTheme="minorHAnsi" w:cstheme="minorHAnsi"/>
          <w:b w:val="0"/>
          <w:bCs w:val="0"/>
          <w:color w:val="000000"/>
          <w:sz w:val="28"/>
          <w:szCs w:val="28"/>
        </w:rPr>
        <w:br/>
        <w:t>hena bujhi sei līlā kare gaura-rāya</w:t>
      </w:r>
    </w:p>
    <w:p w14:paraId="0C7B0725" w14:textId="30D0A5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now enjoyed the same pastimes as when Lord Nārāyaṇa personally taught His disciples.</w:t>
      </w:r>
    </w:p>
    <w:p w14:paraId="66CDC8B7" w14:textId="0C3F91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12.97</w:t>
      </w:r>
    </w:p>
    <w:p w14:paraId="7F9A10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5D312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badarikāśrama-vāsī nārāyaṇa</w:t>
      </w:r>
      <w:r w:rsidRPr="00790008">
        <w:rPr>
          <w:rStyle w:val="BookTitle"/>
          <w:rFonts w:asciiTheme="minorHAnsi" w:hAnsiTheme="minorHAnsi" w:cstheme="minorHAnsi"/>
          <w:b w:val="0"/>
          <w:bCs w:val="0"/>
          <w:color w:val="000000"/>
          <w:sz w:val="28"/>
          <w:szCs w:val="28"/>
        </w:rPr>
        <w:br/>
        <w:t>niścaya jāniha ei śacīra nandana</w:t>
      </w:r>
    </w:p>
    <w:p w14:paraId="2B691E86" w14:textId="414A98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is certainly that same Lord Nārāyaṇa, who resides in Badarikāśrama.</w:t>
      </w:r>
    </w:p>
    <w:p w14:paraId="7AC4B2F3" w14:textId="601CAD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12.98</w:t>
      </w:r>
    </w:p>
    <w:p w14:paraId="6711FD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40AAD562" w14:textId="37529A1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184" w:author="your servant" w:date="2020-08-26T11:00:00Z">
        <w:r w:rsidR="000C0176">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śiṣya-saṅge sei līlā kare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vidyā-rase vaikuṇṭhera nāyaka vihare</w:t>
      </w:r>
    </w:p>
    <w:p w14:paraId="1ABB40C1" w14:textId="6D7BC7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Lord of Vaikuṇṭha enjoyed those same pastimes while relishing scholastic pleasures with His students.</w:t>
      </w:r>
    </w:p>
    <w:p w14:paraId="1CAFEA75" w14:textId="6D040E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12.99</w:t>
      </w:r>
    </w:p>
    <w:p w14:paraId="23C24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5D0A2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paḍāiyā prabhu dui prahara haile</w:t>
      </w:r>
      <w:r w:rsidRPr="00790008">
        <w:rPr>
          <w:rStyle w:val="BookTitle"/>
          <w:rFonts w:asciiTheme="minorHAnsi" w:hAnsiTheme="minorHAnsi" w:cstheme="minorHAnsi"/>
          <w:b w:val="0"/>
          <w:bCs w:val="0"/>
          <w:color w:val="000000"/>
          <w:sz w:val="28"/>
          <w:szCs w:val="28"/>
        </w:rPr>
        <w:br/>
        <w:t>tabe śiṣya-gaṇa laiyā gaṅgā-snāne cale</w:t>
      </w:r>
    </w:p>
    <w:p w14:paraId="7659968D" w14:textId="74C8F9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teaching, at midday the Lord would take His students for bath in the Ganges.</w:t>
      </w:r>
    </w:p>
    <w:p w14:paraId="65F19D1A" w14:textId="73B269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12.100</w:t>
      </w:r>
    </w:p>
    <w:p w14:paraId="0124CE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22D83F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gaṅgā-jale vihāra kariyā kata-kṣaṇa</w:t>
      </w:r>
      <w:r w:rsidRPr="00790008">
        <w:rPr>
          <w:rStyle w:val="BookTitle"/>
          <w:rFonts w:asciiTheme="minorHAnsi" w:hAnsiTheme="minorHAnsi" w:cstheme="minorHAnsi"/>
          <w:b w:val="0"/>
          <w:bCs w:val="0"/>
          <w:color w:val="000000"/>
          <w:sz w:val="28"/>
          <w:szCs w:val="28"/>
        </w:rPr>
        <w:br/>
        <w:t>gṛhe āsi’ kare prabhu śrī-viṣṇu-pūjana</w:t>
      </w:r>
    </w:p>
    <w:p w14:paraId="21091A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sported in the waters of the Ganges for some time and then returned home to worship Lord Viṣṇu.</w:t>
      </w:r>
    </w:p>
    <w:p w14:paraId="7EB40227" w14:textId="7A9E2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temple of Viṣṇu in the Lord’s house. In that temple the Lord worshiped a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 xml:space="preserve"> as Lord Kṛṣṇa.</w:t>
      </w:r>
    </w:p>
    <w:p w14:paraId="5AC3833C" w14:textId="3F44BD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12.101</w:t>
      </w:r>
    </w:p>
    <w:p w14:paraId="198E72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639D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tulasīre jala diyā pradakṣiṇa kari’</w:t>
      </w:r>
      <w:r w:rsidRPr="00790008">
        <w:rPr>
          <w:rStyle w:val="BookTitle"/>
          <w:rFonts w:asciiTheme="minorHAnsi" w:hAnsiTheme="minorHAnsi" w:cstheme="minorHAnsi"/>
          <w:b w:val="0"/>
          <w:bCs w:val="0"/>
          <w:color w:val="000000"/>
          <w:sz w:val="28"/>
          <w:szCs w:val="28"/>
        </w:rPr>
        <w:br/>
        <w:t>bhojane vasilā giyā bali’ ’hari-hari’</w:t>
      </w:r>
    </w:p>
    <w:p w14:paraId="15A566ED" w14:textId="5D00E4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watering and circumambulating tulasī, the Lord recited the name of Hari as He sat down to eat.</w:t>
      </w:r>
    </w:p>
    <w:p w14:paraId="056A473A" w14:textId="28ECB0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12.102</w:t>
      </w:r>
    </w:p>
    <w:p w14:paraId="593B27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49113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 dena anna, khā’na vaikuṇṭhera pati</w:t>
      </w:r>
      <w:r w:rsidRPr="00790008">
        <w:rPr>
          <w:rStyle w:val="BookTitle"/>
          <w:rFonts w:asciiTheme="minorHAnsi" w:hAnsiTheme="minorHAnsi" w:cstheme="minorHAnsi"/>
          <w:b w:val="0"/>
          <w:bCs w:val="0"/>
          <w:color w:val="000000"/>
          <w:sz w:val="28"/>
          <w:szCs w:val="28"/>
        </w:rPr>
        <w:br/>
        <w:t>nayana bhariyā dekhe āi puṇyavatī</w:t>
      </w:r>
    </w:p>
    <w:p w14:paraId="23C7C2D4" w14:textId="73C78A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 served rice and the Lord of Vaikuṇṭha ate. The pious Mother Śacī watched to her full satisfaction.</w:t>
      </w:r>
    </w:p>
    <w:p w14:paraId="418A121D" w14:textId="6A0278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12.103</w:t>
      </w:r>
    </w:p>
    <w:p w14:paraId="68E5A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A748C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bhojana-antare kari’ tāmbūla carvaṇa</w:t>
      </w:r>
      <w:r w:rsidRPr="00790008">
        <w:rPr>
          <w:rStyle w:val="BookTitle"/>
          <w:rFonts w:asciiTheme="minorHAnsi" w:hAnsiTheme="minorHAnsi" w:cstheme="minorHAnsi"/>
          <w:b w:val="0"/>
          <w:bCs w:val="0"/>
          <w:color w:val="000000"/>
          <w:sz w:val="28"/>
          <w:szCs w:val="28"/>
        </w:rPr>
        <w:br/>
        <w:t>śayana karena, lakṣmī sevena caraṇa</w:t>
      </w:r>
    </w:p>
    <w:p w14:paraId="6E66FF47" w14:textId="33C7FE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After finishing His meal, the Lord chewed betel nuts and then laid down while Lakṣmī massaged His lotus feet.</w:t>
      </w:r>
    </w:p>
    <w:p w14:paraId="005C462D" w14:textId="77F973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12.104</w:t>
      </w:r>
    </w:p>
    <w:p w14:paraId="6EFCD7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2BC984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yoga-nidrā-prati dṛṣṭi diyā</w:t>
      </w:r>
      <w:r w:rsidRPr="00790008">
        <w:rPr>
          <w:rStyle w:val="BookTitle"/>
          <w:rFonts w:asciiTheme="minorHAnsi" w:hAnsiTheme="minorHAnsi" w:cstheme="minorHAnsi"/>
          <w:b w:val="0"/>
          <w:bCs w:val="0"/>
          <w:color w:val="000000"/>
          <w:sz w:val="28"/>
          <w:szCs w:val="28"/>
        </w:rPr>
        <w:br/>
        <w:t>punaḥ prabhu calilena pustaka laiyā</w:t>
      </w:r>
    </w:p>
    <w:p w14:paraId="5794DE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some rest, the Lord again went out with His books.</w:t>
      </w:r>
    </w:p>
    <w:p w14:paraId="629E7645" w14:textId="754448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is explained as follows: The science of self-realization is called yoga. As through self-realization (for the devotees) external feelings are vanquished (or, for the Lord, His manifested pastimes in this world remain unmanifested), this has been compared with sleep. (This is the explanation of Śrīdhara Svāmī in his </w:t>
      </w:r>
      <w:r w:rsidRPr="00790008">
        <w:rPr>
          <w:rStyle w:val="BookTitle"/>
          <w:rFonts w:asciiTheme="minorHAnsi" w:hAnsiTheme="minorHAnsi" w:cstheme="minorHAnsi"/>
          <w:b w:val="0"/>
          <w:bCs w:val="0"/>
          <w:i/>
          <w:iCs/>
          <w:color w:val="000000"/>
          <w:sz w:val="28"/>
          <w:szCs w:val="28"/>
        </w:rPr>
        <w:t xml:space="preserve">Svaprakāśa </w:t>
      </w:r>
      <w:r w:rsidRPr="00790008">
        <w:rPr>
          <w:rStyle w:val="BookTitle"/>
          <w:rFonts w:asciiTheme="minorHAnsi" w:hAnsiTheme="minorHAnsi" w:cstheme="minorHAnsi"/>
          <w:b w:val="0"/>
          <w:bCs w:val="0"/>
          <w:color w:val="000000"/>
          <w:sz w:val="28"/>
          <w:szCs w:val="28"/>
        </w:rPr>
        <w:t xml:space="preserve">commentary on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Yogamāyā is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because she steals the symptoms of consciousness from everyone just as sleep does. (This is the explanation from </w:t>
      </w:r>
      <w:r w:rsidRPr="00790008">
        <w:rPr>
          <w:rStyle w:val="BookTitle"/>
          <w:rFonts w:asciiTheme="minorHAnsi" w:hAnsiTheme="minorHAnsi" w:cstheme="minorHAnsi"/>
          <w:b w:val="0"/>
          <w:bCs w:val="0"/>
          <w:i/>
          <w:iCs/>
          <w:color w:val="000000"/>
          <w:sz w:val="28"/>
          <w:szCs w:val="28"/>
        </w:rPr>
        <w:t>Toṣaṇī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is the predominating deity of the Lord’s energy. (This is the explanation of Vīrarāghava.)</w:t>
      </w:r>
    </w:p>
    <w:p w14:paraId="742C1A37" w14:textId="4DE81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12.105</w:t>
      </w:r>
    </w:p>
    <w:p w14:paraId="5AF6B8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3E733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nagare āsiyā kare vividha vilāsa</w:t>
      </w:r>
      <w:r w:rsidRPr="00790008">
        <w:rPr>
          <w:rStyle w:val="BookTitle"/>
          <w:rFonts w:asciiTheme="minorHAnsi" w:hAnsiTheme="minorHAnsi" w:cstheme="minorHAnsi"/>
          <w:b w:val="0"/>
          <w:bCs w:val="0"/>
          <w:color w:val="000000"/>
          <w:sz w:val="28"/>
          <w:szCs w:val="28"/>
        </w:rPr>
        <w:br/>
        <w:t>sabāra sahita kare hāsiyā sambhāṣa</w:t>
      </w:r>
    </w:p>
    <w:p w14:paraId="1A7144B7" w14:textId="6CE262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enjoyed various pastimes in the city and smiled as He talked with the residents.</w:t>
      </w:r>
    </w:p>
    <w:p w14:paraId="0665E8DD" w14:textId="5E8254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12.106</w:t>
      </w:r>
    </w:p>
    <w:p w14:paraId="0EA32B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0A897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prabhura keha tattva nāhi jāne</w:t>
      </w:r>
      <w:r w:rsidRPr="00790008">
        <w:rPr>
          <w:rStyle w:val="BookTitle"/>
          <w:rFonts w:asciiTheme="minorHAnsi" w:hAnsiTheme="minorHAnsi" w:cstheme="minorHAnsi"/>
          <w:b w:val="0"/>
          <w:bCs w:val="0"/>
          <w:color w:val="000000"/>
          <w:sz w:val="28"/>
          <w:szCs w:val="28"/>
        </w:rPr>
        <w:br/>
        <w:t>tathāpi sādhvasa kare dekhi’ sarva-jane</w:t>
      </w:r>
    </w:p>
    <w:p w14:paraId="7C28A4AA" w14:textId="17AE08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no one knew His real identity, the residents still offered Him respects whenever they saw Him.</w:t>
      </w:r>
    </w:p>
    <w:p w14:paraId="3E4205B8" w14:textId="274ED8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12.107</w:t>
      </w:r>
    </w:p>
    <w:p w14:paraId="05E236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7A69DE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nagare bhramaṇa kare’ śrī-śacīnandana</w:t>
      </w:r>
      <w:r w:rsidRPr="00790008">
        <w:rPr>
          <w:rStyle w:val="BookTitle"/>
          <w:rFonts w:asciiTheme="minorHAnsi" w:hAnsiTheme="minorHAnsi" w:cstheme="minorHAnsi"/>
          <w:b w:val="0"/>
          <w:bCs w:val="0"/>
          <w:color w:val="000000"/>
          <w:sz w:val="28"/>
          <w:szCs w:val="28"/>
        </w:rPr>
        <w:br/>
        <w:t>devera durlabha vastu dekhe sarva-jana</w:t>
      </w:r>
    </w:p>
    <w:p w14:paraId="03C89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Śrī Śacīnandana is rarely seen by even the demigods, He now wandered through the streets of Navadvīpa within the sight of all.</w:t>
      </w:r>
    </w:p>
    <w:p w14:paraId="19E7F743" w14:textId="053600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not perceivable by even the demigods. The demigods who </w:t>
      </w:r>
      <w:r w:rsidRPr="00790008">
        <w:rPr>
          <w:rStyle w:val="BookTitle"/>
          <w:rFonts w:asciiTheme="minorHAnsi" w:hAnsiTheme="minorHAnsi" w:cstheme="minorHAnsi"/>
          <w:b w:val="0"/>
          <w:bCs w:val="0"/>
          <w:color w:val="000000"/>
          <w:sz w:val="28"/>
          <w:szCs w:val="28"/>
        </w:rPr>
        <w:lastRenderedPageBreak/>
        <w:t>reside in heaven are the best of the living entities under the three modes of material nature. Their advanced position is within the jurisdiction of temporary time and temporary existence—that is, it is not eternal. Since the Absolute Truth, Gaura-Kṛṣṇa, is not visible even to the demigods, He is rarely attained; by His unlimited causeless mercy He manifests Himself only before the most fortunate souls. Such persons do not defy Him by considering Him a material object. But unfortunate persons do not see Him in this way. Their perception of the Lord is hindered by simply mundane conceptions. Therefore they achieve only some piety while seeing the Lord.</w:t>
      </w:r>
    </w:p>
    <w:p w14:paraId="73058F11" w14:textId="6752F4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12.108</w:t>
      </w:r>
    </w:p>
    <w:p w14:paraId="374E75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8B654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uṭhilena prabhu tantu-vāyera duyāre</w:t>
      </w:r>
      <w:r w:rsidRPr="00790008">
        <w:rPr>
          <w:rStyle w:val="BookTitle"/>
          <w:rFonts w:asciiTheme="minorHAnsi" w:hAnsiTheme="minorHAnsi" w:cstheme="minorHAnsi"/>
          <w:b w:val="0"/>
          <w:bCs w:val="0"/>
          <w:color w:val="000000"/>
          <w:sz w:val="28"/>
          <w:szCs w:val="28"/>
        </w:rPr>
        <w:br/>
        <w:t>dekhiyā sambhrame tantu-vāya namaskare</w:t>
      </w:r>
    </w:p>
    <w:p w14:paraId="622568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went to the house of a weaver, and the weaver respectfully offered Him obeisances.</w:t>
      </w:r>
    </w:p>
    <w:p w14:paraId="7BCE69E5" w14:textId="40B7B1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word </w:t>
      </w:r>
      <w:r w:rsidRPr="00790008">
        <w:rPr>
          <w:rStyle w:val="BookTitle"/>
          <w:rFonts w:asciiTheme="minorHAnsi" w:hAnsiTheme="minorHAnsi" w:cstheme="minorHAnsi"/>
          <w:b w:val="0"/>
          <w:bCs w:val="0"/>
          <w:i/>
          <w:iCs/>
          <w:color w:val="000000"/>
          <w:sz w:val="28"/>
          <w:szCs w:val="28"/>
        </w:rPr>
        <w:t>tantu-vāya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tantu </w:t>
      </w:r>
      <w:r w:rsidRPr="00790008">
        <w:rPr>
          <w:rStyle w:val="BookTitle"/>
          <w:rFonts w:asciiTheme="minorHAnsi" w:hAnsiTheme="minorHAnsi" w:cstheme="minorHAnsi"/>
          <w:b w:val="0"/>
          <w:bCs w:val="0"/>
          <w:color w:val="000000"/>
          <w:sz w:val="28"/>
          <w:szCs w:val="28"/>
        </w:rPr>
        <w:t xml:space="preserve">means “thread” and </w:t>
      </w:r>
      <w:r w:rsidRPr="00790008">
        <w:rPr>
          <w:rStyle w:val="BookTitle"/>
          <w:rFonts w:asciiTheme="minorHAnsi" w:hAnsiTheme="minorHAnsi" w:cstheme="minorHAnsi"/>
          <w:b w:val="0"/>
          <w:bCs w:val="0"/>
          <w:i/>
          <w:iCs/>
          <w:color w:val="000000"/>
          <w:sz w:val="28"/>
          <w:szCs w:val="28"/>
        </w:rPr>
        <w:t>vāya</w:t>
      </w:r>
      <w:r w:rsidRPr="00790008">
        <w:rPr>
          <w:rStyle w:val="BookTitle"/>
          <w:rFonts w:asciiTheme="minorHAnsi" w:hAnsiTheme="minorHAnsi" w:cstheme="minorHAnsi"/>
          <w:b w:val="0"/>
          <w:bCs w:val="0"/>
          <w:color w:val="000000"/>
          <w:sz w:val="28"/>
          <w:szCs w:val="28"/>
        </w:rPr>
        <w:t xml:space="preserve"> comes from the verb </w:t>
      </w:r>
      <w:r w:rsidRPr="00790008">
        <w:rPr>
          <w:rStyle w:val="BookTitle"/>
          <w:rFonts w:asciiTheme="minorHAnsi" w:hAnsiTheme="minorHAnsi" w:cstheme="minorHAnsi"/>
          <w:b w:val="0"/>
          <w:bCs w:val="0"/>
          <w:i/>
          <w:iCs/>
          <w:color w:val="000000"/>
          <w:sz w:val="28"/>
          <w:szCs w:val="28"/>
        </w:rPr>
        <w:t>ve</w:t>
      </w:r>
      <w:r w:rsidRPr="00790008">
        <w:rPr>
          <w:rStyle w:val="BookTitle"/>
          <w:rFonts w:asciiTheme="minorHAnsi" w:hAnsiTheme="minorHAnsi" w:cstheme="minorHAnsi"/>
          <w:b w:val="0"/>
          <w:bCs w:val="0"/>
          <w:color w:val="000000"/>
          <w:sz w:val="28"/>
          <w:szCs w:val="28"/>
        </w:rPr>
        <w:t xml:space="preserve">, which means “weaving.” Therefore the word </w:t>
      </w:r>
      <w:r w:rsidRPr="00790008">
        <w:rPr>
          <w:rStyle w:val="BookTitle"/>
          <w:rFonts w:asciiTheme="minorHAnsi" w:hAnsiTheme="minorHAnsi" w:cstheme="minorHAnsi"/>
          <w:b w:val="0"/>
          <w:bCs w:val="0"/>
          <w:i/>
          <w:iCs/>
          <w:color w:val="000000"/>
          <w:sz w:val="28"/>
          <w:szCs w:val="28"/>
        </w:rPr>
        <w:t xml:space="preserve">tantu-vāya, </w:t>
      </w:r>
      <w:r w:rsidRPr="00790008">
        <w:rPr>
          <w:rStyle w:val="BookTitle"/>
          <w:rFonts w:asciiTheme="minorHAnsi" w:hAnsiTheme="minorHAnsi" w:cstheme="minorHAnsi"/>
          <w:b w:val="0"/>
          <w:bCs w:val="0"/>
          <w:color w:val="000000"/>
          <w:sz w:val="28"/>
          <w:szCs w:val="28"/>
        </w:rPr>
        <w:t xml:space="preserve">or in common language, </w:t>
      </w:r>
      <w:r w:rsidRPr="00790008">
        <w:rPr>
          <w:rStyle w:val="BookTitle"/>
          <w:rFonts w:asciiTheme="minorHAnsi" w:hAnsiTheme="minorHAnsi" w:cstheme="minorHAnsi"/>
          <w:b w:val="0"/>
          <w:bCs w:val="0"/>
          <w:i/>
          <w:iCs/>
          <w:color w:val="000000"/>
          <w:sz w:val="28"/>
          <w:szCs w:val="28"/>
        </w:rPr>
        <w:t>tāṅti</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refers to those who weave cloth from thread.</w:t>
      </w:r>
    </w:p>
    <w:p w14:paraId="38C176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duyāra </w:t>
      </w: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 xml:space="preserve">tantu-vāyera duyāre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dvāra</w:t>
      </w:r>
      <w:r w:rsidRPr="00790008">
        <w:rPr>
          <w:rStyle w:val="BookTitle"/>
          <w:rFonts w:asciiTheme="minorHAnsi" w:hAnsiTheme="minorHAnsi" w:cstheme="minorHAnsi"/>
          <w:b w:val="0"/>
          <w:bCs w:val="0"/>
          <w:color w:val="000000"/>
          <w:sz w:val="28"/>
          <w:szCs w:val="28"/>
        </w:rPr>
        <w:t xml:space="preserve">, or “door.” The portion of Vāmana-pukura village that is even today known as Tāṅtipāḍā was inhabited at that time by cloth weavers. The late Kānticandra Rāḍhī and his grandson Phaṇībhūṣaṇa have identified themselves as belonging to the family of cloth weavers from the time of Mahāprabhu. Though they have tried to reestablish their residence at Rāmacandrapura and Bāragorā-ghāṭa, they in fact have no connection with the cloth weavers of Navadvīpa at the time of Mahāprabhu. Though the descendants of the bell metal traders of ancient Navadvīpa live in Kuliyā even today, they nevertheless go to worship goddess Ṣaṣṭhī by worshiping the ancient Sīmantinī-devī near Vāmana-pukura, at the place now known as Khālse-pāḍa. Therefore ancient Navadvīpa cannot be located at the present day places of Bāragorā-ghāṭa, Rāmacandrapura, or Sātakuliyā. The weaving communities of Bāragorā-ghāṭa and Kuliyā can never be the same as the ancient weaving communities from the time of the Lord. The weaving communities from the time of the Lord are not opposed to the Lord even today, but some members of the weaving communities of Kuliyā take advantage of the Lord while putting forward useless arguments to establish </w:t>
      </w:r>
      <w:r w:rsidRPr="00790008">
        <w:rPr>
          <w:rStyle w:val="BookTitle"/>
          <w:rFonts w:asciiTheme="minorHAnsi" w:hAnsiTheme="minorHAnsi" w:cstheme="minorHAnsi"/>
          <w:b w:val="0"/>
          <w:bCs w:val="0"/>
          <w:i/>
          <w:iCs/>
          <w:color w:val="000000"/>
          <w:sz w:val="28"/>
          <w:szCs w:val="28"/>
        </w:rPr>
        <w:t xml:space="preserve">śākta </w:t>
      </w:r>
      <w:r w:rsidRPr="00790008">
        <w:rPr>
          <w:rStyle w:val="BookTitle"/>
          <w:rFonts w:asciiTheme="minorHAnsi" w:hAnsiTheme="minorHAnsi" w:cstheme="minorHAnsi"/>
          <w:b w:val="0"/>
          <w:bCs w:val="0"/>
          <w:color w:val="000000"/>
          <w:sz w:val="28"/>
          <w:szCs w:val="28"/>
        </w:rPr>
        <w:t>philosophy.</w:t>
      </w:r>
    </w:p>
    <w:p w14:paraId="70F0721F" w14:textId="1FE83A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12.109</w:t>
      </w:r>
    </w:p>
    <w:p w14:paraId="535710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109</w:t>
      </w:r>
    </w:p>
    <w:p w14:paraId="21F5E3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vastra āna”,—prabhu bolaye vacana</w:t>
      </w:r>
      <w:r w:rsidRPr="00790008">
        <w:rPr>
          <w:rStyle w:val="BookTitle"/>
          <w:rFonts w:asciiTheme="minorHAnsi" w:hAnsiTheme="minorHAnsi" w:cstheme="minorHAnsi"/>
          <w:b w:val="0"/>
          <w:bCs w:val="0"/>
          <w:color w:val="000000"/>
          <w:sz w:val="28"/>
          <w:szCs w:val="28"/>
        </w:rPr>
        <w:br/>
        <w:t>tantu-vāya vastra ānilena sei-kṣaṇa</w:t>
      </w:r>
    </w:p>
    <w:p w14:paraId="5C1007BF" w14:textId="25D971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“Bring one nice piece of cloth,” and the weaver immediately brought some cloth.</w:t>
      </w:r>
    </w:p>
    <w:p w14:paraId="6E060ECA" w14:textId="68AF6F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12.110</w:t>
      </w:r>
    </w:p>
    <w:p w14:paraId="797244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6D2AA1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vastrera ki mūlya lai?”</w:t>
      </w:r>
      <w:r w:rsidRPr="00790008">
        <w:rPr>
          <w:rStyle w:val="BookTitle"/>
          <w:rFonts w:asciiTheme="minorHAnsi" w:hAnsiTheme="minorHAnsi" w:cstheme="minorHAnsi"/>
          <w:b w:val="0"/>
          <w:bCs w:val="0"/>
          <w:color w:val="000000"/>
          <w:sz w:val="28"/>
          <w:szCs w:val="28"/>
        </w:rPr>
        <w:br/>
        <w:t>tantu-vāya bole,—“tumi āpane ye dibā”</w:t>
      </w:r>
    </w:p>
    <w:p w14:paraId="081100D8" w14:textId="712680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asked, “What is the price of this cloth?” The weaver replied, “Give me whatever You like.”</w:t>
      </w:r>
    </w:p>
    <w:p w14:paraId="0F5A0A9B" w14:textId="215044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12.111</w:t>
      </w:r>
    </w:p>
    <w:p w14:paraId="0C558F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27AD59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mūlya kari’ bole prabhu,—“ebe kaḍi nāi”</w:t>
      </w:r>
      <w:r w:rsidRPr="00790008">
        <w:rPr>
          <w:rStyle w:val="BookTitle"/>
          <w:rFonts w:asciiTheme="minorHAnsi" w:hAnsiTheme="minorHAnsi" w:cstheme="minorHAnsi"/>
          <w:b w:val="0"/>
          <w:bCs w:val="0"/>
          <w:color w:val="000000"/>
          <w:sz w:val="28"/>
          <w:szCs w:val="28"/>
        </w:rPr>
        <w:br/>
        <w:t>tāṅti bole,—“daśe pakṣe dio ye gosāñi</w:t>
      </w:r>
    </w:p>
    <w:p w14:paraId="7FEF01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settling the price, the Lord said, “I don’t have any money right now.” The weaver then said, “O Gosāñi, You can give me in ten or fifteen days.</w:t>
      </w:r>
    </w:p>
    <w:p w14:paraId="66FBD9BD" w14:textId="502393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daśe pakṣe </w:t>
      </w:r>
      <w:r w:rsidRPr="00790008">
        <w:rPr>
          <w:rStyle w:val="BookTitle"/>
          <w:rFonts w:asciiTheme="minorHAnsi" w:hAnsiTheme="minorHAnsi" w:cstheme="minorHAnsi"/>
          <w:b w:val="0"/>
          <w:bCs w:val="0"/>
          <w:color w:val="000000"/>
          <w:sz w:val="28"/>
          <w:szCs w:val="28"/>
        </w:rPr>
        <w:t>mean “after ten or fifteen days.”</w:t>
      </w:r>
    </w:p>
    <w:p w14:paraId="66DD21CB" w14:textId="3229CD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12.112</w:t>
      </w:r>
    </w:p>
    <w:p w14:paraId="4C6645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13BBC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vastra laiyā para’ tumi parama santoṣe</w:t>
      </w:r>
      <w:r w:rsidRPr="00790008">
        <w:rPr>
          <w:rStyle w:val="BookTitle"/>
          <w:rFonts w:asciiTheme="minorHAnsi" w:hAnsiTheme="minorHAnsi" w:cstheme="minorHAnsi"/>
          <w:b w:val="0"/>
          <w:bCs w:val="0"/>
          <w:color w:val="000000"/>
          <w:sz w:val="28"/>
          <w:szCs w:val="28"/>
        </w:rPr>
        <w:br/>
        <w:t>pāche tumi kaḍi more dio samāveśe”</w:t>
      </w:r>
    </w:p>
    <w:p w14:paraId="15A083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take the cloth and happily wear it. You can pay me whenever You please.”</w:t>
      </w:r>
    </w:p>
    <w:p w14:paraId="480FB051" w14:textId="0F0A35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samāveśe</w:t>
      </w:r>
      <w:r w:rsidRPr="00790008">
        <w:rPr>
          <w:rStyle w:val="BookTitle"/>
          <w:rFonts w:asciiTheme="minorHAnsi" w:hAnsiTheme="minorHAnsi" w:cstheme="minorHAnsi"/>
          <w:b w:val="0"/>
          <w:bCs w:val="0"/>
          <w:color w:val="000000"/>
          <w:sz w:val="28"/>
          <w:szCs w:val="28"/>
        </w:rPr>
        <w:t xml:space="preserve"> means “after arranging, accumulating, or collecting.”</w:t>
      </w:r>
    </w:p>
    <w:p w14:paraId="1CEBEEC4" w14:textId="77801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12.113</w:t>
      </w:r>
    </w:p>
    <w:p w14:paraId="22339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5F4B33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tantu-vāya-prati prabhu śubha-dṛṣṭi kari’</w:t>
      </w:r>
      <w:r w:rsidRPr="00790008">
        <w:rPr>
          <w:rStyle w:val="BookTitle"/>
          <w:rFonts w:asciiTheme="minorHAnsi" w:hAnsiTheme="minorHAnsi" w:cstheme="minorHAnsi"/>
          <w:b w:val="0"/>
          <w:bCs w:val="0"/>
          <w:color w:val="000000"/>
          <w:sz w:val="28"/>
          <w:szCs w:val="28"/>
        </w:rPr>
        <w:br/>
        <w:t>uṭhilena giyā prabhu goyālāra purī</w:t>
      </w:r>
    </w:p>
    <w:p w14:paraId="72499D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mercifully glancing at the weaver, the Lord continued on to the house of a cowherd.</w:t>
      </w:r>
    </w:p>
    <w:p w14:paraId="419776FA" w14:textId="49E50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purī</w:t>
      </w:r>
      <w:r w:rsidRPr="00790008">
        <w:rPr>
          <w:rStyle w:val="BookTitle"/>
          <w:rFonts w:asciiTheme="minorHAnsi" w:hAnsiTheme="minorHAnsi" w:cstheme="minorHAnsi"/>
          <w:b w:val="0"/>
          <w:bCs w:val="0"/>
          <w:color w:val="000000"/>
          <w:sz w:val="28"/>
          <w:szCs w:val="28"/>
        </w:rPr>
        <w:t xml:space="preserve"> refers to a house, a village, or a city.</w:t>
      </w:r>
    </w:p>
    <w:p w14:paraId="6ABC22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goyālāra purī</w:t>
      </w:r>
      <w:r w:rsidRPr="00790008">
        <w:rPr>
          <w:rStyle w:val="BookTitle"/>
          <w:rFonts w:asciiTheme="minorHAnsi" w:hAnsiTheme="minorHAnsi" w:cstheme="minorHAnsi"/>
          <w:b w:val="0"/>
          <w:bCs w:val="0"/>
          <w:color w:val="000000"/>
          <w:sz w:val="28"/>
          <w:szCs w:val="28"/>
        </w:rPr>
        <w:t xml:space="preserve"> refers to a portion of the present day Svarūpa-gañja or Gādigāchā and Maheśa-gañja.</w:t>
      </w:r>
    </w:p>
    <w:p w14:paraId="4E825025" w14:textId="0BBCEF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12.114</w:t>
      </w:r>
    </w:p>
    <w:p w14:paraId="784988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E22D5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vasilena mahāprabhu gopera duyāre</w:t>
      </w:r>
      <w:r w:rsidRPr="00790008">
        <w:rPr>
          <w:rStyle w:val="BookTitle"/>
          <w:rFonts w:asciiTheme="minorHAnsi" w:hAnsiTheme="minorHAnsi" w:cstheme="minorHAnsi"/>
          <w:b w:val="0"/>
          <w:bCs w:val="0"/>
          <w:color w:val="000000"/>
          <w:sz w:val="28"/>
          <w:szCs w:val="28"/>
        </w:rPr>
        <w:br/>
        <w:t>brāhmaṇa-sambandhe prabhu parihāsa kare</w:t>
      </w:r>
    </w:p>
    <w:p w14:paraId="669B8995" w14:textId="63047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Mahāprabhu sat down on his veranda and </w:t>
      </w:r>
      <w:commentRangeStart w:id="185"/>
      <w:r w:rsidRPr="00790008">
        <w:rPr>
          <w:rStyle w:val="BookTitle"/>
          <w:rFonts w:asciiTheme="minorHAnsi" w:hAnsiTheme="minorHAnsi" w:cstheme="minorHAnsi"/>
          <w:b/>
          <w:bCs/>
          <w:color w:val="800000"/>
          <w:sz w:val="28"/>
          <w:szCs w:val="28"/>
        </w:rPr>
        <w:t>began to make fun of the activities of the brāhmaṇas.</w:t>
      </w:r>
      <w:commentRangeEnd w:id="185"/>
      <w:r w:rsidR="00C966AD">
        <w:rPr>
          <w:rStyle w:val="CommentReference"/>
          <w:b w:val="0"/>
          <w:bCs w:val="0"/>
          <w:color w:val="auto"/>
        </w:rPr>
        <w:commentReference w:id="185"/>
      </w:r>
    </w:p>
    <w:p w14:paraId="77F9F776" w14:textId="1B71B9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12.115</w:t>
      </w:r>
    </w:p>
    <w:p w14:paraId="4B975E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5D2F1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bole,—“āre beṭā! dadhi dugdha āna</w:t>
      </w:r>
      <w:r w:rsidRPr="00790008">
        <w:rPr>
          <w:rStyle w:val="BookTitle"/>
          <w:rFonts w:asciiTheme="minorHAnsi" w:hAnsiTheme="minorHAnsi" w:cstheme="minorHAnsi"/>
          <w:b w:val="0"/>
          <w:bCs w:val="0"/>
          <w:color w:val="000000"/>
          <w:sz w:val="28"/>
          <w:szCs w:val="28"/>
        </w:rPr>
        <w:br/>
        <w:t>āji tora gharera laimu mahādāna”</w:t>
      </w:r>
    </w:p>
    <w:p w14:paraId="2964C117" w14:textId="595AA7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son, bring Me some milk and yogurt. Today I’m going to accept charity from your house.”</w:t>
      </w:r>
    </w:p>
    <w:p w14:paraId="19505365" w14:textId="040CD4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12.116</w:t>
      </w:r>
    </w:p>
    <w:p w14:paraId="399BF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08A35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gopa-vṛnda dekhe yena sākṣāt madana</w:t>
      </w:r>
      <w:r w:rsidRPr="00790008">
        <w:rPr>
          <w:rStyle w:val="BookTitle"/>
          <w:rFonts w:asciiTheme="minorHAnsi" w:hAnsiTheme="minorHAnsi" w:cstheme="minorHAnsi"/>
          <w:b w:val="0"/>
          <w:bCs w:val="0"/>
          <w:color w:val="000000"/>
          <w:sz w:val="28"/>
          <w:szCs w:val="28"/>
        </w:rPr>
        <w:br/>
        <w:t>sambhrame dilena āni’ uttama āsana</w:t>
      </w:r>
    </w:p>
    <w:p w14:paraId="0BB87E25" w14:textId="088D51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cowherd men thought Nimāi looked just like Cupid. They respectfully offered Him a nice āsana.</w:t>
      </w:r>
    </w:p>
    <w:p w14:paraId="3FCC0285" w14:textId="14213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12.117-118</w:t>
      </w:r>
    </w:p>
    <w:p w14:paraId="108981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117-118</w:t>
      </w:r>
    </w:p>
    <w:p w14:paraId="062DABE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prabhu-saṅge gopa-gaṇa kare parihāsa</w:t>
      </w:r>
      <w:r w:rsidRPr="00790008">
        <w:rPr>
          <w:rStyle w:val="BookTitle"/>
          <w:rFonts w:asciiTheme="minorHAnsi" w:hAnsiTheme="minorHAnsi" w:cstheme="minorHAnsi"/>
          <w:b w:val="0"/>
          <w:bCs w:val="0"/>
          <w:color w:val="000000"/>
          <w:sz w:val="28"/>
          <w:szCs w:val="28"/>
        </w:rPr>
        <w:br/>
        <w:t>’māmā māmā’ bali’ sabe karaye sambhāṣa</w:t>
      </w:r>
    </w:p>
    <w:p w14:paraId="17A454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bole,—“cala, māmā, bhāta khāi giyā”</w:t>
      </w:r>
      <w:r w:rsidRPr="00790008">
        <w:rPr>
          <w:rStyle w:val="BookTitle"/>
          <w:rFonts w:asciiTheme="minorHAnsi" w:hAnsiTheme="minorHAnsi" w:cstheme="minorHAnsi"/>
          <w:b w:val="0"/>
          <w:bCs w:val="0"/>
          <w:color w:val="000000"/>
          <w:sz w:val="28"/>
          <w:szCs w:val="28"/>
        </w:rPr>
        <w:br/>
        <w:t>kona gopa kāndhe kari yāya ghare laiyā</w:t>
      </w:r>
    </w:p>
    <w:p w14:paraId="538ED7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began to joke with the Lord and address Him as uncle. One of them said, “Come, uncle, let us go eat some rice.” Then one of them took Nimāi on his shoulder and carried Him to his house.</w:t>
      </w:r>
    </w:p>
    <w:p w14:paraId="41BB7C25" w14:textId="0D38B5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’māmā māmā’ bali</w:t>
      </w:r>
      <w:r w:rsidRPr="00790008">
        <w:rPr>
          <w:rStyle w:val="BookTitle"/>
          <w:rFonts w:asciiTheme="minorHAnsi" w:hAnsiTheme="minorHAnsi" w:cstheme="minorHAnsi"/>
          <w:b w:val="0"/>
          <w:bCs w:val="0"/>
          <w:color w:val="000000"/>
          <w:sz w:val="28"/>
          <w:szCs w:val="28"/>
        </w:rPr>
        <w:t xml:space="preserve"> is explained as follows: The cowherd men addressed Nimāi as their maternal uncle. In the Hindu community of Bengal, all inferior castes accept the superiority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That is why the lower castes address male members of the upper caste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as </w:t>
      </w:r>
      <w:r w:rsidRPr="00790008">
        <w:rPr>
          <w:rStyle w:val="BookTitle"/>
          <w:rFonts w:asciiTheme="minorHAnsi" w:hAnsiTheme="minorHAnsi" w:cstheme="minorHAnsi"/>
          <w:b w:val="0"/>
          <w:bCs w:val="0"/>
          <w:i/>
          <w:iCs/>
          <w:color w:val="000000"/>
          <w:sz w:val="28"/>
          <w:szCs w:val="28"/>
        </w:rPr>
        <w:t xml:space="preserve">dādā ṭhākura </w:t>
      </w:r>
      <w:r w:rsidRPr="00790008">
        <w:rPr>
          <w:rStyle w:val="BookTitle"/>
          <w:rFonts w:asciiTheme="minorHAnsi" w:hAnsiTheme="minorHAnsi" w:cstheme="minorHAnsi"/>
          <w:b w:val="0"/>
          <w:bCs w:val="0"/>
          <w:color w:val="000000"/>
          <w:sz w:val="28"/>
          <w:szCs w:val="28"/>
        </w:rPr>
        <w:t xml:space="preserve">even today. Since the cowherd ladies were accustomed to address Nimāi as </w:t>
      </w:r>
      <w:r w:rsidRPr="00790008">
        <w:rPr>
          <w:rStyle w:val="BookTitle"/>
          <w:rFonts w:asciiTheme="minorHAnsi" w:hAnsiTheme="minorHAnsi" w:cstheme="minorHAnsi"/>
          <w:b w:val="0"/>
          <w:bCs w:val="0"/>
          <w:i/>
          <w:iCs/>
          <w:color w:val="000000"/>
          <w:sz w:val="28"/>
          <w:szCs w:val="28"/>
        </w:rPr>
        <w:t>dādā ṭhākura</w:t>
      </w:r>
      <w:r w:rsidRPr="00790008">
        <w:rPr>
          <w:rStyle w:val="BookTitle"/>
          <w:rFonts w:asciiTheme="minorHAnsi" w:hAnsiTheme="minorHAnsi" w:cstheme="minorHAnsi"/>
          <w:b w:val="0"/>
          <w:bCs w:val="0"/>
          <w:color w:val="000000"/>
          <w:sz w:val="28"/>
          <w:szCs w:val="28"/>
        </w:rPr>
        <w:t xml:space="preserve">, or elder brother, their cowherd sons sweetly addressed Nimāi as </w:t>
      </w:r>
      <w:r w:rsidRPr="00790008">
        <w:rPr>
          <w:rStyle w:val="BookTitle"/>
          <w:rFonts w:asciiTheme="minorHAnsi" w:hAnsiTheme="minorHAnsi" w:cstheme="minorHAnsi"/>
          <w:b w:val="0"/>
          <w:bCs w:val="0"/>
          <w:i/>
          <w:iCs/>
          <w:color w:val="000000"/>
          <w:sz w:val="28"/>
          <w:szCs w:val="28"/>
        </w:rPr>
        <w:t>māmā</w:t>
      </w:r>
      <w:r w:rsidRPr="00790008">
        <w:rPr>
          <w:rStyle w:val="BookTitle"/>
          <w:rFonts w:asciiTheme="minorHAnsi" w:hAnsiTheme="minorHAnsi" w:cstheme="minorHAnsi"/>
          <w:b w:val="0"/>
          <w:bCs w:val="0"/>
          <w:color w:val="000000"/>
          <w:sz w:val="28"/>
          <w:szCs w:val="28"/>
        </w:rPr>
        <w:t xml:space="preserve">, or maternal uncle, according to familial relationship. Since Nimāi </w:t>
      </w:r>
      <w:r w:rsidRPr="00790008">
        <w:rPr>
          <w:rStyle w:val="BookTitle"/>
          <w:rFonts w:asciiTheme="minorHAnsi" w:hAnsiTheme="minorHAnsi" w:cstheme="minorHAnsi"/>
          <w:b w:val="0"/>
          <w:bCs w:val="0"/>
          <w:color w:val="000000"/>
          <w:sz w:val="28"/>
          <w:szCs w:val="28"/>
        </w:rPr>
        <w:lastRenderedPageBreak/>
        <w:t xml:space="preserve">addressed the cowherd boys as </w:t>
      </w:r>
      <w:r w:rsidRPr="00790008">
        <w:rPr>
          <w:rStyle w:val="BookTitle"/>
          <w:rFonts w:asciiTheme="minorHAnsi" w:hAnsiTheme="minorHAnsi" w:cstheme="minorHAnsi"/>
          <w:b w:val="0"/>
          <w:bCs w:val="0"/>
          <w:i/>
          <w:iCs/>
          <w:color w:val="000000"/>
          <w:sz w:val="28"/>
          <w:szCs w:val="28"/>
        </w:rPr>
        <w:t>beṭā</w:t>
      </w:r>
      <w:r w:rsidRPr="00790008">
        <w:rPr>
          <w:rStyle w:val="BookTitle"/>
          <w:rFonts w:asciiTheme="minorHAnsi" w:hAnsiTheme="minorHAnsi" w:cstheme="minorHAnsi"/>
          <w:b w:val="0"/>
          <w:bCs w:val="0"/>
          <w:color w:val="000000"/>
          <w:sz w:val="28"/>
          <w:szCs w:val="28"/>
        </w:rPr>
        <w:t>, or sons, they were on the level of His son. As the Lord impulsively requests food from His servants, when Mahāprabhu also requested or desired a great donation or large present from the cowherd boys, then due to their intimate relationship with the Lord they humorously offered Him the insignificant gift of their cooked rice. The occupation or business of the cowherd community was to prepare various foodstuffs from milk. The mothers of the cowherd boys breast fed them in their infancy and later fed them solid foods like cooked rice. Therefore they also humorously proposed to feed the Lord solid foods like cooked rice rather than soft children’s foods like yogurt, milk, cheese, ghee, and butter.</w:t>
      </w:r>
    </w:p>
    <w:p w14:paraId="50966AB0" w14:textId="217849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12.119</w:t>
      </w:r>
    </w:p>
    <w:p w14:paraId="3587B4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39AB5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bole,—“yata bhāta gharera āmāra</w:t>
      </w:r>
      <w:r w:rsidRPr="00790008">
        <w:rPr>
          <w:rStyle w:val="BookTitle"/>
          <w:rFonts w:asciiTheme="minorHAnsi" w:hAnsiTheme="minorHAnsi" w:cstheme="minorHAnsi"/>
          <w:b w:val="0"/>
          <w:bCs w:val="0"/>
          <w:color w:val="000000"/>
          <w:sz w:val="28"/>
          <w:szCs w:val="28"/>
        </w:rPr>
        <w:br/>
        <w:t>pūrve ye khāilā, mane nāhika tomāra?”</w:t>
      </w:r>
    </w:p>
    <w:p w14:paraId="3870BA02" w14:textId="164394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“Don’t You remember how You previously ate all the rice in my house?”</w:t>
      </w:r>
    </w:p>
    <w:p w14:paraId="579CB4E5" w14:textId="37D61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12.120</w:t>
      </w:r>
    </w:p>
    <w:p w14:paraId="31D48A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13BD06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satya kahe, gopa nāhi jāne</w:t>
      </w:r>
      <w:r w:rsidRPr="00790008">
        <w:rPr>
          <w:rStyle w:val="BookTitle"/>
          <w:rFonts w:asciiTheme="minorHAnsi" w:hAnsiTheme="minorHAnsi" w:cstheme="minorHAnsi"/>
          <w:b w:val="0"/>
          <w:bCs w:val="0"/>
          <w:color w:val="000000"/>
          <w:sz w:val="28"/>
          <w:szCs w:val="28"/>
        </w:rPr>
        <w:br/>
        <w:t>hāse mahāprabhu gopa-gaṇera vacane</w:t>
      </w:r>
    </w:p>
    <w:p w14:paraId="23D582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cowherd boys didn’t realize it, by the grace of the transcendental goddess of learning, Sarasvatī, whatever they spoke was true. Meanwhile, Nimāi simply smiled at their words.</w:t>
      </w:r>
    </w:p>
    <w:p w14:paraId="707316D6" w14:textId="29E3D0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cowherd boys conjectured that in His previous pastimes as Kṛṣṇa, Nimāi had accepted cooked rice from the houses of the cowherds. Their conjecture regarding Nimāi was actually the truth. Hearing their humorous proposal, the Lord was unable to conceal His internal feelings and slightly smiled. In spite of the simple-minded cowherd boys’ ignorance, Śuddhā Sarasvatī-devī made the truth appear on their tongues through their words.</w:t>
      </w:r>
    </w:p>
    <w:p w14:paraId="0A3FF712" w14:textId="71758F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12.121</w:t>
      </w:r>
    </w:p>
    <w:p w14:paraId="52F633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6C792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dugdha, ghṛta, dadhi, sara, sundara navanī</w:t>
      </w:r>
      <w:r w:rsidRPr="00790008">
        <w:rPr>
          <w:rStyle w:val="BookTitle"/>
          <w:rFonts w:asciiTheme="minorHAnsi" w:hAnsiTheme="minorHAnsi" w:cstheme="minorHAnsi"/>
          <w:b w:val="0"/>
          <w:bCs w:val="0"/>
          <w:color w:val="000000"/>
          <w:sz w:val="28"/>
          <w:szCs w:val="28"/>
        </w:rPr>
        <w:br/>
        <w:t>santoṣe prabhure saba gopa deya āni’</w:t>
      </w:r>
    </w:p>
    <w:p w14:paraId="5700B2F7" w14:textId="55AD17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gopas then happily offered the Lord milk, ghee, yogurt, cream, and butter.</w:t>
      </w:r>
    </w:p>
    <w:p w14:paraId="50DE8279" w14:textId="528211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12.122</w:t>
      </w:r>
    </w:p>
    <w:p w14:paraId="034046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7C8607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goyālā-kulere prabhu prasanna haiyā</w:t>
      </w:r>
      <w:r w:rsidRPr="00790008">
        <w:rPr>
          <w:rStyle w:val="BookTitle"/>
          <w:rFonts w:asciiTheme="minorHAnsi" w:hAnsiTheme="minorHAnsi" w:cstheme="minorHAnsi"/>
          <w:b w:val="0"/>
          <w:bCs w:val="0"/>
          <w:color w:val="000000"/>
          <w:sz w:val="28"/>
          <w:szCs w:val="28"/>
        </w:rPr>
        <w:br/>
        <w:t>gandha-vaṇikera ghare uṭhilena giyā</w:t>
      </w:r>
    </w:p>
    <w:p w14:paraId="57139CCE" w14:textId="7E0AB9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being satisfied by the gopas, the Lord went to the house of a perfume merchant.</w:t>
      </w:r>
    </w:p>
    <w:p w14:paraId="267361FB" w14:textId="7FDEE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12.123</w:t>
      </w:r>
    </w:p>
    <w:p w14:paraId="338297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44D03E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vaṇik kare caraṇe praṇāma</w:t>
      </w:r>
      <w:r w:rsidRPr="00790008">
        <w:rPr>
          <w:rStyle w:val="BookTitle"/>
          <w:rFonts w:asciiTheme="minorHAnsi" w:hAnsiTheme="minorHAnsi" w:cstheme="minorHAnsi"/>
          <w:b w:val="0"/>
          <w:bCs w:val="0"/>
          <w:color w:val="000000"/>
          <w:sz w:val="28"/>
          <w:szCs w:val="28"/>
        </w:rPr>
        <w:br/>
        <w:t>prabhu bole,—“āre bhāi, bhāla-gandha āna”</w:t>
      </w:r>
    </w:p>
    <w:p w14:paraId="278CD1A7" w14:textId="3CD4A5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offered his respectful obeisances to the Lord, who said, “O brother, bring Me some of your best perfume.”</w:t>
      </w:r>
    </w:p>
    <w:p w14:paraId="6053CC88" w14:textId="6FD347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12.124</w:t>
      </w:r>
    </w:p>
    <w:p w14:paraId="09DA67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32759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divya-gandha vaṇik ānila tata-kṣaṇa</w:t>
      </w:r>
      <w:r w:rsidRPr="00790008">
        <w:rPr>
          <w:rStyle w:val="BookTitle"/>
          <w:rFonts w:asciiTheme="minorHAnsi" w:hAnsiTheme="minorHAnsi" w:cstheme="minorHAnsi"/>
          <w:b w:val="0"/>
          <w:bCs w:val="0"/>
          <w:color w:val="000000"/>
          <w:sz w:val="28"/>
          <w:szCs w:val="28"/>
        </w:rPr>
        <w:br/>
        <w:t>“ki mūlya laibā?” bole śrī-śacīnandana</w:t>
      </w:r>
    </w:p>
    <w:p w14:paraId="47837409" w14:textId="040442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perfume merchant immediately brought some of his best perfume, and Śrī Śacīnandana inquired, “What is the price?”</w:t>
      </w:r>
    </w:p>
    <w:p w14:paraId="190748BA" w14:textId="513A25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12.125</w:t>
      </w:r>
    </w:p>
    <w:p w14:paraId="477DB7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CD98D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vaṇik bolaye,—“tumi jāna, mahāśaya!</w:t>
      </w:r>
      <w:r w:rsidRPr="00790008">
        <w:rPr>
          <w:rStyle w:val="BookTitle"/>
          <w:rFonts w:asciiTheme="minorHAnsi" w:hAnsiTheme="minorHAnsi" w:cstheme="minorHAnsi"/>
          <w:b w:val="0"/>
          <w:bCs w:val="0"/>
          <w:color w:val="000000"/>
          <w:sz w:val="28"/>
          <w:szCs w:val="28"/>
        </w:rPr>
        <w:br/>
        <w:t>tomā’ sthāne mūlya ki nite yukta haya?</w:t>
      </w:r>
    </w:p>
    <w:p w14:paraId="1C3D29B6" w14:textId="6364CB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replied, “You know, my dear sir! Is it befitting for me to take money from You?</w:t>
      </w:r>
    </w:p>
    <w:p w14:paraId="7175FBE3" w14:textId="450190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12.126-127</w:t>
      </w:r>
    </w:p>
    <w:p w14:paraId="564D2C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126-127</w:t>
      </w:r>
    </w:p>
    <w:p w14:paraId="69AA458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gandha pari’ ghare yāha ta’ ṭhākura</w:t>
      </w:r>
      <w:r w:rsidRPr="00790008">
        <w:rPr>
          <w:rStyle w:val="BookTitle"/>
          <w:rFonts w:asciiTheme="minorHAnsi" w:hAnsiTheme="minorHAnsi" w:cstheme="minorHAnsi"/>
          <w:b w:val="0"/>
          <w:bCs w:val="0"/>
          <w:color w:val="000000"/>
          <w:sz w:val="28"/>
          <w:szCs w:val="28"/>
        </w:rPr>
        <w:br/>
        <w:t>kāli yadi gā’ye gandha thākaye pracura</w:t>
      </w:r>
    </w:p>
    <w:p w14:paraId="663A44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duile o yadi gā’ye gandha nāhi chāḍe</w:t>
      </w:r>
      <w:r w:rsidRPr="00790008">
        <w:rPr>
          <w:rStyle w:val="BookTitle"/>
          <w:rFonts w:asciiTheme="minorHAnsi" w:hAnsiTheme="minorHAnsi" w:cstheme="minorHAnsi"/>
          <w:b w:val="0"/>
          <w:bCs w:val="0"/>
          <w:color w:val="000000"/>
          <w:sz w:val="28"/>
          <w:szCs w:val="28"/>
        </w:rPr>
        <w:br/>
        <w:t>tabe kaḍi dio more, yei citte paḍe”</w:t>
      </w:r>
    </w:p>
    <w:p w14:paraId="71BF2857" w14:textId="311AA5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You apply this oil and go home. If after taking bath tomorrow the fragrance still remains, then You may pay me whatever You like.”</w:t>
      </w:r>
    </w:p>
    <w:p w14:paraId="4D7B98DA" w14:textId="0AB41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12.128</w:t>
      </w:r>
    </w:p>
    <w:p w14:paraId="19A3B7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52F3EB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eta bali’ āpane prabhura sarva-aṅge</w:t>
      </w:r>
      <w:r w:rsidRPr="00790008">
        <w:rPr>
          <w:rStyle w:val="BookTitle"/>
          <w:rFonts w:asciiTheme="minorHAnsi" w:hAnsiTheme="minorHAnsi" w:cstheme="minorHAnsi"/>
          <w:b w:val="0"/>
          <w:bCs w:val="0"/>
          <w:color w:val="000000"/>
          <w:sz w:val="28"/>
          <w:szCs w:val="28"/>
        </w:rPr>
        <w:br/>
        <w:t>gandha deya vaṇik nā jāni kon raṅge</w:t>
      </w:r>
    </w:p>
    <w:p w14:paraId="159C0696" w14:textId="646D5F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merchant happily applied the perfume on the body of the Lord.</w:t>
      </w:r>
    </w:p>
    <w:p w14:paraId="1DB55E38" w14:textId="6BDF6F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12.129</w:t>
      </w:r>
    </w:p>
    <w:p w14:paraId="51EC46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75C1DA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sarva-bhūta-hṛdaye ākarṣe sarva-mana</w:t>
      </w:r>
      <w:r w:rsidRPr="00790008">
        <w:rPr>
          <w:rStyle w:val="BookTitle"/>
          <w:rFonts w:asciiTheme="minorHAnsi" w:hAnsiTheme="minorHAnsi" w:cstheme="minorHAnsi"/>
          <w:b w:val="0"/>
          <w:bCs w:val="0"/>
          <w:color w:val="000000"/>
          <w:sz w:val="28"/>
          <w:szCs w:val="28"/>
        </w:rPr>
        <w:br/>
        <w:t>se rūpa dekhiyā mugdha nahe kon jana?</w:t>
      </w:r>
    </w:p>
    <w:p w14:paraId="5B3E6963" w14:textId="72926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 Supersoul of all living entities, therefore He attracts the mind of all. Who is not attracted by seeing His beautiful form?</w:t>
      </w:r>
    </w:p>
    <w:p w14:paraId="045DD09D" w14:textId="63AF6E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12.130</w:t>
      </w:r>
    </w:p>
    <w:p w14:paraId="1E18B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16BD72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vaṇikera anugraha kari’ viśvambhara</w:t>
      </w:r>
      <w:r w:rsidRPr="00790008">
        <w:rPr>
          <w:rStyle w:val="BookTitle"/>
          <w:rFonts w:asciiTheme="minorHAnsi" w:hAnsiTheme="minorHAnsi" w:cstheme="minorHAnsi"/>
          <w:b w:val="0"/>
          <w:bCs w:val="0"/>
          <w:color w:val="000000"/>
          <w:sz w:val="28"/>
          <w:szCs w:val="28"/>
        </w:rPr>
        <w:br/>
        <w:t>uṭhilena giyā prabhu mālākāra-ghara</w:t>
      </w:r>
    </w:p>
    <w:p w14:paraId="14B0A5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bestowed His mercy on the merchant and then continued on to the house of a florist.</w:t>
      </w:r>
    </w:p>
    <w:p w14:paraId="206027B7" w14:textId="510DAC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mālākāra </w:t>
      </w:r>
      <w:r w:rsidRPr="00790008">
        <w:rPr>
          <w:rStyle w:val="BookTitle"/>
          <w:rFonts w:asciiTheme="minorHAnsi" w:hAnsiTheme="minorHAnsi" w:cstheme="minorHAnsi"/>
          <w:b w:val="0"/>
          <w:bCs w:val="0"/>
          <w:color w:val="000000"/>
          <w:sz w:val="28"/>
          <w:szCs w:val="28"/>
        </w:rPr>
        <w:t xml:space="preserve">refers to florists or those who make flower garlands for sale. In common language they are called </w:t>
      </w:r>
      <w:r w:rsidRPr="00790008">
        <w:rPr>
          <w:rStyle w:val="BookTitle"/>
          <w:rFonts w:asciiTheme="minorHAnsi" w:hAnsiTheme="minorHAnsi" w:cstheme="minorHAnsi"/>
          <w:b w:val="0"/>
          <w:bCs w:val="0"/>
          <w:i/>
          <w:iCs/>
          <w:color w:val="000000"/>
          <w:sz w:val="28"/>
          <w:szCs w:val="28"/>
        </w:rPr>
        <w:t>mālīs</w:t>
      </w:r>
      <w:r w:rsidRPr="00790008">
        <w:rPr>
          <w:rStyle w:val="BookTitle"/>
          <w:rFonts w:asciiTheme="minorHAnsi" w:hAnsiTheme="minorHAnsi" w:cstheme="minorHAnsi"/>
          <w:b w:val="0"/>
          <w:bCs w:val="0"/>
          <w:color w:val="000000"/>
          <w:sz w:val="28"/>
          <w:szCs w:val="28"/>
        </w:rPr>
        <w:t>.</w:t>
      </w:r>
    </w:p>
    <w:p w14:paraId="23E060B0" w14:textId="48BD5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12.131</w:t>
      </w:r>
    </w:p>
    <w:p w14:paraId="71EA05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89933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parama-adbhuta rūpa dekhi mālākāra</w:t>
      </w:r>
      <w:r w:rsidRPr="00790008">
        <w:rPr>
          <w:rStyle w:val="BookTitle"/>
          <w:rFonts w:asciiTheme="minorHAnsi" w:hAnsiTheme="minorHAnsi" w:cstheme="minorHAnsi"/>
          <w:b w:val="0"/>
          <w:bCs w:val="0"/>
          <w:color w:val="000000"/>
          <w:sz w:val="28"/>
          <w:szCs w:val="28"/>
        </w:rPr>
        <w:br/>
        <w:t>ādare āsana diyā kare namaskāra</w:t>
      </w:r>
    </w:p>
    <w:p w14:paraId="7BF0EC98" w14:textId="7CD59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florist saw Nimāi’s most wonderful form, he offered Him obeisances and a place to sit.</w:t>
      </w:r>
    </w:p>
    <w:p w14:paraId="64B17A94" w14:textId="530CE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12.132</w:t>
      </w:r>
    </w:p>
    <w:p w14:paraId="07B86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01E03F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mālā deha’, mālākāra!</w:t>
      </w:r>
      <w:r w:rsidRPr="00790008">
        <w:rPr>
          <w:rStyle w:val="BookTitle"/>
          <w:rFonts w:asciiTheme="minorHAnsi" w:hAnsiTheme="minorHAnsi" w:cstheme="minorHAnsi"/>
          <w:b w:val="0"/>
          <w:bCs w:val="0"/>
          <w:color w:val="000000"/>
          <w:sz w:val="28"/>
          <w:szCs w:val="28"/>
        </w:rPr>
        <w:br/>
        <w:t>kaḍi-pāti lage kichu nāhika āmāra”</w:t>
      </w:r>
    </w:p>
    <w:p w14:paraId="5E01F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florist, I would like a nice garland, but I have no money with Me.”</w:t>
      </w:r>
    </w:p>
    <w:p w14:paraId="1FE24E8D" w14:textId="57D33E18"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kaḍi-pāti</w:t>
      </w:r>
      <w:r w:rsidRPr="00790008">
        <w:rPr>
          <w:rStyle w:val="BookTitle"/>
          <w:rFonts w:asciiTheme="minorHAnsi" w:hAnsiTheme="minorHAnsi" w:cstheme="minorHAnsi"/>
          <w:b w:val="0"/>
          <w:bCs w:val="0"/>
          <w:color w:val="000000"/>
          <w:sz w:val="28"/>
          <w:szCs w:val="28"/>
        </w:rPr>
        <w:t xml:space="preserve">, which means “cash,” “expenses,” or “finance,” the word </w:t>
      </w:r>
      <w:r w:rsidRPr="00790008">
        <w:rPr>
          <w:rStyle w:val="BookTitle"/>
          <w:rFonts w:asciiTheme="minorHAnsi" w:hAnsiTheme="minorHAnsi" w:cstheme="minorHAnsi"/>
          <w:b w:val="0"/>
          <w:bCs w:val="0"/>
          <w:i/>
          <w:iCs/>
          <w:color w:val="000000"/>
          <w:sz w:val="28"/>
          <w:szCs w:val="28"/>
        </w:rPr>
        <w:t xml:space="preserve">kaḍi </w:t>
      </w:r>
      <w:r w:rsidRPr="00790008">
        <w:rPr>
          <w:rStyle w:val="BookTitle"/>
          <w:rFonts w:asciiTheme="minorHAnsi" w:hAnsiTheme="minorHAnsi" w:cstheme="minorHAnsi"/>
          <w:b w:val="0"/>
          <w:bCs w:val="0"/>
          <w:color w:val="000000"/>
          <w:sz w:val="28"/>
          <w:szCs w:val="28"/>
        </w:rPr>
        <w:t xml:space="preserve">comes from the Sanskrit word </w:t>
      </w:r>
      <w:r w:rsidRPr="00790008">
        <w:rPr>
          <w:rStyle w:val="BookTitle"/>
          <w:rFonts w:asciiTheme="minorHAnsi" w:hAnsiTheme="minorHAnsi" w:cstheme="minorHAnsi"/>
          <w:b w:val="0"/>
          <w:bCs w:val="0"/>
          <w:i/>
          <w:iCs/>
          <w:color w:val="000000"/>
          <w:sz w:val="28"/>
          <w:szCs w:val="28"/>
        </w:rPr>
        <w:t>kapardaka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pāti</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pātrī.</w:t>
      </w:r>
    </w:p>
    <w:p w14:paraId="47EC345D" w14:textId="1DDCE5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12.133</w:t>
      </w:r>
    </w:p>
    <w:p w14:paraId="4BA1B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133</w:t>
      </w:r>
    </w:p>
    <w:p w14:paraId="34B4B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siddha-puruṣera prāya dekhi’ mālākāra</w:t>
      </w:r>
      <w:r w:rsidRPr="00790008">
        <w:rPr>
          <w:rStyle w:val="BookTitle"/>
          <w:rFonts w:asciiTheme="minorHAnsi" w:hAnsiTheme="minorHAnsi" w:cstheme="minorHAnsi"/>
          <w:b w:val="0"/>
          <w:bCs w:val="0"/>
          <w:color w:val="000000"/>
          <w:sz w:val="28"/>
          <w:szCs w:val="28"/>
        </w:rPr>
        <w:br/>
        <w:t>mālī bole,—“kichu dāya nāhika tomāra”</w:t>
      </w:r>
    </w:p>
    <w:p w14:paraId="2C3DB670" w14:textId="12E34A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Appreciating that Nimāi had the symptoms of a spiritually perfect soul, the florist said, “You don’t need to pay.”</w:t>
      </w:r>
    </w:p>
    <w:p w14:paraId="568CA7A6" w14:textId="661558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12.134</w:t>
      </w:r>
    </w:p>
    <w:p w14:paraId="6D0877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56A63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mālā dila prabhura śrī-aṅge</w:t>
      </w:r>
      <w:r w:rsidRPr="00790008">
        <w:rPr>
          <w:rStyle w:val="BookTitle"/>
          <w:rFonts w:asciiTheme="minorHAnsi" w:hAnsiTheme="minorHAnsi" w:cstheme="minorHAnsi"/>
          <w:b w:val="0"/>
          <w:bCs w:val="0"/>
          <w:color w:val="000000"/>
          <w:sz w:val="28"/>
          <w:szCs w:val="28"/>
        </w:rPr>
        <w:br/>
        <w:t>hāse mahāprabhu sarva-paḍuyāra saṅge</w:t>
      </w:r>
    </w:p>
    <w:p w14:paraId="4E7F5F5A" w14:textId="152AC8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florist garlanded the Lord, who smiled in the company of His students.</w:t>
      </w:r>
    </w:p>
    <w:p w14:paraId="0779DAD0" w14:textId="66F9E9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12.135</w:t>
      </w:r>
    </w:p>
    <w:p w14:paraId="68CC0C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D174A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mālākāra-prati prabhu śubha-dṛṣṭhi kari’</w:t>
      </w:r>
      <w:r w:rsidRPr="00790008">
        <w:rPr>
          <w:rStyle w:val="BookTitle"/>
          <w:rFonts w:asciiTheme="minorHAnsi" w:hAnsiTheme="minorHAnsi" w:cstheme="minorHAnsi"/>
          <w:b w:val="0"/>
          <w:bCs w:val="0"/>
          <w:color w:val="000000"/>
          <w:sz w:val="28"/>
          <w:szCs w:val="28"/>
        </w:rPr>
        <w:br/>
        <w:t>uṭhilā tāmbūlī-ghare gaurāṅga śrī-hari</w:t>
      </w:r>
    </w:p>
    <w:p w14:paraId="678517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casting His merciful glance on the florist, Gaurāṅga went to the house of betel nut merchant.</w:t>
      </w:r>
    </w:p>
    <w:p w14:paraId="324CC324" w14:textId="0B8424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tāmbūlī </w:t>
      </w:r>
      <w:r w:rsidRPr="00790008">
        <w:rPr>
          <w:rStyle w:val="BookTitle"/>
          <w:rFonts w:asciiTheme="minorHAnsi" w:hAnsiTheme="minorHAnsi" w:cstheme="minorHAnsi"/>
          <w:b w:val="0"/>
          <w:bCs w:val="0"/>
          <w:color w:val="000000"/>
          <w:sz w:val="28"/>
          <w:szCs w:val="28"/>
        </w:rPr>
        <w:t xml:space="preserve">refers to those who sell </w:t>
      </w:r>
      <w:r w:rsidRPr="00790008">
        <w:rPr>
          <w:rStyle w:val="BookTitle"/>
          <w:rFonts w:asciiTheme="minorHAnsi" w:hAnsiTheme="minorHAnsi" w:cstheme="minorHAnsi"/>
          <w:b w:val="0"/>
          <w:bCs w:val="0"/>
          <w:i/>
          <w:iCs/>
          <w:color w:val="000000"/>
          <w:sz w:val="28"/>
          <w:szCs w:val="28"/>
        </w:rPr>
        <w:t xml:space="preserve">tāmbūla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In common language they are called </w:t>
      </w:r>
      <w:r w:rsidRPr="00790008">
        <w:rPr>
          <w:rStyle w:val="BookTitle"/>
          <w:rFonts w:asciiTheme="minorHAnsi" w:hAnsiTheme="minorHAnsi" w:cstheme="minorHAnsi"/>
          <w:b w:val="0"/>
          <w:bCs w:val="0"/>
          <w:i/>
          <w:iCs/>
          <w:color w:val="000000"/>
          <w:sz w:val="28"/>
          <w:szCs w:val="28"/>
        </w:rPr>
        <w:t>tāmuli</w:t>
      </w:r>
      <w:r w:rsidRPr="00790008">
        <w:rPr>
          <w:rStyle w:val="BookTitle"/>
          <w:rFonts w:asciiTheme="minorHAnsi" w:hAnsiTheme="minorHAnsi" w:cstheme="minorHAnsi"/>
          <w:b w:val="0"/>
          <w:bCs w:val="0"/>
          <w:color w:val="000000"/>
          <w:sz w:val="28"/>
          <w:szCs w:val="28"/>
        </w:rPr>
        <w:t>.</w:t>
      </w:r>
    </w:p>
    <w:p w14:paraId="45E7188A" w14:textId="2A42C8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12.136</w:t>
      </w:r>
    </w:p>
    <w:p w14:paraId="4DA545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A7E0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 dekhaye rūpa madana-mohana</w:t>
      </w:r>
      <w:r w:rsidRPr="00790008">
        <w:rPr>
          <w:rStyle w:val="BookTitle"/>
          <w:rFonts w:asciiTheme="minorHAnsi" w:hAnsiTheme="minorHAnsi" w:cstheme="minorHAnsi"/>
          <w:b w:val="0"/>
          <w:bCs w:val="0"/>
          <w:color w:val="000000"/>
          <w:sz w:val="28"/>
          <w:szCs w:val="28"/>
        </w:rPr>
        <w:br/>
        <w:t>caraṇera dhūli lai’ dilena āsana</w:t>
      </w:r>
    </w:p>
    <w:p w14:paraId="4EAC3278" w14:textId="71A1E2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saw Nimāi’s form as more enchanting than that of Cupid. He took dust from Nimāi’s feet and offered Him a place to sit.</w:t>
      </w:r>
    </w:p>
    <w:p w14:paraId="3F18F94A" w14:textId="6AD98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12.137</w:t>
      </w:r>
    </w:p>
    <w:p w14:paraId="3C2061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35AD9E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 bolaye,—“baḍa bhāgya se āmāra</w:t>
      </w:r>
      <w:r w:rsidRPr="00790008">
        <w:rPr>
          <w:rStyle w:val="BookTitle"/>
          <w:rFonts w:asciiTheme="minorHAnsi" w:hAnsiTheme="minorHAnsi" w:cstheme="minorHAnsi"/>
          <w:b w:val="0"/>
          <w:bCs w:val="0"/>
          <w:color w:val="000000"/>
          <w:sz w:val="28"/>
          <w:szCs w:val="28"/>
        </w:rPr>
        <w:br/>
        <w:t>kon bhāgye āilā āmā’-chārera duyāra”</w:t>
      </w:r>
    </w:p>
    <w:p w14:paraId="483BF4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said, “It is my great fortune that You have come to my house, insignificant as I am.”</w:t>
      </w:r>
    </w:p>
    <w:p w14:paraId="60D39D6B" w14:textId="77DBD9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chārera </w:t>
      </w:r>
      <w:r w:rsidRPr="00790008">
        <w:rPr>
          <w:rStyle w:val="BookTitle"/>
          <w:rFonts w:asciiTheme="minorHAnsi" w:hAnsiTheme="minorHAnsi" w:cstheme="minorHAnsi"/>
          <w:b w:val="0"/>
          <w:bCs w:val="0"/>
          <w:color w:val="000000"/>
          <w:sz w:val="28"/>
          <w:szCs w:val="28"/>
        </w:rPr>
        <w:t>refers to insignificant, abominable, fallen persons.</w:t>
      </w:r>
    </w:p>
    <w:p w14:paraId="314AFED1" w14:textId="1D3938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12.138</w:t>
      </w:r>
    </w:p>
    <w:p w14:paraId="251E75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138</w:t>
      </w:r>
    </w:p>
    <w:p w14:paraId="3AEBCC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āpanei parama-santoṣe</w:t>
      </w:r>
      <w:r w:rsidRPr="00790008">
        <w:rPr>
          <w:rStyle w:val="BookTitle"/>
          <w:rFonts w:asciiTheme="minorHAnsi" w:hAnsiTheme="minorHAnsi" w:cstheme="minorHAnsi"/>
          <w:b w:val="0"/>
          <w:bCs w:val="0"/>
          <w:color w:val="000000"/>
          <w:sz w:val="28"/>
          <w:szCs w:val="28"/>
        </w:rPr>
        <w:br/>
        <w:t>dilena tāmbūla āni’, prabhu dekhi’ hāse</w:t>
      </w:r>
    </w:p>
    <w:p w14:paraId="7F4B7F60" w14:textId="60ABD3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full satisfaction and without being asked, the merchant then offered betel nut to the Lord, who smiled.</w:t>
      </w:r>
    </w:p>
    <w:p w14:paraId="0E6279CB" w14:textId="12A79D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12.139</w:t>
      </w:r>
    </w:p>
    <w:p w14:paraId="72E714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7C41F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bole,—“kaḍi vinā kene guyā dilā</w:t>
      </w:r>
      <w:r w:rsidRPr="00790008">
        <w:rPr>
          <w:rStyle w:val="BookTitle"/>
          <w:rFonts w:asciiTheme="minorHAnsi" w:hAnsiTheme="minorHAnsi" w:cstheme="minorHAnsi"/>
          <w:b w:val="0"/>
          <w:bCs w:val="0"/>
          <w:color w:val="000000"/>
          <w:sz w:val="28"/>
          <w:szCs w:val="28"/>
        </w:rPr>
        <w:br/>
        <w:t>tāmbūlī bolaye,—“citte henai lailā”</w:t>
      </w:r>
    </w:p>
    <w:p w14:paraId="0001CE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“Why did you give Me betel without payment?” The merchant replied, “I was inspired to.”</w:t>
      </w:r>
    </w:p>
    <w:p w14:paraId="2E7A2A42" w14:textId="3F2B6D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guyā </w:t>
      </w:r>
      <w:r w:rsidRPr="00790008">
        <w:rPr>
          <w:rStyle w:val="BookTitle"/>
          <w:rFonts w:asciiTheme="minorHAnsi" w:hAnsiTheme="minorHAnsi" w:cstheme="minorHAnsi"/>
          <w:b w:val="0"/>
          <w:bCs w:val="0"/>
          <w:color w:val="000000"/>
          <w:sz w:val="28"/>
          <w:szCs w:val="28"/>
        </w:rPr>
        <w:t xml:space="preserve">is derived from the Sanskrit word </w:t>
      </w:r>
      <w:r w:rsidRPr="00790008">
        <w:rPr>
          <w:rStyle w:val="BookTitle"/>
          <w:rFonts w:asciiTheme="minorHAnsi" w:hAnsiTheme="minorHAnsi" w:cstheme="minorHAnsi"/>
          <w:b w:val="0"/>
          <w:bCs w:val="0"/>
          <w:i/>
          <w:iCs/>
          <w:color w:val="000000"/>
          <w:sz w:val="28"/>
          <w:szCs w:val="28"/>
        </w:rPr>
        <w:t xml:space="preserve">guvāk, </w:t>
      </w:r>
      <w:r w:rsidRPr="00790008">
        <w:rPr>
          <w:rStyle w:val="BookTitle"/>
          <w:rFonts w:asciiTheme="minorHAnsi" w:hAnsiTheme="minorHAnsi" w:cstheme="minorHAnsi"/>
          <w:b w:val="0"/>
          <w:bCs w:val="0"/>
          <w:color w:val="000000"/>
          <w:sz w:val="28"/>
          <w:szCs w:val="28"/>
        </w:rPr>
        <w:t>which means “betel nuts.”</w:t>
      </w:r>
    </w:p>
    <w:p w14:paraId="1FB3E06C" w14:textId="112EF8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12.140</w:t>
      </w:r>
    </w:p>
    <w:p w14:paraId="52B55C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11F1A2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tāmbūlīra śuniyā vacana</w:t>
      </w:r>
      <w:r w:rsidRPr="00790008">
        <w:rPr>
          <w:rStyle w:val="BookTitle"/>
          <w:rFonts w:asciiTheme="minorHAnsi" w:hAnsiTheme="minorHAnsi" w:cstheme="minorHAnsi"/>
          <w:b w:val="0"/>
          <w:bCs w:val="0"/>
          <w:color w:val="000000"/>
          <w:sz w:val="28"/>
          <w:szCs w:val="28"/>
        </w:rPr>
        <w:br/>
        <w:t>parama-santoṣe kare tāmbūla carvaṇa</w:t>
      </w:r>
    </w:p>
    <w:p w14:paraId="0F94BFB9" w14:textId="79ECF1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on hearing the merchant’s reply, and He chewed the betel nut with great satisfaction.</w:t>
      </w:r>
    </w:p>
    <w:p w14:paraId="588BC3B1" w14:textId="2003B2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12.141</w:t>
      </w:r>
    </w:p>
    <w:p w14:paraId="04DF5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6FC6B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parṇa, karpūrādi yata anukūla</w:t>
      </w:r>
      <w:r w:rsidRPr="00790008">
        <w:rPr>
          <w:rStyle w:val="BookTitle"/>
          <w:rFonts w:asciiTheme="minorHAnsi" w:hAnsiTheme="minorHAnsi" w:cstheme="minorHAnsi"/>
          <w:b w:val="0"/>
          <w:bCs w:val="0"/>
          <w:color w:val="000000"/>
          <w:sz w:val="28"/>
          <w:szCs w:val="28"/>
        </w:rPr>
        <w:br/>
        <w:t>śraddhā kari’ dila, tā’ra nāhi nila mūla</w:t>
      </w:r>
    </w:p>
    <w:p w14:paraId="40007F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then devotedly offered Nimāi some pan, camphor, and other spices free of cost.</w:t>
      </w:r>
    </w:p>
    <w:p w14:paraId="572B679F" w14:textId="605535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common language the word </w:t>
      </w:r>
      <w:r w:rsidRPr="00790008">
        <w:rPr>
          <w:rStyle w:val="BookTitle"/>
          <w:rFonts w:asciiTheme="minorHAnsi" w:hAnsiTheme="minorHAnsi" w:cstheme="minorHAnsi"/>
          <w:b w:val="0"/>
          <w:bCs w:val="0"/>
          <w:i/>
          <w:iCs/>
          <w:color w:val="000000"/>
          <w:sz w:val="28"/>
          <w:szCs w:val="28"/>
        </w:rPr>
        <w:t xml:space="preserve">parṇa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or the leaves of the </w:t>
      </w:r>
      <w:r w:rsidRPr="00790008">
        <w:rPr>
          <w:rStyle w:val="BookTitle"/>
          <w:rFonts w:asciiTheme="minorHAnsi" w:hAnsiTheme="minorHAnsi" w:cstheme="minorHAnsi"/>
          <w:b w:val="0"/>
          <w:bCs w:val="0"/>
          <w:i/>
          <w:iCs/>
          <w:color w:val="000000"/>
          <w:sz w:val="28"/>
          <w:szCs w:val="28"/>
        </w:rPr>
        <w:t xml:space="preserve">tāmbūla </w:t>
      </w:r>
      <w:r w:rsidRPr="00790008">
        <w:rPr>
          <w:rStyle w:val="BookTitle"/>
          <w:rFonts w:asciiTheme="minorHAnsi" w:hAnsiTheme="minorHAnsi" w:cstheme="minorHAnsi"/>
          <w:b w:val="0"/>
          <w:bCs w:val="0"/>
          <w:color w:val="000000"/>
          <w:sz w:val="28"/>
          <w:szCs w:val="28"/>
        </w:rPr>
        <w:t xml:space="preserve">creeper. The word </w:t>
      </w:r>
      <w:r w:rsidRPr="00790008">
        <w:rPr>
          <w:rStyle w:val="BookTitle"/>
          <w:rFonts w:asciiTheme="minorHAnsi" w:hAnsiTheme="minorHAnsi" w:cstheme="minorHAnsi"/>
          <w:b w:val="0"/>
          <w:bCs w:val="0"/>
          <w:i/>
          <w:iCs/>
          <w:color w:val="000000"/>
          <w:sz w:val="28"/>
          <w:szCs w:val="28"/>
        </w:rPr>
        <w:t xml:space="preserve">anukūla </w:t>
      </w:r>
      <w:r w:rsidRPr="00790008">
        <w:rPr>
          <w:rStyle w:val="BookTitle"/>
          <w:rFonts w:asciiTheme="minorHAnsi" w:hAnsiTheme="minorHAnsi" w:cstheme="minorHAnsi"/>
          <w:b w:val="0"/>
          <w:bCs w:val="0"/>
          <w:color w:val="000000"/>
          <w:sz w:val="28"/>
          <w:szCs w:val="28"/>
        </w:rPr>
        <w:t xml:space="preserve">refers to the various ingredients or spices used to enhance the taste of </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mūla</w:t>
      </w:r>
      <w:r w:rsidRPr="00790008">
        <w:rPr>
          <w:rStyle w:val="BookTitle"/>
          <w:rFonts w:asciiTheme="minorHAnsi" w:hAnsiTheme="minorHAnsi" w:cstheme="minorHAnsi"/>
          <w:b w:val="0"/>
          <w:bCs w:val="0"/>
          <w:color w:val="000000"/>
          <w:sz w:val="28"/>
          <w:szCs w:val="28"/>
        </w:rPr>
        <w:t xml:space="preserve"> means “price.”</w:t>
      </w:r>
    </w:p>
    <w:p w14:paraId="37332411" w14:textId="464EA0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12.142</w:t>
      </w:r>
    </w:p>
    <w:p w14:paraId="3FFB6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39F93F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tāmbūlīre anugraha kari’ gaura-rāya</w:t>
      </w:r>
      <w:r w:rsidRPr="00790008">
        <w:rPr>
          <w:rStyle w:val="BookTitle"/>
          <w:rFonts w:asciiTheme="minorHAnsi" w:hAnsiTheme="minorHAnsi" w:cstheme="minorHAnsi"/>
          <w:b w:val="0"/>
          <w:bCs w:val="0"/>
          <w:color w:val="000000"/>
          <w:sz w:val="28"/>
          <w:szCs w:val="28"/>
        </w:rPr>
        <w:br/>
        <w:t>hāsiyā hāsiyā sarva-nagare veḍāya</w:t>
      </w:r>
    </w:p>
    <w:p w14:paraId="065211E2" w14:textId="0CBFED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blessing the merchant, Gaura smiled as He continued wandering the streets of Navadvīpa.</w:t>
      </w:r>
    </w:p>
    <w:p w14:paraId="1584D043" w14:textId="41AB7D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12.143</w:t>
      </w:r>
    </w:p>
    <w:p w14:paraId="233666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598D4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madhupurī-prāya yena navadvīpa-purī</w:t>
      </w:r>
      <w:r w:rsidRPr="00790008">
        <w:rPr>
          <w:rStyle w:val="BookTitle"/>
          <w:rFonts w:asciiTheme="minorHAnsi" w:hAnsiTheme="minorHAnsi" w:cstheme="minorHAnsi"/>
          <w:b w:val="0"/>
          <w:bCs w:val="0"/>
          <w:color w:val="000000"/>
          <w:sz w:val="28"/>
          <w:szCs w:val="28"/>
        </w:rPr>
        <w:br/>
        <w:t>eko jāti lakṣa-lakṣa kahite nā pāri</w:t>
      </w:r>
    </w:p>
    <w:p w14:paraId="3327FC9C" w14:textId="2A13E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city of Navadvīpa was just like Mathurā. Millions of people belonging to different castes lived there.</w:t>
      </w:r>
    </w:p>
    <w:p w14:paraId="2012C1F1" w14:textId="107BB9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12.144</w:t>
      </w:r>
    </w:p>
    <w:p w14:paraId="0AA709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727695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vihāra lāgi’ pūrvei vidhātā</w:t>
      </w:r>
      <w:r w:rsidRPr="00790008">
        <w:rPr>
          <w:rStyle w:val="BookTitle"/>
          <w:rFonts w:asciiTheme="minorHAnsi" w:hAnsiTheme="minorHAnsi" w:cstheme="minorHAnsi"/>
          <w:b w:val="0"/>
          <w:bCs w:val="0"/>
          <w:color w:val="000000"/>
          <w:sz w:val="28"/>
          <w:szCs w:val="28"/>
        </w:rPr>
        <w:br/>
        <w:t>sakala sampūrṇa kari’ thuilena tathā</w:t>
      </w:r>
    </w:p>
    <w:p w14:paraId="2313C324" w14:textId="1CBBFA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the pleasure of the Lord, the creator had previously supplied Navadvīpa with all opulences.</w:t>
      </w:r>
    </w:p>
    <w:p w14:paraId="4831FEFD" w14:textId="1DE6B3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12.145</w:t>
      </w:r>
    </w:p>
    <w:p w14:paraId="411011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8AD9C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yena madhupurī karilā bhramaṇa</w:t>
      </w:r>
      <w:r w:rsidRPr="00790008">
        <w:rPr>
          <w:rStyle w:val="BookTitle"/>
          <w:rFonts w:asciiTheme="minorHAnsi" w:hAnsiTheme="minorHAnsi" w:cstheme="minorHAnsi"/>
          <w:b w:val="0"/>
          <w:bCs w:val="0"/>
          <w:color w:val="000000"/>
          <w:sz w:val="28"/>
          <w:szCs w:val="28"/>
        </w:rPr>
        <w:br/>
        <w:t>sei līlā kare ebe śacīra nandana</w:t>
      </w:r>
    </w:p>
    <w:p w14:paraId="06A851A5" w14:textId="4A4308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son of Śacī now enjoyed the same pastimes that Kṛṣṇa had previously enjoyed while wandering the streets of Mathurā.</w:t>
      </w:r>
    </w:p>
    <w:p w14:paraId="0250DA32" w14:textId="1C2EF9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12.146</w:t>
      </w:r>
    </w:p>
    <w:p w14:paraId="72CF6C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D869C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gaura gelā śaṅkha-vaṇikera ghare</w:t>
      </w:r>
      <w:r w:rsidRPr="00790008">
        <w:rPr>
          <w:rStyle w:val="BookTitle"/>
          <w:rFonts w:asciiTheme="minorHAnsi" w:hAnsiTheme="minorHAnsi" w:cstheme="minorHAnsi"/>
          <w:b w:val="0"/>
          <w:bCs w:val="0"/>
          <w:color w:val="000000"/>
          <w:sz w:val="28"/>
          <w:szCs w:val="28"/>
        </w:rPr>
        <w:br/>
        <w:t>dekhi’ śaṅkha-vaṇik sambhrame namaskare</w:t>
      </w:r>
    </w:p>
    <w:p w14:paraId="444E8E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Gaura visited the house of a conch merchant, who offered the Lord due respect.</w:t>
      </w:r>
    </w:p>
    <w:p w14:paraId="5B588AAF" w14:textId="6E1C07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śaṅkha-vaṇik </w:t>
      </w:r>
      <w:r w:rsidRPr="00790008">
        <w:rPr>
          <w:rStyle w:val="BookTitle"/>
          <w:rFonts w:asciiTheme="minorHAnsi" w:hAnsiTheme="minorHAnsi" w:cstheme="minorHAnsi"/>
          <w:b w:val="0"/>
          <w:bCs w:val="0"/>
          <w:color w:val="000000"/>
          <w:sz w:val="28"/>
          <w:szCs w:val="28"/>
        </w:rPr>
        <w:t xml:space="preserve">is known in common language as </w:t>
      </w:r>
      <w:r w:rsidRPr="00790008">
        <w:rPr>
          <w:rStyle w:val="BookTitle"/>
          <w:rFonts w:asciiTheme="minorHAnsi" w:hAnsiTheme="minorHAnsi" w:cstheme="minorHAnsi"/>
          <w:b w:val="0"/>
          <w:bCs w:val="0"/>
          <w:i/>
          <w:iCs/>
          <w:color w:val="000000"/>
          <w:sz w:val="28"/>
          <w:szCs w:val="28"/>
        </w:rPr>
        <w:t xml:space="preserve">śāṅkhāri, </w:t>
      </w:r>
      <w:r w:rsidRPr="00790008">
        <w:rPr>
          <w:rStyle w:val="BookTitle"/>
          <w:rFonts w:asciiTheme="minorHAnsi" w:hAnsiTheme="minorHAnsi" w:cstheme="minorHAnsi"/>
          <w:b w:val="0"/>
          <w:bCs w:val="0"/>
          <w:color w:val="000000"/>
          <w:sz w:val="28"/>
          <w:szCs w:val="28"/>
        </w:rPr>
        <w:t>or one who sell items made from conchshell.</w:t>
      </w:r>
    </w:p>
    <w:p w14:paraId="6ECD3410" w14:textId="00327D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12.147</w:t>
      </w:r>
    </w:p>
    <w:p w14:paraId="515337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6222A7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bole,—“divya śaṅkha āna dekhi bhāi!</w:t>
      </w:r>
      <w:r w:rsidRPr="00790008">
        <w:rPr>
          <w:rStyle w:val="BookTitle"/>
          <w:rFonts w:asciiTheme="minorHAnsi" w:hAnsiTheme="minorHAnsi" w:cstheme="minorHAnsi"/>
          <w:b w:val="0"/>
          <w:bCs w:val="0"/>
          <w:color w:val="000000"/>
          <w:sz w:val="28"/>
          <w:szCs w:val="28"/>
        </w:rPr>
        <w:br/>
        <w:t>kemane vā laimu śaṅkha, kaḍi-pāti nāi”</w:t>
      </w:r>
    </w:p>
    <w:p w14:paraId="014B6B9A" w14:textId="201BB6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“Dear brother, let Me see some beautiful conches. But, alas, how will I take? I have no money.”</w:t>
      </w:r>
    </w:p>
    <w:p w14:paraId="456B9753" w14:textId="386444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12.148</w:t>
      </w:r>
    </w:p>
    <w:p w14:paraId="4B9918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242943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divya-śaṅkha śāṅkhāri āniyā sei-kṣaṇe</w:t>
      </w:r>
      <w:r w:rsidRPr="00790008">
        <w:rPr>
          <w:rStyle w:val="BookTitle"/>
          <w:rFonts w:asciiTheme="minorHAnsi" w:hAnsiTheme="minorHAnsi" w:cstheme="minorHAnsi"/>
          <w:b w:val="0"/>
          <w:bCs w:val="0"/>
          <w:color w:val="000000"/>
          <w:sz w:val="28"/>
          <w:szCs w:val="28"/>
        </w:rPr>
        <w:br/>
        <w:t>prabhura śrī-haste diyā karila praṇāme</w:t>
      </w:r>
    </w:p>
    <w:p w14:paraId="284B9A3C" w14:textId="668555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then the merchant placed a beautiful conch in Nimāi’s hand and offered Him obeisances.</w:t>
      </w:r>
    </w:p>
    <w:p w14:paraId="7768C476" w14:textId="164F4E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12.149</w:t>
      </w:r>
    </w:p>
    <w:p w14:paraId="0945EC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351CCD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“śaṅkha lai’ ghare tumi calaha, gosāñi!</w:t>
      </w:r>
      <w:r w:rsidRPr="00790008">
        <w:rPr>
          <w:rStyle w:val="BookTitle"/>
          <w:rFonts w:asciiTheme="minorHAnsi" w:hAnsiTheme="minorHAnsi" w:cstheme="minorHAnsi"/>
          <w:b w:val="0"/>
          <w:bCs w:val="0"/>
          <w:color w:val="000000"/>
          <w:sz w:val="28"/>
          <w:szCs w:val="28"/>
        </w:rPr>
        <w:br/>
        <w:t>pāche kaḍi dio, nā dile o dāya nāi”</w:t>
      </w:r>
    </w:p>
    <w:p w14:paraId="431A41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Gosāñi, take this conch home with You. You may pay me later or not, it doesn’t matter.”</w:t>
      </w:r>
    </w:p>
    <w:p w14:paraId="789E15BE" w14:textId="14CACC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dāya </w:t>
      </w:r>
      <w:r w:rsidRPr="00790008">
        <w:rPr>
          <w:rStyle w:val="BookTitle"/>
          <w:rFonts w:asciiTheme="minorHAnsi" w:hAnsiTheme="minorHAnsi" w:cstheme="minorHAnsi"/>
          <w:b w:val="0"/>
          <w:bCs w:val="0"/>
          <w:color w:val="000000"/>
          <w:sz w:val="28"/>
          <w:szCs w:val="28"/>
        </w:rPr>
        <w:t>means “loss,” “agitation,” or “interest.”</w:t>
      </w:r>
    </w:p>
    <w:p w14:paraId="63B515E1" w14:textId="1B9135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12.150</w:t>
      </w:r>
    </w:p>
    <w:p w14:paraId="35153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D5ED6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tuṣṭa haiyā prabhu śaṅkha vaṇikera vacane</w:t>
      </w:r>
      <w:r w:rsidRPr="00790008">
        <w:rPr>
          <w:rStyle w:val="BookTitle"/>
          <w:rFonts w:asciiTheme="minorHAnsi" w:hAnsiTheme="minorHAnsi" w:cstheme="minorHAnsi"/>
          <w:b w:val="0"/>
          <w:bCs w:val="0"/>
          <w:color w:val="000000"/>
          <w:sz w:val="28"/>
          <w:szCs w:val="28"/>
        </w:rPr>
        <w:br/>
        <w:t>calilena hāsi’ śubha-dṛṣṭi kari’ tā’ne</w:t>
      </w:r>
    </w:p>
    <w:p w14:paraId="3BD792DA" w14:textId="2D136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Pleased by the words of the conch merchant, the Lord glanced mercifully on him and departed.</w:t>
      </w:r>
    </w:p>
    <w:p w14:paraId="5829837F" w14:textId="12D5C3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12.151</w:t>
      </w:r>
    </w:p>
    <w:p w14:paraId="4BA671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495EC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navadvīpe yata nagariyā</w:t>
      </w:r>
      <w:r w:rsidRPr="00790008">
        <w:rPr>
          <w:rStyle w:val="BookTitle"/>
          <w:rFonts w:asciiTheme="minorHAnsi" w:hAnsiTheme="minorHAnsi" w:cstheme="minorHAnsi"/>
          <w:b w:val="0"/>
          <w:bCs w:val="0"/>
          <w:color w:val="000000"/>
          <w:sz w:val="28"/>
          <w:szCs w:val="28"/>
        </w:rPr>
        <w:br/>
        <w:t>sabāra mandire prabhu bulena bhramiyā</w:t>
      </w:r>
    </w:p>
    <w:p w14:paraId="13AD2539" w14:textId="1A5B88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visited every house in Navadvīpa.</w:t>
      </w:r>
    </w:p>
    <w:p w14:paraId="7479BCBE" w14:textId="3B093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12.152</w:t>
      </w:r>
    </w:p>
    <w:p w14:paraId="7D4AB8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7008AF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adyāpi nāgarika-gaṇa</w:t>
      </w:r>
      <w:r w:rsidRPr="00790008">
        <w:rPr>
          <w:rStyle w:val="BookTitle"/>
          <w:rFonts w:asciiTheme="minorHAnsi" w:hAnsiTheme="minorHAnsi" w:cstheme="minorHAnsi"/>
          <w:b w:val="0"/>
          <w:bCs w:val="0"/>
          <w:color w:val="000000"/>
          <w:sz w:val="28"/>
          <w:szCs w:val="28"/>
        </w:rPr>
        <w:br/>
        <w:t>pāya śrī-caitanya-nityānandera caraṇa</w:t>
      </w:r>
    </w:p>
    <w:p w14:paraId="3089CC9F" w14:textId="4698D3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this reason even today the residents of Navadvīpa attain the lotus feet of Lord Caitanya and Lord Nityānanda.</w:t>
      </w:r>
    </w:p>
    <w:p w14:paraId="317BAFAD" w14:textId="5F7594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12.153</w:t>
      </w:r>
    </w:p>
    <w:p w14:paraId="710F57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EA70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icchāmaya gauracandra bhagavān</w:t>
      </w:r>
      <w:r w:rsidRPr="00790008">
        <w:rPr>
          <w:rStyle w:val="BookTitle"/>
          <w:rFonts w:asciiTheme="minorHAnsi" w:hAnsiTheme="minorHAnsi" w:cstheme="minorHAnsi"/>
          <w:b w:val="0"/>
          <w:bCs w:val="0"/>
          <w:color w:val="000000"/>
          <w:sz w:val="28"/>
          <w:szCs w:val="28"/>
        </w:rPr>
        <w:br/>
        <w:t>sarvajñera ghare prabhu karilā payān</w:t>
      </w:r>
    </w:p>
    <w:p w14:paraId="4F60A5B2" w14:textId="183ED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supremely independent Lord Gauracandra then went to the house of an </w:t>
      </w:r>
      <w:r w:rsidRPr="00790008">
        <w:rPr>
          <w:rStyle w:val="BookTitle"/>
          <w:rFonts w:asciiTheme="minorHAnsi" w:hAnsiTheme="minorHAnsi" w:cstheme="minorHAnsi"/>
          <w:b/>
          <w:bCs/>
          <w:color w:val="800000"/>
          <w:sz w:val="28"/>
          <w:szCs w:val="28"/>
        </w:rPr>
        <w:lastRenderedPageBreak/>
        <w:t>astrologer.</w:t>
      </w:r>
    </w:p>
    <w:p w14:paraId="49C18CC8" w14:textId="13C85F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12.154</w:t>
      </w:r>
    </w:p>
    <w:p w14:paraId="2142BC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BCD52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teja sei sarva-jāna</w:t>
      </w:r>
      <w:r w:rsidRPr="00790008">
        <w:rPr>
          <w:rStyle w:val="BookTitle"/>
          <w:rFonts w:asciiTheme="minorHAnsi" w:hAnsiTheme="minorHAnsi" w:cstheme="minorHAnsi"/>
          <w:b w:val="0"/>
          <w:bCs w:val="0"/>
          <w:color w:val="000000"/>
          <w:sz w:val="28"/>
          <w:szCs w:val="28"/>
        </w:rPr>
        <w:br/>
        <w:t>vinaya-sambhrama kari’ karilā praṇāma</w:t>
      </w:r>
    </w:p>
    <w:p w14:paraId="25DF16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astrologer saw the effulgence of the Lord, he humbly offered obeisances.</w:t>
      </w:r>
    </w:p>
    <w:p w14:paraId="7DDAAFB5" w14:textId="6144C2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sarva-jāna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sab-jāntā </w:t>
      </w:r>
      <w:r w:rsidRPr="00790008">
        <w:rPr>
          <w:rStyle w:val="BookTitle"/>
          <w:rFonts w:asciiTheme="minorHAnsi" w:hAnsiTheme="minorHAnsi" w:cstheme="minorHAnsi"/>
          <w:b w:val="0"/>
          <w:bCs w:val="0"/>
          <w:color w:val="000000"/>
          <w:sz w:val="28"/>
          <w:szCs w:val="28"/>
        </w:rPr>
        <w:t>in common language, refers to one who is perfect in Viṣṇu-mantras, who is omniscient, and who knows past, present, and future.</w:t>
      </w:r>
    </w:p>
    <w:p w14:paraId="4993A026" w14:textId="5FD9A9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12.155</w:t>
      </w:r>
    </w:p>
    <w:p w14:paraId="3F73B3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4FD7A1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bole,—“tumi sarva-jāna bhāla śuni</w:t>
      </w:r>
      <w:r w:rsidRPr="00790008">
        <w:rPr>
          <w:rStyle w:val="BookTitle"/>
          <w:rFonts w:asciiTheme="minorHAnsi" w:hAnsiTheme="minorHAnsi" w:cstheme="minorHAnsi"/>
          <w:b w:val="0"/>
          <w:bCs w:val="0"/>
          <w:color w:val="000000"/>
          <w:sz w:val="28"/>
          <w:szCs w:val="28"/>
        </w:rPr>
        <w:br/>
        <w:t>bola dekhi, anya-janme ki chilāṅa āmi?”</w:t>
      </w:r>
    </w:p>
    <w:p w14:paraId="7056D219" w14:textId="4EEC070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asked him, “I’ve heard that you are a good astrologer. Could you please tell Me who I was in My previous birth?”</w:t>
      </w:r>
    </w:p>
    <w:p w14:paraId="4DC6F44E" w14:textId="0C3821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12.156</w:t>
      </w:r>
    </w:p>
    <w:p w14:paraId="64972B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3DBE48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bali’ sarva-jña sukṛti cinte mane</w:t>
      </w:r>
      <w:r w:rsidRPr="00790008">
        <w:rPr>
          <w:rStyle w:val="BookTitle"/>
          <w:rFonts w:asciiTheme="minorHAnsi" w:hAnsiTheme="minorHAnsi" w:cstheme="minorHAnsi"/>
          <w:b w:val="0"/>
          <w:bCs w:val="0"/>
          <w:color w:val="000000"/>
          <w:sz w:val="28"/>
          <w:szCs w:val="28"/>
        </w:rPr>
        <w:br/>
        <w:t>japite gopāla mantra dekhe sei-kṣaṇe</w:t>
      </w:r>
    </w:p>
    <w:p w14:paraId="1D90032F" w14:textId="1E5F013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astrologer agreed to the Lord’s request and began to chant the Gopāla mantra within his mind.</w:t>
      </w:r>
    </w:p>
    <w:p w14:paraId="38D6D327" w14:textId="782CFC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12.157</w:t>
      </w:r>
    </w:p>
    <w:p w14:paraId="246F58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421CEB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śaṅkha, cakra, gadā, padma, catur-bhuja śyāma</w:t>
      </w:r>
      <w:r w:rsidRPr="00790008">
        <w:rPr>
          <w:rStyle w:val="BookTitle"/>
          <w:rFonts w:asciiTheme="minorHAnsi" w:hAnsiTheme="minorHAnsi" w:cstheme="minorHAnsi"/>
          <w:b w:val="0"/>
          <w:bCs w:val="0"/>
          <w:color w:val="000000"/>
          <w:sz w:val="28"/>
          <w:szCs w:val="28"/>
        </w:rPr>
        <w:br/>
        <w:t>śrīvatsa-kaustubha-vakṣe mahājyotir-dhāma</w:t>
      </w:r>
    </w:p>
    <w:p w14:paraId="1C8738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moment the astrologer saw a beautiful blackish personality with four hands holding the conch, disc, club, and lotus flower. His chest was decorated with Śrīvatsa and the brilliantly effulgent Kaustubha gem.</w:t>
      </w:r>
    </w:p>
    <w:p w14:paraId="31FC4DF2" w14:textId="7A7604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śaṅkha </w:t>
      </w:r>
      <w:r w:rsidRPr="00790008">
        <w:rPr>
          <w:rStyle w:val="BookTitle"/>
          <w:rFonts w:asciiTheme="minorHAnsi" w:hAnsiTheme="minorHAnsi" w:cstheme="minorHAnsi"/>
          <w:b w:val="0"/>
          <w:bCs w:val="0"/>
          <w:color w:val="000000"/>
          <w:sz w:val="28"/>
          <w:szCs w:val="28"/>
        </w:rPr>
        <w:t xml:space="preserve">refers to the Pāñcajanya conch, the word </w:t>
      </w:r>
      <w:r w:rsidRPr="00790008">
        <w:rPr>
          <w:rStyle w:val="BookTitle"/>
          <w:rFonts w:asciiTheme="minorHAnsi" w:hAnsiTheme="minorHAnsi" w:cstheme="minorHAnsi"/>
          <w:b w:val="0"/>
          <w:bCs w:val="0"/>
          <w:i/>
          <w:iCs/>
          <w:color w:val="000000"/>
          <w:sz w:val="28"/>
          <w:szCs w:val="28"/>
        </w:rPr>
        <w:t xml:space="preserve">cakra </w:t>
      </w:r>
      <w:r w:rsidRPr="00790008">
        <w:rPr>
          <w:rStyle w:val="BookTitle"/>
          <w:rFonts w:asciiTheme="minorHAnsi" w:hAnsiTheme="minorHAnsi" w:cstheme="minorHAnsi"/>
          <w:b w:val="0"/>
          <w:bCs w:val="0"/>
          <w:color w:val="000000"/>
          <w:sz w:val="28"/>
          <w:szCs w:val="28"/>
        </w:rPr>
        <w:t xml:space="preserve">refers to the Sudarśana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gadā </w:t>
      </w:r>
      <w:r w:rsidRPr="00790008">
        <w:rPr>
          <w:rStyle w:val="BookTitle"/>
          <w:rFonts w:asciiTheme="minorHAnsi" w:hAnsiTheme="minorHAnsi" w:cstheme="minorHAnsi"/>
          <w:b w:val="0"/>
          <w:bCs w:val="0"/>
          <w:color w:val="000000"/>
          <w:sz w:val="28"/>
          <w:szCs w:val="28"/>
        </w:rPr>
        <w:t xml:space="preserve">refers to the Kaumodakī club, and </w:t>
      </w:r>
      <w:r w:rsidRPr="00790008">
        <w:rPr>
          <w:rStyle w:val="BookTitle"/>
          <w:rFonts w:asciiTheme="minorHAnsi" w:hAnsiTheme="minorHAnsi" w:cstheme="minorHAnsi"/>
          <w:b w:val="0"/>
          <w:bCs w:val="0"/>
          <w:i/>
          <w:iCs/>
          <w:color w:val="000000"/>
          <w:sz w:val="28"/>
          <w:szCs w:val="28"/>
        </w:rPr>
        <w:t xml:space="preserve">padma </w:t>
      </w:r>
      <w:r w:rsidRPr="00790008">
        <w:rPr>
          <w:rStyle w:val="BookTitle"/>
          <w:rFonts w:asciiTheme="minorHAnsi" w:hAnsiTheme="minorHAnsi" w:cstheme="minorHAnsi"/>
          <w:b w:val="0"/>
          <w:bCs w:val="0"/>
          <w:color w:val="000000"/>
          <w:sz w:val="28"/>
          <w:szCs w:val="28"/>
        </w:rPr>
        <w:t xml:space="preserve">refers to the Śrīvāsa lotus. It is stated in the </w:t>
      </w:r>
      <w:r w:rsidRPr="00790008">
        <w:rPr>
          <w:rStyle w:val="BookTitle"/>
          <w:rFonts w:asciiTheme="minorHAnsi" w:hAnsiTheme="minorHAnsi" w:cstheme="minorHAnsi"/>
          <w:b w:val="0"/>
          <w:bCs w:val="0"/>
          <w:i/>
          <w:iCs/>
          <w:color w:val="000000"/>
          <w:sz w:val="28"/>
          <w:szCs w:val="28"/>
        </w:rPr>
        <w:t>Brahma-vaivarta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Prakṛti-khaṇḍa</w:t>
      </w:r>
      <w:r w:rsidRPr="00790008">
        <w:rPr>
          <w:rStyle w:val="BookTitle"/>
          <w:rFonts w:asciiTheme="minorHAnsi" w:hAnsiTheme="minorHAnsi" w:cstheme="minorHAnsi"/>
          <w:b w:val="0"/>
          <w:bCs w:val="0"/>
          <w:color w:val="000000"/>
          <w:sz w:val="28"/>
          <w:szCs w:val="28"/>
        </w:rPr>
        <w:t>, Chapter 14): “Behold Lord Hari, who is holding the conch, disc, club, and lotus in His four hands. His enchanting form is blackish like the new rain cloud.”</w:t>
      </w:r>
    </w:p>
    <w:p w14:paraId="374701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Śrīvatsa </w:t>
      </w:r>
      <w:r w:rsidRPr="00790008">
        <w:rPr>
          <w:rStyle w:val="BookTitle"/>
          <w:rFonts w:asciiTheme="minorHAnsi" w:hAnsiTheme="minorHAnsi" w:cstheme="minorHAnsi"/>
          <w:b w:val="0"/>
          <w:bCs w:val="0"/>
          <w:color w:val="000000"/>
          <w:sz w:val="28"/>
          <w:szCs w:val="28"/>
        </w:rPr>
        <w:t xml:space="preserve">is an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or secondary limb, of Lord Viṣṇu, situated as a white tuft of </w:t>
      </w:r>
      <w:r w:rsidRPr="00790008">
        <w:rPr>
          <w:rStyle w:val="BookTitle"/>
          <w:rFonts w:asciiTheme="minorHAnsi" w:hAnsiTheme="minorHAnsi" w:cstheme="minorHAnsi"/>
          <w:b w:val="0"/>
          <w:bCs w:val="0"/>
          <w:color w:val="000000"/>
          <w:sz w:val="28"/>
          <w:szCs w:val="28"/>
        </w:rPr>
        <w:lastRenderedPageBreak/>
        <w:t xml:space="preserve">hair curling clockwise on His chest. Another opinion is given by Bharata Muni in his commentary on the </w:t>
      </w:r>
      <w:r w:rsidRPr="00790008">
        <w:rPr>
          <w:rStyle w:val="BookTitle"/>
          <w:rFonts w:asciiTheme="minorHAnsi" w:hAnsiTheme="minorHAnsi" w:cstheme="minorHAnsi"/>
          <w:b w:val="0"/>
          <w:bCs w:val="0"/>
          <w:i/>
          <w:iCs/>
          <w:color w:val="000000"/>
          <w:sz w:val="28"/>
          <w:szCs w:val="28"/>
        </w:rPr>
        <w:t xml:space="preserve">Amara-koṣa </w:t>
      </w:r>
      <w:r w:rsidRPr="00790008">
        <w:rPr>
          <w:rStyle w:val="BookTitle"/>
          <w:rFonts w:asciiTheme="minorHAnsi" w:hAnsiTheme="minorHAnsi" w:cstheme="minorHAnsi"/>
          <w:b w:val="0"/>
          <w:bCs w:val="0"/>
          <w:color w:val="000000"/>
          <w:sz w:val="28"/>
          <w:szCs w:val="28"/>
        </w:rPr>
        <w:t>as follows: “The devotees of Kṛṣṇa accept Śrīvatsa as a special jewel like Kaustubha, which adorns the chest of the Lord.”</w:t>
      </w:r>
    </w:p>
    <w:p w14:paraId="3A0AA0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Kaustubha, the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or secondary limb, of Lord Viṣṇu is the best of all jewels and is situated on the chest of Viṣṇu.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it is stated:</w:t>
      </w:r>
    </w:p>
    <w:p w14:paraId="44C69AA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kaustubhas tu mahātejāḥ      koṭi-sūrya-sama-prabhaḥ</w:t>
      </w:r>
      <w:r w:rsidRPr="00790008">
        <w:rPr>
          <w:rStyle w:val="BookTitle"/>
          <w:rFonts w:asciiTheme="minorHAnsi" w:hAnsiTheme="minorHAnsi" w:cstheme="minorHAnsi"/>
          <w:b w:val="0"/>
          <w:bCs w:val="0"/>
          <w:color w:val="000000"/>
          <w:sz w:val="28"/>
          <w:szCs w:val="28"/>
        </w:rPr>
        <w:br/>
        <w:t>idaṁ kim uta vaktavyaṁ      pradīpād ati-dīptimān</w:t>
      </w:r>
    </w:p>
    <w:p w14:paraId="1228DB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most effulgent Kaustubha gem is as bright as millions of suns. How can the source of all illumination be compared to a lamp?” Hemacandra the dictionary compiler has said:</w:t>
      </w:r>
    </w:p>
    <w:p w14:paraId="4474EDB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śaṅkho ’sya pāñcajanyo ’ṅkaḥ      śrīvatso ’sis tu nandakaḥ</w:t>
      </w:r>
      <w:r w:rsidRPr="00790008">
        <w:rPr>
          <w:rStyle w:val="BookTitle"/>
          <w:rFonts w:asciiTheme="minorHAnsi" w:hAnsiTheme="minorHAnsi" w:cstheme="minorHAnsi"/>
          <w:b w:val="0"/>
          <w:bCs w:val="0"/>
          <w:color w:val="000000"/>
          <w:sz w:val="28"/>
          <w:szCs w:val="28"/>
        </w:rPr>
        <w:br/>
        <w:t>gadā kaumudakī cāpaṁ      śārṅga cakraṁ sudarśanaḥ</w:t>
      </w:r>
      <w:r w:rsidRPr="00790008">
        <w:rPr>
          <w:rStyle w:val="BookTitle"/>
          <w:rFonts w:asciiTheme="minorHAnsi" w:hAnsiTheme="minorHAnsi" w:cstheme="minorHAnsi"/>
          <w:b w:val="0"/>
          <w:bCs w:val="0"/>
          <w:color w:val="000000"/>
          <w:sz w:val="28"/>
          <w:szCs w:val="28"/>
        </w:rPr>
        <w:br/>
        <w:t>maṇiḥ syamantako haste      bhuja-madhye tu kaustubhaḥ</w:t>
      </w:r>
    </w:p>
    <w:p w14:paraId="54D102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 of Lord Viṣṇu’s conch is Pāñcajanya, the white hairs on His chest that curl clockwise are called Śrīvatsa, His sword is called Nandaka, His club is called Kaumodakī, His bow is called Śārṅga, His disc is called Sudarśana, the jewel in His hand is called Syamantaka, and the jewel on His chest is called Kaustubha.”</w:t>
      </w:r>
    </w:p>
    <w:p w14:paraId="715764EA" w14:textId="3D22D6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12.158</w:t>
      </w:r>
    </w:p>
    <w:p w14:paraId="40C76A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0E52D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niśābhāge prabhure dekhena bandi-ghare</w:t>
      </w:r>
      <w:r w:rsidRPr="00790008">
        <w:rPr>
          <w:rStyle w:val="BookTitle"/>
          <w:rFonts w:asciiTheme="minorHAnsi" w:hAnsiTheme="minorHAnsi" w:cstheme="minorHAnsi"/>
          <w:b w:val="0"/>
          <w:bCs w:val="0"/>
          <w:color w:val="000000"/>
          <w:sz w:val="28"/>
          <w:szCs w:val="28"/>
        </w:rPr>
        <w:br/>
        <w:t>pitā-mātā dekhaye sammukhe stuti kare</w:t>
      </w:r>
    </w:p>
    <w:p w14:paraId="0E2C3706" w14:textId="6A8FFC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saw the Lord in the prison cell being offered prayers by His parents at the dead of night.</w:t>
      </w:r>
    </w:p>
    <w:p w14:paraId="5147A7E9" w14:textId="2548F3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12.159</w:t>
      </w:r>
    </w:p>
    <w:p w14:paraId="450181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DF136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dekhe—pitā putre lai’ kole</w:t>
      </w:r>
      <w:r w:rsidRPr="00790008">
        <w:rPr>
          <w:rStyle w:val="BookTitle"/>
          <w:rFonts w:asciiTheme="minorHAnsi" w:hAnsiTheme="minorHAnsi" w:cstheme="minorHAnsi"/>
          <w:b w:val="0"/>
          <w:bCs w:val="0"/>
          <w:color w:val="000000"/>
          <w:sz w:val="28"/>
          <w:szCs w:val="28"/>
        </w:rPr>
        <w:br/>
        <w:t>sei rātre thuilena āniyā gokule</w:t>
      </w:r>
    </w:p>
    <w:p w14:paraId="190C79B0" w14:textId="631F2C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Vasudeva carry the Lord that night to Gokula.</w:t>
      </w:r>
    </w:p>
    <w:p w14:paraId="0EA51F7F" w14:textId="1F971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12.160</w:t>
      </w:r>
    </w:p>
    <w:p w14:paraId="6FB5F4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3BBF66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dekhe,—mohana dvi-bhuja digambare</w:t>
      </w:r>
      <w:r w:rsidRPr="00790008">
        <w:rPr>
          <w:rStyle w:val="BookTitle"/>
          <w:rFonts w:asciiTheme="minorHAnsi" w:hAnsiTheme="minorHAnsi" w:cstheme="minorHAnsi"/>
          <w:b w:val="0"/>
          <w:bCs w:val="0"/>
          <w:color w:val="000000"/>
          <w:sz w:val="28"/>
          <w:szCs w:val="28"/>
        </w:rPr>
        <w:br/>
        <w:t>kaṭite kiṅkiṇī, navanīta dui kare</w:t>
      </w:r>
    </w:p>
    <w:p w14:paraId="2738D0C3" w14:textId="69BABB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again saw the Lord as an enchanting two-armed naked child with a string of small bells around His waist and butter in His two hands.</w:t>
      </w:r>
    </w:p>
    <w:p w14:paraId="49AD8036" w14:textId="78EB1A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12.161</w:t>
      </w:r>
    </w:p>
    <w:p w14:paraId="201C7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37CACD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nija-iṣṭa-mūrti yāhā cinte anukṣaṇa</w:t>
      </w:r>
      <w:r w:rsidRPr="00790008">
        <w:rPr>
          <w:rStyle w:val="BookTitle"/>
          <w:rFonts w:asciiTheme="minorHAnsi" w:hAnsiTheme="minorHAnsi" w:cstheme="minorHAnsi"/>
          <w:b w:val="0"/>
          <w:bCs w:val="0"/>
          <w:color w:val="000000"/>
          <w:sz w:val="28"/>
          <w:szCs w:val="28"/>
        </w:rPr>
        <w:br/>
        <w:t>sarva-jña dekhaye sei-sakala lakṣaṇa</w:t>
      </w:r>
    </w:p>
    <w:p w14:paraId="37472304" w14:textId="38DE00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saw His worshipable Lord decorated with all the symptoms that he had meditated on.</w:t>
      </w:r>
    </w:p>
    <w:p w14:paraId="3F171F21" w14:textId="652550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12.162</w:t>
      </w:r>
    </w:p>
    <w:p w14:paraId="751204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2A6EE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tribhaṅgima muralī-vadana</w:t>
      </w:r>
      <w:r w:rsidRPr="00790008">
        <w:rPr>
          <w:rStyle w:val="BookTitle"/>
          <w:rFonts w:asciiTheme="minorHAnsi" w:hAnsiTheme="minorHAnsi" w:cstheme="minorHAnsi"/>
          <w:b w:val="0"/>
          <w:bCs w:val="0"/>
          <w:color w:val="000000"/>
          <w:sz w:val="28"/>
          <w:szCs w:val="28"/>
        </w:rPr>
        <w:br/>
        <w:t>catur-dike yantra-gīta gāya gopī-gaṇa</w:t>
      </w:r>
    </w:p>
    <w:p w14:paraId="7F649E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again saw the threefold bending form of the Lord playing on His flute and surrounded on all sides by the gopīs, who were singing and playing various musical instruments.</w:t>
      </w:r>
    </w:p>
    <w:p w14:paraId="4156428E" w14:textId="0A83DA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yantra-gīta </w:t>
      </w:r>
      <w:r w:rsidRPr="00790008">
        <w:rPr>
          <w:rStyle w:val="BookTitle"/>
          <w:rFonts w:asciiTheme="minorHAnsi" w:hAnsiTheme="minorHAnsi" w:cstheme="minorHAnsi"/>
          <w:b w:val="0"/>
          <w:bCs w:val="0"/>
          <w:color w:val="000000"/>
          <w:sz w:val="28"/>
          <w:szCs w:val="28"/>
        </w:rPr>
        <w:t>refers to singing with the accompaniment of musical instruments.</w:t>
      </w:r>
    </w:p>
    <w:p w14:paraId="25442505" w14:textId="4A387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12.163</w:t>
      </w:r>
    </w:p>
    <w:p w14:paraId="424CE5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234C93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 cakṣu mele sarva-jāna</w:t>
      </w:r>
      <w:r w:rsidRPr="00790008">
        <w:rPr>
          <w:rStyle w:val="BookTitle"/>
          <w:rFonts w:asciiTheme="minorHAnsi" w:hAnsiTheme="minorHAnsi" w:cstheme="minorHAnsi"/>
          <w:b w:val="0"/>
          <w:bCs w:val="0"/>
          <w:color w:val="000000"/>
          <w:sz w:val="28"/>
          <w:szCs w:val="28"/>
        </w:rPr>
        <w:br/>
        <w:t>gaurāṅge cāhiyā punaḥ-punaḥ kare dhyāna</w:t>
      </w:r>
    </w:p>
    <w:p w14:paraId="20833CEB" w14:textId="0915C5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this wonderful vision, the astrologer opened his eyes and saw Gaurāṅga standing before him. Then he again entered into meditation.</w:t>
      </w:r>
    </w:p>
    <w:p w14:paraId="65C4D8F0" w14:textId="1BCB37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12.164</w:t>
      </w:r>
    </w:p>
    <w:p w14:paraId="4BC359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009E17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sarva-jña kahaye,—“śuna, śrī-bāla-gopāla!</w:t>
      </w:r>
      <w:r w:rsidRPr="00790008">
        <w:rPr>
          <w:rStyle w:val="BookTitle"/>
          <w:rFonts w:asciiTheme="minorHAnsi" w:hAnsiTheme="minorHAnsi" w:cstheme="minorHAnsi"/>
          <w:b w:val="0"/>
          <w:bCs w:val="0"/>
          <w:color w:val="000000"/>
          <w:sz w:val="28"/>
          <w:szCs w:val="28"/>
        </w:rPr>
        <w:br/>
        <w:t>ke āchilā dvija ei, dekhāo sakāla”</w:t>
      </w:r>
    </w:p>
    <w:p w14:paraId="42FDADC0" w14:textId="4BCFDE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said, “O Bāla-gopāla, please listen! Quickly show me who this brāhmaṇa was.”</w:t>
      </w:r>
    </w:p>
    <w:p w14:paraId="18FF8255" w14:textId="37216A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12.165</w:t>
      </w:r>
    </w:p>
    <w:p w14:paraId="1D37B9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06996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dekhe,—dhanurdhara durvādala-śyāma</w:t>
      </w:r>
      <w:r w:rsidRPr="00790008">
        <w:rPr>
          <w:rStyle w:val="BookTitle"/>
          <w:rFonts w:asciiTheme="minorHAnsi" w:hAnsiTheme="minorHAnsi" w:cstheme="minorHAnsi"/>
          <w:b w:val="0"/>
          <w:bCs w:val="0"/>
          <w:color w:val="000000"/>
          <w:sz w:val="28"/>
          <w:szCs w:val="28"/>
        </w:rPr>
        <w:br/>
        <w:t>vīrāsane prabhure dekhaye sarva-jāna</w:t>
      </w:r>
    </w:p>
    <w:p w14:paraId="3677E118" w14:textId="4C0680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astrologer then saw the Lord with a greenish dūrvā grass complexion holding a bow in His hand and sitting </w:t>
      </w:r>
      <w:commentRangeStart w:id="186"/>
      <w:r w:rsidRPr="00790008">
        <w:rPr>
          <w:rStyle w:val="BookTitle"/>
          <w:rFonts w:asciiTheme="minorHAnsi" w:hAnsiTheme="minorHAnsi" w:cstheme="minorHAnsi"/>
          <w:b/>
          <w:bCs/>
          <w:color w:val="800000"/>
          <w:sz w:val="28"/>
          <w:szCs w:val="28"/>
        </w:rPr>
        <w:t>on a royal throne.</w:t>
      </w:r>
      <w:commentRangeEnd w:id="186"/>
      <w:r w:rsidR="00D46274">
        <w:rPr>
          <w:rStyle w:val="CommentReference"/>
          <w:b w:val="0"/>
          <w:bCs w:val="0"/>
          <w:color w:val="auto"/>
        </w:rPr>
        <w:commentReference w:id="186"/>
      </w:r>
    </w:p>
    <w:p w14:paraId="30033661" w14:textId="688F7A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12.166</w:t>
      </w:r>
    </w:p>
    <w:p w14:paraId="0649E6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166</w:t>
      </w:r>
    </w:p>
    <w:p w14:paraId="7FE550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prabhure pralaya-jala mājhe</w:t>
      </w:r>
      <w:r w:rsidRPr="00790008">
        <w:rPr>
          <w:rStyle w:val="BookTitle"/>
          <w:rFonts w:asciiTheme="minorHAnsi" w:hAnsiTheme="minorHAnsi" w:cstheme="minorHAnsi"/>
          <w:b w:val="0"/>
          <w:bCs w:val="0"/>
          <w:color w:val="000000"/>
          <w:sz w:val="28"/>
          <w:szCs w:val="28"/>
        </w:rPr>
        <w:br/>
        <w:t>adbhuta varāha-mūrti, dante pṛthvī sāje</w:t>
      </w:r>
    </w:p>
    <w:p w14:paraId="179D3A06" w14:textId="5DCC40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he saw the Lord in the middle of the waters of devastation. He had the wonderful form of a boar, and He held the earth on His tusks.</w:t>
      </w:r>
    </w:p>
    <w:p w14:paraId="05C7C8E2" w14:textId="75200A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12.167</w:t>
      </w:r>
    </w:p>
    <w:p w14:paraId="5C722B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63E4E5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prabhure nṛsiṁha-avatāra</w:t>
      </w:r>
      <w:r w:rsidRPr="00790008">
        <w:rPr>
          <w:rStyle w:val="BookTitle"/>
          <w:rFonts w:asciiTheme="minorHAnsi" w:hAnsiTheme="minorHAnsi" w:cstheme="minorHAnsi"/>
          <w:b w:val="0"/>
          <w:bCs w:val="0"/>
          <w:color w:val="000000"/>
          <w:sz w:val="28"/>
          <w:szCs w:val="28"/>
        </w:rPr>
        <w:br/>
        <w:t>mahā-ugra rūpa bhakta-vatsala apāra</w:t>
      </w:r>
    </w:p>
    <w:p w14:paraId="507024C3" w14:textId="1B5D43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the Lord as Nṛsiṁha. Although He appeared most ferocious, He was the ultimate well-wisher of His devotees.</w:t>
      </w:r>
    </w:p>
    <w:p w14:paraId="793F2D0B" w14:textId="3D2BF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12.168</w:t>
      </w:r>
    </w:p>
    <w:p w14:paraId="07B007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F2DE2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tāṅhāre vāmana-rūpa dhari’</w:t>
      </w:r>
      <w:r w:rsidRPr="00790008">
        <w:rPr>
          <w:rStyle w:val="BookTitle"/>
          <w:rFonts w:asciiTheme="minorHAnsi" w:hAnsiTheme="minorHAnsi" w:cstheme="minorHAnsi"/>
          <w:b w:val="0"/>
          <w:bCs w:val="0"/>
          <w:color w:val="000000"/>
          <w:sz w:val="28"/>
          <w:szCs w:val="28"/>
        </w:rPr>
        <w:br/>
        <w:t>bali-yajña chalite āchena māyā kari’</w:t>
      </w:r>
    </w:p>
    <w:p w14:paraId="23E0D103" w14:textId="5F4C5A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Next he saw the form of Vāmana, waiting to deceive Bali at his sacrifice.</w:t>
      </w:r>
    </w:p>
    <w:p w14:paraId="02BF1358" w14:textId="55D283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12.169</w:t>
      </w:r>
    </w:p>
    <w:p w14:paraId="7755D3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633A8C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dekhe,—matsya-rūpe pralayera jale</w:t>
      </w:r>
      <w:r w:rsidRPr="00790008">
        <w:rPr>
          <w:rStyle w:val="BookTitle"/>
          <w:rFonts w:asciiTheme="minorHAnsi" w:hAnsiTheme="minorHAnsi" w:cstheme="minorHAnsi"/>
          <w:b w:val="0"/>
          <w:bCs w:val="0"/>
          <w:color w:val="000000"/>
          <w:sz w:val="28"/>
          <w:szCs w:val="28"/>
        </w:rPr>
        <w:br/>
        <w:t>karite āchena jala-krīḍā kutuhale</w:t>
      </w:r>
    </w:p>
    <w:p w14:paraId="01657124" w14:textId="6E58E44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the form of Matsya happily sporting in the waters of devastation.</w:t>
      </w:r>
    </w:p>
    <w:p w14:paraId="2BB22BD9" w14:textId="03B0C1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12.170</w:t>
      </w:r>
    </w:p>
    <w:p w14:paraId="6D48FF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F8210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sukṛti sarva-jña punaḥ dekhaye prabhure</w:t>
      </w:r>
      <w:r w:rsidRPr="00790008">
        <w:rPr>
          <w:rStyle w:val="BookTitle"/>
          <w:rFonts w:asciiTheme="minorHAnsi" w:hAnsiTheme="minorHAnsi" w:cstheme="minorHAnsi"/>
          <w:b w:val="0"/>
          <w:bCs w:val="0"/>
          <w:color w:val="000000"/>
          <w:sz w:val="28"/>
          <w:szCs w:val="28"/>
        </w:rPr>
        <w:br/>
        <w:t>matta haladhara-rūpa śrī-muṣala kare</w:t>
      </w:r>
    </w:p>
    <w:p w14:paraId="0EA492A6" w14:textId="58339F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astrologer then saw the intoxicated form of Lord Balarāma, holding a plow and club in His hands.</w:t>
      </w:r>
    </w:p>
    <w:p w14:paraId="5A9AAB91" w14:textId="5CBC67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12.171</w:t>
      </w:r>
    </w:p>
    <w:p w14:paraId="7AB4BB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96C60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jagannātha-mūrti sarva-jāna</w:t>
      </w:r>
      <w:r w:rsidRPr="00790008">
        <w:rPr>
          <w:rStyle w:val="BookTitle"/>
          <w:rFonts w:asciiTheme="minorHAnsi" w:hAnsiTheme="minorHAnsi" w:cstheme="minorHAnsi"/>
          <w:b w:val="0"/>
          <w:bCs w:val="0"/>
          <w:color w:val="000000"/>
          <w:sz w:val="28"/>
          <w:szCs w:val="28"/>
        </w:rPr>
        <w:br/>
        <w:t>madhye śobhe subhadrā, dakṣiṇe balarāma</w:t>
      </w:r>
    </w:p>
    <w:p w14:paraId="6EA842BF" w14:textId="4BCAAD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saw the form of Jagannātha, with Balarāma on His right and Subhadrā in-between.</w:t>
      </w:r>
    </w:p>
    <w:p w14:paraId="48157ED7" w14:textId="0931C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12.172</w:t>
      </w:r>
    </w:p>
    <w:p w14:paraId="7BAFD5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64485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īśvara-tattva dekhe sarva-jāna</w:t>
      </w:r>
      <w:r w:rsidRPr="00790008">
        <w:rPr>
          <w:rStyle w:val="BookTitle"/>
          <w:rFonts w:asciiTheme="minorHAnsi" w:hAnsiTheme="minorHAnsi" w:cstheme="minorHAnsi"/>
          <w:b w:val="0"/>
          <w:bCs w:val="0"/>
          <w:color w:val="000000"/>
          <w:sz w:val="28"/>
          <w:szCs w:val="28"/>
        </w:rPr>
        <w:br/>
        <w:t>tathāpi nā bujhe kichu,—hena māyā tā’na</w:t>
      </w:r>
    </w:p>
    <w:p w14:paraId="19747D65" w14:textId="0DCF49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astrologer saw the Lord’s various incarnations, but due to the Lord’s illusory energy he was unable to ascertain the meaning of what he had seen.</w:t>
      </w:r>
    </w:p>
    <w:p w14:paraId="24FB3EB8" w14:textId="449D37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12.173</w:t>
      </w:r>
    </w:p>
    <w:p w14:paraId="55A1E7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52EDD0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cintaye sarva-jña mane haiyā vismita</w:t>
      </w:r>
      <w:r w:rsidRPr="00790008">
        <w:rPr>
          <w:rStyle w:val="BookTitle"/>
          <w:rFonts w:asciiTheme="minorHAnsi" w:hAnsiTheme="minorHAnsi" w:cstheme="minorHAnsi"/>
          <w:b w:val="0"/>
          <w:bCs w:val="0"/>
          <w:color w:val="000000"/>
          <w:sz w:val="28"/>
          <w:szCs w:val="28"/>
        </w:rPr>
        <w:br/>
        <w:t>“hena bujhi,—e brāhmaṇa mahā-mantra-vit</w:t>
      </w:r>
    </w:p>
    <w:p w14:paraId="42F82197" w14:textId="473EE5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was struck with wonder and thought, “I think that this brāhmaṇa is expert in the chanting of mantras.</w:t>
      </w:r>
    </w:p>
    <w:p w14:paraId="442D7260" w14:textId="1697C2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12.174</w:t>
      </w:r>
    </w:p>
    <w:p w14:paraId="1E89A2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7F255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athavā devatā kona āsiyā kautuke</w:t>
      </w:r>
      <w:r w:rsidRPr="00790008">
        <w:rPr>
          <w:rStyle w:val="BookTitle"/>
          <w:rFonts w:asciiTheme="minorHAnsi" w:hAnsiTheme="minorHAnsi" w:cstheme="minorHAnsi"/>
          <w:b w:val="0"/>
          <w:bCs w:val="0"/>
          <w:color w:val="000000"/>
          <w:sz w:val="28"/>
          <w:szCs w:val="28"/>
        </w:rPr>
        <w:br/>
        <w:t>parīkṣite āmāre vā chale vipra-rūpe</w:t>
      </w:r>
    </w:p>
    <w:p w14:paraId="3D3FE9D2" w14:textId="0874AD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He may be a demigod who has come disguised as a brāhmaṇa to test me.</w:t>
      </w:r>
    </w:p>
    <w:p w14:paraId="57F9EE6F" w14:textId="3A4558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12.175</w:t>
      </w:r>
    </w:p>
    <w:p w14:paraId="2A3D0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159AB2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amānuṣī teja dekhi’ viprera śarīre</w:t>
      </w:r>
      <w:r w:rsidRPr="00790008">
        <w:rPr>
          <w:rStyle w:val="BookTitle"/>
          <w:rFonts w:asciiTheme="minorHAnsi" w:hAnsiTheme="minorHAnsi" w:cstheme="minorHAnsi"/>
          <w:b w:val="0"/>
          <w:bCs w:val="0"/>
          <w:color w:val="000000"/>
          <w:sz w:val="28"/>
          <w:szCs w:val="28"/>
        </w:rPr>
        <w:br/>
        <w:t>sarva-jña kariyā kibā kadarthe āmāre?”</w:t>
      </w:r>
    </w:p>
    <w:p w14:paraId="1193C0D7" w14:textId="55B82C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see a supernatural effulgence emanating from the body of this brāhmaṇa. Has He come to discredit me?”</w:t>
      </w:r>
    </w:p>
    <w:p w14:paraId="6C59C069" w14:textId="72FC05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12.176</w:t>
      </w:r>
    </w:p>
    <w:p w14:paraId="4A3760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E9D16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cintite prabhu balilā hāsiyā</w:t>
      </w:r>
      <w:r w:rsidRPr="00790008">
        <w:rPr>
          <w:rStyle w:val="BookTitle"/>
          <w:rFonts w:asciiTheme="minorHAnsi" w:hAnsiTheme="minorHAnsi" w:cstheme="minorHAnsi"/>
          <w:b w:val="0"/>
          <w:bCs w:val="0"/>
          <w:color w:val="000000"/>
          <w:sz w:val="28"/>
          <w:szCs w:val="28"/>
        </w:rPr>
        <w:br/>
        <w:t>“ke āmi, ki dekha, kene nā kaha bhāṅgiyā?”</w:t>
      </w:r>
    </w:p>
    <w:p w14:paraId="115C36ED" w14:textId="6AB220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asked the thoughtful astrologer, “Who am I? What did you see? Tell Me everything in detail.”</w:t>
      </w:r>
    </w:p>
    <w:p w14:paraId="19B3E204" w14:textId="3E1598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12.177</w:t>
      </w:r>
    </w:p>
    <w:p w14:paraId="24F26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3AADFB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sarva-jña bolaye,—“tumi calaha ekhane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vikāle kahimu mantra japi’ bhāla mane”</w:t>
      </w:r>
    </w:p>
    <w:p w14:paraId="073F77F8" w14:textId="7B850F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said, “You please go home for now. I will tell You everything in the afternoon after I peacefully chant my mantra.”</w:t>
      </w:r>
    </w:p>
    <w:p w14:paraId="28EA1B91" w14:textId="6D9065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12.178</w:t>
      </w:r>
    </w:p>
    <w:p w14:paraId="383065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4F1288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bhāla” bali’ prabhu hāsiyā calilā</w:t>
      </w:r>
      <w:r w:rsidRPr="00790008">
        <w:rPr>
          <w:rStyle w:val="BookTitle"/>
          <w:rFonts w:asciiTheme="minorHAnsi" w:hAnsiTheme="minorHAnsi" w:cstheme="minorHAnsi"/>
          <w:b w:val="0"/>
          <w:bCs w:val="0"/>
          <w:color w:val="000000"/>
          <w:sz w:val="28"/>
          <w:szCs w:val="28"/>
        </w:rPr>
        <w:br/>
        <w:t>tabe priya-śrīdharera mandire āilā</w:t>
      </w:r>
    </w:p>
    <w:p w14:paraId="5A6566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Smiling, the Lord agreed to the astrologer’s request and went to the house of His dear devotee Śrīdhara.</w:t>
      </w:r>
    </w:p>
    <w:p w14:paraId="35BE14AF" w14:textId="52246C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Śrīdharera mandira</w:t>
      </w:r>
      <w:r w:rsidRPr="00790008">
        <w:rPr>
          <w:rStyle w:val="BookTitle"/>
          <w:rFonts w:asciiTheme="minorHAnsi" w:hAnsiTheme="minorHAnsi" w:cstheme="minorHAnsi"/>
          <w:b w:val="0"/>
          <w:bCs w:val="0"/>
          <w:color w:val="000000"/>
          <w:sz w:val="28"/>
          <w:szCs w:val="28"/>
        </w:rPr>
        <w:t xml:space="preserve">, the house of Śrīdhara, is situated on an elevated tract of land at one end of Māyāpur, near the village of Śaraḍāṅgā and one mile east of Chand Kazi’s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There is a small pond nearby.</w:t>
      </w:r>
    </w:p>
    <w:p w14:paraId="582C444E" w14:textId="38D7ED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12.179</w:t>
      </w:r>
    </w:p>
    <w:p w14:paraId="354550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57E9CA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śrīdharere prabhu baḍa prasanna antare</w:t>
      </w:r>
      <w:r w:rsidRPr="00790008">
        <w:rPr>
          <w:rStyle w:val="BookTitle"/>
          <w:rFonts w:asciiTheme="minorHAnsi" w:hAnsiTheme="minorHAnsi" w:cstheme="minorHAnsi"/>
          <w:b w:val="0"/>
          <w:bCs w:val="0"/>
          <w:color w:val="000000"/>
          <w:sz w:val="28"/>
          <w:szCs w:val="28"/>
        </w:rPr>
        <w:br/>
        <w:t>nānā chale āisena prabhu tā’na ghare</w:t>
      </w:r>
    </w:p>
    <w:p w14:paraId="6BBCCB24" w14:textId="14FD63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was very dear to the Lord’s heart, and the Lord would therefore visit him on various pretexts.</w:t>
      </w:r>
    </w:p>
    <w:p w14:paraId="44CA14FF" w14:textId="031B4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12.180</w:t>
      </w:r>
    </w:p>
    <w:p w14:paraId="17944A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6216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vākovākya-parihāsa śrīdharera saṅge</w:t>
      </w:r>
      <w:r w:rsidRPr="00790008">
        <w:rPr>
          <w:rStyle w:val="BookTitle"/>
          <w:rFonts w:asciiTheme="minorHAnsi" w:hAnsiTheme="minorHAnsi" w:cstheme="minorHAnsi"/>
          <w:b w:val="0"/>
          <w:bCs w:val="0"/>
          <w:color w:val="000000"/>
          <w:sz w:val="28"/>
          <w:szCs w:val="28"/>
        </w:rPr>
        <w:br/>
        <w:t>dui cāri daṇḍa kari’ cale prabhu raṅge</w:t>
      </w:r>
    </w:p>
    <w:p w14:paraId="415F7E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tease Śrīdhara in the course of their regular conversations, which would last for an hour or two.</w:t>
      </w:r>
    </w:p>
    <w:p w14:paraId="0E5036AD" w14:textId="7F281F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vākovākya </w:t>
      </w:r>
      <w:r w:rsidRPr="00790008">
        <w:rPr>
          <w:rStyle w:val="BookTitle"/>
          <w:rFonts w:asciiTheme="minorHAnsi" w:hAnsiTheme="minorHAnsi" w:cstheme="minorHAnsi"/>
          <w:b w:val="0"/>
          <w:bCs w:val="0"/>
          <w:color w:val="000000"/>
          <w:sz w:val="28"/>
          <w:szCs w:val="28"/>
        </w:rPr>
        <w:t>means “conversation” or “speaking and hearing.”</w:t>
      </w:r>
    </w:p>
    <w:p w14:paraId="364E5328" w14:textId="73854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12.181</w:t>
      </w:r>
    </w:p>
    <w:p w14:paraId="75D8E3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4B93E4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śrīdhara kariyā namaskāra</w:t>
      </w:r>
      <w:r w:rsidRPr="00790008">
        <w:rPr>
          <w:rStyle w:val="BookTitle"/>
          <w:rFonts w:asciiTheme="minorHAnsi" w:hAnsiTheme="minorHAnsi" w:cstheme="minorHAnsi"/>
          <w:b w:val="0"/>
          <w:bCs w:val="0"/>
          <w:color w:val="000000"/>
          <w:sz w:val="28"/>
          <w:szCs w:val="28"/>
        </w:rPr>
        <w:br/>
        <w:t>śraddhā kari’ āsana dilena vasivāra</w:t>
      </w:r>
    </w:p>
    <w:p w14:paraId="5FD555E9" w14:textId="798056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Śrīdhara saw that Nimāi had arrived, he offered Him obeisances and a place to sit.</w:t>
      </w:r>
    </w:p>
    <w:p w14:paraId="164DADBB" w14:textId="23B43F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12.182</w:t>
      </w:r>
    </w:p>
    <w:p w14:paraId="3D0E89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92D72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parama-suśānta śrīdharera vyavasāya</w:t>
      </w:r>
      <w:r w:rsidRPr="00790008">
        <w:rPr>
          <w:rStyle w:val="BookTitle"/>
          <w:rFonts w:asciiTheme="minorHAnsi" w:hAnsiTheme="minorHAnsi" w:cstheme="minorHAnsi"/>
          <w:b w:val="0"/>
          <w:bCs w:val="0"/>
          <w:color w:val="000000"/>
          <w:sz w:val="28"/>
          <w:szCs w:val="28"/>
        </w:rPr>
        <w:br/>
        <w:t>prabhu viharena yena uddhatera prāya</w:t>
      </w:r>
    </w:p>
    <w:p w14:paraId="14F950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was always peaceful in his behavior, while the Lord enjoyed playing the role of an agitated young man.</w:t>
      </w:r>
    </w:p>
    <w:p w14:paraId="78C05646" w14:textId="078BB0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vyavasāya </w:t>
      </w:r>
      <w:r w:rsidRPr="00790008">
        <w:rPr>
          <w:rStyle w:val="BookTitle"/>
          <w:rFonts w:asciiTheme="minorHAnsi" w:hAnsiTheme="minorHAnsi" w:cstheme="minorHAnsi"/>
          <w:b w:val="0"/>
          <w:bCs w:val="0"/>
          <w:color w:val="000000"/>
          <w:sz w:val="28"/>
          <w:szCs w:val="28"/>
        </w:rPr>
        <w:t xml:space="preserve">means “behavior,” “dealings,” or “nature.” The phrase </w:t>
      </w:r>
      <w:r w:rsidRPr="00790008">
        <w:rPr>
          <w:rStyle w:val="BookTitle"/>
          <w:rFonts w:asciiTheme="minorHAnsi" w:hAnsiTheme="minorHAnsi" w:cstheme="minorHAnsi"/>
          <w:b w:val="0"/>
          <w:bCs w:val="0"/>
          <w:i/>
          <w:iCs/>
          <w:color w:val="000000"/>
          <w:sz w:val="28"/>
          <w:szCs w:val="28"/>
        </w:rPr>
        <w:t xml:space="preserve">uddhatera prāya </w:t>
      </w:r>
      <w:r w:rsidRPr="00790008">
        <w:rPr>
          <w:rStyle w:val="BookTitle"/>
          <w:rFonts w:asciiTheme="minorHAnsi" w:hAnsiTheme="minorHAnsi" w:cstheme="minorHAnsi"/>
          <w:b w:val="0"/>
          <w:bCs w:val="0"/>
          <w:color w:val="000000"/>
          <w:sz w:val="28"/>
          <w:szCs w:val="28"/>
        </w:rPr>
        <w:t>refers to an externally mischievous display of arrogance while actually benefiting the living entities by accepting service.</w:t>
      </w:r>
    </w:p>
    <w:p w14:paraId="05BAB245" w14:textId="1D4D42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12.183</w:t>
      </w:r>
    </w:p>
    <w:p w14:paraId="6655B7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410EDB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bole,—“śrīdhara, tumi ye anukṣaṇa</w:t>
      </w:r>
      <w:r w:rsidRPr="00790008">
        <w:rPr>
          <w:rStyle w:val="BookTitle"/>
          <w:rFonts w:asciiTheme="minorHAnsi" w:hAnsiTheme="minorHAnsi" w:cstheme="minorHAnsi"/>
          <w:b w:val="0"/>
          <w:bCs w:val="0"/>
          <w:color w:val="000000"/>
          <w:sz w:val="28"/>
          <w:szCs w:val="28"/>
        </w:rPr>
        <w:br/>
        <w:t>’hari hari’ bola, tabe duḥkha ki kāraṇa?</w:t>
      </w:r>
    </w:p>
    <w:p w14:paraId="2E95233D" w14:textId="4F8875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“Śrīdhara, you always chant the name of Hari, so why are you always afflicted by poverty?</w:t>
      </w:r>
    </w:p>
    <w:p w14:paraId="2A75B0E1" w14:textId="303D1A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12.184</w:t>
      </w:r>
    </w:p>
    <w:p w14:paraId="000F79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6E7D1B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lakṣmī-kānte sevana kariyā kene tumi</w:t>
      </w:r>
      <w:r w:rsidRPr="00790008">
        <w:rPr>
          <w:rStyle w:val="BookTitle"/>
          <w:rFonts w:asciiTheme="minorHAnsi" w:hAnsiTheme="minorHAnsi" w:cstheme="minorHAnsi"/>
          <w:b w:val="0"/>
          <w:bCs w:val="0"/>
          <w:color w:val="000000"/>
          <w:sz w:val="28"/>
          <w:szCs w:val="28"/>
        </w:rPr>
        <w:br/>
        <w:t>anna-vastre duḥkha pāo, kaha dekhi, śuni?”</w:t>
      </w:r>
    </w:p>
    <w:p w14:paraId="58C59B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you please tell Me why, after serving the beloved Lord of Lakṣmī, you do not get sufficient food and clothes?”</w:t>
      </w:r>
    </w:p>
    <w:p w14:paraId="60421EBD" w14:textId="3B80D7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Nārāyaṇa is the omnipotent sole proprietor of unlimited opulences. In order to test His own servant, Śrīdhara, the Lord asked him why the servants of Nārāyaṇa remain afflicted with poverty in this world even though they are eligible for the wealth of their Lord. Although the followers of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who wish to mitigate their poverty or gratify their senses and fulfill their self-interest offer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at the feet of Lord Nārāyaṇa and thus receive mundane opulences or temporary benefits, they do not achieve eternal good fortune. But the fully surrendered servants of Nārāyaṇa who are engaged in unalloyed service do not accept any exchange for their service. In order to exhibit the ideal example of such Vaiṣṇava qualities, the Lord’s associates from Vaikuṇṭha display various poverty stricken pastimes. By such pastimes, however, they do not feel any misery. They have the following strong conviction at heart: </w:t>
      </w:r>
      <w:r w:rsidRPr="00790008">
        <w:rPr>
          <w:rStyle w:val="BookTitle"/>
          <w:rFonts w:asciiTheme="minorHAnsi" w:hAnsiTheme="minorHAnsi" w:cstheme="minorHAnsi"/>
          <w:b w:val="0"/>
          <w:bCs w:val="0"/>
          <w:i/>
          <w:iCs/>
          <w:color w:val="000000"/>
          <w:sz w:val="28"/>
          <w:szCs w:val="28"/>
        </w:rPr>
        <w:t>tomāra sevāya duḥkha haya yata, se o ta’ parama sukha</w:t>
      </w:r>
      <w:r w:rsidRPr="00790008">
        <w:rPr>
          <w:rStyle w:val="BookTitle"/>
          <w:rFonts w:asciiTheme="minorHAnsi" w:hAnsiTheme="minorHAnsi" w:cstheme="minorHAnsi"/>
          <w:b w:val="0"/>
          <w:bCs w:val="0"/>
          <w:color w:val="000000"/>
          <w:sz w:val="28"/>
          <w:szCs w:val="28"/>
        </w:rPr>
        <w:t xml:space="preserve">—“Whatever misery comes in the course of Your service is my greatest happiness.” They do not desire anything from the Lord for their own sense gratification. But foolish persons, through material vision inspired by external considerations, think that Vaiṣṇavas are afflicted by various needs. </w:t>
      </w:r>
      <w:r w:rsidRPr="00790008">
        <w:rPr>
          <w:rStyle w:val="BookTitle"/>
          <w:rFonts w:asciiTheme="minorHAnsi" w:hAnsiTheme="minorHAnsi" w:cstheme="minorHAnsi"/>
          <w:b w:val="0"/>
          <w:bCs w:val="0"/>
          <w:color w:val="000000"/>
          <w:sz w:val="28"/>
          <w:szCs w:val="28"/>
        </w:rPr>
        <w:lastRenderedPageBreak/>
        <w:t>Since due to a lack of wealth, Śrīdhara Vipra or other pure devotees of the Lord appear from the material point of view unable to accumulate fine items of enjoyment for dressing and eating like ordinary people, such questions may naturally arise. This is clearly seen in this conversation between Śrīdhara and Śrī Gaurasundara.</w:t>
      </w:r>
    </w:p>
    <w:p w14:paraId="63A234BD" w14:textId="69E024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12.185</w:t>
      </w:r>
    </w:p>
    <w:p w14:paraId="60CE2F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23CA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bolena,—“upavāsa ta’ nā kari</w:t>
      </w:r>
      <w:r w:rsidRPr="00790008">
        <w:rPr>
          <w:rStyle w:val="BookTitle"/>
          <w:rFonts w:asciiTheme="minorHAnsi" w:hAnsiTheme="minorHAnsi" w:cstheme="minorHAnsi"/>
          <w:b w:val="0"/>
          <w:bCs w:val="0"/>
          <w:color w:val="000000"/>
          <w:sz w:val="28"/>
          <w:szCs w:val="28"/>
        </w:rPr>
        <w:br/>
        <w:t>choṭa hauka, baḍa hauka, vastra dekha pari”</w:t>
      </w:r>
    </w:p>
    <w:p w14:paraId="42A2DB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“At least I’m not starving, and whether small or large I’m still wearing some cloth.”</w:t>
      </w:r>
    </w:p>
    <w:p w14:paraId="6A39DD55" w14:textId="2FED6E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to Nimāi’s question, Śrīdhara said, “I have no difficulties due to a lack of food and clothing. I do not completely fast, I eat something or another. Though I do not have the opportunity to wear fine clothing, I cover myself somehow with torn cloth.”</w:t>
      </w:r>
    </w:p>
    <w:p w14:paraId="48ECE3EA" w14:textId="5592B0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12.186</w:t>
      </w:r>
    </w:p>
    <w:p w14:paraId="42F060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729674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bole,—“dekhilāṅa gāṅṭhi daśa-ṭhāñi</w:t>
      </w:r>
      <w:r w:rsidRPr="00790008">
        <w:rPr>
          <w:rStyle w:val="BookTitle"/>
          <w:rFonts w:asciiTheme="minorHAnsi" w:hAnsiTheme="minorHAnsi" w:cstheme="minorHAnsi"/>
          <w:b w:val="0"/>
          <w:bCs w:val="0"/>
          <w:color w:val="000000"/>
          <w:sz w:val="28"/>
          <w:szCs w:val="28"/>
        </w:rPr>
        <w:br/>
        <w:t>ghare bola, dekhitechi khaḍagāchi nāi</w:t>
      </w:r>
    </w:p>
    <w:p w14:paraId="21F28F3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“But I see your cloth is mended in ten places, and the roof of your cottage has no straw.</w:t>
      </w:r>
    </w:p>
    <w:p w14:paraId="07DC6A04" w14:textId="7CC80E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gāṅṭhi </w:t>
      </w:r>
      <w:r w:rsidRPr="00790008">
        <w:rPr>
          <w:rStyle w:val="BookTitle"/>
          <w:rFonts w:asciiTheme="minorHAnsi" w:hAnsiTheme="minorHAnsi" w:cstheme="minorHAnsi"/>
          <w:b w:val="0"/>
          <w:bCs w:val="0"/>
          <w:color w:val="000000"/>
          <w:sz w:val="28"/>
          <w:szCs w:val="28"/>
        </w:rPr>
        <w:t xml:space="preserve">(a corrupted form of the Sanskrit word </w:t>
      </w:r>
      <w:r w:rsidRPr="00790008">
        <w:rPr>
          <w:rStyle w:val="BookTitle"/>
          <w:rFonts w:asciiTheme="minorHAnsi" w:hAnsiTheme="minorHAnsi" w:cstheme="minorHAnsi"/>
          <w:b w:val="0"/>
          <w:bCs w:val="0"/>
          <w:i/>
          <w:iCs/>
          <w:color w:val="000000"/>
          <w:sz w:val="28"/>
          <w:szCs w:val="28"/>
        </w:rPr>
        <w:t>granthi</w:t>
      </w:r>
      <w:r w:rsidRPr="00790008">
        <w:rPr>
          <w:rStyle w:val="BookTitle"/>
          <w:rFonts w:asciiTheme="minorHAnsi" w:hAnsiTheme="minorHAnsi" w:cstheme="minorHAnsi"/>
          <w:b w:val="0"/>
          <w:bCs w:val="0"/>
          <w:color w:val="000000"/>
          <w:sz w:val="28"/>
          <w:szCs w:val="28"/>
        </w:rPr>
        <w:t>) means “knotted,” “tied,” or “sown.”</w:t>
      </w:r>
    </w:p>
    <w:p w14:paraId="2DDBE3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then said, “I can see that there are many knots all over your old torn cloth, and there are many holes in the thatched roof of your old cottage.”</w:t>
      </w:r>
    </w:p>
    <w:p w14:paraId="67A0AF79" w14:textId="7E254D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12.187</w:t>
      </w:r>
    </w:p>
    <w:p w14:paraId="1A7896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20F7B8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dekha, ei caṇḍī-viṣaharire pūjiyā</w:t>
      </w:r>
      <w:r w:rsidRPr="00790008">
        <w:rPr>
          <w:rStyle w:val="BookTitle"/>
          <w:rFonts w:asciiTheme="minorHAnsi" w:hAnsiTheme="minorHAnsi" w:cstheme="minorHAnsi"/>
          <w:b w:val="0"/>
          <w:bCs w:val="0"/>
          <w:color w:val="000000"/>
          <w:sz w:val="28"/>
          <w:szCs w:val="28"/>
        </w:rPr>
        <w:br/>
        <w:t>ke nā ghare khāya pare’ saba nagariyā”</w:t>
      </w:r>
    </w:p>
    <w:p w14:paraId="250AB8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“Look at other people. They worship Caṇḍī or Viṣahari, so they have no scarcity for food or cloth.”</w:t>
      </w:r>
    </w:p>
    <w:p w14:paraId="1B3CA053" w14:textId="716E06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further said, “Just see how the followers of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live happily and comfortably, not by worshiping the eternally revered Supreme Lord but by worshiping Caṇḍikā-devī, who awards benedictions for sense gratification like </w:t>
      </w:r>
      <w:r w:rsidRPr="00790008">
        <w:rPr>
          <w:rStyle w:val="BookTitle"/>
          <w:rFonts w:asciiTheme="minorHAnsi" w:hAnsiTheme="minorHAnsi" w:cstheme="minorHAnsi"/>
          <w:b w:val="0"/>
          <w:bCs w:val="0"/>
          <w:color w:val="000000"/>
          <w:sz w:val="28"/>
          <w:szCs w:val="28"/>
        </w:rPr>
        <w:lastRenderedPageBreak/>
        <w:t xml:space="preserve">wealth, followers, and conquest of enemies, and by worshiping Viṣahari, who destroys the fear of snakes! And you have brought on yourself this pathetic condition by engaging in the service of the Lord without expressing any desire for material happiness and comfort!” Through this question put before the great devotee Śrīdhara, Śrī Gaurasundara revealed the mentality of pure Vaiṣṇavas and illustrated proper philosophy. In Śrīmad Bhaktivinoda Ṭhākura’s famous book named </w:t>
      </w:r>
      <w:r w:rsidRPr="00790008">
        <w:rPr>
          <w:rStyle w:val="BookTitle"/>
          <w:rFonts w:asciiTheme="minorHAnsi" w:hAnsiTheme="minorHAnsi" w:cstheme="minorHAnsi"/>
          <w:b w:val="0"/>
          <w:bCs w:val="0"/>
          <w:i/>
          <w:iCs/>
          <w:color w:val="000000"/>
          <w:sz w:val="28"/>
          <w:szCs w:val="28"/>
        </w:rPr>
        <w:t>Jaiva-dharma</w:t>
      </w:r>
      <w:r w:rsidRPr="00790008">
        <w:rPr>
          <w:rStyle w:val="BookTitle"/>
          <w:rFonts w:asciiTheme="minorHAnsi" w:hAnsiTheme="minorHAnsi" w:cstheme="minorHAnsi"/>
          <w:b w:val="0"/>
          <w:bCs w:val="0"/>
          <w:color w:val="000000"/>
          <w:sz w:val="28"/>
          <w:szCs w:val="28"/>
        </w:rPr>
        <w:t xml:space="preserve"> the mentality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followers, who desire material advancement, is described. We can see by his description that communities desirous of material advancement and puffed up with false pride based on perishable material wealth, followers, knowledge, and their deceitful civilization are cheated out of achieving the ultimate goal of life on account of seeing the external poverty of the Vaiṣṇavas and attributing various needs and abominations on the Vaiṣṇavas. Actually they do not understand that the Vaiṣṇavas alone are the rightful heirs of Lord Nārāyaṇa’s entire sixfold opulences.</w:t>
      </w:r>
    </w:p>
    <w:p w14:paraId="7FDF49EB" w14:textId="409B1D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12.188</w:t>
      </w:r>
    </w:p>
    <w:p w14:paraId="3423BE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23BB94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bolena,—“vipra, balilā uttama</w:t>
      </w:r>
      <w:r w:rsidRPr="00790008">
        <w:rPr>
          <w:rStyle w:val="BookTitle"/>
          <w:rFonts w:asciiTheme="minorHAnsi" w:hAnsiTheme="minorHAnsi" w:cstheme="minorHAnsi"/>
          <w:b w:val="0"/>
          <w:bCs w:val="0"/>
          <w:color w:val="000000"/>
          <w:sz w:val="28"/>
          <w:szCs w:val="28"/>
        </w:rPr>
        <w:br/>
        <w:t>tathāpi sabāra kāla yāya eka-sama</w:t>
      </w:r>
    </w:p>
    <w:p w14:paraId="3FC3CAEB" w14:textId="5A69B1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then replied, “O brāhmaṇa, what You say is indeed correct, yet the time passes equally for everyone.</w:t>
      </w:r>
    </w:p>
    <w:p w14:paraId="554C619A" w14:textId="1E973D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12.189</w:t>
      </w:r>
    </w:p>
    <w:p w14:paraId="6E492E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3C607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ratna ghare thāke, rājā divya khāya pare’</w:t>
      </w:r>
      <w:r w:rsidRPr="00790008">
        <w:rPr>
          <w:rStyle w:val="BookTitle"/>
          <w:rFonts w:asciiTheme="minorHAnsi" w:hAnsiTheme="minorHAnsi" w:cstheme="minorHAnsi"/>
          <w:b w:val="0"/>
          <w:bCs w:val="0"/>
          <w:color w:val="000000"/>
          <w:sz w:val="28"/>
          <w:szCs w:val="28"/>
        </w:rPr>
        <w:br/>
        <w:t>pakṣi-gaṇa thāke, dekha, vṛkṣera upare</w:t>
      </w:r>
    </w:p>
    <w:p w14:paraId="023923D1" w14:textId="6E332D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has jewels in his house, and he eats opulent food. Meanwhile, the birds live in trees.</w:t>
      </w:r>
    </w:p>
    <w:p w14:paraId="651FAEC3" w14:textId="0B087F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12.190</w:t>
      </w:r>
    </w:p>
    <w:p w14:paraId="0B8064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00EAD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kāla punaḥ sabāra samāna hai’ yāya</w:t>
      </w:r>
      <w:r w:rsidRPr="00790008">
        <w:rPr>
          <w:rStyle w:val="BookTitle"/>
          <w:rFonts w:asciiTheme="minorHAnsi" w:hAnsiTheme="minorHAnsi" w:cstheme="minorHAnsi"/>
          <w:b w:val="0"/>
          <w:bCs w:val="0"/>
          <w:color w:val="000000"/>
          <w:sz w:val="28"/>
          <w:szCs w:val="28"/>
        </w:rPr>
        <w:br/>
        <w:t>sabe nija-karma bhuñje īśvara-icchāya”</w:t>
      </w:r>
    </w:p>
    <w:p w14:paraId="57AC2B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time passes equally for everyone, as they all enjoy the fruits of their previous activities by the will of the Lord.”</w:t>
      </w:r>
    </w:p>
    <w:p w14:paraId="3CA4C87A" w14:textId="27648E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reply to the Lord’s question, Śrīdhara Vipra said, “Although according to mundane calculation the worshipers of the demigods who do not worship Viṣṇu appear superior, the Vaiṣṇavas and non-Vaiṣṇavas both pass their lives in the </w:t>
      </w:r>
      <w:r w:rsidRPr="00790008">
        <w:rPr>
          <w:rStyle w:val="BookTitle"/>
          <w:rFonts w:asciiTheme="minorHAnsi" w:hAnsiTheme="minorHAnsi" w:cstheme="minorHAnsi"/>
          <w:b w:val="0"/>
          <w:bCs w:val="0"/>
          <w:color w:val="000000"/>
          <w:sz w:val="28"/>
          <w:szCs w:val="28"/>
        </w:rPr>
        <w:lastRenderedPageBreak/>
        <w:t>same way. Actually non-Vaiṣṇavas are busy making arrangements for their comfortable material happiness through material advancement while remaining indifferent to the service of Lord Hari, and the Vaiṣṇavas are always busy serving the Lord while remaining indifferent to material advancement and thus have no opportunity to act as sense enjoyers. As a king lives in his palace, which is full of unlimited jewels, pearls, wealth, and opulences, receiving unlimited care, affection, and respect from his many order-carriers, servants, and associates and thus passes his time accumulating many valuable foodstuffs and clothes that he desires, in a similar way birds who are nourished without endeavor by mother nature also build their nests with straw and grasses at the tops of high trees and pass their time accumulating their respective foods from here and there by their own hard labor, without the help of anyone else. Everyone passes their life in the same way, and everyone lives within this world, enjoying the happiness and distress of their own karma. As a result of my karma I am also passing my time in the service of the Lord according to my own intelligence and taste without desiring external material advancement. Therefore according to material calculation I have no necessities at all. Those with equal vision do not discriminate between objects of sense enjoyment; rather, discriminating between inferior and superior objects of sense enjoyment simply indicates one’s likes and dislikes. In ancient times, due to the scarcity of varieties of enjoyment like good food and clothing, people were extremely poor and narrow-minded. In the course of time people gradually became more busy in activities of material sense enjoyment and continued such endeavors with the support of mundane physics and science. If we minutely study, however, we will see that there is not much difference between the people’s happiness and distress in the two time periods. Although there is certainly an increase and decrease in the necessities of life, since conditioned souls welcome enjoyment of the fruits of their activities according to their respective desires, all living entities pass their time in the same way. But those who are devotees of the Lord achieve happiness from His service and thus pass their time in unalloyed happiness, considering even so-called external misery as happiness. And those who are engaged in material enjoyment, which is not related with the Lord, pass their time in temporary adulterated happiness and distress.”</w:t>
      </w:r>
    </w:p>
    <w:p w14:paraId="18ABB748" w14:textId="1011F0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12.191-192</w:t>
      </w:r>
    </w:p>
    <w:p w14:paraId="0EA2F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191-192</w:t>
      </w:r>
    </w:p>
    <w:p w14:paraId="1D3D4F9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bole,—“tomāra vistara āche dhana</w:t>
      </w:r>
      <w:r w:rsidRPr="00790008">
        <w:rPr>
          <w:rStyle w:val="BookTitle"/>
          <w:rFonts w:asciiTheme="minorHAnsi" w:hAnsiTheme="minorHAnsi" w:cstheme="minorHAnsi"/>
          <w:b w:val="0"/>
          <w:bCs w:val="0"/>
          <w:color w:val="000000"/>
          <w:sz w:val="28"/>
          <w:szCs w:val="28"/>
        </w:rPr>
        <w:br/>
        <w:t>tāhā tumi lukāiyā karaha bhojana</w:t>
      </w:r>
    </w:p>
    <w:p w14:paraId="4C8A64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tāhā mui vidita karimu kata dine</w:t>
      </w:r>
      <w:r w:rsidRPr="00790008">
        <w:rPr>
          <w:rStyle w:val="BookTitle"/>
          <w:rFonts w:asciiTheme="minorHAnsi" w:hAnsiTheme="minorHAnsi" w:cstheme="minorHAnsi"/>
          <w:b w:val="0"/>
          <w:bCs w:val="0"/>
          <w:color w:val="000000"/>
          <w:sz w:val="28"/>
          <w:szCs w:val="28"/>
        </w:rPr>
        <w:br/>
        <w:t>tabe dekhi, tumi loka bhāṇḍibā kemane?”</w:t>
      </w:r>
    </w:p>
    <w:p w14:paraId="065D03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“You have great wealth that you are secretly enjoying. I will soon disclose this to everyone. Then how will you cheat us?”</w:t>
      </w:r>
    </w:p>
    <w:p w14:paraId="257C3126" w14:textId="030F8B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hearing Śrīdhara’s words, the Lord replied, “You are already very rich, so there is no need for you to accumulate external mundane wealth. Therefore you do not consider external worldly scarcity as poverty. One who is engaged in the service of the fully omnipotent Lord cannot have any weakness or scarcity at all. After a few days I will reveal to the human society that is ignorant of the position and glories of the Vaiṣṇavas that the Vaiṣṇavas are the sole proprietors of all wealth. It will no longer remain secret that the Vaiṣṇavas are situated on the topmost platform and are the proprietors of everything, including all opulences. I will soon disclose this to all the foolish ignorant people of the world.” The materialists, who are attached to sense gratification and who are greedy for material advancement, cannot measure the expertise and supremacy of the Vaiṣṇavas through their own broken, limited yardstick. That is why they are completely cheated out of receiving the Vaiṣṇavas’ mercy and understanding the Absolute Truth. Since the value of their qualification is so meager, the Vaiṣṇavas conceal their real identities from them.</w:t>
      </w:r>
    </w:p>
    <w:p w14:paraId="28764B29" w14:textId="0AEE06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12.193</w:t>
      </w:r>
    </w:p>
    <w:p w14:paraId="5D2E1A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02D51D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bolena,—“ghare calaha, paṇḍita</w:t>
      </w:r>
      <w:r w:rsidRPr="00790008">
        <w:rPr>
          <w:rStyle w:val="BookTitle"/>
          <w:rFonts w:asciiTheme="minorHAnsi" w:hAnsiTheme="minorHAnsi" w:cstheme="minorHAnsi"/>
          <w:b w:val="0"/>
          <w:bCs w:val="0"/>
          <w:color w:val="000000"/>
          <w:sz w:val="28"/>
          <w:szCs w:val="28"/>
        </w:rPr>
        <w:br/>
        <w:t>tomāya āmāya dvandva nā haya ucita”</w:t>
      </w:r>
    </w:p>
    <w:p w14:paraId="4401CC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said, “O Paṇḍita, please go home now. It is not proper for us to argue.”</w:t>
      </w:r>
    </w:p>
    <w:p w14:paraId="4689A4B5" w14:textId="394C6D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externally accepted the doctrine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and opposed the path of devotional service followed by Śrīdhara. The Lord, acting as one of the ordinary persons amongst whom there are differences of opinion, is actually disclosing the real form and process of Vaiṣṇava philosophy on the pretext of questions and answers.</w:t>
      </w:r>
    </w:p>
    <w:p w14:paraId="2980879A" w14:textId="106505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12.194</w:t>
      </w:r>
    </w:p>
    <w:p w14:paraId="42DEDC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73211F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bole,—“āmi tomā’ nā chāḍi emane</w:t>
      </w:r>
      <w:r w:rsidRPr="00790008">
        <w:rPr>
          <w:rStyle w:val="BookTitle"/>
          <w:rFonts w:asciiTheme="minorHAnsi" w:hAnsiTheme="minorHAnsi" w:cstheme="minorHAnsi"/>
          <w:b w:val="0"/>
          <w:bCs w:val="0"/>
          <w:color w:val="000000"/>
          <w:sz w:val="28"/>
          <w:szCs w:val="28"/>
        </w:rPr>
        <w:br/>
        <w:t>ki āmāre dibā’, tāhā bola ei-kṣaṇe</w:t>
      </w:r>
    </w:p>
    <w:p w14:paraId="2060B1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“I’m not going to leave you so easily. First tell Me what you’ll give Me.”</w:t>
      </w:r>
    </w:p>
    <w:p w14:paraId="65E84FBB" w14:textId="14190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After Śrīdhara and the Lord personally exhibited pastimes of giving and taking, the Lord is trying to accept a portion of Śrīdhara’s confidential internal and ordinary external wealth.</w:t>
      </w:r>
    </w:p>
    <w:p w14:paraId="1C47A907" w14:textId="3B0BD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12.195</w:t>
      </w:r>
    </w:p>
    <w:p w14:paraId="042C41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D11DE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bolena,—“āmi kholā veci’ khāi</w:t>
      </w:r>
      <w:r w:rsidRPr="00790008">
        <w:rPr>
          <w:rStyle w:val="BookTitle"/>
          <w:rFonts w:asciiTheme="minorHAnsi" w:hAnsiTheme="minorHAnsi" w:cstheme="minorHAnsi"/>
          <w:b w:val="0"/>
          <w:bCs w:val="0"/>
          <w:color w:val="000000"/>
          <w:sz w:val="28"/>
          <w:szCs w:val="28"/>
        </w:rPr>
        <w:br/>
        <w:t>ihāte ki dimu, tāhā balaha, gosāñi!”</w:t>
      </w:r>
    </w:p>
    <w:p w14:paraId="15748F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said, “I maintain myself by selling leaf cups. So tell me, what can I give You, Gosāñi?”</w:t>
      </w:r>
    </w:p>
    <w:p w14:paraId="6A022B87" w14:textId="3889B1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personally displayed pastimes of poverty and want and accepted ingredients earned through the physical and mental labor of poverty-stricken poor people in order to benefit them. Śrīdhara said, “According to Your own calculation, whatever wealth I have, is not even sufficient for me. Therefore I cannot give charity like a wealthy person. What can I give You? The fruitive workers who are maddened within this material world are busy enjoying the fruits of their respective activities. They donate a portion of their wealth and become famous as charitable persons. But there is no possibility of achieving such fame for a poor penniless person like me.”</w:t>
      </w:r>
    </w:p>
    <w:p w14:paraId="704CCFAE" w14:textId="782238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12.196-197</w:t>
      </w:r>
    </w:p>
    <w:p w14:paraId="4DC826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196-197</w:t>
      </w:r>
    </w:p>
    <w:p w14:paraId="128518D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bole,—“ye tomāra potā dhana āche</w:t>
      </w:r>
      <w:r w:rsidRPr="00790008">
        <w:rPr>
          <w:rStyle w:val="BookTitle"/>
          <w:rFonts w:asciiTheme="minorHAnsi" w:hAnsiTheme="minorHAnsi" w:cstheme="minorHAnsi"/>
          <w:b w:val="0"/>
          <w:bCs w:val="0"/>
          <w:color w:val="000000"/>
          <w:sz w:val="28"/>
          <w:szCs w:val="28"/>
        </w:rPr>
        <w:br/>
        <w:t>se thākuka ekhane, pāiba tāhā pāche</w:t>
      </w:r>
    </w:p>
    <w:p w14:paraId="53A74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kalā, mūlā, thoḍa deha kaḍi-vine</w:t>
      </w:r>
      <w:r w:rsidRPr="00790008">
        <w:rPr>
          <w:rStyle w:val="BookTitle"/>
          <w:rFonts w:asciiTheme="minorHAnsi" w:hAnsiTheme="minorHAnsi" w:cstheme="minorHAnsi"/>
          <w:b w:val="0"/>
          <w:bCs w:val="0"/>
          <w:color w:val="000000"/>
          <w:sz w:val="28"/>
          <w:szCs w:val="28"/>
        </w:rPr>
        <w:br/>
        <w:t>dile, āmi kandala nā kari tomā’ sane”</w:t>
      </w:r>
    </w:p>
    <w:p w14:paraId="3E3F66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“Let your hidden treasure remain for now. I’ll take that later. For now, give Me some bananas, banana flowers, and banana stalks free of charge. Then I won’t argue with you.”</w:t>
      </w:r>
    </w:p>
    <w:p w14:paraId="6EDB8A52" w14:textId="33A78F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answer to this, the Lord said, “At present I do not want the spiritual wealth that you possess. I am only trying to take a portion of your external wealth. I will accept spiritual service from you after some time. For now, relieve My needs with your service as a </w:t>
      </w:r>
      <w:r w:rsidRPr="00790008">
        <w:rPr>
          <w:rStyle w:val="BookTitle"/>
          <w:rFonts w:asciiTheme="minorHAnsi" w:hAnsiTheme="minorHAnsi" w:cstheme="minorHAnsi"/>
          <w:b w:val="0"/>
          <w:bCs w:val="0"/>
          <w:i/>
          <w:iCs/>
          <w:color w:val="000000"/>
          <w:sz w:val="28"/>
          <w:szCs w:val="28"/>
        </w:rPr>
        <w:t>sādhaka</w:t>
      </w:r>
      <w:r w:rsidRPr="00790008">
        <w:rPr>
          <w:rStyle w:val="BookTitle"/>
          <w:rFonts w:asciiTheme="minorHAnsi" w:hAnsiTheme="minorHAnsi" w:cstheme="minorHAnsi"/>
          <w:b w:val="0"/>
          <w:bCs w:val="0"/>
          <w:color w:val="000000"/>
          <w:sz w:val="28"/>
          <w:szCs w:val="28"/>
        </w:rPr>
        <w:t xml:space="preserve">. As a spiritual master, I am the worshipable object of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xml:space="preserve">. So for now I will accept a portion of your ordinary wealth as an offering.” In the </w:t>
      </w:r>
      <w:r w:rsidRPr="00790008">
        <w:rPr>
          <w:rStyle w:val="BookTitle"/>
          <w:rFonts w:asciiTheme="minorHAnsi" w:hAnsiTheme="minorHAnsi" w:cstheme="minorHAnsi"/>
          <w:b w:val="0"/>
          <w:bCs w:val="0"/>
          <w:i/>
          <w:iCs/>
          <w:color w:val="000000"/>
          <w:sz w:val="28"/>
          <w:szCs w:val="28"/>
        </w:rPr>
        <w:t xml:space="preserve">Śrī Nārada Pañcarātra </w:t>
      </w:r>
      <w:r w:rsidRPr="00790008">
        <w:rPr>
          <w:rStyle w:val="BookTitle"/>
          <w:rFonts w:asciiTheme="minorHAnsi" w:hAnsiTheme="minorHAnsi" w:cstheme="minorHAnsi"/>
          <w:b w:val="0"/>
          <w:bCs w:val="0"/>
          <w:color w:val="000000"/>
          <w:sz w:val="28"/>
          <w:szCs w:val="28"/>
        </w:rPr>
        <w:t>it is stated:</w:t>
      </w:r>
    </w:p>
    <w:p w14:paraId="77565CB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surarṣe vihitā śāstre      harim uddiśya yā kriyā</w:t>
      </w:r>
      <w:r w:rsidRPr="00790008">
        <w:rPr>
          <w:rStyle w:val="BookTitle"/>
          <w:rFonts w:asciiTheme="minorHAnsi" w:hAnsiTheme="minorHAnsi" w:cstheme="minorHAnsi"/>
          <w:b w:val="0"/>
          <w:bCs w:val="0"/>
          <w:color w:val="000000"/>
          <w:sz w:val="28"/>
          <w:szCs w:val="28"/>
        </w:rPr>
        <w:br/>
        <w:t>saiva bhaktir iti proktā      tayā bhaktiḥ parā bhavet</w:t>
      </w:r>
    </w:p>
    <w:p w14:paraId="472F5B67" w14:textId="64528C5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“O sage amongst the demigods, Nārada, those activities prescribed in the revealed scriptures for satsifying the Supreme Personality of Godhead, Lord Hari, are called the regulative principles of bhakti,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by practicing which one may attain the highest bhakti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Some people who are intoxicated by material existence think, “Whatever activities we must perform in this life, or the duties that are prescribed in this world by the </w:t>
      </w:r>
      <w:r w:rsidRPr="00790008">
        <w:rPr>
          <w:rStyle w:val="BookTitle"/>
          <w:rFonts w:asciiTheme="minorHAnsi" w:hAnsiTheme="minorHAnsi" w:cstheme="minorHAnsi"/>
          <w:b w:val="0"/>
          <w:bCs w:val="0"/>
          <w:i/>
          <w:iCs/>
          <w:color w:val="000000"/>
          <w:sz w:val="28"/>
          <w:szCs w:val="28"/>
        </w:rPr>
        <w:t>nīti-śāstras</w:t>
      </w:r>
      <w:r w:rsidRPr="00790008">
        <w:rPr>
          <w:rStyle w:val="BookTitle"/>
          <w:rFonts w:asciiTheme="minorHAnsi" w:hAnsiTheme="minorHAnsi" w:cstheme="minorHAnsi"/>
          <w:b w:val="0"/>
          <w:bCs w:val="0"/>
          <w:color w:val="000000"/>
          <w:sz w:val="28"/>
          <w:szCs w:val="28"/>
        </w:rPr>
        <w:t>, must be totally followed as long as we have a human body. Apart from these duties there is no need for performing devotional service to the Supreme Lord, because the Absolute Truth is neither a product of this material world nor perceivable by the senses, rather the Absolute Truth is just the opposite. Therefore as long as we are alive we will remain fruitive enjoyers, and our only perpetual occupation will be to enjoy the fruits of our karma. Service to the Supreme Lord is not our occupation; we will think about this in the next world or after death.” But they do not know that the material objects that we see are diametrically incompatible with each other. Both propensities—service and enjoyment—are present in every object, either in manifest or unmanifest form. If someone partially manifests a</w:t>
      </w:r>
      <w:ins w:id="187" w:author="your servant" w:date="2020-08-26T12:35:00Z">
        <w:r w:rsidR="005C7F6F">
          <w:rPr>
            <w:rStyle w:val="BookTitle"/>
            <w:rFonts w:asciiTheme="minorHAnsi" w:hAnsiTheme="minorHAnsi" w:cstheme="minorHAnsi"/>
            <w:b w:val="0"/>
            <w:bCs w:val="0"/>
            <w:color w:val="000000"/>
            <w:sz w:val="28"/>
            <w:szCs w:val="28"/>
          </w:rPr>
          <w:t>n</w:t>
        </w:r>
      </w:ins>
      <w:r w:rsidRPr="00790008">
        <w:rPr>
          <w:rStyle w:val="BookTitle"/>
          <w:rFonts w:asciiTheme="minorHAnsi" w:hAnsiTheme="minorHAnsi" w:cstheme="minorHAnsi"/>
          <w:b w:val="0"/>
          <w:bCs w:val="0"/>
          <w:color w:val="000000"/>
          <w:sz w:val="28"/>
          <w:szCs w:val="28"/>
        </w:rPr>
        <w:t xml:space="preserve"> attitude for enjoying the object of worship, no one should count his service attitude on the same level as those with a pure service attitude. To consider the object of worship as the ideal object of enjoyment is totally reprehensible. When a worshiper is self-realized, then his worship is purified, his perception of the worshipable object is purified, and the ingredients he offers in worship are purified. Though many rituals in the process of worship appear incongruous from the external point of view, if one’s intelligence for understanding the purport and essence of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is awakened, then he can appreciate unalloyed devotional service, which is situated beyond material enjoyment and renunciation. Some persons who accept material enjoyment as the goal of life think that all objects of this visible world are unfit for the service of the Lord and are simply meant for the enjoyment of the living entities—in other words, they are not ingredients for the service of the Lord—for the proper utility of all objects is to increase the living entities’ thirst for sense enjoyment, not to be engaged in the service of the Lord. But Śrī Gaurasundara said, “All objects can be seen in relationship to Kṛṣṇa. If the living entities simply give up their attachment for sense gratification, then such vision is possible. If one renounces objects that are related to Kṛṣṇa, considering them mundane, then he is misusing his renunciation. Actually, the purpose of renunciation is to give up attachment for matter and engage the mind in the Supreme Lord.”</w:t>
      </w:r>
    </w:p>
    <w:p w14:paraId="7ED25B8D" w14:textId="5D6CB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12.198-200</w:t>
      </w:r>
    </w:p>
    <w:p w14:paraId="670F27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198-200</w:t>
      </w:r>
    </w:p>
    <w:p w14:paraId="4B7CC60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bhāve śrīdhara,—“uddhata vipra baḍa</w:t>
      </w:r>
      <w:r w:rsidRPr="00790008">
        <w:rPr>
          <w:rStyle w:val="BookTitle"/>
          <w:rFonts w:asciiTheme="minorHAnsi" w:hAnsiTheme="minorHAnsi" w:cstheme="minorHAnsi"/>
          <w:b w:val="0"/>
          <w:bCs w:val="0"/>
          <w:color w:val="000000"/>
          <w:sz w:val="28"/>
          <w:szCs w:val="28"/>
        </w:rPr>
        <w:br/>
        <w:t>kon dina āmāre kilāya pāche daḍa</w:t>
      </w:r>
    </w:p>
    <w:p w14:paraId="0CC60D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mārile o brāhmaṇere ki karite pāri?</w:t>
      </w:r>
      <w:r w:rsidRPr="00790008">
        <w:rPr>
          <w:rStyle w:val="BookTitle"/>
          <w:rFonts w:asciiTheme="minorHAnsi" w:hAnsiTheme="minorHAnsi" w:cstheme="minorHAnsi"/>
          <w:b w:val="0"/>
          <w:bCs w:val="0"/>
          <w:color w:val="000000"/>
          <w:sz w:val="28"/>
          <w:szCs w:val="28"/>
        </w:rPr>
        <w:br/>
        <w:t>kaḍi-vinā prati-dina dibāre o nāri</w:t>
      </w:r>
    </w:p>
    <w:p w14:paraId="645A53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bale chale ye laya brāhmaṇe</w:t>
      </w:r>
      <w:r w:rsidRPr="00790008">
        <w:rPr>
          <w:rStyle w:val="BookTitle"/>
          <w:rFonts w:asciiTheme="minorHAnsi" w:hAnsiTheme="minorHAnsi" w:cstheme="minorHAnsi"/>
          <w:b w:val="0"/>
          <w:bCs w:val="0"/>
          <w:color w:val="000000"/>
          <w:sz w:val="28"/>
          <w:szCs w:val="28"/>
        </w:rPr>
        <w:br/>
        <w:t>se āmāra bhāgya baṭe, dimu prati-dine”</w:t>
      </w:r>
    </w:p>
    <w:p w14:paraId="7381F9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thought, “This brāhmaṇa is very aggressive. I’m afraid that one day He will beat me. But even if He beats me, what can I do to a brāhmaṇa? At the same time, I can’t supply Him free of charge every day. Anyway, whatever this brāhmaṇa takes by force or deceit, that is my good fortune. So I’ll continue to give Him every day.”</w:t>
      </w:r>
    </w:p>
    <w:p w14:paraId="7DE1D536" w14:textId="215275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Śrīdhara Vipra thought, “Prabhu has a very arrogant nature. If I do not act according to His will, then He may even beat me. Moreover, I am personally poor and unable to meet the expenses of my own food and clothing. Therefore it is impossible for me to give anything free of cost. Nevertheless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the representative of the Supreme Lord; if I can help Him without duplicity in any way, then there is a possibility of awakening my good fortune. For this reason whatever He will take from me either by force or trickery, I have no objection. I will be prepared to give Him every day. If by His exhibition of force or trickery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benefited by me in any way, then I will consider it the result of my good fortune.” By this pastime, Śrī Gaurasundara and His devotee, Śrīdhara, set an example for living entities who desire their own benefit to earn unknown piety. Although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communities, or persons who are expert in worldly morality, consider the behavior of both as unsatisfactory and apparently contradictory, a living entity who is self-realized can understand that such exchanges are the source of unlimited auspiciousness. Great personalities who desire the welfare of other living entities give fallen souls the opportunity to earn unknown piety; it is to be understood that their apparent use of force and trickery is only for the benefit of others (in other words, for the benefit of the fallen souls).</w:t>
      </w:r>
    </w:p>
    <w:p w14:paraId="5BBD858E" w14:textId="0FED78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12.201</w:t>
      </w:r>
    </w:p>
    <w:p w14:paraId="10B98C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2E425D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cintiyā śrīdhara bole,—“śunaha, gosāñi!</w:t>
      </w:r>
      <w:r w:rsidRPr="00790008">
        <w:rPr>
          <w:rStyle w:val="BookTitle"/>
          <w:rFonts w:asciiTheme="minorHAnsi" w:hAnsiTheme="minorHAnsi" w:cstheme="minorHAnsi"/>
          <w:b w:val="0"/>
          <w:bCs w:val="0"/>
          <w:color w:val="000000"/>
          <w:sz w:val="28"/>
          <w:szCs w:val="28"/>
        </w:rPr>
        <w:br/>
        <w:t>kaḍi-pāti tomāra kichui dāya nāi</w:t>
      </w:r>
    </w:p>
    <w:p w14:paraId="5EFBC513" w14:textId="783542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Thinking in this way, Śrīdhara said, “Listen, Gosāñi, don’t worry about money.</w:t>
      </w:r>
    </w:p>
    <w:p w14:paraId="7BC44CE1" w14:textId="257478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12.202</w:t>
      </w:r>
    </w:p>
    <w:p w14:paraId="34C651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0DD4B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thoḍa, kalā, mūlā, kholā dimu bhāla mane</w:t>
      </w:r>
      <w:r w:rsidRPr="00790008">
        <w:rPr>
          <w:rStyle w:val="BookTitle"/>
          <w:rFonts w:asciiTheme="minorHAnsi" w:hAnsiTheme="minorHAnsi" w:cstheme="minorHAnsi"/>
          <w:b w:val="0"/>
          <w:bCs w:val="0"/>
          <w:color w:val="000000"/>
          <w:sz w:val="28"/>
          <w:szCs w:val="28"/>
        </w:rPr>
        <w:br/>
        <w:t>tabe āra kandala nā kara, āmā’ sane”</w:t>
      </w:r>
    </w:p>
    <w:p w14:paraId="7237B1D4" w14:textId="430765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happily give You some bananas, banana flowers, leaf cups, and banana stalks, but please don’t fight with me.”</w:t>
      </w:r>
    </w:p>
    <w:p w14:paraId="5DAE167D" w14:textId="1CB46C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12.203</w:t>
      </w:r>
    </w:p>
    <w:p w14:paraId="7AA19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64585D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bhāla, āra dvandva nāi</w:t>
      </w:r>
      <w:r w:rsidRPr="00790008">
        <w:rPr>
          <w:rStyle w:val="BookTitle"/>
          <w:rFonts w:asciiTheme="minorHAnsi" w:hAnsiTheme="minorHAnsi" w:cstheme="minorHAnsi"/>
          <w:b w:val="0"/>
          <w:bCs w:val="0"/>
          <w:color w:val="000000"/>
          <w:sz w:val="28"/>
          <w:szCs w:val="28"/>
        </w:rPr>
        <w:br/>
        <w:t>tabe thoḍa’ kalā bhāla yena pāi”</w:t>
      </w:r>
    </w:p>
    <w:p w14:paraId="419B6A31" w14:textId="344F61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“Good, then I won’t fight anymore. But see that I get good quality bananas and banana stalks.”</w:t>
      </w:r>
    </w:p>
    <w:p w14:paraId="0245AC4D" w14:textId="50D938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12.204</w:t>
      </w:r>
    </w:p>
    <w:p w14:paraId="45EFB8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2BCB42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śrīdharera kholāya nitya karena bhojana</w:t>
      </w:r>
      <w:r w:rsidRPr="00790008">
        <w:rPr>
          <w:rStyle w:val="BookTitle"/>
          <w:rFonts w:asciiTheme="minorHAnsi" w:hAnsiTheme="minorHAnsi" w:cstheme="minorHAnsi"/>
          <w:b w:val="0"/>
          <w:bCs w:val="0"/>
          <w:color w:val="000000"/>
          <w:sz w:val="28"/>
          <w:szCs w:val="28"/>
        </w:rPr>
        <w:br/>
        <w:t>śrīdharera thoḍa-kalā-mūlā śrī-vyañjana</w:t>
      </w:r>
    </w:p>
    <w:p w14:paraId="26E2F9BA" w14:textId="2D04CA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daily used Śrīdhara’s leaf cups, and He ate </w:t>
      </w:r>
      <w:commentRangeStart w:id="188"/>
      <w:r w:rsidRPr="00790008">
        <w:rPr>
          <w:rStyle w:val="BookTitle"/>
          <w:rFonts w:asciiTheme="minorHAnsi" w:hAnsiTheme="minorHAnsi" w:cstheme="minorHAnsi"/>
          <w:b/>
          <w:bCs/>
          <w:color w:val="800000"/>
          <w:sz w:val="28"/>
          <w:szCs w:val="28"/>
        </w:rPr>
        <w:t xml:space="preserve">subjis </w:t>
      </w:r>
      <w:commentRangeEnd w:id="188"/>
      <w:r w:rsidR="001E5DEA">
        <w:rPr>
          <w:rStyle w:val="CommentReference"/>
          <w:b w:val="0"/>
          <w:bCs w:val="0"/>
          <w:color w:val="auto"/>
        </w:rPr>
        <w:commentReference w:id="188"/>
      </w:r>
      <w:r w:rsidRPr="00790008">
        <w:rPr>
          <w:rStyle w:val="BookTitle"/>
          <w:rFonts w:asciiTheme="minorHAnsi" w:hAnsiTheme="minorHAnsi" w:cstheme="minorHAnsi"/>
          <w:b/>
          <w:bCs/>
          <w:color w:val="800000"/>
          <w:sz w:val="28"/>
          <w:szCs w:val="28"/>
        </w:rPr>
        <w:t>made from Śrīdhara’s plantains, banana flowers, and banana stalks.</w:t>
      </w:r>
    </w:p>
    <w:p w14:paraId="6C93136F" w14:textId="285509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12.205</w:t>
      </w:r>
    </w:p>
    <w:p w14:paraId="615D72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773F8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śrīdharera gāche yei lāu dhare cāle</w:t>
      </w:r>
      <w:r w:rsidRPr="00790008">
        <w:rPr>
          <w:rStyle w:val="BookTitle"/>
          <w:rFonts w:asciiTheme="minorHAnsi" w:hAnsiTheme="minorHAnsi" w:cstheme="minorHAnsi"/>
          <w:b w:val="0"/>
          <w:bCs w:val="0"/>
          <w:color w:val="000000"/>
          <w:sz w:val="28"/>
          <w:szCs w:val="28"/>
        </w:rPr>
        <w:br/>
        <w:t>tāhā khāya prabhu dugdha-maricera jhāle</w:t>
      </w:r>
    </w:p>
    <w:p w14:paraId="6027685D" w14:textId="2FBAAC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 squash grew on the roof of Śrīdhara’s cottage, the Lord would eat it, cooked with milk and black pepper.</w:t>
      </w:r>
    </w:p>
    <w:p w14:paraId="62DB925F" w14:textId="723326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12.206</w:t>
      </w:r>
    </w:p>
    <w:p w14:paraId="1C8B37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36AAB0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bole,—“āmāre ki vāsaha, śrīdhara!</w:t>
      </w:r>
      <w:r w:rsidRPr="00790008">
        <w:rPr>
          <w:rStyle w:val="BookTitle"/>
          <w:rFonts w:asciiTheme="minorHAnsi" w:hAnsiTheme="minorHAnsi" w:cstheme="minorHAnsi"/>
          <w:b w:val="0"/>
          <w:bCs w:val="0"/>
          <w:color w:val="000000"/>
          <w:sz w:val="28"/>
          <w:szCs w:val="28"/>
        </w:rPr>
        <w:br/>
        <w:t>tāhā kahilei āmi cali’ yāi ghara</w:t>
      </w:r>
    </w:p>
    <w:p w14:paraId="7375FC03" w14:textId="271048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“Tell Me, what do you think of Me? After you answer this, I’ll go home.”</w:t>
      </w:r>
    </w:p>
    <w:p w14:paraId="1051E346" w14:textId="1B5828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12.207</w:t>
      </w:r>
    </w:p>
    <w:p w14:paraId="3088A2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082BAC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śrīdhara bolena,—“tumi vipra—viṣṇu-aṁśa”</w:t>
      </w:r>
      <w:r w:rsidRPr="00790008">
        <w:rPr>
          <w:rStyle w:val="BookTitle"/>
          <w:rFonts w:asciiTheme="minorHAnsi" w:hAnsiTheme="minorHAnsi" w:cstheme="minorHAnsi"/>
          <w:b w:val="0"/>
          <w:bCs w:val="0"/>
          <w:color w:val="000000"/>
          <w:sz w:val="28"/>
          <w:szCs w:val="28"/>
        </w:rPr>
        <w:br/>
        <w:t>prabhu bole,—“nā jānilā, āmi—gopa vaṁśa</w:t>
      </w:r>
    </w:p>
    <w:p w14:paraId="73EC92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“You are a brāhmaṇa, a portion of Lord Viṣṇu.” The Lord said, “You don’t know. Actually I’m from a gopa family.</w:t>
      </w:r>
    </w:p>
    <w:p w14:paraId="414E6FB6" w14:textId="5C423B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answer to the Lord’s question, Śrīdhara replied, “O Paṇḍita, You are a portion of Lord Viṣṇu.” The Lord immediately protested, “Even though I am not a portion of Viṣṇu, in other words, even though I am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source of all incarnations, I appear in the family of cowherd men, in other words, I am Kṛṣṇa, the son of Nanda.”</w:t>
      </w:r>
    </w:p>
    <w:p w14:paraId="79206279" w14:textId="6A6D42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12.208</w:t>
      </w:r>
    </w:p>
    <w:p w14:paraId="6A6EA6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D4285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āmā’ dekha,—yena brāhmaṇa-chāoyāla</w:t>
      </w:r>
      <w:r w:rsidRPr="00790008">
        <w:rPr>
          <w:rStyle w:val="BookTitle"/>
          <w:rFonts w:asciiTheme="minorHAnsi" w:hAnsiTheme="minorHAnsi" w:cstheme="minorHAnsi"/>
          <w:b w:val="0"/>
          <w:bCs w:val="0"/>
          <w:color w:val="000000"/>
          <w:sz w:val="28"/>
          <w:szCs w:val="28"/>
        </w:rPr>
        <w:br/>
        <w:t>āmi āpanāre vāsi yehena goyāla”</w:t>
      </w:r>
    </w:p>
    <w:p w14:paraId="098B7F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see Me as the son of a brāhmaṇa, I consider Myself a cowherd boy.”</w:t>
      </w:r>
    </w:p>
    <w:p w14:paraId="661C43D6" w14:textId="55BE88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you see Me as the son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I nevertheless know that I am the son of a cowherd.”</w:t>
      </w:r>
    </w:p>
    <w:p w14:paraId="65634DBE" w14:textId="4D220F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12.209</w:t>
      </w:r>
    </w:p>
    <w:p w14:paraId="2DAA6C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3F1B3D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hāsena śrīdhara śuni’ prabhura vacana</w:t>
      </w:r>
      <w:r w:rsidRPr="00790008">
        <w:rPr>
          <w:rStyle w:val="BookTitle"/>
          <w:rFonts w:asciiTheme="minorHAnsi" w:hAnsiTheme="minorHAnsi" w:cstheme="minorHAnsi"/>
          <w:b w:val="0"/>
          <w:bCs w:val="0"/>
          <w:color w:val="000000"/>
          <w:sz w:val="28"/>
          <w:szCs w:val="28"/>
        </w:rPr>
        <w:br/>
        <w:t>nā cinila nija-prabhu māyāra kāraṇa</w:t>
      </w:r>
    </w:p>
    <w:p w14:paraId="217547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smiled at the Lord’s words, but due to the illusory energy he could not recognize his Lord.</w:t>
      </w:r>
    </w:p>
    <w:p w14:paraId="1D60D9B4" w14:textId="47A509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 presently desires to conceal His covered or confidential scholastic pastimes, by the supreme will of the Lord, Śrīdhara, the best of devotees and eternal associate of the Lord, could not properly understand the hidden pastimes of his eternally worshipable Lord, Śrī Gaura-Kṛṣṇa.</w:t>
      </w:r>
    </w:p>
    <w:p w14:paraId="278C9460" w14:textId="632568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12.210</w:t>
      </w:r>
    </w:p>
    <w:p w14:paraId="5724F3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1F11EC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bole,—“śrīdhara, tomāre kahi tattva!</w:t>
      </w:r>
      <w:r w:rsidRPr="00790008">
        <w:rPr>
          <w:rStyle w:val="BookTitle"/>
          <w:rFonts w:asciiTheme="minorHAnsi" w:hAnsiTheme="minorHAnsi" w:cstheme="minorHAnsi"/>
          <w:b w:val="0"/>
          <w:bCs w:val="0"/>
          <w:color w:val="000000"/>
          <w:sz w:val="28"/>
          <w:szCs w:val="28"/>
        </w:rPr>
        <w:br/>
        <w:t>āmā’ haite tora saba gaṅgāra mahattva</w:t>
      </w:r>
    </w:p>
    <w:p w14:paraId="558CF7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“Śrīdhara, let Me tell you the truth. The glories of your Ganges are due to Me.”</w:t>
      </w:r>
    </w:p>
    <w:p w14:paraId="536B9414" w14:textId="2B5421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truth about Himself, the Lord said to Śrīdhara, “All that you </w:t>
      </w:r>
      <w:r w:rsidRPr="00790008">
        <w:rPr>
          <w:rStyle w:val="BookTitle"/>
          <w:rFonts w:asciiTheme="minorHAnsi" w:hAnsiTheme="minorHAnsi" w:cstheme="minorHAnsi"/>
          <w:b w:val="0"/>
          <w:bCs w:val="0"/>
          <w:color w:val="000000"/>
          <w:sz w:val="28"/>
          <w:szCs w:val="28"/>
        </w:rPr>
        <w:lastRenderedPageBreak/>
        <w:t>have heard about the special glories of Gaṅgā, who springs from the lotus feet of Viṣṇu—that Gaṅgā and her glories have emanated from Me. In other words, I am the original cause of the Gaṅgā.”</w:t>
      </w:r>
    </w:p>
    <w:p w14:paraId="611CA6EB" w14:textId="393C75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12.211</w:t>
      </w:r>
    </w:p>
    <w:p w14:paraId="233C75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1EEC72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bolena,—“ohe paṇḍita-nimāñi!</w:t>
      </w:r>
      <w:r w:rsidRPr="00790008">
        <w:rPr>
          <w:rStyle w:val="BookTitle"/>
          <w:rFonts w:asciiTheme="minorHAnsi" w:hAnsiTheme="minorHAnsi" w:cstheme="minorHAnsi"/>
          <w:b w:val="0"/>
          <w:bCs w:val="0"/>
          <w:color w:val="000000"/>
          <w:sz w:val="28"/>
          <w:szCs w:val="28"/>
        </w:rPr>
        <w:br/>
        <w:t>gaṅgā kariyāo ki tomāra bhaya nāi?</w:t>
      </w:r>
    </w:p>
    <w:p w14:paraId="5EA00E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“Nimāi Paṇḍita! Aren’t You afraid of insulting Gaṅgā in this way?</w:t>
      </w:r>
    </w:p>
    <w:p w14:paraId="05E9A41F" w14:textId="1C114C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to this, Śrīdhara said, “You are so arrogant that You don’t believe that Gaṅgā, who purifies all living entities, is the destroyer of sins! Besides that, You not only consider Yourself superior to Gaṅgā, You even claim to be the source of the Gaṅgā.”</w:t>
      </w:r>
    </w:p>
    <w:p w14:paraId="6F49E28B" w14:textId="63E288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12.212</w:t>
      </w:r>
    </w:p>
    <w:p w14:paraId="0084F1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2EC3EC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vayasa bāḍile loka kothā sthira haye</w:t>
      </w:r>
      <w:r w:rsidRPr="00790008">
        <w:rPr>
          <w:rStyle w:val="BookTitle"/>
          <w:rFonts w:asciiTheme="minorHAnsi" w:hAnsiTheme="minorHAnsi" w:cstheme="minorHAnsi"/>
          <w:b w:val="0"/>
          <w:bCs w:val="0"/>
          <w:color w:val="000000"/>
          <w:sz w:val="28"/>
          <w:szCs w:val="28"/>
        </w:rPr>
        <w:br/>
        <w:t>tomāra cāpalya āro dvi-guṇa bāḍaye”</w:t>
      </w:r>
    </w:p>
    <w:p w14:paraId="12B167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is supposed to become sober as he grows up, but I see that Your restlessness has doubled.”</w:t>
      </w:r>
    </w:p>
    <w:p w14:paraId="7E0E1E74" w14:textId="3D62CF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man gets older, his childhood restlessness gradually diminishes, but what is this! I see that Your restlessness is gradually increasing with Your age!”</w:t>
      </w:r>
    </w:p>
    <w:p w14:paraId="7EB34A23" w14:textId="3E91D4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12.213</w:t>
      </w:r>
    </w:p>
    <w:p w14:paraId="3F3026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1C67D2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śrīdharera saṅge raṅga kari’</w:t>
      </w:r>
      <w:r w:rsidRPr="00790008">
        <w:rPr>
          <w:rStyle w:val="BookTitle"/>
          <w:rFonts w:asciiTheme="minorHAnsi" w:hAnsiTheme="minorHAnsi" w:cstheme="minorHAnsi"/>
          <w:b w:val="0"/>
          <w:bCs w:val="0"/>
          <w:color w:val="000000"/>
          <w:sz w:val="28"/>
          <w:szCs w:val="28"/>
        </w:rPr>
        <w:br/>
        <w:t>āilena nija-gṛhe gaurāṅga śrī-hari</w:t>
      </w:r>
    </w:p>
    <w:p w14:paraId="3A74B17E" w14:textId="2D57CD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joking with Śrīdhara in this way, Lord Gaurāṅga returned to His home.</w:t>
      </w:r>
    </w:p>
    <w:p w14:paraId="29C9FBCD" w14:textId="0653AD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12.214</w:t>
      </w:r>
    </w:p>
    <w:p w14:paraId="44CDB6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6C9E3F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viṣṇu-dvāre vasilena gaurāṅga-sundara</w:t>
      </w:r>
      <w:r w:rsidRPr="00790008">
        <w:rPr>
          <w:rStyle w:val="BookTitle"/>
          <w:rFonts w:asciiTheme="minorHAnsi" w:hAnsiTheme="minorHAnsi" w:cstheme="minorHAnsi"/>
          <w:b w:val="0"/>
          <w:bCs w:val="0"/>
          <w:color w:val="000000"/>
          <w:sz w:val="28"/>
          <w:szCs w:val="28"/>
        </w:rPr>
        <w:br/>
        <w:t>calilā paḍuyā-varga yā’ra yathā ghara</w:t>
      </w:r>
    </w:p>
    <w:p w14:paraId="346CA5C7" w14:textId="560082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sat down at the door of His Viṣṇu temple, and His students all returned to their homes.</w:t>
      </w:r>
    </w:p>
    <w:p w14:paraId="4720895A" w14:textId="62EB0E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12.215</w:t>
      </w:r>
    </w:p>
    <w:p w14:paraId="464215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4CBD53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dekhi’ prabhu paurṇamāsī-candrera udaya</w:t>
      </w:r>
      <w:r w:rsidRPr="00790008">
        <w:rPr>
          <w:rStyle w:val="BookTitle"/>
          <w:rFonts w:asciiTheme="minorHAnsi" w:hAnsiTheme="minorHAnsi" w:cstheme="minorHAnsi"/>
          <w:b w:val="0"/>
          <w:bCs w:val="0"/>
          <w:color w:val="000000"/>
          <w:sz w:val="28"/>
          <w:szCs w:val="28"/>
        </w:rPr>
        <w:br/>
        <w:t>vṛndāvana-candra-bhāva haila hṛdaya</w:t>
      </w:r>
    </w:p>
    <w:p w14:paraId="608F2C0A" w14:textId="0DFA0C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Nimāi saw the full moon one night, His heart became absorbed in the mood of Śrī Vṛndāvanacandra.</w:t>
      </w:r>
    </w:p>
    <w:p w14:paraId="6F99662E" w14:textId="44B320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12.216</w:t>
      </w:r>
    </w:p>
    <w:p w14:paraId="6AF1D7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3E1CEE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muralī-dhvani lāgilā karite</w:t>
      </w:r>
      <w:r w:rsidRPr="00790008">
        <w:rPr>
          <w:rStyle w:val="BookTitle"/>
          <w:rFonts w:asciiTheme="minorHAnsi" w:hAnsiTheme="minorHAnsi" w:cstheme="minorHAnsi"/>
          <w:b w:val="0"/>
          <w:bCs w:val="0"/>
          <w:color w:val="000000"/>
          <w:sz w:val="28"/>
          <w:szCs w:val="28"/>
        </w:rPr>
        <w:br/>
        <w:t>āi bai āra keha nā pāya śunite</w:t>
      </w:r>
    </w:p>
    <w:p w14:paraId="65EBAA87" w14:textId="163D06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then began to play a flute in a most enchanting tune, which only Mother Śacī could hear.</w:t>
      </w:r>
    </w:p>
    <w:p w14:paraId="1CF9F442" w14:textId="4D885A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12.217</w:t>
      </w:r>
    </w:p>
    <w:p w14:paraId="3C1C3B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018CF3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tribhuvana-mohana muralī śuni’ āi</w:t>
      </w:r>
      <w:r w:rsidRPr="00790008">
        <w:rPr>
          <w:rStyle w:val="BookTitle"/>
          <w:rFonts w:asciiTheme="minorHAnsi" w:hAnsiTheme="minorHAnsi" w:cstheme="minorHAnsi"/>
          <w:b w:val="0"/>
          <w:bCs w:val="0"/>
          <w:color w:val="000000"/>
          <w:sz w:val="28"/>
          <w:szCs w:val="28"/>
        </w:rPr>
        <w:br/>
        <w:t>ānanda-magane mūrchā gelā sei ṭhāñi</w:t>
      </w:r>
    </w:p>
    <w:p w14:paraId="714B73D9" w14:textId="76E9C7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heard the sound of that flute, which attracts the three worlds, she fell unconscious in ecstasy.</w:t>
      </w:r>
    </w:p>
    <w:p w14:paraId="76A84F8E" w14:textId="1C0F5C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12.218</w:t>
      </w:r>
    </w:p>
    <w:p w14:paraId="3200E1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21B3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caitanya pāi’ sthira kari’ mana</w:t>
      </w:r>
      <w:r w:rsidRPr="00790008">
        <w:rPr>
          <w:rStyle w:val="BookTitle"/>
          <w:rFonts w:asciiTheme="minorHAnsi" w:hAnsiTheme="minorHAnsi" w:cstheme="minorHAnsi"/>
          <w:b w:val="0"/>
          <w:bCs w:val="0"/>
          <w:color w:val="000000"/>
          <w:sz w:val="28"/>
          <w:szCs w:val="28"/>
        </w:rPr>
        <w:br/>
        <w:t>apūrva muralī-dhvani karena śravaṇa</w:t>
      </w:r>
    </w:p>
    <w:p w14:paraId="405895AF" w14:textId="17696A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she regained consciousness and steadied her mind, as she continued listening to the wonderful sound of the flute.</w:t>
      </w:r>
    </w:p>
    <w:p w14:paraId="21733CE2" w14:textId="76AE18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12.219</w:t>
      </w:r>
    </w:p>
    <w:p w14:paraId="5CF369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5DD263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vasiyā āche gaurāṅga-sundara</w:t>
      </w:r>
      <w:r w:rsidRPr="00790008">
        <w:rPr>
          <w:rStyle w:val="BookTitle"/>
          <w:rFonts w:asciiTheme="minorHAnsi" w:hAnsiTheme="minorHAnsi" w:cstheme="minorHAnsi"/>
          <w:b w:val="0"/>
          <w:bCs w:val="0"/>
          <w:color w:val="000000"/>
          <w:sz w:val="28"/>
          <w:szCs w:val="28"/>
        </w:rPr>
        <w:br/>
        <w:t>sei-dike śunilena vaṁśī manohara</w:t>
      </w:r>
    </w:p>
    <w:p w14:paraId="68B7CFEF" w14:textId="2868F6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then noticed that the enchanting sound of the flute was coming from the direction where Nimāi was sitting.</w:t>
      </w:r>
    </w:p>
    <w:p w14:paraId="6EB0E710" w14:textId="44A886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12.220</w:t>
      </w:r>
    </w:p>
    <w:p w14:paraId="139D54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2C5308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śuniyā āi āilā bāhire</w:t>
      </w:r>
      <w:r w:rsidRPr="00790008">
        <w:rPr>
          <w:rStyle w:val="BookTitle"/>
          <w:rFonts w:asciiTheme="minorHAnsi" w:hAnsiTheme="minorHAnsi" w:cstheme="minorHAnsi"/>
          <w:b w:val="0"/>
          <w:bCs w:val="0"/>
          <w:color w:val="000000"/>
          <w:sz w:val="28"/>
          <w:szCs w:val="28"/>
        </w:rPr>
        <w:br/>
        <w:t>dekhe,—putra vasiyāche viṣṇura duyāre</w:t>
      </w:r>
    </w:p>
    <w:p w14:paraId="00353D2F" w14:textId="6B3D5E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came outside in astonishment and saw that her son was sitting at the door of the Viṣṇu temple.</w:t>
      </w:r>
    </w:p>
    <w:p w14:paraId="1578DC50" w14:textId="5519B2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12.221</w:t>
      </w:r>
    </w:p>
    <w:p w14:paraId="58A8B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388552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nāhi pāyena śunite vaṁśī-nāda</w:t>
      </w:r>
      <w:r w:rsidRPr="00790008">
        <w:rPr>
          <w:rStyle w:val="BookTitle"/>
          <w:rFonts w:asciiTheme="minorHAnsi" w:hAnsiTheme="minorHAnsi" w:cstheme="minorHAnsi"/>
          <w:b w:val="0"/>
          <w:bCs w:val="0"/>
          <w:color w:val="000000"/>
          <w:sz w:val="28"/>
          <w:szCs w:val="28"/>
        </w:rPr>
        <w:br/>
        <w:t>putrera hṛdaye dekhe ākāśera cāṅda</w:t>
      </w:r>
    </w:p>
    <w:p w14:paraId="74536AF6" w14:textId="086C29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could no longer hear the sound of the flute, but she saw the full moon on the chest of her son.</w:t>
      </w:r>
    </w:p>
    <w:p w14:paraId="3F3B57ED" w14:textId="2B3F30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12.222</w:t>
      </w:r>
    </w:p>
    <w:p w14:paraId="62A902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0D1DDD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putra-vakṣe dekhe candra-maṇḍala sākṣāte</w:t>
      </w:r>
      <w:r w:rsidRPr="00790008">
        <w:rPr>
          <w:rStyle w:val="BookTitle"/>
          <w:rFonts w:asciiTheme="minorHAnsi" w:hAnsiTheme="minorHAnsi" w:cstheme="minorHAnsi"/>
          <w:b w:val="0"/>
          <w:bCs w:val="0"/>
          <w:color w:val="000000"/>
          <w:sz w:val="28"/>
          <w:szCs w:val="28"/>
        </w:rPr>
        <w:br/>
        <w:t>vismita haiyā āi cāhe cāri-bhite</w:t>
      </w:r>
    </w:p>
    <w:p w14:paraId="6DB79375" w14:textId="6DB67E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moon on the chest of her son, Śacī was struck with wonder and began looking around.</w:t>
      </w:r>
    </w:p>
    <w:p w14:paraId="36A0D615" w14:textId="4253A7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12.223</w:t>
      </w:r>
    </w:p>
    <w:p w14:paraId="5341B0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632BF9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āsi’ vasi’ āi lāgilā cintite</w:t>
      </w:r>
      <w:r w:rsidRPr="00790008">
        <w:rPr>
          <w:rStyle w:val="BookTitle"/>
          <w:rFonts w:asciiTheme="minorHAnsi" w:hAnsiTheme="minorHAnsi" w:cstheme="minorHAnsi"/>
          <w:b w:val="0"/>
          <w:bCs w:val="0"/>
          <w:color w:val="000000"/>
          <w:sz w:val="28"/>
          <w:szCs w:val="28"/>
        </w:rPr>
        <w:br/>
        <w:t>ki hetu,—niścaya kichu nā pāre karite</w:t>
      </w:r>
    </w:p>
    <w:p w14:paraId="6BB66C79" w14:textId="4DC6EAD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then went back inside and began to think about the reason for such a vision.</w:t>
      </w:r>
    </w:p>
    <w:p w14:paraId="506C40F0" w14:textId="3E09A7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12.224</w:t>
      </w:r>
    </w:p>
    <w:p w14:paraId="64040F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118634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bhāgyavatī śacī āi</w:t>
      </w:r>
      <w:r w:rsidRPr="00790008">
        <w:rPr>
          <w:rStyle w:val="BookTitle"/>
          <w:rFonts w:asciiTheme="minorHAnsi" w:hAnsiTheme="minorHAnsi" w:cstheme="minorHAnsi"/>
          <w:b w:val="0"/>
          <w:bCs w:val="0"/>
          <w:color w:val="000000"/>
          <w:sz w:val="28"/>
          <w:szCs w:val="28"/>
        </w:rPr>
        <w:br/>
        <w:t>yata dekhe prakāśa, tāhāra anta nāi</w:t>
      </w:r>
    </w:p>
    <w:p w14:paraId="7E93E376" w14:textId="2903CA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fortunate Mother Śacī saw unlimited manifestations of opulence.</w:t>
      </w:r>
    </w:p>
    <w:p w14:paraId="0A8A26D3" w14:textId="72C70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12.225</w:t>
      </w:r>
    </w:p>
    <w:p w14:paraId="71001C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3C4A9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niśā-bhāge śacī āi śune</w:t>
      </w:r>
      <w:r w:rsidRPr="00790008">
        <w:rPr>
          <w:rStyle w:val="BookTitle"/>
          <w:rFonts w:asciiTheme="minorHAnsi" w:hAnsiTheme="minorHAnsi" w:cstheme="minorHAnsi"/>
          <w:b w:val="0"/>
          <w:bCs w:val="0"/>
          <w:color w:val="000000"/>
          <w:sz w:val="28"/>
          <w:szCs w:val="28"/>
        </w:rPr>
        <w:br/>
        <w:t>gīta, vādya-yantra vāya kata-śata jane</w:t>
      </w:r>
    </w:p>
    <w:p w14:paraId="0D315A42" w14:textId="64A8D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night Śacī heard hundreds of people singing and playing musical instruments.</w:t>
      </w:r>
    </w:p>
    <w:p w14:paraId="396042B6" w14:textId="4D3761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12.226</w:t>
      </w:r>
    </w:p>
    <w:p w14:paraId="3CEC0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3C1FA3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bahu-vidha mukha-vādya, nṛtya, pada-tāla</w:t>
      </w:r>
      <w:r w:rsidRPr="00790008">
        <w:rPr>
          <w:rStyle w:val="BookTitle"/>
          <w:rFonts w:asciiTheme="minorHAnsi" w:hAnsiTheme="minorHAnsi" w:cstheme="minorHAnsi"/>
          <w:b w:val="0"/>
          <w:bCs w:val="0"/>
          <w:color w:val="000000"/>
          <w:sz w:val="28"/>
          <w:szCs w:val="28"/>
        </w:rPr>
        <w:br/>
        <w:t>yena mahā-rāsa-krīḍā śunena viśāla</w:t>
      </w:r>
    </w:p>
    <w:p w14:paraId="29723B31" w14:textId="15B0D6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By the sound of dancing and various wind instruments, she considered that a grand rāsa-līlā festival was taking place.</w:t>
      </w:r>
    </w:p>
    <w:p w14:paraId="1E559FD2" w14:textId="29D74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12.227</w:t>
      </w:r>
    </w:p>
    <w:p w14:paraId="55E0F5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412D09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sarva bāḍī-ghara-dvāra</w:t>
      </w:r>
      <w:r w:rsidRPr="00790008">
        <w:rPr>
          <w:rStyle w:val="BookTitle"/>
          <w:rFonts w:asciiTheme="minorHAnsi" w:hAnsiTheme="minorHAnsi" w:cstheme="minorHAnsi"/>
          <w:b w:val="0"/>
          <w:bCs w:val="0"/>
          <w:color w:val="000000"/>
          <w:sz w:val="28"/>
          <w:szCs w:val="28"/>
        </w:rPr>
        <w:br/>
        <w:t>jyotir-maya bai kichu nā dekhena āra</w:t>
      </w:r>
    </w:p>
    <w:p w14:paraId="4EB15676" w14:textId="24D958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all she could see was a brilliant spiritual effulgence permeating her house.</w:t>
      </w:r>
    </w:p>
    <w:p w14:paraId="044EC3B7" w14:textId="5D761F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12.228</w:t>
      </w:r>
    </w:p>
    <w:p w14:paraId="5CB6E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0BBB0F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ati-divya nārī-gaṇa</w:t>
      </w:r>
      <w:r w:rsidRPr="00790008">
        <w:rPr>
          <w:rStyle w:val="BookTitle"/>
          <w:rFonts w:asciiTheme="minorHAnsi" w:hAnsiTheme="minorHAnsi" w:cstheme="minorHAnsi"/>
          <w:b w:val="0"/>
          <w:bCs w:val="0"/>
          <w:color w:val="000000"/>
          <w:sz w:val="28"/>
          <w:szCs w:val="28"/>
        </w:rPr>
        <w:br/>
        <w:t>lakṣmī-prāya sabe, haste padma-vibhūṣaṇa</w:t>
      </w:r>
    </w:p>
    <w:p w14:paraId="7695B4B4" w14:textId="77DD9C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she saw many divine women, who all held lotus flowers in their hands and resembled the goddess fortune.</w:t>
      </w:r>
    </w:p>
    <w:p w14:paraId="68426250" w14:textId="0BA0F4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12.229</w:t>
      </w:r>
    </w:p>
    <w:p w14:paraId="55C279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07296F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jyotir-maya deva-gaṇa</w:t>
      </w:r>
      <w:r w:rsidRPr="00790008">
        <w:rPr>
          <w:rStyle w:val="BookTitle"/>
          <w:rFonts w:asciiTheme="minorHAnsi" w:hAnsiTheme="minorHAnsi" w:cstheme="minorHAnsi"/>
          <w:b w:val="0"/>
          <w:bCs w:val="0"/>
          <w:color w:val="000000"/>
          <w:sz w:val="28"/>
          <w:szCs w:val="28"/>
        </w:rPr>
        <w:br/>
        <w:t>dekhi’ punaḥ āra nāhi pāya daraśana</w:t>
      </w:r>
    </w:p>
    <w:p w14:paraId="59588071" w14:textId="225DE5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she saw the effulgent demigods, but when she looked again she couldn’t see them.</w:t>
      </w:r>
    </w:p>
    <w:p w14:paraId="33446091" w14:textId="74004B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12.230</w:t>
      </w:r>
    </w:p>
    <w:p w14:paraId="61397B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230</w:t>
      </w:r>
    </w:p>
    <w:p w14:paraId="7CA89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e-saba dṛṣṭi kichu citra nahe</w:t>
      </w:r>
      <w:r w:rsidRPr="00790008">
        <w:rPr>
          <w:rStyle w:val="BookTitle"/>
          <w:rFonts w:asciiTheme="minorHAnsi" w:hAnsiTheme="minorHAnsi" w:cstheme="minorHAnsi"/>
          <w:b w:val="0"/>
          <w:bCs w:val="0"/>
          <w:color w:val="000000"/>
          <w:sz w:val="28"/>
          <w:szCs w:val="28"/>
        </w:rPr>
        <w:br/>
        <w:t>viṣṇu-bhakti-svarūpiṇī vede yāṅ’re kahe</w:t>
      </w:r>
    </w:p>
    <w:p w14:paraId="4B1494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astonishing that Śacī had such visions, for the Vedas describe her as the personification of devotional service to Lord Viṣṇu.</w:t>
      </w:r>
    </w:p>
    <w:p w14:paraId="24C89752" w14:textId="3AD9A8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Devakī, the mother of Pṛśnigarbha, is the personification of devotional service to Lord Viṣṇu. Mothers of the Lord like Yaśodā, Devakī, and Śacī serve the Lord in pure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Therefore, even though such mothers are worshipable to the Lord, they are not bereft of pure spiritual service.</w:t>
      </w:r>
    </w:p>
    <w:p w14:paraId="3E61F7CF" w14:textId="12B00D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12.231</w:t>
      </w:r>
    </w:p>
    <w:p w14:paraId="4F6CA3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7A34E5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yā’re sakṛt karena dṛṣṭi-pāte</w:t>
      </w:r>
      <w:r w:rsidRPr="00790008">
        <w:rPr>
          <w:rStyle w:val="BookTitle"/>
          <w:rFonts w:asciiTheme="minorHAnsi" w:hAnsiTheme="minorHAnsi" w:cstheme="minorHAnsi"/>
          <w:b w:val="0"/>
          <w:bCs w:val="0"/>
          <w:color w:val="000000"/>
          <w:sz w:val="28"/>
          <w:szCs w:val="28"/>
        </w:rPr>
        <w:br/>
        <w:t>sei haya adhikārī e saba dekhite</w:t>
      </w:r>
    </w:p>
    <w:p w14:paraId="5D3B688F" w14:textId="69F515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Whoever receives the merciful glance of Mother Śacī becomes eligible to see such opulences.</w:t>
      </w:r>
    </w:p>
    <w:p w14:paraId="4B272392" w14:textId="111746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12.232</w:t>
      </w:r>
    </w:p>
    <w:p w14:paraId="378C67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FB561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śrī-gaurasundara vanamālī</w:t>
      </w:r>
      <w:r w:rsidRPr="00790008">
        <w:rPr>
          <w:rStyle w:val="BookTitle"/>
          <w:rFonts w:asciiTheme="minorHAnsi" w:hAnsiTheme="minorHAnsi" w:cstheme="minorHAnsi"/>
          <w:b w:val="0"/>
          <w:bCs w:val="0"/>
          <w:color w:val="000000"/>
          <w:sz w:val="28"/>
          <w:szCs w:val="28"/>
        </w:rPr>
        <w:br/>
        <w:t>āche gūḍha-rūpe nijānande kutuhalī</w:t>
      </w:r>
    </w:p>
    <w:p w14:paraId="62F214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who is nondifferent from Lord Kṛṣṇa, lived in Navadvīpa incognito, while relishing His own ecstasy.</w:t>
      </w:r>
    </w:p>
    <w:p w14:paraId="58CFDBBF" w14:textId="6F9930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gaurasundara vanamālī </w:t>
      </w:r>
      <w:r w:rsidRPr="00790008">
        <w:rPr>
          <w:rStyle w:val="BookTitle"/>
          <w:rFonts w:asciiTheme="minorHAnsi" w:hAnsiTheme="minorHAnsi" w:cstheme="minorHAnsi"/>
          <w:b w:val="0"/>
          <w:bCs w:val="0"/>
          <w:color w:val="000000"/>
          <w:sz w:val="28"/>
          <w:szCs w:val="28"/>
        </w:rPr>
        <w:t>indicates that Śrī Gaurasundara is nondifferent from Vrajendra-nandana.</w:t>
      </w:r>
    </w:p>
    <w:p w14:paraId="392E22AD" w14:textId="75C8C9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12.233</w:t>
      </w:r>
    </w:p>
    <w:p w14:paraId="39F51D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51201C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eteka prabhu āpanā’ prakāśe</w:t>
      </w:r>
      <w:r w:rsidRPr="00790008">
        <w:rPr>
          <w:rStyle w:val="BookTitle"/>
          <w:rFonts w:asciiTheme="minorHAnsi" w:hAnsiTheme="minorHAnsi" w:cstheme="minorHAnsi"/>
          <w:b w:val="0"/>
          <w:bCs w:val="0"/>
          <w:color w:val="000000"/>
          <w:sz w:val="28"/>
          <w:szCs w:val="28"/>
        </w:rPr>
        <w:br/>
        <w:t>tathāpiha cinite nā pāre kona dāse</w:t>
      </w:r>
    </w:p>
    <w:p w14:paraId="0C41554F" w14:textId="2C5EEF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manifested His opulences in various ways, His servants were still unable to recognize Him.</w:t>
      </w:r>
    </w:p>
    <w:p w14:paraId="41726CAC" w14:textId="12635D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12.234</w:t>
      </w:r>
    </w:p>
    <w:p w14:paraId="5DBFEC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0E4152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auddhatya prabhu karena kautuke</w:t>
      </w:r>
      <w:r w:rsidRPr="00790008">
        <w:rPr>
          <w:rStyle w:val="BookTitle"/>
          <w:rFonts w:asciiTheme="minorHAnsi" w:hAnsiTheme="minorHAnsi" w:cstheme="minorHAnsi"/>
          <w:b w:val="0"/>
          <w:bCs w:val="0"/>
          <w:color w:val="000000"/>
          <w:sz w:val="28"/>
          <w:szCs w:val="28"/>
        </w:rPr>
        <w:br/>
        <w:t>te-mata uddhata āra nāhi navadvīpe</w:t>
      </w:r>
    </w:p>
    <w:p w14:paraId="508DBCD1" w14:textId="57EF31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arrogance that was sportingly displayed by Nimāi was unmatched throughout Navadvīpa.</w:t>
      </w:r>
    </w:p>
    <w:p w14:paraId="689173CB" w14:textId="343693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12.235-240</w:t>
      </w:r>
    </w:p>
    <w:p w14:paraId="2F1412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235-240</w:t>
      </w:r>
    </w:p>
    <w:p w14:paraId="301F5D9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yakhana ye-rūpe līlā karena īśvara</w:t>
      </w:r>
      <w:r w:rsidRPr="00790008">
        <w:rPr>
          <w:rStyle w:val="BookTitle"/>
          <w:rFonts w:asciiTheme="minorHAnsi" w:hAnsiTheme="minorHAnsi" w:cstheme="minorHAnsi"/>
          <w:b w:val="0"/>
          <w:bCs w:val="0"/>
          <w:color w:val="000000"/>
          <w:sz w:val="28"/>
          <w:szCs w:val="28"/>
        </w:rPr>
        <w:br/>
        <w:t>sei sarva-śreṣṭha, tā’ra nāhika sosara</w:t>
      </w:r>
    </w:p>
    <w:p w14:paraId="3E5517A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yuddha līlā-prati icchā upaje yakhana</w:t>
      </w:r>
      <w:r w:rsidRPr="00790008">
        <w:rPr>
          <w:rStyle w:val="BookTitle"/>
          <w:rFonts w:asciiTheme="minorHAnsi" w:hAnsiTheme="minorHAnsi" w:cstheme="minorHAnsi"/>
          <w:b w:val="0"/>
          <w:bCs w:val="0"/>
          <w:color w:val="000000"/>
          <w:sz w:val="28"/>
          <w:szCs w:val="28"/>
        </w:rPr>
        <w:br/>
        <w:t>astra-sikṣā-vīra āra nā thāke temana</w:t>
      </w:r>
    </w:p>
    <w:p w14:paraId="617A5B2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kāma-līlā karite yakhana icchā haya</w:t>
      </w:r>
      <w:r w:rsidRPr="00790008">
        <w:rPr>
          <w:rStyle w:val="BookTitle"/>
          <w:rFonts w:asciiTheme="minorHAnsi" w:hAnsiTheme="minorHAnsi" w:cstheme="minorHAnsi"/>
          <w:b w:val="0"/>
          <w:bCs w:val="0"/>
          <w:color w:val="000000"/>
          <w:sz w:val="28"/>
          <w:szCs w:val="28"/>
        </w:rPr>
        <w:br/>
        <w:t>lakṣārbuda vanitā se karena vijaya</w:t>
      </w:r>
    </w:p>
    <w:p w14:paraId="2E07EB6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dhana vilasite se yakhana icchā haya</w:t>
      </w:r>
      <w:r w:rsidRPr="00790008">
        <w:rPr>
          <w:rStyle w:val="BookTitle"/>
          <w:rFonts w:asciiTheme="minorHAnsi" w:hAnsiTheme="minorHAnsi" w:cstheme="minorHAnsi"/>
          <w:b w:val="0"/>
          <w:bCs w:val="0"/>
          <w:color w:val="000000"/>
          <w:sz w:val="28"/>
          <w:szCs w:val="28"/>
        </w:rPr>
        <w:br/>
        <w:t>prajāra gharete haya nidhi koṭi-maya</w:t>
      </w:r>
    </w:p>
    <w:p w14:paraId="00DF32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uddhata gaurasundara ekhane</w:t>
      </w:r>
      <w:r w:rsidRPr="00790008">
        <w:rPr>
          <w:rStyle w:val="BookTitle"/>
          <w:rFonts w:asciiTheme="minorHAnsi" w:hAnsiTheme="minorHAnsi" w:cstheme="minorHAnsi"/>
          <w:b w:val="0"/>
          <w:bCs w:val="0"/>
          <w:color w:val="000000"/>
          <w:sz w:val="28"/>
          <w:szCs w:val="28"/>
        </w:rPr>
        <w:br/>
        <w:t>ei prabhu virakta-dharma laibe yakhane</w:t>
      </w:r>
    </w:p>
    <w:p w14:paraId="69C522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 virakti-bhakti-kaṇā kothā tribhuvane?</w:t>
      </w:r>
      <w:r w:rsidRPr="00790008">
        <w:rPr>
          <w:rStyle w:val="BookTitle"/>
          <w:rFonts w:asciiTheme="minorHAnsi" w:hAnsiTheme="minorHAnsi" w:cstheme="minorHAnsi"/>
          <w:b w:val="0"/>
          <w:bCs w:val="0"/>
          <w:color w:val="000000"/>
          <w:sz w:val="28"/>
          <w:szCs w:val="28"/>
        </w:rPr>
        <w:br/>
        <w:t>anye ki sambhave tāhā?—vyakta sarva jane</w:t>
      </w:r>
    </w:p>
    <w:p w14:paraId="4F76E2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enjoyed by the Lord are supreme in all respects. Whenever the Lord desires to fight, He becomes the topmost hero and no one can surpass His prowess with weapons. Whenever the Lord desires to enjoy conjugal pastimes, He manifests millions of beautiful women. Whenever the Lord desires to enjoy opulence, He fills His servant’s homes with millions of oceans of wealth. In this way the arrogant nature now manifest by the Lord immediately vanished when He accepted the path of renunciation. At that time not even a fragment of the renunciation and devotion that He manifest could be found throughout the three worlds. Is this possible for anyone else?</w:t>
      </w:r>
    </w:p>
    <w:p w14:paraId="148B4705" w14:textId="7C1868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who is the source of all incarnations, who performs pastimes out of His own sweet will, and who is the reservoir of transcendental pastimes, personally fought with the demons Madhu and Kaitabha in His incarnation as Hayaśīrṣa, the demon Hiraṇyākṣa as Varāha, the demon Hiraṇyakaśipu as Nṛsiṁhadeva, and demons headed by Rāvaṇa in His incarnation as Rāmacandra. In His conjugal pastimes as Kṛṣṇa, the source of all incarnations, He engages in the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dance with innumerable cowherd damsels, yet in the houses of His subjects He displays affluent pastimes as the Supreme Lord, full in six opulences. Śrī Gaurasundara, who enacts such wonderfully variegated pastimes, is also most expert in displaying various arrogant and mischievous pastimes. Moreover, when Gaurasundara later manifests the pastime of accepting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of life, then His detachment for topics not related with the Lord, His direct experience of the Supreme Lord, and His attachment for the service of the Lord will be the ideal example for those desirous of serving the Lord. Even a particle of renunciation and devotion exhibited by Gaurasundara is rarely found within the three worlds. Everyone knows that such an ideal attitude of service to Kṛṣṇa will not be found within the three worlds.</w:t>
      </w:r>
    </w:p>
    <w:p w14:paraId="3E303F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Gaurasundara, the source of all incarnations, did not exhibit any pastime of learning how to fight with weapons, accepting millions of girlfriends, or enjoying affluence in His pastimes as Gaura, rather such pastimes were displayed in His various other incarnations. Although He is the source of all incarnations, in this incarnation He displays only pastimes of magnanimity; He did not exhibit any conjugal pastimes in the course of His magnanimous Gaura pastimes. In order to disgrace Him before the eyes of ordinary persons, those who belong to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attribute deviations in proper behavior to the Lord’s pure character, which is exemplary for everyone, but it should be known </w:t>
      </w:r>
      <w:r w:rsidRPr="00790008">
        <w:rPr>
          <w:rStyle w:val="BookTitle"/>
          <w:rFonts w:asciiTheme="minorHAnsi" w:hAnsiTheme="minorHAnsi" w:cstheme="minorHAnsi"/>
          <w:b w:val="0"/>
          <w:bCs w:val="0"/>
          <w:color w:val="000000"/>
          <w:sz w:val="28"/>
          <w:szCs w:val="28"/>
        </w:rPr>
        <w:lastRenderedPageBreak/>
        <w:t>that their mentality is a source of offenses.</w:t>
      </w:r>
    </w:p>
    <w:p w14:paraId="5BF5135D" w14:textId="7896AB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12.241</w:t>
      </w:r>
    </w:p>
    <w:p w14:paraId="63F4CB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241</w:t>
      </w:r>
    </w:p>
    <w:p w14:paraId="6A579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īśvarera sarva-śreṣṭha-karma</w:t>
      </w:r>
      <w:r w:rsidRPr="00790008">
        <w:rPr>
          <w:rStyle w:val="BookTitle"/>
          <w:rFonts w:asciiTheme="minorHAnsi" w:hAnsiTheme="minorHAnsi" w:cstheme="minorHAnsi"/>
          <w:b w:val="0"/>
          <w:bCs w:val="0"/>
          <w:color w:val="000000"/>
          <w:sz w:val="28"/>
          <w:szCs w:val="28"/>
        </w:rPr>
        <w:br/>
        <w:t>sabe sevakere hāre, se tāhāna dharma</w:t>
      </w:r>
    </w:p>
    <w:p w14:paraId="27F915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activities of the Lord are supreme in all respects, but it is His nature to accept defeat at the hands of His devotees.</w:t>
      </w:r>
    </w:p>
    <w:p w14:paraId="045A89A4" w14:textId="1ED9E3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activities of the supreme controller, </w:t>
      </w:r>
      <w:r w:rsidRPr="00790008">
        <w:rPr>
          <w:rStyle w:val="BookTitle"/>
          <w:rFonts w:asciiTheme="minorHAnsi" w:hAnsiTheme="minorHAnsi" w:cstheme="minorHAnsi"/>
          <w:b w:val="0"/>
          <w:bCs w:val="0"/>
          <w:i/>
          <w:iCs/>
          <w:color w:val="000000"/>
          <w:sz w:val="28"/>
          <w:szCs w:val="28"/>
        </w:rPr>
        <w:t>īśvarera karma</w:t>
      </w:r>
      <w:r w:rsidRPr="00790008">
        <w:rPr>
          <w:rStyle w:val="BookTitle"/>
          <w:rFonts w:asciiTheme="minorHAnsi" w:hAnsiTheme="minorHAnsi" w:cstheme="minorHAnsi"/>
          <w:b w:val="0"/>
          <w:bCs w:val="0"/>
          <w:color w:val="000000"/>
          <w:sz w:val="28"/>
          <w:szCs w:val="28"/>
        </w:rPr>
        <w:t xml:space="preserve">, are always superior to the activities of the controlled. The former are transcendental and incomparable and therefore matchless, eternal, and relishable, while the latter are mundane, or worldly, incomplete, abominable, and temporary. But since the characteristics of those who are controlled by love of God are even more relishable than those of the controller, their characteristics are capable of defeating those of the controller.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205EFF2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ārādhanānāṁ sarveṣāṁ      viṣṇor ārādhanaṁ param</w:t>
      </w:r>
      <w:r w:rsidRPr="00790008">
        <w:rPr>
          <w:rStyle w:val="BookTitle"/>
          <w:rFonts w:asciiTheme="minorHAnsi" w:hAnsiTheme="minorHAnsi" w:cstheme="minorHAnsi"/>
          <w:b w:val="0"/>
          <w:bCs w:val="0"/>
          <w:color w:val="000000"/>
          <w:sz w:val="28"/>
          <w:szCs w:val="28"/>
        </w:rPr>
        <w:br/>
        <w:t>tasmāt parataraṁ devi      tadīyānāṁ samarcanam</w:t>
      </w:r>
    </w:p>
    <w:p w14:paraId="776FDD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w:t>
      </w:r>
    </w:p>
    <w:p w14:paraId="197E34AD" w14:textId="2F7A00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12.242</w:t>
      </w:r>
    </w:p>
    <w:p w14:paraId="19B78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242</w:t>
      </w:r>
    </w:p>
    <w:p w14:paraId="059D42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āisena rāja-pathe</w:t>
      </w:r>
      <w:r w:rsidRPr="00790008">
        <w:rPr>
          <w:rStyle w:val="BookTitle"/>
          <w:rFonts w:asciiTheme="minorHAnsi" w:hAnsiTheme="minorHAnsi" w:cstheme="minorHAnsi"/>
          <w:b w:val="0"/>
          <w:bCs w:val="0"/>
          <w:color w:val="000000"/>
          <w:sz w:val="28"/>
          <w:szCs w:val="28"/>
        </w:rPr>
        <w:br/>
        <w:t>pāñca sāta paḍuyā prabhura cāri-bhite</w:t>
      </w:r>
    </w:p>
    <w:p w14:paraId="4B87CB40" w14:textId="3D51C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Nimāi, along with five or seven students, was walking down the main road.</w:t>
      </w:r>
    </w:p>
    <w:p w14:paraId="338D2527" w14:textId="2CF520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12.243</w:t>
      </w:r>
    </w:p>
    <w:p w14:paraId="48D706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243</w:t>
      </w:r>
    </w:p>
    <w:p w14:paraId="1A1C0D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rāja-yogya vastra paridhāna</w:t>
      </w:r>
      <w:r w:rsidRPr="00790008">
        <w:rPr>
          <w:rStyle w:val="BookTitle"/>
          <w:rFonts w:asciiTheme="minorHAnsi" w:hAnsiTheme="minorHAnsi" w:cstheme="minorHAnsi"/>
          <w:b w:val="0"/>
          <w:bCs w:val="0"/>
          <w:color w:val="000000"/>
          <w:sz w:val="28"/>
          <w:szCs w:val="28"/>
        </w:rPr>
        <w:br/>
        <w:t>aṅge pīta-vastra śobhe kṛṣṇera samāna</w:t>
      </w:r>
    </w:p>
    <w:p w14:paraId="7396FEC0" w14:textId="7CFD3D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was dressed like a king. The yellow cloth that covered His body made Him look just like Kṛṣṇa.</w:t>
      </w:r>
    </w:p>
    <w:p w14:paraId="02B7F5C7" w14:textId="10D2D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12.244</w:t>
      </w:r>
    </w:p>
    <w:p w14:paraId="665C87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244</w:t>
      </w:r>
    </w:p>
    <w:p w14:paraId="46CE71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adhare tāmbūla, koṭi-candra śrī-vadana</w:t>
      </w:r>
      <w:r w:rsidRPr="00790008">
        <w:rPr>
          <w:rStyle w:val="BookTitle"/>
          <w:rFonts w:asciiTheme="minorHAnsi" w:hAnsiTheme="minorHAnsi" w:cstheme="minorHAnsi"/>
          <w:b w:val="0"/>
          <w:bCs w:val="0"/>
          <w:color w:val="000000"/>
          <w:sz w:val="28"/>
          <w:szCs w:val="28"/>
        </w:rPr>
        <w:br/>
        <w:t>loke bole,—“mūrti-manta ei ki madana?”</w:t>
      </w:r>
    </w:p>
    <w:p w14:paraId="1AAB002E" w14:textId="41431D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He chewed betel nut, His face resembled millions of moons. People who saw Him inquired, “Is He Cupid?”</w:t>
      </w:r>
    </w:p>
    <w:p w14:paraId="2D32AD65" w14:textId="16EAAA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12.245</w:t>
      </w:r>
    </w:p>
    <w:p w14:paraId="0C32B6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245</w:t>
      </w:r>
    </w:p>
    <w:p w14:paraId="7AA2C6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tilaka-ūrddhva, pustaka śrī-kare</w:t>
      </w:r>
      <w:r w:rsidRPr="00790008">
        <w:rPr>
          <w:rStyle w:val="BookTitle"/>
          <w:rFonts w:asciiTheme="minorHAnsi" w:hAnsiTheme="minorHAnsi" w:cstheme="minorHAnsi"/>
          <w:b w:val="0"/>
          <w:bCs w:val="0"/>
          <w:color w:val="000000"/>
          <w:sz w:val="28"/>
          <w:szCs w:val="28"/>
        </w:rPr>
        <w:br/>
        <w:t>dṛṣṭi-mātre padma-netre sarva-pāpa hare’</w:t>
      </w:r>
    </w:p>
    <w:p w14:paraId="53ABF34F" w14:textId="78F21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decorated with tilaka, and in His hands He carried some books. A glance from His lotus eyes destroyed all sins.</w:t>
      </w:r>
    </w:p>
    <w:p w14:paraId="06A20FF8" w14:textId="1D1B2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12.246</w:t>
      </w:r>
    </w:p>
    <w:p w14:paraId="124B50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246</w:t>
      </w:r>
    </w:p>
    <w:p w14:paraId="18E7F4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svabhāve cañcala paḍuyāra varga-saṅge</w:t>
      </w:r>
      <w:r w:rsidRPr="00790008">
        <w:rPr>
          <w:rStyle w:val="BookTitle"/>
          <w:rFonts w:asciiTheme="minorHAnsi" w:hAnsiTheme="minorHAnsi" w:cstheme="minorHAnsi"/>
          <w:b w:val="0"/>
          <w:bCs w:val="0"/>
          <w:color w:val="000000"/>
          <w:sz w:val="28"/>
          <w:szCs w:val="28"/>
        </w:rPr>
        <w:br/>
        <w:t>bāhu dolāiyā prabhu āisena raṅge</w:t>
      </w:r>
    </w:p>
    <w:p w14:paraId="4C3A2ECE" w14:textId="51ADF0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restless-natured Lord walked along with His students, His arms swung back and forth.</w:t>
      </w:r>
    </w:p>
    <w:p w14:paraId="6F226B00" w14:textId="721BBD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12.247</w:t>
      </w:r>
    </w:p>
    <w:p w14:paraId="166FDA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247</w:t>
      </w:r>
    </w:p>
    <w:p w14:paraId="3AA442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āisena paṇḍita śrīvāsa</w:t>
      </w:r>
      <w:r w:rsidRPr="00790008">
        <w:rPr>
          <w:rStyle w:val="BookTitle"/>
          <w:rFonts w:asciiTheme="minorHAnsi" w:hAnsiTheme="minorHAnsi" w:cstheme="minorHAnsi"/>
          <w:b w:val="0"/>
          <w:bCs w:val="0"/>
          <w:color w:val="000000"/>
          <w:sz w:val="28"/>
          <w:szCs w:val="28"/>
        </w:rPr>
        <w:br/>
        <w:t>prabhu dekhi’ mātra tā’na haila mahā-hāsa</w:t>
      </w:r>
    </w:p>
    <w:p w14:paraId="439575BF" w14:textId="15AD76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Śrīvāsa Paṇḍita was coming from the opposite direction at that time. Upon seeing the Lord, Śrīvāsa began to laugh loudly.</w:t>
      </w:r>
    </w:p>
    <w:p w14:paraId="57D2F8F3" w14:textId="358B04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12.248</w:t>
      </w:r>
    </w:p>
    <w:p w14:paraId="53A576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248</w:t>
      </w:r>
    </w:p>
    <w:p w14:paraId="07B625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tā’ne dekhi’ prabhu karilena namaskāra</w:t>
      </w:r>
      <w:r w:rsidRPr="00790008">
        <w:rPr>
          <w:rStyle w:val="BookTitle"/>
          <w:rFonts w:asciiTheme="minorHAnsi" w:hAnsiTheme="minorHAnsi" w:cstheme="minorHAnsi"/>
          <w:b w:val="0"/>
          <w:bCs w:val="0"/>
          <w:color w:val="000000"/>
          <w:sz w:val="28"/>
          <w:szCs w:val="28"/>
        </w:rPr>
        <w:br/>
        <w:t>“cirajīvī hao” bole śrīvāsa udāra</w:t>
      </w:r>
    </w:p>
    <w:p w14:paraId="75FF4B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offered obeisances to Śrīvāsa, who blessed Nimāi by saying, “Live forever.”</w:t>
      </w:r>
    </w:p>
    <w:p w14:paraId="367DD549" w14:textId="19B955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Sāndīpani Muni as the teacher of Kṛṣṇa, Garga Muni as the priest, Bhṛgu Muni as the examiner, and,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 xml:space="preserve">, Brahmānanda Purī as a Godbrother of Īśvara Purī and Śrīvāsa Paṇḍita as a senior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all considered the Lord as an subordinate object of affection and care and thus acted as guardians of the Lord. But it should be understood that in the mood of awe and reverence, such behavior is harmful to the principles of service.</w:t>
      </w:r>
    </w:p>
    <w:p w14:paraId="146C1E79" w14:textId="32F6F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12.249-253</w:t>
      </w:r>
    </w:p>
    <w:p w14:paraId="12D9D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249-253</w:t>
      </w:r>
    </w:p>
    <w:p w14:paraId="491A5E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hāsiyā śrīvāsa bole,—“kaha dekhi, śuni?</w:t>
      </w:r>
      <w:r w:rsidRPr="00790008">
        <w:rPr>
          <w:rStyle w:val="BookTitle"/>
          <w:rFonts w:asciiTheme="minorHAnsi" w:hAnsiTheme="minorHAnsi" w:cstheme="minorHAnsi"/>
          <w:b w:val="0"/>
          <w:bCs w:val="0"/>
          <w:color w:val="000000"/>
          <w:sz w:val="28"/>
          <w:szCs w:val="28"/>
        </w:rPr>
        <w:br/>
        <w:t>kati caliyācha uddhatera cūḍāmaṇi?</w:t>
      </w:r>
    </w:p>
    <w:p w14:paraId="13B8118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nā bhajiyā kāla ki-kārye goṅāo?</w:t>
      </w:r>
      <w:r w:rsidRPr="00790008">
        <w:rPr>
          <w:rStyle w:val="BookTitle"/>
          <w:rFonts w:asciiTheme="minorHAnsi" w:hAnsiTheme="minorHAnsi" w:cstheme="minorHAnsi"/>
          <w:b w:val="0"/>
          <w:bCs w:val="0"/>
          <w:color w:val="000000"/>
          <w:sz w:val="28"/>
          <w:szCs w:val="28"/>
        </w:rPr>
        <w:br/>
        <w:t>rātri-dina niravadhi kene vā paḍāo?</w:t>
      </w:r>
    </w:p>
    <w:p w14:paraId="178505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paḍe kene loka?—kṛṣṇa-bhakti jānibāre</w:t>
      </w:r>
      <w:r w:rsidRPr="00790008">
        <w:rPr>
          <w:rStyle w:val="BookTitle"/>
          <w:rFonts w:asciiTheme="minorHAnsi" w:hAnsiTheme="minorHAnsi" w:cstheme="minorHAnsi"/>
          <w:b w:val="0"/>
          <w:bCs w:val="0"/>
          <w:color w:val="000000"/>
          <w:sz w:val="28"/>
          <w:szCs w:val="28"/>
        </w:rPr>
        <w:br/>
        <w:t>se yadi nahila, tabe vidyāya ki kare?</w:t>
      </w:r>
    </w:p>
    <w:p w14:paraId="652AB54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sarvadā vyartha nā goṅāo kāla</w:t>
      </w:r>
      <w:r w:rsidRPr="00790008">
        <w:rPr>
          <w:rStyle w:val="BookTitle"/>
          <w:rFonts w:asciiTheme="minorHAnsi" w:hAnsiTheme="minorHAnsi" w:cstheme="minorHAnsi"/>
          <w:b w:val="0"/>
          <w:bCs w:val="0"/>
          <w:color w:val="000000"/>
          <w:sz w:val="28"/>
          <w:szCs w:val="28"/>
        </w:rPr>
        <w:br/>
        <w:t>paḍilā ta’, ebe kṛṣṇa bhajaha sakāla”</w:t>
      </w:r>
    </w:p>
    <w:p w14:paraId="59DB30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mahāprabhu,—“śunaha, paṇḍita!</w:t>
      </w:r>
      <w:r w:rsidRPr="00790008">
        <w:rPr>
          <w:rStyle w:val="BookTitle"/>
          <w:rFonts w:asciiTheme="minorHAnsi" w:hAnsiTheme="minorHAnsi" w:cstheme="minorHAnsi"/>
          <w:b w:val="0"/>
          <w:bCs w:val="0"/>
          <w:color w:val="000000"/>
          <w:sz w:val="28"/>
          <w:szCs w:val="28"/>
        </w:rPr>
        <w:br/>
        <w:t>tomāra kṛpāya seha haibe niścita”</w:t>
      </w:r>
    </w:p>
    <w:p w14:paraId="4DDC89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smiled and inquired, “O best of the arrogant, where are You going? Why do You uselessly waste Your time by not worshiping Kṛṣṇa? Why do You spend day and night simply teaching mundane knowledge? Why do people study? Education is only for understanding devotional service of Lord Kṛṣṇa. Therefore don’t uselessly waste Your time any longer. You’ve studied enough. Now You should worship Kṛṣṇa.” Nimāi smiled and said, “Listen, Paṇḍita! That will certainly be done by your mercy.”</w:t>
      </w:r>
    </w:p>
    <w:p w14:paraId="16499A84" w14:textId="5E0701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while walking on the road, the Lord met Śrīvāsa Paṇḍita. When the Lord offered him obeisances, Śrīvāsa blessed Him, saying, “May You live long.” Śrīvāsa continued, “O Nimāi, if You give up the worship of Kṛṣṇa and spend Your time in activities not related with Kṛṣṇa, there will be no possibility of Your achieving eternal auspiciousness. The purpose of learning and teaching in this world is achieved only by dovetailing these activities in the devotional service of Kṛṣṇa. If devotion to Kṛṣṇa is not awakened by the cultivation of knowledge, then such cultivation is meaningless and fruitless. You have already studied many books, therefore do not delay any longer. Immediately engage in the topmost fruit of all studies, the worship of Lord Hari.” In answer to this, the Lord said, “O Paṇḍita, you are a devotee of the Lord. By your blessing I will soon become attached to the lotus feet of the Lord.”</w:t>
      </w:r>
    </w:p>
    <w:p w14:paraId="20B98914" w14:textId="28BE0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12.254</w:t>
      </w:r>
    </w:p>
    <w:p w14:paraId="08CC96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254</w:t>
      </w:r>
    </w:p>
    <w:p w14:paraId="270B16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hāsiyā calilā</w:t>
      </w:r>
      <w:r w:rsidRPr="00790008">
        <w:rPr>
          <w:rStyle w:val="BookTitle"/>
          <w:rFonts w:asciiTheme="minorHAnsi" w:hAnsiTheme="minorHAnsi" w:cstheme="minorHAnsi"/>
          <w:b w:val="0"/>
          <w:bCs w:val="0"/>
          <w:color w:val="000000"/>
          <w:sz w:val="28"/>
          <w:szCs w:val="28"/>
        </w:rPr>
        <w:br/>
        <w:t>gaṅgā-tīre āsi’ śiṣya-sahite mililā</w:t>
      </w:r>
    </w:p>
    <w:p w14:paraId="355456AA" w14:textId="48D178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Mahāprabhu smiled and departed for the bank of the Ganges, where He met His students.</w:t>
      </w:r>
    </w:p>
    <w:p w14:paraId="7F8D7C50" w14:textId="0FE000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12.255</w:t>
      </w:r>
    </w:p>
    <w:p w14:paraId="71E710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255</w:t>
      </w:r>
    </w:p>
    <w:p w14:paraId="2DE99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vasilena śrī-śacīnandana</w:t>
      </w:r>
      <w:r w:rsidRPr="00790008">
        <w:rPr>
          <w:rStyle w:val="BookTitle"/>
          <w:rFonts w:asciiTheme="minorHAnsi" w:hAnsiTheme="minorHAnsi" w:cstheme="minorHAnsi"/>
          <w:b w:val="0"/>
          <w:bCs w:val="0"/>
          <w:color w:val="000000"/>
          <w:sz w:val="28"/>
          <w:szCs w:val="28"/>
        </w:rPr>
        <w:br/>
        <w:t>catur-dike veḍiyā vasilā śiṣya-gaṇa</w:t>
      </w:r>
    </w:p>
    <w:p w14:paraId="123D8278" w14:textId="6F731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then sat on the bank of the Ganges with His students surrounding Him on all sides.</w:t>
      </w:r>
    </w:p>
    <w:p w14:paraId="5CC2ECAA" w14:textId="3933ED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12.256</w:t>
      </w:r>
    </w:p>
    <w:p w14:paraId="3CFE2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256</w:t>
      </w:r>
    </w:p>
    <w:p w14:paraId="290DB1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koṭi-mukhe sei śobhā nā pāri kahite</w:t>
      </w:r>
      <w:r w:rsidRPr="00790008">
        <w:rPr>
          <w:rStyle w:val="BookTitle"/>
          <w:rFonts w:asciiTheme="minorHAnsi" w:hAnsiTheme="minorHAnsi" w:cstheme="minorHAnsi"/>
          <w:b w:val="0"/>
          <w:bCs w:val="0"/>
          <w:color w:val="000000"/>
          <w:sz w:val="28"/>
          <w:szCs w:val="28"/>
        </w:rPr>
        <w:br/>
        <w:t>upamā o tā’ra nāhi dekhi trijagate</w:t>
      </w:r>
    </w:p>
    <w:p w14:paraId="60A3361A" w14:textId="75390F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could not describe the beauty of that scene even if I had millions of mouths. There is no comparison in the three worlds.</w:t>
      </w:r>
    </w:p>
    <w:p w14:paraId="705F7E40" w14:textId="1760C4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12.257</w:t>
      </w:r>
    </w:p>
    <w:p w14:paraId="1A7B52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257</w:t>
      </w:r>
    </w:p>
    <w:p w14:paraId="7EB194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candra-tārā-gaṇa vā baliba, seho naya</w:t>
      </w:r>
      <w:r w:rsidRPr="00790008">
        <w:rPr>
          <w:rStyle w:val="BookTitle"/>
          <w:rFonts w:asciiTheme="minorHAnsi" w:hAnsiTheme="minorHAnsi" w:cstheme="minorHAnsi"/>
          <w:b w:val="0"/>
          <w:bCs w:val="0"/>
          <w:color w:val="000000"/>
          <w:sz w:val="28"/>
          <w:szCs w:val="28"/>
        </w:rPr>
        <w:br/>
        <w:t>sakalaṅka,—tā’ra kalā kṣaya-vṛddhi haya</w:t>
      </w:r>
    </w:p>
    <w:p w14:paraId="2356D470" w14:textId="0D6BE1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compare that scene with the moon surrounded by stars, because the moon has spots and it also waxes and wanes.</w:t>
      </w:r>
    </w:p>
    <w:p w14:paraId="55208CD4" w14:textId="68E120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12.258</w:t>
      </w:r>
    </w:p>
    <w:p w14:paraId="5CC77E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258</w:t>
      </w:r>
    </w:p>
    <w:p w14:paraId="45511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sarva-kāla-paripūrṇa e prabhura kalā</w:t>
      </w:r>
      <w:r w:rsidRPr="00790008">
        <w:rPr>
          <w:rStyle w:val="BookTitle"/>
          <w:rFonts w:asciiTheme="minorHAnsi" w:hAnsiTheme="minorHAnsi" w:cstheme="minorHAnsi"/>
          <w:b w:val="0"/>
          <w:bCs w:val="0"/>
          <w:color w:val="000000"/>
          <w:sz w:val="28"/>
          <w:szCs w:val="28"/>
        </w:rPr>
        <w:br/>
        <w:t>niṣkalaṅka, teñi se upamā dūre gelā</w:t>
      </w:r>
    </w:p>
    <w:p w14:paraId="12603299" w14:textId="7D9482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however, is eternally complete and spotless, therefore a comparison with the moon is unjustified.</w:t>
      </w:r>
    </w:p>
    <w:p w14:paraId="0F81E55C" w14:textId="5E3CC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12.259</w:t>
      </w:r>
    </w:p>
    <w:p w14:paraId="0548C2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259</w:t>
      </w:r>
    </w:p>
    <w:p w14:paraId="4BB0D5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bṛhaspati-upamā o dite nā yuyāya</w:t>
      </w:r>
      <w:r w:rsidRPr="00790008">
        <w:rPr>
          <w:rStyle w:val="BookTitle"/>
          <w:rFonts w:asciiTheme="minorHAnsi" w:hAnsiTheme="minorHAnsi" w:cstheme="minorHAnsi"/>
          <w:b w:val="0"/>
          <w:bCs w:val="0"/>
          <w:color w:val="000000"/>
          <w:sz w:val="28"/>
          <w:szCs w:val="28"/>
        </w:rPr>
        <w:br/>
        <w:t>teṅho eka-pakṣa,—deva-gaṇera sahāya</w:t>
      </w:r>
    </w:p>
    <w:p w14:paraId="69E56976" w14:textId="524211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compare Nimāi with even Bṛhaspati, because Bṛhaspati is partial to the demigods.</w:t>
      </w:r>
    </w:p>
    <w:p w14:paraId="210BB20E" w14:textId="493B04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12.260</w:t>
      </w:r>
    </w:p>
    <w:p w14:paraId="58BA8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260</w:t>
      </w:r>
    </w:p>
    <w:p w14:paraId="3F6DB1B5" w14:textId="06B280F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prabhu—sabāra pakṣa, sahāya sabāra</w:t>
      </w:r>
      <w:r w:rsidRPr="00790008">
        <w:rPr>
          <w:rStyle w:val="BookTitle"/>
          <w:rFonts w:asciiTheme="minorHAnsi" w:hAnsiTheme="minorHAnsi" w:cstheme="minorHAnsi"/>
          <w:b w:val="0"/>
          <w:bCs w:val="0"/>
          <w:color w:val="000000"/>
          <w:sz w:val="28"/>
          <w:szCs w:val="28"/>
        </w:rPr>
        <w:br/>
        <w:t>ata</w:t>
      </w:r>
      <w:ins w:id="189" w:author="your servant" w:date="2020-08-26T13:13:00Z">
        <w:r w:rsidR="003E4B47">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se dṛṣṭānta nā haya iṅhāra</w:t>
      </w:r>
    </w:p>
    <w:p w14:paraId="5751BDDE" w14:textId="59FFA5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This Lord, however, is partial to everyone, and therefore a comparison with Bṛhaspati is also unjustified.</w:t>
      </w:r>
    </w:p>
    <w:p w14:paraId="75EDDA25" w14:textId="43CF6B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12.261</w:t>
      </w:r>
    </w:p>
    <w:p w14:paraId="40D6AE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261</w:t>
      </w:r>
    </w:p>
    <w:p w14:paraId="40CAB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kāmadeva-upamā vā diba, seho naya</w:t>
      </w:r>
      <w:r w:rsidRPr="00790008">
        <w:rPr>
          <w:rStyle w:val="BookTitle"/>
          <w:rFonts w:asciiTheme="minorHAnsi" w:hAnsiTheme="minorHAnsi" w:cstheme="minorHAnsi"/>
          <w:b w:val="0"/>
          <w:bCs w:val="0"/>
          <w:color w:val="000000"/>
          <w:sz w:val="28"/>
          <w:szCs w:val="28"/>
        </w:rPr>
        <w:br/>
        <w:t>teṅho citte jāgile, cittera kṣobha haya</w:t>
      </w:r>
    </w:p>
    <w:p w14:paraId="3C59F3A9" w14:textId="6E474F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Nor can I compare Nimāi with Cupid, because if Cupid appears in one’s heart, that heart becomes agitated.</w:t>
      </w:r>
    </w:p>
    <w:p w14:paraId="61E56A1E" w14:textId="691B19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12.262</w:t>
      </w:r>
    </w:p>
    <w:p w14:paraId="3924E4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262</w:t>
      </w:r>
    </w:p>
    <w:p w14:paraId="0E5E95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prabhu jāgile citte, sarva-bandha-kṣaya</w:t>
      </w:r>
      <w:r w:rsidRPr="00790008">
        <w:rPr>
          <w:rStyle w:val="BookTitle"/>
          <w:rFonts w:asciiTheme="minorHAnsi" w:hAnsiTheme="minorHAnsi" w:cstheme="minorHAnsi"/>
          <w:b w:val="0"/>
          <w:bCs w:val="0"/>
          <w:color w:val="000000"/>
          <w:sz w:val="28"/>
          <w:szCs w:val="28"/>
        </w:rPr>
        <w:br/>
        <w:t>parama-nirmala suprasanna citta haya</w:t>
      </w:r>
    </w:p>
    <w:p w14:paraId="251AC4DF" w14:textId="3BDFA8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this Lord appears in one’s heart, however, all one’s material bondage is destroyed and his heart becomes pure and happy.</w:t>
      </w:r>
    </w:p>
    <w:p w14:paraId="0EFF582F" w14:textId="48802D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12.263</w:t>
      </w:r>
    </w:p>
    <w:p w14:paraId="74E6CD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263</w:t>
      </w:r>
    </w:p>
    <w:p w14:paraId="613BD2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sakala dṛṣṭānta yogya naya</w:t>
      </w:r>
      <w:r w:rsidRPr="00790008">
        <w:rPr>
          <w:rStyle w:val="BookTitle"/>
          <w:rFonts w:asciiTheme="minorHAnsi" w:hAnsiTheme="minorHAnsi" w:cstheme="minorHAnsi"/>
          <w:b w:val="0"/>
          <w:bCs w:val="0"/>
          <w:color w:val="000000"/>
          <w:sz w:val="28"/>
          <w:szCs w:val="28"/>
        </w:rPr>
        <w:br/>
        <w:t>sabe eka upamā dekhiyā citte laya</w:t>
      </w:r>
    </w:p>
    <w:p w14:paraId="56D9C1A9" w14:textId="5D92BB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all these comparisons are improper. But there is one comparison that I can think of.</w:t>
      </w:r>
    </w:p>
    <w:p w14:paraId="7AE76581" w14:textId="50B96E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12.264-265</w:t>
      </w:r>
    </w:p>
    <w:p w14:paraId="1A2E02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264-265</w:t>
      </w:r>
    </w:p>
    <w:p w14:paraId="721EB25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kālindīra tīre yena śrī-nanda-kumāra</w:t>
      </w:r>
      <w:r w:rsidRPr="00790008">
        <w:rPr>
          <w:rStyle w:val="BookTitle"/>
          <w:rFonts w:asciiTheme="minorHAnsi" w:hAnsiTheme="minorHAnsi" w:cstheme="minorHAnsi"/>
          <w:b w:val="0"/>
          <w:bCs w:val="0"/>
          <w:color w:val="000000"/>
          <w:sz w:val="28"/>
          <w:szCs w:val="28"/>
        </w:rPr>
        <w:br/>
        <w:t>gopa-vṛnda-madhye vasi’ karilā vihāra</w:t>
      </w:r>
    </w:p>
    <w:p w14:paraId="4E0A48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gopa-vṛnda lai’ sei kṛṣṇacandra</w:t>
      </w:r>
      <w:r w:rsidRPr="00790008">
        <w:rPr>
          <w:rStyle w:val="BookTitle"/>
          <w:rFonts w:asciiTheme="minorHAnsi" w:hAnsiTheme="minorHAnsi" w:cstheme="minorHAnsi"/>
          <w:b w:val="0"/>
          <w:bCs w:val="0"/>
          <w:color w:val="000000"/>
          <w:sz w:val="28"/>
          <w:szCs w:val="28"/>
        </w:rPr>
        <w:br/>
        <w:t>bujhi,—dvija-rūpe gaṅgā-tīre kare raṅga</w:t>
      </w:r>
    </w:p>
    <w:p w14:paraId="5B97F7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the son of Nanda enjoyed His pastimes sitting amongst the cowherd boys on the bank of the Yamunā, that same Kṛṣṇa in the form of a brāhmaṇa now enjoyed pastimes sitting with those same cowherd boys on the bank of the Ganges.</w:t>
      </w:r>
    </w:p>
    <w:p w14:paraId="5A80CE8E" w14:textId="209051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sat on the bank of the Ganges surrounded by His students. Three comparisons are given in this regard: (1) the moon surrounded by the stars, (2) Bṛhaspati surrounded by the demigods, and (3) Cupid. But these three comparisons are unable to properly describe the Lord’s unparalleled beauty and </w:t>
      </w:r>
      <w:r w:rsidRPr="00790008">
        <w:rPr>
          <w:rStyle w:val="BookTitle"/>
          <w:rFonts w:asciiTheme="minorHAnsi" w:hAnsiTheme="minorHAnsi" w:cstheme="minorHAnsi"/>
          <w:b w:val="0"/>
          <w:bCs w:val="0"/>
          <w:color w:val="000000"/>
          <w:sz w:val="28"/>
          <w:szCs w:val="28"/>
        </w:rPr>
        <w:lastRenderedPageBreak/>
        <w:t>sitting posture, because (a) the moon has black marks resembling a rabbit, it waxes and wanes, and it cannot be seen in daylight, while Gauracandra is devoid of black spots and diminishment; (b) Bṛhaspati is the spiritual master of just one party (only the demigods) and has no sympathy for the opposing party, the demons, while Gaurasundara is the spiritual master of everyone; and (c) Cupid appears in the mind of a person and causes mundane agitation, while the appearance of Gaurasundara vanquishes all bondage and enlivens the living entities. Though these comparisons give an incomplete and partial indication of the Lord’s beauty, they are unable to give a complete description. Therefore Govinda in His unparalleled pastimes of sitting on the bank of the Yamunā with the cowherd boys is the best and ideal comparison to Gaura, who is nondifferent from Him.</w:t>
      </w:r>
    </w:p>
    <w:p w14:paraId="1A81019E" w14:textId="66F00B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12.266</w:t>
      </w:r>
    </w:p>
    <w:p w14:paraId="6227D0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266</w:t>
      </w:r>
    </w:p>
    <w:p w14:paraId="421D7E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ye-ye-jane dekhe prabhu-mukha</w:t>
      </w:r>
      <w:r w:rsidRPr="00790008">
        <w:rPr>
          <w:rStyle w:val="BookTitle"/>
          <w:rFonts w:asciiTheme="minorHAnsi" w:hAnsiTheme="minorHAnsi" w:cstheme="minorHAnsi"/>
          <w:b w:val="0"/>
          <w:bCs w:val="0"/>
          <w:color w:val="000000"/>
          <w:sz w:val="28"/>
          <w:szCs w:val="28"/>
        </w:rPr>
        <w:br/>
        <w:t>sei pāya ati-anirvacanīya sukha</w:t>
      </w:r>
    </w:p>
    <w:p w14:paraId="08BD93E0" w14:textId="7B8BED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the Lord’s face as He sat on the bank of the Ganges attained indescribable happiness.</w:t>
      </w:r>
    </w:p>
    <w:p w14:paraId="6BDE9C30" w14:textId="34755A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12.267-270</w:t>
      </w:r>
    </w:p>
    <w:p w14:paraId="561AD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267-270</w:t>
      </w:r>
    </w:p>
    <w:p w14:paraId="5EB2F9F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teja ati-vilakṣaṇa</w:t>
      </w:r>
      <w:r w:rsidRPr="00790008">
        <w:rPr>
          <w:rStyle w:val="BookTitle"/>
          <w:rFonts w:asciiTheme="minorHAnsi" w:hAnsiTheme="minorHAnsi" w:cstheme="minorHAnsi"/>
          <w:b w:val="0"/>
          <w:bCs w:val="0"/>
          <w:color w:val="000000"/>
          <w:sz w:val="28"/>
          <w:szCs w:val="28"/>
        </w:rPr>
        <w:br/>
        <w:t>gaṅgā-tīre kāṇākāṇi kare sarva-jana</w:t>
      </w:r>
    </w:p>
    <w:p w14:paraId="132C4C5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bole,—“eta teja mānuṣera naya”</w:t>
      </w:r>
      <w:r w:rsidRPr="00790008">
        <w:rPr>
          <w:rStyle w:val="BookTitle"/>
          <w:rFonts w:asciiTheme="minorHAnsi" w:hAnsiTheme="minorHAnsi" w:cstheme="minorHAnsi"/>
          <w:b w:val="0"/>
          <w:bCs w:val="0"/>
          <w:color w:val="000000"/>
          <w:sz w:val="28"/>
          <w:szCs w:val="28"/>
        </w:rPr>
        <w:br/>
        <w:t>keha bole,—“e brāhmaṇa viṣṇu-aṁśa haya”</w:t>
      </w:r>
    </w:p>
    <w:p w14:paraId="2579E77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bole,—“vipra rājā haibeka gauḍe</w:t>
      </w:r>
      <w:r w:rsidRPr="00790008">
        <w:rPr>
          <w:rStyle w:val="BookTitle"/>
          <w:rFonts w:asciiTheme="minorHAnsi" w:hAnsiTheme="minorHAnsi" w:cstheme="minorHAnsi"/>
          <w:b w:val="0"/>
          <w:bCs w:val="0"/>
          <w:color w:val="000000"/>
          <w:sz w:val="28"/>
          <w:szCs w:val="28"/>
        </w:rPr>
        <w:br/>
        <w:t>sei ei bujhi,—ei kathana nā naḍe</w:t>
      </w:r>
    </w:p>
    <w:p w14:paraId="2CE310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rāja-cakravartī-cihna dekhiye sakala”</w:t>
      </w:r>
      <w:r w:rsidRPr="00790008">
        <w:rPr>
          <w:rStyle w:val="BookTitle"/>
          <w:rFonts w:asciiTheme="minorHAnsi" w:hAnsiTheme="minorHAnsi" w:cstheme="minorHAnsi"/>
          <w:b w:val="0"/>
          <w:bCs w:val="0"/>
          <w:color w:val="000000"/>
          <w:sz w:val="28"/>
          <w:szCs w:val="28"/>
        </w:rPr>
        <w:br/>
        <w:t>ei-mata bole yā’ra yata buddhi-bala</w:t>
      </w:r>
    </w:p>
    <w:p w14:paraId="7184B9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Lord’s extraordinary effulgence, everyone on the bank of the Ganges began to whisper to one another. Someone said, “An ordinary human does not have such effulgence.” Someone else said, “This brāhmaṇa is a portion of Lord Viṣṇu.” Another said, “I think He will fulfill the prediction that a brāhmaṇa will become the king of Gauḍa, for He has all the symptoms of a king.” In this way everyone spoke according to their understanding.</w:t>
      </w:r>
    </w:p>
    <w:p w14:paraId="645D6BAE" w14:textId="6FFA54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Lord’s effulgence, no one considered Him equal to an ordinary human </w:t>
      </w:r>
      <w:r w:rsidRPr="00790008">
        <w:rPr>
          <w:rStyle w:val="BookTitle"/>
          <w:rFonts w:asciiTheme="minorHAnsi" w:hAnsiTheme="minorHAnsi" w:cstheme="minorHAnsi"/>
          <w:b w:val="0"/>
          <w:bCs w:val="0"/>
          <w:color w:val="000000"/>
          <w:sz w:val="28"/>
          <w:szCs w:val="28"/>
        </w:rPr>
        <w:lastRenderedPageBreak/>
        <w:t xml:space="preserve">being. Some people thought He was a portion of Viṣṇu, and some thought that the time had come for fulfillment of the prediction that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become the king of Bengal. In other words, on seeing Him it appeared to people that He would in the future become king of Bengal, or in other words, the Lord of the Gauḍīyas. This prediction could not prove otherwise.</w:t>
      </w:r>
    </w:p>
    <w:p w14:paraId="6EF8F0C3" w14:textId="450FFE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12.271</w:t>
      </w:r>
    </w:p>
    <w:p w14:paraId="5F3961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271</w:t>
      </w:r>
    </w:p>
    <w:p w14:paraId="4EA8FE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adhyāpaka-prati saba kaṭākṣā kariyā</w:t>
      </w:r>
      <w:r w:rsidRPr="00790008">
        <w:rPr>
          <w:rStyle w:val="BookTitle"/>
          <w:rFonts w:asciiTheme="minorHAnsi" w:hAnsiTheme="minorHAnsi" w:cstheme="minorHAnsi"/>
          <w:b w:val="0"/>
          <w:bCs w:val="0"/>
          <w:color w:val="000000"/>
          <w:sz w:val="28"/>
          <w:szCs w:val="28"/>
        </w:rPr>
        <w:br/>
        <w:t>vyākhyā kare prabhu gaṅgā-samīpe vasiyā</w:t>
      </w:r>
    </w:p>
    <w:p w14:paraId="43885B1E" w14:textId="1DEAAA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Lord pointed out faults in the other teachers as He engaged in explaining the scriptures on the bank of the Ganges.</w:t>
      </w:r>
    </w:p>
    <w:p w14:paraId="611C7945" w14:textId="14E3B1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12.272</w:t>
      </w:r>
    </w:p>
    <w:p w14:paraId="1C6531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272</w:t>
      </w:r>
    </w:p>
    <w:p w14:paraId="58559A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’haya’ vyākhyā ’naya’ kare ’naya’ kare ’haya’</w:t>
      </w:r>
      <w:r w:rsidRPr="00790008">
        <w:rPr>
          <w:rStyle w:val="BookTitle"/>
          <w:rFonts w:asciiTheme="minorHAnsi" w:hAnsiTheme="minorHAnsi" w:cstheme="minorHAnsi"/>
          <w:b w:val="0"/>
          <w:bCs w:val="0"/>
          <w:color w:val="000000"/>
          <w:sz w:val="28"/>
          <w:szCs w:val="28"/>
        </w:rPr>
        <w:br/>
        <w:t>sakala khaṇḍiyā, śeṣe sakala sthāpaya</w:t>
      </w:r>
    </w:p>
    <w:p w14:paraId="7F2D74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established correct statements as incorrect and incorrect statements as correct. Then, after refuting all other explanations, He again established the proper meaning with new explanations.</w:t>
      </w:r>
    </w:p>
    <w:p w14:paraId="1A9831C8" w14:textId="0BC0D16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began to exhibit such ingenious scholastic pastimes that He easily refuted the challenges of all ordinary people and established His own conclusions. He would first refute a challenge and then reestablish it by His own ingenuity.</w:t>
      </w:r>
    </w:p>
    <w:p w14:paraId="5BBA7310" w14:textId="11B10F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12.273</w:t>
      </w:r>
    </w:p>
    <w:p w14:paraId="1ADD09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273</w:t>
      </w:r>
    </w:p>
    <w:p w14:paraId="6942DE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bole,—“tā’re āmi bali ye ’paṇḍita’</w:t>
      </w:r>
      <w:r w:rsidRPr="00790008">
        <w:rPr>
          <w:rStyle w:val="BookTitle"/>
          <w:rFonts w:asciiTheme="minorHAnsi" w:hAnsiTheme="minorHAnsi" w:cstheme="minorHAnsi"/>
          <w:b w:val="0"/>
          <w:bCs w:val="0"/>
          <w:color w:val="000000"/>
          <w:sz w:val="28"/>
          <w:szCs w:val="28"/>
        </w:rPr>
        <w:br/>
        <w:t>eka-bāra vyākhyā kare āmāra sahita</w:t>
      </w:r>
    </w:p>
    <w:p w14:paraId="56A9BC91" w14:textId="67169A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consider a person learned if he is able to discuss with Me.</w:t>
      </w:r>
    </w:p>
    <w:p w14:paraId="48B3E60F" w14:textId="007BEC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12.274</w:t>
      </w:r>
    </w:p>
    <w:p w14:paraId="388DB0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274</w:t>
      </w:r>
    </w:p>
    <w:p w14:paraId="484CF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vyākhyā vyākhyāna kariyā āra-bāra</w:t>
      </w:r>
      <w:r w:rsidRPr="00790008">
        <w:rPr>
          <w:rStyle w:val="BookTitle"/>
          <w:rFonts w:asciiTheme="minorHAnsi" w:hAnsiTheme="minorHAnsi" w:cstheme="minorHAnsi"/>
          <w:b w:val="0"/>
          <w:bCs w:val="0"/>
          <w:color w:val="000000"/>
          <w:sz w:val="28"/>
          <w:szCs w:val="28"/>
        </w:rPr>
        <w:br/>
        <w:t>āmā’ prabodhibe,—hena śakti āche kā’ra?”</w:t>
      </w:r>
    </w:p>
    <w:p w14:paraId="7781F7C4" w14:textId="455426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refute Me by establishing a different explanation?”</w:t>
      </w:r>
    </w:p>
    <w:p w14:paraId="500B165C" w14:textId="6F6432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12.275</w:t>
      </w:r>
    </w:p>
    <w:p w14:paraId="5465A0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275</w:t>
      </w:r>
    </w:p>
    <w:p w14:paraId="5EBEBB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ei-mata īśvara vyañjena ahaṅkāra</w:t>
      </w:r>
      <w:r w:rsidRPr="00790008">
        <w:rPr>
          <w:rStyle w:val="BookTitle"/>
          <w:rFonts w:asciiTheme="minorHAnsi" w:hAnsiTheme="minorHAnsi" w:cstheme="minorHAnsi"/>
          <w:b w:val="0"/>
          <w:bCs w:val="0"/>
          <w:color w:val="000000"/>
          <w:sz w:val="28"/>
          <w:szCs w:val="28"/>
        </w:rPr>
        <w:br/>
        <w:t>sarva-garva cūrṇa haya śuniñā sabāra</w:t>
      </w:r>
    </w:p>
    <w:p w14:paraId="36C6B2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Supreme Lord exhibited His pride in this way, He smashed the pride of all others.</w:t>
      </w:r>
    </w:p>
    <w:p w14:paraId="6C7096B5" w14:textId="0DEC21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vyañjena ahaṅkāra </w:t>
      </w:r>
      <w:r w:rsidRPr="00790008">
        <w:rPr>
          <w:rStyle w:val="BookTitle"/>
          <w:rFonts w:asciiTheme="minorHAnsi" w:hAnsiTheme="minorHAnsi" w:cstheme="minorHAnsi"/>
          <w:b w:val="0"/>
          <w:bCs w:val="0"/>
          <w:color w:val="000000"/>
          <w:sz w:val="28"/>
          <w:szCs w:val="28"/>
        </w:rPr>
        <w:t>mean “manifesting pride.”</w:t>
      </w:r>
    </w:p>
    <w:p w14:paraId="36528A07" w14:textId="64B8F6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12.276</w:t>
      </w:r>
    </w:p>
    <w:p w14:paraId="1785F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276</w:t>
      </w:r>
    </w:p>
    <w:p w14:paraId="1EDD3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vā prabhura śiṣya, tā’ra anta nāi</w:t>
      </w:r>
      <w:r w:rsidRPr="00790008">
        <w:rPr>
          <w:rStyle w:val="BookTitle"/>
          <w:rFonts w:asciiTheme="minorHAnsi" w:hAnsiTheme="minorHAnsi" w:cstheme="minorHAnsi"/>
          <w:b w:val="0"/>
          <w:bCs w:val="0"/>
          <w:color w:val="000000"/>
          <w:sz w:val="28"/>
          <w:szCs w:val="28"/>
        </w:rPr>
        <w:br/>
        <w:t>kata vā maṇḍalī hai’ paḍe ṭhāñi ṭhāñi</w:t>
      </w:r>
    </w:p>
    <w:p w14:paraId="08A15EC5" w14:textId="562685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innumerable students, who studied in groups under His direction.</w:t>
      </w:r>
    </w:p>
    <w:p w14:paraId="31BD6F14" w14:textId="3B20B8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12.277</w:t>
      </w:r>
    </w:p>
    <w:p w14:paraId="4B5B1E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277</w:t>
      </w:r>
    </w:p>
    <w:p w14:paraId="27BE2C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daśa biśa brāhmaṇa-kumāra</w:t>
      </w:r>
      <w:r w:rsidRPr="00790008">
        <w:rPr>
          <w:rStyle w:val="BookTitle"/>
          <w:rFonts w:asciiTheme="minorHAnsi" w:hAnsiTheme="minorHAnsi" w:cstheme="minorHAnsi"/>
          <w:b w:val="0"/>
          <w:bCs w:val="0"/>
          <w:color w:val="000000"/>
          <w:sz w:val="28"/>
          <w:szCs w:val="28"/>
        </w:rPr>
        <w:br/>
        <w:t>āsiyā prabhura pā’ya kare namaskāra</w:t>
      </w:r>
    </w:p>
    <w:p w14:paraId="66805CA5" w14:textId="285389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day ten or twenty brāhmaṇa boys came to offer obeisances to the Lord.</w:t>
      </w:r>
    </w:p>
    <w:p w14:paraId="656F0B2B" w14:textId="578A24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12.278</w:t>
      </w:r>
    </w:p>
    <w:p w14:paraId="700C5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278</w:t>
      </w:r>
    </w:p>
    <w:p w14:paraId="4B1C22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“paṇḍita, āmarā paḍibāṅa tomā’ sthāne</w:t>
      </w:r>
      <w:r w:rsidRPr="00790008">
        <w:rPr>
          <w:rStyle w:val="BookTitle"/>
          <w:rFonts w:asciiTheme="minorHAnsi" w:hAnsiTheme="minorHAnsi" w:cstheme="minorHAnsi"/>
          <w:b w:val="0"/>
          <w:bCs w:val="0"/>
          <w:color w:val="000000"/>
          <w:sz w:val="28"/>
          <w:szCs w:val="28"/>
        </w:rPr>
        <w:br/>
        <w:t>kichu jāni,—hena kṛpā karibā āpane”</w:t>
      </w:r>
    </w:p>
    <w:p w14:paraId="255F58F0" w14:textId="45BBA7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say, “O Paṇḍita, we wish to study with You. Please be merciful, so that we may learn something.”</w:t>
      </w:r>
    </w:p>
    <w:p w14:paraId="55E3C4D4" w14:textId="7BD259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12.279</w:t>
      </w:r>
    </w:p>
    <w:p w14:paraId="1E02EA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279</w:t>
      </w:r>
    </w:p>
    <w:p w14:paraId="565404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bhāla”,—hāsi prabhu bolena vacana</w:t>
      </w:r>
      <w:r w:rsidRPr="00790008">
        <w:rPr>
          <w:rStyle w:val="BookTitle"/>
          <w:rFonts w:asciiTheme="minorHAnsi" w:hAnsiTheme="minorHAnsi" w:cstheme="minorHAnsi"/>
          <w:b w:val="0"/>
          <w:bCs w:val="0"/>
          <w:color w:val="000000"/>
          <w:sz w:val="28"/>
          <w:szCs w:val="28"/>
        </w:rPr>
        <w:br/>
        <w:t>ei-mata prati-dina bāḍe śiṣya-gaṇa</w:t>
      </w:r>
    </w:p>
    <w:p w14:paraId="3E5E21C0" w14:textId="117526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“Good. Good.” Thus the number of His students increased day by day.</w:t>
      </w:r>
    </w:p>
    <w:p w14:paraId="3C4191BA" w14:textId="38F624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12.280</w:t>
      </w:r>
    </w:p>
    <w:p w14:paraId="3A8051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280</w:t>
      </w:r>
    </w:p>
    <w:p w14:paraId="3BF6BE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śiṣya-saṅge maṇḍalī kariyā</w:t>
      </w:r>
      <w:r w:rsidRPr="00790008">
        <w:rPr>
          <w:rStyle w:val="BookTitle"/>
          <w:rFonts w:asciiTheme="minorHAnsi" w:hAnsiTheme="minorHAnsi" w:cstheme="minorHAnsi"/>
          <w:b w:val="0"/>
          <w:bCs w:val="0"/>
          <w:color w:val="000000"/>
          <w:sz w:val="28"/>
          <w:szCs w:val="28"/>
        </w:rPr>
        <w:br/>
        <w:t>vaikuṇṭhera cūḍāmaṇi āchena vasiyā</w:t>
      </w:r>
    </w:p>
    <w:p w14:paraId="7D2BEA78" w14:textId="704FAE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would sit amidst the circle of His students on the bank of the Ganges.</w:t>
      </w:r>
    </w:p>
    <w:p w14:paraId="18CEEB5E" w14:textId="65140D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12.281</w:t>
      </w:r>
    </w:p>
    <w:p w14:paraId="55282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281</w:t>
      </w:r>
    </w:p>
    <w:p w14:paraId="203840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dekhe saba bhāgyavanta loka</w:t>
      </w:r>
      <w:r w:rsidRPr="00790008">
        <w:rPr>
          <w:rStyle w:val="BookTitle"/>
          <w:rFonts w:asciiTheme="minorHAnsi" w:hAnsiTheme="minorHAnsi" w:cstheme="minorHAnsi"/>
          <w:b w:val="0"/>
          <w:bCs w:val="0"/>
          <w:color w:val="000000"/>
          <w:sz w:val="28"/>
          <w:szCs w:val="28"/>
        </w:rPr>
        <w:br/>
        <w:t>sarva-navadvīpa prabhu-prabhāve aśoka</w:t>
      </w:r>
    </w:p>
    <w:p w14:paraId="0DABF1AE" w14:textId="03F9C64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Fortunate people watched from all sides, and by the influence of the Lord the entire city of Navadvīpa became free from lamentation.</w:t>
      </w:r>
    </w:p>
    <w:p w14:paraId="186352C1" w14:textId="1DE7EB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12.282</w:t>
      </w:r>
    </w:p>
    <w:p w14:paraId="356A6A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282</w:t>
      </w:r>
    </w:p>
    <w:p w14:paraId="7BA75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ānanda ye-ye-bhāgyavanta dekhileka</w:t>
      </w:r>
      <w:r w:rsidRPr="00790008">
        <w:rPr>
          <w:rStyle w:val="BookTitle"/>
          <w:rFonts w:asciiTheme="minorHAnsi" w:hAnsiTheme="minorHAnsi" w:cstheme="minorHAnsi"/>
          <w:b w:val="0"/>
          <w:bCs w:val="0"/>
          <w:color w:val="000000"/>
          <w:sz w:val="28"/>
          <w:szCs w:val="28"/>
        </w:rPr>
        <w:br/>
        <w:t>kon jana āche,—tā’ra bhāgya balibeka?</w:t>
      </w:r>
    </w:p>
    <w:p w14:paraId="7B3E5D34" w14:textId="28FFE2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calculate the good fortune of the pious souls who saw those pastimes?</w:t>
      </w:r>
    </w:p>
    <w:p w14:paraId="228A9F8F" w14:textId="415D90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12.283</w:t>
      </w:r>
    </w:p>
    <w:p w14:paraId="3B17FA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283</w:t>
      </w:r>
    </w:p>
    <w:p w14:paraId="0BE992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ānanda dekhileka ye sukṛti jana</w:t>
      </w:r>
      <w:r w:rsidRPr="00790008">
        <w:rPr>
          <w:rStyle w:val="BookTitle"/>
          <w:rFonts w:asciiTheme="minorHAnsi" w:hAnsiTheme="minorHAnsi" w:cstheme="minorHAnsi"/>
          <w:b w:val="0"/>
          <w:bCs w:val="0"/>
          <w:color w:val="000000"/>
          <w:sz w:val="28"/>
          <w:szCs w:val="28"/>
        </w:rPr>
        <w:br/>
        <w:t>tā’ne dekhile o, khaṇḍe saṁsāra-bandhana</w:t>
      </w:r>
    </w:p>
    <w:p w14:paraId="35B578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by seeing a pious soul who has seen those pastimes one is freed from material bondage.</w:t>
      </w:r>
    </w:p>
    <w:p w14:paraId="438DD639" w14:textId="7FCB4F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transcendental Vaikuṇṭha pastimes of Śrī Gaurasundara are so ecstatic that if one sees a person who sees such pastimes, one is freed from attachment to material existence.</w:t>
      </w:r>
    </w:p>
    <w:p w14:paraId="3360149C" w14:textId="1219E9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12.284</w:t>
      </w:r>
    </w:p>
    <w:p w14:paraId="08037E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284</w:t>
      </w:r>
    </w:p>
    <w:p w14:paraId="44217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haila pāpiṣṭha-janma, nā haila takhane!</w:t>
      </w:r>
      <w:r w:rsidRPr="00790008">
        <w:rPr>
          <w:rStyle w:val="BookTitle"/>
          <w:rFonts w:asciiTheme="minorHAnsi" w:hAnsiTheme="minorHAnsi" w:cstheme="minorHAnsi"/>
          <w:b w:val="0"/>
          <w:bCs w:val="0"/>
          <w:color w:val="000000"/>
          <w:sz w:val="28"/>
          <w:szCs w:val="28"/>
        </w:rPr>
        <w:br/>
        <w:t>hailāṅa vañcita se-sukha-daraśane!</w:t>
      </w:r>
    </w:p>
    <w:p w14:paraId="0BD9F4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sinful birth did not take place at that time! Therefore I was cheated from seeing those pastimes!</w:t>
      </w:r>
    </w:p>
    <w:p w14:paraId="61F08B30" w14:textId="0DD6FD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who is the incarnation of Śrī Vyāsa, the spiritual master of the entire world, and a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is teaching the example of humility by lamenting in the following way: “Alas! Such an unfortunate birth as mine did not take place during the transcendental pastimes of Śrī Gaurasundara, so I was not fortunate enough to see those ecstatic pastimes!” Materialist persons take birth in order to enjoy the fruits of their respective past misdeeds, but if such births take place during the manifest pastimes of the Lord, they become glorious by seeing those pastimes though they have taken abominable births.</w:t>
      </w:r>
    </w:p>
    <w:p w14:paraId="64189344" w14:textId="5DC4A4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12.285</w:t>
      </w:r>
    </w:p>
    <w:p w14:paraId="1DD687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285</w:t>
      </w:r>
    </w:p>
    <w:p w14:paraId="117474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ei kṛpā kara gauracandra!</w:t>
      </w:r>
      <w:r w:rsidRPr="00790008">
        <w:rPr>
          <w:rStyle w:val="BookTitle"/>
          <w:rFonts w:asciiTheme="minorHAnsi" w:hAnsiTheme="minorHAnsi" w:cstheme="minorHAnsi"/>
          <w:b w:val="0"/>
          <w:bCs w:val="0"/>
          <w:color w:val="000000"/>
          <w:sz w:val="28"/>
          <w:szCs w:val="28"/>
        </w:rPr>
        <w:br/>
        <w:t>se-līlā-smṛti mora hauka janma janma</w:t>
      </w:r>
    </w:p>
    <w:p w14:paraId="340E76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O Gauracandra, please be merciful to me so that I may remember those pastimes birth after birth.</w:t>
      </w:r>
    </w:p>
    <w:p w14:paraId="7F2F4BB6" w14:textId="439130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I could not take birth during the manifest pastimes of Gaura, my only prayer at the feet of the Lord is that in all of my future births His pastimes may ever remain present in my mind and thus awaken my good fortune.”</w:t>
      </w:r>
    </w:p>
    <w:p w14:paraId="54787D01" w14:textId="21E0F4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12.286</w:t>
      </w:r>
    </w:p>
    <w:p w14:paraId="2D606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286</w:t>
      </w:r>
    </w:p>
    <w:p w14:paraId="5BADF5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sa-pārṣade tumi nityānanda yathā-yathā</w:t>
      </w:r>
      <w:r w:rsidRPr="00790008">
        <w:rPr>
          <w:rStyle w:val="BookTitle"/>
          <w:rFonts w:asciiTheme="minorHAnsi" w:hAnsiTheme="minorHAnsi" w:cstheme="minorHAnsi"/>
          <w:b w:val="0"/>
          <w:bCs w:val="0"/>
          <w:color w:val="000000"/>
          <w:sz w:val="28"/>
          <w:szCs w:val="28"/>
        </w:rPr>
        <w:br/>
        <w:t>līlā kara’,—mui yena bhṛtya haṅa tathā</w:t>
      </w:r>
    </w:p>
    <w:p w14:paraId="30EB3C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You and Nityānanda perform pastimes with Your associates, may I be present there as a servant.</w:t>
      </w:r>
    </w:p>
    <w:p w14:paraId="23099BB4" w14:textId="29D379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“Wherever the pastimes of Śrī Gaura-Nityānanda and Their associate devotees are manifest, may I receive the opportunity to serve them at all those places, life after life. This is my prayer at the lotus feet of Śrī Gaurasundara.”</w:t>
      </w:r>
    </w:p>
    <w:p w14:paraId="42A70874" w14:textId="7A8E3C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12.287</w:t>
      </w:r>
    </w:p>
    <w:p w14:paraId="1CFC2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287</w:t>
      </w:r>
    </w:p>
    <w:p w14:paraId="08F8A2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4E4B96EE" w14:textId="3BBE27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4EA11CF"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Twelve, entitled, “The Lord’s wandering throughout Navadvīpa.”</w:t>
      </w:r>
    </w:p>
    <w:p w14:paraId="62BA1ADF" w14:textId="329808DC"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13: Defeating Digvijay</w:t>
      </w:r>
      <w:ins w:id="190" w:author="your servant" w:date="2020-08-30T19:30:00Z">
        <w:r w:rsidR="006E5183">
          <w:rPr>
            <w:rStyle w:val="BookTitle"/>
            <w:rFonts w:asciiTheme="minorHAnsi" w:hAnsiTheme="minorHAnsi" w:cstheme="minorHAnsi"/>
            <w:b w:val="0"/>
            <w:bCs w:val="0"/>
            <w:vanish w:val="0"/>
            <w:color w:val="004080"/>
            <w:sz w:val="20"/>
            <w:szCs w:val="20"/>
          </w:rPr>
          <w:t>ī</w:t>
        </w:r>
      </w:ins>
    </w:p>
    <w:p w14:paraId="18A5D3B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Thirteen: Defeating Digvijayī</w:t>
      </w:r>
    </w:p>
    <w:p w14:paraId="2CB749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Nimāi’s victory over and deliverance of Digvijayī Paṇḍita, who had received the favor of Sarasvatī and who was proud of his knowledge.</w:t>
      </w:r>
    </w:p>
    <w:p w14:paraId="0E7B4F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Nimāi Paṇḍita was residing in Navadvīpa as the crest-jewel of all teachers, a </w:t>
      </w:r>
      <w:r w:rsidRPr="00790008">
        <w:rPr>
          <w:rStyle w:val="BookTitle"/>
          <w:rFonts w:asciiTheme="minorHAnsi" w:hAnsiTheme="minorHAnsi" w:cstheme="minorHAnsi"/>
          <w:b w:val="0"/>
          <w:bCs w:val="0"/>
          <w:color w:val="000000"/>
          <w:sz w:val="28"/>
          <w:szCs w:val="28"/>
        </w:rPr>
        <w:lastRenderedPageBreak/>
        <w:t xml:space="preserve">great Digvijayī Paṇḍita who had received a benediction from Sarasvatī arrived there. The Digvijayī had already defeated in argument the learned scholars of all provinces, and after hearing that the scholars of Navadvīpa were famous for their learning throughout India, he proudly arrived in Navadvīpa in order to defeat the scholars there. Hearing about the arrival of the Digvijayī Paṇḍita, the entire scholarly community of Navadvīpa became most restless and worried. When the students of Nimāi Paṇḍita gave Him this news, He told them, “The Supreme Lord and destroyer of everyone’s pride always destroys the pride of arrogant persons. Trees with fruits and persons with good qualities are always humble. Because great Digvijayī kings like Haihaya, Nahuṣa, Vena, Bāṇa, Naraka, and Rāvaṇa were excessively intoxicated with pride, the Lord ultimately destroyed their pride. Therefore the Lord will soon destroy the pride of this Digvijayī who has come to Navadvīpa.” After speaking in this way, the Lord sat on the bank of the Ganges that evening and began to contemplate how to conquer this Digvijayī. At that time, as the full moon shone in the sky, the Digvijayī arrived before the Lord and was informed by the students about the identity of the wonderfully effulgent Nimāi Paṇḍita. The Lord first exchanged a few words with the Digvijayī and then respectfully and tactfully requested him to describe the glories of the Ganges. Thereupon the Digvijayī began to quickly and incessantly compose and recite verses in glorification of Gaṅgādevī like the rumbling of hundreds of clouds. Everyone there was struck with wonder on seeing the amazing poetic ability of the great Digvijayī. When the Digvijayī stopped after incessantly reciting verses for three hours, the Lord requested him to explain the verses. As soon as Digvijayī began to explain, the Lord pointed out innumerable faults in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and other literary rules in the beginning, middle, and end of his description. The Digvijayī could not reply to any of the Lord’s challenges; all his ingenuity became overshadowed. When on seeing this, the Lord’s students were about to laugh, the Lord checked them and solaced the Digvijayī in various ways. He told the Digvijayī to go home, take rest, and, after studying further, return the next day. Being extremely embarrassed and saddened within, the Digvijayī began to think, “I have defeated even the extraordinary scholars of the six branches of philosophy, but due to providence I have finally been defeated by a young ordinary grammar teacher! How is it possible? It must be that I have committed some offense at the feet of Sarasvatī-devī.” Thinking in this way, he began to chant the Sarasvatī mantra and soon fell asleep. That very night, Sarasvatī appeared before Digvijayī Paṇḍita and disclosed to him the real identity of Nimāi Paṇḍita. She said, “Nimāi Paṇḍita is not an ordinary worldly scholar. He is the omnipotent and original </w:t>
      </w:r>
      <w:r w:rsidRPr="00790008">
        <w:rPr>
          <w:rStyle w:val="BookTitle"/>
          <w:rFonts w:asciiTheme="minorHAnsi" w:hAnsiTheme="minorHAnsi" w:cstheme="minorHAnsi"/>
          <w:b w:val="0"/>
          <w:bCs w:val="0"/>
          <w:color w:val="000000"/>
          <w:sz w:val="28"/>
          <w:szCs w:val="28"/>
        </w:rPr>
        <w:lastRenderedPageBreak/>
        <w:t xml:space="preserve">Supreme Personality of Godhead. Sarasvatī-devī is only a shadow of His internal potency. This Sarasvatī, who is the shadow of the internal potency of the Lord, is ashamed to stand before Nārāyaṇa, therefore she remains in the background.” Devī further told the Digvijayī Paṇḍita that he had now actually achieved the fruit of his worship, because he had the good fortune of seeing the Lord of innumerable universes. Then, after instructing the Digvijayī to quickly go to the Lord and surrender at His lotus feet, she disappeared. When the Digvijayī awoke from his sleep, he immediately went to the Lord and informed Him with faltering words of the details of his dream and the instructions of Sarasvatī-devī. The Lord, who is the master of Sarasvatī, also instructed Digvijayī about the superiority of spiritual knowledge, which is favorable for worshiping the Supreme Lord, and the abomination of material knowledge, which is the source of false pride and domination. The Lord said, “The fruit of cultivating knowledge is to fix the mind at the lotus feet of Kṛṣṇa, and devotion to Viṣṇu, or spiritual knowledge, is the only truth and desirable object.” After speaking these words of instruction, the Lord particularly forbade Digvijayī from revealing to anyone the truths that he had heard from Sarasvatī, which are confidential to even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the mercy of the Lord, devotion, detachment, and spiritual knowledge simultaneously manifest in the body of Digvijayī Paṇḍita and, being fully satisfied by achieving pure devotional service, he became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—“more humble than a straw in the street.” While describing the nature of Gaura’s mercy, the author has written, “Even a most proud person becomes extremely humble by the mercy of Gaura. Even persons who are intoxicated with pride due to material wealth give up royal happiness to live in the forest and worship Hari. If the most alluring objects desired by materialistic persons are abundantly available to persons who have received the mercy of the Lord, they can easily abandon them. What to speak of royal happiness, the devotees of Kṛṣṇa consider even the happiness of liberation as insignificant.” When the scholars of Navadvīpa saw the wonderful prowess of Nimāi Paṇḍita and His victory over the Digvijayī in this way, they desired to confer on Him the title of Bādisiṁha, and thus His matchless glories were declared.</w:t>
      </w:r>
    </w:p>
    <w:p w14:paraId="2BB6BBED" w14:textId="489671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w:t>
      </w:r>
    </w:p>
    <w:p w14:paraId="1C5431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33D16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dvija-kula-dīpa gauracandra</w:t>
      </w:r>
      <w:r w:rsidRPr="00790008">
        <w:rPr>
          <w:rStyle w:val="BookTitle"/>
          <w:rFonts w:asciiTheme="minorHAnsi" w:hAnsiTheme="minorHAnsi" w:cstheme="minorHAnsi"/>
          <w:b w:val="0"/>
          <w:bCs w:val="0"/>
          <w:color w:val="000000"/>
          <w:sz w:val="28"/>
          <w:szCs w:val="28"/>
        </w:rPr>
        <w:br/>
        <w:t>jaya jaya bhakta-goṣṭhī-hṛdaya-ānanda</w:t>
      </w:r>
    </w:p>
    <w:p w14:paraId="3C8882AF" w14:textId="457EFD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shining light of the family of brāhmaṇas. All glories to the Lord, who increases the happiness in the hearts of His devotees.</w:t>
      </w:r>
    </w:p>
    <w:p w14:paraId="5C0A4BB0" w14:textId="25AB23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w:t>
      </w:r>
    </w:p>
    <w:p w14:paraId="120690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w:t>
      </w:r>
    </w:p>
    <w:p w14:paraId="216658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dvāra-pāla-govindera nātha</w:t>
      </w:r>
      <w:r w:rsidRPr="00790008">
        <w:rPr>
          <w:rStyle w:val="BookTitle"/>
          <w:rFonts w:asciiTheme="minorHAnsi" w:hAnsiTheme="minorHAnsi" w:cstheme="minorHAnsi"/>
          <w:b w:val="0"/>
          <w:bCs w:val="0"/>
          <w:color w:val="000000"/>
          <w:sz w:val="28"/>
          <w:szCs w:val="28"/>
        </w:rPr>
        <w:br/>
        <w:t>jīva-prati kara, prabhu, śubha-dṛṣṭi-pāta</w:t>
      </w:r>
    </w:p>
    <w:p w14:paraId="23AFCEC1" w14:textId="034FA4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of Govinda the doorkeeper. O Lord, please glance mercifully on the living entities.</w:t>
      </w:r>
    </w:p>
    <w:p w14:paraId="2A9B754A" w14:textId="7B242B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w:t>
      </w:r>
    </w:p>
    <w:p w14:paraId="28EF74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92E59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adhyāpaka-śiroratna vipra-rāja</w:t>
      </w:r>
      <w:r w:rsidRPr="00790008">
        <w:rPr>
          <w:rStyle w:val="BookTitle"/>
          <w:rFonts w:asciiTheme="minorHAnsi" w:hAnsiTheme="minorHAnsi" w:cstheme="minorHAnsi"/>
          <w:b w:val="0"/>
          <w:bCs w:val="0"/>
          <w:color w:val="000000"/>
          <w:sz w:val="28"/>
          <w:szCs w:val="28"/>
        </w:rPr>
        <w:br/>
        <w:t>jaya jaya caitanyera bhakata-samāja</w:t>
      </w:r>
    </w:p>
    <w:p w14:paraId="016BB281" w14:textId="6E6D7BA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crest jewel of teachers and the king of brāhmaṇas. All glories to the devotees of Lord Caitanya.</w:t>
      </w:r>
    </w:p>
    <w:p w14:paraId="1BABAA2D" w14:textId="585E4F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w:t>
      </w:r>
    </w:p>
    <w:p w14:paraId="23AC3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D5CC7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vidyā-rase śrī-vaikuṇṭha-nātha</w:t>
      </w:r>
      <w:r w:rsidRPr="00790008">
        <w:rPr>
          <w:rStyle w:val="BookTitle"/>
          <w:rFonts w:asciiTheme="minorHAnsi" w:hAnsiTheme="minorHAnsi" w:cstheme="minorHAnsi"/>
          <w:b w:val="0"/>
          <w:bCs w:val="0"/>
          <w:color w:val="000000"/>
          <w:sz w:val="28"/>
          <w:szCs w:val="28"/>
        </w:rPr>
        <w:br/>
        <w:t>vaisena sabāra kari’ vidyā-garva-pāta</w:t>
      </w:r>
    </w:p>
    <w:p w14:paraId="375EB3B9" w14:textId="022FC3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scholastic pastimes by vanquishing the scholars’ pride.</w:t>
      </w:r>
    </w:p>
    <w:p w14:paraId="47218DDF" w14:textId="5374D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w:t>
      </w:r>
    </w:p>
    <w:p w14:paraId="6D4C75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74738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navadvīpe paṇḍita samāja</w:t>
      </w:r>
      <w:r w:rsidRPr="00790008">
        <w:rPr>
          <w:rStyle w:val="BookTitle"/>
          <w:rFonts w:asciiTheme="minorHAnsi" w:hAnsiTheme="minorHAnsi" w:cstheme="minorHAnsi"/>
          <w:b w:val="0"/>
          <w:bCs w:val="0"/>
          <w:color w:val="000000"/>
          <w:sz w:val="28"/>
          <w:szCs w:val="28"/>
        </w:rPr>
        <w:br/>
        <w:t>koṭy-arbuda adhyāpaka nānā-śāstra-rāja</w:t>
      </w:r>
    </w:p>
    <w:p w14:paraId="6C4B2B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Navadvīpa was full of millions of learned scholars, each of whom had mastered various scriptures.</w:t>
      </w:r>
    </w:p>
    <w:p w14:paraId="0A544BFA" w14:textId="4B7F43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nānā-śāstra-rāja</w:t>
      </w:r>
      <w:r w:rsidRPr="00790008">
        <w:rPr>
          <w:rStyle w:val="BookTitle"/>
          <w:rFonts w:asciiTheme="minorHAnsi" w:hAnsiTheme="minorHAnsi" w:cstheme="minorHAnsi"/>
          <w:b w:val="0"/>
          <w:bCs w:val="0"/>
          <w:color w:val="000000"/>
          <w:sz w:val="28"/>
          <w:szCs w:val="28"/>
        </w:rPr>
        <w:t>, if taken as an adjective for the teachers, means that they had mastered various scriptures, in other words, they had complete knowledge of all scriptures; and if taken as a noun, refers to various principle scriptures.</w:t>
      </w:r>
    </w:p>
    <w:p w14:paraId="5EF377D5" w14:textId="71F41D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w:t>
      </w:r>
    </w:p>
    <w:p w14:paraId="3D4901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D612A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bhaṭṭācārya, cakravartī, miśra vā ācārya</w:t>
      </w:r>
      <w:r w:rsidRPr="00790008">
        <w:rPr>
          <w:rStyle w:val="BookTitle"/>
          <w:rFonts w:asciiTheme="minorHAnsi" w:hAnsiTheme="minorHAnsi" w:cstheme="minorHAnsi"/>
          <w:b w:val="0"/>
          <w:bCs w:val="0"/>
          <w:color w:val="000000"/>
          <w:sz w:val="28"/>
          <w:szCs w:val="28"/>
        </w:rPr>
        <w:br/>
        <w:t>adhyāpanā vinā kā’ro āra nāhi kārya</w:t>
      </w:r>
    </w:p>
    <w:p w14:paraId="09CE0F55" w14:textId="5261CF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Bhaṭṭācāryas, Cakravartīs, Miśras, and Ācāryas had no occupation other than teaching.</w:t>
      </w:r>
    </w:p>
    <w:p w14:paraId="412EF437" w14:textId="020162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w:t>
      </w:r>
    </w:p>
    <w:p w14:paraId="415BAE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w:t>
      </w:r>
    </w:p>
    <w:p w14:paraId="598ED7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sabei svatantra, sabāra jaya</w:t>
      </w:r>
      <w:r w:rsidRPr="00790008">
        <w:rPr>
          <w:rStyle w:val="BookTitle"/>
          <w:rFonts w:asciiTheme="minorHAnsi" w:hAnsiTheme="minorHAnsi" w:cstheme="minorHAnsi"/>
          <w:b w:val="0"/>
          <w:bCs w:val="0"/>
          <w:color w:val="000000"/>
          <w:sz w:val="28"/>
          <w:szCs w:val="28"/>
        </w:rPr>
        <w:br/>
        <w:t>śāstra-carcā haile brahmāreha nāhi saya</w:t>
      </w:r>
    </w:p>
    <w:p w14:paraId="1033AF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scholars were all independent and so victorious in debating scriptures that they disregarded persons as learned as Lord Brahmā.</w:t>
      </w:r>
    </w:p>
    <w:p w14:paraId="5FEB78C6" w14:textId="1ADC4A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put forward their independent opinions and endeavored to defeat others. They had no patience to hear the opinion of others in scriptural topics and even disregarded the conclusions of scholars who were as learned as Lord Brahmā. They tried to defeat the most respectable scholars through their arguments.</w:t>
      </w:r>
    </w:p>
    <w:p w14:paraId="678534C5" w14:textId="058CC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w:t>
      </w:r>
    </w:p>
    <w:p w14:paraId="7C4658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646A96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yata niravadhi ākṣepa karena</w:t>
      </w:r>
      <w:r w:rsidRPr="00790008">
        <w:rPr>
          <w:rStyle w:val="BookTitle"/>
          <w:rFonts w:asciiTheme="minorHAnsi" w:hAnsiTheme="minorHAnsi" w:cstheme="minorHAnsi"/>
          <w:b w:val="0"/>
          <w:bCs w:val="0"/>
          <w:color w:val="000000"/>
          <w:sz w:val="28"/>
          <w:szCs w:val="28"/>
        </w:rPr>
        <w:br/>
        <w:t>paramparā, sākṣāteha sabei śunena</w:t>
      </w:r>
    </w:p>
    <w:p w14:paraId="38FE25D0" w14:textId="57FEC8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constantly rebuked these scholars, who had to directly or indirectly hear those taunts.</w:t>
      </w:r>
    </w:p>
    <w:p w14:paraId="08FD6CAA" w14:textId="53C791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w:t>
      </w:r>
    </w:p>
    <w:p w14:paraId="7D3E6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63710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hena jana nāhi prabhu-prati</w:t>
      </w:r>
      <w:r w:rsidRPr="00790008">
        <w:rPr>
          <w:rStyle w:val="BookTitle"/>
          <w:rFonts w:asciiTheme="minorHAnsi" w:hAnsiTheme="minorHAnsi" w:cstheme="minorHAnsi"/>
          <w:b w:val="0"/>
          <w:bCs w:val="0"/>
          <w:color w:val="000000"/>
          <w:sz w:val="28"/>
          <w:szCs w:val="28"/>
        </w:rPr>
        <w:br/>
        <w:t>dvirukti karite kā’ro nāhi śakti kati</w:t>
      </w:r>
    </w:p>
    <w:p w14:paraId="3C9AEBB0" w14:textId="682FA0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not one of them was able to counter the Lord’s challenges.</w:t>
      </w:r>
    </w:p>
    <w:p w14:paraId="1E50A66A" w14:textId="035124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w:t>
      </w:r>
    </w:p>
    <w:p w14:paraId="170D0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1B4C5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sādhvasa janme prabhure dekhiyā</w:t>
      </w:r>
      <w:r w:rsidRPr="00790008">
        <w:rPr>
          <w:rStyle w:val="BookTitle"/>
          <w:rFonts w:asciiTheme="minorHAnsi" w:hAnsiTheme="minorHAnsi" w:cstheme="minorHAnsi"/>
          <w:b w:val="0"/>
          <w:bCs w:val="0"/>
          <w:color w:val="000000"/>
          <w:sz w:val="28"/>
          <w:szCs w:val="28"/>
        </w:rPr>
        <w:br/>
        <w:t>sabei yāyena eka-dike namra haiyā</w:t>
      </w:r>
    </w:p>
    <w:p w14:paraId="1E2A41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so frightened on seeing the Lord that they would humbly try to avoid Him.</w:t>
      </w:r>
    </w:p>
    <w:p w14:paraId="11FA1FAA" w14:textId="29E3AB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sādhvasa </w:t>
      </w:r>
      <w:r w:rsidRPr="00790008">
        <w:rPr>
          <w:rStyle w:val="BookTitle"/>
          <w:rFonts w:asciiTheme="minorHAnsi" w:hAnsiTheme="minorHAnsi" w:cstheme="minorHAnsi"/>
          <w:b w:val="0"/>
          <w:bCs w:val="0"/>
          <w:color w:val="000000"/>
          <w:sz w:val="28"/>
          <w:szCs w:val="28"/>
        </w:rPr>
        <w:t>means “awe and reverence,” “panic,” “fear,” or “suspicion.”</w:t>
      </w:r>
    </w:p>
    <w:p w14:paraId="439D78A0" w14:textId="494916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w:t>
      </w:r>
    </w:p>
    <w:p w14:paraId="0B2970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106839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yadi vā kāhāre prabhu karena sambhāṣa</w:t>
      </w:r>
      <w:r w:rsidRPr="00790008">
        <w:rPr>
          <w:rStyle w:val="BookTitle"/>
          <w:rFonts w:asciiTheme="minorHAnsi" w:hAnsiTheme="minorHAnsi" w:cstheme="minorHAnsi"/>
          <w:b w:val="0"/>
          <w:bCs w:val="0"/>
          <w:color w:val="000000"/>
          <w:sz w:val="28"/>
          <w:szCs w:val="28"/>
        </w:rPr>
        <w:br/>
        <w:t>sei-jana haya yena ati baḍa dāsa</w:t>
      </w:r>
    </w:p>
    <w:p w14:paraId="030A95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the Lord spoke with would become His staunch follower.</w:t>
      </w:r>
    </w:p>
    <w:p w14:paraId="29A6AF47" w14:textId="561BC9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Whenever the Lord addressed someone, that person felt particularly honored and he would thus desire to serve the Lord.</w:t>
      </w:r>
    </w:p>
    <w:p w14:paraId="7A9EF79A" w14:textId="5F19F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w:t>
      </w:r>
    </w:p>
    <w:p w14:paraId="3F8DD3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4BF54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pāṇḍitya-buddhi śiśu-kāla haite</w:t>
      </w:r>
      <w:r w:rsidRPr="00790008">
        <w:rPr>
          <w:rStyle w:val="BookTitle"/>
          <w:rFonts w:asciiTheme="minorHAnsi" w:hAnsiTheme="minorHAnsi" w:cstheme="minorHAnsi"/>
          <w:b w:val="0"/>
          <w:bCs w:val="0"/>
          <w:color w:val="000000"/>
          <w:sz w:val="28"/>
          <w:szCs w:val="28"/>
        </w:rPr>
        <w:br/>
        <w:t>sabei jānena gaṅgā-tīre bhāla-mate</w:t>
      </w:r>
    </w:p>
    <w:p w14:paraId="2B4913B6" w14:textId="096437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on the banks of the Ganges knew well that the Lord was most intelligent from His very childhood.</w:t>
      </w:r>
    </w:p>
    <w:p w14:paraId="2D86083C" w14:textId="02926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w:t>
      </w:r>
    </w:p>
    <w:p w14:paraId="09F6A2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C2C3A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kona-rūpe keha prabodhite nāhi pāre</w:t>
      </w:r>
      <w:r w:rsidRPr="00790008">
        <w:rPr>
          <w:rStyle w:val="BookTitle"/>
          <w:rFonts w:asciiTheme="minorHAnsi" w:hAnsiTheme="minorHAnsi" w:cstheme="minorHAnsi"/>
          <w:b w:val="0"/>
          <w:bCs w:val="0"/>
          <w:color w:val="000000"/>
          <w:sz w:val="28"/>
          <w:szCs w:val="28"/>
        </w:rPr>
        <w:br/>
        <w:t>ihā o sabāra citte jāgaye antare</w:t>
      </w:r>
    </w:p>
    <w:p w14:paraId="729703EB" w14:textId="1B1F55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their hearts they knew that the Lord could not be defeated in argument.</w:t>
      </w:r>
    </w:p>
    <w:p w14:paraId="267E4A14" w14:textId="6E96B1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w:t>
      </w:r>
    </w:p>
    <w:p w14:paraId="55ECB6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D085A66" w14:textId="4C92510D"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svabhāvei janmaye sādhvasa</w:t>
      </w:r>
      <w:r w:rsidRPr="00790008">
        <w:rPr>
          <w:rStyle w:val="BookTitle"/>
          <w:rFonts w:asciiTheme="minorHAnsi" w:hAnsiTheme="minorHAnsi" w:cstheme="minorHAnsi"/>
          <w:b w:val="0"/>
          <w:bCs w:val="0"/>
          <w:color w:val="000000"/>
          <w:sz w:val="28"/>
          <w:szCs w:val="28"/>
        </w:rPr>
        <w:br/>
        <w:t>ata</w:t>
      </w:r>
      <w:ins w:id="191" w:author="your servant" w:date="2020-08-28T10:32:00Z">
        <w:r w:rsidR="003A192F">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prabhu dekhi’ sabe haya vaśa</w:t>
      </w:r>
    </w:p>
    <w:p w14:paraId="38896FD9" w14:textId="67C35E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they naturally became frightened when they saw the Lord, and they were obliged to accept subordination to Him.</w:t>
      </w:r>
    </w:p>
    <w:p w14:paraId="0B94AFF4" w14:textId="06A759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w:t>
      </w:r>
    </w:p>
    <w:p w14:paraId="622EC8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6B4C3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hena tā’na māyāra baḍāi</w:t>
      </w:r>
      <w:r w:rsidRPr="00790008">
        <w:rPr>
          <w:rStyle w:val="BookTitle"/>
          <w:rFonts w:asciiTheme="minorHAnsi" w:hAnsiTheme="minorHAnsi" w:cstheme="minorHAnsi"/>
          <w:b w:val="0"/>
          <w:bCs w:val="0"/>
          <w:color w:val="000000"/>
          <w:sz w:val="28"/>
          <w:szCs w:val="28"/>
        </w:rPr>
        <w:br/>
        <w:t>bujhibāre pāre tā’ne,—hena jana nāi</w:t>
      </w:r>
    </w:p>
    <w:p w14:paraId="7B4236A1" w14:textId="5480C6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the influence of the illusory energy is such that no one was able to recognize Him.</w:t>
      </w:r>
    </w:p>
    <w:p w14:paraId="3636BE64" w14:textId="616529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w:t>
      </w:r>
    </w:p>
    <w:p w14:paraId="6D32D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5E872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teṅho yadi nā karena āpanā’ vidita</w:t>
      </w:r>
      <w:r w:rsidRPr="00790008">
        <w:rPr>
          <w:rStyle w:val="BookTitle"/>
          <w:rFonts w:asciiTheme="minorHAnsi" w:hAnsiTheme="minorHAnsi" w:cstheme="minorHAnsi"/>
          <w:b w:val="0"/>
          <w:bCs w:val="0"/>
          <w:color w:val="000000"/>
          <w:sz w:val="28"/>
          <w:szCs w:val="28"/>
        </w:rPr>
        <w:br/>
        <w:t>tabe tā’ne keha nāhi jāne kadācita</w:t>
      </w:r>
    </w:p>
    <w:p w14:paraId="192DE6AC" w14:textId="67345A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possibly recognize the Lord unless and until He reveals Himself.</w:t>
      </w:r>
    </w:p>
    <w:p w14:paraId="10F71A66" w14:textId="200570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w:t>
      </w:r>
    </w:p>
    <w:p w14:paraId="72BC71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F3374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teṅho punaḥ nitya suprasanna sarva-rīte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tāhāna māyāya punaḥ sabe vimohite</w:t>
      </w:r>
    </w:p>
    <w:p w14:paraId="3B0EAB4C" w14:textId="01AB99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eternally merciful to the living entities in every respect, yet due to the influence of His illusory energy everyone remained ignorant of His identity.</w:t>
      </w:r>
    </w:p>
    <w:p w14:paraId="3CCE60CB" w14:textId="1B6020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w:t>
      </w:r>
    </w:p>
    <w:p w14:paraId="546431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64938C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sabāre mohiyā gauracandra</w:t>
      </w:r>
      <w:r w:rsidRPr="00790008">
        <w:rPr>
          <w:rStyle w:val="BookTitle"/>
          <w:rFonts w:asciiTheme="minorHAnsi" w:hAnsiTheme="minorHAnsi" w:cstheme="minorHAnsi"/>
          <w:b w:val="0"/>
          <w:bCs w:val="0"/>
          <w:color w:val="000000"/>
          <w:sz w:val="28"/>
          <w:szCs w:val="28"/>
        </w:rPr>
        <w:br/>
        <w:t>vidyā-rase navadvīpe kare prabhu raṅga</w:t>
      </w:r>
    </w:p>
    <w:p w14:paraId="5C50D8FC" w14:textId="641715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Gauracandra bewildered everyone as He enjoyed His scholastic pastimes in Navadvīpa.</w:t>
      </w:r>
    </w:p>
    <w:p w14:paraId="24A1280C" w14:textId="7BC957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w:t>
      </w:r>
    </w:p>
    <w:p w14:paraId="558A08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2B1A1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hena-kāle tathā eka mahā-digvijayī</w:t>
      </w:r>
      <w:r w:rsidRPr="00790008">
        <w:rPr>
          <w:rStyle w:val="BookTitle"/>
          <w:rFonts w:asciiTheme="minorHAnsi" w:hAnsiTheme="minorHAnsi" w:cstheme="minorHAnsi"/>
          <w:b w:val="0"/>
          <w:bCs w:val="0"/>
          <w:color w:val="000000"/>
          <w:sz w:val="28"/>
          <w:szCs w:val="28"/>
        </w:rPr>
        <w:br/>
        <w:t>āila parama-ahaṅkāra-yukta hai’</w:t>
      </w:r>
    </w:p>
    <w:p w14:paraId="3B3DAC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a proud champion of learning arrived in Navadvīpa.</w:t>
      </w:r>
    </w:p>
    <w:p w14:paraId="588C7572" w14:textId="4813D0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w:t>
      </w:r>
      <w:r w:rsidRPr="00790008">
        <w:rPr>
          <w:rStyle w:val="BookTitle"/>
          <w:rFonts w:asciiTheme="minorHAnsi" w:hAnsiTheme="minorHAnsi" w:cstheme="minorHAnsi"/>
          <w:b w:val="0"/>
          <w:bCs w:val="0"/>
          <w:i/>
          <w:iCs/>
          <w:color w:val="000000"/>
          <w:sz w:val="28"/>
          <w:szCs w:val="28"/>
        </w:rPr>
        <w:t xml:space="preserve">mahā-digvijayī </w:t>
      </w:r>
      <w:r w:rsidRPr="00790008">
        <w:rPr>
          <w:rStyle w:val="BookTitle"/>
          <w:rFonts w:asciiTheme="minorHAnsi" w:hAnsiTheme="minorHAnsi" w:cstheme="minorHAnsi"/>
          <w:b w:val="0"/>
          <w:bCs w:val="0"/>
          <w:color w:val="000000"/>
          <w:sz w:val="28"/>
          <w:szCs w:val="28"/>
        </w:rPr>
        <w:t xml:space="preserve">refers to Keśava Kāśmīrī, or Keśava Bhaṭṭa, the disciple of Gāṅgalya Bhaṭṭa of the Nimbārka-sampradāya. In consideration of the time factor, there is a difference of opinion in this regard. In his </w:t>
      </w:r>
      <w:r w:rsidRPr="00790008">
        <w:rPr>
          <w:rStyle w:val="BookTitle"/>
          <w:rFonts w:asciiTheme="minorHAnsi" w:hAnsiTheme="minorHAnsi" w:cstheme="minorHAnsi"/>
          <w:b w:val="0"/>
          <w:bCs w:val="0"/>
          <w:i/>
          <w:iCs/>
          <w:color w:val="000000"/>
          <w:sz w:val="28"/>
          <w:szCs w:val="28"/>
        </w:rPr>
        <w:t>Dig-darśinī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Śrīmad Gopāla Bhaṭṭa Gosvāmī Prabhu has quoted many verses from Keśava Bhaṭṭa’s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as evidence. Later on, this Keśava Bhaṭṭa was accepted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in the disciplic succession of the Nimbārka-sampradāya. If Keśava Bhaṭṭa, the author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was accepted in the disciplic succession of the Nimbārka-sampradāya, however, then the author of </w:t>
      </w:r>
      <w:r w:rsidRPr="00790008">
        <w:rPr>
          <w:rStyle w:val="BookTitle"/>
          <w:rFonts w:asciiTheme="minorHAnsi" w:hAnsiTheme="minorHAnsi" w:cstheme="minorHAnsi"/>
          <w:b w:val="0"/>
          <w:bCs w:val="0"/>
          <w:i/>
          <w:iCs/>
          <w:color w:val="000000"/>
          <w:sz w:val="28"/>
          <w:szCs w:val="28"/>
        </w:rPr>
        <w:t>Śrī Hari-bhakti-vilāsa</w:t>
      </w:r>
      <w:r w:rsidRPr="00790008">
        <w:rPr>
          <w:rStyle w:val="BookTitle"/>
          <w:rFonts w:asciiTheme="minorHAnsi" w:hAnsiTheme="minorHAnsi" w:cstheme="minorHAnsi"/>
          <w:b w:val="0"/>
          <w:bCs w:val="0"/>
          <w:color w:val="000000"/>
          <w:sz w:val="28"/>
          <w:szCs w:val="28"/>
        </w:rPr>
        <w:t xml:space="preserve"> would have mentioned it in his writing.</w:t>
      </w:r>
    </w:p>
    <w:p w14:paraId="1F828D41" w14:textId="347A6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w:t>
      </w:r>
    </w:p>
    <w:p w14:paraId="6E71AD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2E476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sarasvatī-mantrera ekānta upāsaka</w:t>
      </w:r>
      <w:r w:rsidRPr="00790008">
        <w:rPr>
          <w:rStyle w:val="BookTitle"/>
          <w:rFonts w:asciiTheme="minorHAnsi" w:hAnsiTheme="minorHAnsi" w:cstheme="minorHAnsi"/>
          <w:b w:val="0"/>
          <w:bCs w:val="0"/>
          <w:color w:val="000000"/>
          <w:sz w:val="28"/>
          <w:szCs w:val="28"/>
        </w:rPr>
        <w:br/>
        <w:t>mantra japi’ sarasvatī karileka vaśa</w:t>
      </w:r>
    </w:p>
    <w:p w14:paraId="1AC1AE91" w14:textId="439915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a staunch devotee of goddess Sarasvatī; by chanting her mantra he had won her favor.</w:t>
      </w:r>
    </w:p>
    <w:p w14:paraId="1352C1FA" w14:textId="0F53AB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13.21</w:t>
      </w:r>
    </w:p>
    <w:p w14:paraId="68E84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6B3F9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viṣṇu-bhakti-svarūpiṇī, viṣṇu-vakṣaḥ-sthitā</w:t>
      </w:r>
      <w:r w:rsidRPr="00790008">
        <w:rPr>
          <w:rStyle w:val="BookTitle"/>
          <w:rFonts w:asciiTheme="minorHAnsi" w:hAnsiTheme="minorHAnsi" w:cstheme="minorHAnsi"/>
          <w:b w:val="0"/>
          <w:bCs w:val="0"/>
          <w:color w:val="000000"/>
          <w:sz w:val="28"/>
          <w:szCs w:val="28"/>
        </w:rPr>
        <w:br/>
        <w:t>mūrti-bhede ramā,—sarasvatī jagan-mātā</w:t>
      </w:r>
    </w:p>
    <w:p w14:paraId="76CC7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Sarasvatī is the personification of devotional service to Lord Viṣṇu. Being </w:t>
      </w:r>
      <w:r w:rsidRPr="00790008">
        <w:rPr>
          <w:rStyle w:val="BookTitle"/>
          <w:rFonts w:asciiTheme="minorHAnsi" w:hAnsiTheme="minorHAnsi" w:cstheme="minorHAnsi"/>
          <w:b/>
          <w:bCs/>
          <w:color w:val="800000"/>
          <w:sz w:val="28"/>
          <w:szCs w:val="28"/>
        </w:rPr>
        <w:lastRenderedPageBreak/>
        <w:t>nondifferent from Lakṣmī, she eternally resides on the chest of Lord Viṣṇu. She is the mother of the universe.</w:t>
      </w:r>
    </w:p>
    <w:p w14:paraId="6ACA7D87" w14:textId="481C0A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Ramā refers to Śrī-śakti, or Lakṣmī, who resides on the chest of Viṣṇu. Sarasvatī is the personification of devotional service, or Bhu-śakti. She is the consort of the holy name of the Lord.</w:t>
      </w:r>
    </w:p>
    <w:p w14:paraId="753E85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jagan-mātā </w:t>
      </w:r>
      <w:r w:rsidRPr="00790008">
        <w:rPr>
          <w:rStyle w:val="BookTitle"/>
          <w:rFonts w:asciiTheme="minorHAnsi" w:hAnsiTheme="minorHAnsi" w:cstheme="minorHAnsi"/>
          <w:b w:val="0"/>
          <w:bCs w:val="0"/>
          <w:color w:val="000000"/>
          <w:sz w:val="28"/>
          <w:szCs w:val="28"/>
        </w:rPr>
        <w:t xml:space="preserve">refers to Viṣṇu’s Nīlā, Līlā, and Durgā </w:t>
      </w:r>
      <w:r w:rsidRPr="00790008">
        <w:rPr>
          <w:rStyle w:val="BookTitle"/>
          <w:rFonts w:asciiTheme="minorHAnsi" w:hAnsiTheme="minorHAnsi" w:cstheme="minorHAnsi"/>
          <w:b w:val="0"/>
          <w:bCs w:val="0"/>
          <w:i/>
          <w:iCs/>
          <w:color w:val="000000"/>
          <w:sz w:val="28"/>
          <w:szCs w:val="28"/>
        </w:rPr>
        <w:t>śaktis</w:t>
      </w:r>
      <w:r w:rsidRPr="00790008">
        <w:rPr>
          <w:rStyle w:val="BookTitle"/>
          <w:rFonts w:asciiTheme="minorHAnsi" w:hAnsiTheme="minorHAnsi" w:cstheme="minorHAnsi"/>
          <w:b w:val="0"/>
          <w:bCs w:val="0"/>
          <w:color w:val="000000"/>
          <w:sz w:val="28"/>
          <w:szCs w:val="28"/>
        </w:rPr>
        <w:t xml:space="preserve">. Although the features of Ramā, Sarasvatī, and Durgā are different, they are all actually nondifferent from Śrī Nārāyaṇī, or Lakṣmī, the internal potency of Śrī Nārāyaṇa. They are all personifications of Lord Viṣṇu’s service. Since they are all principal </w:t>
      </w:r>
      <w:r w:rsidRPr="00790008">
        <w:rPr>
          <w:rStyle w:val="BookTitle"/>
          <w:rFonts w:asciiTheme="minorHAnsi" w:hAnsiTheme="minorHAnsi" w:cstheme="minorHAnsi"/>
          <w:b w:val="0"/>
          <w:bCs w:val="0"/>
          <w:i/>
          <w:iCs/>
          <w:color w:val="000000"/>
          <w:sz w:val="28"/>
          <w:szCs w:val="28"/>
        </w:rPr>
        <w:t>āśraya-vigrahas</w:t>
      </w:r>
      <w:r w:rsidRPr="00790008">
        <w:rPr>
          <w:rStyle w:val="BookTitle"/>
          <w:rFonts w:asciiTheme="minorHAnsi" w:hAnsiTheme="minorHAnsi" w:cstheme="minorHAnsi"/>
          <w:b w:val="0"/>
          <w:bCs w:val="0"/>
          <w:color w:val="000000"/>
          <w:sz w:val="28"/>
          <w:szCs w:val="28"/>
        </w:rPr>
        <w:t>, they are the mothers of the universe.</w:t>
      </w:r>
    </w:p>
    <w:p w14:paraId="7A840C6E" w14:textId="515FB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13.22</w:t>
      </w:r>
    </w:p>
    <w:p w14:paraId="36DDD2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640E1B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bhāgya-vaśe brāhmaṇera pratyakṣa hailā</w:t>
      </w:r>
      <w:r w:rsidRPr="00790008">
        <w:rPr>
          <w:rStyle w:val="BookTitle"/>
          <w:rFonts w:asciiTheme="minorHAnsi" w:hAnsiTheme="minorHAnsi" w:cstheme="minorHAnsi"/>
          <w:b w:val="0"/>
          <w:bCs w:val="0"/>
          <w:color w:val="000000"/>
          <w:sz w:val="28"/>
          <w:szCs w:val="28"/>
        </w:rPr>
        <w:br/>
        <w:t>’tribhuvana digvijayī’ kari’ vara dilā</w:t>
      </w:r>
    </w:p>
    <w:p w14:paraId="4B398D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brāhmaṇa’s great fortune, she appeared before him and blessed him to conquer the three worlds.</w:t>
      </w:r>
    </w:p>
    <w:p w14:paraId="3072C5C6" w14:textId="1C2825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Spiritual knowledge, or Sarasvatī, hides her real identity from those who are proud, foolish, attached to material enjoyment, and absorbed in the false ego of thinking themselves the doers; and in her shadow form of Duṣṭā Sarasvatī, she deceives them by awarding them benedictions. Though such puffed-up people who receive her benedictions are able to conquer the three worlds, they are eligible for being totally defeated by the Supreme Lord, who is the ultimate giver of all benedictions. Sarasvatī-devī never desires that her worshipable Lord may be defeated, so she deceives the conditioned souls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from chanting the glories of the Lord’s holy names. When Śuddhā Sarasvatī-devī sees that her worshiper is not inclined towards the service of the Supreme Lord, she bewilders him with material knowledge, which is her shadow form.</w:t>
      </w:r>
    </w:p>
    <w:p w14:paraId="3E1A1C8A" w14:textId="09A460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13.23</w:t>
      </w:r>
    </w:p>
    <w:p w14:paraId="0AC5AB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714D6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dṛṣṭi-pāta-mātre haya viṣṇu-bhakti</w:t>
      </w:r>
      <w:r w:rsidRPr="00790008">
        <w:rPr>
          <w:rStyle w:val="BookTitle"/>
          <w:rFonts w:asciiTheme="minorHAnsi" w:hAnsiTheme="minorHAnsi" w:cstheme="minorHAnsi"/>
          <w:b w:val="0"/>
          <w:bCs w:val="0"/>
          <w:color w:val="000000"/>
          <w:sz w:val="28"/>
          <w:szCs w:val="28"/>
        </w:rPr>
        <w:br/>
        <w:t>’digvijayī’-vara vā tāhāna kon śakti?</w:t>
      </w:r>
    </w:p>
    <w:p w14:paraId="66251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is the difficulty for her to bless one to become a champion of learning when simply by her merciful glance one achieves devotional service to Lord Viṣṇu?</w:t>
      </w:r>
    </w:p>
    <w:p w14:paraId="44761D61" w14:textId="79FFD1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by the nonduplicitous merciful glance of Śuddhā Sarasvatī-devī one </w:t>
      </w:r>
      <w:r w:rsidRPr="00790008">
        <w:rPr>
          <w:rStyle w:val="BookTitle"/>
          <w:rFonts w:asciiTheme="minorHAnsi" w:hAnsiTheme="minorHAnsi" w:cstheme="minorHAnsi"/>
          <w:b w:val="0"/>
          <w:bCs w:val="0"/>
          <w:color w:val="000000"/>
          <w:sz w:val="28"/>
          <w:szCs w:val="28"/>
        </w:rPr>
        <w:lastRenderedPageBreak/>
        <w:t>achieves the highest benediction of devotion to Lord Viṣṇu, then it is easy and extremely insignificant for her to award the people of this world benedictions like becoming a Digvijayī.</w:t>
      </w:r>
    </w:p>
    <w:p w14:paraId="0251D9A6" w14:textId="60CE95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13.24</w:t>
      </w:r>
    </w:p>
    <w:p w14:paraId="19176C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22058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 sarsvatīra sākṣāte vara-dāna</w:t>
      </w:r>
      <w:r w:rsidRPr="00790008">
        <w:rPr>
          <w:rStyle w:val="BookTitle"/>
          <w:rFonts w:asciiTheme="minorHAnsi" w:hAnsiTheme="minorHAnsi" w:cstheme="minorHAnsi"/>
          <w:b w:val="0"/>
          <w:bCs w:val="0"/>
          <w:color w:val="000000"/>
          <w:sz w:val="28"/>
          <w:szCs w:val="28"/>
        </w:rPr>
        <w:br/>
        <w:t>saṁsāra jiniyā vipra bule sthāne-sthāna</w:t>
      </w:r>
    </w:p>
    <w:p w14:paraId="0C959A8E" w14:textId="557FC7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directly receiving the benediction of goddess Sarasvatī, the brāhmaṇa traveled from province to province, defeating the local scholars wherever he went.</w:t>
      </w:r>
    </w:p>
    <w:p w14:paraId="6256E4F8" w14:textId="10587F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13.25</w:t>
      </w:r>
    </w:p>
    <w:p w14:paraId="3A9AD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5DF625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 jihvāya āise nirantara</w:t>
      </w:r>
      <w:r w:rsidRPr="00790008">
        <w:rPr>
          <w:rStyle w:val="BookTitle"/>
          <w:rFonts w:asciiTheme="minorHAnsi" w:hAnsiTheme="minorHAnsi" w:cstheme="minorHAnsi"/>
          <w:b w:val="0"/>
          <w:bCs w:val="0"/>
          <w:color w:val="000000"/>
          <w:sz w:val="28"/>
          <w:szCs w:val="28"/>
        </w:rPr>
        <w:br/>
        <w:t>hena nāhi jagate, ye dibeka uttara</w:t>
      </w:r>
    </w:p>
    <w:p w14:paraId="40D26CE9" w14:textId="48DCE9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scriptures resided on the tip of his tongue. There was no one in the world who could answer his challenge.</w:t>
      </w:r>
    </w:p>
    <w:p w14:paraId="63A8F2FF" w14:textId="75949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13.26</w:t>
      </w:r>
    </w:p>
    <w:p w14:paraId="637EFD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33127A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kakṣā-mātra nāhi bujhe kona-jane</w:t>
      </w:r>
      <w:r w:rsidRPr="00790008">
        <w:rPr>
          <w:rStyle w:val="BookTitle"/>
          <w:rFonts w:asciiTheme="minorHAnsi" w:hAnsiTheme="minorHAnsi" w:cstheme="minorHAnsi"/>
          <w:b w:val="0"/>
          <w:bCs w:val="0"/>
          <w:color w:val="000000"/>
          <w:sz w:val="28"/>
          <w:szCs w:val="28"/>
        </w:rPr>
        <w:br/>
        <w:t>digvijayī hai’ bule sarva sthāne-sthāne</w:t>
      </w:r>
    </w:p>
    <w:p w14:paraId="40E82983" w14:textId="46F7F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scholars were not even able to understand his questions, so he easily conquered the scholars wherever he went.</w:t>
      </w:r>
    </w:p>
    <w:p w14:paraId="258D6CA5" w14:textId="0C0E0F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13.27</w:t>
      </w:r>
    </w:p>
    <w:p w14:paraId="3D8DB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7BFB87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śunilena baḍa navadvīpera mahimā</w:t>
      </w:r>
      <w:r w:rsidRPr="00790008">
        <w:rPr>
          <w:rStyle w:val="BookTitle"/>
          <w:rFonts w:asciiTheme="minorHAnsi" w:hAnsiTheme="minorHAnsi" w:cstheme="minorHAnsi"/>
          <w:b w:val="0"/>
          <w:bCs w:val="0"/>
          <w:color w:val="000000"/>
          <w:sz w:val="28"/>
          <w:szCs w:val="28"/>
        </w:rPr>
        <w:br/>
        <w:t>paṇḍita-samāja yata, tā’ra nāhi sīmā</w:t>
      </w:r>
    </w:p>
    <w:p w14:paraId="77B56BA6" w14:textId="66E1B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heard about the glories of Navadvīpa, wherein endless learned scholars resided.</w:t>
      </w:r>
    </w:p>
    <w:p w14:paraId="05EFA80F" w14:textId="553EAC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13.28</w:t>
      </w:r>
    </w:p>
    <w:p w14:paraId="560EF8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1B824C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parama-samṛddha aśva-gaja-yukta hai’</w:t>
      </w:r>
      <w:r w:rsidRPr="00790008">
        <w:rPr>
          <w:rStyle w:val="BookTitle"/>
          <w:rFonts w:asciiTheme="minorHAnsi" w:hAnsiTheme="minorHAnsi" w:cstheme="minorHAnsi"/>
          <w:b w:val="0"/>
          <w:bCs w:val="0"/>
          <w:color w:val="000000"/>
          <w:sz w:val="28"/>
          <w:szCs w:val="28"/>
        </w:rPr>
        <w:br/>
        <w:t>sabā’ jini’ navadvīpe gelā digvijayī</w:t>
      </w:r>
    </w:p>
    <w:p w14:paraId="3C4E43BE" w14:textId="7B8AEB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Thus after conquering all other provinces, the champion scholar came to Navadvīpa along with his opulent entourage, which included horses and </w:t>
      </w:r>
      <w:r w:rsidRPr="00790008">
        <w:rPr>
          <w:rStyle w:val="BookTitle"/>
          <w:rFonts w:asciiTheme="minorHAnsi" w:hAnsiTheme="minorHAnsi" w:cstheme="minorHAnsi"/>
          <w:b/>
          <w:bCs/>
          <w:color w:val="800000"/>
          <w:sz w:val="28"/>
          <w:szCs w:val="28"/>
        </w:rPr>
        <w:lastRenderedPageBreak/>
        <w:t>elephants.</w:t>
      </w:r>
    </w:p>
    <w:p w14:paraId="21899961" w14:textId="005AE9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13.29</w:t>
      </w:r>
    </w:p>
    <w:p w14:paraId="36CDF1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46E2A7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 ghare ghare prati paṇḍita-sabhāya</w:t>
      </w:r>
      <w:r w:rsidRPr="00790008">
        <w:rPr>
          <w:rStyle w:val="BookTitle"/>
          <w:rFonts w:asciiTheme="minorHAnsi" w:hAnsiTheme="minorHAnsi" w:cstheme="minorHAnsi"/>
          <w:b w:val="0"/>
          <w:bCs w:val="0"/>
          <w:color w:val="000000"/>
          <w:sz w:val="28"/>
          <w:szCs w:val="28"/>
        </w:rPr>
        <w:br/>
        <w:t>mahā-dhvani upajila sarva-nadīyāya</w:t>
      </w:r>
    </w:p>
    <w:p w14:paraId="14F6D1F3" w14:textId="70CB6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 result, a loud commotion arose in every house and every assembly of learned scholars in Nadia.</w:t>
      </w:r>
    </w:p>
    <w:p w14:paraId="5BE1032F" w14:textId="77E9E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13.30</w:t>
      </w:r>
    </w:p>
    <w:p w14:paraId="62440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A1B7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“sarva-rājya-deśa jini’ jaya-patra lai’</w:t>
      </w:r>
      <w:r w:rsidRPr="00790008">
        <w:rPr>
          <w:rStyle w:val="BookTitle"/>
          <w:rFonts w:asciiTheme="minorHAnsi" w:hAnsiTheme="minorHAnsi" w:cstheme="minorHAnsi"/>
          <w:b w:val="0"/>
          <w:bCs w:val="0"/>
          <w:color w:val="000000"/>
          <w:sz w:val="28"/>
          <w:szCs w:val="28"/>
        </w:rPr>
        <w:br/>
        <w:t>navadvīpe āsiyāche eka digvijayī</w:t>
      </w:r>
    </w:p>
    <w:p w14:paraId="0C526C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everywhere were heard saying, “A champion scholar has come to Navadvīpa with a certificate of victory from scholars all over the country.</w:t>
      </w:r>
    </w:p>
    <w:p w14:paraId="509F157E" w14:textId="37CB46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jaya-patra </w:t>
      </w:r>
      <w:r w:rsidRPr="00790008">
        <w:rPr>
          <w:rStyle w:val="BookTitle"/>
          <w:rFonts w:asciiTheme="minorHAnsi" w:hAnsiTheme="minorHAnsi" w:cstheme="minorHAnsi"/>
          <w:b w:val="0"/>
          <w:bCs w:val="0"/>
          <w:color w:val="000000"/>
          <w:sz w:val="28"/>
          <w:szCs w:val="28"/>
        </w:rPr>
        <w:t>refers to a certificate of conquest that a party who has lost in a battle of arguments or test of scholarship awards to the victorious party. This is proof of the winning party’s superior scholarship.</w:t>
      </w:r>
    </w:p>
    <w:p w14:paraId="02086502" w14:textId="4C089B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13.31</w:t>
      </w:r>
    </w:p>
    <w:p w14:paraId="1717B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5A618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sarasvatīra vara-putra’ śuni’ sarva-jane</w:t>
      </w:r>
      <w:r w:rsidRPr="00790008">
        <w:rPr>
          <w:rStyle w:val="BookTitle"/>
          <w:rFonts w:asciiTheme="minorHAnsi" w:hAnsiTheme="minorHAnsi" w:cstheme="minorHAnsi"/>
          <w:b w:val="0"/>
          <w:bCs w:val="0"/>
          <w:color w:val="000000"/>
          <w:sz w:val="28"/>
          <w:szCs w:val="28"/>
        </w:rPr>
        <w:br/>
        <w:t>paṇḍita sabāra baḍa cintā haila mane</w:t>
      </w:r>
    </w:p>
    <w:p w14:paraId="2A5BC780" w14:textId="79E447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all the learned scholars of Navadvīpa heard that he was favored by Sarasvatī, they began to worry.</w:t>
      </w:r>
    </w:p>
    <w:p w14:paraId="1E01404F" w14:textId="39BEC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13.32</w:t>
      </w:r>
    </w:p>
    <w:p w14:paraId="310CE3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1A5A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“jambudvīpe yata āche paṇḍitera sthāna</w:t>
      </w:r>
      <w:r w:rsidRPr="00790008">
        <w:rPr>
          <w:rStyle w:val="BookTitle"/>
          <w:rFonts w:asciiTheme="minorHAnsi" w:hAnsiTheme="minorHAnsi" w:cstheme="minorHAnsi"/>
          <w:b w:val="0"/>
          <w:bCs w:val="0"/>
          <w:color w:val="000000"/>
          <w:sz w:val="28"/>
          <w:szCs w:val="28"/>
        </w:rPr>
        <w:br/>
        <w:t>sabā jini’ navadvīpa jagate vākhāna</w:t>
      </w:r>
    </w:p>
    <w:p w14:paraId="17A76A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“Of all places of learning throughout Jambudvīpa, Navadvīpa surpasses all.</w:t>
      </w:r>
    </w:p>
    <w:p w14:paraId="2F4A1462" w14:textId="51146D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Jambudvīpa, in which India is situated, is one of the seven islands. By her own glories, Navadvīpa was the most famous and celebrated of all places adorned with intelligent people in India.</w:t>
      </w:r>
    </w:p>
    <w:p w14:paraId="47FCB3F7" w14:textId="7406AE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13.33</w:t>
      </w:r>
    </w:p>
    <w:p w14:paraId="4490E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28706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hena-sthāna digvijayī yāibe jiniñā</w:t>
      </w:r>
      <w:r w:rsidRPr="00790008">
        <w:rPr>
          <w:rStyle w:val="BookTitle"/>
          <w:rFonts w:asciiTheme="minorHAnsi" w:hAnsiTheme="minorHAnsi" w:cstheme="minorHAnsi"/>
          <w:b w:val="0"/>
          <w:bCs w:val="0"/>
          <w:color w:val="000000"/>
          <w:sz w:val="28"/>
          <w:szCs w:val="28"/>
        </w:rPr>
        <w:br/>
        <w:t>saṁsāre ei apratiṣṭhā ghuṣibe śuniñā</w:t>
      </w:r>
    </w:p>
    <w:p w14:paraId="4D62757E" w14:textId="2C2B4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“If this Digvijayī is victorious in such a place as this, then scholars all over the world will condemn us.</w:t>
      </w:r>
    </w:p>
    <w:p w14:paraId="55424681" w14:textId="58502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13.34</w:t>
      </w:r>
    </w:p>
    <w:p w14:paraId="6A9793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E5685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yujhite vā kā’ra śakti āche tā’na sane?</w:t>
      </w:r>
      <w:r w:rsidRPr="00790008">
        <w:rPr>
          <w:rStyle w:val="BookTitle"/>
          <w:rFonts w:asciiTheme="minorHAnsi" w:hAnsiTheme="minorHAnsi" w:cstheme="minorHAnsi"/>
          <w:b w:val="0"/>
          <w:bCs w:val="0"/>
          <w:color w:val="000000"/>
          <w:sz w:val="28"/>
          <w:szCs w:val="28"/>
        </w:rPr>
        <w:br/>
        <w:t>sarasvatī vara yāṅ’re dilena āpane?</w:t>
      </w:r>
    </w:p>
    <w:p w14:paraId="66DA0294" w14:textId="610C42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who has the ability to debate with one who has received the blessings of Sarasvatī?</w:t>
      </w:r>
    </w:p>
    <w:p w14:paraId="54A1DE00" w14:textId="2ED2E3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13.35</w:t>
      </w:r>
    </w:p>
    <w:p w14:paraId="60CE97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2A61B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vaktā yāṅ’ra jihvāya āpane</w:t>
      </w:r>
      <w:r w:rsidRPr="00790008">
        <w:rPr>
          <w:rStyle w:val="BookTitle"/>
          <w:rFonts w:asciiTheme="minorHAnsi" w:hAnsiTheme="minorHAnsi" w:cstheme="minorHAnsi"/>
          <w:b w:val="0"/>
          <w:bCs w:val="0"/>
          <w:color w:val="000000"/>
          <w:sz w:val="28"/>
          <w:szCs w:val="28"/>
        </w:rPr>
        <w:br/>
        <w:t>manuṣye ki vāde kabhu pāre tā’na sane?</w:t>
      </w:r>
    </w:p>
    <w:p w14:paraId="2647942B" w14:textId="485F14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Sarasvatī resides on his tongue, how can a human being debate with him?”</w:t>
      </w:r>
    </w:p>
    <w:p w14:paraId="230BF2EA" w14:textId="6711E1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13.36</w:t>
      </w:r>
    </w:p>
    <w:p w14:paraId="1C72C4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BE602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mahā-mahā-bhaṭṭācārya</w:t>
      </w:r>
      <w:r w:rsidRPr="00790008">
        <w:rPr>
          <w:rStyle w:val="BookTitle"/>
          <w:rFonts w:asciiTheme="minorHAnsi" w:hAnsiTheme="minorHAnsi" w:cstheme="minorHAnsi"/>
          <w:b w:val="0"/>
          <w:bCs w:val="0"/>
          <w:color w:val="000000"/>
          <w:sz w:val="28"/>
          <w:szCs w:val="28"/>
        </w:rPr>
        <w:br/>
        <w:t>sabei cintena mane, chāḍi’ sarva kārya</w:t>
      </w:r>
    </w:p>
    <w:p w14:paraId="73C4E085" w14:textId="3980C3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great Bhaṭṭācāryas left their duties out of anxiety.</w:t>
      </w:r>
    </w:p>
    <w:p w14:paraId="62E639C3" w14:textId="7BA708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13.37</w:t>
      </w:r>
    </w:p>
    <w:p w14:paraId="3542D9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DC51D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sabei karena kolāhala</w:t>
      </w:r>
      <w:r w:rsidRPr="00790008">
        <w:rPr>
          <w:rStyle w:val="BookTitle"/>
          <w:rFonts w:asciiTheme="minorHAnsi" w:hAnsiTheme="minorHAnsi" w:cstheme="minorHAnsi"/>
          <w:b w:val="0"/>
          <w:bCs w:val="0"/>
          <w:color w:val="000000"/>
          <w:sz w:val="28"/>
          <w:szCs w:val="28"/>
        </w:rPr>
        <w:br/>
        <w:t>“bujhibāṅa ei-bāra yata vidyābala”</w:t>
      </w:r>
    </w:p>
    <w:p w14:paraId="6DA18379" w14:textId="620BE7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over Navadvīpa people were heard saying, “Now we’ll understand the power of our knowledge.”</w:t>
      </w:r>
    </w:p>
    <w:p w14:paraId="683D9BC9" w14:textId="007EB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13.38</w:t>
      </w:r>
    </w:p>
    <w:p w14:paraId="1E8E5E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F88F5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vṛttānta yata paḍuyāra gaṇe</w:t>
      </w:r>
      <w:r w:rsidRPr="00790008">
        <w:rPr>
          <w:rStyle w:val="BookTitle"/>
          <w:rFonts w:asciiTheme="minorHAnsi" w:hAnsiTheme="minorHAnsi" w:cstheme="minorHAnsi"/>
          <w:b w:val="0"/>
          <w:bCs w:val="0"/>
          <w:color w:val="000000"/>
          <w:sz w:val="28"/>
          <w:szCs w:val="28"/>
        </w:rPr>
        <w:br/>
        <w:t>kahilena nija-guru gaurāṅgera sthāne</w:t>
      </w:r>
    </w:p>
    <w:p w14:paraId="7EDA7FB9" w14:textId="0DFF8B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students went and informed their teacher, Gaurāṅga, of all these incidents.</w:t>
      </w:r>
    </w:p>
    <w:p w14:paraId="1F62E003" w14:textId="01F9BA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13.39</w:t>
      </w:r>
    </w:p>
    <w:p w14:paraId="2F388A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1494ED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digvijayī sarasvatī vaśa kari’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sarvatra jiniyā bule jaya-patra dhari’</w:t>
      </w:r>
    </w:p>
    <w:p w14:paraId="53050F61" w14:textId="64470B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Digvijayī who has been blessed by Sarasvatī and who has conquered scholars throughout the world has come with his certificate of victory.</w:t>
      </w:r>
    </w:p>
    <w:p w14:paraId="042BF002" w14:textId="03860C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13.40</w:t>
      </w:r>
    </w:p>
    <w:p w14:paraId="24A322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749FE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hastī, ghoḍā, dolā, loka, aneka saṁhati</w:t>
      </w:r>
      <w:r w:rsidRPr="00790008">
        <w:rPr>
          <w:rStyle w:val="BookTitle"/>
          <w:rFonts w:asciiTheme="minorHAnsi" w:hAnsiTheme="minorHAnsi" w:cstheme="minorHAnsi"/>
          <w:b w:val="0"/>
          <w:bCs w:val="0"/>
          <w:color w:val="000000"/>
          <w:sz w:val="28"/>
          <w:szCs w:val="28"/>
        </w:rPr>
        <w:br/>
        <w:t>samprati āsiyā hailā navadvīpe sthiti</w:t>
      </w:r>
    </w:p>
    <w:p w14:paraId="4D2336B3" w14:textId="30696B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arrived in Navadvīpa surrounded by elephants, horses, palanquins, and many followers.</w:t>
      </w:r>
    </w:p>
    <w:p w14:paraId="5AF64326" w14:textId="351DB5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13.41</w:t>
      </w:r>
    </w:p>
    <w:p w14:paraId="347AFC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116E7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āpanāra pratidvandvī cāya</w:t>
      </w:r>
      <w:r w:rsidRPr="00790008">
        <w:rPr>
          <w:rStyle w:val="BookTitle"/>
          <w:rFonts w:asciiTheme="minorHAnsi" w:hAnsiTheme="minorHAnsi" w:cstheme="minorHAnsi"/>
          <w:b w:val="0"/>
          <w:bCs w:val="0"/>
          <w:color w:val="000000"/>
          <w:sz w:val="28"/>
          <w:szCs w:val="28"/>
        </w:rPr>
        <w:br/>
        <w:t>nahe jaya-patra māge sakala-sabhāya”</w:t>
      </w:r>
    </w:p>
    <w:p w14:paraId="7A36AF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come to Navadvīpa seeking an opponent. Otherwise he demands a certificate of victory from the scholars of Navadvīpa.”</w:t>
      </w:r>
    </w:p>
    <w:p w14:paraId="4553A44B" w14:textId="0CA6E8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arriving in Navadvīpa, Digvijayī Paṇḍita searched for a suitable opponent from the rival camp. If there was no suitable scholar in Navadvīpa able to debate with him, then the Digvijayī demanded that the scholars issue him a certificate stating that all the scholars of Navadvīpa had been defeated by him.</w:t>
      </w:r>
    </w:p>
    <w:p w14:paraId="34D2AFF5" w14:textId="34D5B2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13.42</w:t>
      </w:r>
    </w:p>
    <w:p w14:paraId="11B514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2DFDF9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śiṣya-gaṇera vacana gauramaṇi</w:t>
      </w:r>
      <w:r w:rsidRPr="00790008">
        <w:rPr>
          <w:rStyle w:val="BookTitle"/>
          <w:rFonts w:asciiTheme="minorHAnsi" w:hAnsiTheme="minorHAnsi" w:cstheme="minorHAnsi"/>
          <w:b w:val="0"/>
          <w:bCs w:val="0"/>
          <w:color w:val="000000"/>
          <w:sz w:val="28"/>
          <w:szCs w:val="28"/>
        </w:rPr>
        <w:br/>
        <w:t>hāsiyā kahite lāgilena tattva-vāṇī</w:t>
      </w:r>
    </w:p>
    <w:p w14:paraId="2FBE84B8" w14:textId="16BB64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His students, the jewel-like Gaurāṅga smiled and began to describe the nature of the Supreme Lord.</w:t>
      </w:r>
    </w:p>
    <w:p w14:paraId="3AF65D29" w14:textId="35D410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13.43</w:t>
      </w:r>
    </w:p>
    <w:p w14:paraId="1860D1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3FF40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bhāi saba, ei kahi tattva-kathā</w:t>
      </w:r>
      <w:r w:rsidRPr="00790008">
        <w:rPr>
          <w:rStyle w:val="BookTitle"/>
          <w:rFonts w:asciiTheme="minorHAnsi" w:hAnsiTheme="minorHAnsi" w:cstheme="minorHAnsi"/>
          <w:b w:val="0"/>
          <w:bCs w:val="0"/>
          <w:color w:val="000000"/>
          <w:sz w:val="28"/>
          <w:szCs w:val="28"/>
        </w:rPr>
        <w:br/>
        <w:t>ahaṅkāra nā sahena īśvara sarvathā</w:t>
      </w:r>
    </w:p>
    <w:p w14:paraId="5B0755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brothers. The Supreme Lord never tolerates false pride.</w:t>
      </w:r>
    </w:p>
    <w:p w14:paraId="328C6214" w14:textId="1EF93F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about Digvijayī’s bragging from the Navadvīpa students, who were afraid of their imminent defeat, Śrī Gaurasundara solaced them by describing the nature, or truth, of the Supreme Lord as follows: “The Supreme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completely destroys the false ego of proud persons who are </w:t>
      </w:r>
      <w:r w:rsidRPr="00790008">
        <w:rPr>
          <w:rStyle w:val="BookTitle"/>
          <w:rFonts w:asciiTheme="minorHAnsi" w:hAnsiTheme="minorHAnsi" w:cstheme="minorHAnsi"/>
          <w:b w:val="0"/>
          <w:bCs w:val="0"/>
          <w:color w:val="000000"/>
          <w:sz w:val="28"/>
          <w:szCs w:val="28"/>
        </w:rPr>
        <w:lastRenderedPageBreak/>
        <w:t xml:space="preserve">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—that is, He destroys the pride of proud persons—and does not assist them in maintaining their pride in any way.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(10.14.20): “O supreme creator and master, You defeat the false pride of the faithless demons and show mercy to Your saintly devotees.”</w:t>
      </w:r>
    </w:p>
    <w:p w14:paraId="4E9B7461" w14:textId="6272BA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13.44</w:t>
      </w:r>
    </w:p>
    <w:p w14:paraId="3CCC8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78D4AE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ye-ye-guṇe matta hai’ kare ahaṅkāra</w:t>
      </w:r>
      <w:r w:rsidRPr="00790008">
        <w:rPr>
          <w:rStyle w:val="BookTitle"/>
          <w:rFonts w:asciiTheme="minorHAnsi" w:hAnsiTheme="minorHAnsi" w:cstheme="minorHAnsi"/>
          <w:b w:val="0"/>
          <w:bCs w:val="0"/>
          <w:color w:val="000000"/>
          <w:sz w:val="28"/>
          <w:szCs w:val="28"/>
        </w:rPr>
        <w:br/>
        <w:t>avaśya īśvara tāhā karena saṁhāra</w:t>
      </w:r>
    </w:p>
    <w:p w14:paraId="2D1797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sees someone proud of some personal quality, He certainly removes the cause of that pride.</w:t>
      </w:r>
    </w:p>
    <w:p w14:paraId="23EEF883" w14:textId="435849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Three modes of material nature are present in this material kingdom. The three modes keep their identities intact by remaining distinct while mixing with the other modes. When the modes of passion and ignorance are subdued by the mode of goodness, a living entity becomes situated in the mode of goodness. But even in such a mode of goodness, a specific relationship with the modes of passion and ignorance still remains. When the specific relationship with both passion and ignorance is completely absent in the mode of goodness, it is called </w:t>
      </w:r>
      <w:r w:rsidRPr="00790008">
        <w:rPr>
          <w:rStyle w:val="BookTitle"/>
          <w:rFonts w:asciiTheme="minorHAnsi" w:hAnsiTheme="minorHAnsi" w:cstheme="minorHAnsi"/>
          <w:b w:val="0"/>
          <w:bCs w:val="0"/>
          <w:i/>
          <w:iCs/>
          <w:color w:val="000000"/>
          <w:sz w:val="28"/>
          <w:szCs w:val="28"/>
        </w:rPr>
        <w:t xml:space="preserve">viśuddha-sattva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nirguṇa—</w:t>
      </w:r>
      <w:r w:rsidRPr="00790008">
        <w:rPr>
          <w:rStyle w:val="BookTitle"/>
          <w:rFonts w:asciiTheme="minorHAnsi" w:hAnsiTheme="minorHAnsi" w:cstheme="minorHAnsi"/>
          <w:b w:val="0"/>
          <w:bCs w:val="0"/>
          <w:color w:val="000000"/>
          <w:sz w:val="28"/>
          <w:szCs w:val="28"/>
        </w:rPr>
        <w:t>pure goodness or transcendence. In order to manifest His Vaikuṇṭha pastimes by bringing into equilibrium the ever-conflicting three modes of nature, under whose control intoxicated egoistic persons exhibit their pride, the Supreme Lord removes the opposing nature of the modes and establishes them on the platform of transcendence. The false ego born of the modes of nature is agitated by time, in other words, the concepts of “I” and “mine,” which are born from the modes, are found within the time factor and are destroyed in due course of time. Therefore the relationship of the living entities with the modes of nature is only temporary, not eternal. The three states of birth, maintenance, and death, which are born of the modes of nature, are not eternal. Therefore they are ephemeral. Activities performed with aversion to the Lord by living entities who consider themselves the doers are inferior, while activities performed as service by living entities who consider themselves servants of the Lord are superior or eternal.</w:t>
      </w:r>
    </w:p>
    <w:p w14:paraId="21C06F51" w14:textId="20F49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13.45</w:t>
      </w:r>
    </w:p>
    <w:p w14:paraId="6E7B32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FEF2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phalavanta vṛkṣa āra guṇavanta jana</w:t>
      </w:r>
      <w:r w:rsidRPr="00790008">
        <w:rPr>
          <w:rStyle w:val="BookTitle"/>
          <w:rFonts w:asciiTheme="minorHAnsi" w:hAnsiTheme="minorHAnsi" w:cstheme="minorHAnsi"/>
          <w:b w:val="0"/>
          <w:bCs w:val="0"/>
          <w:color w:val="000000"/>
          <w:sz w:val="28"/>
          <w:szCs w:val="28"/>
        </w:rPr>
        <w:br/>
        <w:t>’namratā’ se tāhāra svabhāva anukṣaṇa</w:t>
      </w:r>
    </w:p>
    <w:p w14:paraId="11972B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nature of both the tree laden with fruit and the man decorated with good </w:t>
      </w:r>
      <w:r w:rsidRPr="00790008">
        <w:rPr>
          <w:rStyle w:val="BookTitle"/>
          <w:rFonts w:asciiTheme="minorHAnsi" w:hAnsiTheme="minorHAnsi" w:cstheme="minorHAnsi"/>
          <w:b/>
          <w:bCs/>
          <w:color w:val="800000"/>
          <w:sz w:val="28"/>
          <w:szCs w:val="28"/>
        </w:rPr>
        <w:lastRenderedPageBreak/>
        <w:t>qualities is that they bow down with humility.</w:t>
      </w:r>
    </w:p>
    <w:p w14:paraId="75CB53BD" w14:textId="7D145F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a tree bends down with a burden of fruits, persons who are in the mode of goodness exhibit humility as a result of their good qualities. Persons who are averse to the purport of statements like “a little education is dangerous,” “a small fish jumps too much,” and “a castor oil plant grows like a tree” praise their own small achievements due to material destitution and thus become reluctant to display humility before others. That is why Śrī Gaurasundara has taught for the benefit of people in general that only those persons who consider themselves lower than the straw in the street are always eligible to serve the Supreme Lord by chanting the holy name of Hari. The living entities possess minute quantities of the Lord’s nature.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the living entities are described as </w:t>
      </w:r>
      <w:r w:rsidRPr="00790008">
        <w:rPr>
          <w:rStyle w:val="BookTitle"/>
          <w:rFonts w:asciiTheme="minorHAnsi" w:hAnsiTheme="minorHAnsi" w:cstheme="minorHAnsi"/>
          <w:b w:val="0"/>
          <w:bCs w:val="0"/>
          <w:i/>
          <w:iCs/>
          <w:color w:val="000000"/>
          <w:sz w:val="28"/>
          <w:szCs w:val="28"/>
        </w:rPr>
        <w:t>parā prakṛti</w:t>
      </w:r>
      <w:r w:rsidRPr="00790008">
        <w:rPr>
          <w:rStyle w:val="BookTitle"/>
          <w:rFonts w:asciiTheme="minorHAnsi" w:hAnsiTheme="minorHAnsi" w:cstheme="minorHAnsi"/>
          <w:b w:val="0"/>
          <w:bCs w:val="0"/>
          <w:color w:val="000000"/>
          <w:sz w:val="28"/>
          <w:szCs w:val="28"/>
        </w:rPr>
        <w:t>, or superior nature. While exhibiting pastimes as the spiritual master for the entire world and while describing the nature of the living entities who possess saintly qualities, Śrī Gaurasundara has displayed the ideal example of actual humility.</w:t>
      </w:r>
    </w:p>
    <w:p w14:paraId="145879DE" w14:textId="7ADBF0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13.46</w:t>
      </w:r>
    </w:p>
    <w:p w14:paraId="2147E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64264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haihaya, nahuṣa, veṇa, bāṇa, naraka, rāvaṇa</w:t>
      </w:r>
      <w:r w:rsidRPr="00790008">
        <w:rPr>
          <w:rStyle w:val="BookTitle"/>
          <w:rFonts w:asciiTheme="minorHAnsi" w:hAnsiTheme="minorHAnsi" w:cstheme="minorHAnsi"/>
          <w:b w:val="0"/>
          <w:bCs w:val="0"/>
          <w:color w:val="000000"/>
          <w:sz w:val="28"/>
          <w:szCs w:val="28"/>
        </w:rPr>
        <w:br/>
        <w:t>mahā-digvijayī śuniyācha ye ye-jana</w:t>
      </w:r>
    </w:p>
    <w:p w14:paraId="322B7D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have heard of the great Digvijayīs of the past like Haihaya, Nahuṣa, Veṇa, Bāṇa, Naraka, and Rāvaṇa.</w:t>
      </w:r>
    </w:p>
    <w:p w14:paraId="3FB1C1BC" w14:textId="6F6288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Haihaya, or Kārtavīryārjuna, was the King of Māhiṣmatīpura. He received one thousand arms by the blessing of Lord Dattātreya and was killed by the hands of Lord Paraśurāma. A description of these incidents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(9.15.17-35),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Tīrtha-yātrā-parva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 xml:space="preserve">Vana-parva </w:t>
      </w:r>
      <w:r w:rsidRPr="00790008">
        <w:rPr>
          <w:rStyle w:val="BookTitle"/>
          <w:rFonts w:asciiTheme="minorHAnsi" w:hAnsiTheme="minorHAnsi" w:cstheme="minorHAnsi"/>
          <w:b w:val="0"/>
          <w:bCs w:val="0"/>
          <w:color w:val="000000"/>
          <w:sz w:val="28"/>
          <w:szCs w:val="28"/>
        </w:rPr>
        <w:t xml:space="preserve">115.10-18 and 116.19-24), the </w:t>
      </w:r>
      <w:r w:rsidRPr="00790008">
        <w:rPr>
          <w:rStyle w:val="BookTitle"/>
          <w:rFonts w:asciiTheme="minorHAnsi" w:hAnsiTheme="minorHAnsi" w:cstheme="minorHAnsi"/>
          <w:b w:val="0"/>
          <w:bCs w:val="0"/>
          <w:i/>
          <w:iCs/>
          <w:color w:val="000000"/>
          <w:sz w:val="28"/>
          <w:szCs w:val="28"/>
        </w:rPr>
        <w:t xml:space="preserve">Hari-vaṁśa </w:t>
      </w:r>
      <w:r w:rsidRPr="00790008">
        <w:rPr>
          <w:rStyle w:val="BookTitle"/>
          <w:rFonts w:asciiTheme="minorHAnsi" w:hAnsiTheme="minorHAnsi" w:cstheme="minorHAnsi"/>
          <w:b w:val="0"/>
          <w:bCs w:val="0"/>
          <w:color w:val="000000"/>
          <w:sz w:val="28"/>
          <w:szCs w:val="28"/>
        </w:rPr>
        <w:t xml:space="preserve">(1.33),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94), the </w:t>
      </w:r>
      <w:r w:rsidRPr="00790008">
        <w:rPr>
          <w:rStyle w:val="BookTitle"/>
          <w:rFonts w:asciiTheme="minorHAnsi" w:hAnsiTheme="minorHAnsi" w:cstheme="minorHAnsi"/>
          <w:b w:val="0"/>
          <w:bCs w:val="0"/>
          <w:i/>
          <w:iCs/>
          <w:color w:val="000000"/>
          <w:sz w:val="28"/>
          <w:szCs w:val="28"/>
        </w:rPr>
        <w:t>Matsya Purāṇa</w:t>
      </w:r>
      <w:r w:rsidRPr="00790008">
        <w:rPr>
          <w:rStyle w:val="BookTitle"/>
          <w:rFonts w:asciiTheme="minorHAnsi" w:hAnsiTheme="minorHAnsi" w:cstheme="minorHAnsi"/>
          <w:b w:val="0"/>
          <w:bCs w:val="0"/>
          <w:color w:val="000000"/>
          <w:sz w:val="28"/>
          <w:szCs w:val="28"/>
        </w:rPr>
        <w:t xml:space="preserve"> (Chapter 43) and the </w:t>
      </w:r>
      <w:r w:rsidRPr="00790008">
        <w:rPr>
          <w:rStyle w:val="BookTitle"/>
          <w:rFonts w:asciiTheme="minorHAnsi" w:hAnsiTheme="minorHAnsi" w:cstheme="minorHAnsi"/>
          <w:b w:val="0"/>
          <w:bCs w:val="0"/>
          <w:i/>
          <w:iCs/>
          <w:color w:val="000000"/>
          <w:sz w:val="28"/>
          <w:szCs w:val="28"/>
        </w:rPr>
        <w:t xml:space="preserve">Mārkaṇḍeya Purāṇa </w:t>
      </w:r>
      <w:r w:rsidRPr="00790008">
        <w:rPr>
          <w:rStyle w:val="BookTitle"/>
          <w:rFonts w:asciiTheme="minorHAnsi" w:hAnsiTheme="minorHAnsi" w:cstheme="minorHAnsi"/>
          <w:b w:val="0"/>
          <w:bCs w:val="0"/>
          <w:color w:val="000000"/>
          <w:sz w:val="28"/>
          <w:szCs w:val="28"/>
        </w:rPr>
        <w:t>(Chapter 16).</w:t>
      </w:r>
    </w:p>
    <w:p w14:paraId="21621FB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Nahuṣa was born in the womb of Svarbhāṇavī by Āyu, who was the son of Purūravā, the saintly king of the dynasty of the moon-god. He was the father of Mahārāja Yayāti. A description of Nahuṣa’s becoming intoxicated by opulence, illusioned, and falldown is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Ājagara-parva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280.11-14, 181.30-37 and </w:t>
      </w:r>
      <w:r w:rsidRPr="00790008">
        <w:rPr>
          <w:rStyle w:val="BookTitle"/>
          <w:rFonts w:asciiTheme="minorHAnsi" w:hAnsiTheme="minorHAnsi" w:cstheme="minorHAnsi"/>
          <w:b w:val="0"/>
          <w:bCs w:val="0"/>
          <w:i/>
          <w:iCs/>
          <w:color w:val="000000"/>
          <w:sz w:val="28"/>
          <w:szCs w:val="28"/>
        </w:rPr>
        <w:t xml:space="preserve">Udyoga-parva </w:t>
      </w:r>
      <w:r w:rsidRPr="00790008">
        <w:rPr>
          <w:rStyle w:val="BookTitle"/>
          <w:rFonts w:asciiTheme="minorHAnsi" w:hAnsiTheme="minorHAnsi" w:cstheme="minorHAnsi"/>
          <w:b w:val="0"/>
          <w:bCs w:val="0"/>
          <w:color w:val="000000"/>
          <w:sz w:val="28"/>
          <w:szCs w:val="28"/>
        </w:rPr>
        <w:t xml:space="preserve">11.10-24, Chapter 12, and Chapter 17),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(1.28),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92), and the </w:t>
      </w:r>
      <w:r w:rsidRPr="00790008">
        <w:rPr>
          <w:rStyle w:val="BookTitle"/>
          <w:rFonts w:asciiTheme="minorHAnsi" w:hAnsiTheme="minorHAnsi" w:cstheme="minorHAnsi"/>
          <w:b w:val="0"/>
          <w:bCs w:val="0"/>
          <w:i/>
          <w:iCs/>
          <w:color w:val="000000"/>
          <w:sz w:val="28"/>
          <w:szCs w:val="28"/>
        </w:rPr>
        <w:t>Brahma Purāṇa</w:t>
      </w:r>
      <w:r w:rsidRPr="00790008">
        <w:rPr>
          <w:rStyle w:val="BookTitle"/>
          <w:rFonts w:asciiTheme="minorHAnsi" w:hAnsiTheme="minorHAnsi" w:cstheme="minorHAnsi"/>
          <w:b w:val="0"/>
          <w:bCs w:val="0"/>
          <w:color w:val="000000"/>
          <w:sz w:val="28"/>
          <w:szCs w:val="28"/>
        </w:rPr>
        <w:t xml:space="preserve"> (Chapter 11).</w:t>
      </w:r>
    </w:p>
    <w:p w14:paraId="4C668D5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Veṇa was the ghostly haunted, atheistic son of the saintly King Aṅga. A description of his atheism born of self-worship, his immediate destruction by the </w:t>
      </w:r>
      <w:r w:rsidRPr="00790008">
        <w:rPr>
          <w:rStyle w:val="BookTitle"/>
          <w:rFonts w:asciiTheme="minorHAnsi" w:hAnsiTheme="minorHAnsi" w:cstheme="minorHAnsi"/>
          <w:b w:val="0"/>
          <w:bCs w:val="0"/>
          <w:color w:val="000000"/>
          <w:sz w:val="28"/>
          <w:szCs w:val="28"/>
        </w:rPr>
        <w:lastRenderedPageBreak/>
        <w:t xml:space="preserve">curse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observed his cruelty towards other living entities, and the appearance of Mahārāja Pṛthu from the churning of his arms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(4.13.39-49 and 4.14.1-46). Veṇa was averse to serving the Lord through lust, fear, envy, familial relationship, affection, or devotion and averse to the strong favorable cultivation of Kṛṣṇa consciousness, so as a result of his heinous sins he fell into the darkest region of hell forever. That is why there was no hope for his deliverance. The saintly King Yudhiṣṭhira spoke to Śrī Nārada Muni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(7.1.32) as follows:</w:t>
      </w:r>
    </w:p>
    <w:p w14:paraId="1548F36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katamo ’pi na venaḥ syāt      pañcānāṁ puruṣaṁ prati</w:t>
      </w:r>
      <w:r w:rsidRPr="00790008">
        <w:rPr>
          <w:rStyle w:val="BookTitle"/>
          <w:rFonts w:asciiTheme="minorHAnsi" w:hAnsiTheme="minorHAnsi" w:cstheme="minorHAnsi"/>
          <w:b w:val="0"/>
          <w:bCs w:val="0"/>
          <w:color w:val="000000"/>
          <w:sz w:val="28"/>
          <w:szCs w:val="28"/>
        </w:rPr>
        <w:br/>
        <w:t>tasmāt kenāpy upāyena      manaḥ kṛṣṇe niveśayet</w:t>
      </w:r>
    </w:p>
    <w:p w14:paraId="2AADD9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“Somehow or other, one must consider the form of Kṛṣṇa very seriously. Then, by one of the five different processes mentioned above, one can return home, back to Godhead. Atheists like King Vena, however, being unable to think of Kṛṣṇa’s form in any of these five ways, cannot attain salvation. Therefore, one must somehow think of Kṛṣṇa, whether in a friendly way or inimically.”</w:t>
      </w:r>
    </w:p>
    <w:p w14:paraId="6A8F60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hundred-armed Bāṇa was a dear servant of Rudra and son of Mahārāja Bali, the king of the demons. His other name is Mahākāla. A description of Bāṇa and the vanquishment of his pride by Kṛṣṇa is found in the Tenth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Chapters 62 and 63, and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(2.1.18).</w:t>
      </w:r>
    </w:p>
    <w:p w14:paraId="196E2A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Naraka was a great demon born in the womb of Bhumi, mother earth, by the touch of Varāhadeva. His death at the hands of Kṛṣṇa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(10.59.1-22),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(2.63),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(5.29).</w:t>
      </w:r>
    </w:p>
    <w:p w14:paraId="32695F8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Rāvaṇa’s birth, austerities, and pride resulting from victories in battle by the influence of a benediction are described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Uttara-kāṇḍa</w:t>
      </w:r>
      <w:r w:rsidRPr="00790008">
        <w:rPr>
          <w:rStyle w:val="BookTitle"/>
          <w:rFonts w:asciiTheme="minorHAnsi" w:hAnsiTheme="minorHAnsi" w:cstheme="minorHAnsi"/>
          <w:b w:val="0"/>
          <w:bCs w:val="0"/>
          <w:color w:val="000000"/>
          <w:sz w:val="28"/>
          <w:szCs w:val="28"/>
        </w:rPr>
        <w:t xml:space="preserve">, Chapters 9-39). Descriptions of his anger on hearing news of the death of Khara and Dūṣaṇa at the hands of Śrī Rāma and the incidents beginning with his kidnapping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Sītā up to his death are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Araṇya-kāṇḍa</w:t>
      </w:r>
      <w:r w:rsidRPr="00790008">
        <w:rPr>
          <w:rStyle w:val="BookTitle"/>
          <w:rFonts w:asciiTheme="minorHAnsi" w:hAnsiTheme="minorHAnsi" w:cstheme="minorHAnsi"/>
          <w:b w:val="0"/>
          <w:bCs w:val="0"/>
          <w:color w:val="000000"/>
          <w:sz w:val="28"/>
          <w:szCs w:val="28"/>
        </w:rPr>
        <w:t xml:space="preserve">, Chapters 31-56,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xml:space="preserve">, Chapters 4-22,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xml:space="preserve">, Chapters 6-16, 26-31, 40, 59, 62, 63, 93, 96, 101, 103, and 111),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Draupadī-haraṇa-parva </w:t>
      </w:r>
      <w:r w:rsidRPr="00790008">
        <w:rPr>
          <w:rStyle w:val="BookTitle"/>
          <w:rFonts w:asciiTheme="minorHAnsi" w:hAnsiTheme="minorHAnsi" w:cstheme="minorHAnsi"/>
          <w:b w:val="0"/>
          <w:bCs w:val="0"/>
          <w:color w:val="000000"/>
          <w:sz w:val="28"/>
          <w:szCs w:val="28"/>
        </w:rPr>
        <w:t xml:space="preserve">within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Chapters 274, 277, 280, 284, and 289),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Ninth Canto, Chapter 10.</w:t>
      </w:r>
    </w:p>
    <w:p w14:paraId="0F83C9D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mahā-digvijayī</w:t>
      </w:r>
      <w:r w:rsidRPr="00790008">
        <w:rPr>
          <w:rStyle w:val="BookTitle"/>
          <w:rFonts w:asciiTheme="minorHAnsi" w:hAnsiTheme="minorHAnsi" w:cstheme="minorHAnsi"/>
          <w:b w:val="0"/>
          <w:bCs w:val="0"/>
          <w:color w:val="000000"/>
          <w:sz w:val="28"/>
          <w:szCs w:val="28"/>
        </w:rPr>
        <w:t xml:space="preserve"> refers to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conquer the eight directions on the strength of their knowledge,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who conquer the eight directions in battle on the strength of their arms,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who conquer the eight directions on the strength of their wealth, earned through farming and trade.</w:t>
      </w:r>
    </w:p>
    <w:p w14:paraId="4DE21ABC" w14:textId="5DE07C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13.47</w:t>
      </w:r>
    </w:p>
    <w:p w14:paraId="76288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8D3C1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bujha dekhi, kā’ra garva cūrṇa nāhi haya?</w:t>
      </w:r>
      <w:r w:rsidRPr="00790008">
        <w:rPr>
          <w:rStyle w:val="BookTitle"/>
          <w:rFonts w:asciiTheme="minorHAnsi" w:hAnsiTheme="minorHAnsi" w:cstheme="minorHAnsi"/>
          <w:b w:val="0"/>
          <w:bCs w:val="0"/>
          <w:color w:val="000000"/>
          <w:sz w:val="28"/>
          <w:szCs w:val="28"/>
        </w:rPr>
        <w:br/>
        <w:t>sarvathā īśvara ahaṅkāra nāhi saya</w:t>
      </w:r>
    </w:p>
    <w:p w14:paraId="75688419" w14:textId="2AAEA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“Try to think, whose pride was not smashed? The Supreme Lord never tolerates anyone’s false ego.</w:t>
      </w:r>
    </w:p>
    <w:p w14:paraId="45A09DDB" w14:textId="585C3D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13.48</w:t>
      </w:r>
    </w:p>
    <w:p w14:paraId="3DD4AE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6E41B8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tāhāra yata vidyā-ahaṅkāra</w:t>
      </w:r>
      <w:r w:rsidRPr="00790008">
        <w:rPr>
          <w:rStyle w:val="BookTitle"/>
          <w:rFonts w:asciiTheme="minorHAnsi" w:hAnsiTheme="minorHAnsi" w:cstheme="minorHAnsi"/>
          <w:b w:val="0"/>
          <w:bCs w:val="0"/>
          <w:color w:val="000000"/>
          <w:sz w:val="28"/>
          <w:szCs w:val="28"/>
        </w:rPr>
        <w:br/>
        <w:t>dekhibe ethāi saba haibe saṁhāra”</w:t>
      </w:r>
    </w:p>
    <w:p w14:paraId="21E4C0F8" w14:textId="3EA580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you will see this Digvijayī’s scholastic pride vanquished here in Navadvīpa.”</w:t>
      </w:r>
    </w:p>
    <w:p w14:paraId="5FCBA3B6" w14:textId="0420EF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13.49</w:t>
      </w:r>
    </w:p>
    <w:p w14:paraId="225471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52ADD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hāsi’ prabhu śiṣya-gaṇa-saṅge</w:t>
      </w:r>
      <w:r w:rsidRPr="00790008">
        <w:rPr>
          <w:rStyle w:val="BookTitle"/>
          <w:rFonts w:asciiTheme="minorHAnsi" w:hAnsiTheme="minorHAnsi" w:cstheme="minorHAnsi"/>
          <w:b w:val="0"/>
          <w:bCs w:val="0"/>
          <w:color w:val="000000"/>
          <w:sz w:val="28"/>
          <w:szCs w:val="28"/>
        </w:rPr>
        <w:br/>
        <w:t>sandhyā-kāle gaṅga-tīre āilena raṅge</w:t>
      </w:r>
    </w:p>
    <w:p w14:paraId="0CBAAD27" w14:textId="6A5B7B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Nimāi smiled. Then in the evening He took His students to the bank of the Ganges.</w:t>
      </w:r>
    </w:p>
    <w:p w14:paraId="70917B7F" w14:textId="69CA8E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13.50</w:t>
      </w:r>
    </w:p>
    <w:p w14:paraId="183B98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88F42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gaṅgā-jala sparśa kari’, gaṅgā namaskari’</w:t>
      </w:r>
      <w:r w:rsidRPr="00790008">
        <w:rPr>
          <w:rStyle w:val="BookTitle"/>
          <w:rFonts w:asciiTheme="minorHAnsi" w:hAnsiTheme="minorHAnsi" w:cstheme="minorHAnsi"/>
          <w:b w:val="0"/>
          <w:bCs w:val="0"/>
          <w:color w:val="000000"/>
          <w:sz w:val="28"/>
          <w:szCs w:val="28"/>
        </w:rPr>
        <w:br/>
        <w:t>vasilena śiṣya-saṅge gaurāṅga śrī-hari</w:t>
      </w:r>
    </w:p>
    <w:p w14:paraId="398CDDD7" w14:textId="717109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sprinkling some Ganges water on His head and offering obeisances, Lord Gaurāṅga sat down on the bank with His students.</w:t>
      </w:r>
    </w:p>
    <w:p w14:paraId="6C27546C" w14:textId="1FDA9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13.51</w:t>
      </w:r>
    </w:p>
    <w:p w14:paraId="3BDEB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B941A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maṇḍalī hai’ sarva-śiṣya-gaṇa</w:t>
      </w:r>
      <w:r w:rsidRPr="00790008">
        <w:rPr>
          <w:rStyle w:val="BookTitle"/>
          <w:rFonts w:asciiTheme="minorHAnsi" w:hAnsiTheme="minorHAnsi" w:cstheme="minorHAnsi"/>
          <w:b w:val="0"/>
          <w:bCs w:val="0"/>
          <w:color w:val="000000"/>
          <w:sz w:val="28"/>
          <w:szCs w:val="28"/>
        </w:rPr>
        <w:br/>
        <w:t>vasilena catur-dike parama-śobhana</w:t>
      </w:r>
    </w:p>
    <w:p w14:paraId="76EA250E" w14:textId="4AFA9E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students sat around the Lord in various groups, it created an unprecedented scene.</w:t>
      </w:r>
    </w:p>
    <w:p w14:paraId="0F9C7264" w14:textId="71AA31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13.52</w:t>
      </w:r>
    </w:p>
    <w:p w14:paraId="7FDD13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2182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dharma-kathā, śāstra-kathā aśeṣa kautuke</w:t>
      </w:r>
      <w:r w:rsidRPr="00790008">
        <w:rPr>
          <w:rStyle w:val="BookTitle"/>
          <w:rFonts w:asciiTheme="minorHAnsi" w:hAnsiTheme="minorHAnsi" w:cstheme="minorHAnsi"/>
          <w:b w:val="0"/>
          <w:bCs w:val="0"/>
          <w:color w:val="000000"/>
          <w:sz w:val="28"/>
          <w:szCs w:val="28"/>
        </w:rPr>
        <w:br/>
        <w:t>gaṅgā-tīre vasiyā āchena prabhu sukhe</w:t>
      </w:r>
    </w:p>
    <w:p w14:paraId="00E416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jubilantly engaged in discussing varṇāśrama-dharma and scriptural topics on the bank of the Ganges.</w:t>
      </w:r>
    </w:p>
    <w:p w14:paraId="5AA7D8AE" w14:textId="4973F7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dharma-kathā </w:t>
      </w:r>
      <w:r w:rsidRPr="00790008">
        <w:rPr>
          <w:rStyle w:val="BookTitle"/>
          <w:rFonts w:asciiTheme="minorHAnsi" w:hAnsiTheme="minorHAnsi" w:cstheme="minorHAnsi"/>
          <w:b w:val="0"/>
          <w:bCs w:val="0"/>
          <w:color w:val="000000"/>
          <w:sz w:val="28"/>
          <w:szCs w:val="28"/>
        </w:rPr>
        <w:t xml:space="preserve">refers to ordinary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topics, which are accessible to the senses.</w:t>
      </w:r>
    </w:p>
    <w:p w14:paraId="74306F9D"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There is a dearth of spiritual knowledge in this world, therefore instructions for removing the living entities’ darkness of ignorance by administering topics of transcendental knowledge are called </w:t>
      </w:r>
      <w:r w:rsidRPr="00790008">
        <w:rPr>
          <w:rStyle w:val="BookTitle"/>
          <w:rFonts w:asciiTheme="minorHAnsi" w:hAnsiTheme="minorHAnsi" w:cstheme="minorHAnsi"/>
          <w:b w:val="0"/>
          <w:bCs w:val="0"/>
          <w:i/>
          <w:iCs/>
          <w:color w:val="000000"/>
          <w:sz w:val="28"/>
          <w:szCs w:val="28"/>
        </w:rPr>
        <w:t>śāstra-kathā.</w:t>
      </w:r>
    </w:p>
    <w:p w14:paraId="0136C32A" w14:textId="750370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13.53</w:t>
      </w:r>
    </w:p>
    <w:p w14:paraId="2CE9C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5357F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kāhāre nā kahi’ mane bhāvena īśvare</w:t>
      </w:r>
      <w:r w:rsidRPr="00790008">
        <w:rPr>
          <w:rStyle w:val="BookTitle"/>
          <w:rFonts w:asciiTheme="minorHAnsi" w:hAnsiTheme="minorHAnsi" w:cstheme="minorHAnsi"/>
          <w:b w:val="0"/>
          <w:bCs w:val="0"/>
          <w:color w:val="000000"/>
          <w:sz w:val="28"/>
          <w:szCs w:val="28"/>
        </w:rPr>
        <w:br/>
        <w:t>“digvijayī jinibāṅa kemana prakāre?”</w:t>
      </w:r>
    </w:p>
    <w:p w14:paraId="598D7433" w14:textId="131344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Though He did not say anything, the Lord thought, “How shall I defeat this Digvijayī?</w:t>
      </w:r>
    </w:p>
    <w:p w14:paraId="22AFA1D8" w14:textId="17258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13.54</w:t>
      </w:r>
    </w:p>
    <w:p w14:paraId="46E0A2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156AE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viprera haiyāche mahā-ahaṅkāra</w:t>
      </w:r>
      <w:r w:rsidRPr="00790008">
        <w:rPr>
          <w:rStyle w:val="BookTitle"/>
          <w:rFonts w:asciiTheme="minorHAnsi" w:hAnsiTheme="minorHAnsi" w:cstheme="minorHAnsi"/>
          <w:b w:val="0"/>
          <w:bCs w:val="0"/>
          <w:color w:val="000000"/>
          <w:sz w:val="28"/>
          <w:szCs w:val="28"/>
        </w:rPr>
        <w:br/>
        <w:t>’jagate mahāra pratidvandvī nāhi āra’</w:t>
      </w:r>
    </w:p>
    <w:p w14:paraId="3865CBDC" w14:textId="507AE3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brāhmaṇa has become most proud, because he thinks there is no one in the world to oppose him.</w:t>
      </w:r>
    </w:p>
    <w:p w14:paraId="344A79AF" w14:textId="11D1B1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13.55</w:t>
      </w:r>
    </w:p>
    <w:p w14:paraId="282B0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4817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sabhā-madhye jaya yadi kariye ihāre</w:t>
      </w:r>
      <w:r w:rsidRPr="00790008">
        <w:rPr>
          <w:rStyle w:val="BookTitle"/>
          <w:rFonts w:asciiTheme="minorHAnsi" w:hAnsiTheme="minorHAnsi" w:cstheme="minorHAnsi"/>
          <w:b w:val="0"/>
          <w:bCs w:val="0"/>
          <w:color w:val="000000"/>
          <w:sz w:val="28"/>
          <w:szCs w:val="28"/>
        </w:rPr>
        <w:br/>
        <w:t>mṛta-tulya haibeka saṁsāra-bhitare</w:t>
      </w:r>
    </w:p>
    <w:p w14:paraId="19CFD540" w14:textId="40EFA4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defeat him in an assembly, it would be equal to death for him.</w:t>
      </w:r>
    </w:p>
    <w:p w14:paraId="5534AE59" w14:textId="431732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13.56</w:t>
      </w:r>
    </w:p>
    <w:p w14:paraId="61116B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C4C4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viprere lāghava karibeka sarva-loke</w:t>
      </w:r>
      <w:r w:rsidRPr="00790008">
        <w:rPr>
          <w:rStyle w:val="BookTitle"/>
          <w:rFonts w:asciiTheme="minorHAnsi" w:hAnsiTheme="minorHAnsi" w:cstheme="minorHAnsi"/>
          <w:b w:val="0"/>
          <w:bCs w:val="0"/>
          <w:color w:val="000000"/>
          <w:sz w:val="28"/>
          <w:szCs w:val="28"/>
        </w:rPr>
        <w:br/>
        <w:t>luṭibe sarvasva, vipra maribeka śoke</w:t>
      </w:r>
    </w:p>
    <w:p w14:paraId="587DE3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would belittle him, they would plunder his belongings, and he would die in lamentation.</w:t>
      </w:r>
    </w:p>
    <w:p w14:paraId="7B3D9CB4" w14:textId="492CD8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the perfect example of proper conduct and is always respectful to the people of this world, therefore He began to contemplate how miserable the world-renowned scholar Digvijayī would become when defeated. He thought, “If I defeated the conceited Digvijayī in public, he would feel great misery at heart. </w:t>
      </w:r>
      <w:r w:rsidRPr="00790008">
        <w:rPr>
          <w:rStyle w:val="BookTitle"/>
          <w:rFonts w:asciiTheme="minorHAnsi" w:hAnsiTheme="minorHAnsi" w:cstheme="minorHAnsi"/>
          <w:b w:val="0"/>
          <w:bCs w:val="0"/>
          <w:color w:val="000000"/>
          <w:sz w:val="28"/>
          <w:szCs w:val="28"/>
        </w:rPr>
        <w:lastRenderedPageBreak/>
        <w:t xml:space="preserve">Moreover, if he were defeated, he would be finished. He would certainly be harassed, all his wealth, elephants, horses and other possessions would be forcibly taken away by others, and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merge in lamentation. Keeping all these considerations in mind, I will have to defeat the Digvijayī in a secluded place.”</w:t>
      </w:r>
    </w:p>
    <w:p w14:paraId="05B19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lāghava</w:t>
      </w:r>
      <w:r w:rsidRPr="00790008">
        <w:rPr>
          <w:rStyle w:val="BookTitle"/>
          <w:rFonts w:asciiTheme="minorHAnsi" w:hAnsiTheme="minorHAnsi" w:cstheme="minorHAnsi"/>
          <w:b w:val="0"/>
          <w:bCs w:val="0"/>
          <w:color w:val="000000"/>
          <w:sz w:val="28"/>
          <w:szCs w:val="28"/>
        </w:rPr>
        <w:t xml:space="preserve"> (used as an adjective in ancient Bengali, it is presently not used) means “neglected,” “insulted,” “harassed,” “hated,” “insignificant,” “fallen,” “devoid of heaviness or existence,” “useless,” “liquid,” and “light.”</w:t>
      </w:r>
    </w:p>
    <w:p w14:paraId="0A0DF6B3" w14:textId="25F555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13.57</w:t>
      </w:r>
    </w:p>
    <w:p w14:paraId="54BDD6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24337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nā pāibe vipra, garva haibe kṣaya</w:t>
      </w:r>
      <w:r w:rsidRPr="00790008">
        <w:rPr>
          <w:rStyle w:val="BookTitle"/>
          <w:rFonts w:asciiTheme="minorHAnsi" w:hAnsiTheme="minorHAnsi" w:cstheme="minorHAnsi"/>
          <w:b w:val="0"/>
          <w:bCs w:val="0"/>
          <w:color w:val="000000"/>
          <w:sz w:val="28"/>
          <w:szCs w:val="28"/>
        </w:rPr>
        <w:br/>
        <w:t>virale se karibāṅa digviyayī jaya</w:t>
      </w:r>
    </w:p>
    <w:p w14:paraId="3E3202FC" w14:textId="246079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will defeat him in a private place, so that his pride will be destroyed but he won’t be hurt.”</w:t>
      </w:r>
    </w:p>
    <w:p w14:paraId="1FA964E0" w14:textId="6C7DC8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13.58</w:t>
      </w:r>
    </w:p>
    <w:p w14:paraId="408FAB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0FB931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 cintite sei-kṣaṇe</w:t>
      </w:r>
      <w:r w:rsidRPr="00790008">
        <w:rPr>
          <w:rStyle w:val="BookTitle"/>
          <w:rFonts w:asciiTheme="minorHAnsi" w:hAnsiTheme="minorHAnsi" w:cstheme="minorHAnsi"/>
          <w:b w:val="0"/>
          <w:bCs w:val="0"/>
          <w:color w:val="000000"/>
          <w:sz w:val="28"/>
          <w:szCs w:val="28"/>
        </w:rPr>
        <w:br/>
        <w:t>digvijayī niśāya āilā sei-sthāne</w:t>
      </w:r>
    </w:p>
    <w:p w14:paraId="2AB4E9F1" w14:textId="66636F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was thinking in this way, night fell and the Digvijayī arrived at that spot.</w:t>
      </w:r>
    </w:p>
    <w:p w14:paraId="797F9AD0" w14:textId="2D1E0B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13.59-60</w:t>
      </w:r>
    </w:p>
    <w:p w14:paraId="2F631C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59-60</w:t>
      </w:r>
    </w:p>
    <w:p w14:paraId="08517B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nirmala niśā pūrṇa-candravatī</w:t>
      </w:r>
      <w:r w:rsidRPr="00790008">
        <w:rPr>
          <w:rStyle w:val="BookTitle"/>
          <w:rFonts w:asciiTheme="minorHAnsi" w:hAnsiTheme="minorHAnsi" w:cstheme="minorHAnsi"/>
          <w:b w:val="0"/>
          <w:bCs w:val="0"/>
          <w:color w:val="000000"/>
          <w:sz w:val="28"/>
          <w:szCs w:val="28"/>
        </w:rPr>
        <w:br/>
        <w:t>kibā śobhā haiyā āchena bhāgīrathī</w:t>
      </w:r>
    </w:p>
    <w:p w14:paraId="70811A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śiṣya-saṅge gaṅgā-tīre āchena īśvara</w:t>
      </w:r>
      <w:r w:rsidRPr="00790008">
        <w:rPr>
          <w:rStyle w:val="BookTitle"/>
          <w:rFonts w:asciiTheme="minorHAnsi" w:hAnsiTheme="minorHAnsi" w:cstheme="minorHAnsi"/>
          <w:b w:val="0"/>
          <w:bCs w:val="0"/>
          <w:color w:val="000000"/>
          <w:sz w:val="28"/>
          <w:szCs w:val="28"/>
        </w:rPr>
        <w:br/>
        <w:t>ananta-brahmāṇḍe rūpa sarva manohara</w:t>
      </w:r>
    </w:p>
    <w:p w14:paraId="699559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was a clear full moon night, and the Ganges looked most enchanting. As the Lord sat with His students, His attractive form was unmatched throughout innumerable universes.</w:t>
      </w:r>
    </w:p>
    <w:p w14:paraId="08C7F122" w14:textId="708CEE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verse 59 is </w:t>
      </w:r>
      <w:r w:rsidRPr="00790008">
        <w:rPr>
          <w:rStyle w:val="BookTitle"/>
          <w:rFonts w:asciiTheme="minorHAnsi" w:hAnsiTheme="minorHAnsi" w:cstheme="minorHAnsi"/>
          <w:b w:val="0"/>
          <w:bCs w:val="0"/>
          <w:i/>
          <w:iCs/>
          <w:color w:val="000000"/>
          <w:sz w:val="28"/>
          <w:szCs w:val="28"/>
        </w:rPr>
        <w:t>hari bali’ gorā nāce bāhu tuli’, jagamana bāndhala karuṇa bola bali’</w:t>
      </w:r>
      <w:r w:rsidRPr="00790008">
        <w:rPr>
          <w:rStyle w:val="BookTitle"/>
          <w:rFonts w:asciiTheme="minorHAnsi" w:hAnsiTheme="minorHAnsi" w:cstheme="minorHAnsi"/>
          <w:b w:val="0"/>
          <w:bCs w:val="0"/>
          <w:color w:val="000000"/>
          <w:sz w:val="28"/>
          <w:szCs w:val="28"/>
        </w:rPr>
        <w:t>—“Gaura danced with His arms raised while chanting ’Hari bol!’ By His merciful chanting, He captured the minds of everyone.” Though this verse is found in some editions, it is inappropriate at this juncture because it is inconsistent with the meaning of verses 52 and 68 of this chapter.</w:t>
      </w:r>
    </w:p>
    <w:p w14:paraId="797A65B6" w14:textId="43C046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13.61</w:t>
      </w:r>
    </w:p>
    <w:p w14:paraId="679CF8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61</w:t>
      </w:r>
    </w:p>
    <w:p w14:paraId="5CD349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hāsya-yukta śrī-candra-vadana anukṣaṇa</w:t>
      </w:r>
      <w:r w:rsidRPr="00790008">
        <w:rPr>
          <w:rStyle w:val="BookTitle"/>
          <w:rFonts w:asciiTheme="minorHAnsi" w:hAnsiTheme="minorHAnsi" w:cstheme="minorHAnsi"/>
          <w:b w:val="0"/>
          <w:bCs w:val="0"/>
          <w:color w:val="000000"/>
          <w:sz w:val="28"/>
          <w:szCs w:val="28"/>
        </w:rPr>
        <w:br/>
        <w:t>nirantara divya-dṛṣṭi dui śrī-nayana</w:t>
      </w:r>
    </w:p>
    <w:p w14:paraId="3C11A706" w14:textId="23D27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smile decorated the Lord’s moonlike face, and His beautiful eyes showered merciful glances.</w:t>
      </w:r>
    </w:p>
    <w:p w14:paraId="0C417596" w14:textId="438A77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13.62</w:t>
      </w:r>
    </w:p>
    <w:p w14:paraId="4648BE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976F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muktā jini’ śrī-daśana, aruṇa adhara</w:t>
      </w:r>
      <w:r w:rsidRPr="00790008">
        <w:rPr>
          <w:rStyle w:val="BookTitle"/>
          <w:rFonts w:asciiTheme="minorHAnsi" w:hAnsiTheme="minorHAnsi" w:cstheme="minorHAnsi"/>
          <w:b w:val="0"/>
          <w:bCs w:val="0"/>
          <w:color w:val="000000"/>
          <w:sz w:val="28"/>
          <w:szCs w:val="28"/>
        </w:rPr>
        <w:br/>
        <w:t>dayāmaya sukomala sarva-kalevara</w:t>
      </w:r>
    </w:p>
    <w:p w14:paraId="75824FE1" w14:textId="30AEB5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teeth defeated the luster of a string of pearls, and His reddish lips resembled the color of the rising sun. He was full of compassion, and all the limbs of His body were delicate.</w:t>
      </w:r>
    </w:p>
    <w:p w14:paraId="233F6E64" w14:textId="23B180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13.63</w:t>
      </w:r>
    </w:p>
    <w:p w14:paraId="537AAB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56E78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śrī-mastake suvalita cāñcara śrī-keśa</w:t>
      </w:r>
      <w:r w:rsidRPr="00790008">
        <w:rPr>
          <w:rStyle w:val="BookTitle"/>
          <w:rFonts w:asciiTheme="minorHAnsi" w:hAnsiTheme="minorHAnsi" w:cstheme="minorHAnsi"/>
          <w:b w:val="0"/>
          <w:bCs w:val="0"/>
          <w:color w:val="000000"/>
          <w:sz w:val="28"/>
          <w:szCs w:val="28"/>
        </w:rPr>
        <w:br/>
        <w:t>siṁha-grīva, gaja-skanda, vilakṣaṇa veśa</w:t>
      </w:r>
    </w:p>
    <w:p w14:paraId="222117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head was adorned with beautiful curly black hair. His dress was divine, His neck resembled that of a lion, and His shoulders were like those of an elephant.</w:t>
      </w:r>
    </w:p>
    <w:p w14:paraId="253E13CB" w14:textId="2185B9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vilakṣaṇa </w:t>
      </w:r>
      <w:r w:rsidRPr="00790008">
        <w:rPr>
          <w:rStyle w:val="BookTitle"/>
          <w:rFonts w:asciiTheme="minorHAnsi" w:hAnsiTheme="minorHAnsi" w:cstheme="minorHAnsi"/>
          <w:b w:val="0"/>
          <w:bCs w:val="0"/>
          <w:color w:val="000000"/>
          <w:sz w:val="28"/>
          <w:szCs w:val="28"/>
        </w:rPr>
        <w:t>means “extraordinary” or “spiritual.”</w:t>
      </w:r>
    </w:p>
    <w:p w14:paraId="598A24CB" w14:textId="538087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13.64</w:t>
      </w:r>
    </w:p>
    <w:p w14:paraId="23B25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5E616E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suprakāṇḍa śrī-vigraha, sundara hṛdaya</w:t>
      </w:r>
      <w:r w:rsidRPr="00790008">
        <w:rPr>
          <w:rStyle w:val="BookTitle"/>
          <w:rFonts w:asciiTheme="minorHAnsi" w:hAnsiTheme="minorHAnsi" w:cstheme="minorHAnsi"/>
          <w:b w:val="0"/>
          <w:bCs w:val="0"/>
          <w:color w:val="000000"/>
          <w:sz w:val="28"/>
          <w:szCs w:val="28"/>
        </w:rPr>
        <w:br/>
        <w:t>yajña-sūtra-rūpe taṅhi ananta-vijaya</w:t>
      </w:r>
    </w:p>
    <w:p w14:paraId="42C049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was very large, and His attractive chest was adorned by Lord Ananta in the form of a brāhmaṇa thread.</w:t>
      </w:r>
    </w:p>
    <w:p w14:paraId="600E12B3" w14:textId="6A7C6F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Anantadeva adorns the body of Śrī Nārāyaṇa as the sacred thread, one of the ten forms in which serves the Lord.</w:t>
      </w:r>
    </w:p>
    <w:p w14:paraId="16F0499A" w14:textId="30D2BE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13.65</w:t>
      </w:r>
    </w:p>
    <w:p w14:paraId="1B4453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671C30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śrī-lālāṭe ūrddhva-sutilaka manohara</w:t>
      </w:r>
      <w:r w:rsidRPr="00790008">
        <w:rPr>
          <w:rStyle w:val="BookTitle"/>
          <w:rFonts w:asciiTheme="minorHAnsi" w:hAnsiTheme="minorHAnsi" w:cstheme="minorHAnsi"/>
          <w:b w:val="0"/>
          <w:bCs w:val="0"/>
          <w:color w:val="000000"/>
          <w:sz w:val="28"/>
          <w:szCs w:val="28"/>
        </w:rPr>
        <w:br/>
        <w:t>ājānu-lambita dui śrī-bhuja sundara</w:t>
      </w:r>
    </w:p>
    <w:p w14:paraId="1456BE31" w14:textId="5ACF8B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enchanting mark of tilaka decorated His forehead, and His beautiful arms reached to His knees.</w:t>
      </w:r>
    </w:p>
    <w:p w14:paraId="5ECB1F23" w14:textId="43B066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13.66</w:t>
      </w:r>
    </w:p>
    <w:p w14:paraId="31766A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66</w:t>
      </w:r>
    </w:p>
    <w:p w14:paraId="666838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yoga-paṭṭa-chānde vastra kariyā bandana</w:t>
      </w:r>
      <w:r w:rsidRPr="00790008">
        <w:rPr>
          <w:rStyle w:val="BookTitle"/>
          <w:rFonts w:asciiTheme="minorHAnsi" w:hAnsiTheme="minorHAnsi" w:cstheme="minorHAnsi"/>
          <w:b w:val="0"/>
          <w:bCs w:val="0"/>
          <w:color w:val="000000"/>
          <w:sz w:val="28"/>
          <w:szCs w:val="28"/>
        </w:rPr>
        <w:br/>
        <w:t>vāma-ūru-mājhe-thui’ dakṣiṇa caraṇa</w:t>
      </w:r>
    </w:p>
    <w:p w14:paraId="76AC9DED" w14:textId="3F84D8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wore His cloth like a sannyāsī, and He sat with His right foot on His left thigh.</w:t>
      </w:r>
    </w:p>
    <w:p w14:paraId="5733716D" w14:textId="7FAF9E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13.67</w:t>
      </w:r>
    </w:p>
    <w:p w14:paraId="6B9344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83F42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karite āchena prabhu śāstrera vyākhyāna</w:t>
      </w:r>
      <w:r w:rsidRPr="00790008">
        <w:rPr>
          <w:rStyle w:val="BookTitle"/>
          <w:rFonts w:asciiTheme="minorHAnsi" w:hAnsiTheme="minorHAnsi" w:cstheme="minorHAnsi"/>
          <w:b w:val="0"/>
          <w:bCs w:val="0"/>
          <w:color w:val="000000"/>
          <w:sz w:val="28"/>
          <w:szCs w:val="28"/>
        </w:rPr>
        <w:br/>
        <w:t>’haya’ ’naya’ kare, ’naya’ karena pramāṇa</w:t>
      </w:r>
    </w:p>
    <w:p w14:paraId="78FDC03C" w14:textId="475739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explained the scriptures, He established correct statements as incorrect and incorrect statements as correct.</w:t>
      </w:r>
    </w:p>
    <w:p w14:paraId="39C4C33F" w14:textId="2F188C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13.68</w:t>
      </w:r>
    </w:p>
    <w:p w14:paraId="4C830E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BC750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maṇḍalī hai’ sarva-śiṣya-gaṇa</w:t>
      </w:r>
      <w:r w:rsidRPr="00790008">
        <w:rPr>
          <w:rStyle w:val="BookTitle"/>
          <w:rFonts w:asciiTheme="minorHAnsi" w:hAnsiTheme="minorHAnsi" w:cstheme="minorHAnsi"/>
          <w:b w:val="0"/>
          <w:bCs w:val="0"/>
          <w:color w:val="000000"/>
          <w:sz w:val="28"/>
          <w:szCs w:val="28"/>
        </w:rPr>
        <w:br/>
        <w:t>catur-dike vasiyā āchena suśobhana</w:t>
      </w:r>
    </w:p>
    <w:p w14:paraId="05ACA0BC" w14:textId="2DDB93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His students sitting around Him in groups created an enchanting scene.</w:t>
      </w:r>
    </w:p>
    <w:p w14:paraId="4A9EFDD3" w14:textId="56027F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13.69</w:t>
      </w:r>
    </w:p>
    <w:p w14:paraId="507C63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AF3B9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dekhilā digvijayī suvismita</w:t>
      </w:r>
      <w:r w:rsidRPr="00790008">
        <w:rPr>
          <w:rStyle w:val="BookTitle"/>
          <w:rFonts w:asciiTheme="minorHAnsi" w:hAnsiTheme="minorHAnsi" w:cstheme="minorHAnsi"/>
          <w:b w:val="0"/>
          <w:bCs w:val="0"/>
          <w:color w:val="000000"/>
          <w:sz w:val="28"/>
          <w:szCs w:val="28"/>
        </w:rPr>
        <w:br/>
        <w:t>mane bhāve,—“ei bujhi nimāi paṇḍita?”</w:t>
      </w:r>
    </w:p>
    <w:p w14:paraId="4475E9C1" w14:textId="08608C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that wonderful scene, Digvijayī was astonished and thought, “Is this Nimāi Paṇḍita?”</w:t>
      </w:r>
    </w:p>
    <w:p w14:paraId="7A955BBD" w14:textId="4851CA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13.70</w:t>
      </w:r>
    </w:p>
    <w:p w14:paraId="4EED5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457470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sei sthāne thāki’ digvijayī</w:t>
      </w:r>
      <w:r w:rsidRPr="00790008">
        <w:rPr>
          <w:rStyle w:val="BookTitle"/>
          <w:rFonts w:asciiTheme="minorHAnsi" w:hAnsiTheme="minorHAnsi" w:cstheme="minorHAnsi"/>
          <w:b w:val="0"/>
          <w:bCs w:val="0"/>
          <w:color w:val="000000"/>
          <w:sz w:val="28"/>
          <w:szCs w:val="28"/>
        </w:rPr>
        <w:br/>
        <w:t>prabhura saundarya cā’he eka-dṛṣṭi hai’</w:t>
      </w:r>
    </w:p>
    <w:p w14:paraId="37946DE3" w14:textId="73314D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Digvijayī remained incognito as he gazed steadily on the Lord’s beautiful form.</w:t>
      </w:r>
    </w:p>
    <w:p w14:paraId="54488218" w14:textId="5B4167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13.71</w:t>
      </w:r>
    </w:p>
    <w:p w14:paraId="7CB3AA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75B64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śiṣya-sthāne jijñāsilā,—“ki nāma ihāna?”</w:t>
      </w:r>
      <w:r w:rsidRPr="00790008">
        <w:rPr>
          <w:rStyle w:val="BookTitle"/>
          <w:rFonts w:asciiTheme="minorHAnsi" w:hAnsiTheme="minorHAnsi" w:cstheme="minorHAnsi"/>
          <w:b w:val="0"/>
          <w:bCs w:val="0"/>
          <w:color w:val="000000"/>
          <w:sz w:val="28"/>
          <w:szCs w:val="28"/>
        </w:rPr>
        <w:br/>
        <w:t>śiṣya bole,—“nimāi paṇḍita khyāti yā’na”</w:t>
      </w:r>
    </w:p>
    <w:p w14:paraId="32BA1C62" w14:textId="1F1EA5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asked a student, “What is His name?” and the student replied, “He is the famous Nimāi Paṇḍita.”</w:t>
      </w:r>
    </w:p>
    <w:p w14:paraId="28DFBCA3" w14:textId="217139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13.72</w:t>
      </w:r>
    </w:p>
    <w:p w14:paraId="2A5475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69E90F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gaṅgā namaskari’ sei vipra-vara</w:t>
      </w:r>
      <w:r w:rsidRPr="00790008">
        <w:rPr>
          <w:rStyle w:val="BookTitle"/>
          <w:rFonts w:asciiTheme="minorHAnsi" w:hAnsiTheme="minorHAnsi" w:cstheme="minorHAnsi"/>
          <w:b w:val="0"/>
          <w:bCs w:val="0"/>
          <w:color w:val="000000"/>
          <w:sz w:val="28"/>
          <w:szCs w:val="28"/>
        </w:rPr>
        <w:br/>
        <w:t>āilena īśvarera sabhāra bhitara</w:t>
      </w:r>
    </w:p>
    <w:p w14:paraId="7BE8AA5F" w14:textId="6C2F33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best of the brāhmaṇas then offered his obeisances to the Ganges and entered the Lord’s assembly.</w:t>
      </w:r>
    </w:p>
    <w:p w14:paraId="27DD01B7" w14:textId="2FCB6C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13.73</w:t>
      </w:r>
    </w:p>
    <w:p w14:paraId="64977F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345C1D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tā’ne dekhi’ prabhu kichu īṣat hāsiyā</w:t>
      </w:r>
      <w:r w:rsidRPr="00790008">
        <w:rPr>
          <w:rStyle w:val="BookTitle"/>
          <w:rFonts w:asciiTheme="minorHAnsi" w:hAnsiTheme="minorHAnsi" w:cstheme="minorHAnsi"/>
          <w:b w:val="0"/>
          <w:bCs w:val="0"/>
          <w:color w:val="000000"/>
          <w:sz w:val="28"/>
          <w:szCs w:val="28"/>
        </w:rPr>
        <w:br/>
        <w:t>vasite balilā ati ādara kariyā</w:t>
      </w:r>
    </w:p>
    <w:p w14:paraId="7D09DA0F" w14:textId="2D0859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him, the Lord slightly smiled as He offered him a seat with great respect.</w:t>
      </w:r>
    </w:p>
    <w:p w14:paraId="7DFF740C" w14:textId="4B9931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13.74</w:t>
      </w:r>
    </w:p>
    <w:p w14:paraId="4C13E1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16873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parama-niḥśaṅka sei, digvijayī āra</w:t>
      </w:r>
      <w:r w:rsidRPr="00790008">
        <w:rPr>
          <w:rStyle w:val="BookTitle"/>
          <w:rFonts w:asciiTheme="minorHAnsi" w:hAnsiTheme="minorHAnsi" w:cstheme="minorHAnsi"/>
          <w:b w:val="0"/>
          <w:bCs w:val="0"/>
          <w:color w:val="000000"/>
          <w:sz w:val="28"/>
          <w:szCs w:val="28"/>
        </w:rPr>
        <w:br/>
        <w:t>tabu prabhu dekhilā sādhvasa haila tāṅ’ra</w:t>
      </w:r>
    </w:p>
    <w:p w14:paraId="3AA7EEF1" w14:textId="4CDF66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Digvijayī was very brave by nature and a champion of learning besides, he was nevertheless frightened on seeing the Lord.</w:t>
      </w:r>
    </w:p>
    <w:p w14:paraId="57865530" w14:textId="4A2988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13.75</w:t>
      </w:r>
    </w:p>
    <w:p w14:paraId="577EF0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4FA98E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īśvara-svabhāva-śakti ei-mata haya</w:t>
      </w:r>
      <w:r w:rsidRPr="00790008">
        <w:rPr>
          <w:rStyle w:val="BookTitle"/>
          <w:rFonts w:asciiTheme="minorHAnsi" w:hAnsiTheme="minorHAnsi" w:cstheme="minorHAnsi"/>
          <w:b w:val="0"/>
          <w:bCs w:val="0"/>
          <w:color w:val="000000"/>
          <w:sz w:val="28"/>
          <w:szCs w:val="28"/>
        </w:rPr>
        <w:br/>
        <w:t>dekhitei mātra tā’ne, sādhvasa janmaya</w:t>
      </w:r>
    </w:p>
    <w:p w14:paraId="1B02F9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power of the Supreme Lord’s natural characteristic is such that the very sight of Him produces fear.</w:t>
      </w:r>
    </w:p>
    <w:p w14:paraId="2A9A8520" w14:textId="65C393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this verse is </w:t>
      </w:r>
      <w:r w:rsidRPr="00790008">
        <w:rPr>
          <w:rStyle w:val="BookTitle"/>
          <w:rFonts w:asciiTheme="minorHAnsi" w:hAnsiTheme="minorHAnsi" w:cstheme="minorHAnsi"/>
          <w:b w:val="0"/>
          <w:bCs w:val="0"/>
          <w:i/>
          <w:iCs/>
          <w:color w:val="000000"/>
          <w:sz w:val="28"/>
          <w:szCs w:val="28"/>
        </w:rPr>
        <w:t>daṇḍa dekhite ki bāhu kakhana uṭhaya?</w:t>
      </w:r>
      <w:r w:rsidRPr="00790008">
        <w:rPr>
          <w:rStyle w:val="BookTitle"/>
          <w:rFonts w:asciiTheme="minorHAnsi" w:hAnsiTheme="minorHAnsi" w:cstheme="minorHAnsi"/>
          <w:b w:val="0"/>
          <w:bCs w:val="0"/>
          <w:color w:val="000000"/>
          <w:sz w:val="28"/>
          <w:szCs w:val="28"/>
        </w:rPr>
        <w:t>—“Will one raise his hand when he sees a stick?”</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In other words, if one sees a stick in the hands of his opponent he will never attack him simply on the strength of his arms. Similarly, Gaura-Nārāyaṇa, who is the Lord of lords and the chastiser of everyone, has such potency, or such opulence, that none of His controlled subjects are able to transgress or surpass Him. The purport is that the Digvijayī, who is like a well of limited knowledge, did not dare to challenge Gaurasundara, who is the ocean of unlimited knowledge, but rather became completely frightened.</w:t>
      </w:r>
    </w:p>
    <w:p w14:paraId="04F1D474" w14:textId="119B53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13.76</w:t>
      </w:r>
    </w:p>
    <w:p w14:paraId="4C7016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AFDF2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sāta pāñca kathā prabhu kahi’ vipra-saṅge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jijñāsite tāṅ’re kichu ārambhilā raṅge</w:t>
      </w:r>
    </w:p>
    <w:p w14:paraId="69AEA393" w14:textId="36C33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exchanging a few words of introduction, the Lord began to sportingly inquire from him.</w:t>
      </w:r>
    </w:p>
    <w:p w14:paraId="6BC63AEE" w14:textId="28DB63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13.77-80</w:t>
      </w:r>
    </w:p>
    <w:p w14:paraId="2ECFB8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77-80</w:t>
      </w:r>
    </w:p>
    <w:p w14:paraId="71DEDF0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kahe,—“tomāra kavitvera nahi sīmā</w:t>
      </w:r>
      <w:r w:rsidRPr="00790008">
        <w:rPr>
          <w:rStyle w:val="BookTitle"/>
          <w:rFonts w:asciiTheme="minorHAnsi" w:hAnsiTheme="minorHAnsi" w:cstheme="minorHAnsi"/>
          <w:b w:val="0"/>
          <w:bCs w:val="0"/>
          <w:color w:val="000000"/>
          <w:sz w:val="28"/>
          <w:szCs w:val="28"/>
        </w:rPr>
        <w:br/>
        <w:t>hena nāhi, yāhā tumi nā kara’ varṇanā</w:t>
      </w:r>
    </w:p>
    <w:p w14:paraId="0E1E12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gaṅgāra mahimā kichu karaha paṭhana</w:t>
      </w:r>
      <w:r w:rsidRPr="00790008">
        <w:rPr>
          <w:rStyle w:val="BookTitle"/>
          <w:rFonts w:asciiTheme="minorHAnsi" w:hAnsiTheme="minorHAnsi" w:cstheme="minorHAnsi"/>
          <w:b w:val="0"/>
          <w:bCs w:val="0"/>
          <w:color w:val="000000"/>
          <w:sz w:val="28"/>
          <w:szCs w:val="28"/>
        </w:rPr>
        <w:br/>
        <w:t>śuniyā sabāra hauka pāpa-vimocana</w:t>
      </w:r>
    </w:p>
    <w:p w14:paraId="32BAF90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sei digvijayī prabhura vacana</w:t>
      </w:r>
      <w:r w:rsidRPr="00790008">
        <w:rPr>
          <w:rStyle w:val="BookTitle"/>
          <w:rFonts w:asciiTheme="minorHAnsi" w:hAnsiTheme="minorHAnsi" w:cstheme="minorHAnsi"/>
          <w:b w:val="0"/>
          <w:bCs w:val="0"/>
          <w:color w:val="000000"/>
          <w:sz w:val="28"/>
          <w:szCs w:val="28"/>
        </w:rPr>
        <w:br/>
        <w:t>sei-kṣaṇe karibāre lāgilā varṇana</w:t>
      </w:r>
    </w:p>
    <w:p w14:paraId="6AEBA8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druta ye lāgilā vipra karite varṇanā</w:t>
      </w:r>
      <w:r w:rsidRPr="00790008">
        <w:rPr>
          <w:rStyle w:val="BookTitle"/>
          <w:rFonts w:asciiTheme="minorHAnsi" w:hAnsiTheme="minorHAnsi" w:cstheme="minorHAnsi"/>
          <w:b w:val="0"/>
          <w:bCs w:val="0"/>
          <w:color w:val="000000"/>
          <w:sz w:val="28"/>
          <w:szCs w:val="28"/>
        </w:rPr>
        <w:br/>
        <w:t>kata-rūpe bole, tā’ra ke karibe sīmā?</w:t>
      </w:r>
    </w:p>
    <w:p w14:paraId="311019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“There is no limit to your poetic ability. There is nothing that you are unable to describe. Please recite some of the glories of the Ganges, for by hearing such glories everyone’s sins are destroyed.” Hearing the Lord’s request, the Digvijayī immediately began to describe the glories of the Ganges. Who can fathom the countless verses that the brāhmaṇa so quickly recited?</w:t>
      </w:r>
    </w:p>
    <w:p w14:paraId="18FD77FD" w14:textId="5C2C78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one should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16.34-36).</w:t>
      </w:r>
    </w:p>
    <w:p w14:paraId="4EF0F5E8" w14:textId="145EC5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13.81</w:t>
      </w:r>
    </w:p>
    <w:p w14:paraId="0D16A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5E0CD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megha, śuni, yena karaye garjana</w:t>
      </w:r>
      <w:r w:rsidRPr="00790008">
        <w:rPr>
          <w:rStyle w:val="BookTitle"/>
          <w:rFonts w:asciiTheme="minorHAnsi" w:hAnsiTheme="minorHAnsi" w:cstheme="minorHAnsi"/>
          <w:b w:val="0"/>
          <w:bCs w:val="0"/>
          <w:color w:val="000000"/>
          <w:sz w:val="28"/>
          <w:szCs w:val="28"/>
        </w:rPr>
        <w:br/>
        <w:t>ei-mata kavitvera gāmbhīrya-paṭhana</w:t>
      </w:r>
    </w:p>
    <w:p w14:paraId="337043E8" w14:textId="6DA495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Digvijayī’s recitation was like the deep rumbling of clouds.</w:t>
      </w:r>
    </w:p>
    <w:p w14:paraId="74E9F5CB" w14:textId="0E4EA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13.82</w:t>
      </w:r>
    </w:p>
    <w:p w14:paraId="4E8756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9ADF1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jihvāya āpani sarasvatī-adhiṣṭhāna</w:t>
      </w:r>
      <w:r w:rsidRPr="00790008">
        <w:rPr>
          <w:rStyle w:val="BookTitle"/>
          <w:rFonts w:asciiTheme="minorHAnsi" w:hAnsiTheme="minorHAnsi" w:cstheme="minorHAnsi"/>
          <w:b w:val="0"/>
          <w:bCs w:val="0"/>
          <w:color w:val="000000"/>
          <w:sz w:val="28"/>
          <w:szCs w:val="28"/>
        </w:rPr>
        <w:br/>
        <w:t>ye bolaye, se-i haya atyanta-pramāṇa</w:t>
      </w:r>
    </w:p>
    <w:p w14:paraId="629262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Sarasvatī personally resided on the tongue of Digvijayī, whatever he spoke was authorized.</w:t>
      </w:r>
    </w:p>
    <w:p w14:paraId="154BCC93" w14:textId="51A5D9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atyanta-pramāṇa </w:t>
      </w:r>
      <w:r w:rsidRPr="00790008">
        <w:rPr>
          <w:rStyle w:val="BookTitle"/>
          <w:rFonts w:asciiTheme="minorHAnsi" w:hAnsiTheme="minorHAnsi" w:cstheme="minorHAnsi"/>
          <w:b w:val="0"/>
          <w:bCs w:val="0"/>
          <w:color w:val="000000"/>
          <w:sz w:val="28"/>
          <w:szCs w:val="28"/>
        </w:rPr>
        <w:t>mean “most authentic,” “reasonable,” and “trustworthy or certain.”</w:t>
      </w:r>
    </w:p>
    <w:p w14:paraId="17F3DD53" w14:textId="3188A1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13.83</w:t>
      </w:r>
    </w:p>
    <w:p w14:paraId="017E7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0DF38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manuṣyera śaktye tāhā dūṣibeka ke?</w:t>
      </w:r>
      <w:r w:rsidRPr="00790008">
        <w:rPr>
          <w:rStyle w:val="BookTitle"/>
          <w:rFonts w:asciiTheme="minorHAnsi" w:hAnsiTheme="minorHAnsi" w:cstheme="minorHAnsi"/>
          <w:b w:val="0"/>
          <w:bCs w:val="0"/>
          <w:color w:val="000000"/>
          <w:sz w:val="28"/>
          <w:szCs w:val="28"/>
        </w:rPr>
        <w:br/>
        <w:t>hena vidyāvanta nāhi,—bujhibeka ye</w:t>
      </w:r>
    </w:p>
    <w:p w14:paraId="6883A8A9" w14:textId="11192D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human being had the ability to refute his speech, for no scholar could even understand him.</w:t>
      </w:r>
    </w:p>
    <w:p w14:paraId="1DEA4558" w14:textId="0E4F31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13.84</w:t>
      </w:r>
    </w:p>
    <w:p w14:paraId="3F7314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D5823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yata prabhura śiṣya-gaṇa</w:t>
      </w:r>
      <w:r w:rsidRPr="00790008">
        <w:rPr>
          <w:rStyle w:val="BookTitle"/>
          <w:rFonts w:asciiTheme="minorHAnsi" w:hAnsiTheme="minorHAnsi" w:cstheme="minorHAnsi"/>
          <w:b w:val="0"/>
          <w:bCs w:val="0"/>
          <w:color w:val="000000"/>
          <w:sz w:val="28"/>
          <w:szCs w:val="28"/>
        </w:rPr>
        <w:br/>
        <w:t>avāk hailā sabe śuniñā varṇana</w:t>
      </w:r>
    </w:p>
    <w:p w14:paraId="3E89C904" w14:textId="51CC80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thousands of students all became speechless on hearing those descriptions.</w:t>
      </w:r>
    </w:p>
    <w:p w14:paraId="46F17E70" w14:textId="170F2E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13.85</w:t>
      </w:r>
    </w:p>
    <w:p w14:paraId="398C5C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1DEBD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rāma adbhuta!” smarena śiṣya-gaṇa</w:t>
      </w:r>
      <w:r w:rsidRPr="00790008">
        <w:rPr>
          <w:rStyle w:val="BookTitle"/>
          <w:rFonts w:asciiTheme="minorHAnsi" w:hAnsiTheme="minorHAnsi" w:cstheme="minorHAnsi"/>
          <w:b w:val="0"/>
          <w:bCs w:val="0"/>
          <w:color w:val="000000"/>
          <w:sz w:val="28"/>
          <w:szCs w:val="28"/>
        </w:rPr>
        <w:br/>
        <w:t>“manuṣyera e-mata ki sphuraye kathana?”</w:t>
      </w:r>
    </w:p>
    <w:p w14:paraId="0942AD31" w14:textId="295B62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“Rāma! Rāma! How wonderful!” they marveled. “Can an ordinary human being speak like this?”</w:t>
      </w:r>
    </w:p>
    <w:p w14:paraId="5DFAD4C4" w14:textId="3B3DBA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13.86</w:t>
      </w:r>
    </w:p>
    <w:p w14:paraId="7AC144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223B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 adbhuta yata śabda-alaṅkāra</w:t>
      </w:r>
      <w:r w:rsidRPr="00790008">
        <w:rPr>
          <w:rStyle w:val="BookTitle"/>
          <w:rFonts w:asciiTheme="minorHAnsi" w:hAnsiTheme="minorHAnsi" w:cstheme="minorHAnsi"/>
          <w:b w:val="0"/>
          <w:bCs w:val="0"/>
          <w:color w:val="000000"/>
          <w:sz w:val="28"/>
          <w:szCs w:val="28"/>
        </w:rPr>
        <w:br/>
        <w:t>sei bai kavitvera varṇana nāhi āra</w:t>
      </w:r>
    </w:p>
    <w:p w14:paraId="4458D806" w14:textId="490EA6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wonderful words and literary ornaments in the world were all used in the Digvijayī’s recitation.</w:t>
      </w:r>
    </w:p>
    <w:p w14:paraId="1F642909" w14:textId="61AD46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13.87</w:t>
      </w:r>
    </w:p>
    <w:p w14:paraId="608703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5455D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mahā-viśārada ye-ye-jana</w:t>
      </w:r>
      <w:r w:rsidRPr="00790008">
        <w:rPr>
          <w:rStyle w:val="BookTitle"/>
          <w:rFonts w:asciiTheme="minorHAnsi" w:hAnsiTheme="minorHAnsi" w:cstheme="minorHAnsi"/>
          <w:b w:val="0"/>
          <w:bCs w:val="0"/>
          <w:color w:val="000000"/>
          <w:sz w:val="28"/>
          <w:szCs w:val="28"/>
        </w:rPr>
        <w:br/>
        <w:t>hena śabda tāṅ’sabāra o bujhite viṣama</w:t>
      </w:r>
    </w:p>
    <w:p w14:paraId="6127CBFB" w14:textId="4013D8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were fully conversant in the scriptures had great difficulty understanding his words.</w:t>
      </w:r>
    </w:p>
    <w:p w14:paraId="4EC93858" w14:textId="4F1A52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13.88</w:t>
      </w:r>
    </w:p>
    <w:p w14:paraId="188371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3C40A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prahara-khāneka digvijayī</w:t>
      </w:r>
      <w:r w:rsidRPr="00790008">
        <w:rPr>
          <w:rStyle w:val="BookTitle"/>
          <w:rFonts w:asciiTheme="minorHAnsi" w:hAnsiTheme="minorHAnsi" w:cstheme="minorHAnsi"/>
          <w:b w:val="0"/>
          <w:bCs w:val="0"/>
          <w:color w:val="000000"/>
          <w:sz w:val="28"/>
          <w:szCs w:val="28"/>
        </w:rPr>
        <w:br/>
        <w:t>adbhuta se paḍaye, tathāpi anta nāi</w:t>
      </w:r>
    </w:p>
    <w:p w14:paraId="2B9C33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continually recited in this amazing way for three hours without coming to an end.</w:t>
      </w:r>
    </w:p>
    <w:p w14:paraId="19FF739F" w14:textId="24CEC6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In the prayers composed and recited by Digvijayī, there were many astonishing and choice arrangements of words and beautiful metaphors. Therefore even the most learned scholars who were expert in the scriptures felt extreme difficulty in considering and relishing those verses.</w:t>
      </w:r>
    </w:p>
    <w:p w14:paraId="78036683" w14:textId="00BCCF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13.89</w:t>
      </w:r>
    </w:p>
    <w:p w14:paraId="3580A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78D86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 yadi digvijayī hailā avasara</w:t>
      </w:r>
      <w:r w:rsidRPr="00790008">
        <w:rPr>
          <w:rStyle w:val="BookTitle"/>
          <w:rFonts w:asciiTheme="minorHAnsi" w:hAnsiTheme="minorHAnsi" w:cstheme="minorHAnsi"/>
          <w:b w:val="0"/>
          <w:bCs w:val="0"/>
          <w:color w:val="000000"/>
          <w:sz w:val="28"/>
          <w:szCs w:val="28"/>
        </w:rPr>
        <w:br/>
        <w:t>tabe hāsi’ balilena śrī-gaurasundara</w:t>
      </w:r>
    </w:p>
    <w:p w14:paraId="78E69C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Digvijayī finally finished his recitation, Śrī Gaurasundara smiled and spoke.</w:t>
      </w:r>
    </w:p>
    <w:p w14:paraId="28ED1CFD" w14:textId="22718A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avasara </w:t>
      </w:r>
      <w:r w:rsidRPr="00790008">
        <w:rPr>
          <w:rStyle w:val="BookTitle"/>
          <w:rFonts w:asciiTheme="minorHAnsi" w:hAnsiTheme="minorHAnsi" w:cstheme="minorHAnsi"/>
          <w:b w:val="0"/>
          <w:bCs w:val="0"/>
          <w:color w:val="000000"/>
          <w:sz w:val="28"/>
          <w:szCs w:val="28"/>
        </w:rPr>
        <w:t>(an adjective) means “ceased” or “restrained.”</w:t>
      </w:r>
    </w:p>
    <w:p w14:paraId="2B7DCC4F" w14:textId="47F592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13.90</w:t>
      </w:r>
    </w:p>
    <w:p w14:paraId="1413C7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2B65D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ye-śabdera granthana abhiprāya</w:t>
      </w:r>
      <w:r w:rsidRPr="00790008">
        <w:rPr>
          <w:rStyle w:val="BookTitle"/>
          <w:rFonts w:asciiTheme="minorHAnsi" w:hAnsiTheme="minorHAnsi" w:cstheme="minorHAnsi"/>
          <w:b w:val="0"/>
          <w:bCs w:val="0"/>
          <w:color w:val="000000"/>
          <w:sz w:val="28"/>
          <w:szCs w:val="28"/>
        </w:rPr>
        <w:br/>
        <w:t>tumi vine bujhāile, bujhā nāhi yāya</w:t>
      </w:r>
    </w:p>
    <w:p w14:paraId="677C68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purport of your words are so exalted that unless you explain them no one can understand.</w:t>
      </w:r>
    </w:p>
    <w:p w14:paraId="635468EF" w14:textId="42057C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granthana abhiprāya </w:t>
      </w:r>
      <w:r w:rsidRPr="00790008">
        <w:rPr>
          <w:rStyle w:val="BookTitle"/>
          <w:rFonts w:asciiTheme="minorHAnsi" w:hAnsiTheme="minorHAnsi" w:cstheme="minorHAnsi"/>
          <w:b w:val="0"/>
          <w:bCs w:val="0"/>
          <w:color w:val="000000"/>
          <w:sz w:val="28"/>
          <w:szCs w:val="28"/>
        </w:rPr>
        <w:t>mean “the purpose of composition.”</w:t>
      </w:r>
    </w:p>
    <w:p w14:paraId="384A9787" w14:textId="0CDDCA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13.91</w:t>
      </w:r>
    </w:p>
    <w:p w14:paraId="20A3F5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5D43D0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āpane kichu karaha vyākhyāna</w:t>
      </w:r>
      <w:r w:rsidRPr="00790008">
        <w:rPr>
          <w:rStyle w:val="BookTitle"/>
          <w:rFonts w:asciiTheme="minorHAnsi" w:hAnsiTheme="minorHAnsi" w:cstheme="minorHAnsi"/>
          <w:b w:val="0"/>
          <w:bCs w:val="0"/>
          <w:color w:val="000000"/>
          <w:sz w:val="28"/>
          <w:szCs w:val="28"/>
        </w:rPr>
        <w:br/>
        <w:t>ye śabde ye bola tumi, sei supramāṇa”</w:t>
      </w:r>
    </w:p>
    <w:p w14:paraId="609C3B08" w14:textId="193690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explain a portion of your recitation, for whatever meaning is explained by you must be accepted.”</w:t>
      </w:r>
    </w:p>
    <w:p w14:paraId="64918A5B" w14:textId="041F6D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13.92</w:t>
      </w:r>
    </w:p>
    <w:p w14:paraId="3E75A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2E3824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prabhura vākya sarva-manohara</w:t>
      </w:r>
      <w:r w:rsidRPr="00790008">
        <w:rPr>
          <w:rStyle w:val="BookTitle"/>
          <w:rFonts w:asciiTheme="minorHAnsi" w:hAnsiTheme="minorHAnsi" w:cstheme="minorHAnsi"/>
          <w:b w:val="0"/>
          <w:bCs w:val="0"/>
          <w:color w:val="000000"/>
          <w:sz w:val="28"/>
          <w:szCs w:val="28"/>
        </w:rPr>
        <w:br/>
        <w:t>vyākhyā karibāre lāgilena vipra-vara</w:t>
      </w:r>
    </w:p>
    <w:p w14:paraId="0FC83B97" w14:textId="0D9528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enchanting words, the best of the brāhmaṇas began to explain.</w:t>
      </w:r>
    </w:p>
    <w:p w14:paraId="0FA2BFBD" w14:textId="4E8F38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13.93</w:t>
      </w:r>
    </w:p>
    <w:p w14:paraId="71A26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4A0FA0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 karilei mātra prabhu sei-kṣaṇe</w:t>
      </w:r>
      <w:r w:rsidRPr="00790008">
        <w:rPr>
          <w:rStyle w:val="BookTitle"/>
          <w:rFonts w:asciiTheme="minorHAnsi" w:hAnsiTheme="minorHAnsi" w:cstheme="minorHAnsi"/>
          <w:b w:val="0"/>
          <w:bCs w:val="0"/>
          <w:color w:val="000000"/>
          <w:sz w:val="28"/>
          <w:szCs w:val="28"/>
        </w:rPr>
        <w:br/>
        <w:t>dūṣilena ādi-madhya-ante tina sthāne</w:t>
      </w:r>
    </w:p>
    <w:p w14:paraId="77D210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But as soon as he began to explain a verse, the Lord immediately pointed out faults in the beginning, middle, and end of the verse.</w:t>
      </w:r>
    </w:p>
    <w:p w14:paraId="0644DE3B" w14:textId="2ACF8F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began to enthusiastically explain the following verse that he composed:</w:t>
      </w:r>
    </w:p>
    <w:p w14:paraId="1B0E29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mahattvaṁ gaṅgāyāḥ satatam idam ābhāti nitarāṁ</w:t>
      </w:r>
      <w:r w:rsidRPr="00790008">
        <w:rPr>
          <w:rStyle w:val="BookTitle"/>
          <w:rFonts w:asciiTheme="minorHAnsi" w:hAnsiTheme="minorHAnsi" w:cstheme="minorHAnsi"/>
          <w:b w:val="0"/>
          <w:bCs w:val="0"/>
          <w:color w:val="000000"/>
          <w:sz w:val="28"/>
          <w:szCs w:val="28"/>
        </w:rPr>
        <w:br/>
        <w:t>yad eṣā śrī-viṣṇoś caraṇa-kamalotpatti-subhagā</w:t>
      </w:r>
      <w:r w:rsidRPr="00790008">
        <w:rPr>
          <w:rStyle w:val="BookTitle"/>
          <w:rFonts w:asciiTheme="minorHAnsi" w:hAnsiTheme="minorHAnsi" w:cstheme="minorHAnsi"/>
          <w:b w:val="0"/>
          <w:bCs w:val="0"/>
          <w:color w:val="000000"/>
          <w:sz w:val="28"/>
          <w:szCs w:val="28"/>
        </w:rPr>
        <w:br/>
        <w:t>dvitīya-śrī-lakṣmīr iva sura-narair arcya-caraṇā</w:t>
      </w:r>
      <w:r w:rsidRPr="00790008">
        <w:rPr>
          <w:rStyle w:val="BookTitle"/>
          <w:rFonts w:asciiTheme="minorHAnsi" w:hAnsiTheme="minorHAnsi" w:cstheme="minorHAnsi"/>
          <w:b w:val="0"/>
          <w:bCs w:val="0"/>
          <w:color w:val="000000"/>
          <w:sz w:val="28"/>
          <w:szCs w:val="28"/>
        </w:rPr>
        <w:br/>
        <w:t>bhavānī-bhartur yā śirasi vibhavaty adbhuta-guṇā</w:t>
      </w:r>
    </w:p>
    <w:p w14:paraId="096058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greatness of mother Ganges always brilliantly exists. She is the most fortunate because she emanated from the lotus feet of Śrī Viṣṇu, the Personality of Godhead. She is the second goddess of fortune, and therefore she is always worshiped both by demigods and by humanity. Endowed with all wonderful qualities, she flourishes on the head of Lord Śiva.”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16.41 and 46).</w:t>
      </w:r>
    </w:p>
    <w:p w14:paraId="503DD96C" w14:textId="3D5E5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13.94</w:t>
      </w:r>
    </w:p>
    <w:p w14:paraId="6FCAD4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6B5BE3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sakala śabda-alaṅkāra</w:t>
      </w:r>
      <w:r w:rsidRPr="00790008">
        <w:rPr>
          <w:rStyle w:val="BookTitle"/>
          <w:rFonts w:asciiTheme="minorHAnsi" w:hAnsiTheme="minorHAnsi" w:cstheme="minorHAnsi"/>
          <w:b w:val="0"/>
          <w:bCs w:val="0"/>
          <w:color w:val="000000"/>
          <w:sz w:val="28"/>
          <w:szCs w:val="28"/>
        </w:rPr>
        <w:br/>
        <w:t>śāstra-mate śuddha haite viṣama apāra</w:t>
      </w:r>
    </w:p>
    <w:p w14:paraId="0C078A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“According to the scriptures, all the words and literary ornaments that you have used are far from correct.</w:t>
      </w:r>
    </w:p>
    <w:p w14:paraId="6EA2ACF9" w14:textId="50CE0E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Digvijayī began to explain the verse he had composed, the Lord pointed out metaphorical faults in the beginning, middle, and end of the verse. The expert combination of words and absence of metaphorical faults necessary in the composition of a verse were not found in the Digvijayī’s verse. One should study the five faults and five qualities pointed out by the Lord in Digvijayī’s verse, as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16.54-84).</w:t>
      </w:r>
    </w:p>
    <w:p w14:paraId="71D2C3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indicates that even if one wanted to establish that the words and literary ornaments were used according to their respective literary rules, it would be extremely difficult to do so.</w:t>
      </w:r>
    </w:p>
    <w:p w14:paraId="3D9251B2" w14:textId="4EABDA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13.95</w:t>
      </w:r>
    </w:p>
    <w:p w14:paraId="3154F0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78C8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vā diyācha kon abhiprāya kari’</w:t>
      </w:r>
      <w:r w:rsidRPr="00790008">
        <w:rPr>
          <w:rStyle w:val="BookTitle"/>
          <w:rFonts w:asciiTheme="minorHAnsi" w:hAnsiTheme="minorHAnsi" w:cstheme="minorHAnsi"/>
          <w:b w:val="0"/>
          <w:bCs w:val="0"/>
          <w:color w:val="000000"/>
          <w:sz w:val="28"/>
          <w:szCs w:val="28"/>
        </w:rPr>
        <w:br/>
        <w:t>bola dekhi?” kahilena gaurāṅga śrī-hari</w:t>
      </w:r>
    </w:p>
    <w:p w14:paraId="66793D02" w14:textId="3F44A5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please tell us, what was your intended meaning of these ornaments?” asked Lord Gaurāṅga.</w:t>
      </w:r>
    </w:p>
    <w:p w14:paraId="54265B41" w14:textId="1EF9B6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13.96</w:t>
      </w:r>
    </w:p>
    <w:p w14:paraId="5E87A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96</w:t>
      </w:r>
    </w:p>
    <w:p w14:paraId="09D49C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baḍa sarasvatī-putra digvijayī</w:t>
      </w:r>
      <w:r w:rsidRPr="00790008">
        <w:rPr>
          <w:rStyle w:val="BookTitle"/>
          <w:rFonts w:asciiTheme="minorHAnsi" w:hAnsiTheme="minorHAnsi" w:cstheme="minorHAnsi"/>
          <w:b w:val="0"/>
          <w:bCs w:val="0"/>
          <w:color w:val="000000"/>
          <w:sz w:val="28"/>
          <w:szCs w:val="28"/>
        </w:rPr>
        <w:br/>
        <w:t>siddhānta nā sphure kichu, buddhi gela kahiṅ</w:t>
      </w:r>
    </w:p>
    <w:p w14:paraId="4A3B1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Digvijayī, the great son of Sarasvatī, was unable to properly explain, for his intelligence had left him.</w:t>
      </w:r>
    </w:p>
    <w:p w14:paraId="6730B580" w14:textId="1845D6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buddhi gela kahiṅ</w:t>
      </w:r>
      <w:r w:rsidRPr="00790008">
        <w:rPr>
          <w:rStyle w:val="BookTitle"/>
          <w:rFonts w:asciiTheme="minorHAnsi" w:hAnsiTheme="minorHAnsi" w:cstheme="minorHAnsi"/>
          <w:b w:val="0"/>
          <w:bCs w:val="0"/>
          <w:color w:val="000000"/>
          <w:sz w:val="28"/>
          <w:szCs w:val="28"/>
        </w:rPr>
        <w:t xml:space="preserve"> indicates that his intelligence has gone somewhere, in other words, the Digvijayī’s reasoning ability was lost or vanquished.</w:t>
      </w:r>
    </w:p>
    <w:p w14:paraId="52AFD361" w14:textId="072D8C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13.97</w:t>
      </w:r>
    </w:p>
    <w:p w14:paraId="3E4D0E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079E3E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sāta pāñca bole vipra, prabodhite nāre</w:t>
      </w:r>
      <w:r w:rsidRPr="00790008">
        <w:rPr>
          <w:rStyle w:val="BookTitle"/>
          <w:rFonts w:asciiTheme="minorHAnsi" w:hAnsiTheme="minorHAnsi" w:cstheme="minorHAnsi"/>
          <w:b w:val="0"/>
          <w:bCs w:val="0"/>
          <w:color w:val="000000"/>
          <w:sz w:val="28"/>
          <w:szCs w:val="28"/>
        </w:rPr>
        <w:br/>
        <w:t>yei bole, tāi doṣe gaurāṅga-sundara</w:t>
      </w:r>
    </w:p>
    <w:p w14:paraId="526A6B2B" w14:textId="3C7FA3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little attempt he made to defend himself was refuted by Lord Gaurasundara.</w:t>
      </w:r>
    </w:p>
    <w:p w14:paraId="579E4402" w14:textId="670FBF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13.98</w:t>
      </w:r>
    </w:p>
    <w:p w14:paraId="6DA3F6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5A156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pratibhā palāila kon sthāne</w:t>
      </w:r>
      <w:r w:rsidRPr="00790008">
        <w:rPr>
          <w:rStyle w:val="BookTitle"/>
          <w:rFonts w:asciiTheme="minorHAnsi" w:hAnsiTheme="minorHAnsi" w:cstheme="minorHAnsi"/>
          <w:b w:val="0"/>
          <w:bCs w:val="0"/>
          <w:color w:val="000000"/>
          <w:sz w:val="28"/>
          <w:szCs w:val="28"/>
        </w:rPr>
        <w:br/>
        <w:t>āpane nā bujhe vipra, ki bole āpane</w:t>
      </w:r>
    </w:p>
    <w:p w14:paraId="398F139A" w14:textId="5CCDB1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appeared that the Digvijayī’s intelligence had taken leave of him, for he didn’t even know what he was saying.</w:t>
      </w:r>
    </w:p>
    <w:p w14:paraId="40EFDF20" w14:textId="041ECB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13.99</w:t>
      </w:r>
    </w:p>
    <w:p w14:paraId="4D4FA2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6E8FB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thākuka, paḍa kichu āra”</w:t>
      </w:r>
      <w:r w:rsidRPr="00790008">
        <w:rPr>
          <w:rStyle w:val="BookTitle"/>
          <w:rFonts w:asciiTheme="minorHAnsi" w:hAnsiTheme="minorHAnsi" w:cstheme="minorHAnsi"/>
          <w:b w:val="0"/>
          <w:bCs w:val="0"/>
          <w:color w:val="000000"/>
          <w:sz w:val="28"/>
          <w:szCs w:val="28"/>
        </w:rPr>
        <w:br/>
        <w:t>paḍite o pūrva-mata śakti nāhi āra</w:t>
      </w:r>
    </w:p>
    <w:p w14:paraId="0B11FEB9" w14:textId="017487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“Leave this verse and recite another,” but the Digvijayī was unable to recite like before.</w:t>
      </w:r>
    </w:p>
    <w:p w14:paraId="4C65B72E" w14:textId="4B01A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13.100</w:t>
      </w:r>
    </w:p>
    <w:p w14:paraId="75312D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4CC96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citra-tāhāna sammoha prabhu-sthāne?</w:t>
      </w:r>
      <w:r w:rsidRPr="00790008">
        <w:rPr>
          <w:rStyle w:val="BookTitle"/>
          <w:rFonts w:asciiTheme="minorHAnsi" w:hAnsiTheme="minorHAnsi" w:cstheme="minorHAnsi"/>
          <w:b w:val="0"/>
          <w:bCs w:val="0"/>
          <w:color w:val="000000"/>
          <w:sz w:val="28"/>
          <w:szCs w:val="28"/>
        </w:rPr>
        <w:br/>
        <w:t>vede o pāyena moha yāṅ’ra vidyamāne</w:t>
      </w:r>
    </w:p>
    <w:p w14:paraId="0D54F2A8" w14:textId="1B1662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unusual that Digvijayī was bewildered in front of the Lord, because even the Vedas are bewildered in the presence of the Lord.</w:t>
      </w:r>
    </w:p>
    <w:p w14:paraId="0EEDDD2B" w14:textId="4E529B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13.101-102</w:t>
      </w:r>
    </w:p>
    <w:p w14:paraId="564A6E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101-102</w:t>
      </w:r>
    </w:p>
    <w:p w14:paraId="008585B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āpane ananta, caturmukha, pañcānana</w:t>
      </w:r>
      <w:r w:rsidRPr="00790008">
        <w:rPr>
          <w:rStyle w:val="BookTitle"/>
          <w:rFonts w:asciiTheme="minorHAnsi" w:hAnsiTheme="minorHAnsi" w:cstheme="minorHAnsi"/>
          <w:b w:val="0"/>
          <w:bCs w:val="0"/>
          <w:color w:val="000000"/>
          <w:sz w:val="28"/>
          <w:szCs w:val="28"/>
        </w:rPr>
        <w:br/>
        <w:t>yāṅ’sabāra dṛṣṭye haya ananta bhuvana</w:t>
      </w:r>
    </w:p>
    <w:p w14:paraId="7301E8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o pāyena moha yāṅ’ra vidyamāne</w:t>
      </w:r>
      <w:r w:rsidRPr="00790008">
        <w:rPr>
          <w:rStyle w:val="BookTitle"/>
          <w:rFonts w:asciiTheme="minorHAnsi" w:hAnsiTheme="minorHAnsi" w:cstheme="minorHAnsi"/>
          <w:b w:val="0"/>
          <w:bCs w:val="0"/>
          <w:color w:val="000000"/>
          <w:sz w:val="28"/>
          <w:szCs w:val="28"/>
        </w:rPr>
        <w:br/>
        <w:t>kon citra,—se viprera moha prabhu-sthāne?</w:t>
      </w:r>
    </w:p>
    <w:p w14:paraId="2E2729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Lord Ananta, and Lord Śiva create, maintain, and annihilate innumerable universes. When even they are bewildered before the Lord, then what is surprising if this brāhmaṇa was bewildered?</w:t>
      </w:r>
    </w:p>
    <w:p w14:paraId="2967981B" w14:textId="5850C8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Lord Anantadeva by Lord Gaura-Nārāyaṇa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in the following words spoken by Brahmā to Nārada: “Neither I nor all the sages born before you know fully the omnipotent Personality of Godhead. So what can others, who are born after us, know about Him? Even the first incarnation of the Lord, namely Śeṣa, has not been able to reach the limit of such knowledge, although He is describing the qualities of the Lord with ten hundred faces.”</w:t>
      </w:r>
    </w:p>
    <w:p w14:paraId="0642FB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Brahmā, the creator of the universe, stole the calves and cowherd boys of Vraja, Lord Kṛṣṇa, in order to bewilder Brahmā and destroy the lamentation of the cowherd boys’ mothers, personally accepted the forms of the cowherd boys and calves and continued enjoying His pastimes in the pasturing grounds for one year. At that time, seeing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and cows’ excessive love and affection for their offspring and being unable to understand the cause, Lord Balarāma thought as follows: “Who is this mystic power, and where has she come from? Is she a demigod or a demoness? She must be the illusory energy of My master, Lord Kṛṣṇa, for who else can bewilder Me?”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10.13.37)</w:t>
      </w:r>
    </w:p>
    <w:p w14:paraId="52A536B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Caturmukha Brahmā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(10.13.40-45) as follows: “When Lord Brahmā returned after a moment of time had passed (according to his own measurement), he saw that although by human measurement a complete year had passed, Lord Kṛṣṇa, after all that time, was engaged just as before in playing with the boys and calves, who were His expansions. Lord Brahmā thought: ’Whatever boys and calves there were in Gokula, I have kept them sleeping on the bed of my mystic potency, and to this very day they have not yet risen again. A similar number of boys and calves have been playing with Kṛṣṇa for one whole year, yet they are different from the ones illusioned by my mystic potency. Who are they? Where did they come from?’ Thus Lord Brahmā, thinking and thinking for a long time, tried to distinguish between those two sets of boys, who were each separately existing. He tried to understand who was real and who was not real, but he couldn’t understand at all. </w:t>
      </w:r>
      <w:r w:rsidRPr="00790008">
        <w:rPr>
          <w:rStyle w:val="BookTitle"/>
          <w:rFonts w:asciiTheme="minorHAnsi" w:hAnsiTheme="minorHAnsi" w:cstheme="minorHAnsi"/>
          <w:b w:val="0"/>
          <w:bCs w:val="0"/>
          <w:color w:val="000000"/>
          <w:sz w:val="28"/>
          <w:szCs w:val="28"/>
        </w:rPr>
        <w:lastRenderedPageBreak/>
        <w:t xml:space="preserve">Thus because Lord Brahmā wanted to mystify the all-pervading Lord Kṛṣṇa, who can never be mystified, but who, on the contrary, mystifies the entire universe, he himself was put into bewilderment by his own mystic power. As the darkness of snow on a dark night and the light of a glowworm in the light of day have no value, the mystic power of an inferior person who tries to use it against a person of great power is unable to accomplish anything; instead, the power of that inferior person is diminished.” See also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Ādi-khaṇḍa </w:t>
      </w:r>
      <w:r w:rsidRPr="00790008">
        <w:rPr>
          <w:rStyle w:val="BookTitle"/>
          <w:rFonts w:asciiTheme="minorHAnsi" w:hAnsiTheme="minorHAnsi" w:cstheme="minorHAnsi"/>
          <w:b w:val="0"/>
          <w:bCs w:val="0"/>
          <w:color w:val="000000"/>
          <w:sz w:val="28"/>
          <w:szCs w:val="28"/>
        </w:rPr>
        <w:t xml:space="preserve">1.72), which quotes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[This verse is also quoted at the beginning of this purport.]</w:t>
      </w:r>
    </w:p>
    <w:p w14:paraId="273148BA" w14:textId="7761E3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Pañcānana Śiva is described as follows: When Lord Hari, in the form of Mohinī, bewildered the demons and gave the demigods nectar to drink, Lord Śiva, who rides on a bull and who is the husband of Bhavānī, along with his wife, Umā, and his followers, went before Lord Hari to see His form as Mohinī. Śiva worshiped the Lord and spoke in the following words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(8.12.10): “O my Lord, I, who am considered to be the best of the demigods, and Lord Brahmā and the great </w:t>
      </w:r>
      <w:r w:rsidRPr="00790008">
        <w:rPr>
          <w:rStyle w:val="BookTitle"/>
          <w:rFonts w:asciiTheme="minorHAnsi" w:hAnsiTheme="minorHAnsi" w:cstheme="minorHAnsi"/>
          <w:b w:val="0"/>
          <w:bCs w:val="0"/>
          <w:i/>
          <w:iCs/>
          <w:color w:val="000000"/>
          <w:sz w:val="28"/>
          <w:szCs w:val="28"/>
        </w:rPr>
        <w:t>ṛṣis</w:t>
      </w:r>
      <w:r w:rsidRPr="00790008">
        <w:rPr>
          <w:rStyle w:val="BookTitle"/>
          <w:rFonts w:asciiTheme="minorHAnsi" w:hAnsiTheme="minorHAnsi" w:cstheme="minorHAnsi"/>
          <w:b w:val="0"/>
          <w:bCs w:val="0"/>
          <w:color w:val="000000"/>
          <w:sz w:val="28"/>
          <w:szCs w:val="28"/>
        </w:rPr>
        <w:t>, headed by Marīci, are born of the mode of goodness. Nonetheless, we are bewildered by Your illusory energy and cannot understand what this creation is. Aside from us, what is to be said of others, like the demons and human beings, who are in the base modes of material nature [</w:t>
      </w:r>
      <w:r w:rsidRPr="00790008">
        <w:rPr>
          <w:rStyle w:val="BookTitle"/>
          <w:rFonts w:asciiTheme="minorHAnsi" w:hAnsiTheme="minorHAnsi" w:cstheme="minorHAnsi"/>
          <w:b w:val="0"/>
          <w:bCs w:val="0"/>
          <w:i/>
          <w:iCs/>
          <w:color w:val="000000"/>
          <w:sz w:val="28"/>
          <w:szCs w:val="28"/>
        </w:rPr>
        <w:t xml:space="preserve">rajo-guṇa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How will they know You?”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(8.12.22 and 25) Śrī Śukadeva Gosvāmī speaks to Mahārāja Parīkṣit as follows: “While Lord Śiva observed the beautiful woman playing with the ball, She sometimes glanced at him and slightly smiled in bashfulness. As he looked at the beautiful woman and She watched him, he forgot both himself and Umā, his most beautiful wife, as well as his associates near</w:t>
      </w:r>
      <w:ins w:id="192" w:author="your servant" w:date="2020-08-28T11:30: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by</w:t>
      </w:r>
      <w:ins w:id="193" w:author="your servant" w:date="2020-08-28T11:30: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Lord Śiva, his good sense taken away by the woman because of lusty desires to enjoy with Her, became so mad for Her that even in the presence of Bhavānī he did not hesitate to approach Her.”</w:t>
      </w:r>
    </w:p>
    <w:p w14:paraId="28BFC2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the bewilderment of other demigods is found in the </w:t>
      </w:r>
      <w:r w:rsidRPr="00790008">
        <w:rPr>
          <w:rStyle w:val="BookTitle"/>
          <w:rFonts w:asciiTheme="minorHAnsi" w:hAnsiTheme="minorHAnsi" w:cstheme="minorHAnsi"/>
          <w:b w:val="0"/>
          <w:bCs w:val="0"/>
          <w:i/>
          <w:iCs/>
          <w:color w:val="000000"/>
          <w:sz w:val="28"/>
          <w:szCs w:val="28"/>
        </w:rPr>
        <w:t xml:space="preserve">Kena,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Talavakāra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Upaniṣad </w:t>
      </w:r>
      <w:r w:rsidRPr="00790008">
        <w:rPr>
          <w:rStyle w:val="BookTitle"/>
          <w:rFonts w:asciiTheme="minorHAnsi" w:hAnsiTheme="minorHAnsi" w:cstheme="minorHAnsi"/>
          <w:b w:val="0"/>
          <w:bCs w:val="0"/>
          <w:color w:val="000000"/>
          <w:sz w:val="28"/>
          <w:szCs w:val="28"/>
        </w:rPr>
        <w:t>as follows: “The Supreme Brahman (Viṣṇu) alone gave victory to the demigods in their battle with the demons. By the victory of the Supreme Brahman (Viṣṇu), the demigods became glorious, but due to foolishness they thought, ’This is our victory, this is our glory.’</w:t>
      </w:r>
    </w:p>
    <w:p w14:paraId="5F88A0B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(Viṣṇu) understood the foolishness of the demigods and appeared before them (as a Yakṣa or Gandharva). But even though the demigods saw the Supreme Brahman before them, they nevertheless asked, ’Who is this great personality in the form of a Yakṣa?’ They could not clearly understand.</w:t>
      </w:r>
    </w:p>
    <w:p w14:paraId="178B90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“They said to Agni, ’O knower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who is this great personality? You should get to know Him fully.’ Agni said, ’It will be done.’</w:t>
      </w:r>
    </w:p>
    <w:p w14:paraId="6043061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Agni went before the Supreme Brahman, the Supreme Brahman said to Agni, ’Who are you?’ Agni replied, ’I am Agni, the celebrated knower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064DC3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said, ’Being so, what power do you have?’ Agni replied, ’I can burn to ashes everything within this material world.’</w:t>
      </w:r>
    </w:p>
    <w:p w14:paraId="7053C3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placed a straw before him and said, ’Burn this.’ Agni went before the straw and was unable to burn it with his entire strength. Being defeated by the Supreme Brahman, Agni returned to the demigods and said, ’I could not fully understand who this great personality in the form of a Yakṣa is.’</w:t>
      </w:r>
    </w:p>
    <w:p w14:paraId="58755B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demigods said to Vāyu, ’O Vāyu, who is this great personality in the form of a Yakṣa? You should get to know Him fully.’ Vāyu said, ’It will be done.’</w:t>
      </w:r>
    </w:p>
    <w:p w14:paraId="2934651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Vāyu went before the Supreme Brahman, the Supreme Brahman said to Vāyu, ’Who are you?’ Vāyu replied, ’I am Vāyu, the celebrated wind.’</w:t>
      </w:r>
    </w:p>
    <w:p w14:paraId="5A16CDC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said, ’Being so, what power do you have?’ Vāyu replied, ’I can blow away anything within this material world.’</w:t>
      </w:r>
    </w:p>
    <w:p w14:paraId="37E0AA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placed a straw before him and said, ’Blow this.’ Vāyu went before the straw and was unable to blow it away with his entire strength. Being defeated by the Supreme Brahman, Vāyu returned to the demigods and said, ’I could not fully understand who this great personality in the form of a Yakṣa is.’</w:t>
      </w:r>
    </w:p>
    <w:p w14:paraId="41016E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demigods said to Indra, ’O Indra, who is this great personality in the form of a Yakṣa? You should get to know Him fully.’ Indra said, ’It will be done.’ When Indra went before the Supreme Brahman, the Supreme Brahman disappeared from his sight.</w:t>
      </w:r>
    </w:p>
    <w:p w14:paraId="6EF2ED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Indra saw the beautiful, golden female form of Umā-devī in the same sky, he went before her and directly asked, ’Who is this great personality in the form of a Yakṣa?’</w:t>
      </w:r>
    </w:p>
    <w:p w14:paraId="788399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“She (Umā-devī) clearly told him, ’He is the Supreme Brahman (Viṣṇu). By His (Lord Viṣṇu’s) victory you have become glorious.’ Upon hearing these words of Umā-devī, Indra became fully convinced that He was the Supreme Brahman, or Viṣṇu.”</w:t>
      </w:r>
    </w:p>
    <w:p w14:paraId="6BB5A4AA" w14:textId="1B3AA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13.103</w:t>
      </w:r>
    </w:p>
    <w:p w14:paraId="327B00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D6AF7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lakṣmī-sarasvatī-ādi yata yogamāyā</w:t>
      </w:r>
      <w:r w:rsidRPr="00790008">
        <w:rPr>
          <w:rStyle w:val="BookTitle"/>
          <w:rFonts w:asciiTheme="minorHAnsi" w:hAnsiTheme="minorHAnsi" w:cstheme="minorHAnsi"/>
          <w:b w:val="0"/>
          <w:bCs w:val="0"/>
          <w:color w:val="000000"/>
          <w:sz w:val="28"/>
          <w:szCs w:val="28"/>
        </w:rPr>
        <w:br/>
        <w:t>ananta-brahmāṇḍa mohe’ yāṅ’sabāra chāyā</w:t>
      </w:r>
    </w:p>
    <w:p w14:paraId="4E190E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Unlimited universes are bewildered by māyā, the shadow of Lakṣmī, Sarasvatī, and other internal potencies of the Lord.</w:t>
      </w:r>
    </w:p>
    <w:p w14:paraId="67DD4A54" w14:textId="2F64EE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Yogamāyā removes the covered and thrown conditions born from the conditioned souls’ enjoying propensity and assists the conditioned souls in achieving the unalloyed service of Kṛṣṇa. And when this same Yogamāyā is accepted as the object of enjoyment by persons who are averse to the Lord, she immediately bewilders, punishes, and sends them to the prison house, this material world. The conditioned souls in the material sky, which is their field of enjoyment, are eligible for being covered by ignorance due to their propensity for temporary enjoyment. Since the principles of ignorance, abomination, and interruption are absent in the eternal abode of the spiritual sky, even though Yogamāyā has the propensity for favorable service to the Lord, due to the enjoying spirit of the conditioned souls, who are averse to the Lord, she bewilders them by creating illusions that are unfavorable for the service of the Lord. Māyā and her opulences, who are like shadows of the Lord’s spiritual energies such as Lakṣmī and Sarasvatī, spread a network of nescience, which is converse to spiritual knowledge, by awarding mundane knowledge to the averse conditioned souls who are wandering throughout the universe. Māyā, the external energy, and her opulences, who are the shadows of Mahā-Lakṣmī, the internal potency of the Lord in the spiritual sky, and who bewilder the averse conditioned souls, are also bewildered on seeing the Lord’s supreme opulences as they constantly engage in the service of the Lord while considering themselves the fully dependent maidservants of the Lord. In the mood of maidservants, they serve the Lord for His ultimate satisfaction. And to create further illusion for the living entities who are averse to the Lord, she is seen from the material point of view as Māyā, the bestower of the fruits of work.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(1.7.4-6):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The material miseries of the living entity, which are superfluous to him, can be directly mitigated by the linking process of devotional service.”</w:t>
      </w:r>
    </w:p>
    <w:p w14:paraId="2F796BC2" w14:textId="350EC5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13.104</w:t>
      </w:r>
    </w:p>
    <w:p w14:paraId="6027B2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0E1A4CE" w14:textId="015602C8"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tāhārā pāyena moha, yāṅ’ra vidyamāne</w:t>
      </w:r>
      <w:r w:rsidRPr="00790008">
        <w:rPr>
          <w:rStyle w:val="BookTitle"/>
          <w:rFonts w:asciiTheme="minorHAnsi" w:hAnsiTheme="minorHAnsi" w:cstheme="minorHAnsi"/>
          <w:b w:val="0"/>
          <w:bCs w:val="0"/>
          <w:color w:val="000000"/>
          <w:sz w:val="28"/>
          <w:szCs w:val="28"/>
        </w:rPr>
        <w:br/>
        <w:t>ata</w:t>
      </w:r>
      <w:ins w:id="194" w:author="your servant" w:date="2020-08-28T11:34: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pāche se thākena sarva-kṣaṇe</w:t>
      </w:r>
    </w:p>
    <w:p w14:paraId="7A605A27" w14:textId="2BB459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she is also bewildered in the presence of the Lord, and therefore she always stands behind Him.</w:t>
      </w:r>
    </w:p>
    <w:p w14:paraId="5D6F8067" w14:textId="3D8B20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13.105</w:t>
      </w:r>
    </w:p>
    <w:p w14:paraId="199DE1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5BAD2D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veda-kartā śeṣa o moha pāya yāṅ’ra sthāne </w:t>
      </w:r>
      <w:r w:rsidRPr="00790008">
        <w:rPr>
          <w:rStyle w:val="BookTitle"/>
          <w:rFonts w:asciiTheme="minorHAnsi" w:hAnsiTheme="minorHAnsi" w:cstheme="minorHAnsi"/>
          <w:b w:val="0"/>
          <w:bCs w:val="0"/>
          <w:color w:val="000000"/>
          <w:sz w:val="28"/>
          <w:szCs w:val="28"/>
        </w:rPr>
        <w:br/>
        <w:t>kon citra,—digvijayī-moha vā tāhāne?</w:t>
      </w:r>
    </w:p>
    <w:p w14:paraId="6537C4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compiler of the Vedas and even Ananta Śeṣa are bewildered in the presence of the Lord, then what is surprising if the Digvijayī is bewildered?</w:t>
      </w:r>
    </w:p>
    <w:p w14:paraId="22846CCC" w14:textId="325E42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veda-kartā </w:t>
      </w:r>
      <w:r w:rsidRPr="00790008">
        <w:rPr>
          <w:rStyle w:val="BookTitle"/>
          <w:rFonts w:asciiTheme="minorHAnsi" w:hAnsiTheme="minorHAnsi" w:cstheme="minorHAnsi"/>
          <w:b w:val="0"/>
          <w:bCs w:val="0"/>
          <w:color w:val="000000"/>
          <w:sz w:val="28"/>
          <w:szCs w:val="28"/>
        </w:rPr>
        <w:t xml:space="preserve">refers to either Lord Brahmā or Kṛṣṇa-dvaipāyana Vyāsa. At the time of stealing the calves and on seeing the multi-headed Brahmās at Dvārakā, Brahmā became bewildered. After compiling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on the bank of the Sarasvatī, Śrī Vyāsadeva also felt dissatisfied. Being bewildered by the wonderful pastimes of Gopī-jana-vallabha, Śeṣa, or Anantadeva, aspired to accept subordination to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4D4E81B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such great, powerful, and opulent demigods and sages become bewildered by the supreme opulences of Lord Nārāyaṇa, then what is astonishing if either the insignificant living entities, who are servants of those demigods and sages, or the deceived Digvijayī will also become bewildered? It is stated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(7.14): “This divine energy of Mine, consisting of the three modes of material nature, is difficult to overcome. But those who have surrendered unto Me can easily cross beyond 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(8.12.39) the Supreme Lord speaks to Lord Śiva as follows: “My dear Lord Śambhu, who within this material world but you can surpass My illusory energy? People are generally attached to sense enjoyment and conquered by its influence. Indeed, the influence of material nature is very difficult for them to surmount.”</w:t>
      </w:r>
    </w:p>
    <w:p w14:paraId="57D3E8E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(10.14.21) Brahmā prays to Lord Kṛṣṇa as follows: “O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779ADD6D" w14:textId="053849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13.106</w:t>
      </w:r>
    </w:p>
    <w:p w14:paraId="0B2D93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5A0346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manuṣye e saba kārya asambhava baḍa</w:t>
      </w:r>
      <w:r w:rsidRPr="00790008">
        <w:rPr>
          <w:rStyle w:val="BookTitle"/>
          <w:rFonts w:asciiTheme="minorHAnsi" w:hAnsiTheme="minorHAnsi" w:cstheme="minorHAnsi"/>
          <w:b w:val="0"/>
          <w:bCs w:val="0"/>
          <w:color w:val="000000"/>
          <w:sz w:val="28"/>
          <w:szCs w:val="28"/>
        </w:rPr>
        <w:br/>
        <w:t>teñi bali,—tāṅ’ra sakala kārya daḍa</w:t>
      </w:r>
    </w:p>
    <w:p w14:paraId="2F6BE423" w14:textId="1DC999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impossible for ordinary living entities to understand the activities of the Supreme Lord, therefore His activities are transcendentally glorious.</w:t>
      </w:r>
    </w:p>
    <w:p w14:paraId="591BD2B4" w14:textId="663742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13.107</w:t>
      </w:r>
    </w:p>
    <w:p w14:paraId="1B6F21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11357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mūle yata kichu karma karena īśvare</w:t>
      </w:r>
      <w:r w:rsidRPr="00790008">
        <w:rPr>
          <w:rStyle w:val="BookTitle"/>
          <w:rFonts w:asciiTheme="minorHAnsi" w:hAnsiTheme="minorHAnsi" w:cstheme="minorHAnsi"/>
          <w:b w:val="0"/>
          <w:bCs w:val="0"/>
          <w:color w:val="000000"/>
          <w:sz w:val="28"/>
          <w:szCs w:val="28"/>
        </w:rPr>
        <w:br/>
        <w:t>sakali—nistāra-hetu duḥkhita-jīvere</w:t>
      </w:r>
    </w:p>
    <w:p w14:paraId="7B27C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fact, the activities performed by the Supreme Lord are all meant for the deliverance of the conditioned souls.</w:t>
      </w:r>
    </w:p>
    <w:p w14:paraId="3E8F8CD3" w14:textId="277CD5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who incarnates out of His causeless mercy, regularly manifests His various pastimes in order to award supreme eternal benefit to the averse living entities of this world. All of His pastimes are performed with a desire to deliver the living entities. In this regard, one should particularly discuss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 (10.14.8), beginning </w:t>
      </w:r>
      <w:r w:rsidRPr="00790008">
        <w:rPr>
          <w:rStyle w:val="BookTitle"/>
          <w:rFonts w:asciiTheme="minorHAnsi" w:hAnsiTheme="minorHAnsi" w:cstheme="minorHAnsi"/>
          <w:b w:val="0"/>
          <w:bCs w:val="0"/>
          <w:i/>
          <w:iCs/>
          <w:color w:val="000000"/>
          <w:sz w:val="28"/>
          <w:szCs w:val="28"/>
        </w:rPr>
        <w:t>tat te ’nukampāṁ</w:t>
      </w:r>
      <w:r w:rsidRPr="00790008">
        <w:rPr>
          <w:rStyle w:val="BookTitle"/>
          <w:rFonts w:asciiTheme="minorHAnsi" w:hAnsiTheme="minorHAnsi" w:cstheme="minorHAnsi"/>
          <w:b w:val="0"/>
          <w:bCs w:val="0"/>
          <w:color w:val="000000"/>
          <w:sz w:val="28"/>
          <w:szCs w:val="28"/>
        </w:rPr>
        <w:t>. Being intoxicated by apparently sweet but ultimately inauspicious conceptions, the averse conditioned souls find and point out faults even in the eternally beneficial supreme will of the Lord. That is why they are conditioned or ignorant. When out of good fortune the living entity understands that he is the eternal servant of Kṛṣṇa, then he no longer has any fear or distress.</w:t>
      </w:r>
    </w:p>
    <w:p w14:paraId="241A5C96" w14:textId="6E11F2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13.108</w:t>
      </w:r>
    </w:p>
    <w:p w14:paraId="225EA9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33C6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yadi parājaye praveśilā</w:t>
      </w:r>
      <w:r w:rsidRPr="00790008">
        <w:rPr>
          <w:rStyle w:val="BookTitle"/>
          <w:rFonts w:asciiTheme="minorHAnsi" w:hAnsiTheme="minorHAnsi" w:cstheme="minorHAnsi"/>
          <w:b w:val="0"/>
          <w:bCs w:val="0"/>
          <w:color w:val="000000"/>
          <w:sz w:val="28"/>
          <w:szCs w:val="28"/>
        </w:rPr>
        <w:br/>
        <w:t>śiṣya-gaṇa hāsibāre udyata hailā</w:t>
      </w:r>
    </w:p>
    <w:p w14:paraId="5B6C5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Digvijayī faced defeat, the Lord’s students were on the verge of laughing.</w:t>
      </w:r>
    </w:p>
    <w:p w14:paraId="5142B93B" w14:textId="408F7A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phrase</w:t>
      </w:r>
      <w:r w:rsidRPr="00790008">
        <w:rPr>
          <w:rStyle w:val="BookTitle"/>
          <w:rFonts w:asciiTheme="minorHAnsi" w:hAnsiTheme="minorHAnsi" w:cstheme="minorHAnsi"/>
          <w:b w:val="0"/>
          <w:bCs w:val="0"/>
          <w:i/>
          <w:iCs/>
          <w:color w:val="000000"/>
          <w:sz w:val="28"/>
          <w:szCs w:val="28"/>
        </w:rPr>
        <w:t xml:space="preserve"> parājaye praveśilā</w:t>
      </w:r>
      <w:r w:rsidRPr="00790008">
        <w:rPr>
          <w:rStyle w:val="BookTitle"/>
          <w:rFonts w:asciiTheme="minorHAnsi" w:hAnsiTheme="minorHAnsi" w:cstheme="minorHAnsi"/>
          <w:b w:val="0"/>
          <w:bCs w:val="0"/>
          <w:color w:val="000000"/>
          <w:sz w:val="28"/>
          <w:szCs w:val="28"/>
        </w:rPr>
        <w:t xml:space="preserve"> means “he began to face defeat.”</w:t>
      </w:r>
    </w:p>
    <w:p w14:paraId="07C8F171" w14:textId="516774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13.109</w:t>
      </w:r>
    </w:p>
    <w:p w14:paraId="42E32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FCDF7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sabārei prabhu karilena nivāraṇa</w:t>
      </w:r>
      <w:r w:rsidRPr="00790008">
        <w:rPr>
          <w:rStyle w:val="BookTitle"/>
          <w:rFonts w:asciiTheme="minorHAnsi" w:hAnsiTheme="minorHAnsi" w:cstheme="minorHAnsi"/>
          <w:b w:val="0"/>
          <w:bCs w:val="0"/>
          <w:color w:val="000000"/>
          <w:sz w:val="28"/>
          <w:szCs w:val="28"/>
        </w:rPr>
        <w:br/>
        <w:t>vipra-prati balilena madhura vacana</w:t>
      </w:r>
    </w:p>
    <w:p w14:paraId="275BD1D4" w14:textId="7E4107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however, forbade them from laughing and sweetly spoke to the brāhmaṇa.</w:t>
      </w:r>
    </w:p>
    <w:p w14:paraId="088D7CDF" w14:textId="226E8E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13.110</w:t>
      </w:r>
    </w:p>
    <w:p w14:paraId="36FC3C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B98DF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“āji cala tumi śubha kara’ vāsā-prati</w:t>
      </w:r>
      <w:r w:rsidRPr="00790008">
        <w:rPr>
          <w:rStyle w:val="BookTitle"/>
          <w:rFonts w:asciiTheme="minorHAnsi" w:hAnsiTheme="minorHAnsi" w:cstheme="minorHAnsi"/>
          <w:b w:val="0"/>
          <w:bCs w:val="0"/>
          <w:color w:val="000000"/>
          <w:sz w:val="28"/>
          <w:szCs w:val="28"/>
        </w:rPr>
        <w:br/>
        <w:t>kāli vicāriba saba tomāra saṁhati</w:t>
      </w:r>
    </w:p>
    <w:p w14:paraId="7C5B4F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please go home for today, and tomorrow we will discuss some more.</w:t>
      </w:r>
    </w:p>
    <w:p w14:paraId="07D881BF" w14:textId="66D7B5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śubha kara’ </w:t>
      </w:r>
      <w:r w:rsidRPr="00790008">
        <w:rPr>
          <w:rStyle w:val="BookTitle"/>
          <w:rFonts w:asciiTheme="minorHAnsi" w:hAnsiTheme="minorHAnsi" w:cstheme="minorHAnsi"/>
          <w:b w:val="0"/>
          <w:bCs w:val="0"/>
          <w:color w:val="000000"/>
          <w:sz w:val="28"/>
          <w:szCs w:val="28"/>
        </w:rPr>
        <w:t>mean “begin your journey or proceed.”</w:t>
      </w:r>
    </w:p>
    <w:p w14:paraId="17F622C1" w14:textId="61B527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13.111</w:t>
      </w:r>
    </w:p>
    <w:p w14:paraId="589FF9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502530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o hailā śrānta aneka paḍiyā</w:t>
      </w:r>
      <w:r w:rsidRPr="00790008">
        <w:rPr>
          <w:rStyle w:val="BookTitle"/>
          <w:rFonts w:asciiTheme="minorHAnsi" w:hAnsiTheme="minorHAnsi" w:cstheme="minorHAnsi"/>
          <w:b w:val="0"/>
          <w:bCs w:val="0"/>
          <w:color w:val="000000"/>
          <w:sz w:val="28"/>
          <w:szCs w:val="28"/>
        </w:rPr>
        <w:br/>
        <w:t>niśā o aneka yāya, śui thāka giyā”</w:t>
      </w:r>
    </w:p>
    <w:p w14:paraId="7B0345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be tired after your long recitation and it’s getting late. Please go take rest.”</w:t>
      </w:r>
    </w:p>
    <w:p w14:paraId="6062E9CC" w14:textId="560438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niśā o aneka yāya</w:t>
      </w:r>
      <w:r w:rsidRPr="00790008">
        <w:rPr>
          <w:rStyle w:val="BookTitle"/>
          <w:rFonts w:asciiTheme="minorHAnsi" w:hAnsiTheme="minorHAnsi" w:cstheme="minorHAnsi"/>
          <w:b w:val="0"/>
          <w:bCs w:val="0"/>
          <w:color w:val="000000"/>
          <w:sz w:val="28"/>
          <w:szCs w:val="28"/>
        </w:rPr>
        <w:t xml:space="preserve"> means “it is also late at night.”</w:t>
      </w:r>
    </w:p>
    <w:p w14:paraId="4DB01824" w14:textId="0A93AB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13.112</w:t>
      </w:r>
    </w:p>
    <w:p w14:paraId="779AFF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7EAD6B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prabhura komala vyavasāya</w:t>
      </w:r>
      <w:r w:rsidRPr="00790008">
        <w:rPr>
          <w:rStyle w:val="BookTitle"/>
          <w:rFonts w:asciiTheme="minorHAnsi" w:hAnsiTheme="minorHAnsi" w:cstheme="minorHAnsi"/>
          <w:b w:val="0"/>
          <w:bCs w:val="0"/>
          <w:color w:val="000000"/>
          <w:sz w:val="28"/>
          <w:szCs w:val="28"/>
        </w:rPr>
        <w:br/>
        <w:t>yāhāre jinena, seha duḥkha nāhi pāya</w:t>
      </w:r>
    </w:p>
    <w:p w14:paraId="40178D61" w14:textId="3DD064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behavior was so gentle that whoever was defeated by Him felt no distress.</w:t>
      </w:r>
    </w:p>
    <w:p w14:paraId="62979AE1" w14:textId="7218C8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13.113</w:t>
      </w:r>
    </w:p>
    <w:p w14:paraId="6D1D8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0A93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yata adhyāpaka āche</w:t>
      </w:r>
      <w:r w:rsidRPr="00790008">
        <w:rPr>
          <w:rStyle w:val="BookTitle"/>
          <w:rFonts w:asciiTheme="minorHAnsi" w:hAnsiTheme="minorHAnsi" w:cstheme="minorHAnsi"/>
          <w:b w:val="0"/>
          <w:bCs w:val="0"/>
          <w:color w:val="000000"/>
          <w:sz w:val="28"/>
          <w:szCs w:val="28"/>
        </w:rPr>
        <w:br/>
        <w:t>jiniyā o sabāre toṣena prabhu pāche</w:t>
      </w:r>
    </w:p>
    <w:p w14:paraId="18FAFFE4" w14:textId="5E0213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defeating each of the teachers in Navadvīpa, the Lord satisfied them with His sweet behavior.</w:t>
      </w:r>
    </w:p>
    <w:p w14:paraId="70378067" w14:textId="57A8BA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13.114</w:t>
      </w:r>
    </w:p>
    <w:p w14:paraId="1C45E0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649DB9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āji ghare giyā vasi’ puṅthi cāha</w:t>
      </w:r>
      <w:r w:rsidRPr="00790008">
        <w:rPr>
          <w:rStyle w:val="BookTitle"/>
          <w:rFonts w:asciiTheme="minorHAnsi" w:hAnsiTheme="minorHAnsi" w:cstheme="minorHAnsi"/>
          <w:b w:val="0"/>
          <w:bCs w:val="0"/>
          <w:color w:val="000000"/>
          <w:sz w:val="28"/>
          <w:szCs w:val="28"/>
        </w:rPr>
        <w:br/>
        <w:t>kāli ye jijñāsi’ tāhā balibāre cāha”</w:t>
      </w:r>
    </w:p>
    <w:p w14:paraId="406DFCBB" w14:textId="4738AE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continued, “Let us go home today. Then after looking at your books, come tomorrow and answer My questions.”</w:t>
      </w:r>
    </w:p>
    <w:p w14:paraId="56856FD1" w14:textId="0CBA8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13.115</w:t>
      </w:r>
    </w:p>
    <w:p w14:paraId="581F9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5FDB03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o kā’re nā karena teja-bhaṅga</w:t>
      </w:r>
      <w:r w:rsidRPr="00790008">
        <w:rPr>
          <w:rStyle w:val="BookTitle"/>
          <w:rFonts w:asciiTheme="minorHAnsi" w:hAnsiTheme="minorHAnsi" w:cstheme="minorHAnsi"/>
          <w:b w:val="0"/>
          <w:bCs w:val="0"/>
          <w:color w:val="000000"/>
          <w:sz w:val="28"/>
          <w:szCs w:val="28"/>
        </w:rPr>
        <w:br/>
        <w:t>sabei hayena prīta,—hena tā’na raṅga</w:t>
      </w:r>
    </w:p>
    <w:p w14:paraId="047696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Even after defeating someone, the Lord did not insult them, and thus everyone was pleased with Him. Such were the pastimes of the Lord.</w:t>
      </w:r>
    </w:p>
    <w:p w14:paraId="42A9F6EC" w14:textId="478CED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teja-bhaṅga </w:t>
      </w:r>
      <w:r w:rsidRPr="00790008">
        <w:rPr>
          <w:rStyle w:val="BookTitle"/>
          <w:rFonts w:asciiTheme="minorHAnsi" w:hAnsiTheme="minorHAnsi" w:cstheme="minorHAnsi"/>
          <w:b w:val="0"/>
          <w:bCs w:val="0"/>
          <w:color w:val="000000"/>
          <w:sz w:val="28"/>
          <w:szCs w:val="28"/>
        </w:rPr>
        <w:t>refers to the hampering of one’s prestige.</w:t>
      </w:r>
    </w:p>
    <w:p w14:paraId="0D729880" w14:textId="29FC4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13.116</w:t>
      </w:r>
    </w:p>
    <w:p w14:paraId="00511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DF295A4" w14:textId="7BE871CF"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195" w:author="your servant" w:date="2020-08-28T12:52:00Z">
        <w:r w:rsidR="0095721C">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navadvīpe yateka paṇḍita</w:t>
      </w:r>
      <w:r w:rsidRPr="00790008">
        <w:rPr>
          <w:rStyle w:val="BookTitle"/>
          <w:rFonts w:asciiTheme="minorHAnsi" w:hAnsiTheme="minorHAnsi" w:cstheme="minorHAnsi"/>
          <w:b w:val="0"/>
          <w:bCs w:val="0"/>
          <w:color w:val="000000"/>
          <w:sz w:val="28"/>
          <w:szCs w:val="28"/>
        </w:rPr>
        <w:br/>
        <w:t>sabāra prabhura prati mane baḍa prīta</w:t>
      </w:r>
    </w:p>
    <w:p w14:paraId="7B6F6E7C" w14:textId="70126D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all the learned scholars of Navadvīpa were so affectionate to the Lord.</w:t>
      </w:r>
    </w:p>
    <w:p w14:paraId="7CEE7A9D" w14:textId="6CD86F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13.117</w:t>
      </w:r>
    </w:p>
    <w:p w14:paraId="63E2C4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4E6C6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śiṣya-gaṇa-saṁhati calilā prabhu ghara</w:t>
      </w:r>
      <w:r w:rsidRPr="00790008">
        <w:rPr>
          <w:rStyle w:val="BookTitle"/>
          <w:rFonts w:asciiTheme="minorHAnsi" w:hAnsiTheme="minorHAnsi" w:cstheme="minorHAnsi"/>
          <w:b w:val="0"/>
          <w:bCs w:val="0"/>
          <w:color w:val="000000"/>
          <w:sz w:val="28"/>
          <w:szCs w:val="28"/>
        </w:rPr>
        <w:br/>
        <w:t>digvijayī hailā baḍa lajjita-antara</w:t>
      </w:r>
    </w:p>
    <w:p w14:paraId="5332B420" w14:textId="2E635C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returned home with His students, the Digvijayī felt great shame.</w:t>
      </w:r>
    </w:p>
    <w:p w14:paraId="5B3501AC" w14:textId="2492C0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13.118</w:t>
      </w:r>
    </w:p>
    <w:p w14:paraId="1B8DF9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DA395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duḥkhita hailā vipra cinte’ mane-mane</w:t>
      </w:r>
      <w:r w:rsidRPr="00790008">
        <w:rPr>
          <w:rStyle w:val="BookTitle"/>
          <w:rFonts w:asciiTheme="minorHAnsi" w:hAnsiTheme="minorHAnsi" w:cstheme="minorHAnsi"/>
          <w:b w:val="0"/>
          <w:bCs w:val="0"/>
          <w:color w:val="000000"/>
          <w:sz w:val="28"/>
          <w:szCs w:val="28"/>
        </w:rPr>
        <w:br/>
        <w:t>“sarasvatī more vara dilena āpane</w:t>
      </w:r>
    </w:p>
    <w:p w14:paraId="4E786B79" w14:textId="1456B6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distress, the brāhmaṇa thought, “I’ve been personally blessed by Sarasvatī.</w:t>
      </w:r>
    </w:p>
    <w:p w14:paraId="7CBFEDE6" w14:textId="2A3949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13.119-120</w:t>
      </w:r>
    </w:p>
    <w:p w14:paraId="6A1694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119-120</w:t>
      </w:r>
    </w:p>
    <w:p w14:paraId="7F576D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nyāya, sāṅkhya, pātañjala, mīmāṁsā-darśana</w:t>
      </w:r>
      <w:r w:rsidRPr="00790008">
        <w:rPr>
          <w:rStyle w:val="BookTitle"/>
          <w:rFonts w:asciiTheme="minorHAnsi" w:hAnsiTheme="minorHAnsi" w:cstheme="minorHAnsi"/>
          <w:b w:val="0"/>
          <w:bCs w:val="0"/>
          <w:color w:val="000000"/>
          <w:sz w:val="28"/>
          <w:szCs w:val="28"/>
        </w:rPr>
        <w:br/>
        <w:t>vaiśeṣika, vedānte nipuṇa yata jana</w:t>
      </w:r>
    </w:p>
    <w:p w14:paraId="1A99D8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nā dekhiluṅ saṁsāra-bhitare</w:t>
      </w:r>
      <w:r w:rsidRPr="00790008">
        <w:rPr>
          <w:rStyle w:val="BookTitle"/>
          <w:rFonts w:asciiTheme="minorHAnsi" w:hAnsiTheme="minorHAnsi" w:cstheme="minorHAnsi"/>
          <w:b w:val="0"/>
          <w:bCs w:val="0"/>
          <w:color w:val="000000"/>
          <w:sz w:val="28"/>
          <w:szCs w:val="28"/>
        </w:rPr>
        <w:br/>
        <w:t>jinite ki dāya, mora sane kakṣā kare!</w:t>
      </w:r>
    </w:p>
    <w:p w14:paraId="7A1EC9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“Till now I’ve not met a single person—whether a scholar of Nyāya, Sāṅkhya, Pātañjala, Mīmāṁsa, Vaiśeṣika, or Vedānta—who could even compete with me, and what to speak of defeating me!</w:t>
      </w:r>
    </w:p>
    <w:p w14:paraId="69359670" w14:textId="5473D0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have met scholars who were expert in the six branches of philosophy, and what to speak of defeating me, they did not even try to enter into debate with me.”</w:t>
      </w:r>
    </w:p>
    <w:p w14:paraId="47D92552" w14:textId="79B91F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13.121</w:t>
      </w:r>
    </w:p>
    <w:p w14:paraId="7079A4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08E55C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śiśu-śāstra vyākaraṇa paḍāye brāhmaṇa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se more jinila,—hena vidhira ghaṭana!</w:t>
      </w:r>
    </w:p>
    <w:p w14:paraId="2C1444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brāhmaṇa merely teaches children’s grammar, and He defeated me? This is certainly an act of providence!</w:t>
      </w:r>
    </w:p>
    <w:p w14:paraId="5D143F84" w14:textId="0A3847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 is a teacher of ordinary grammar in primary education. But alas, due to misdeeds I had to face defeat by Him. Among the six limbs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grammar is like the face of the personified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is the preliminary scripture for students engaged in studying the scriptures, but it is an undisputed fact that one cannot become expert in literature,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or philosophical works simply by possessing expertise in learning and teaching grammar. Nevertheless this young boy, who is expert in grammar, has defeated even an experienced champion of the scriptures like me.”</w:t>
      </w:r>
    </w:p>
    <w:p w14:paraId="6CD593ED" w14:textId="1E5B7B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13.122-123</w:t>
      </w:r>
    </w:p>
    <w:p w14:paraId="5898D7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122-123</w:t>
      </w:r>
    </w:p>
    <w:p w14:paraId="7A883D2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sarasvatīra vare anyathā dekhi haya</w:t>
      </w:r>
      <w:r w:rsidRPr="00790008">
        <w:rPr>
          <w:rStyle w:val="BookTitle"/>
          <w:rFonts w:asciiTheme="minorHAnsi" w:hAnsiTheme="minorHAnsi" w:cstheme="minorHAnsi"/>
          <w:b w:val="0"/>
          <w:bCs w:val="0"/>
          <w:color w:val="000000"/>
          <w:sz w:val="28"/>
          <w:szCs w:val="28"/>
        </w:rPr>
        <w:br/>
        <w:t>eho mora citte baḍa lāgila saṁśaya</w:t>
      </w:r>
    </w:p>
    <w:p w14:paraId="31090B40" w14:textId="4846204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devī-sthāne mora vā janmila kona doṣa?</w:t>
      </w:r>
      <w:r w:rsidRPr="00790008">
        <w:rPr>
          <w:rStyle w:val="BookTitle"/>
          <w:rFonts w:asciiTheme="minorHAnsi" w:hAnsiTheme="minorHAnsi" w:cstheme="minorHAnsi"/>
          <w:b w:val="0"/>
          <w:bCs w:val="0"/>
          <w:color w:val="000000"/>
          <w:sz w:val="28"/>
          <w:szCs w:val="28"/>
        </w:rPr>
        <w:br/>
        <w:t>ata</w:t>
      </w:r>
      <w:ins w:id="196" w:author="your servant" w:date="2020-08-28T12:54:00Z">
        <w:r w:rsidR="0095721C">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haila mora pratibhā-saṅkoca?</w:t>
      </w:r>
    </w:p>
    <w:p w14:paraId="56D74DD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appears that Sarasvatī’s benediction has proven false, which awakens doubts in my mind. Otherwise, have I committed some offense at her feet? Is that why my intelligence was diminished?</w:t>
      </w:r>
    </w:p>
    <w:p w14:paraId="54E5C9EE" w14:textId="20A78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I have been defeated by this young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grammarian I can now understand that the benediction I received from my worshipable goddess Sarasvatī-devī has proved a complete failure! Therefore various doubts are arising within my mind. The goddess whom I had pleased and from whom I had thus received the benediction for becoming a Digvijayī must be displeased as a result of my offenses. Otherwise why would my great ingenuity in learning be defeated by an ordinary young grammarian?”</w:t>
      </w:r>
    </w:p>
    <w:p w14:paraId="0E8091FF" w14:textId="6984CA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13.124</w:t>
      </w:r>
    </w:p>
    <w:p w14:paraId="756D9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283EBF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avaśya ihāra āji bujhiba kāraṇa”</w:t>
      </w:r>
      <w:r w:rsidRPr="00790008">
        <w:rPr>
          <w:rStyle w:val="BookTitle"/>
          <w:rFonts w:asciiTheme="minorHAnsi" w:hAnsiTheme="minorHAnsi" w:cstheme="minorHAnsi"/>
          <w:b w:val="0"/>
          <w:bCs w:val="0"/>
          <w:color w:val="000000"/>
          <w:sz w:val="28"/>
          <w:szCs w:val="28"/>
        </w:rPr>
        <w:br/>
        <w:t>eta bali’ mantra-jape vasilā brāhmaṇa</w:t>
      </w:r>
    </w:p>
    <w:p w14:paraId="3786D83C" w14:textId="430169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must find out the cause of my defeat.” Thinking in this way, the brāhmaṇa began chanting his mantra.</w:t>
      </w:r>
    </w:p>
    <w:p w14:paraId="4B225854" w14:textId="23C539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13.125</w:t>
      </w:r>
    </w:p>
    <w:p w14:paraId="7FA362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64F1B8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mantra japi’ duḥkhe vipra śayana karilā</w:t>
      </w:r>
      <w:r w:rsidRPr="00790008">
        <w:rPr>
          <w:rStyle w:val="BookTitle"/>
          <w:rFonts w:asciiTheme="minorHAnsi" w:hAnsiTheme="minorHAnsi" w:cstheme="minorHAnsi"/>
          <w:b w:val="0"/>
          <w:bCs w:val="0"/>
          <w:color w:val="000000"/>
          <w:sz w:val="28"/>
          <w:szCs w:val="28"/>
        </w:rPr>
        <w:br/>
        <w:t>svapne sarasvatī vipra-sammukhe āilā</w:t>
      </w:r>
    </w:p>
    <w:p w14:paraId="54265E72" w14:textId="0A37F7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chanting for some time the distressed brāhmaṇa fell asleep, and in a short time Sarasvatī appeared before him in a dream.</w:t>
      </w:r>
    </w:p>
    <w:p w14:paraId="5F021DF1" w14:textId="1D000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13.126</w:t>
      </w:r>
    </w:p>
    <w:p w14:paraId="6F43A1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19041D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kṛpā-dṛṣṭye bhāgyavanta-brāhmaṇera prati</w:t>
      </w:r>
      <w:r w:rsidRPr="00790008">
        <w:rPr>
          <w:rStyle w:val="BookTitle"/>
          <w:rFonts w:asciiTheme="minorHAnsi" w:hAnsiTheme="minorHAnsi" w:cstheme="minorHAnsi"/>
          <w:b w:val="0"/>
          <w:bCs w:val="0"/>
          <w:color w:val="000000"/>
          <w:sz w:val="28"/>
          <w:szCs w:val="28"/>
        </w:rPr>
        <w:br/>
        <w:t>kahite lāgilā ati-gopya sarasvatī</w:t>
      </w:r>
    </w:p>
    <w:p w14:paraId="69194670" w14:textId="284924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Goddess Sarasvatī glanced mercifully on the fortunate brāhmaṇa and confidentially spoke as follows.</w:t>
      </w:r>
    </w:p>
    <w:p w14:paraId="09B01939" w14:textId="542FBF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13.127</w:t>
      </w:r>
    </w:p>
    <w:p w14:paraId="43C44D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A4F78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bolena,—“śunaha, vipra-vara!</w:t>
      </w:r>
      <w:r w:rsidRPr="00790008">
        <w:rPr>
          <w:rStyle w:val="BookTitle"/>
          <w:rFonts w:asciiTheme="minorHAnsi" w:hAnsiTheme="minorHAnsi" w:cstheme="minorHAnsi"/>
          <w:b w:val="0"/>
          <w:bCs w:val="0"/>
          <w:color w:val="000000"/>
          <w:sz w:val="28"/>
          <w:szCs w:val="28"/>
        </w:rPr>
        <w:br/>
        <w:t>veda-gopya kahi ei tomāra gocara</w:t>
      </w:r>
    </w:p>
    <w:p w14:paraId="5CF9B4B7" w14:textId="4DE160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best of the brāhmaṇas, listen as I disclose to you the secrets of the Vedas.</w:t>
      </w:r>
    </w:p>
    <w:p w14:paraId="7296B721" w14:textId="370B76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13.128-129</w:t>
      </w:r>
    </w:p>
    <w:p w14:paraId="1AFC67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128-129</w:t>
      </w:r>
    </w:p>
    <w:p w14:paraId="60158CA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sthāne kaha yadi e-sakala kathā</w:t>
      </w:r>
      <w:r w:rsidRPr="00790008">
        <w:rPr>
          <w:rStyle w:val="BookTitle"/>
          <w:rFonts w:asciiTheme="minorHAnsi" w:hAnsiTheme="minorHAnsi" w:cstheme="minorHAnsi"/>
          <w:b w:val="0"/>
          <w:bCs w:val="0"/>
          <w:color w:val="000000"/>
          <w:sz w:val="28"/>
          <w:szCs w:val="28"/>
        </w:rPr>
        <w:br/>
        <w:t>tabe tumi śīghra haibā alpāyu sarvathā</w:t>
      </w:r>
    </w:p>
    <w:p w14:paraId="090832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ṭhāñi tomāra haila parājaya</w:t>
      </w:r>
      <w:r w:rsidRPr="00790008">
        <w:rPr>
          <w:rStyle w:val="BookTitle"/>
          <w:rFonts w:asciiTheme="minorHAnsi" w:hAnsiTheme="minorHAnsi" w:cstheme="minorHAnsi"/>
          <w:b w:val="0"/>
          <w:bCs w:val="0"/>
          <w:color w:val="000000"/>
          <w:sz w:val="28"/>
          <w:szCs w:val="28"/>
        </w:rPr>
        <w:br/>
        <w:t>ananta-brahmāṇḍa-nātha sei suniścaya</w:t>
      </w:r>
    </w:p>
    <w:p w14:paraId="279D3B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disclose these topics to anyone, you will meet a quick death. Know for certain that He by whom you were defeated is the Lord of innumerable universes.</w:t>
      </w:r>
    </w:p>
    <w:p w14:paraId="75BA38E3" w14:textId="1CD161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Sarasvatī-devī appeared in a dream before Digvijayī Paṇḍita, who had chanted her mantras, and said, “If you disclose to anyone the most confidential topics that I am telling you regarding the covered incarnation of the Lord, then your death is certain.”</w:t>
      </w:r>
    </w:p>
    <w:p w14:paraId="042551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said that since Keśava Bhaṭṭa, the spiritual master of Gāṅgalya Bhaṭṭa, revealed the information about Śrīman Mahāprabhu that was given to him in a dream by Sarasvatī, he met with a premature death. Therefore Gāṅgalya Bhaṭṭa again initiated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Kashmir and gave him the name Keśava. From this popular hearsay, it is clearly understood that the Digvijayī Paṇḍita referred to herein is not Keśava Kāśmīrī, rather he is a </w:t>
      </w:r>
      <w:r w:rsidRPr="00790008">
        <w:rPr>
          <w:rStyle w:val="BookTitle"/>
          <w:rFonts w:asciiTheme="minorHAnsi" w:hAnsiTheme="minorHAnsi" w:cstheme="minorHAnsi"/>
          <w:b w:val="0"/>
          <w:bCs w:val="0"/>
          <w:i/>
          <w:iCs/>
          <w:color w:val="000000"/>
          <w:sz w:val="28"/>
          <w:szCs w:val="28"/>
        </w:rPr>
        <w:t xml:space="preserve">paṇḍita </w:t>
      </w:r>
      <w:r w:rsidRPr="00790008">
        <w:rPr>
          <w:rStyle w:val="BookTitle"/>
          <w:rFonts w:asciiTheme="minorHAnsi" w:hAnsiTheme="minorHAnsi" w:cstheme="minorHAnsi"/>
          <w:b w:val="0"/>
          <w:bCs w:val="0"/>
          <w:color w:val="000000"/>
          <w:sz w:val="28"/>
          <w:szCs w:val="28"/>
        </w:rPr>
        <w:t>named Keśava Bhaṭṭa.</w:t>
      </w:r>
    </w:p>
    <w:p w14:paraId="26B77103" w14:textId="256B96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13.130</w:t>
      </w:r>
    </w:p>
    <w:p w14:paraId="667736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0D572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yāṅ’ra pāda-padme nirastara dāsī</w:t>
      </w:r>
      <w:r w:rsidRPr="00790008">
        <w:rPr>
          <w:rStyle w:val="BookTitle"/>
          <w:rFonts w:asciiTheme="minorHAnsi" w:hAnsiTheme="minorHAnsi" w:cstheme="minorHAnsi"/>
          <w:b w:val="0"/>
          <w:bCs w:val="0"/>
          <w:color w:val="000000"/>
          <w:sz w:val="28"/>
          <w:szCs w:val="28"/>
        </w:rPr>
        <w:br/>
        <w:t>sammukha haite āpanāre lajjā vāsi</w:t>
      </w:r>
    </w:p>
    <w:p w14:paraId="36BC7C88" w14:textId="1A8F7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an eternal maidservant at His lotus feet, and I’m embarrassed to appear before Him.</w:t>
      </w:r>
    </w:p>
    <w:p w14:paraId="780230FD" w14:textId="098CF9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13.131</w:t>
      </w:r>
    </w:p>
    <w:p w14:paraId="071E53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318826E3" w14:textId="77777777" w:rsidR="00594D06" w:rsidRPr="00790008" w:rsidRDefault="00594D06" w:rsidP="00FB48CC">
      <w:pPr>
        <w:pStyle w:val="Translation"/>
        <w:spacing w:before="0" w:after="86"/>
        <w:rPr>
          <w:rStyle w:val="BookTitle"/>
          <w:rFonts w:asciiTheme="minorHAnsi" w:hAnsiTheme="minorHAnsi" w:cstheme="minorHAnsi"/>
          <w:i/>
          <w:iCs/>
          <w:color w:val="000000"/>
          <w:sz w:val="28"/>
          <w:szCs w:val="28"/>
        </w:rPr>
      </w:pPr>
      <w:r w:rsidRPr="00790008">
        <w:rPr>
          <w:rStyle w:val="BookTitle"/>
          <w:rFonts w:asciiTheme="minorHAnsi" w:hAnsiTheme="minorHAnsi" w:cstheme="minorHAnsi"/>
          <w:color w:val="000000"/>
          <w:sz w:val="28"/>
          <w:szCs w:val="28"/>
        </w:rPr>
        <w:t>After Nārada Muni inquired about the actual identities of Lord Viṣṇu and Māyā, Brahmā offered obeisances to the Supreme Lord and spoke the following verse from</w:t>
      </w:r>
      <w:r w:rsidRPr="00790008">
        <w:rPr>
          <w:rStyle w:val="BookTitle"/>
          <w:rFonts w:asciiTheme="minorHAnsi" w:hAnsiTheme="minorHAnsi" w:cstheme="minorHAnsi"/>
          <w:color w:val="800000"/>
          <w:sz w:val="28"/>
          <w:szCs w:val="28"/>
        </w:rPr>
        <w:t xml:space="preserve"> </w:t>
      </w:r>
      <w:r w:rsidRPr="00790008">
        <w:rPr>
          <w:rStyle w:val="BookTitle"/>
          <w:rFonts w:asciiTheme="minorHAnsi" w:hAnsiTheme="minorHAnsi" w:cstheme="minorHAnsi"/>
          <w:color w:val="000000"/>
          <w:sz w:val="28"/>
          <w:szCs w:val="28"/>
        </w:rPr>
        <w:t>Śrīmad Bhāgavatam</w:t>
      </w:r>
      <w:r w:rsidRPr="00790008">
        <w:rPr>
          <w:rStyle w:val="BookTitle"/>
          <w:rFonts w:asciiTheme="minorHAnsi" w:hAnsiTheme="minorHAnsi" w:cstheme="minorHAnsi"/>
          <w:color w:val="800000"/>
          <w:sz w:val="28"/>
          <w:szCs w:val="28"/>
        </w:rPr>
        <w:t xml:space="preserve"> </w:t>
      </w:r>
      <w:r w:rsidRPr="0095721C">
        <w:rPr>
          <w:rStyle w:val="BookTitle"/>
          <w:rFonts w:asciiTheme="minorHAnsi" w:hAnsiTheme="minorHAnsi" w:cstheme="minorHAnsi"/>
          <w:color w:val="000000"/>
          <w:sz w:val="28"/>
          <w:szCs w:val="28"/>
        </w:rPr>
        <w:t>(</w:t>
      </w:r>
      <w:r w:rsidRPr="0095721C">
        <w:rPr>
          <w:rStyle w:val="BookTitle"/>
          <w:rFonts w:asciiTheme="minorHAnsi" w:hAnsiTheme="minorHAnsi" w:cstheme="minorHAnsi"/>
          <w:color w:val="800000"/>
          <w:sz w:val="28"/>
          <w:szCs w:val="28"/>
        </w:rPr>
        <w:t>2.5.13</w:t>
      </w:r>
      <w:r w:rsidRPr="0095721C">
        <w:rPr>
          <w:rStyle w:val="BookTitle"/>
          <w:rFonts w:asciiTheme="minorHAnsi" w:hAnsiTheme="minorHAnsi" w:cstheme="minorHAnsi"/>
          <w:color w:val="000000"/>
          <w:sz w:val="28"/>
          <w:szCs w:val="28"/>
        </w:rPr>
        <w:t>):</w:t>
      </w:r>
    </w:p>
    <w:p w14:paraId="4DD7FD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vilajjamānayā yasya      sthātum īkṣā-pathe ’muyā</w:t>
      </w:r>
      <w:r w:rsidRPr="00790008">
        <w:rPr>
          <w:rStyle w:val="BookTitle"/>
          <w:rFonts w:asciiTheme="minorHAnsi" w:hAnsiTheme="minorHAnsi" w:cstheme="minorHAnsi"/>
          <w:b w:val="0"/>
          <w:bCs w:val="0"/>
          <w:color w:val="000000"/>
          <w:sz w:val="28"/>
          <w:szCs w:val="28"/>
        </w:rPr>
        <w:br/>
        <w:t>vimohitā vikatthante      mamāham iti durdhiyaḥ</w:t>
      </w:r>
    </w:p>
    <w:p w14:paraId="41E2C847" w14:textId="77777777" w:rsidR="003042B1" w:rsidRPr="0095721C" w:rsidRDefault="00594D06" w:rsidP="00FB48CC">
      <w:pPr>
        <w:pStyle w:val="Translation"/>
        <w:spacing w:before="0" w:after="86"/>
        <w:rPr>
          <w:rStyle w:val="BookTitle"/>
          <w:rFonts w:asciiTheme="minorHAnsi" w:hAnsiTheme="minorHAnsi" w:cstheme="minorHAnsi"/>
          <w:color w:val="800000"/>
          <w:sz w:val="28"/>
          <w:szCs w:val="28"/>
        </w:rPr>
      </w:pPr>
      <w:r w:rsidRPr="0095721C">
        <w:rPr>
          <w:rStyle w:val="BookTitle"/>
          <w:rFonts w:asciiTheme="minorHAnsi" w:hAnsiTheme="minorHAnsi" w:cstheme="minorHAnsi"/>
          <w:color w:val="800000"/>
          <w:sz w:val="28"/>
          <w:szCs w:val="28"/>
        </w:rPr>
        <w:t>“’The illusory energy of the Lord cannot take precedence, being ashamed of her position, but those who are bewildered by her always talk nonsense, being absorbed in thoughts of ’It is I’ and ’It is mine.’’</w:t>
      </w:r>
    </w:p>
    <w:p w14:paraId="4FD31B51" w14:textId="560967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verse previous to this [i.e.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2.5.12] describes the Lord’s relationship with Māyā and her insurmountable position, the Supreme Lord also appears to be under the control of Māyā. This doubt is removed by this verse. Thinking, “The Supreme Lord knows well about my duplicitous nature and cheating propensity,” Māyā is ashamed to stand before the Lord and is unable to manifest her own prowess; but being bewildered by such Māyā, we, who are bewildered by nescience, become proud (while thinking in terms of ’I’ and ’mine’). This verse also answers the question of the previous verse regarding who created this universe.” (Śrīdhara Svāmī)</w:t>
      </w:r>
    </w:p>
    <w:p w14:paraId="70CBE1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bewildered by Māyā, who feels embarrassed to stand before the vision of the Lord, who is faultless and full of transcendental qualities as a result of His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nature, we glorify ourselves in terms of ’I’ and ’mine.’”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588CFA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vilajjamānayā </w:t>
      </w:r>
      <w:r w:rsidRPr="00790008">
        <w:rPr>
          <w:rStyle w:val="BookTitle"/>
          <w:rFonts w:asciiTheme="minorHAnsi" w:hAnsiTheme="minorHAnsi" w:cstheme="minorHAnsi"/>
          <w:b w:val="0"/>
          <w:bCs w:val="0"/>
          <w:color w:val="000000"/>
          <w:sz w:val="28"/>
          <w:szCs w:val="28"/>
        </w:rPr>
        <w:t xml:space="preserve">in this verse indicates that Māyā’s act of bewildering the living entities is not very palatable to the Supreme Lord. Though Māyā knows this, according to the principle: ’persons who are averse to Kṛṣṇa become fearful as a result of their absorption in objects not related to Kṛṣṇa,’ Māyā has from time immemorial been unable to tolerate the living entities’ aversion or lack of knowledge of the Supreme Lord. She thus covers the real identity of the living </w:t>
      </w:r>
      <w:r w:rsidRPr="00790008">
        <w:rPr>
          <w:rStyle w:val="BookTitle"/>
          <w:rFonts w:asciiTheme="minorHAnsi" w:hAnsiTheme="minorHAnsi" w:cstheme="minorHAnsi"/>
          <w:b w:val="0"/>
          <w:bCs w:val="0"/>
          <w:color w:val="000000"/>
          <w:sz w:val="28"/>
          <w:szCs w:val="28"/>
        </w:rPr>
        <w:lastRenderedPageBreak/>
        <w:t>entities and places them in an unnatural position.” (</w:t>
      </w:r>
      <w:r w:rsidRPr="00790008">
        <w:rPr>
          <w:rStyle w:val="BookTitle"/>
          <w:rFonts w:asciiTheme="minorHAnsi" w:hAnsiTheme="minorHAnsi" w:cstheme="minorHAnsi"/>
          <w:b w:val="0"/>
          <w:bCs w:val="0"/>
          <w:i/>
          <w:iCs/>
          <w:color w:val="000000"/>
          <w:sz w:val="28"/>
          <w:szCs w:val="28"/>
        </w:rPr>
        <w:t xml:space="preserve">Tattva-sandarbha </w:t>
      </w:r>
      <w:r w:rsidRPr="00790008">
        <w:rPr>
          <w:rStyle w:val="BookTitle"/>
          <w:rFonts w:asciiTheme="minorHAnsi" w:hAnsiTheme="minorHAnsi" w:cstheme="minorHAnsi"/>
          <w:b w:val="0"/>
          <w:bCs w:val="0"/>
          <w:color w:val="000000"/>
          <w:sz w:val="28"/>
          <w:szCs w:val="28"/>
        </w:rPr>
        <w:t xml:space="preserve">(32) of the </w:t>
      </w:r>
      <w:r w:rsidRPr="00790008">
        <w:rPr>
          <w:rStyle w:val="BookTitle"/>
          <w:rFonts w:asciiTheme="minorHAnsi" w:hAnsiTheme="minorHAnsi" w:cstheme="minorHAnsi"/>
          <w:b w:val="0"/>
          <w:bCs w:val="0"/>
          <w:i/>
          <w:iCs/>
          <w:color w:val="000000"/>
          <w:sz w:val="28"/>
          <w:szCs w:val="28"/>
        </w:rPr>
        <w:t>Bhāgavata-sandarbha</w:t>
      </w:r>
      <w:r w:rsidRPr="00790008">
        <w:rPr>
          <w:rStyle w:val="BookTitle"/>
          <w:rFonts w:asciiTheme="minorHAnsi" w:hAnsiTheme="minorHAnsi" w:cstheme="minorHAnsi"/>
          <w:b w:val="0"/>
          <w:bCs w:val="0"/>
          <w:color w:val="000000"/>
          <w:sz w:val="28"/>
          <w:szCs w:val="28"/>
        </w:rPr>
        <w:t>)</w:t>
      </w:r>
    </w:p>
    <w:p w14:paraId="3365F3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understanding their relationship with the Supreme Lord, both those who give respect and those who accept respect are eligible for being bewildered by Māyā, who stands behind the Lord. This is being described in this verse. Considering </w:t>
      </w:r>
      <w:r w:rsidRPr="00790008">
        <w:rPr>
          <w:rStyle w:val="BookTitle"/>
          <w:rFonts w:asciiTheme="minorHAnsi" w:hAnsiTheme="minorHAnsi" w:cstheme="minorHAnsi"/>
          <w:b w:val="0"/>
          <w:bCs w:val="0"/>
          <w:i/>
          <w:iCs/>
          <w:color w:val="000000"/>
          <w:sz w:val="28"/>
          <w:szCs w:val="28"/>
        </w:rPr>
        <w:t xml:space="preserve">vilajjamānā, </w:t>
      </w:r>
      <w:r w:rsidRPr="00790008">
        <w:rPr>
          <w:rStyle w:val="BookTitle"/>
          <w:rFonts w:asciiTheme="minorHAnsi" w:hAnsiTheme="minorHAnsi" w:cstheme="minorHAnsi"/>
          <w:b w:val="0"/>
          <w:bCs w:val="0"/>
          <w:color w:val="000000"/>
          <w:sz w:val="28"/>
          <w:szCs w:val="28"/>
        </w:rPr>
        <w:t>or ’the Supreme Lord certain knows my duplicity,’ Māyā, like a deceitful wife, is ashamed to stand before the Lord. In other words, she stands behind the Lord. Being bewildered by this Māyā, the living entities proudly think in terms of ’I’ and ’mine.’ Aversion to the Lord should herein be understood as the back of the Lord. As soon as one is averse to the Lord, he becomes influenced by Māyā; but when he is inclined towards the Lord, the influence of Māyā is not found.”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w:t>
      </w:r>
    </w:p>
    <w:p w14:paraId="6946D171" w14:textId="66D7D3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13.132</w:t>
      </w:r>
    </w:p>
    <w:p w14:paraId="5CDDD1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79EC39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se baliye, vipra, tomāra jihvāya</w:t>
      </w:r>
      <w:r w:rsidRPr="00790008">
        <w:rPr>
          <w:rStyle w:val="BookTitle"/>
          <w:rFonts w:asciiTheme="minorHAnsi" w:hAnsiTheme="minorHAnsi" w:cstheme="minorHAnsi"/>
          <w:b w:val="0"/>
          <w:bCs w:val="0"/>
          <w:color w:val="000000"/>
          <w:sz w:val="28"/>
          <w:szCs w:val="28"/>
        </w:rPr>
        <w:br/>
        <w:t>tāhāna sammukhe śakti nā vase āmāya</w:t>
      </w:r>
    </w:p>
    <w:p w14:paraId="2EA29344" w14:textId="721A66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although I speak through your tongue, in front of Him I have no power.</w:t>
      </w:r>
    </w:p>
    <w:p w14:paraId="2DF872E4" w14:textId="61F55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13.133-134</w:t>
      </w:r>
    </w:p>
    <w:p w14:paraId="2F5C7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133-134</w:t>
      </w:r>
    </w:p>
    <w:p w14:paraId="0861C40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ki dāya, śeṣa-deva bhagavān</w:t>
      </w:r>
      <w:r w:rsidRPr="00790008">
        <w:rPr>
          <w:rStyle w:val="BookTitle"/>
          <w:rFonts w:asciiTheme="minorHAnsi" w:hAnsiTheme="minorHAnsi" w:cstheme="minorHAnsi"/>
          <w:b w:val="0"/>
          <w:bCs w:val="0"/>
          <w:color w:val="000000"/>
          <w:sz w:val="28"/>
          <w:szCs w:val="28"/>
        </w:rPr>
        <w:br/>
        <w:t>sahasra-vadane veda ye kare vyākhyāna</w:t>
      </w:r>
    </w:p>
    <w:p w14:paraId="75BB34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aja-bhava-ādi yāṅ’ra upāsanā kare</w:t>
      </w:r>
      <w:r w:rsidRPr="00790008">
        <w:rPr>
          <w:rStyle w:val="BookTitle"/>
          <w:rFonts w:asciiTheme="minorHAnsi" w:hAnsiTheme="minorHAnsi" w:cstheme="minorHAnsi"/>
          <w:b w:val="0"/>
          <w:bCs w:val="0"/>
          <w:color w:val="000000"/>
          <w:sz w:val="28"/>
          <w:szCs w:val="28"/>
        </w:rPr>
        <w:br/>
        <w:t>hena ’śeṣa’ moha māne yāṅhāra gocare</w:t>
      </w:r>
    </w:p>
    <w:p w14:paraId="6E69DB00" w14:textId="766E04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me, even Lord Ananta Śeṣa, who explains the Vedas with thousands of mouths and who is worshiped by Brahmā and Śiva, He is also bewildered in His presence.</w:t>
      </w:r>
    </w:p>
    <w:p w14:paraId="6E039199" w14:textId="065D2E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13.135</w:t>
      </w:r>
    </w:p>
    <w:p w14:paraId="19F58B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2D0C2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parabrahma, nitya, śuddha, akhaṇḍa, avyaya</w:t>
      </w:r>
      <w:r w:rsidRPr="00790008">
        <w:rPr>
          <w:rStyle w:val="BookTitle"/>
          <w:rFonts w:asciiTheme="minorHAnsi" w:hAnsiTheme="minorHAnsi" w:cstheme="minorHAnsi"/>
          <w:b w:val="0"/>
          <w:bCs w:val="0"/>
          <w:color w:val="000000"/>
          <w:sz w:val="28"/>
          <w:szCs w:val="28"/>
        </w:rPr>
        <w:br/>
        <w:t>paripūrṇa hai’ vaise sabāra hṛdaya</w:t>
      </w:r>
    </w:p>
    <w:p w14:paraId="4FF569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the Supreme Brahman, the eternal, pure, complete, and inexhaustible Lord, who is situated in everyone’s heart.</w:t>
      </w:r>
    </w:p>
    <w:p w14:paraId="32B63753" w14:textId="342A25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lies in the ocean of milk in the form of Aniruddha, the localized Supersoul in the hearts of all living entities, and lies in the Garbhodaka Ocean in </w:t>
      </w:r>
      <w:r w:rsidRPr="00790008">
        <w:rPr>
          <w:rStyle w:val="BookTitle"/>
          <w:rFonts w:asciiTheme="minorHAnsi" w:hAnsiTheme="minorHAnsi" w:cstheme="minorHAnsi"/>
          <w:b w:val="0"/>
          <w:bCs w:val="0"/>
          <w:color w:val="000000"/>
          <w:sz w:val="28"/>
          <w:szCs w:val="28"/>
        </w:rPr>
        <w:lastRenderedPageBreak/>
        <w:t xml:space="preserve">the form of Pradyumna, the aggregate Supersoul and source of all universes. He is complete, undivided, infallible, and eternally pure. Since He is Kṣīrodakaśāyī Viṣṇu, considering Him separate from Garbhodakaśāyī Viṣṇu is an obstacle for achieving full knowledge. Since He is Garbhodakaśāyī Viṣṇu, considering Him separate from Kṣīrodakaśāyī Viṣṇu is an obstacle in self-realization. Since He is Kāraṇodakaśāyī Viṣṇu, considering Him separate from Saṅkarṣaṇa is an obstacle in complete realization of the Absolute Truth. Actually the one Absolute Truth, original Personality of Godhead, Gaura-Kṛṣṇa, is Baladeva, the first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the second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and the three Viṣṇus who lie on the Kāraṇa, Garbhodaka, and Kṣīra Oceans. Considering the localized, aggregate, Kāraṇa, Garbha, and </w:t>
      </w:r>
      <w:r w:rsidRPr="00790008">
        <w:rPr>
          <w:rStyle w:val="BookTitle"/>
          <w:rFonts w:asciiTheme="minorHAnsi" w:hAnsiTheme="minorHAnsi" w:cstheme="minorHAnsi"/>
          <w:b w:val="0"/>
          <w:bCs w:val="0"/>
          <w:i/>
          <w:iCs/>
          <w:color w:val="000000"/>
          <w:sz w:val="28"/>
          <w:szCs w:val="28"/>
        </w:rPr>
        <w:t>virāṭ</w:t>
      </w:r>
      <w:r w:rsidRPr="00790008">
        <w:rPr>
          <w:rStyle w:val="BookTitle"/>
          <w:rFonts w:asciiTheme="minorHAnsi" w:hAnsiTheme="minorHAnsi" w:cstheme="minorHAnsi"/>
          <w:b w:val="0"/>
          <w:bCs w:val="0"/>
          <w:color w:val="000000"/>
          <w:sz w:val="28"/>
          <w:szCs w:val="28"/>
        </w:rPr>
        <w:t xml:space="preserve"> forms of Viṣṇu as separate from the Absolute Truth enhances the conditioned souls’ material conceptions and illusions. In order to remove these conceptions, Sarasvatī-devī disclosed that Śrī Gaurasundara is the source of all Viṣṇu incarnations and nondifferent from Vrajendra-nandana, the son of the King of Vraja.</w:t>
      </w:r>
    </w:p>
    <w:p w14:paraId="137539C1" w14:textId="2EC10E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13.136-137</w:t>
      </w:r>
    </w:p>
    <w:p w14:paraId="133569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136-137</w:t>
      </w:r>
    </w:p>
    <w:p w14:paraId="031732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karma, jñāna, vidyā, śubha-aśubhādi yata</w:t>
      </w:r>
      <w:r w:rsidRPr="00790008">
        <w:rPr>
          <w:rStyle w:val="BookTitle"/>
          <w:rFonts w:asciiTheme="minorHAnsi" w:hAnsiTheme="minorHAnsi" w:cstheme="minorHAnsi"/>
          <w:b w:val="0"/>
          <w:bCs w:val="0"/>
          <w:color w:val="000000"/>
          <w:sz w:val="28"/>
          <w:szCs w:val="28"/>
        </w:rPr>
        <w:br/>
        <w:t>dṛṣyādṛṣya,—tomāre vā kahibāṅa kata</w:t>
      </w:r>
    </w:p>
    <w:p w14:paraId="2C628F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pralaya (pravarta) haya, śuna, yāṅ’ha haite</w:t>
      </w:r>
      <w:r w:rsidRPr="00790008">
        <w:rPr>
          <w:rStyle w:val="BookTitle"/>
          <w:rFonts w:asciiTheme="minorHAnsi" w:hAnsiTheme="minorHAnsi" w:cstheme="minorHAnsi"/>
          <w:b w:val="0"/>
          <w:bCs w:val="0"/>
          <w:color w:val="000000"/>
          <w:sz w:val="28"/>
          <w:szCs w:val="28"/>
        </w:rPr>
        <w:br/>
        <w:t>sei prabhu vipra-rūpe dekhilā sākṣāte</w:t>
      </w:r>
    </w:p>
    <w:p w14:paraId="6838D7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“Fruitive activities, mental speculation, material knowledge, pious and impious activities, direct and indirect perception, and more than I am able to say—all these are (created and) destroyed by that Lord you just met in the form of a brāhmaṇa.</w:t>
      </w:r>
    </w:p>
    <w:p w14:paraId="131AE25D" w14:textId="14D91C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karma </w:t>
      </w:r>
      <w:r w:rsidRPr="00790008">
        <w:rPr>
          <w:rStyle w:val="BookTitle"/>
          <w:rFonts w:asciiTheme="minorHAnsi" w:hAnsiTheme="minorHAnsi" w:cstheme="minorHAnsi"/>
          <w:b w:val="0"/>
          <w:bCs w:val="0"/>
          <w:color w:val="000000"/>
          <w:sz w:val="28"/>
          <w:szCs w:val="28"/>
        </w:rPr>
        <w:t xml:space="preserve">refers to Vedic rituals such as the performance of fire sacrifices, which aim at enjoying the fruits of those activities in this world. The goal or destination of karma is </w:t>
      </w:r>
      <w:r w:rsidRPr="00790008">
        <w:rPr>
          <w:rStyle w:val="BookTitle"/>
          <w:rFonts w:asciiTheme="minorHAnsi" w:hAnsiTheme="minorHAnsi" w:cstheme="minorHAnsi"/>
          <w:b w:val="0"/>
          <w:bCs w:val="0"/>
          <w:i/>
          <w:iCs/>
          <w:color w:val="000000"/>
          <w:sz w:val="28"/>
          <w:szCs w:val="28"/>
        </w:rPr>
        <w:t>bhukti</w:t>
      </w:r>
      <w:r w:rsidRPr="00790008">
        <w:rPr>
          <w:rStyle w:val="BookTitle"/>
          <w:rFonts w:asciiTheme="minorHAnsi" w:hAnsiTheme="minorHAnsi" w:cstheme="minorHAnsi"/>
          <w:b w:val="0"/>
          <w:bCs w:val="0"/>
          <w:color w:val="000000"/>
          <w:sz w:val="28"/>
          <w:szCs w:val="28"/>
        </w:rPr>
        <w:t xml:space="preserve">, or material enjoyment; the goal or destination of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or speculating on impersonal Brahman, is </w:t>
      </w:r>
      <w:r w:rsidRPr="00790008">
        <w:rPr>
          <w:rStyle w:val="BookTitle"/>
          <w:rFonts w:asciiTheme="minorHAnsi" w:hAnsiTheme="minorHAnsi" w:cstheme="minorHAnsi"/>
          <w:b w:val="0"/>
          <w:bCs w:val="0"/>
          <w:i/>
          <w:iCs/>
          <w:color w:val="000000"/>
          <w:sz w:val="28"/>
          <w:szCs w:val="28"/>
        </w:rPr>
        <w:t>mukti</w:t>
      </w:r>
      <w:r w:rsidRPr="00790008">
        <w:rPr>
          <w:rStyle w:val="BookTitle"/>
          <w:rFonts w:asciiTheme="minorHAnsi" w:hAnsiTheme="minorHAnsi" w:cstheme="minorHAnsi"/>
          <w:b w:val="0"/>
          <w:bCs w:val="0"/>
          <w:color w:val="000000"/>
          <w:sz w:val="28"/>
          <w:szCs w:val="28"/>
        </w:rPr>
        <w:t xml:space="preserve">, or liberation; and the goal or destination of </w:t>
      </w:r>
      <w:r w:rsidRPr="00790008">
        <w:rPr>
          <w:rStyle w:val="BookTitle"/>
          <w:rFonts w:asciiTheme="minorHAnsi" w:hAnsiTheme="minorHAnsi" w:cstheme="minorHAnsi"/>
          <w:b w:val="0"/>
          <w:bCs w:val="0"/>
          <w:i/>
          <w:iCs/>
          <w:color w:val="000000"/>
          <w:sz w:val="28"/>
          <w:szCs w:val="28"/>
        </w:rPr>
        <w:t>bhagavad-bhakti</w:t>
      </w:r>
      <w:r w:rsidRPr="00790008">
        <w:rPr>
          <w:rStyle w:val="BookTitle"/>
          <w:rFonts w:asciiTheme="minorHAnsi" w:hAnsiTheme="minorHAnsi" w:cstheme="minorHAnsi"/>
          <w:b w:val="0"/>
          <w:bCs w:val="0"/>
          <w:color w:val="000000"/>
          <w:sz w:val="28"/>
          <w:szCs w:val="28"/>
        </w:rPr>
        <w:t xml:space="preserve">, or devotional service to the Supreme Lord, is one, not separate, or nondifferent; in other words, it is </w:t>
      </w:r>
      <w:r w:rsidRPr="00790008">
        <w:rPr>
          <w:rStyle w:val="BookTitle"/>
          <w:rFonts w:asciiTheme="minorHAnsi" w:hAnsiTheme="minorHAnsi" w:cstheme="minorHAnsi"/>
          <w:b w:val="0"/>
          <w:bCs w:val="0"/>
          <w:i/>
          <w:iCs/>
          <w:color w:val="000000"/>
          <w:sz w:val="28"/>
          <w:szCs w:val="28"/>
        </w:rPr>
        <w:t>bhagavat-prema</w:t>
      </w:r>
      <w:r w:rsidRPr="00790008">
        <w:rPr>
          <w:rStyle w:val="BookTitle"/>
          <w:rFonts w:asciiTheme="minorHAnsi" w:hAnsiTheme="minorHAnsi" w:cstheme="minorHAnsi"/>
          <w:b w:val="0"/>
          <w:bCs w:val="0"/>
          <w:color w:val="000000"/>
          <w:sz w:val="28"/>
          <w:szCs w:val="28"/>
        </w:rPr>
        <w:t xml:space="preserve">, or love of God. The word </w:t>
      </w:r>
      <w:r w:rsidRPr="00790008">
        <w:rPr>
          <w:rStyle w:val="BookTitle"/>
          <w:rFonts w:asciiTheme="minorHAnsi" w:hAnsiTheme="minorHAnsi" w:cstheme="minorHAnsi"/>
          <w:b w:val="0"/>
          <w:bCs w:val="0"/>
          <w:i/>
          <w:iCs/>
          <w:color w:val="000000"/>
          <w:sz w:val="28"/>
          <w:szCs w:val="28"/>
        </w:rPr>
        <w:t xml:space="preserve">vidyā </w:t>
      </w:r>
      <w:r w:rsidRPr="00790008">
        <w:rPr>
          <w:rStyle w:val="BookTitle"/>
          <w:rFonts w:asciiTheme="minorHAnsi" w:hAnsiTheme="minorHAnsi" w:cstheme="minorHAnsi"/>
          <w:b w:val="0"/>
          <w:bCs w:val="0"/>
          <w:color w:val="000000"/>
          <w:sz w:val="28"/>
          <w:szCs w:val="28"/>
        </w:rPr>
        <w:t xml:space="preserve">in this verse refers to material knowledge, the purpose of which is sense gratification. In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(1.5) it is stated: </w:t>
      </w:r>
      <w:r w:rsidRPr="00790008">
        <w:rPr>
          <w:rStyle w:val="BookTitle"/>
          <w:rFonts w:asciiTheme="minorHAnsi" w:hAnsiTheme="minorHAnsi" w:cstheme="minorHAnsi"/>
          <w:b w:val="0"/>
          <w:bCs w:val="0"/>
          <w:i/>
          <w:iCs/>
          <w:color w:val="000000"/>
          <w:sz w:val="28"/>
          <w:szCs w:val="28"/>
        </w:rPr>
        <w:t>tatrāparā ṛg-vedo yajur-vedaḥ sāma-vedo ’tharva-vedaḥ śikṣā kalpo vyākaraṇaṁ niruktaṁ chando jyotiṣam iti.</w:t>
      </w:r>
      <w:r w:rsidRPr="00790008">
        <w:rPr>
          <w:rStyle w:val="BookTitle"/>
          <w:rFonts w:asciiTheme="minorHAnsi" w:hAnsiTheme="minorHAnsi" w:cstheme="minorHAnsi"/>
          <w:b w:val="0"/>
          <w:bCs w:val="0"/>
          <w:color w:val="000000"/>
          <w:sz w:val="28"/>
          <w:szCs w:val="28"/>
        </w:rPr>
        <w:t xml:space="preserve">—“All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Yajur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Sāma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and their corollaries known as </w:t>
      </w:r>
      <w:r w:rsidRPr="00790008">
        <w:rPr>
          <w:rStyle w:val="BookTitle"/>
          <w:rFonts w:asciiTheme="minorHAnsi" w:hAnsiTheme="minorHAnsi" w:cstheme="minorHAnsi"/>
          <w:b w:val="0"/>
          <w:bCs w:val="0"/>
          <w:i/>
          <w:iCs/>
          <w:color w:val="000000"/>
          <w:sz w:val="28"/>
          <w:szCs w:val="28"/>
        </w:rPr>
        <w:t>śikṣā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vyākaraṇa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nirukta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chanda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lastRenderedPageBreak/>
        <w:t>jyotiṣa</w:t>
      </w:r>
      <w:r w:rsidRPr="00790008">
        <w:rPr>
          <w:rStyle w:val="BookTitle"/>
          <w:rFonts w:asciiTheme="minorHAnsi" w:hAnsiTheme="minorHAnsi" w:cstheme="minorHAnsi"/>
          <w:b w:val="0"/>
          <w:bCs w:val="0"/>
          <w:color w:val="000000"/>
          <w:sz w:val="28"/>
          <w:szCs w:val="28"/>
        </w:rPr>
        <w:t>–belong to the inferior system of material knowledge [</w:t>
      </w:r>
      <w:r w:rsidRPr="00790008">
        <w:rPr>
          <w:rStyle w:val="BookTitle"/>
          <w:rFonts w:asciiTheme="minorHAnsi" w:hAnsiTheme="minorHAnsi" w:cstheme="minorHAnsi"/>
          <w:b w:val="0"/>
          <w:bCs w:val="0"/>
          <w:i/>
          <w:iCs/>
          <w:color w:val="000000"/>
          <w:sz w:val="28"/>
          <w:szCs w:val="28"/>
        </w:rPr>
        <w:t>aparā vidyā</w:t>
      </w:r>
      <w:r w:rsidRPr="00790008">
        <w:rPr>
          <w:rStyle w:val="BookTitle"/>
          <w:rFonts w:asciiTheme="minorHAnsi" w:hAnsiTheme="minorHAnsi" w:cstheme="minorHAnsi"/>
          <w:b w:val="0"/>
          <w:bCs w:val="0"/>
          <w:color w:val="000000"/>
          <w:sz w:val="28"/>
          <w:szCs w:val="28"/>
        </w:rPr>
        <w:t>].”</w:t>
      </w:r>
    </w:p>
    <w:p w14:paraId="096AC0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śubha-aśubhā </w:t>
      </w:r>
      <w:r w:rsidRPr="00790008">
        <w:rPr>
          <w:rStyle w:val="BookTitle"/>
          <w:rFonts w:asciiTheme="minorHAnsi" w:hAnsiTheme="minorHAnsi" w:cstheme="minorHAnsi"/>
          <w:b w:val="0"/>
          <w:bCs w:val="0"/>
          <w:color w:val="000000"/>
          <w:sz w:val="28"/>
          <w:szCs w:val="28"/>
        </w:rPr>
        <w:t xml:space="preserve">means “auspicious and inauspicious,” or “good and bad.”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(11.28.4):</w:t>
      </w:r>
    </w:p>
    <w:p w14:paraId="5F69FF5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kiṁ bhadraṁ kim abhadraṁ vā      dvaitasyāvastunaḥ kiyat</w:t>
      </w:r>
      <w:r w:rsidRPr="00790008">
        <w:rPr>
          <w:rStyle w:val="BookTitle"/>
          <w:rFonts w:asciiTheme="minorHAnsi" w:hAnsiTheme="minorHAnsi" w:cstheme="minorHAnsi"/>
          <w:b w:val="0"/>
          <w:bCs w:val="0"/>
          <w:color w:val="000000"/>
          <w:sz w:val="28"/>
          <w:szCs w:val="28"/>
        </w:rPr>
        <w:br/>
        <w:t>vācoditaṁ tad anṛtaṁ      manasā dhyātam eva ca</w:t>
      </w:r>
    </w:p>
    <w:p w14:paraId="0074D0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which is expressed by material words or meditated upon by the material mind is not ultimate truth. What, therefore, is actually good or bad within this insubstantial world of duality, and how can the extent of such good and bad be measured?”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4.176) it is said:</w:t>
      </w:r>
    </w:p>
    <w:p w14:paraId="1C760ED5" w14:textId="23E5F264"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’dvaite’ bhadrābhadra-jñāna, saba—’manodharma’</w:t>
      </w:r>
      <w:r w:rsidRPr="00790008">
        <w:rPr>
          <w:rStyle w:val="BookTitle"/>
          <w:rFonts w:asciiTheme="minorHAnsi" w:hAnsiTheme="minorHAnsi" w:cstheme="minorHAnsi"/>
          <w:b w:val="0"/>
          <w:bCs w:val="0"/>
          <w:color w:val="000000"/>
          <w:sz w:val="28"/>
          <w:szCs w:val="28"/>
        </w:rPr>
        <w:br/>
        <w:t>’ei bhāla, ei manda’,—ei saba ’bhrama’</w:t>
      </w:r>
    </w:p>
    <w:p w14:paraId="7823CB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material world, conceptions of good and bad are all mental speculations. Therefore, saying, ’This is good, and this is bad,’ is all a mistake.”</w:t>
      </w:r>
    </w:p>
    <w:p w14:paraId="1047EB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dṛṣyādṛṣya</w:t>
      </w:r>
      <w:r w:rsidRPr="00790008">
        <w:rPr>
          <w:rStyle w:val="BookTitle"/>
          <w:rFonts w:asciiTheme="minorHAnsi" w:hAnsiTheme="minorHAnsi" w:cstheme="minorHAnsi"/>
          <w:b w:val="0"/>
          <w:bCs w:val="0"/>
          <w:color w:val="000000"/>
          <w:sz w:val="28"/>
          <w:szCs w:val="28"/>
        </w:rPr>
        <w:t xml:space="preserve"> refers to all objects situated in direct or indirect perception. Another reading for this word is </w:t>
      </w:r>
      <w:r w:rsidRPr="00790008">
        <w:rPr>
          <w:rStyle w:val="BookTitle"/>
          <w:rFonts w:asciiTheme="minorHAnsi" w:hAnsiTheme="minorHAnsi" w:cstheme="minorHAnsi"/>
          <w:b w:val="0"/>
          <w:bCs w:val="0"/>
          <w:i/>
          <w:iCs/>
          <w:color w:val="000000"/>
          <w:sz w:val="28"/>
          <w:szCs w:val="28"/>
        </w:rPr>
        <w:t xml:space="preserve">dūṣyādūṣya, </w:t>
      </w:r>
      <w:r w:rsidRPr="00790008">
        <w:rPr>
          <w:rStyle w:val="BookTitle"/>
          <w:rFonts w:asciiTheme="minorHAnsi" w:hAnsiTheme="minorHAnsi" w:cstheme="minorHAnsi"/>
          <w:b w:val="0"/>
          <w:bCs w:val="0"/>
          <w:color w:val="000000"/>
          <w:sz w:val="28"/>
          <w:szCs w:val="28"/>
        </w:rPr>
        <w:t>which means “eatable and noneatable, or pure and impure, items of material enjoyment.”</w:t>
      </w:r>
    </w:p>
    <w:p w14:paraId="321F36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Devotional service to the Lord is neither created nor destroyed. Everything else has a creation and a destruction. That object by whom this creation and destruction is accomplished is the Supreme Lord, Śrī Gaurasundara, whom you have seen as a young Bengali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grammarian. Though He is the only cause of the creation, maintenance, and annihilation of this world, He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transcendental to the modes of nature. Therefore do not accept Him as Lord Brahmā, who creates all material objects under the shelter of passion, or Lord Śiva, who annihilates under the shelter of ignorance.</w:t>
      </w:r>
    </w:p>
    <w:p w14:paraId="728507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karma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bhukti</w:t>
      </w:r>
      <w:r w:rsidRPr="00790008">
        <w:rPr>
          <w:rStyle w:val="BookTitle"/>
          <w:rFonts w:asciiTheme="minorHAnsi" w:hAnsiTheme="minorHAnsi" w:cstheme="minorHAnsi"/>
          <w:b w:val="0"/>
          <w:bCs w:val="0"/>
          <w:color w:val="000000"/>
          <w:sz w:val="28"/>
          <w:szCs w:val="28"/>
        </w:rPr>
        <w:t xml:space="preserve">, or material enjoyment, and another reading for </w:t>
      </w:r>
      <w:r w:rsidRPr="00790008">
        <w:rPr>
          <w:rStyle w:val="BookTitle"/>
          <w:rFonts w:asciiTheme="minorHAnsi" w:hAnsiTheme="minorHAnsi" w:cstheme="minorHAnsi"/>
          <w:b w:val="0"/>
          <w:bCs w:val="0"/>
          <w:i/>
          <w:iCs/>
          <w:color w:val="000000"/>
          <w:sz w:val="28"/>
          <w:szCs w:val="28"/>
        </w:rPr>
        <w:t xml:space="preserve">dṛṣyādṛṣya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 xml:space="preserve">dūṣyādūṣya. </w:t>
      </w:r>
      <w:r w:rsidRPr="00790008">
        <w:rPr>
          <w:rStyle w:val="BookTitle"/>
          <w:rFonts w:asciiTheme="minorHAnsi" w:hAnsiTheme="minorHAnsi" w:cstheme="minorHAnsi"/>
          <w:b w:val="0"/>
          <w:bCs w:val="0"/>
          <w:color w:val="000000"/>
          <w:sz w:val="28"/>
          <w:szCs w:val="28"/>
        </w:rPr>
        <w:t xml:space="preserve">Those items that are seen through our mundane vision are called </w:t>
      </w:r>
      <w:r w:rsidRPr="00790008">
        <w:rPr>
          <w:rStyle w:val="BookTitle"/>
          <w:rFonts w:asciiTheme="minorHAnsi" w:hAnsiTheme="minorHAnsi" w:cstheme="minorHAnsi"/>
          <w:b w:val="0"/>
          <w:bCs w:val="0"/>
          <w:i/>
          <w:iCs/>
          <w:color w:val="000000"/>
          <w:sz w:val="28"/>
          <w:szCs w:val="28"/>
        </w:rPr>
        <w:t>dṛṣya</w:t>
      </w:r>
      <w:r w:rsidRPr="00790008">
        <w:rPr>
          <w:rStyle w:val="BookTitle"/>
          <w:rFonts w:asciiTheme="minorHAnsi" w:hAnsiTheme="minorHAnsi" w:cstheme="minorHAnsi"/>
          <w:b w:val="0"/>
          <w:bCs w:val="0"/>
          <w:color w:val="000000"/>
          <w:sz w:val="28"/>
          <w:szCs w:val="28"/>
        </w:rPr>
        <w:t xml:space="preserve">, and items that are beyond our mundane vision and most difficult to understand, yet are nevertheless material, are called </w:t>
      </w:r>
      <w:r w:rsidRPr="00790008">
        <w:rPr>
          <w:rStyle w:val="BookTitle"/>
          <w:rFonts w:asciiTheme="minorHAnsi" w:hAnsiTheme="minorHAnsi" w:cstheme="minorHAnsi"/>
          <w:b w:val="0"/>
          <w:bCs w:val="0"/>
          <w:i/>
          <w:iCs/>
          <w:color w:val="000000"/>
          <w:sz w:val="28"/>
          <w:szCs w:val="28"/>
        </w:rPr>
        <w:t>adṛṣya</w:t>
      </w:r>
      <w:r w:rsidRPr="00790008">
        <w:rPr>
          <w:rStyle w:val="BookTitle"/>
          <w:rFonts w:asciiTheme="minorHAnsi" w:hAnsiTheme="minorHAnsi" w:cstheme="minorHAnsi"/>
          <w:b w:val="0"/>
          <w:bCs w:val="0"/>
          <w:color w:val="000000"/>
          <w:sz w:val="28"/>
          <w:szCs w:val="28"/>
        </w:rPr>
        <w:t>. One’s perception of Yogamāyā, the spiritual potency of the Lord, from the platform of devotional service and another’s perception of Mahāmāyā, the material energy, from the platform of material enjoyment are not the same.</w:t>
      </w:r>
    </w:p>
    <w:p w14:paraId="74841EBC" w14:textId="531D56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13.138</w:t>
      </w:r>
    </w:p>
    <w:p w14:paraId="0B9BF6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E437E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ābrahmādi yata, dekha, sukha-duḥkha pāya</w:t>
      </w:r>
      <w:r w:rsidRPr="00790008">
        <w:rPr>
          <w:rStyle w:val="BookTitle"/>
          <w:rFonts w:asciiTheme="minorHAnsi" w:hAnsiTheme="minorHAnsi" w:cstheme="minorHAnsi"/>
          <w:b w:val="0"/>
          <w:bCs w:val="0"/>
          <w:color w:val="000000"/>
          <w:sz w:val="28"/>
          <w:szCs w:val="28"/>
        </w:rPr>
        <w:br/>
        <w:t>sakala, jāniha, vipra, ihāna ājñāya</w:t>
      </w:r>
    </w:p>
    <w:p w14:paraId="1A8606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“Know for certain that everyone including Lord Brahmā enjoys happiness and distress according to His will alone.</w:t>
      </w:r>
    </w:p>
    <w:p w14:paraId="7C038775" w14:textId="67C20D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the demigods headed by Brahmā enjoy happiness and distress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but Lord Viṣṇu is not a living entity who enjoys the fruits of temporary happiness and distress. The demigods headed by Brahmā are controlled; in other words, they are under the subordination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are sons of the universal mother, who holds the entire universe within her womb. But Lord Viṣṇu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and Mahāmāyā, the universal mother who holds the entire universe within her womb, stands embarrassed behind the Lord.</w:t>
      </w:r>
    </w:p>
    <w:p w14:paraId="2E70809A" w14:textId="515DC0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13.139</w:t>
      </w:r>
    </w:p>
    <w:p w14:paraId="2D0259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E998A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matsya-kūrma-ādi yata, śuna avatāra</w:t>
      </w:r>
      <w:r w:rsidRPr="00790008">
        <w:rPr>
          <w:rStyle w:val="BookTitle"/>
          <w:rFonts w:asciiTheme="minorHAnsi" w:hAnsiTheme="minorHAnsi" w:cstheme="minorHAnsi"/>
          <w:b w:val="0"/>
          <w:bCs w:val="0"/>
          <w:color w:val="000000"/>
          <w:sz w:val="28"/>
          <w:szCs w:val="28"/>
        </w:rPr>
        <w:br/>
        <w:t>ei prabhu vinā, vipra, kichu nahe āra</w:t>
      </w:r>
    </w:p>
    <w:p w14:paraId="3111EE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brāhmaṇa, all incarnations such as Matsya and Kūrma are nondifferent from Him.</w:t>
      </w:r>
    </w:p>
    <w:p w14:paraId="0C321D8A" w14:textId="22C315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incarnations of Viṣṇu such as Matsya and Kūrma engage in Their eternal pastimes in Vaikuṇṭha, They appear within this world for some special purpose. Gaurasundara Himself appears in various occasional incarnations in Vaikuṇṭha as portions and plenary portions, and from there He descends within this material world. There is actually no difference between Gaurasundara and incarnations like Matsya and Kūrma; the only difference is in Their pastimes.</w:t>
      </w:r>
    </w:p>
    <w:p w14:paraId="79A3E6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the purport of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Ādi-khaṇḍa </w:t>
      </w:r>
      <w:r w:rsidRPr="00790008">
        <w:rPr>
          <w:rStyle w:val="BookTitle"/>
          <w:rFonts w:asciiTheme="minorHAnsi" w:hAnsiTheme="minorHAnsi" w:cstheme="minorHAnsi"/>
          <w:b w:val="0"/>
          <w:bCs w:val="0"/>
          <w:color w:val="000000"/>
          <w:sz w:val="28"/>
          <w:szCs w:val="28"/>
        </w:rPr>
        <w:t>2.169 and 171-173) for a description of Gaura-Kṛṣṇa’s incarnations like Matsya, Kūrma, Varāha, Nṛsiṁha, Vāmana, and Rāmacandra. [This paragraph also applies to the following three verses.]</w:t>
      </w:r>
    </w:p>
    <w:p w14:paraId="1FDC7AD0" w14:textId="44076D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13.140</w:t>
      </w:r>
    </w:p>
    <w:p w14:paraId="68603E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09CFDC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varāha-rūpe kṣiti-sthāpayitā</w:t>
      </w:r>
      <w:r w:rsidRPr="00790008">
        <w:rPr>
          <w:rStyle w:val="BookTitle"/>
          <w:rFonts w:asciiTheme="minorHAnsi" w:hAnsiTheme="minorHAnsi" w:cstheme="minorHAnsi"/>
          <w:b w:val="0"/>
          <w:bCs w:val="0"/>
          <w:color w:val="000000"/>
          <w:sz w:val="28"/>
          <w:szCs w:val="28"/>
        </w:rPr>
        <w:br/>
        <w:t>ei se nṛsiṁha-rūpe prahlāda-rakṣitā</w:t>
      </w:r>
    </w:p>
    <w:p w14:paraId="4875A61B" w14:textId="636A8D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Lord Varāha, He rescued the earth, and in the form of Nṛsiṁha, He protected Prahlāda.</w:t>
      </w:r>
    </w:p>
    <w:p w14:paraId="647229C1" w14:textId="39C74B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13.141</w:t>
      </w:r>
    </w:p>
    <w:p w14:paraId="0AB8CA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61612F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vāmana-rūpe balira jīvana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yāṅ’ra pāda-padma haite gaṅgāra janama</w:t>
      </w:r>
    </w:p>
    <w:p w14:paraId="3A5CB1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Vāmana, He is the life and soul of Bali. The Ganges appears from His lotus feet.</w:t>
      </w:r>
    </w:p>
    <w:p w14:paraId="6B7BDF11" w14:textId="17FC05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incarnation of Vāmanadeva is clearly mentioned in the </w:t>
      </w:r>
      <w:r w:rsidRPr="00790008">
        <w:rPr>
          <w:rStyle w:val="BookTitle"/>
          <w:rFonts w:asciiTheme="minorHAnsi" w:hAnsiTheme="minorHAnsi" w:cstheme="minorHAnsi"/>
          <w:b w:val="0"/>
          <w:bCs w:val="0"/>
          <w:i/>
          <w:iCs/>
          <w:color w:val="000000"/>
          <w:sz w:val="28"/>
          <w:szCs w:val="28"/>
        </w:rPr>
        <w:t>Ṛk-saṁhitā</w:t>
      </w:r>
      <w:r w:rsidRPr="00790008">
        <w:rPr>
          <w:rStyle w:val="BookTitle"/>
          <w:rFonts w:asciiTheme="minorHAnsi" w:hAnsiTheme="minorHAnsi" w:cstheme="minorHAnsi"/>
          <w:b w:val="0"/>
          <w:bCs w:val="0"/>
          <w:color w:val="000000"/>
          <w:sz w:val="28"/>
          <w:szCs w:val="28"/>
        </w:rPr>
        <w:t xml:space="preserve">. The description of Vāmana’s pastimes is given in the </w:t>
      </w:r>
      <w:r w:rsidRPr="00790008">
        <w:rPr>
          <w:rStyle w:val="BookTitle"/>
          <w:rFonts w:asciiTheme="minorHAnsi" w:hAnsiTheme="minorHAnsi" w:cstheme="minorHAnsi"/>
          <w:b w:val="0"/>
          <w:bCs w:val="0"/>
          <w:i/>
          <w:iCs/>
          <w:color w:val="000000"/>
          <w:sz w:val="28"/>
          <w:szCs w:val="28"/>
        </w:rPr>
        <w:t>Ṛk-saṁhitā</w:t>
      </w:r>
      <w:r w:rsidRPr="00790008">
        <w:rPr>
          <w:rStyle w:val="BookTitle"/>
          <w:rFonts w:asciiTheme="minorHAnsi" w:hAnsiTheme="minorHAnsi" w:cstheme="minorHAnsi"/>
          <w:b w:val="0"/>
          <w:bCs w:val="0"/>
          <w:color w:val="000000"/>
          <w:sz w:val="28"/>
          <w:szCs w:val="28"/>
        </w:rPr>
        <w:t xml:space="preserve"> in order to award the qualification on neophyte devotees for studing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purport is that all objects of enjoyment within the three worlds, which through material calculation is the ultimate limit for conditioned souls who are prone to material knowledge, are brought under control by the exhibition of the supreme prowess of that personality, the powerful Vāmanadeva, whose characteristics are found as codes in the mantras of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While describing the prowess of this Trivikrama Viṣṇu,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narrates the glories of His other incarnations. And the purport of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has been elaborately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Since according to the consideration of the atheists, Trivikrama Viṣṇu’s prowess is limited, they cannot agree to accept the incarnations of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One is able to perceive the Lord only on the strength of mercy bestowed by the Lord. Persons who depend solely on material knowledge are always baffled in their attempts to understand the nature of the Absolute Truth, like a dwarf’s attempt to catch the moon. The mundane mental speculators see the all-pervading Viṣṇu in a limited form due to not realizing their own selves and are thus bereft of the service of Lord Viṣṇu. They then consider themselves under the control of material nature and exhibit materialistic false ego as a result of foolishness born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Such persons who are attached to objects not related with the Lord are cheated of the Lord’s mercy. One should discuss the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(1.2.23) and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(3.2.3), wherein it is stated: </w:t>
      </w:r>
      <w:r w:rsidRPr="00790008">
        <w:rPr>
          <w:rStyle w:val="BookTitle"/>
          <w:rFonts w:asciiTheme="minorHAnsi" w:hAnsiTheme="minorHAnsi" w:cstheme="minorHAnsi"/>
          <w:b w:val="0"/>
          <w:bCs w:val="0"/>
          <w:i/>
          <w:iCs/>
          <w:color w:val="000000"/>
          <w:sz w:val="28"/>
          <w:szCs w:val="28"/>
        </w:rPr>
        <w:t>yam evaiṣa vṛṇute tena labhyas/ tasyaiṣa ātmā vivṛṇute tanūṁ svām</w:t>
      </w:r>
      <w:r w:rsidRPr="00790008">
        <w:rPr>
          <w:rStyle w:val="BookTitle"/>
          <w:rFonts w:asciiTheme="minorHAnsi" w:hAnsiTheme="minorHAnsi" w:cstheme="minorHAnsi"/>
          <w:b w:val="0"/>
          <w:bCs w:val="0"/>
          <w:color w:val="000000"/>
          <w:sz w:val="28"/>
          <w:szCs w:val="28"/>
        </w:rPr>
        <w:t>—“The Lord is obtained only by one whom He Himself chooses. To such a person He manifests His own form.”</w:t>
      </w:r>
    </w:p>
    <w:p w14:paraId="0A2985AE" w14:textId="5AF50F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13.142</w:t>
      </w:r>
    </w:p>
    <w:p w14:paraId="75FA0E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BF27D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hailā avatīrṇa ayodhyāya</w:t>
      </w:r>
      <w:r w:rsidRPr="00790008">
        <w:rPr>
          <w:rStyle w:val="BookTitle"/>
          <w:rFonts w:asciiTheme="minorHAnsi" w:hAnsiTheme="minorHAnsi" w:cstheme="minorHAnsi"/>
          <w:b w:val="0"/>
          <w:bCs w:val="0"/>
          <w:color w:val="000000"/>
          <w:sz w:val="28"/>
          <w:szCs w:val="28"/>
        </w:rPr>
        <w:br/>
        <w:t>vadhilā rāvaṇa duṣṭa aśeṣa-līlāya</w:t>
      </w:r>
    </w:p>
    <w:p w14:paraId="40E15973" w14:textId="687497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appeared at Ayodhyā and then killed Rāvaṇa as one of His innumerable pastimes.</w:t>
      </w:r>
    </w:p>
    <w:p w14:paraId="203154E4" w14:textId="42CE8E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13.143</w:t>
      </w:r>
    </w:p>
    <w:p w14:paraId="1F9266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6E7816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uhāne se vasudeva-nanda-putra bali</w:t>
      </w:r>
      <w:r w:rsidRPr="00790008">
        <w:rPr>
          <w:rStyle w:val="BookTitle"/>
          <w:rFonts w:asciiTheme="minorHAnsi" w:hAnsiTheme="minorHAnsi" w:cstheme="minorHAnsi"/>
          <w:b w:val="0"/>
          <w:bCs w:val="0"/>
          <w:color w:val="000000"/>
          <w:sz w:val="28"/>
          <w:szCs w:val="28"/>
        </w:rPr>
        <w:br/>
        <w:t>ebe vipra-putra vidyā-rase kutūhalī</w:t>
      </w:r>
    </w:p>
    <w:p w14:paraId="3B1DF2AF" w14:textId="00B658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known as the son of both Vasudeva and Nanda, and now He has appeared as the son of a brāhmaṇa to enjoy scholastic pastimes.</w:t>
      </w:r>
    </w:p>
    <w:p w14:paraId="06F3E66A" w14:textId="12B0E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13.144</w:t>
      </w:r>
    </w:p>
    <w:p w14:paraId="55DB24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1F3ECB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vede o ki jānena uhāna avatāra?</w:t>
      </w:r>
      <w:r w:rsidRPr="00790008">
        <w:rPr>
          <w:rStyle w:val="BookTitle"/>
          <w:rFonts w:asciiTheme="minorHAnsi" w:hAnsiTheme="minorHAnsi" w:cstheme="minorHAnsi"/>
          <w:b w:val="0"/>
          <w:bCs w:val="0"/>
          <w:color w:val="000000"/>
          <w:sz w:val="28"/>
          <w:szCs w:val="28"/>
        </w:rPr>
        <w:br/>
        <w:t>jānāile jānaye, anyathā śakti kā’ra?</w:t>
      </w:r>
    </w:p>
    <w:p w14:paraId="57D991F4" w14:textId="1004B2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 the Vedas know this incarnation of the Lord? Who has the power to know unless the Lord reveals Himself?</w:t>
      </w:r>
    </w:p>
    <w:p w14:paraId="50C12BDC" w14:textId="7E7BAB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13.145</w:t>
      </w:r>
    </w:p>
    <w:p w14:paraId="1DBC78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701A8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kichu mantra tumi japile āmāra</w:t>
      </w:r>
      <w:r w:rsidRPr="00790008">
        <w:rPr>
          <w:rStyle w:val="BookTitle"/>
          <w:rFonts w:asciiTheme="minorHAnsi" w:hAnsiTheme="minorHAnsi" w:cstheme="minorHAnsi"/>
          <w:b w:val="0"/>
          <w:bCs w:val="0"/>
          <w:color w:val="000000"/>
          <w:sz w:val="28"/>
          <w:szCs w:val="28"/>
        </w:rPr>
        <w:br/>
        <w:t>digvijayī-pada-phala nā haya tāhāra</w:t>
      </w:r>
    </w:p>
    <w:p w14:paraId="7E2FCB7B" w14:textId="471B8D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title of Digvijayī is not the real fruit of your chanting mantras to worship me.</w:t>
      </w:r>
    </w:p>
    <w:p w14:paraId="0A9E1C6E" w14:textId="627D82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13.146</w:t>
      </w:r>
    </w:p>
    <w:p w14:paraId="6EB56D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62F9A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mantre ye phala, tāhā ebe se pāilā</w:t>
      </w:r>
      <w:r w:rsidRPr="00790008">
        <w:rPr>
          <w:rStyle w:val="BookTitle"/>
          <w:rFonts w:asciiTheme="minorHAnsi" w:hAnsiTheme="minorHAnsi" w:cstheme="minorHAnsi"/>
          <w:b w:val="0"/>
          <w:bCs w:val="0"/>
          <w:color w:val="000000"/>
          <w:sz w:val="28"/>
          <w:szCs w:val="28"/>
        </w:rPr>
        <w:br/>
        <w:t>ananta-brahmāṇḍa-nātha sākṣāte dekhilā</w:t>
      </w:r>
    </w:p>
    <w:p w14:paraId="64087531" w14:textId="659F2A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real fruit of your chanting is that you have now directly seen the Lord of innumerable universes.</w:t>
      </w:r>
    </w:p>
    <w:p w14:paraId="3384C1A0" w14:textId="203950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13.147</w:t>
      </w:r>
    </w:p>
    <w:p w14:paraId="0704F5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0CDBB7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yāha śīghra, vipra, tumi ihāna caraṇe</w:t>
      </w:r>
      <w:r w:rsidRPr="00790008">
        <w:rPr>
          <w:rStyle w:val="BookTitle"/>
          <w:rFonts w:asciiTheme="minorHAnsi" w:hAnsiTheme="minorHAnsi" w:cstheme="minorHAnsi"/>
          <w:b w:val="0"/>
          <w:bCs w:val="0"/>
          <w:color w:val="000000"/>
          <w:sz w:val="28"/>
          <w:szCs w:val="28"/>
        </w:rPr>
        <w:br/>
        <w:t>deha giyā samarpaṇa karaha uhāne</w:t>
      </w:r>
    </w:p>
    <w:p w14:paraId="47B26463" w14:textId="0B45B9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O brāhmaṇa, go immediately and surrender yourself at His lotus feet.</w:t>
      </w:r>
    </w:p>
    <w:p w14:paraId="21C20C20" w14:textId="244588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13.148</w:t>
      </w:r>
    </w:p>
    <w:p w14:paraId="2C57D9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30E602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svapna-hena nā māniha e-saba vacana</w:t>
      </w:r>
      <w:r w:rsidRPr="00790008">
        <w:rPr>
          <w:rStyle w:val="BookTitle"/>
          <w:rFonts w:asciiTheme="minorHAnsi" w:hAnsiTheme="minorHAnsi" w:cstheme="minorHAnsi"/>
          <w:b w:val="0"/>
          <w:bCs w:val="0"/>
          <w:color w:val="000000"/>
          <w:sz w:val="28"/>
          <w:szCs w:val="28"/>
        </w:rPr>
        <w:br/>
        <w:t>mantra-vaśe kahilāṅa veda-saṅgopana</w:t>
      </w:r>
    </w:p>
    <w:p w14:paraId="4FBEADD6" w14:textId="642314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“Don’t ignore my words by considering this only a dream. I am controlled by your chanting and have therefore informed you of that which is unknown to the </w:t>
      </w:r>
      <w:r w:rsidRPr="00790008">
        <w:rPr>
          <w:rStyle w:val="BookTitle"/>
          <w:rFonts w:asciiTheme="minorHAnsi" w:hAnsiTheme="minorHAnsi" w:cstheme="minorHAnsi"/>
          <w:b/>
          <w:bCs/>
          <w:color w:val="800000"/>
          <w:sz w:val="28"/>
          <w:szCs w:val="28"/>
        </w:rPr>
        <w:lastRenderedPageBreak/>
        <w:t>Vedas.”</w:t>
      </w:r>
    </w:p>
    <w:p w14:paraId="611FC554" w14:textId="4D53E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13.149</w:t>
      </w:r>
    </w:p>
    <w:p w14:paraId="1AE218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43912F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sarasvatī hailā antardhāna</w:t>
      </w:r>
      <w:r w:rsidRPr="00790008">
        <w:rPr>
          <w:rStyle w:val="BookTitle"/>
          <w:rFonts w:asciiTheme="minorHAnsi" w:hAnsiTheme="minorHAnsi" w:cstheme="minorHAnsi"/>
          <w:b w:val="0"/>
          <w:bCs w:val="0"/>
          <w:color w:val="000000"/>
          <w:sz w:val="28"/>
          <w:szCs w:val="28"/>
        </w:rPr>
        <w:br/>
        <w:t>jāgilena vipra-vara mahā-bhāgyavān</w:t>
      </w:r>
    </w:p>
    <w:p w14:paraId="4AC4292F" w14:textId="02E919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Speaking these words, Sarasvatī disappeared and the most fortunate brāhmaṇa woke up.</w:t>
      </w:r>
    </w:p>
    <w:p w14:paraId="626CBBC0" w14:textId="06CE95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13.150</w:t>
      </w:r>
    </w:p>
    <w:p w14:paraId="006BA0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4D02D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jāgiyāi mātra vipra-vara sei-kṣaṇe</w:t>
      </w:r>
      <w:r w:rsidRPr="00790008">
        <w:rPr>
          <w:rStyle w:val="BookTitle"/>
          <w:rFonts w:asciiTheme="minorHAnsi" w:hAnsiTheme="minorHAnsi" w:cstheme="minorHAnsi"/>
          <w:b w:val="0"/>
          <w:bCs w:val="0"/>
          <w:color w:val="000000"/>
          <w:sz w:val="28"/>
          <w:szCs w:val="28"/>
        </w:rPr>
        <w:br/>
        <w:t>calilena ati ūṣaḥ-kāle prabhu-sthāne</w:t>
      </w:r>
    </w:p>
    <w:p w14:paraId="7DE35775" w14:textId="33DD54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after getting up, the brāhmaṇa went in the early morning to the Lord’s residence.</w:t>
      </w:r>
    </w:p>
    <w:p w14:paraId="159F2189" w14:textId="47277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13.151</w:t>
      </w:r>
    </w:p>
    <w:p w14:paraId="14D64C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77130B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prabhure āsiyā vipra daṇḍavat hailā</w:t>
      </w:r>
      <w:r w:rsidRPr="00790008">
        <w:rPr>
          <w:rStyle w:val="BookTitle"/>
          <w:rFonts w:asciiTheme="minorHAnsi" w:hAnsiTheme="minorHAnsi" w:cstheme="minorHAnsi"/>
          <w:b w:val="0"/>
          <w:bCs w:val="0"/>
          <w:color w:val="000000"/>
          <w:sz w:val="28"/>
          <w:szCs w:val="28"/>
        </w:rPr>
        <w:br/>
        <w:t>prabhu o viprere kole kariyā tulilā</w:t>
      </w:r>
    </w:p>
    <w:p w14:paraId="5E1E833F" w14:textId="01ECDE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came and offered his obeisances to the Lord, who picked up the brāhmaṇa and embraced him.</w:t>
      </w:r>
    </w:p>
    <w:p w14:paraId="539DE9F8" w14:textId="39A7A4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13.152</w:t>
      </w:r>
    </w:p>
    <w:p w14:paraId="6C25A0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00A7E5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bole,—“kene bhāi, e ki vyavahāra?”</w:t>
      </w:r>
      <w:r w:rsidRPr="00790008">
        <w:rPr>
          <w:rStyle w:val="BookTitle"/>
          <w:rFonts w:asciiTheme="minorHAnsi" w:hAnsiTheme="minorHAnsi" w:cstheme="minorHAnsi"/>
          <w:b w:val="0"/>
          <w:bCs w:val="0"/>
          <w:color w:val="000000"/>
          <w:sz w:val="28"/>
          <w:szCs w:val="28"/>
        </w:rPr>
        <w:br/>
        <w:t>vipra bole,—“kṛpā-dṛṣṭi yehena tomāra</w:t>
      </w:r>
    </w:p>
    <w:p w14:paraId="476AD816" w14:textId="30AD3A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brāhmaṇa, why have you come so early? What is the reason for this behavior?” The brāhmaṇa replied, “It is all due to Your merciful glance.”</w:t>
      </w:r>
    </w:p>
    <w:p w14:paraId="68F08FBE" w14:textId="5AECD7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13.153</w:t>
      </w:r>
    </w:p>
    <w:p w14:paraId="6FC75E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1FBDFF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bole,—“digvijayī haiyā āpane</w:t>
      </w:r>
      <w:r w:rsidRPr="00790008">
        <w:rPr>
          <w:rStyle w:val="BookTitle"/>
          <w:rFonts w:asciiTheme="minorHAnsi" w:hAnsiTheme="minorHAnsi" w:cstheme="minorHAnsi"/>
          <w:b w:val="0"/>
          <w:bCs w:val="0"/>
          <w:color w:val="000000"/>
          <w:sz w:val="28"/>
          <w:szCs w:val="28"/>
        </w:rPr>
        <w:br/>
        <w:t>tabe tumi āmāre e-mata kara’ kene?”</w:t>
      </w:r>
    </w:p>
    <w:p w14:paraId="5B4A9317" w14:textId="440C1C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“You are the champion of learning. Why are you treating Me like this?”</w:t>
      </w:r>
    </w:p>
    <w:p w14:paraId="56F9C6AD" w14:textId="098EAA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13.154</w:t>
      </w:r>
    </w:p>
    <w:p w14:paraId="4747B5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6819F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digvijayī bolena,—“śunaha, vipra-rāja!</w:t>
      </w:r>
      <w:r w:rsidRPr="00790008">
        <w:rPr>
          <w:rStyle w:val="BookTitle"/>
          <w:rFonts w:asciiTheme="minorHAnsi" w:hAnsiTheme="minorHAnsi" w:cstheme="minorHAnsi"/>
          <w:b w:val="0"/>
          <w:bCs w:val="0"/>
          <w:color w:val="000000"/>
          <w:sz w:val="28"/>
          <w:szCs w:val="28"/>
        </w:rPr>
        <w:br/>
        <w:t>tomā’ bhajilei siddha haya sarva-kāja</w:t>
      </w:r>
    </w:p>
    <w:p w14:paraId="03E37476" w14:textId="56ED49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replied, “Please listen, O king of the brāhmaṇas. Just by worshiping You, all one’s activities become successful.</w:t>
      </w:r>
    </w:p>
    <w:p w14:paraId="47F785F8" w14:textId="6D6EF5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13.155</w:t>
      </w:r>
    </w:p>
    <w:p w14:paraId="7DDB5B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6226AC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vipra-rūpe tumi nārāyaṇa</w:t>
      </w:r>
      <w:r w:rsidRPr="00790008">
        <w:rPr>
          <w:rStyle w:val="BookTitle"/>
          <w:rFonts w:asciiTheme="minorHAnsi" w:hAnsiTheme="minorHAnsi" w:cstheme="minorHAnsi"/>
          <w:b w:val="0"/>
          <w:bCs w:val="0"/>
          <w:color w:val="000000"/>
          <w:sz w:val="28"/>
          <w:szCs w:val="28"/>
        </w:rPr>
        <w:br/>
        <w:t>tomāre cinite śakti dhare kon jana?</w:t>
      </w:r>
    </w:p>
    <w:p w14:paraId="02DB42A5" w14:textId="46E1DE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Supreme Lord Nārāyaṇa, but You have appeared in Kali-yuga in the form of a brāhmaṇa. Who has the power to recognize You?</w:t>
      </w:r>
    </w:p>
    <w:p w14:paraId="30986878" w14:textId="2FF038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13.156</w:t>
      </w:r>
    </w:p>
    <w:p w14:paraId="61EC8F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6407D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takhani mora citte janmila saṁśaya</w:t>
      </w:r>
      <w:r w:rsidRPr="00790008">
        <w:rPr>
          <w:rStyle w:val="BookTitle"/>
          <w:rFonts w:asciiTheme="minorHAnsi" w:hAnsiTheme="minorHAnsi" w:cstheme="minorHAnsi"/>
          <w:b w:val="0"/>
          <w:bCs w:val="0"/>
          <w:color w:val="000000"/>
          <w:sz w:val="28"/>
          <w:szCs w:val="28"/>
        </w:rPr>
        <w:br/>
        <w:t>tumi jijñāsile, mora vākya nā sphuraya</w:t>
      </w:r>
    </w:p>
    <w:p w14:paraId="21D83BFA" w14:textId="00B613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“Doubts arose in my mind when You asked me questions that I was unable to answer.</w:t>
      </w:r>
    </w:p>
    <w:p w14:paraId="7F81AFB2" w14:textId="5C6648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13.157</w:t>
      </w:r>
    </w:p>
    <w:p w14:paraId="2D3E4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19482B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ye agarva prabhu,—sarva-vede kahe</w:t>
      </w:r>
      <w:r w:rsidRPr="00790008">
        <w:rPr>
          <w:rStyle w:val="BookTitle"/>
          <w:rFonts w:asciiTheme="minorHAnsi" w:hAnsiTheme="minorHAnsi" w:cstheme="minorHAnsi"/>
          <w:b w:val="0"/>
          <w:bCs w:val="0"/>
          <w:color w:val="000000"/>
          <w:sz w:val="28"/>
          <w:szCs w:val="28"/>
        </w:rPr>
        <w:br/>
        <w:t>tāhā satya dekhiluṅ, anyathā kabhu nahe</w:t>
      </w:r>
    </w:p>
    <w:p w14:paraId="7971FEF6" w14:textId="1D030E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all the Vedas confirm that You are devoid of pride. Now I have seen this with my own eyes. There is no doubt about it.</w:t>
      </w:r>
    </w:p>
    <w:p w14:paraId="254F2598" w14:textId="26C66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13.158</w:t>
      </w:r>
    </w:p>
    <w:p w14:paraId="68620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25CC9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tina-bāra āmāre karilā parābhava</w:t>
      </w:r>
      <w:r w:rsidRPr="00790008">
        <w:rPr>
          <w:rStyle w:val="BookTitle"/>
          <w:rFonts w:asciiTheme="minorHAnsi" w:hAnsiTheme="minorHAnsi" w:cstheme="minorHAnsi"/>
          <w:b w:val="0"/>
          <w:bCs w:val="0"/>
          <w:color w:val="000000"/>
          <w:sz w:val="28"/>
          <w:szCs w:val="28"/>
        </w:rPr>
        <w:br/>
        <w:t>tathāpi āmāra tumi rākhilā gaurava</w:t>
      </w:r>
    </w:p>
    <w:p w14:paraId="120F6E44" w14:textId="00C878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have defeated me three times, You have maintained my prestige.</w:t>
      </w:r>
    </w:p>
    <w:p w14:paraId="7505D861" w14:textId="74B909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13.159</w:t>
      </w:r>
    </w:p>
    <w:p w14:paraId="7C4AEB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22178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ki īśvara-śakti vine anye haya?</w:t>
      </w:r>
      <w:r w:rsidRPr="00790008">
        <w:rPr>
          <w:rStyle w:val="BookTitle"/>
          <w:rFonts w:asciiTheme="minorHAnsi" w:hAnsiTheme="minorHAnsi" w:cstheme="minorHAnsi"/>
          <w:b w:val="0"/>
          <w:bCs w:val="0"/>
          <w:color w:val="000000"/>
          <w:sz w:val="28"/>
          <w:szCs w:val="28"/>
        </w:rPr>
        <w:br/>
        <w:t>ataeva, tumi—nārāyaṇa suniścaya</w:t>
      </w:r>
    </w:p>
    <w:p w14:paraId="6F1F730C" w14:textId="342C49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“Is this possible for anyone other than the Supreme Lord? Therefore You are certainly Lord Nārāyaṇa.</w:t>
      </w:r>
    </w:p>
    <w:p w14:paraId="248D7E22" w14:textId="6F4812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13.160-162</w:t>
      </w:r>
    </w:p>
    <w:p w14:paraId="632CB2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160-162</w:t>
      </w:r>
    </w:p>
    <w:p w14:paraId="44B74C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gauḍa, trihuta, dillī, kāśī-ādi kari’</w:t>
      </w:r>
      <w:r w:rsidRPr="00790008">
        <w:rPr>
          <w:rStyle w:val="BookTitle"/>
          <w:rFonts w:asciiTheme="minorHAnsi" w:hAnsiTheme="minorHAnsi" w:cstheme="minorHAnsi"/>
          <w:b w:val="0"/>
          <w:bCs w:val="0"/>
          <w:color w:val="000000"/>
          <w:sz w:val="28"/>
          <w:szCs w:val="28"/>
        </w:rPr>
        <w:br/>
        <w:t>gujarāta, vijaya-nagara, kāñcī-purī</w:t>
      </w:r>
    </w:p>
    <w:p w14:paraId="46EE6D5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aṅga, baṅga, tailaṅga, oḍhra, deśa āra kata</w:t>
      </w:r>
      <w:r w:rsidRPr="00790008">
        <w:rPr>
          <w:rStyle w:val="BookTitle"/>
          <w:rFonts w:asciiTheme="minorHAnsi" w:hAnsiTheme="minorHAnsi" w:cstheme="minorHAnsi"/>
          <w:b w:val="0"/>
          <w:bCs w:val="0"/>
          <w:color w:val="000000"/>
          <w:sz w:val="28"/>
          <w:szCs w:val="28"/>
        </w:rPr>
        <w:br/>
        <w:t>paṇḍitera samāja saṁsāre āche yata</w:t>
      </w:r>
    </w:p>
    <w:p w14:paraId="2ADBCB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dūṣibe āmāra vākya,—se thākuka dūre</w:t>
      </w:r>
      <w:r w:rsidRPr="00790008">
        <w:rPr>
          <w:rStyle w:val="BookTitle"/>
          <w:rFonts w:asciiTheme="minorHAnsi" w:hAnsiTheme="minorHAnsi" w:cstheme="minorHAnsi"/>
          <w:b w:val="0"/>
          <w:bCs w:val="0"/>
          <w:color w:val="000000"/>
          <w:sz w:val="28"/>
          <w:szCs w:val="28"/>
        </w:rPr>
        <w:br/>
        <w:t>bujhitei kona jana śakti nāhi dhare</w:t>
      </w:r>
    </w:p>
    <w:p w14:paraId="76930809" w14:textId="7C92E8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met with innumerable scholars wherever I have gone—Gauḍa, Trihuta, Delhi, Kāśī, Gujarat, Vijayanagara, Kāñcīpura, Aṅga, Bengal, Andhra, Orissa. What to speak of refuting my statements, none of those scholars had even the power to understand them.</w:t>
      </w:r>
    </w:p>
    <w:p w14:paraId="01A8485F" w14:textId="456856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13.163</w:t>
      </w:r>
    </w:p>
    <w:p w14:paraId="2FED04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4C6C5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āmi tomā’ sthāne siddhānta karite</w:t>
      </w:r>
      <w:r w:rsidRPr="00790008">
        <w:rPr>
          <w:rStyle w:val="BookTitle"/>
          <w:rFonts w:asciiTheme="minorHAnsi" w:hAnsiTheme="minorHAnsi" w:cstheme="minorHAnsi"/>
          <w:b w:val="0"/>
          <w:bCs w:val="0"/>
          <w:color w:val="000000"/>
          <w:sz w:val="28"/>
          <w:szCs w:val="28"/>
        </w:rPr>
        <w:br/>
        <w:t>nā pārinu, saba buddhi gela kon bhite?</w:t>
      </w:r>
    </w:p>
    <w:p w14:paraId="577C63C8" w14:textId="4D0CF2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“Though I am such a scholar, I was still unable to establish my conclusions before You. Where did all my intelligence go?</w:t>
      </w:r>
    </w:p>
    <w:p w14:paraId="5A0CCF00" w14:textId="2452E8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13.164</w:t>
      </w:r>
    </w:p>
    <w:p w14:paraId="386E2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BC7CA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karma tomāra āścarya kichu nahe</w:t>
      </w:r>
      <w:r w:rsidRPr="00790008">
        <w:rPr>
          <w:rStyle w:val="BookTitle"/>
          <w:rFonts w:asciiTheme="minorHAnsi" w:hAnsiTheme="minorHAnsi" w:cstheme="minorHAnsi"/>
          <w:b w:val="0"/>
          <w:bCs w:val="0"/>
          <w:color w:val="000000"/>
          <w:sz w:val="28"/>
          <w:szCs w:val="28"/>
        </w:rPr>
        <w:br/>
        <w:t>’sarasvatī pati tumi’,—devī more kahe</w:t>
      </w:r>
    </w:p>
    <w:p w14:paraId="4A0AE61B" w14:textId="58915D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not an astonishing achievement for You, for You are the Lord of Sarasvatī. She personally told me this.</w:t>
      </w:r>
    </w:p>
    <w:p w14:paraId="1F2A64E4" w14:textId="131B98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13.165</w:t>
      </w:r>
    </w:p>
    <w:p w14:paraId="386D3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1AA6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vaḍa-śubha-lagne āilāṅa navadvīpe</w:t>
      </w:r>
      <w:r w:rsidRPr="00790008">
        <w:rPr>
          <w:rStyle w:val="BookTitle"/>
          <w:rFonts w:asciiTheme="minorHAnsi" w:hAnsiTheme="minorHAnsi" w:cstheme="minorHAnsi"/>
          <w:b w:val="0"/>
          <w:bCs w:val="0"/>
          <w:color w:val="000000"/>
          <w:sz w:val="28"/>
          <w:szCs w:val="28"/>
        </w:rPr>
        <w:br/>
        <w:t>tomā’ dekhilāṅa ḍubiyā ye bhava-kūpe</w:t>
      </w:r>
    </w:p>
    <w:p w14:paraId="1B84BB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came to Navadvīpa at a most auspicious time. Although I was drowning in the dark well of material life, I somehow saw You.</w:t>
      </w:r>
    </w:p>
    <w:p w14:paraId="5B355507" w14:textId="1108D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entered Navadvīpa at an auspicious moment and attained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You. When persons are drowning in the well of material life, they have no opportunity to see You. So far I have remained intoxicated with material knowledge, but now I was able to see You by the accumulated strength of my past pious deeds.”</w:t>
      </w:r>
    </w:p>
    <w:p w14:paraId="280BD22C" w14:textId="789ECD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13.166</w:t>
      </w:r>
    </w:p>
    <w:p w14:paraId="688AB9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4BAD34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avidyā-vāsanā-bandhe mohita haiyā</w:t>
      </w:r>
      <w:r w:rsidRPr="00790008">
        <w:rPr>
          <w:rStyle w:val="BookTitle"/>
          <w:rFonts w:asciiTheme="minorHAnsi" w:hAnsiTheme="minorHAnsi" w:cstheme="minorHAnsi"/>
          <w:b w:val="0"/>
          <w:bCs w:val="0"/>
          <w:color w:val="000000"/>
          <w:sz w:val="28"/>
          <w:szCs w:val="28"/>
        </w:rPr>
        <w:br/>
        <w:t>veḍāṅa pāsari’ tattva āpanā’ vañciyā</w:t>
      </w:r>
    </w:p>
    <w:p w14:paraId="6E05A3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was bewildered by nescience and material desires, and I cheated myself as I wandered throughout the world forgetful of my constitutional position.</w:t>
      </w:r>
    </w:p>
    <w:p w14:paraId="108F3710" w14:textId="4E09E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living entities are illusioned about self-realization, they become averse to the service of the Lord and are thus bound by desires for material enjoyment. When conditioned souls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become foolish due to material knowledge, they are cheated out of self-realization.</w:t>
      </w:r>
    </w:p>
    <w:p w14:paraId="61400B5F" w14:textId="216BD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13.167</w:t>
      </w:r>
    </w:p>
    <w:p w14:paraId="71011B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DC909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daiva-bhāgye pāilāṅa tomā’ daraśane</w:t>
      </w:r>
      <w:r w:rsidRPr="00790008">
        <w:rPr>
          <w:rStyle w:val="BookTitle"/>
          <w:rFonts w:asciiTheme="minorHAnsi" w:hAnsiTheme="minorHAnsi" w:cstheme="minorHAnsi"/>
          <w:b w:val="0"/>
          <w:bCs w:val="0"/>
          <w:color w:val="000000"/>
          <w:sz w:val="28"/>
          <w:szCs w:val="28"/>
        </w:rPr>
        <w:br/>
        <w:t>ebe kṛpā-dṛṣṭye more karaha mocane</w:t>
      </w:r>
    </w:p>
    <w:p w14:paraId="575047F1" w14:textId="4EB917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met You by some great fortune, now please deliver me by Your merciful glance.</w:t>
      </w:r>
    </w:p>
    <w:p w14:paraId="3DE4CF94" w14:textId="0F0BA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13.168</w:t>
      </w:r>
    </w:p>
    <w:p w14:paraId="0DFC3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EE821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para-upakāra-dharma—svabhāva tomāra</w:t>
      </w:r>
      <w:r w:rsidRPr="00790008">
        <w:rPr>
          <w:rStyle w:val="BookTitle"/>
          <w:rFonts w:asciiTheme="minorHAnsi" w:hAnsiTheme="minorHAnsi" w:cstheme="minorHAnsi"/>
          <w:b w:val="0"/>
          <w:bCs w:val="0"/>
          <w:color w:val="000000"/>
          <w:sz w:val="28"/>
          <w:szCs w:val="28"/>
        </w:rPr>
        <w:br/>
        <w:t>tomā’ vine śaraṇya dayālu nāhi āra</w:t>
      </w:r>
    </w:p>
    <w:p w14:paraId="41AFB3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Your nature to engage in the welfare of others; indeed, there is no shelter or source of compassion other than You.</w:t>
      </w:r>
    </w:p>
    <w:p w14:paraId="61563F11" w14:textId="696423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this verse is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(3.2.23) in following words of Uddhava, who was feeling separation from Lord Kṛṣṇa: “Alas, how shall I take shelter of one more merciful than He who granted the position of mother to a she-demon [Pūtanā] although she was unfaithful and she prepared deadly poison to be sucked from her breast?”</w:t>
      </w:r>
    </w:p>
    <w:p w14:paraId="44BE48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(10.48.26) Śrī Akrūra offered the following prayers to Kṛṣṇa and Balarāma when They visited his house: “What learned person would approach anyone but You for shelter, when You are the affectionate, grateful and truthful well-wisher of Your devotees? To those who worship You in sincere friendship You reward everything they desire, even Your own self, yet You never increase or diminish.”</w:t>
      </w:r>
    </w:p>
    <w:p w14:paraId="52E171AD" w14:textId="65AE5E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13.169</w:t>
      </w:r>
    </w:p>
    <w:p w14:paraId="2DD2D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361401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hena upadeśa more kaha, mahāśaya!</w:t>
      </w:r>
      <w:r w:rsidRPr="00790008">
        <w:rPr>
          <w:rStyle w:val="BookTitle"/>
          <w:rFonts w:asciiTheme="minorHAnsi" w:hAnsiTheme="minorHAnsi" w:cstheme="minorHAnsi"/>
          <w:b w:val="0"/>
          <w:bCs w:val="0"/>
          <w:color w:val="000000"/>
          <w:sz w:val="28"/>
          <w:szCs w:val="28"/>
        </w:rPr>
        <w:br/>
        <w:t>āra yena durvāsanā citte nāhi haya”</w:t>
      </w:r>
    </w:p>
    <w:p w14:paraId="7F115AD4" w14:textId="7A62A9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please instruct me in such a way that I may have no material desires in my heart.”</w:t>
      </w:r>
    </w:p>
    <w:p w14:paraId="57D667C9" w14:textId="73C56E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13.170</w:t>
      </w:r>
    </w:p>
    <w:p w14:paraId="575862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6C7A91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kākuvāda aneka kariyā</w:t>
      </w:r>
      <w:r w:rsidRPr="00790008">
        <w:rPr>
          <w:rStyle w:val="BookTitle"/>
          <w:rFonts w:asciiTheme="minorHAnsi" w:hAnsiTheme="minorHAnsi" w:cstheme="minorHAnsi"/>
          <w:b w:val="0"/>
          <w:bCs w:val="0"/>
          <w:color w:val="000000"/>
          <w:sz w:val="28"/>
          <w:szCs w:val="28"/>
        </w:rPr>
        <w:br/>
        <w:t>stuti kare digvijayī ati-namra haiyā</w:t>
      </w:r>
    </w:p>
    <w:p w14:paraId="027A0BBB" w14:textId="3895F8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many plaintive words in this way, the Digvijayī humbly offered prayers to the Lord.</w:t>
      </w:r>
    </w:p>
    <w:p w14:paraId="1F20C347" w14:textId="659222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13.171</w:t>
      </w:r>
    </w:p>
    <w:p w14:paraId="46F033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92982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viprera kāku śrī-gaurasundara</w:t>
      </w:r>
      <w:r w:rsidRPr="00790008">
        <w:rPr>
          <w:rStyle w:val="BookTitle"/>
          <w:rFonts w:asciiTheme="minorHAnsi" w:hAnsiTheme="minorHAnsi" w:cstheme="minorHAnsi"/>
          <w:b w:val="0"/>
          <w:bCs w:val="0"/>
          <w:color w:val="000000"/>
          <w:sz w:val="28"/>
          <w:szCs w:val="28"/>
        </w:rPr>
        <w:br/>
        <w:t>hāsiyā tāhāne kichu karilā uttara</w:t>
      </w:r>
    </w:p>
    <w:p w14:paraId="4D68145C" w14:textId="352074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brāhmaṇa’s submissive words, Śrī Gaurasundara smiled and replied.</w:t>
      </w:r>
    </w:p>
    <w:p w14:paraId="2CE1DDE5" w14:textId="6AC432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13.172</w:t>
      </w:r>
    </w:p>
    <w:p w14:paraId="700A77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75B11F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dvija-vara, tumi—mahā-bhāgyavān</w:t>
      </w:r>
      <w:r w:rsidRPr="00790008">
        <w:rPr>
          <w:rStyle w:val="BookTitle"/>
          <w:rFonts w:asciiTheme="minorHAnsi" w:hAnsiTheme="minorHAnsi" w:cstheme="minorHAnsi"/>
          <w:b w:val="0"/>
          <w:bCs w:val="0"/>
          <w:color w:val="000000"/>
          <w:sz w:val="28"/>
          <w:szCs w:val="28"/>
        </w:rPr>
        <w:br/>
        <w:t>sarasvatī yāhāra jihvāya adhiṣṭhāna</w:t>
      </w:r>
    </w:p>
    <w:p w14:paraId="3E24E846" w14:textId="08746E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O best of the brāhmaṇas. You are most fortunate, for Sarasvatī resides on your tongue.</w:t>
      </w:r>
    </w:p>
    <w:p w14:paraId="28EF96BB" w14:textId="61439A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13.173-174</w:t>
      </w:r>
    </w:p>
    <w:p w14:paraId="0A763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173-174</w:t>
      </w:r>
    </w:p>
    <w:p w14:paraId="74AE638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’digvijaya kariba’,—vidyāra kārya nahe</w:t>
      </w:r>
      <w:r w:rsidRPr="00790008">
        <w:rPr>
          <w:rStyle w:val="BookTitle"/>
          <w:rFonts w:asciiTheme="minorHAnsi" w:hAnsiTheme="minorHAnsi" w:cstheme="minorHAnsi"/>
          <w:b w:val="0"/>
          <w:bCs w:val="0"/>
          <w:color w:val="000000"/>
          <w:sz w:val="28"/>
          <w:szCs w:val="28"/>
        </w:rPr>
        <w:br/>
        <w:t>īśvare bhajile, sei vidyā ’satya’ kahe</w:t>
      </w:r>
    </w:p>
    <w:p w14:paraId="498DCC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diyā bujha, deha chāḍiyā calile</w:t>
      </w:r>
      <w:r w:rsidRPr="00790008">
        <w:rPr>
          <w:rStyle w:val="BookTitle"/>
          <w:rFonts w:asciiTheme="minorHAnsi" w:hAnsiTheme="minorHAnsi" w:cstheme="minorHAnsi"/>
          <w:b w:val="0"/>
          <w:bCs w:val="0"/>
          <w:color w:val="000000"/>
          <w:sz w:val="28"/>
          <w:szCs w:val="28"/>
        </w:rPr>
        <w:br/>
        <w:t>dhana vā pauruṣa saṅge kichu nāhi cale</w:t>
      </w:r>
    </w:p>
    <w:p w14:paraId="7897E5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“Conquering the world is not the proper use for knowledge, the proper use of knowledge is to worship the Supreme Lord. Try to understand, when one gives up his body, he cannot take wealth and reputation with him.</w:t>
      </w:r>
    </w:p>
    <w:p w14:paraId="70DC283C" w14:textId="0C8580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ordinary foolish people consider material knowledge and spiritual knowledge as one, or equal, they think that the bondage of material knowledge is the platform of knowledge. The living entities’ desire for </w:t>
      </w:r>
      <w:r w:rsidRPr="00790008">
        <w:rPr>
          <w:rStyle w:val="BookTitle"/>
          <w:rFonts w:asciiTheme="minorHAnsi" w:hAnsiTheme="minorHAnsi" w:cstheme="minorHAnsi"/>
          <w:b w:val="0"/>
          <w:bCs w:val="0"/>
          <w:i/>
          <w:iCs/>
          <w:color w:val="000000"/>
          <w:sz w:val="28"/>
          <w:szCs w:val="28"/>
        </w:rPr>
        <w:t>digvijaya</w:t>
      </w:r>
      <w:r w:rsidRPr="00790008">
        <w:rPr>
          <w:rStyle w:val="BookTitle"/>
          <w:rFonts w:asciiTheme="minorHAnsi" w:hAnsiTheme="minorHAnsi" w:cstheme="minorHAnsi"/>
          <w:b w:val="0"/>
          <w:bCs w:val="0"/>
          <w:color w:val="000000"/>
          <w:sz w:val="28"/>
          <w:szCs w:val="28"/>
        </w:rPr>
        <w:t xml:space="preserve">, or achieving victory over others, is born of false ego resulting from material knowledge.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or knowledge, actually refers to the supreme service of Lord Viṣṇu, because wealth, physical strength, and good health do not follow a person at the time of death. A person who accepts material enjoyment as all in all utilizes his wealth, knowledge, and physical strength to increase his sense enjoyment, but after his death these material assets become most useless.</w:t>
      </w:r>
    </w:p>
    <w:p w14:paraId="4900809B" w14:textId="71472E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13.175</w:t>
      </w:r>
    </w:p>
    <w:p w14:paraId="335289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2F637F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mahānta saba sarva parihari’</w:t>
      </w:r>
      <w:r w:rsidRPr="00790008">
        <w:rPr>
          <w:rStyle w:val="BookTitle"/>
          <w:rFonts w:asciiTheme="minorHAnsi" w:hAnsiTheme="minorHAnsi" w:cstheme="minorHAnsi"/>
          <w:b w:val="0"/>
          <w:bCs w:val="0"/>
          <w:color w:val="000000"/>
          <w:sz w:val="28"/>
          <w:szCs w:val="28"/>
        </w:rPr>
        <w:br/>
        <w:t>karena īśvara-seva dṛḍha-citta kari’</w:t>
      </w:r>
    </w:p>
    <w:p w14:paraId="716A6D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devotees renounce material endeavors and serve the Supreme Lord with firm determination.</w:t>
      </w:r>
    </w:p>
    <w:p w14:paraId="04783D34" w14:textId="763F31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“Considering all these points, the magnanimous devotees give up desires for and dependence on all material assets and engage in devotional service with full determination for the duration of their lives.”</w:t>
      </w:r>
    </w:p>
    <w:p w14:paraId="13D0B41B" w14:textId="24EA43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13.176</w:t>
      </w:r>
    </w:p>
    <w:p w14:paraId="489A3C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8FB97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chāḍiyā vipra, sakala jañjāla</w:t>
      </w:r>
      <w:r w:rsidRPr="00790008">
        <w:rPr>
          <w:rStyle w:val="BookTitle"/>
          <w:rFonts w:asciiTheme="minorHAnsi" w:hAnsiTheme="minorHAnsi" w:cstheme="minorHAnsi"/>
          <w:b w:val="0"/>
          <w:bCs w:val="0"/>
          <w:color w:val="000000"/>
          <w:sz w:val="28"/>
          <w:szCs w:val="28"/>
        </w:rPr>
        <w:br/>
        <w:t>śrī-kṛṣṇa-caraṇa giyā bhajaha sakāla</w:t>
      </w:r>
    </w:p>
    <w:p w14:paraId="0A5000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O brāhmaṇa, give up all materialistic association and immediately begin to worship the lotus feet of Lord Kṛṣṇa.</w:t>
      </w:r>
    </w:p>
    <w:p w14:paraId="3ACD5AAF" w14:textId="1AECD2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“That is why you should give up the desire for external material advancement and begin to worship the lotus feet of Śrī Rādhā-Govinda without wasting a moment.” Now that Śrī Keśava Bhaṭṭa has given up the inappropriate purport of the six branches of philosophy that he was initiated into before receiving these instructions of Śrī Gaurasundara, the ten verses composed by Śrīla Nimbakācāryapāda appeared in his memory by the mercy of Mahāprabhu. Gaurasundara’s instruction to serve Rādhā-Govinda inspired him with his predecessor gurus’ unexpressed emotions, which manifested in his heart in the form of verses. Since before receiving the Lord’s mercy Keśava Bhaṭṭa was indifferent to these verses composed by his predecessor gurus, he displayed negligence for the service of the lotus feet of Rādhā-Govinda and eagerness to accumulate material fame in the form of becoming a Digvijayī.</w:t>
      </w:r>
    </w:p>
    <w:p w14:paraId="731CBF0B" w14:textId="1757BC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13.177</w:t>
      </w:r>
    </w:p>
    <w:p w14:paraId="30D9F0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636B1F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maraṇa nāhi upasanna haya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tāvat sevaha kṛṣṇa kariyā niścaya</w:t>
      </w:r>
    </w:p>
    <w:p w14:paraId="0FD9846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 to the time of your death, serve Kṛṣṇa with confidence.</w:t>
      </w:r>
    </w:p>
    <w:p w14:paraId="7AD779D6" w14:textId="3A209A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rejects the worship of Kṛṣṇa cannot properly explain the purport of Vedānta philosophy, one of the six branches of philosophy. Being initiated into all these instructions,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instructed his disciples headed by Gāṅgalya Bhaṭṭa about the process of worshiping Rādhā-Govinda. Later on, Keśava and other scholars of Kasmira left the subordination of Śrīman Mahāprabhu and took to another path. Turning away from the mercy of Śrīman Mahāprabhu, Keśava Kāśmīrī and other so-called followers of the Śrī Nimbārka-sampradāya, as well as so-called scholars of the Śrī Vallabha-sampradāya, rejected the most beneficial and pure lotus feet of Śrīman Mahāprabhu, the worshipable Lord of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and took to another path. Both Śrī Sanātana Gosvāmī and Śrī Gopāla Bhaṭṭa Gosvāmī understood Kesavācārya,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as a recipient of Śrīman Mahāprabhu’s mercy, and therefore they collected ingredients from his book in their compilation of Gauḍīya Vaiṣṇava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Later on the followers of Keśava Kāśmīrī gave up the lotus feet of Mahāprabhu and attempted to establish their own independent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w:t>
      </w:r>
    </w:p>
    <w:p w14:paraId="3769ED8B" w14:textId="2E32CD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13.178-179</w:t>
      </w:r>
    </w:p>
    <w:p w14:paraId="75CACF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178-179</w:t>
      </w:r>
    </w:p>
    <w:p w14:paraId="008471F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se vidyāra phala jāniha niścaya</w:t>
      </w:r>
      <w:r w:rsidRPr="00790008">
        <w:rPr>
          <w:rStyle w:val="BookTitle"/>
          <w:rFonts w:asciiTheme="minorHAnsi" w:hAnsiTheme="minorHAnsi" w:cstheme="minorHAnsi"/>
          <w:b w:val="0"/>
          <w:bCs w:val="0"/>
          <w:color w:val="000000"/>
          <w:sz w:val="28"/>
          <w:szCs w:val="28"/>
        </w:rPr>
        <w:br/>
        <w:t>’kṛṣṇa-pāda-padme yadi citta-vitta raya’</w:t>
      </w:r>
    </w:p>
    <w:p w14:paraId="6EE5B4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mahā-upadeśa ei kahiluṅ tomāre</w:t>
      </w:r>
      <w:r w:rsidRPr="00790008">
        <w:rPr>
          <w:rStyle w:val="BookTitle"/>
          <w:rFonts w:asciiTheme="minorHAnsi" w:hAnsiTheme="minorHAnsi" w:cstheme="minorHAnsi"/>
          <w:b w:val="0"/>
          <w:bCs w:val="0"/>
          <w:color w:val="000000"/>
          <w:sz w:val="28"/>
          <w:szCs w:val="28"/>
        </w:rPr>
        <w:br/>
        <w:t xml:space="preserve"> ’sabe viṣṇu-bhakti satya ananta-saṁsāre’</w:t>
      </w:r>
    </w:p>
    <w:p w14:paraId="56A7CC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without doubt that the goal of knowledge is to fix one’s mind on Kṛṣṇa’s lotus feet. The best advice I can give you is that devotional service to the Supreme Lord Viṣṇu is the only substantial truth throughout all the worlds.”</w:t>
      </w:r>
    </w:p>
    <w:p w14:paraId="56A2D239" w14:textId="26BA5D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said, “If the living entities engage all their knowledge, experience, and wealth in the service of Lord Hari, then they will attain supreme auspiciousness. This important instruction will permanently establish within this world the actual purport of serving Viṣṇu. All topics of this world will be changed and destroyed in due course of time, but the propensity for eternal service to the Supreme Lord will always remain intact.”</w:t>
      </w:r>
    </w:p>
    <w:p w14:paraId="3F67CA32" w14:textId="60B1DC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13.180</w:t>
      </w:r>
    </w:p>
    <w:p w14:paraId="0BC4B2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C4EA5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santoṣita haiyā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āliṅgana karilena dvijere dhariyā</w:t>
      </w:r>
    </w:p>
    <w:p w14:paraId="608A9227" w14:textId="7D5D38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embraced the brāhmaṇa in satisfaction.</w:t>
      </w:r>
    </w:p>
    <w:p w14:paraId="3F15CD17" w14:textId="254C0A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13.181</w:t>
      </w:r>
    </w:p>
    <w:p w14:paraId="4269CC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245C79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vaikuṇṭha-nāyakera āliṅgana</w:t>
      </w:r>
      <w:r w:rsidRPr="00790008">
        <w:rPr>
          <w:rStyle w:val="BookTitle"/>
          <w:rFonts w:asciiTheme="minorHAnsi" w:hAnsiTheme="minorHAnsi" w:cstheme="minorHAnsi"/>
          <w:b w:val="0"/>
          <w:bCs w:val="0"/>
          <w:color w:val="000000"/>
          <w:sz w:val="28"/>
          <w:szCs w:val="28"/>
        </w:rPr>
        <w:br/>
        <w:t>viprera haila sarva-bandha-vimocana</w:t>
      </w:r>
    </w:p>
    <w:p w14:paraId="78376A75" w14:textId="70310A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embraced by the Lord of Vaikuṇṭha, the brāhmaṇa was freed from all material bondage.</w:t>
      </w:r>
    </w:p>
    <w:p w14:paraId="00FC1187" w14:textId="2168BC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13.182</w:t>
      </w:r>
    </w:p>
    <w:p w14:paraId="613927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6BFBBE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bole,—“vipra, saba dambha parihari’</w:t>
      </w:r>
      <w:r w:rsidRPr="00790008">
        <w:rPr>
          <w:rStyle w:val="BookTitle"/>
          <w:rFonts w:asciiTheme="minorHAnsi" w:hAnsiTheme="minorHAnsi" w:cstheme="minorHAnsi"/>
          <w:b w:val="0"/>
          <w:bCs w:val="0"/>
          <w:color w:val="000000"/>
          <w:sz w:val="28"/>
          <w:szCs w:val="28"/>
        </w:rPr>
        <w:br/>
        <w:t>bhaja giyā kṛṣṇa, sarva-bhūte dayā kari’</w:t>
      </w:r>
    </w:p>
    <w:p w14:paraId="6304DAAA" w14:textId="0AB20F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said, “O brāhmaṇa, give up your pride, worship Kṛṣṇa, and be merciful to all living entities.</w:t>
      </w:r>
    </w:p>
    <w:p w14:paraId="4C458B11" w14:textId="46209E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13.183</w:t>
      </w:r>
    </w:p>
    <w:p w14:paraId="22F4E6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7CF829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kichu tomāre kahilena sarasvatī</w:t>
      </w:r>
      <w:r w:rsidRPr="00790008">
        <w:rPr>
          <w:rStyle w:val="BookTitle"/>
          <w:rFonts w:asciiTheme="minorHAnsi" w:hAnsiTheme="minorHAnsi" w:cstheme="minorHAnsi"/>
          <w:b w:val="0"/>
          <w:bCs w:val="0"/>
          <w:color w:val="000000"/>
          <w:sz w:val="28"/>
          <w:szCs w:val="28"/>
        </w:rPr>
        <w:br/>
        <w:t>se sakala kichu nā kahibā kāṅhā’ prati</w:t>
      </w:r>
    </w:p>
    <w:p w14:paraId="1954598C" w14:textId="33B9E0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Sarasvatī told you in confidence should not be told to anyone.</w:t>
      </w:r>
    </w:p>
    <w:p w14:paraId="53FC13D2" w14:textId="7236A9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13.184</w:t>
      </w:r>
    </w:p>
    <w:p w14:paraId="08912F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6EF5A7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veda-guhya kahile haya paramāyu-kṣaya</w:t>
      </w:r>
      <w:r w:rsidRPr="00790008">
        <w:rPr>
          <w:rStyle w:val="BookTitle"/>
          <w:rFonts w:asciiTheme="minorHAnsi" w:hAnsiTheme="minorHAnsi" w:cstheme="minorHAnsi"/>
          <w:b w:val="0"/>
          <w:bCs w:val="0"/>
          <w:color w:val="000000"/>
          <w:sz w:val="28"/>
          <w:szCs w:val="28"/>
        </w:rPr>
        <w:br/>
        <w:t>paraloke tā’ra manda jāniha niścaya”</w:t>
      </w:r>
    </w:p>
    <w:p w14:paraId="7B6EDA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discloses topics that are more confidential than those of the Vedas, then know for certain that his duration of life is diminished and his advancement in the next life will be checked.”</w:t>
      </w:r>
    </w:p>
    <w:p w14:paraId="2BAB3D92" w14:textId="7E6B74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reveals the confidential meaning of a mantra, he is not actually benefited in this world; rather, the speaker only gains a shortened lifespan for endeavoring to reveal the mystery. If one reveals the purport of the most confidential Vedic mantras to faithless persons, then those unfortunate persons will misuse the purport of the mantras by preaching mundane </w:t>
      </w:r>
      <w:r w:rsidRPr="00790008">
        <w:rPr>
          <w:rStyle w:val="BookTitle"/>
          <w:rFonts w:asciiTheme="minorHAnsi" w:hAnsiTheme="minorHAnsi" w:cstheme="minorHAnsi"/>
          <w:b w:val="0"/>
          <w:bCs w:val="0"/>
          <w:i/>
          <w:iCs/>
          <w:color w:val="000000"/>
          <w:sz w:val="28"/>
          <w:szCs w:val="28"/>
        </w:rPr>
        <w:t>bāula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sahajiyā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philosophies as the path of devotional service. Therefore even the mistake of accepting an unqualified disciple yields adverse results.</w:t>
      </w:r>
    </w:p>
    <w:p w14:paraId="6365E24E" w14:textId="0A7FC7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13.185</w:t>
      </w:r>
    </w:p>
    <w:p w14:paraId="56A7BA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185</w:t>
      </w:r>
    </w:p>
    <w:p w14:paraId="4FE48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prabhura ājñā sei vipra-vara</w:t>
      </w:r>
      <w:r w:rsidRPr="00790008">
        <w:rPr>
          <w:rStyle w:val="BookTitle"/>
          <w:rFonts w:asciiTheme="minorHAnsi" w:hAnsiTheme="minorHAnsi" w:cstheme="minorHAnsi"/>
          <w:b w:val="0"/>
          <w:bCs w:val="0"/>
          <w:color w:val="000000"/>
          <w:sz w:val="28"/>
          <w:szCs w:val="28"/>
        </w:rPr>
        <w:br/>
        <w:t>prabhure kariyā daṇḍa-praṇāma vistara</w:t>
      </w:r>
    </w:p>
    <w:p w14:paraId="3325640A" w14:textId="612B29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receiving the Lord’s instructions, that best of brāhmaṇas offered repeated obeisances to the Lord.</w:t>
      </w:r>
    </w:p>
    <w:p w14:paraId="3C7BB14B" w14:textId="220060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13.186</w:t>
      </w:r>
    </w:p>
    <w:p w14:paraId="704D66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5FEED6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pāda-padma kariyā vandana</w:t>
      </w:r>
      <w:r w:rsidRPr="00790008">
        <w:rPr>
          <w:rStyle w:val="BookTitle"/>
          <w:rFonts w:asciiTheme="minorHAnsi" w:hAnsiTheme="minorHAnsi" w:cstheme="minorHAnsi"/>
          <w:b w:val="0"/>
          <w:bCs w:val="0"/>
          <w:color w:val="000000"/>
          <w:sz w:val="28"/>
          <w:szCs w:val="28"/>
        </w:rPr>
        <w:br/>
        <w:t>mahā-kṛtakṛtya hai’ calilā brāhmaṇa</w:t>
      </w:r>
    </w:p>
    <w:p w14:paraId="59C3854D" w14:textId="0D6467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offering repeated obeisances to the Lord, the brāhmaṇa departed in great satisfaction.</w:t>
      </w:r>
    </w:p>
    <w:p w14:paraId="3CDDBE67" w14:textId="50548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13.187</w:t>
      </w:r>
    </w:p>
    <w:p w14:paraId="21DE50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4C9995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ājñāya bhakti, virakti, vijñāna</w:t>
      </w:r>
      <w:r w:rsidRPr="00790008">
        <w:rPr>
          <w:rStyle w:val="BookTitle"/>
          <w:rFonts w:asciiTheme="minorHAnsi" w:hAnsiTheme="minorHAnsi" w:cstheme="minorHAnsi"/>
          <w:b w:val="0"/>
          <w:bCs w:val="0"/>
          <w:color w:val="000000"/>
          <w:sz w:val="28"/>
          <w:szCs w:val="28"/>
        </w:rPr>
        <w:br/>
        <w:t>sei-kṣaṇe vipra-dehe hailā adhiṣṭhāna</w:t>
      </w:r>
    </w:p>
    <w:p w14:paraId="2E38F5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receiving the Lord’s instructions, renunciation, knowledge, and devotional service immediately manifested in the body of the brāhmaṇa.</w:t>
      </w:r>
    </w:p>
    <w:p w14:paraId="7AD2C453" w14:textId="66BAFA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Receiving the mercy of Śrī Gaurasundara, Digvijayī Śrī Keśava Bhaṭṭa became completely successful. He offered his obeisances to Śrīman Mahāprabhu’s lotus feet, knowing them to be the source of all auspiciousness. Being empowered by the Lord, Keśava Bhaṭṭa simultaneously achieved great qualities such as service to the Lord, realization of the Absolute Truth, and detachment for activities not related to the Lord. Though he was initiated in the Vaiṣṇava line, his descendants later on became bereft of Śrī Gaura’s mercy. This pastime of converting the nondevotee Keśava Bhaṭṭa into a devotee is most confidential, because up to that point Gaurasundara had not yet bestowed mercy on anyone in the world to advance in devotional service. The process of devotional service that Keśava Bhaṭṭa achieved by receiving mercy from the lotus feet of Śrī Gaura is being respected by his followers even today.</w:t>
      </w:r>
    </w:p>
    <w:p w14:paraId="02C2A8B4" w14:textId="063751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13.188</w:t>
      </w:r>
    </w:p>
    <w:p w14:paraId="00CEC1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686526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 gela brāhmaṇera digvijayī-dambha</w:t>
      </w:r>
      <w:r w:rsidRPr="00790008">
        <w:rPr>
          <w:rStyle w:val="BookTitle"/>
          <w:rFonts w:asciiTheme="minorHAnsi" w:hAnsiTheme="minorHAnsi" w:cstheme="minorHAnsi"/>
          <w:b w:val="0"/>
          <w:bCs w:val="0"/>
          <w:color w:val="000000"/>
          <w:sz w:val="28"/>
          <w:szCs w:val="28"/>
        </w:rPr>
        <w:br/>
        <w:t>tṛṇa haite adhika hailā vipra namra</w:t>
      </w:r>
    </w:p>
    <w:p w14:paraId="644B38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Digvijayī’s pride was immediately destroyed, and he became more humble than a blade of grass.</w:t>
      </w:r>
    </w:p>
    <w:p w14:paraId="1CBBDAC1" w14:textId="5A3FFF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Keśava Bhaṭṭa gave up his pride as a Digvijayī and was initiated by the Lord into the </w:t>
      </w:r>
      <w:r w:rsidRPr="00790008">
        <w:rPr>
          <w:rStyle w:val="BookTitle"/>
          <w:rFonts w:asciiTheme="minorHAnsi" w:hAnsiTheme="minorHAnsi" w:cstheme="minorHAnsi"/>
          <w:b w:val="0"/>
          <w:bCs w:val="0"/>
          <w:i/>
          <w:iCs/>
          <w:color w:val="000000"/>
          <w:sz w:val="28"/>
          <w:szCs w:val="28"/>
        </w:rPr>
        <w:t xml:space="preserve">tṛṇād api sunīca </w:t>
      </w:r>
      <w:r w:rsidRPr="00790008">
        <w:rPr>
          <w:rStyle w:val="BookTitle"/>
          <w:rFonts w:asciiTheme="minorHAnsi" w:hAnsiTheme="minorHAnsi" w:cstheme="minorHAnsi"/>
          <w:b w:val="0"/>
          <w:bCs w:val="0"/>
          <w:color w:val="000000"/>
          <w:sz w:val="28"/>
          <w:szCs w:val="28"/>
        </w:rPr>
        <w:t>verse.</w:t>
      </w:r>
    </w:p>
    <w:p w14:paraId="6DC3EC7C" w14:textId="32B26E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13.189-190</w:t>
      </w:r>
    </w:p>
    <w:p w14:paraId="10545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189-190</w:t>
      </w:r>
    </w:p>
    <w:p w14:paraId="0DB816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hastī, ghoḍā, dolā, dhana, yateka sambhāra</w:t>
      </w:r>
      <w:r w:rsidRPr="00790008">
        <w:rPr>
          <w:rStyle w:val="BookTitle"/>
          <w:rFonts w:asciiTheme="minorHAnsi" w:hAnsiTheme="minorHAnsi" w:cstheme="minorHAnsi"/>
          <w:b w:val="0"/>
          <w:bCs w:val="0"/>
          <w:color w:val="000000"/>
          <w:sz w:val="28"/>
          <w:szCs w:val="28"/>
        </w:rPr>
        <w:br/>
        <w:t>pātrasāt kariyā sarvasva āpanāra</w:t>
      </w:r>
    </w:p>
    <w:p w14:paraId="1A3AF4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digvijayī haiyā asaṅga</w:t>
      </w:r>
      <w:r w:rsidRPr="00790008">
        <w:rPr>
          <w:rStyle w:val="BookTitle"/>
          <w:rFonts w:asciiTheme="minorHAnsi" w:hAnsiTheme="minorHAnsi" w:cstheme="minorHAnsi"/>
          <w:b w:val="0"/>
          <w:bCs w:val="0"/>
          <w:color w:val="000000"/>
          <w:sz w:val="28"/>
          <w:szCs w:val="28"/>
        </w:rPr>
        <w:br/>
        <w:t>hena-mata śrī-gaurāṅga-sundarera raṅga</w:t>
      </w:r>
    </w:p>
    <w:p w14:paraId="4B02DA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gave all his elephants, horses, palanquins, wealth, and whatever other assets he had in charity to suitable persons. In this way the Digvijayī continued his travels as a detached person. Such are the pastimes of Śrī Gaurasundara.</w:t>
      </w:r>
    </w:p>
    <w:p w14:paraId="4E8FBA18" w14:textId="34D42E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pātrasāt kariyā </w:t>
      </w:r>
      <w:r w:rsidRPr="00790008">
        <w:rPr>
          <w:rStyle w:val="BookTitle"/>
          <w:rFonts w:asciiTheme="minorHAnsi" w:hAnsiTheme="minorHAnsi" w:cstheme="minorHAnsi"/>
          <w:b w:val="0"/>
          <w:bCs w:val="0"/>
          <w:color w:val="000000"/>
          <w:sz w:val="28"/>
          <w:szCs w:val="28"/>
        </w:rPr>
        <w:t>indicates that after donating his possessions to other appropriate persons, he personally became renounced, or free from all material possessions.</w:t>
      </w:r>
    </w:p>
    <w:p w14:paraId="7AE2FDF6" w14:textId="4C2944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13.191</w:t>
      </w:r>
    </w:p>
    <w:p w14:paraId="7135BF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7C7701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kṛpāra ei svābhāvika dharma</w:t>
      </w:r>
      <w:r w:rsidRPr="00790008">
        <w:rPr>
          <w:rStyle w:val="BookTitle"/>
          <w:rFonts w:asciiTheme="minorHAnsi" w:hAnsiTheme="minorHAnsi" w:cstheme="minorHAnsi"/>
          <w:b w:val="0"/>
          <w:bCs w:val="0"/>
          <w:color w:val="000000"/>
          <w:sz w:val="28"/>
          <w:szCs w:val="28"/>
        </w:rPr>
        <w:br/>
        <w:t>rājya-pada chāḍi’ kare bhikṣukera karma</w:t>
      </w:r>
    </w:p>
    <w:p w14:paraId="2D4EBF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natural characteristics of His mercy is that a person renounces even the position of a king to take the position of a mendicant.</w:t>
      </w:r>
    </w:p>
    <w:p w14:paraId="336F5B4D" w14:textId="47734C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of Śrī Gaurasundara actually follow in His footsteps by giving up their name and fame to accept the role of beggars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In other words, they give up the pride of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and become established in brahminical principles.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and other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householder </w:t>
      </w:r>
      <w:r w:rsidRPr="00790008">
        <w:rPr>
          <w:rStyle w:val="BookTitle"/>
          <w:rFonts w:asciiTheme="minorHAnsi" w:hAnsiTheme="minorHAnsi" w:cstheme="minorHAnsi"/>
          <w:b w:val="0"/>
          <w:bCs w:val="0"/>
          <w:i/>
          <w:iCs/>
          <w:color w:val="000000"/>
          <w:sz w:val="28"/>
          <w:szCs w:val="28"/>
        </w:rPr>
        <w:t>bāulas</w:t>
      </w:r>
      <w:r w:rsidRPr="00790008">
        <w:rPr>
          <w:rStyle w:val="BookTitle"/>
          <w:rFonts w:asciiTheme="minorHAnsi" w:hAnsiTheme="minorHAnsi" w:cstheme="minorHAnsi"/>
          <w:b w:val="0"/>
          <w:bCs w:val="0"/>
          <w:color w:val="000000"/>
          <w:sz w:val="28"/>
          <w:szCs w:val="28"/>
        </w:rPr>
        <w:t xml:space="preserve"> transform ingredients meant for the service of Śrī Gaurasundara into items for their own enjoyment. Such endeavors are extremely adverse to the devotional service of Gaura.</w:t>
      </w:r>
    </w:p>
    <w:p w14:paraId="520E6DDE" w14:textId="2C024C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13.192</w:t>
      </w:r>
    </w:p>
    <w:p w14:paraId="0E99AF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38E8A3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tā’ra sākṣī śrī-dabira-khāsa</w:t>
      </w:r>
      <w:r w:rsidRPr="00790008">
        <w:rPr>
          <w:rStyle w:val="BookTitle"/>
          <w:rFonts w:asciiTheme="minorHAnsi" w:hAnsiTheme="minorHAnsi" w:cstheme="minorHAnsi"/>
          <w:b w:val="0"/>
          <w:bCs w:val="0"/>
          <w:color w:val="000000"/>
          <w:sz w:val="28"/>
          <w:szCs w:val="28"/>
        </w:rPr>
        <w:br/>
        <w:t>rājya-pada chāḍi’ yāṅ’ra araṇye vilāsa</w:t>
      </w:r>
    </w:p>
    <w:p w14:paraId="5205A2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prime example of this in Kali-yuga is Śrī Dabira Khāsa, who left a kingdom to live in the forest.</w:t>
      </w:r>
    </w:p>
    <w:p w14:paraId="173BB45E" w14:textId="410759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discuss the following verse from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6.220) in </w:t>
      </w:r>
      <w:r w:rsidRPr="00790008">
        <w:rPr>
          <w:rStyle w:val="BookTitle"/>
          <w:rFonts w:asciiTheme="minorHAnsi" w:hAnsiTheme="minorHAnsi" w:cstheme="minorHAnsi"/>
          <w:b w:val="0"/>
          <w:bCs w:val="0"/>
          <w:color w:val="000000"/>
          <w:sz w:val="28"/>
          <w:szCs w:val="28"/>
        </w:rPr>
        <w:lastRenderedPageBreak/>
        <w:t>this regard: “Renunciation is the basic principle sustaining the lives of Śrī Caitanya Mahāprabhu’s devotees. Seeing this renunciation, Śrī Caitanya Mahāprabhu, the Supreme Personality of Godhead, is extremely satisfied.”</w:t>
      </w:r>
    </w:p>
    <w:p w14:paraId="68833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Dabira Khāsa gave up his previous worldly name and accepted the name “Śrīla Rūpa Gosvāmī” given by Śrī Gaurasundara. This is the prime example of undergoing the third of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required for initiated Vaiṣṇavas.</w:t>
      </w:r>
    </w:p>
    <w:p w14:paraId="0C5D3A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araṇye vilāsa</w:t>
      </w:r>
      <w:r w:rsidRPr="00790008">
        <w:rPr>
          <w:rStyle w:val="BookTitle"/>
          <w:rFonts w:asciiTheme="minorHAnsi" w:hAnsiTheme="minorHAnsi" w:cstheme="minorHAnsi"/>
          <w:b w:val="0"/>
          <w:bCs w:val="0"/>
          <w:color w:val="000000"/>
          <w:sz w:val="28"/>
          <w:szCs w:val="28"/>
        </w:rPr>
        <w:t xml:space="preserve"> refer to residing in the forest of Vṛndāvana. While residing in Vṛndāvana in this way, there are no desires for enjoying material sense gratification like the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w:t>
      </w:r>
    </w:p>
    <w:p w14:paraId="6F9D2CDC" w14:textId="1D3B55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13.193</w:t>
      </w:r>
    </w:p>
    <w:p w14:paraId="7BCED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6F2803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vibhava nimitta jagate kāmya kare</w:t>
      </w:r>
      <w:r w:rsidRPr="00790008">
        <w:rPr>
          <w:rStyle w:val="BookTitle"/>
          <w:rFonts w:asciiTheme="minorHAnsi" w:hAnsiTheme="minorHAnsi" w:cstheme="minorHAnsi"/>
          <w:b w:val="0"/>
          <w:bCs w:val="0"/>
          <w:color w:val="000000"/>
          <w:sz w:val="28"/>
          <w:szCs w:val="28"/>
        </w:rPr>
        <w:br/>
        <w:t>pāiyā o kṛṣṇa-dāsa tāhā parihare</w:t>
      </w:r>
    </w:p>
    <w:p w14:paraId="1BD9A9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Kṛṣṇa’s servants obtain that for which everyone in the world works hard, they easily give it up.</w:t>
      </w:r>
    </w:p>
    <w:p w14:paraId="22474765" w14:textId="3D4504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transcendental devotees never admire the opulences that ordinary materialists achieve while following in the footsteps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w:t>
      </w:r>
    </w:p>
    <w:p w14:paraId="238AA391" w14:textId="227935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13.194</w:t>
      </w:r>
    </w:p>
    <w:p w14:paraId="18B1BC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2BB747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rājyādi-pada ’sukha’ kari’ māne</w:t>
      </w:r>
      <w:r w:rsidRPr="00790008">
        <w:rPr>
          <w:rStyle w:val="BookTitle"/>
          <w:rFonts w:asciiTheme="minorHAnsi" w:hAnsiTheme="minorHAnsi" w:cstheme="minorHAnsi"/>
          <w:b w:val="0"/>
          <w:bCs w:val="0"/>
          <w:color w:val="000000"/>
          <w:sz w:val="28"/>
          <w:szCs w:val="28"/>
        </w:rPr>
        <w:br/>
        <w:t>bhakti-sukha-mahimā yāvat nāhi jāne</w:t>
      </w:r>
    </w:p>
    <w:p w14:paraId="7B953A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finds happiness in kingly opulences only when he does not know the glorious happiness derived from devotional service.</w:t>
      </w:r>
    </w:p>
    <w:p w14:paraId="293EBA64" w14:textId="084935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Until the natural propensity of inclination towards the service of the Supreme Lord awakens in one’s heart, it is true that the need for achieving desirable objects is felt in the hearts of conditioned souls. But self-realized liberated souls know that material sense objects are useless, so they become indifferent to material advancement or prosperity. The body and mind that consider aversion to the Lord as most relishable search after material enjoyment. As soon as the conditioned soul’s eternal constitutional duty of service to the Supreme Lord is covered by forgetfulness of his constitutional position, material enjoyment becomes his only desired goal. But when the living entity awakens to his eternal duty of service to the Supreme Lord, the activities of sense enjoyment appear to him as temporary and unpalatable. In the prayers of Lord Brahmā found in the conversation between Vidura and Maitreya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(3.9.6) it is </w:t>
      </w:r>
      <w:r w:rsidRPr="00790008">
        <w:rPr>
          <w:rStyle w:val="BookTitle"/>
          <w:rFonts w:asciiTheme="minorHAnsi" w:hAnsiTheme="minorHAnsi" w:cstheme="minorHAnsi"/>
          <w:b w:val="0"/>
          <w:bCs w:val="0"/>
          <w:color w:val="000000"/>
          <w:sz w:val="28"/>
          <w:szCs w:val="28"/>
        </w:rPr>
        <w:lastRenderedPageBreak/>
        <w:t>stated: “O my Lord, the people of the world are embarrassed by all material anxieties—they are always afraid. They always try to protect wealth, body and friends, they are filled with lamentation and unlawful desires and paraphernalia, and they avariciously base their undertakings on the perishable conceptions of ’I’ and ’mine.’ As long as they do not take shelter of Your safe lotus feet, they are full of such anxieties.”</w:t>
      </w:r>
    </w:p>
    <w:p w14:paraId="66815F79" w14:textId="0D990B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13.195</w:t>
      </w:r>
    </w:p>
    <w:p w14:paraId="0C389A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EC114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rājyādi sukhera kathā, se thākuka dūre</w:t>
      </w:r>
      <w:r w:rsidRPr="00790008">
        <w:rPr>
          <w:rStyle w:val="BookTitle"/>
          <w:rFonts w:asciiTheme="minorHAnsi" w:hAnsiTheme="minorHAnsi" w:cstheme="minorHAnsi"/>
          <w:b w:val="0"/>
          <w:bCs w:val="0"/>
          <w:color w:val="000000"/>
          <w:sz w:val="28"/>
          <w:szCs w:val="28"/>
        </w:rPr>
        <w:br/>
        <w:t>mokṣa-sukho ’alpa’ māne kṛṣṇa-anucare</w:t>
      </w:r>
    </w:p>
    <w:p w14:paraId="30F123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Leaving talks of happiness from kingly opulence far aside, the devotees of Kṛṣṇa consider even the happiness derived from liberation as insignificant.</w:t>
      </w:r>
    </w:p>
    <w:p w14:paraId="70091287" w14:textId="26FF73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inclination for serving the Supreme Lord is awakened in the hearts of pure devotees, they think that the four goals of human life—religiosity, economic development, sense gratification, and liberation—are simply cheating, duplicitous, or deceitful. In this regard one should see the purport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Eight, verse 79.</w:t>
      </w:r>
    </w:p>
    <w:p w14:paraId="2718B9DC" w14:textId="09EC3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13.196</w:t>
      </w:r>
    </w:p>
    <w:p w14:paraId="7A9EE7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049C49C4" w14:textId="61430D42"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śubha dṛṣṭi vinā kichu nahe</w:t>
      </w:r>
      <w:r w:rsidRPr="00790008">
        <w:rPr>
          <w:rStyle w:val="BookTitle"/>
          <w:rFonts w:asciiTheme="minorHAnsi" w:hAnsiTheme="minorHAnsi" w:cstheme="minorHAnsi"/>
          <w:b w:val="0"/>
          <w:bCs w:val="0"/>
          <w:color w:val="000000"/>
          <w:sz w:val="28"/>
          <w:szCs w:val="28"/>
        </w:rPr>
        <w:br/>
        <w:t>ata</w:t>
      </w:r>
      <w:ins w:id="197" w:author="your servant" w:date="2020-08-28T13:25:00Z">
        <w:r w:rsidR="00646DF2">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īśvara-bhajana vede kahe</w:t>
      </w:r>
    </w:p>
    <w:p w14:paraId="03CB25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Nothing is obtained without the Lord’s merciful glance, therefore the Vedas enjoin one to worship the Supreme Lord.</w:t>
      </w:r>
    </w:p>
    <w:p w14:paraId="05EF06FA" w14:textId="2DFAA6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Endeavors other than service to the Supreme Lord are prominent in persons who are full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due to ignorance. Only by the mercy of the Lord does a living entity become self-realized, and as a result, he understands that service to the Lord is his only duty. This has been revealed by the Vedic literatures to their followers in the following verse from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w:t>
      </w:r>
    </w:p>
    <w:p w14:paraId="3DEB62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0A3F5A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3B8FB90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Śrī Madhvācārya quotes the following verse from the “</w:t>
      </w:r>
      <w:r w:rsidRPr="00790008">
        <w:rPr>
          <w:rStyle w:val="BookTitle"/>
          <w:rFonts w:asciiTheme="minorHAnsi" w:hAnsiTheme="minorHAnsi" w:cstheme="minorHAnsi"/>
          <w:b w:val="0"/>
          <w:bCs w:val="0"/>
          <w:i/>
          <w:iCs/>
          <w:color w:val="000000"/>
          <w:sz w:val="28"/>
          <w:szCs w:val="28"/>
        </w:rPr>
        <w:t>Māṭhara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śruti</w:t>
      </w:r>
      <w:r w:rsidRPr="00790008">
        <w:rPr>
          <w:rStyle w:val="BookTitle"/>
          <w:rFonts w:asciiTheme="minorHAnsi" w:hAnsiTheme="minorHAnsi" w:cstheme="minorHAnsi"/>
          <w:b w:val="0"/>
          <w:bCs w:val="0"/>
          <w:color w:val="000000"/>
          <w:sz w:val="28"/>
          <w:szCs w:val="28"/>
        </w:rPr>
        <w:t xml:space="preserve"> in his commentary on </w:t>
      </w:r>
      <w:r w:rsidRPr="00790008">
        <w:rPr>
          <w:rStyle w:val="BookTitle"/>
          <w:rFonts w:asciiTheme="minorHAnsi" w:hAnsiTheme="minorHAnsi" w:cstheme="minorHAnsi"/>
          <w:b w:val="0"/>
          <w:bCs w:val="0"/>
          <w:i/>
          <w:iCs/>
          <w:color w:val="000000"/>
          <w:sz w:val="28"/>
          <w:szCs w:val="28"/>
        </w:rPr>
        <w:t xml:space="preserve">Vedānta-sūtra </w:t>
      </w:r>
      <w:r w:rsidRPr="00790008">
        <w:rPr>
          <w:rStyle w:val="BookTitle"/>
          <w:rFonts w:asciiTheme="minorHAnsi" w:hAnsiTheme="minorHAnsi" w:cstheme="minorHAnsi"/>
          <w:b w:val="0"/>
          <w:bCs w:val="0"/>
          <w:color w:val="000000"/>
          <w:sz w:val="28"/>
          <w:szCs w:val="28"/>
        </w:rPr>
        <w:t>(3.3.53):</w:t>
      </w:r>
    </w:p>
    <w:p w14:paraId="13B9D1E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bhaktir evainaṁ nayati      bhaktir evainaṁ darśayati</w:t>
      </w:r>
      <w:r w:rsidRPr="00790008">
        <w:rPr>
          <w:rStyle w:val="BookTitle"/>
          <w:rFonts w:asciiTheme="minorHAnsi" w:hAnsiTheme="minorHAnsi" w:cstheme="minorHAnsi"/>
          <w:b w:val="0"/>
          <w:bCs w:val="0"/>
          <w:color w:val="000000"/>
          <w:sz w:val="28"/>
          <w:szCs w:val="28"/>
        </w:rPr>
        <w:br/>
        <w:t>bhakti-vaśaḥ puruṣo      bhaktir eva bhūyasī</w:t>
      </w:r>
    </w:p>
    <w:p w14:paraId="5AB56F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leads the living entity to the Lord, and enables him to see the Supreme Personality of Godhead. The Lord is controlled by bhakti. Bhakti is best of all.”</w:t>
      </w:r>
    </w:p>
    <w:p w14:paraId="7D75A013" w14:textId="7C3D95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13.197</w:t>
      </w:r>
    </w:p>
    <w:p w14:paraId="248AFD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323F62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digvijayī pāilā mocana</w:t>
      </w:r>
      <w:r w:rsidRPr="00790008">
        <w:rPr>
          <w:rStyle w:val="BookTitle"/>
          <w:rFonts w:asciiTheme="minorHAnsi" w:hAnsiTheme="minorHAnsi" w:cstheme="minorHAnsi"/>
          <w:b w:val="0"/>
          <w:bCs w:val="0"/>
          <w:color w:val="000000"/>
          <w:sz w:val="28"/>
          <w:szCs w:val="28"/>
        </w:rPr>
        <w:br/>
        <w:t>hena gaurasundarera adbhuta kathana</w:t>
      </w:r>
    </w:p>
    <w:p w14:paraId="68EB672F" w14:textId="7AC6A8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was thus delivered from material life. Such are the wonderful narrations of Śrī Gaurasundara.</w:t>
      </w:r>
    </w:p>
    <w:p w14:paraId="29E26C17" w14:textId="20D11B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13.198</w:t>
      </w:r>
    </w:p>
    <w:p w14:paraId="6E596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7856EF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jinilena śrī-gaurasundare</w:t>
      </w:r>
      <w:r w:rsidRPr="00790008">
        <w:rPr>
          <w:rStyle w:val="BookTitle"/>
          <w:rFonts w:asciiTheme="minorHAnsi" w:hAnsiTheme="minorHAnsi" w:cstheme="minorHAnsi"/>
          <w:b w:val="0"/>
          <w:bCs w:val="0"/>
          <w:color w:val="000000"/>
          <w:sz w:val="28"/>
          <w:szCs w:val="28"/>
        </w:rPr>
        <w:br/>
        <w:t>śunilena ihā saba nadīyā-nagare</w:t>
      </w:r>
    </w:p>
    <w:p w14:paraId="7EBDE56C" w14:textId="44B895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Soon everyone in Navadvīpa heard that Śrī Gaurasundara defeated the Digvijayī.</w:t>
      </w:r>
    </w:p>
    <w:p w14:paraId="56175738" w14:textId="775601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13.199</w:t>
      </w:r>
    </w:p>
    <w:p w14:paraId="5879EA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0F253A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lokera haila mahāścarya-jñāna</w:t>
      </w:r>
      <w:r w:rsidRPr="00790008">
        <w:rPr>
          <w:rStyle w:val="BookTitle"/>
          <w:rFonts w:asciiTheme="minorHAnsi" w:hAnsiTheme="minorHAnsi" w:cstheme="minorHAnsi"/>
          <w:b w:val="0"/>
          <w:bCs w:val="0"/>
          <w:color w:val="000000"/>
          <w:sz w:val="28"/>
          <w:szCs w:val="28"/>
        </w:rPr>
        <w:br/>
        <w:t>“nimāi-paṇḍita haya mahā-vidyāvān</w:t>
      </w:r>
    </w:p>
    <w:p w14:paraId="67EF9FBF" w14:textId="3A3B47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were all astonished, and they said, “Nimāi Paṇḍita is a great scholar.</w:t>
      </w:r>
    </w:p>
    <w:p w14:paraId="6ED05733" w14:textId="3C6677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13.200</w:t>
      </w:r>
    </w:p>
    <w:p w14:paraId="49AE20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1C2663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hāriyā calilā yā’ra ṭhāñi</w:t>
      </w:r>
      <w:r w:rsidRPr="00790008">
        <w:rPr>
          <w:rStyle w:val="BookTitle"/>
          <w:rFonts w:asciiTheme="minorHAnsi" w:hAnsiTheme="minorHAnsi" w:cstheme="minorHAnsi"/>
          <w:b w:val="0"/>
          <w:bCs w:val="0"/>
          <w:color w:val="000000"/>
          <w:sz w:val="28"/>
          <w:szCs w:val="28"/>
        </w:rPr>
        <w:br/>
        <w:t>eta baḍa paṇḍita āra kothā śuni nāi</w:t>
      </w:r>
    </w:p>
    <w:p w14:paraId="238C80AC" w14:textId="222FBB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even defeated the Digvijayī. We have never heard of such a learned scholar as Nimāi.</w:t>
      </w:r>
    </w:p>
    <w:p w14:paraId="6031056C" w14:textId="55BFFD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13.201</w:t>
      </w:r>
    </w:p>
    <w:p w14:paraId="53A9F0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3ECB0F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sārthaka karena garva nimāi-paṇḍita</w:t>
      </w:r>
      <w:r w:rsidRPr="00790008">
        <w:rPr>
          <w:rStyle w:val="BookTitle"/>
          <w:rFonts w:asciiTheme="minorHAnsi" w:hAnsiTheme="minorHAnsi" w:cstheme="minorHAnsi"/>
          <w:b w:val="0"/>
          <w:bCs w:val="0"/>
          <w:color w:val="000000"/>
          <w:sz w:val="28"/>
          <w:szCs w:val="28"/>
        </w:rPr>
        <w:br/>
        <w:t>ebe se tāhāna vidyā haila vidita”</w:t>
      </w:r>
    </w:p>
    <w:p w14:paraId="1CC311FE" w14:textId="07B827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pride of Nimāi Paṇḍita is justified, and now His reputation has spread.”</w:t>
      </w:r>
    </w:p>
    <w:p w14:paraId="02960270" w14:textId="0A0F5C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13.202</w:t>
      </w:r>
    </w:p>
    <w:p w14:paraId="4FE834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202</w:t>
      </w:r>
    </w:p>
    <w:p w14:paraId="53A0D3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 brāhmaṇa yadi nyāya paḍe</w:t>
      </w:r>
      <w:r w:rsidRPr="00790008">
        <w:rPr>
          <w:rStyle w:val="BookTitle"/>
          <w:rFonts w:asciiTheme="minorHAnsi" w:hAnsiTheme="minorHAnsi" w:cstheme="minorHAnsi"/>
          <w:b w:val="0"/>
          <w:bCs w:val="0"/>
          <w:color w:val="000000"/>
          <w:sz w:val="28"/>
          <w:szCs w:val="28"/>
        </w:rPr>
        <w:br/>
        <w:t>bhaṭṭācārya haya tabe, kathana nā naḍe”</w:t>
      </w:r>
    </w:p>
    <w:p w14:paraId="6294C604" w14:textId="0F1C81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“If this Nimāi studies logic, He will certainly become a Bhaṭṭācārya.”</w:t>
      </w:r>
    </w:p>
    <w:p w14:paraId="007D6F4F" w14:textId="663D52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13.203</w:t>
      </w:r>
    </w:p>
    <w:p w14:paraId="6723D3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355F93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bole,—“bhāi, mili’ sarva-jane</w:t>
      </w:r>
      <w:r w:rsidRPr="00790008">
        <w:rPr>
          <w:rStyle w:val="BookTitle"/>
          <w:rFonts w:asciiTheme="minorHAnsi" w:hAnsiTheme="minorHAnsi" w:cstheme="minorHAnsi"/>
          <w:b w:val="0"/>
          <w:bCs w:val="0"/>
          <w:color w:val="000000"/>
          <w:sz w:val="28"/>
          <w:szCs w:val="28"/>
        </w:rPr>
        <w:br/>
        <w:t>’bādisiṁha’ bali’ padavī diba tā’ne</w:t>
      </w:r>
    </w:p>
    <w:p w14:paraId="24AC34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“O brother, let us all together award Him the title of ’Bādisiṁha.’”</w:t>
      </w:r>
    </w:p>
    <w:p w14:paraId="47D9C47A" w14:textId="237042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Bādisiṁha is the name of one Vaiṣṇava from the line of Rāmānuja. He was like a lion in destroying the philosophy of monism. It is to be understood that previously whenever a scholar defeated another scholar, he was awarded the title Bādisiṁha.</w:t>
      </w:r>
    </w:p>
    <w:p w14:paraId="085355A3" w14:textId="33CC46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13.204</w:t>
      </w:r>
    </w:p>
    <w:p w14:paraId="000915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6A8BA3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tāhāna ati māyāra baḍāi</w:t>
      </w:r>
      <w:r w:rsidRPr="00790008">
        <w:rPr>
          <w:rStyle w:val="BookTitle"/>
          <w:rFonts w:asciiTheme="minorHAnsi" w:hAnsiTheme="minorHAnsi" w:cstheme="minorHAnsi"/>
          <w:b w:val="0"/>
          <w:bCs w:val="0"/>
          <w:color w:val="000000"/>
          <w:sz w:val="28"/>
          <w:szCs w:val="28"/>
        </w:rPr>
        <w:br/>
        <w:t>eta dekhiyā o jānibāre śakti nāi</w:t>
      </w:r>
    </w:p>
    <w:p w14:paraId="77424F4C" w14:textId="2EA77D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even after seeing all this, the influence of the Lord’s illusory energy is such that people still did not understand Him.</w:t>
      </w:r>
    </w:p>
    <w:p w14:paraId="45E90906" w14:textId="3C38C6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13.205</w:t>
      </w:r>
    </w:p>
    <w:p w14:paraId="180C13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79EF8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sarva-navadvīpe sarva-jane</w:t>
      </w:r>
      <w:r w:rsidRPr="00790008">
        <w:rPr>
          <w:rStyle w:val="BookTitle"/>
          <w:rFonts w:asciiTheme="minorHAnsi" w:hAnsiTheme="minorHAnsi" w:cstheme="minorHAnsi"/>
          <w:b w:val="0"/>
          <w:bCs w:val="0"/>
          <w:color w:val="000000"/>
          <w:sz w:val="28"/>
          <w:szCs w:val="28"/>
        </w:rPr>
        <w:br/>
        <w:t>prabhura sat-kīrti sabe ghoṣe sarva-gaṇe</w:t>
      </w:r>
    </w:p>
    <w:p w14:paraId="7D7F22D1" w14:textId="09FF71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in Navadvīpa broadcast the pure glories of the Lord.</w:t>
      </w:r>
    </w:p>
    <w:p w14:paraId="11679427" w14:textId="2C2A7E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13.206</w:t>
      </w:r>
    </w:p>
    <w:p w14:paraId="4DAB69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34E3F8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navadvīpa-vāsīra caraṇe namaskāra</w:t>
      </w:r>
      <w:r w:rsidRPr="00790008">
        <w:rPr>
          <w:rStyle w:val="BookTitle"/>
          <w:rFonts w:asciiTheme="minorHAnsi" w:hAnsiTheme="minorHAnsi" w:cstheme="minorHAnsi"/>
          <w:b w:val="0"/>
          <w:bCs w:val="0"/>
          <w:color w:val="000000"/>
          <w:sz w:val="28"/>
          <w:szCs w:val="28"/>
        </w:rPr>
        <w:br/>
        <w:t>e-sakala līlā dekhibāre śakti yā’ra</w:t>
      </w:r>
    </w:p>
    <w:p w14:paraId="6FAEC9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residents of Navadvīpa, who had the ability to see all these pastimes.</w:t>
      </w:r>
    </w:p>
    <w:p w14:paraId="4268B906" w14:textId="7D598E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enacted His pastimes in Śrī Navadvīpa-Māyāpur. The author offers his obeisances to all the fortunate souls who had the opportunity to see the </w:t>
      </w:r>
      <w:r w:rsidRPr="00790008">
        <w:rPr>
          <w:rStyle w:val="BookTitle"/>
          <w:rFonts w:asciiTheme="minorHAnsi" w:hAnsiTheme="minorHAnsi" w:cstheme="minorHAnsi"/>
          <w:b w:val="0"/>
          <w:bCs w:val="0"/>
          <w:color w:val="000000"/>
          <w:sz w:val="28"/>
          <w:szCs w:val="28"/>
        </w:rPr>
        <w:lastRenderedPageBreak/>
        <w:t>Lord’s pastimes during His manifestation and those who later on saw those pastimes in their hearts. He thus teaches humility and modesty by setting an ideal example of subordination to the Vaiṣṇavas. Those who are absorbed in material enjoyment while residing in Navadvīpa do not receive any information about the pastimes of Gaura and are simply busy in their own sense gratification. Leaving aside such persons, the author offers his obeisances to those persons who are inclined towards the service of the Lord.</w:t>
      </w:r>
    </w:p>
    <w:p w14:paraId="468EF3BF" w14:textId="3FB89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13.207</w:t>
      </w:r>
    </w:p>
    <w:p w14:paraId="7529CB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7FD77F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gaurāṅgera digvijayī-jaya</w:t>
      </w:r>
      <w:r w:rsidRPr="00790008">
        <w:rPr>
          <w:rStyle w:val="BookTitle"/>
          <w:rFonts w:asciiTheme="minorHAnsi" w:hAnsiTheme="minorHAnsi" w:cstheme="minorHAnsi"/>
          <w:b w:val="0"/>
          <w:bCs w:val="0"/>
          <w:color w:val="000000"/>
          <w:sz w:val="28"/>
          <w:szCs w:val="28"/>
        </w:rPr>
        <w:br/>
        <w:t>kothā o tāhāna parābhava nahi haya</w:t>
      </w:r>
    </w:p>
    <w:p w14:paraId="277AB4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topics of Lord Gaurāṅga defeating Digvijayī is never defeated anywhere.</w:t>
      </w:r>
    </w:p>
    <w:p w14:paraId="2803CF97" w14:textId="1F8760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the Lord, who are expert in ascertaining the transcendental nature of the Lord, discuss the pastimes of Digvijayī’s defeat by the omnipotent Śrī Gaurasundara and thus engage in the worship of Śrī Gaura. Therefore the inferior logicians can never defeat them in any way. Those whose resource is humility based on material knowledge glorify material arguments and fame obtained through such arguments, yet since they are situated on an extremely low platform, the Lord’s devotees, who are inclined towards His service, can easily understand the deceitfulness of their material knowledge, which is another form of nescience, and by the help of intellectual considerations they hear the confidential scholastic pastimes of Gaurasundara, who is </w:t>
      </w:r>
      <w:r w:rsidRPr="00790008">
        <w:rPr>
          <w:rStyle w:val="BookTitle"/>
          <w:rFonts w:asciiTheme="minorHAnsi" w:hAnsiTheme="minorHAnsi" w:cstheme="minorHAnsi"/>
          <w:b w:val="0"/>
          <w:bCs w:val="0"/>
          <w:i/>
          <w:iCs/>
          <w:color w:val="000000"/>
          <w:sz w:val="28"/>
          <w:szCs w:val="28"/>
        </w:rPr>
        <w:t>vidyā-vadhū-jīvanam</w:t>
      </w:r>
      <w:r w:rsidRPr="00790008">
        <w:rPr>
          <w:rStyle w:val="BookTitle"/>
          <w:rFonts w:asciiTheme="minorHAnsi" w:hAnsiTheme="minorHAnsi" w:cstheme="minorHAnsi"/>
          <w:b w:val="0"/>
          <w:bCs w:val="0"/>
          <w:color w:val="000000"/>
          <w:sz w:val="28"/>
          <w:szCs w:val="28"/>
        </w:rPr>
        <w:t>—the husband of transcendental knowledge, and thus become more enthusiastic in their worship of Gaura.</w:t>
      </w:r>
    </w:p>
    <w:p w14:paraId="353F9CE9" w14:textId="1B9D57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13.208</w:t>
      </w:r>
    </w:p>
    <w:p w14:paraId="647374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54E3E8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vidyā-rasa gaurāṅgera ati-manohara</w:t>
      </w:r>
      <w:r w:rsidRPr="00790008">
        <w:rPr>
          <w:rStyle w:val="BookTitle"/>
          <w:rFonts w:asciiTheme="minorHAnsi" w:hAnsiTheme="minorHAnsi" w:cstheme="minorHAnsi"/>
          <w:b w:val="0"/>
          <w:bCs w:val="0"/>
          <w:color w:val="000000"/>
          <w:sz w:val="28"/>
          <w:szCs w:val="28"/>
        </w:rPr>
        <w:br/>
        <w:t>ihā yei śune, haya tāṅ’ra anucara</w:t>
      </w:r>
    </w:p>
    <w:p w14:paraId="2AB7485D" w14:textId="0931C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enchanting scholastic pastimes of Lord Gaurāṅga will certainly become His servant.</w:t>
      </w:r>
    </w:p>
    <w:p w14:paraId="545FEFC0" w14:textId="6FE970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13.209</w:t>
      </w:r>
    </w:p>
    <w:p w14:paraId="7F7D7C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5BDBFD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7B2AEA18" w14:textId="464839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Accepting Śrī Caitanya and Nityānanda Prabhu as my life and soul, I, Vṛndāvana dāsa, sing the glories of Their lotus feet.</w:t>
      </w:r>
    </w:p>
    <w:p w14:paraId="38639D78"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Thirteen, entitled, “Defeating Digvijayī.”</w:t>
      </w:r>
    </w:p>
    <w:p w14:paraId="609CDD15" w14:textId="7AFE1A38"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14: The Lord’s Travel to East Bengal and the Disappearance of Lak</w:t>
      </w:r>
      <w:r w:rsidR="006E5183">
        <w:rPr>
          <w:rStyle w:val="BookTitle"/>
          <w:rFonts w:asciiTheme="minorHAnsi" w:hAnsiTheme="minorHAnsi" w:cstheme="minorHAnsi"/>
          <w:b w:val="0"/>
          <w:bCs w:val="0"/>
          <w:vanish w:val="0"/>
          <w:color w:val="004080"/>
          <w:sz w:val="20"/>
          <w:szCs w:val="20"/>
        </w:rPr>
        <w:t>ṣ</w:t>
      </w:r>
      <w:r w:rsidRPr="00790008">
        <w:rPr>
          <w:rStyle w:val="BookTitle"/>
          <w:rFonts w:asciiTheme="minorHAnsi" w:hAnsiTheme="minorHAnsi" w:cstheme="minorHAnsi"/>
          <w:b w:val="0"/>
          <w:bCs w:val="0"/>
          <w:vanish w:val="0"/>
          <w:color w:val="004080"/>
          <w:sz w:val="20"/>
          <w:szCs w:val="20"/>
        </w:rPr>
        <w:t>m</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priy</w:t>
      </w:r>
      <w:ins w:id="198" w:author="your servant" w:date="2020-08-30T19:30:00Z">
        <w:r w:rsidR="006E5183">
          <w:rPr>
            <w:rStyle w:val="BookTitle"/>
            <w:rFonts w:asciiTheme="minorHAnsi" w:hAnsiTheme="minorHAnsi" w:cstheme="minorHAnsi"/>
            <w:b w:val="0"/>
            <w:bCs w:val="0"/>
            <w:vanish w:val="0"/>
            <w:color w:val="004080"/>
            <w:sz w:val="20"/>
            <w:szCs w:val="20"/>
          </w:rPr>
          <w:t>ā</w:t>
        </w:r>
      </w:ins>
    </w:p>
    <w:p w14:paraId="7CDA5C52"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Fourteen: The Lord’s Travel to East Bengal and the Disappearance of Lakṣmīpriyā</w:t>
      </w:r>
    </w:p>
    <w:p w14:paraId="6014B2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Gaura-Nārāyaṇa’s enactment of a householder’s pastime of serving guests; His visit to East Bengal; the offensive activities of some sinful atheists who imitated the Lord and of a </w:t>
      </w:r>
      <w:r w:rsidRPr="00790008">
        <w:rPr>
          <w:rStyle w:val="BookTitle"/>
          <w:rFonts w:asciiTheme="minorHAnsi" w:hAnsiTheme="minorHAnsi" w:cstheme="minorHAnsi"/>
          <w:b w:val="0"/>
          <w:bCs w:val="0"/>
          <w:i/>
          <w:iCs/>
          <w:color w:val="000000"/>
          <w:sz w:val="28"/>
          <w:szCs w:val="28"/>
        </w:rPr>
        <w:t xml:space="preserve">brahma-daitya </w:t>
      </w:r>
      <w:r w:rsidRPr="00790008">
        <w:rPr>
          <w:rStyle w:val="BookTitle"/>
          <w:rFonts w:asciiTheme="minorHAnsi" w:hAnsiTheme="minorHAnsi" w:cstheme="minorHAnsi"/>
          <w:b w:val="0"/>
          <w:bCs w:val="0"/>
          <w:color w:val="000000"/>
          <w:sz w:val="28"/>
          <w:szCs w:val="28"/>
        </w:rPr>
        <w:t>of Rāḍha-deśa—all of them being contemporaries of the author; the disappearance of Lakṣmīdevī; the inquiries of Tapana Miśra to the Lord regarding the goal of life and the process for achieving it; the Lord’s reply and teachings; and the Lord’s return from Bangladesh.</w:t>
      </w:r>
    </w:p>
    <w:p w14:paraId="1523A83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was greatly honored by the wealthy people of Navadvīpa as well as by all those who were accustomed to perform religious rituals. In order to establish an ideal example of the principles of household life, the Lord did not encourage the fault of miserliness, rather He showed compassion towards needy and distressed persons. Guests were always properly served at the Lord’s house in Śrī Māyāpur-Navadvīpa. Though the Lord, who is the teacher of people in general, personally displayed the pastimes of a poor householder, He nevertheless constantly endeavored to serve renounced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As soon as Mother Śacī noticed a shortage of ingredients required for feeding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Gaurasundara would immediately bring from somewhere the necessary ingredients for the service of the Vaiṣṇavas. Lakṣmīdevī engaged in cooking for the service of the Vaiṣṇavas, and the Lord personally sat with the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fully satisfied them by feeding them sumptuously. The principle duty of householders is to serve guests; those householders who do not serve guests are lower than animals and birds. Even if a householder is bereft of wealth due to past karma, he should without duplicity serve his guests with at least some water, a sitting place, and sweet words. Knowing that Śrī Lakṣmī-Nārāyaṇa had appeared in Navadvīpa, Lord Brahmā, Lord Śiva, Śukadeva, Vyāsadeva, and Nārada visited the Lord’s house at Śrī Māyāpur in the guise of </w:t>
      </w:r>
      <w:r w:rsidRPr="00790008">
        <w:rPr>
          <w:rStyle w:val="BookTitle"/>
          <w:rFonts w:asciiTheme="minorHAnsi" w:hAnsiTheme="minorHAnsi" w:cstheme="minorHAnsi"/>
          <w:b w:val="0"/>
          <w:bCs w:val="0"/>
          <w:i/>
          <w:iCs/>
          <w:color w:val="000000"/>
          <w:sz w:val="28"/>
          <w:szCs w:val="28"/>
        </w:rPr>
        <w:lastRenderedPageBreak/>
        <w:t>sannyāsīs</w:t>
      </w:r>
      <w:r w:rsidRPr="00790008">
        <w:rPr>
          <w:rStyle w:val="BookTitle"/>
          <w:rFonts w:asciiTheme="minorHAnsi" w:hAnsiTheme="minorHAnsi" w:cstheme="minorHAnsi"/>
          <w:b w:val="0"/>
          <w:bCs w:val="0"/>
          <w:color w:val="000000"/>
          <w:sz w:val="28"/>
          <w:szCs w:val="28"/>
        </w:rPr>
        <w:t>.</w:t>
      </w:r>
    </w:p>
    <w:p w14:paraId="13F84B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From early morning, Śrī Lakṣmīdevī continually engaged in various services in the temple room, arranged the paraphernalia for worshiping the Lord, and served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She gave more attention to the service of Śacīdevī, her mother-in-law and mother of her Lord, than to the service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Śacīdevī sometimes saw blazing flames of fire under the feet of her son, and she sometimes smelled the fragrance of lotus flowers throughout her house.</w:t>
      </w:r>
    </w:p>
    <w:p w14:paraId="37771B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some time Nimāi Paṇḍita went with His students to earn some wealth in Bangladesh, where He stayed on the banks of the Padmāvatī River. Overwhelmed by the Lord’s ingenious scholarship, innumerable students came to study from Him and within a short time mastered various subjects.</w:t>
      </w:r>
    </w:p>
    <w:p w14:paraId="6F60BE8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this point the author says that simply because the Lord went to Bangladesh, the young, the old, and the women there are even today intoxicated in Śrī Caitanya’s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But sometimes in order to fill their stomachs some atheists declare themselves to be Nārāyaṇa, or the Supreme Lord, and they thus ruin the people of that country. In Rāḍha-deśa also there was a great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who externally dressed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but who internally had the nature of a demon and declared himself to be “Gopāla.” Due to his cowardliness, however, people called him a hated jackal. There are no greater offenders than those sinful living entities who want to declare themselves or other living entities to be the Supreme Lord instead of declaring Śrī Caitanya, the Lord of innumerable universes, as the Supreme Lord. Moreover, even today it is found that simply by remembering the servants of Caitanyacandra a living entity attains all auspiciousness.</w:t>
      </w:r>
    </w:p>
    <w:p w14:paraId="6D795C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the Lord was residing in Bangladesh, Śrī Lakṣmīdevī, being unable to tolerate separation from the Lord, left this world from the bank of the Ganges while meditating on the lotus feet of the Lord. When the people of Bangladesh heard that the Lord was returning to Navadvīpa, they brought various gifts for Him. At that time one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Bangladesh named Tapana Miśra, who was unable to ascertain the goal of life and the process to achieve it, received instructions late one night in a dream to approach Nara-Nārāyaṇa in the form of Nimāi Paṇḍita, who appeared in the Age of Kali to deliver the fallen souls. When Tapana Miśra arrived before the Lord, Śrī Gaurasundara instructed him that the only religious process for the Age of Kali was </w:t>
      </w:r>
      <w:r w:rsidRPr="00790008">
        <w:rPr>
          <w:rStyle w:val="BookTitle"/>
          <w:rFonts w:asciiTheme="minorHAnsi" w:hAnsiTheme="minorHAnsi" w:cstheme="minorHAnsi"/>
          <w:b w:val="0"/>
          <w:bCs w:val="0"/>
          <w:i/>
          <w:iCs/>
          <w:color w:val="000000"/>
          <w:sz w:val="28"/>
          <w:szCs w:val="28"/>
        </w:rPr>
        <w:t>śrī-kṛṣṇa-nāma-saṅkīrtana</w:t>
      </w:r>
      <w:r w:rsidRPr="00790008">
        <w:rPr>
          <w:rStyle w:val="BookTitle"/>
          <w:rFonts w:asciiTheme="minorHAnsi" w:hAnsiTheme="minorHAnsi" w:cstheme="minorHAnsi"/>
          <w:b w:val="0"/>
          <w:bCs w:val="0"/>
          <w:color w:val="000000"/>
          <w:sz w:val="28"/>
          <w:szCs w:val="28"/>
        </w:rPr>
        <w:t xml:space="preserve">, which awards all perfection and which is to be followed by all people of all countries at all times. He further instructed Tapana Miśra to give up all duplicity </w:t>
      </w:r>
      <w:r w:rsidRPr="00790008">
        <w:rPr>
          <w:rStyle w:val="BookTitle"/>
          <w:rFonts w:asciiTheme="minorHAnsi" w:hAnsiTheme="minorHAnsi" w:cstheme="minorHAnsi"/>
          <w:b w:val="0"/>
          <w:bCs w:val="0"/>
          <w:color w:val="000000"/>
          <w:sz w:val="28"/>
          <w:szCs w:val="28"/>
        </w:rPr>
        <w:lastRenderedPageBreak/>
        <w:t xml:space="preserve">and always chant the sixteen word, thirty-two syllable </w:t>
      </w:r>
      <w:r w:rsidRPr="00790008">
        <w:rPr>
          <w:rStyle w:val="BookTitle"/>
          <w:rFonts w:asciiTheme="minorHAnsi" w:hAnsiTheme="minorHAnsi" w:cstheme="minorHAnsi"/>
          <w:b w:val="0"/>
          <w:bCs w:val="0"/>
          <w:i/>
          <w:iCs/>
          <w:color w:val="000000"/>
          <w:sz w:val="28"/>
          <w:szCs w:val="28"/>
        </w:rPr>
        <w:t xml:space="preserve">mahā-mantra </w:t>
      </w:r>
      <w:r w:rsidRPr="00790008">
        <w:rPr>
          <w:rStyle w:val="BookTitle"/>
          <w:rFonts w:asciiTheme="minorHAnsi" w:hAnsiTheme="minorHAnsi" w:cstheme="minorHAnsi"/>
          <w:b w:val="0"/>
          <w:bCs w:val="0"/>
          <w:color w:val="000000"/>
          <w:sz w:val="28"/>
          <w:szCs w:val="28"/>
        </w:rPr>
        <w:t>with full attention. When Tapana Miśra asked permission to accompany the Lord, the Lord ordered him to immediately go to Vārāṇasī and indicated that they would again meet there and elaborately discuss the goal of life and the process to achieve it. When Tapana Miśra then related the topics of his dream, the Lord forbid him from disclosing those topics to anyone.</w:t>
      </w:r>
    </w:p>
    <w:p w14:paraId="63D56AD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Lord returned home from Bangladesh with His wealth and offered everything to His mother. Many students accompanied the Lord to Navadvīpa in order to study from Him. Hearing about the disappearance of Lakṣmīdevī, the Lord imitated ordinary people by exhibiting grief for a short time and then instructed His mother about the temporary nature of this material existence.</w:t>
      </w:r>
    </w:p>
    <w:p w14:paraId="0D71186C" w14:textId="6A9148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w:t>
      </w:r>
    </w:p>
    <w:p w14:paraId="46C297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452CD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śrī-gaurasundara</w:t>
      </w:r>
      <w:r w:rsidRPr="00790008">
        <w:rPr>
          <w:rStyle w:val="BookTitle"/>
          <w:rFonts w:asciiTheme="minorHAnsi" w:hAnsiTheme="minorHAnsi" w:cstheme="minorHAnsi"/>
          <w:b w:val="0"/>
          <w:bCs w:val="0"/>
          <w:color w:val="000000"/>
          <w:sz w:val="28"/>
          <w:szCs w:val="28"/>
        </w:rPr>
        <w:br/>
        <w:t>jaya nityānanda-priya nitya-kalevara</w:t>
      </w:r>
    </w:p>
    <w:p w14:paraId="52D2D9A7" w14:textId="2199CC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Gaurasundara. All glories to Nityānanda’s beloved Lord, who has an eternal form.</w:t>
      </w:r>
    </w:p>
    <w:p w14:paraId="7DF4B6A1" w14:textId="2B1E64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w:t>
      </w:r>
    </w:p>
    <w:p w14:paraId="300F2B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58C8C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 pradyumna-miśrera jīvana</w:t>
      </w:r>
      <w:r w:rsidRPr="00790008">
        <w:rPr>
          <w:rStyle w:val="BookTitle"/>
          <w:rFonts w:asciiTheme="minorHAnsi" w:hAnsiTheme="minorHAnsi" w:cstheme="minorHAnsi"/>
          <w:b w:val="0"/>
          <w:bCs w:val="0"/>
          <w:color w:val="000000"/>
          <w:sz w:val="28"/>
          <w:szCs w:val="28"/>
        </w:rPr>
        <w:br/>
        <w:t>jaya śrī paramānanda-purī-prāṇa-dhana</w:t>
      </w:r>
    </w:p>
    <w:p w14:paraId="6A7295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of Śrī Pradyumna Miśra. All glories to Him who is the goal of life for Śrī Paramānanda Purī.</w:t>
      </w:r>
    </w:p>
    <w:p w14:paraId="6D947BA0" w14:textId="29638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Pradyumna Miśra was born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in Orissa. In order to make his pious life as an ideal householder and his high social standing successful and perfect by engaging them in the service of Hari, the Lord sent him to Śrīla Rāmānanda Rāya, who appeared in a nonseminal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who was the crest-jewel among teachers of devotional mellows, and who was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Pradyumna Miśra then heard topics of Kṛṣṇa from that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as his disciple and thus obtained the causeless mercy of the Lord. For further descriptions one should see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(3.284, 5.211, and 8.57) and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10,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1, 10, 16, and 25, and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5.</w:t>
      </w:r>
    </w:p>
    <w:p w14:paraId="745793D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purpose of addressing the Lord as the life of Pradyumna Miśra is this: The ideal householder pastimes like serving guests and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that </w:t>
      </w:r>
      <w:r w:rsidRPr="00790008">
        <w:rPr>
          <w:rStyle w:val="BookTitle"/>
          <w:rFonts w:asciiTheme="minorHAnsi" w:hAnsiTheme="minorHAnsi" w:cstheme="minorHAnsi"/>
          <w:b w:val="0"/>
          <w:bCs w:val="0"/>
          <w:color w:val="000000"/>
          <w:sz w:val="28"/>
          <w:szCs w:val="28"/>
        </w:rPr>
        <w:lastRenderedPageBreak/>
        <w:t>were performed by the Lord, who was the worshipable Deity of the ideal pious householder Pradyumna Miśra, are described in this chapter.</w:t>
      </w:r>
    </w:p>
    <w:p w14:paraId="5ECED2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Paramānanda Purī, also known as Purī Gosvāmī or Gosāñi, was the middle root of the devotional desire tree of Śrī Kṛṣṇa Caitanya’s lotus feet. He was one of the nine beloved disciples of Śrīman Mādhavendra Purīpāda. He appeared in the village of Trihuta.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(118) states: “Paramānanda Purī is none other than Uddhava.” Concerning the Lord being the life and soul of Paramānanda Purī, one should see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(3.167-181 and 231-260; 8.55 and 122; and 10.42, 47, and 49) and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Chapters 9 and 10;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1, 2, 9, 10, 11, 12, 13, 14, 15, 16, and 25; and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Chapters 2, 4, 7, 8, 11, 14, and 16. Besides these, one should see the Sanskrit drama </w:t>
      </w:r>
      <w:r w:rsidRPr="00790008">
        <w:rPr>
          <w:rStyle w:val="BookTitle"/>
          <w:rFonts w:asciiTheme="minorHAnsi" w:hAnsiTheme="minorHAnsi" w:cstheme="minorHAnsi"/>
          <w:b w:val="0"/>
          <w:bCs w:val="0"/>
          <w:i/>
          <w:iCs/>
          <w:color w:val="000000"/>
          <w:sz w:val="28"/>
          <w:szCs w:val="28"/>
        </w:rPr>
        <w:t>Śrī Caitanya-candrodaya</w:t>
      </w:r>
      <w:r w:rsidRPr="00790008">
        <w:rPr>
          <w:rStyle w:val="BookTitle"/>
          <w:rFonts w:asciiTheme="minorHAnsi" w:hAnsiTheme="minorHAnsi" w:cstheme="minorHAnsi"/>
          <w:b w:val="0"/>
          <w:bCs w:val="0"/>
          <w:color w:val="000000"/>
          <w:sz w:val="28"/>
          <w:szCs w:val="28"/>
        </w:rPr>
        <w:t xml:space="preserve">, Scene 8, the last portion of 9, and 10, wherein Kavi-karṇapūra, the son of Śivānanda Sena, receives the name Paramānanda Purī dāsa, and also the Sanskrit </w:t>
      </w:r>
      <w:r w:rsidRPr="00790008">
        <w:rPr>
          <w:rStyle w:val="BookTitle"/>
          <w:rFonts w:asciiTheme="minorHAnsi" w:hAnsiTheme="minorHAnsi" w:cstheme="minorHAnsi"/>
          <w:b w:val="0"/>
          <w:bCs w:val="0"/>
          <w:i/>
          <w:iCs/>
          <w:color w:val="000000"/>
          <w:sz w:val="28"/>
          <w:szCs w:val="28"/>
        </w:rPr>
        <w:t>Śrī Caitanya-carita-mahākāvya</w:t>
      </w:r>
      <w:r w:rsidRPr="00790008">
        <w:rPr>
          <w:rStyle w:val="BookTitle"/>
          <w:rFonts w:asciiTheme="minorHAnsi" w:hAnsiTheme="minorHAnsi" w:cstheme="minorHAnsi"/>
          <w:b w:val="0"/>
          <w:bCs w:val="0"/>
          <w:color w:val="000000"/>
          <w:sz w:val="28"/>
          <w:szCs w:val="28"/>
        </w:rPr>
        <w:t xml:space="preserve"> (13.14, 112-119, and 122; 16.30; and Chapters 19 and 20).</w:t>
      </w:r>
    </w:p>
    <w:p w14:paraId="3F66CD48" w14:textId="7BF46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w:t>
      </w:r>
    </w:p>
    <w:p w14:paraId="65DE1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354C7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sarva-vaiṣṇavera dhana-prāṇa</w:t>
      </w:r>
      <w:r w:rsidRPr="00790008">
        <w:rPr>
          <w:rStyle w:val="BookTitle"/>
          <w:rFonts w:asciiTheme="minorHAnsi" w:hAnsiTheme="minorHAnsi" w:cstheme="minorHAnsi"/>
          <w:b w:val="0"/>
          <w:bCs w:val="0"/>
          <w:color w:val="000000"/>
          <w:sz w:val="28"/>
          <w:szCs w:val="28"/>
        </w:rPr>
        <w:br/>
        <w:t>kṛpā-dṛṣṭye kara’, prabhu, sarva-jīve trāṇa</w:t>
      </w:r>
    </w:p>
    <w:p w14:paraId="34F83C7D" w14:textId="6BEB77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and soul of all Vaiṣṇavas. O Lord, please deliver the fallen souls with Your merciful glance.</w:t>
      </w:r>
    </w:p>
    <w:p w14:paraId="32356346" w14:textId="3E0D07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w:t>
      </w:r>
    </w:p>
    <w:p w14:paraId="452E42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36D22E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śune eka-mane</w:t>
      </w:r>
      <w:r w:rsidRPr="00790008">
        <w:rPr>
          <w:rStyle w:val="BookTitle"/>
          <w:rFonts w:asciiTheme="minorHAnsi" w:hAnsiTheme="minorHAnsi" w:cstheme="minorHAnsi"/>
          <w:b w:val="0"/>
          <w:bCs w:val="0"/>
          <w:color w:val="000000"/>
          <w:sz w:val="28"/>
          <w:szCs w:val="28"/>
        </w:rPr>
        <w:br/>
        <w:t>vipra-rūpe kṛṣṇa viharilena yemane</w:t>
      </w:r>
    </w:p>
    <w:p w14:paraId="13002AEA" w14:textId="2676CE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hear with attention the topics of Ādi-khaṇḍa, wherein the pastimes of Kṛṣṇa in the form of a brāhmaṇa are described.</w:t>
      </w:r>
    </w:p>
    <w:p w14:paraId="087B0BBB" w14:textId="718AA5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w:t>
      </w:r>
    </w:p>
    <w:p w14:paraId="737DC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6D2FA0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sarva-kṣaṇa</w:t>
      </w:r>
      <w:r w:rsidRPr="00790008">
        <w:rPr>
          <w:rStyle w:val="BookTitle"/>
          <w:rFonts w:asciiTheme="minorHAnsi" w:hAnsiTheme="minorHAnsi" w:cstheme="minorHAnsi"/>
          <w:b w:val="0"/>
          <w:bCs w:val="0"/>
          <w:color w:val="000000"/>
          <w:sz w:val="28"/>
          <w:szCs w:val="28"/>
        </w:rPr>
        <w:br/>
        <w:t>vidyā-rase vihareṇa lai’ śiṣya-gaṇa</w:t>
      </w:r>
    </w:p>
    <w:p w14:paraId="09DE41A3" w14:textId="384293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continually enjoyed His scholastic pastimes with His students.</w:t>
      </w:r>
    </w:p>
    <w:p w14:paraId="2E88BB25" w14:textId="05E4F6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w:t>
      </w:r>
    </w:p>
    <w:p w14:paraId="4E8045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69599F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sarva-navadvīpe prati-nagare-nagare</w:t>
      </w:r>
      <w:r w:rsidRPr="00790008">
        <w:rPr>
          <w:rStyle w:val="BookTitle"/>
          <w:rFonts w:asciiTheme="minorHAnsi" w:hAnsiTheme="minorHAnsi" w:cstheme="minorHAnsi"/>
          <w:b w:val="0"/>
          <w:bCs w:val="0"/>
          <w:color w:val="000000"/>
          <w:sz w:val="28"/>
          <w:szCs w:val="28"/>
        </w:rPr>
        <w:br/>
        <w:t>śiṣya-gaṇa-saṅge vidyā-rase krīḍā kare</w:t>
      </w:r>
    </w:p>
    <w:p w14:paraId="202D46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enjoyed scholastic pastimes with His students throughout all the villages of Navadvīpa.</w:t>
      </w:r>
    </w:p>
    <w:p w14:paraId="1180D948" w14:textId="48E8A5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various villages and islands of Navadvīpa at that time were known as </w:t>
      </w:r>
      <w:r w:rsidRPr="00790008">
        <w:rPr>
          <w:rStyle w:val="BookTitle"/>
          <w:rFonts w:asciiTheme="minorHAnsi" w:hAnsiTheme="minorHAnsi" w:cstheme="minorHAnsi"/>
          <w:b w:val="0"/>
          <w:bCs w:val="0"/>
          <w:i/>
          <w:iCs/>
          <w:color w:val="000000"/>
          <w:sz w:val="28"/>
          <w:szCs w:val="28"/>
        </w:rPr>
        <w:t>nagaras</w:t>
      </w:r>
      <w:r w:rsidRPr="00790008">
        <w:rPr>
          <w:rStyle w:val="BookTitle"/>
          <w:rFonts w:asciiTheme="minorHAnsi" w:hAnsiTheme="minorHAnsi" w:cstheme="minorHAnsi"/>
          <w:b w:val="0"/>
          <w:bCs w:val="0"/>
          <w:color w:val="000000"/>
          <w:sz w:val="28"/>
          <w:szCs w:val="28"/>
        </w:rPr>
        <w:t>, such as Gaṅgānagara, Kājīra-nagara, Kuliyā-nagara, Vidyānagara, and Jānnagara.</w:t>
      </w:r>
    </w:p>
    <w:p w14:paraId="171C648B" w14:textId="3416B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w:t>
      </w:r>
    </w:p>
    <w:p w14:paraId="3749E3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6A8F10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navadvīpe sarva-loke haila dhvani</w:t>
      </w:r>
      <w:r w:rsidRPr="00790008">
        <w:rPr>
          <w:rStyle w:val="BookTitle"/>
          <w:rFonts w:asciiTheme="minorHAnsi" w:hAnsiTheme="minorHAnsi" w:cstheme="minorHAnsi"/>
          <w:b w:val="0"/>
          <w:bCs w:val="0"/>
          <w:color w:val="000000"/>
          <w:sz w:val="28"/>
          <w:szCs w:val="28"/>
        </w:rPr>
        <w:br/>
        <w:t>’nimāi-paṇḍita adhyāpaka-śiromaṇi’</w:t>
      </w:r>
    </w:p>
    <w:p w14:paraId="691C0425" w14:textId="2E3CB8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throughout Navadvīpa heard that Nimāi Paṇḍita was the crest jewel among teachers.</w:t>
      </w:r>
    </w:p>
    <w:p w14:paraId="72D7E39E" w14:textId="59D768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w:t>
      </w:r>
    </w:p>
    <w:p w14:paraId="5F441E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6B1471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viṣayī sakala dolā haite</w:t>
      </w:r>
      <w:r w:rsidRPr="00790008">
        <w:rPr>
          <w:rStyle w:val="BookTitle"/>
          <w:rFonts w:asciiTheme="minorHAnsi" w:hAnsiTheme="minorHAnsi" w:cstheme="minorHAnsi"/>
          <w:b w:val="0"/>
          <w:bCs w:val="0"/>
          <w:color w:val="000000"/>
          <w:sz w:val="28"/>
          <w:szCs w:val="28"/>
        </w:rPr>
        <w:br/>
        <w:t>nāmiyā karena namaskāra bahu-mate</w:t>
      </w:r>
    </w:p>
    <w:p w14:paraId="5AACC366" w14:textId="0D720A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wealthy materialists would get down from their palanquins to offer respects to Nimāi.</w:t>
      </w:r>
    </w:p>
    <w:p w14:paraId="30D10DD3" w14:textId="2EA3A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w:t>
      </w:r>
    </w:p>
    <w:p w14:paraId="5F0C3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748C94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mātra janme sabāra sādhvasa</w:t>
      </w:r>
      <w:r w:rsidRPr="00790008">
        <w:rPr>
          <w:rStyle w:val="BookTitle"/>
          <w:rFonts w:asciiTheme="minorHAnsi" w:hAnsiTheme="minorHAnsi" w:cstheme="minorHAnsi"/>
          <w:b w:val="0"/>
          <w:bCs w:val="0"/>
          <w:color w:val="000000"/>
          <w:sz w:val="28"/>
          <w:szCs w:val="28"/>
        </w:rPr>
        <w:br/>
        <w:t>navadvīpe hena nāhi,—ye nā haya vaśa</w:t>
      </w:r>
    </w:p>
    <w:p w14:paraId="19BB3DF6" w14:textId="0A4783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Everyone was filled with awe and reverence on seeing the Lord. There was no one in Navadvīpa who was not </w:t>
      </w:r>
      <w:commentRangeStart w:id="199"/>
      <w:r w:rsidRPr="00790008">
        <w:rPr>
          <w:rStyle w:val="BookTitle"/>
          <w:rFonts w:asciiTheme="minorHAnsi" w:hAnsiTheme="minorHAnsi" w:cstheme="minorHAnsi"/>
          <w:b/>
          <w:bCs/>
          <w:color w:val="800000"/>
          <w:sz w:val="28"/>
          <w:szCs w:val="28"/>
        </w:rPr>
        <w:t>under His control</w:t>
      </w:r>
      <w:commentRangeEnd w:id="199"/>
      <w:r w:rsidR="008D5AC7">
        <w:rPr>
          <w:rStyle w:val="CommentReference"/>
          <w:b w:val="0"/>
          <w:bCs w:val="0"/>
          <w:color w:val="auto"/>
        </w:rPr>
        <w:commentReference w:id="199"/>
      </w:r>
      <w:r w:rsidRPr="00790008">
        <w:rPr>
          <w:rStyle w:val="BookTitle"/>
          <w:rFonts w:asciiTheme="minorHAnsi" w:hAnsiTheme="minorHAnsi" w:cstheme="minorHAnsi"/>
          <w:b/>
          <w:bCs/>
          <w:color w:val="800000"/>
          <w:sz w:val="28"/>
          <w:szCs w:val="28"/>
        </w:rPr>
        <w:t>.</w:t>
      </w:r>
    </w:p>
    <w:p w14:paraId="3F44BEDD" w14:textId="37EF58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w:t>
      </w:r>
    </w:p>
    <w:p w14:paraId="4B5AFC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72E53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yā’rā yata dharma-karma kare</w:t>
      </w:r>
      <w:r w:rsidRPr="00790008">
        <w:rPr>
          <w:rStyle w:val="BookTitle"/>
          <w:rFonts w:asciiTheme="minorHAnsi" w:hAnsiTheme="minorHAnsi" w:cstheme="minorHAnsi"/>
          <w:b w:val="0"/>
          <w:bCs w:val="0"/>
          <w:color w:val="000000"/>
          <w:sz w:val="28"/>
          <w:szCs w:val="28"/>
        </w:rPr>
        <w:br/>
        <w:t>bhojya-vastra avaśya pāṭhāya prabhu-ghare</w:t>
      </w:r>
    </w:p>
    <w:p w14:paraId="0A8152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any resident of Navadvīpa would perform any pious act, he would without fail first send some foodstuffs and cloth to the Lord’s house.</w:t>
      </w:r>
    </w:p>
    <w:p w14:paraId="02784274" w14:textId="04068D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custom of showing respect or honor towards the best teacher was prominent in the Hindu community of that time, everyone came to the capitol and donated gifts of rice and cloth to Nimāi Paṇḍita, who was the crest jewel of learned scholars.</w:t>
      </w:r>
    </w:p>
    <w:p w14:paraId="5A9A1011" w14:textId="01BBA9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w:t>
      </w:r>
    </w:p>
    <w:p w14:paraId="63673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BB214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se parama-vyayī īśvara vyabhāra</w:t>
      </w:r>
      <w:r w:rsidRPr="00790008">
        <w:rPr>
          <w:rStyle w:val="BookTitle"/>
          <w:rFonts w:asciiTheme="minorHAnsi" w:hAnsiTheme="minorHAnsi" w:cstheme="minorHAnsi"/>
          <w:b w:val="0"/>
          <w:bCs w:val="0"/>
          <w:color w:val="000000"/>
          <w:sz w:val="28"/>
          <w:szCs w:val="28"/>
        </w:rPr>
        <w:br/>
        <w:t>duḥkhitere niravadhi dena puraskāra</w:t>
      </w:r>
    </w:p>
    <w:p w14:paraId="0D59A957" w14:textId="0735F2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displayed the pastimes of a munificent person, for this is the nature of the Supreme Lord. He constantly gave gifts to the poor.</w:t>
      </w:r>
    </w:p>
    <w:p w14:paraId="43C231F7" w14:textId="073F0A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w:t>
      </w:r>
    </w:p>
    <w:p w14:paraId="0C03B5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CCDE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duḥkhīre dekhile prabhu baḍa dayā kari’</w:t>
      </w:r>
      <w:r w:rsidRPr="00790008">
        <w:rPr>
          <w:rStyle w:val="BookTitle"/>
          <w:rFonts w:asciiTheme="minorHAnsi" w:hAnsiTheme="minorHAnsi" w:cstheme="minorHAnsi"/>
          <w:b w:val="0"/>
          <w:bCs w:val="0"/>
          <w:color w:val="000000"/>
          <w:sz w:val="28"/>
          <w:szCs w:val="28"/>
        </w:rPr>
        <w:br/>
        <w:t>anna, vastra, kaḍi-pāti dena gaurahari</w:t>
      </w:r>
    </w:p>
    <w:p w14:paraId="68EB9F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Gaurahari met a poor person, He would immediately give him rice, cloth, and money out of compassion.</w:t>
      </w:r>
    </w:p>
    <w:p w14:paraId="63918D0A" w14:textId="1E52C8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principle of magnanimity is found in the nature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while the principle of miserliness is found in the nature of non-</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In order to exhibit the pastimes of an ideal householder, Nimāi donated rice, cloth, and wealth to the poor and distressed people.</w:t>
      </w:r>
    </w:p>
    <w:p w14:paraId="61DCA7D3" w14:textId="70DA10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w:t>
      </w:r>
    </w:p>
    <w:p w14:paraId="691F3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1139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atithi āise prabhu-ghare</w:t>
      </w:r>
      <w:r w:rsidRPr="00790008">
        <w:rPr>
          <w:rStyle w:val="BookTitle"/>
          <w:rFonts w:asciiTheme="minorHAnsi" w:hAnsiTheme="minorHAnsi" w:cstheme="minorHAnsi"/>
          <w:b w:val="0"/>
          <w:bCs w:val="0"/>
          <w:color w:val="000000"/>
          <w:sz w:val="28"/>
          <w:szCs w:val="28"/>
        </w:rPr>
        <w:br/>
        <w:t>yā’ra yena yogya, prabhu dena sabākāre</w:t>
      </w:r>
    </w:p>
    <w:p w14:paraId="090656BA" w14:textId="412059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Guests would daily visit the Lord’s house, and He would always properly satisfy every one of them.</w:t>
      </w:r>
    </w:p>
    <w:p w14:paraId="5339C73B" w14:textId="7B22C9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w:t>
      </w:r>
    </w:p>
    <w:p w14:paraId="6A9CFB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160FF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sannyāsī āise daśa biśa</w:t>
      </w:r>
      <w:r w:rsidRPr="00790008">
        <w:rPr>
          <w:rStyle w:val="BookTitle"/>
          <w:rFonts w:asciiTheme="minorHAnsi" w:hAnsiTheme="minorHAnsi" w:cstheme="minorHAnsi"/>
          <w:b w:val="0"/>
          <w:bCs w:val="0"/>
          <w:color w:val="000000"/>
          <w:sz w:val="28"/>
          <w:szCs w:val="28"/>
        </w:rPr>
        <w:br/>
        <w:t>sabā’ nimantrena prabhu haiyā hariṣa</w:t>
      </w:r>
    </w:p>
    <w:p w14:paraId="4030DE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ten or twenty sannyāsīs would come, and the Lord would happily invite them for lunch.</w:t>
      </w:r>
    </w:p>
    <w:p w14:paraId="75EFDE2E" w14:textId="32569F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the noble householder residents of Navadvīpa normally followed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many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various places came to their houses as guests. On one hand, the Lord removed the poverty of the poor, the distressed, and His guests, and on the other hand, He exhibited ideal pious householder pastimes by serving the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fourth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In order to establish that every pious householder is obliged to respect the </w:t>
      </w:r>
      <w:r w:rsidRPr="00790008">
        <w:rPr>
          <w:rStyle w:val="BookTitle"/>
          <w:rFonts w:asciiTheme="minorHAnsi" w:hAnsiTheme="minorHAnsi" w:cstheme="minorHAnsi"/>
          <w:b w:val="0"/>
          <w:bCs w:val="0"/>
          <w:color w:val="000000"/>
          <w:sz w:val="28"/>
          <w:szCs w:val="28"/>
        </w:rPr>
        <w:lastRenderedPageBreak/>
        <w:t xml:space="preserve">principles of </w:t>
      </w:r>
      <w:r w:rsidRPr="00790008">
        <w:rPr>
          <w:rStyle w:val="BookTitle"/>
          <w:rFonts w:asciiTheme="minorHAnsi" w:hAnsiTheme="minorHAnsi" w:cstheme="minorHAnsi"/>
          <w:b w:val="0"/>
          <w:bCs w:val="0"/>
          <w:i/>
          <w:iCs/>
          <w:color w:val="000000"/>
          <w:sz w:val="28"/>
          <w:szCs w:val="28"/>
        </w:rPr>
        <w:t>āśrama-dharma</w:t>
      </w:r>
      <w:r w:rsidRPr="00790008">
        <w:rPr>
          <w:rStyle w:val="BookTitle"/>
          <w:rFonts w:asciiTheme="minorHAnsi" w:hAnsiTheme="minorHAnsi" w:cstheme="minorHAnsi"/>
          <w:b w:val="0"/>
          <w:bCs w:val="0"/>
          <w:color w:val="000000"/>
          <w:sz w:val="28"/>
          <w:szCs w:val="28"/>
        </w:rPr>
        <w:t xml:space="preserve">, the Lord gave shelter and food to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thus set the perfect example of pious householder behavior. It is the unavoidable duty of every householder who follows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to provide food and shelter according to their means to the fourth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travel all over the country for the householders’ benefit. In the course of time, as the attached householders enviously cheated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their rightful share, the real principles of </w:t>
      </w:r>
      <w:r w:rsidRPr="00790008">
        <w:rPr>
          <w:rStyle w:val="BookTitle"/>
          <w:rFonts w:asciiTheme="minorHAnsi" w:hAnsiTheme="minorHAnsi" w:cstheme="minorHAnsi"/>
          <w:b w:val="0"/>
          <w:bCs w:val="0"/>
          <w:i/>
          <w:iCs/>
          <w:color w:val="000000"/>
          <w:sz w:val="28"/>
          <w:szCs w:val="28"/>
        </w:rPr>
        <w:t>āśrama-dharma</w:t>
      </w:r>
      <w:r w:rsidRPr="00790008">
        <w:rPr>
          <w:rStyle w:val="BookTitle"/>
          <w:rFonts w:asciiTheme="minorHAnsi" w:hAnsiTheme="minorHAnsi" w:cstheme="minorHAnsi"/>
          <w:b w:val="0"/>
          <w:bCs w:val="0"/>
          <w:color w:val="000000"/>
          <w:sz w:val="28"/>
          <w:szCs w:val="28"/>
        </w:rPr>
        <w:t xml:space="preserve"> have gradually become slackened and distorted. What to speak of this, some householders even think that their highest occupational duty is simply to cheat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desire householder’s welfare of their rightful share of alms from the householders. Though the Lord did not exhibit the pastimes of a prosperous or wealthy householder, He sometimes invited ten or twenty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His house for meals in order to teach householders to serve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0E2B8A9E" w14:textId="7B547D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w:t>
      </w:r>
    </w:p>
    <w:p w14:paraId="377185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0FD09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kahi’ pāṭhāyena jananīre</w:t>
      </w:r>
      <w:r w:rsidRPr="00790008">
        <w:rPr>
          <w:rStyle w:val="BookTitle"/>
          <w:rFonts w:asciiTheme="minorHAnsi" w:hAnsiTheme="minorHAnsi" w:cstheme="minorHAnsi"/>
          <w:b w:val="0"/>
          <w:bCs w:val="0"/>
          <w:color w:val="000000"/>
          <w:sz w:val="28"/>
          <w:szCs w:val="28"/>
        </w:rPr>
        <w:br/>
        <w:t>kuḍi sannyāsīra bhikṣā jhāṭa karibāre</w:t>
      </w:r>
    </w:p>
    <w:p w14:paraId="61CDD076" w14:textId="7D3FBB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immediately send someone to inform His mother to quickly arrange lunch for the twenty sannyāsīs.</w:t>
      </w:r>
    </w:p>
    <w:p w14:paraId="2FC33362" w14:textId="74F12D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14.16-17</w:t>
      </w:r>
    </w:p>
    <w:p w14:paraId="6E96FB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16-17</w:t>
      </w:r>
    </w:p>
    <w:p w14:paraId="3136D51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kichu nāi, āi cinte mane-mane</w:t>
      </w:r>
      <w:r w:rsidRPr="00790008">
        <w:rPr>
          <w:rStyle w:val="BookTitle"/>
          <w:rFonts w:asciiTheme="minorHAnsi" w:hAnsiTheme="minorHAnsi" w:cstheme="minorHAnsi"/>
          <w:b w:val="0"/>
          <w:bCs w:val="0"/>
          <w:color w:val="000000"/>
          <w:sz w:val="28"/>
          <w:szCs w:val="28"/>
        </w:rPr>
        <w:br/>
        <w:t>’kuḍi sannyāsīra bhikṣā haibe kemane?’</w:t>
      </w:r>
    </w:p>
    <w:p w14:paraId="4BE08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cintitei hena, nāhi jāni kon jane</w:t>
      </w:r>
      <w:r w:rsidRPr="00790008">
        <w:rPr>
          <w:rStyle w:val="BookTitle"/>
          <w:rFonts w:asciiTheme="minorHAnsi" w:hAnsiTheme="minorHAnsi" w:cstheme="minorHAnsi"/>
          <w:b w:val="0"/>
          <w:bCs w:val="0"/>
          <w:color w:val="000000"/>
          <w:sz w:val="28"/>
          <w:szCs w:val="28"/>
        </w:rPr>
        <w:br/>
        <w:t>sakala sambhāra āni’ deya sei-kṣaṇe</w:t>
      </w:r>
    </w:p>
    <w:p w14:paraId="33CA58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there was nothing at home, Mother Śacī thought, “How will I prepare meals for twenty sannyāsīs?” As soon as she thought like this, someone came and delivered the necessary ingredients without her notice.</w:t>
      </w:r>
    </w:p>
    <w:p w14:paraId="397E5F3F" w14:textId="2DD732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 lack of sufficient ingredients for meals and accumulated wealth in the Lord’s house, Śacīdevī felt a need for ingredients to feed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By the will of the Lord, all the necessary ingredients immediately appeared there.</w:t>
      </w:r>
    </w:p>
    <w:p w14:paraId="4018D931" w14:textId="329868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w:t>
      </w:r>
    </w:p>
    <w:p w14:paraId="1450F6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34A8D1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lakṣmī-devī giyā parama-santoṣe</w:t>
      </w:r>
      <w:r w:rsidRPr="00790008">
        <w:rPr>
          <w:rStyle w:val="BookTitle"/>
          <w:rFonts w:asciiTheme="minorHAnsi" w:hAnsiTheme="minorHAnsi" w:cstheme="minorHAnsi"/>
          <w:b w:val="0"/>
          <w:bCs w:val="0"/>
          <w:color w:val="000000"/>
          <w:sz w:val="28"/>
          <w:szCs w:val="28"/>
        </w:rPr>
        <w:br/>
        <w:t>rāndhena viśeṣa, tabe prabhu āsi’ vaise</w:t>
      </w:r>
    </w:p>
    <w:p w14:paraId="69BAD101" w14:textId="00D98A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Lakṣmīdevī cooked the offering with full satisfaction, and then the Lord arrived home.</w:t>
      </w:r>
    </w:p>
    <w:p w14:paraId="3EF10A5A" w14:textId="6C253E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w:t>
      </w:r>
    </w:p>
    <w:p w14:paraId="4026E3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DDD17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sannyāsī-gaṇere prabhu āpane vasiyā</w:t>
      </w:r>
      <w:r w:rsidRPr="00790008">
        <w:rPr>
          <w:rStyle w:val="BookTitle"/>
          <w:rFonts w:asciiTheme="minorHAnsi" w:hAnsiTheme="minorHAnsi" w:cstheme="minorHAnsi"/>
          <w:b w:val="0"/>
          <w:bCs w:val="0"/>
          <w:color w:val="000000"/>
          <w:sz w:val="28"/>
          <w:szCs w:val="28"/>
        </w:rPr>
        <w:br/>
        <w:t>tuṣṭa kari’ pāṭhāyena bhikṣā karāiyā</w:t>
      </w:r>
    </w:p>
    <w:p w14:paraId="7EC8DB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personally </w:t>
      </w:r>
      <w:commentRangeStart w:id="200"/>
      <w:r w:rsidRPr="00790008">
        <w:rPr>
          <w:rStyle w:val="BookTitle"/>
          <w:rFonts w:asciiTheme="minorHAnsi" w:hAnsiTheme="minorHAnsi" w:cstheme="minorHAnsi"/>
          <w:b/>
          <w:bCs/>
          <w:color w:val="800000"/>
          <w:sz w:val="28"/>
          <w:szCs w:val="28"/>
        </w:rPr>
        <w:t xml:space="preserve">watched </w:t>
      </w:r>
      <w:commentRangeEnd w:id="200"/>
      <w:r w:rsidR="00C04BF1">
        <w:rPr>
          <w:rStyle w:val="CommentReference"/>
          <w:b w:val="0"/>
          <w:bCs w:val="0"/>
          <w:color w:val="auto"/>
        </w:rPr>
        <w:commentReference w:id="200"/>
      </w:r>
      <w:r w:rsidRPr="00790008">
        <w:rPr>
          <w:rStyle w:val="BookTitle"/>
          <w:rFonts w:asciiTheme="minorHAnsi" w:hAnsiTheme="minorHAnsi" w:cstheme="minorHAnsi"/>
          <w:b/>
          <w:bCs/>
          <w:color w:val="800000"/>
          <w:sz w:val="28"/>
          <w:szCs w:val="28"/>
        </w:rPr>
        <w:t>as the sannyāsīs were served their meal. After they were fully satisfied, He bid them farewell.</w:t>
      </w:r>
    </w:p>
    <w:p w14:paraId="44A06E68" w14:textId="74B92B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do not normally use fire, their cooking activities were done by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use fire.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do not use fire can accept foodstuffs cooked at the houses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use fire. Generally there was a temple of Viṣṇu in every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house, and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also ate only those foodstuffs that had been cooked for Viṣṇu. Since there was a possibility of nonvegetarian items in offerings to the inferior demigods at the houses of persons lower than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it was customary for wandering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not eat at the house of anyone other than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order to display the ideal principles of pious householder life, the Lord personally sat near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fed them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w:t>
      </w:r>
    </w:p>
    <w:p w14:paraId="59B871C2" w14:textId="2A4142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14.20</w:t>
      </w:r>
    </w:p>
    <w:p w14:paraId="13F10C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106B8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yateka atithi āsi’ haya</w:t>
      </w:r>
      <w:r w:rsidRPr="00790008">
        <w:rPr>
          <w:rStyle w:val="BookTitle"/>
          <w:rFonts w:asciiTheme="minorHAnsi" w:hAnsiTheme="minorHAnsi" w:cstheme="minorHAnsi"/>
          <w:b w:val="0"/>
          <w:bCs w:val="0"/>
          <w:color w:val="000000"/>
          <w:sz w:val="28"/>
          <w:szCs w:val="28"/>
        </w:rPr>
        <w:br/>
        <w:t>sabārei jijñāsā karena kṛpāmaya</w:t>
      </w:r>
    </w:p>
    <w:p w14:paraId="15F88B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merciful Lord inquired about the needs of every one of His guests.</w:t>
      </w:r>
    </w:p>
    <w:p w14:paraId="6940BA7A" w14:textId="7AA138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jijñāsā karena </w:t>
      </w:r>
      <w:r w:rsidRPr="00790008">
        <w:rPr>
          <w:rStyle w:val="BookTitle"/>
          <w:rFonts w:asciiTheme="minorHAnsi" w:hAnsiTheme="minorHAnsi" w:cstheme="minorHAnsi"/>
          <w:b w:val="0"/>
          <w:bCs w:val="0"/>
          <w:color w:val="000000"/>
          <w:sz w:val="28"/>
          <w:szCs w:val="28"/>
        </w:rPr>
        <w:t>indicate that the Lord asked His guests whether they needed any drink or food.</w:t>
      </w:r>
    </w:p>
    <w:p w14:paraId="733ED99F" w14:textId="59FFD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14.21</w:t>
      </w:r>
    </w:p>
    <w:p w14:paraId="4D2F99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817BD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gṛhasthere mahāprabhu śikhāyena dharma</w:t>
      </w:r>
      <w:r w:rsidRPr="00790008">
        <w:rPr>
          <w:rStyle w:val="BookTitle"/>
          <w:rFonts w:asciiTheme="minorHAnsi" w:hAnsiTheme="minorHAnsi" w:cstheme="minorHAnsi"/>
          <w:b w:val="0"/>
          <w:bCs w:val="0"/>
          <w:color w:val="000000"/>
          <w:sz w:val="28"/>
          <w:szCs w:val="28"/>
        </w:rPr>
        <w:br/>
        <w:t>“atithira seva—gṛhasthera mūla-karma</w:t>
      </w:r>
    </w:p>
    <w:p w14:paraId="31535B73" w14:textId="69E603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Mahāprabhu taught the householders, “The foremost duty of a householder is to serve his guests.</w:t>
      </w:r>
    </w:p>
    <w:p w14:paraId="65E828A9" w14:textId="4F78BD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14.22</w:t>
      </w:r>
    </w:p>
    <w:p w14:paraId="166CCC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8E08B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gṛhastha haiyā atithi-seva nā kare</w:t>
      </w:r>
      <w:r w:rsidRPr="00790008">
        <w:rPr>
          <w:rStyle w:val="BookTitle"/>
          <w:rFonts w:asciiTheme="minorHAnsi" w:hAnsiTheme="minorHAnsi" w:cstheme="minorHAnsi"/>
          <w:b w:val="0"/>
          <w:bCs w:val="0"/>
          <w:color w:val="000000"/>
          <w:sz w:val="28"/>
          <w:szCs w:val="28"/>
        </w:rPr>
        <w:br/>
        <w:t>paśu-pakṣī haite ’adhama’ bali tā’re</w:t>
      </w:r>
    </w:p>
    <w:p w14:paraId="420D1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householder does not serve his guests, he is considered lower than the birds and beasts.</w:t>
      </w:r>
    </w:p>
    <w:p w14:paraId="21B863E4" w14:textId="7B1079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attached householders who give up the service of guests who stay for one day and wandering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are engaged in pleasing Lord Viṣṇu and remain busy in household duties like cooking for themselves are lower than even birds and beasts. Inferior animals like birds and beasts fly in the sky or wander the earth in order to gather their food and have little opportunity to collect. But since human beings are the highest social entities, they are obliged to follow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If they are averse to even these principles, then they will counted among the unsheltered naked birds and beasts, who are busy simply filling their own bellies. Apart from filling their own bellies, human beings have the higher responsibility of collecting and protecting items for the service of Viṣṇu. For this reason, their social duties include giving shelter and food to guests and wandering mendicants who desire to please Nārāyaṇa and benefit the living entities. If human beings transgress this duty, they will be considered lower than even birds and beasts.</w:t>
      </w:r>
    </w:p>
    <w:p w14:paraId="39DCD41B" w14:textId="439BA8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14.23</w:t>
      </w:r>
    </w:p>
    <w:p w14:paraId="67C1E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3861D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vā nā thāke kichu pūrvādṛṣṭa-doṣe</w:t>
      </w:r>
      <w:r w:rsidRPr="00790008">
        <w:rPr>
          <w:rStyle w:val="BookTitle"/>
          <w:rFonts w:asciiTheme="minorHAnsi" w:hAnsiTheme="minorHAnsi" w:cstheme="minorHAnsi"/>
          <w:b w:val="0"/>
          <w:bCs w:val="0"/>
          <w:color w:val="000000"/>
          <w:sz w:val="28"/>
          <w:szCs w:val="28"/>
        </w:rPr>
        <w:br/>
        <w:t>sei tṛṇa, jala, bhūmi dibeka santoṣe</w:t>
      </w:r>
    </w:p>
    <w:p w14:paraId="5241C5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due to his previous impious activities he does not have anything, then he should satisfy his guests with a straw mat, some water, and place to lie down.</w:t>
      </w:r>
    </w:p>
    <w:p w14:paraId="07ED3A8C" w14:textId="0B36D9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bookmarkStart w:id="201" w:name="CB_Adi-khanda_14.23_Commentary"/>
      <w:bookmarkEnd w:id="201"/>
      <w:r w:rsidRPr="00790008">
        <w:rPr>
          <w:rStyle w:val="BookTitle"/>
          <w:rFonts w:asciiTheme="minorHAnsi" w:hAnsiTheme="minorHAnsi" w:cstheme="minorHAnsi"/>
          <w:b w:val="0"/>
          <w:bCs w:val="0"/>
          <w:color w:val="000000"/>
          <w:sz w:val="28"/>
          <w:szCs w:val="28"/>
        </w:rPr>
        <w:t xml:space="preserve">The greedy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cruel and expert in satisfying their tongues and bellies, are presently identifying themselves as preachers of the cult of Caitanyacandra, and thus they cheat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their rightful share of straw mats, etc. In order to expose their opposition to Him, Śrī Caitanyacandra has exhibited these ideal householder pastimes. The Lord has instructed everyone by His activities appropriate to a householder of showing proper respect to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But some people, though identifying themselves as His followers, act just the opposite. A few years ago in the city of Dacca, a greedy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a so-called disciple of a caste Gosvāmī and who earned his livelihood by selling the holy name, mantras,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behaved in an extremely cruel manner with a few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who had arrived there as guests, in order to deprive them from receiving Viṣṇu’s noon </w:t>
      </w:r>
      <w:r w:rsidRPr="00790008">
        <w:rPr>
          <w:rStyle w:val="BookTitle"/>
          <w:rFonts w:asciiTheme="minorHAnsi" w:hAnsiTheme="minorHAnsi" w:cstheme="minorHAnsi"/>
          <w:b w:val="0"/>
          <w:bCs w:val="0"/>
          <w:color w:val="000000"/>
          <w:sz w:val="28"/>
          <w:szCs w:val="28"/>
        </w:rPr>
        <w:lastRenderedPageBreak/>
        <w:t xml:space="preserve">offering. In order to protect people from such behavior, the Lord personally exhibited the pastimes of giving shelter and foodstuffs to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Alas, just consider the Lord’s pastime of affectionate and careful distribution of indiscriminate mercy to the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then consider the endeavors of persons who are averse to Caitanya and who in the name of preaching His cult harass and oppose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are under the shelter of Śrī Caitanya!! Not only in the city of Dacca, a few days ago in Kuliyā-nagara (Navadvīpa), some such people with the help of a few fierce miscreants, rather than offering respect, unfairly attacked innocent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devotee women who had come to participate in the circumambulation of the Dhāma. All these are simply unfavorable endeavors against the teachings of Śrī Caitanyadeva. [This purport also applies to verses 25-27 of this chapter.]</w:t>
      </w:r>
    </w:p>
    <w:p w14:paraId="32EBAFC7" w14:textId="1A86A1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14.24</w:t>
      </w:r>
    </w:p>
    <w:p w14:paraId="16C331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91F6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tṛṇādi bhūmir udakaṁ      vāk caturthī ca vā sunṛtā</w:t>
      </w:r>
      <w:r w:rsidRPr="00790008">
        <w:rPr>
          <w:rStyle w:val="BookTitle"/>
          <w:rFonts w:asciiTheme="minorHAnsi" w:hAnsiTheme="minorHAnsi" w:cstheme="minorHAnsi"/>
          <w:b w:val="0"/>
          <w:bCs w:val="0"/>
          <w:color w:val="000000"/>
          <w:sz w:val="28"/>
          <w:szCs w:val="28"/>
        </w:rPr>
        <w:br/>
        <w:t>etāny api satāṁ gehe      nocchidyante kadācana</w:t>
      </w:r>
    </w:p>
    <w:p w14:paraId="5EC6CF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houses of pious people there may be a scarcity of rice or other staples due to poverty, but a straw mat, water, resting place, and sweet words should always be available for serving guests.’</w:t>
      </w:r>
    </w:p>
    <w:p w14:paraId="64E2CE82" w14:textId="403C27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found in the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t xml:space="preserve">(3.10) and in the </w:t>
      </w:r>
      <w:r w:rsidRPr="00790008">
        <w:rPr>
          <w:rStyle w:val="BookTitle"/>
          <w:rFonts w:asciiTheme="minorHAnsi" w:hAnsiTheme="minorHAnsi" w:cstheme="minorHAnsi"/>
          <w:b w:val="0"/>
          <w:bCs w:val="0"/>
          <w:i/>
          <w:iCs/>
          <w:color w:val="000000"/>
          <w:sz w:val="28"/>
          <w:szCs w:val="28"/>
        </w:rPr>
        <w:t>Hitopadeśa</w:t>
      </w:r>
      <w:r w:rsidRPr="00790008">
        <w:rPr>
          <w:rStyle w:val="BookTitle"/>
          <w:rFonts w:asciiTheme="minorHAnsi" w:hAnsiTheme="minorHAnsi" w:cstheme="minorHAnsi"/>
          <w:b w:val="0"/>
          <w:bCs w:val="0"/>
          <w:color w:val="000000"/>
          <w:sz w:val="28"/>
          <w:szCs w:val="28"/>
        </w:rPr>
        <w:t>.]</w:t>
      </w:r>
    </w:p>
    <w:p w14:paraId="6C1936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tṛṇa </w:t>
      </w:r>
      <w:r w:rsidRPr="00790008">
        <w:rPr>
          <w:rStyle w:val="BookTitle"/>
          <w:rFonts w:asciiTheme="minorHAnsi" w:hAnsiTheme="minorHAnsi" w:cstheme="minorHAnsi"/>
          <w:b w:val="0"/>
          <w:bCs w:val="0"/>
          <w:color w:val="000000"/>
          <w:sz w:val="28"/>
          <w:szCs w:val="28"/>
        </w:rPr>
        <w:t xml:space="preserve">refers to straw that is used for making an </w:t>
      </w:r>
      <w:r w:rsidRPr="00790008">
        <w:rPr>
          <w:rStyle w:val="BookTitle"/>
          <w:rFonts w:asciiTheme="minorHAnsi" w:hAnsiTheme="minorHAnsi" w:cstheme="minorHAnsi"/>
          <w:b w:val="0"/>
          <w:bCs w:val="0"/>
          <w:i/>
          <w:iCs/>
          <w:color w:val="000000"/>
          <w:sz w:val="28"/>
          <w:szCs w:val="28"/>
        </w:rPr>
        <w:t>āsana</w:t>
      </w:r>
      <w:r w:rsidRPr="00790008">
        <w:rPr>
          <w:rStyle w:val="BookTitle"/>
          <w:rFonts w:asciiTheme="minorHAnsi" w:hAnsiTheme="minorHAnsi" w:cstheme="minorHAnsi"/>
          <w:b w:val="0"/>
          <w:bCs w:val="0"/>
          <w:color w:val="000000"/>
          <w:sz w:val="28"/>
          <w:szCs w:val="28"/>
        </w:rPr>
        <w:t xml:space="preserve"> or bed.</w:t>
      </w:r>
    </w:p>
    <w:p w14:paraId="1E4AE9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bhūmi </w:t>
      </w:r>
      <w:r w:rsidRPr="00790008">
        <w:rPr>
          <w:rStyle w:val="BookTitle"/>
          <w:rFonts w:asciiTheme="minorHAnsi" w:hAnsiTheme="minorHAnsi" w:cstheme="minorHAnsi"/>
          <w:b w:val="0"/>
          <w:bCs w:val="0"/>
          <w:color w:val="000000"/>
          <w:sz w:val="28"/>
          <w:szCs w:val="28"/>
        </w:rPr>
        <w:t>refers to a resting place.</w:t>
      </w:r>
    </w:p>
    <w:p w14:paraId="3AE0C9C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udaka </w:t>
      </w:r>
      <w:r w:rsidRPr="00790008">
        <w:rPr>
          <w:rStyle w:val="BookTitle"/>
          <w:rFonts w:asciiTheme="minorHAnsi" w:hAnsiTheme="minorHAnsi" w:cstheme="minorHAnsi"/>
          <w:b w:val="0"/>
          <w:bCs w:val="0"/>
          <w:color w:val="000000"/>
          <w:sz w:val="28"/>
          <w:szCs w:val="28"/>
        </w:rPr>
        <w:t xml:space="preserve">refers to water for cleansing one’s hands, legs, and mouth or for performing </w:t>
      </w:r>
      <w:r w:rsidRPr="00790008">
        <w:rPr>
          <w:rStyle w:val="BookTitle"/>
          <w:rFonts w:asciiTheme="minorHAnsi" w:hAnsiTheme="minorHAnsi" w:cstheme="minorHAnsi"/>
          <w:b w:val="0"/>
          <w:bCs w:val="0"/>
          <w:i/>
          <w:iCs/>
          <w:color w:val="000000"/>
          <w:sz w:val="28"/>
          <w:szCs w:val="28"/>
        </w:rPr>
        <w:t>ācamana</w:t>
      </w:r>
      <w:r w:rsidRPr="00790008">
        <w:rPr>
          <w:rStyle w:val="BookTitle"/>
          <w:rFonts w:asciiTheme="minorHAnsi" w:hAnsiTheme="minorHAnsi" w:cstheme="minorHAnsi"/>
          <w:b w:val="0"/>
          <w:bCs w:val="0"/>
          <w:color w:val="000000"/>
          <w:sz w:val="28"/>
          <w:szCs w:val="28"/>
        </w:rPr>
        <w:t>.</w:t>
      </w:r>
    </w:p>
    <w:p w14:paraId="5CA8B9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sunṛtā vāk </w:t>
      </w:r>
      <w:r w:rsidRPr="00790008">
        <w:rPr>
          <w:rStyle w:val="BookTitle"/>
          <w:rFonts w:asciiTheme="minorHAnsi" w:hAnsiTheme="minorHAnsi" w:cstheme="minorHAnsi"/>
          <w:b w:val="0"/>
          <w:bCs w:val="0"/>
          <w:color w:val="000000"/>
          <w:sz w:val="28"/>
          <w:szCs w:val="28"/>
        </w:rPr>
        <w:t xml:space="preserve">mean “truth” or “sweet words,” and the word </w:t>
      </w:r>
      <w:r w:rsidRPr="00790008">
        <w:rPr>
          <w:rStyle w:val="BookTitle"/>
          <w:rFonts w:asciiTheme="minorHAnsi" w:hAnsiTheme="minorHAnsi" w:cstheme="minorHAnsi"/>
          <w:b w:val="0"/>
          <w:bCs w:val="0"/>
          <w:i/>
          <w:iCs/>
          <w:color w:val="000000"/>
          <w:sz w:val="28"/>
          <w:szCs w:val="28"/>
        </w:rPr>
        <w:t xml:space="preserve">caturthī </w:t>
      </w:r>
      <w:r w:rsidRPr="00790008">
        <w:rPr>
          <w:rStyle w:val="BookTitle"/>
          <w:rFonts w:asciiTheme="minorHAnsi" w:hAnsiTheme="minorHAnsi" w:cstheme="minorHAnsi"/>
          <w:b w:val="0"/>
          <w:bCs w:val="0"/>
          <w:color w:val="000000"/>
          <w:sz w:val="28"/>
          <w:szCs w:val="28"/>
        </w:rPr>
        <w:t>means “the four items.”</w:t>
      </w:r>
    </w:p>
    <w:p w14:paraId="4FE10272" w14:textId="48C188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14.25-27</w:t>
      </w:r>
    </w:p>
    <w:p w14:paraId="0627A9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25-27</w:t>
      </w:r>
    </w:p>
    <w:p w14:paraId="3AAED3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vākya kahibeka kari’ parihāra</w:t>
      </w:r>
      <w:r w:rsidRPr="00790008">
        <w:rPr>
          <w:rStyle w:val="BookTitle"/>
          <w:rFonts w:asciiTheme="minorHAnsi" w:hAnsiTheme="minorHAnsi" w:cstheme="minorHAnsi"/>
          <w:b w:val="0"/>
          <w:bCs w:val="0"/>
          <w:color w:val="000000"/>
          <w:sz w:val="28"/>
          <w:szCs w:val="28"/>
        </w:rPr>
        <w:br/>
        <w:t>tathāpi ātithya-śūnya nā haya tāhāra</w:t>
      </w:r>
    </w:p>
    <w:p w14:paraId="5FE626E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akaitave citta sukhe yā’ra yena śakti</w:t>
      </w:r>
      <w:r w:rsidRPr="00790008">
        <w:rPr>
          <w:rStyle w:val="BookTitle"/>
          <w:rFonts w:asciiTheme="minorHAnsi" w:hAnsiTheme="minorHAnsi" w:cstheme="minorHAnsi"/>
          <w:b w:val="0"/>
          <w:bCs w:val="0"/>
          <w:color w:val="000000"/>
          <w:sz w:val="28"/>
          <w:szCs w:val="28"/>
        </w:rPr>
        <w:br/>
        <w:t>tāhā karilei bali ’atithire bhakti’”</w:t>
      </w:r>
    </w:p>
    <w:p w14:paraId="3F5EC0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atithire āpane īśvare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jijñāsā karena ati parama-ādare</w:t>
      </w:r>
    </w:p>
    <w:p w14:paraId="6C7121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has nothing more to offer, he should apologize without duplicity; then he is not guilty of neglecting his guest. If a householder happily serves his guests without duplicity and according to his ability, he is considered hospitable.” Therefore the Lord personally invited His guests with great respect.</w:t>
      </w:r>
    </w:p>
    <w:p w14:paraId="4579330C" w14:textId="0C1DC0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purport to verse 23 of this chapter.]</w:t>
      </w:r>
    </w:p>
    <w:p w14:paraId="55A8227C" w14:textId="5DE739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14.28</w:t>
      </w:r>
    </w:p>
    <w:p w14:paraId="2E3FC1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09F51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saba atithi—parama-bhāgyavān</w:t>
      </w:r>
      <w:r w:rsidRPr="00790008">
        <w:rPr>
          <w:rStyle w:val="BookTitle"/>
          <w:rFonts w:asciiTheme="minorHAnsi" w:hAnsiTheme="minorHAnsi" w:cstheme="minorHAnsi"/>
          <w:b w:val="0"/>
          <w:bCs w:val="0"/>
          <w:color w:val="000000"/>
          <w:sz w:val="28"/>
          <w:szCs w:val="28"/>
        </w:rPr>
        <w:br/>
        <w:t>lakṣmī-nārāyaṇa yā’re kare anna dāna</w:t>
      </w:r>
    </w:p>
    <w:p w14:paraId="287B549D" w14:textId="072EFD9A"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those guest</w:t>
      </w:r>
      <w:ins w:id="202" w:author="your servant" w:date="2020-08-28T17:36:00Z">
        <w:r w:rsidR="00EC555B">
          <w:rPr>
            <w:rStyle w:val="BookTitle"/>
            <w:rFonts w:asciiTheme="minorHAnsi" w:hAnsiTheme="minorHAnsi" w:cstheme="minorHAnsi"/>
            <w:b/>
            <w:bCs/>
            <w:color w:val="800000"/>
            <w:sz w:val="28"/>
            <w:szCs w:val="28"/>
          </w:rPr>
          <w:t>s</w:t>
        </w:r>
      </w:ins>
      <w:r w:rsidRPr="00790008">
        <w:rPr>
          <w:rStyle w:val="BookTitle"/>
          <w:rFonts w:asciiTheme="minorHAnsi" w:hAnsiTheme="minorHAnsi" w:cstheme="minorHAnsi"/>
          <w:b/>
          <w:bCs/>
          <w:color w:val="800000"/>
          <w:sz w:val="28"/>
          <w:szCs w:val="28"/>
        </w:rPr>
        <w:t xml:space="preserve"> were most fortunate, for they received foodstuffs directly from Lakṣmī-Nārāyaṇa.</w:t>
      </w:r>
    </w:p>
    <w:p w14:paraId="0CE08C24" w14:textId="4B2A15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guests who received rice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from the house of Śrī Lakṣmī-Nārāyaṇa at Yogapīṭha in Śrī Navadvīpa-dhāma are millions of times more fortunate than those mundane guests who receive rice from mundane householders.</w:t>
      </w:r>
    </w:p>
    <w:p w14:paraId="1D6D0797" w14:textId="2D460C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14.29</w:t>
      </w:r>
    </w:p>
    <w:p w14:paraId="7AC8DC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1054C8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anne brahmādira āśā anukṣaṇa</w:t>
      </w:r>
      <w:r w:rsidRPr="00790008">
        <w:rPr>
          <w:rStyle w:val="BookTitle"/>
          <w:rFonts w:asciiTheme="minorHAnsi" w:hAnsiTheme="minorHAnsi" w:cstheme="minorHAnsi"/>
          <w:b w:val="0"/>
          <w:bCs w:val="0"/>
          <w:color w:val="000000"/>
          <w:sz w:val="28"/>
          <w:szCs w:val="28"/>
        </w:rPr>
        <w:br/>
        <w:t>hena se adbhuta, tāhā khāya ye-te jana</w:t>
      </w:r>
    </w:p>
    <w:p w14:paraId="3905A839" w14:textId="6AF692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Foodstuffs so wonderful that are desired by even the demigods headed by Brahmā were now eaten by one and all.</w:t>
      </w:r>
    </w:p>
    <w:p w14:paraId="29137098" w14:textId="1DEC52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14.30</w:t>
      </w:r>
    </w:p>
    <w:p w14:paraId="69D341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76E6B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ito-madhye kahe anya kathā</w:t>
      </w:r>
      <w:r w:rsidRPr="00790008">
        <w:rPr>
          <w:rStyle w:val="BookTitle"/>
          <w:rFonts w:asciiTheme="minorHAnsi" w:hAnsiTheme="minorHAnsi" w:cstheme="minorHAnsi"/>
          <w:b w:val="0"/>
          <w:bCs w:val="0"/>
          <w:color w:val="000000"/>
          <w:sz w:val="28"/>
          <w:szCs w:val="28"/>
        </w:rPr>
        <w:br/>
        <w:t>“se annera yogya anye nā haya sarvathā</w:t>
      </w:r>
    </w:p>
    <w:p w14:paraId="5749AEEB" w14:textId="1F8CC8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reply to this, someone said, “It is not possible for ordinary persons to receive such foodstuffs.</w:t>
      </w:r>
    </w:p>
    <w:p w14:paraId="40C85F90" w14:textId="0BED01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14.31-32</w:t>
      </w:r>
    </w:p>
    <w:p w14:paraId="6206EA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31-32</w:t>
      </w:r>
    </w:p>
    <w:p w14:paraId="3E55C2B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brahmā-śiva-śuka-vyāsa-nāradādi kari’</w:t>
      </w:r>
      <w:r w:rsidRPr="00790008">
        <w:rPr>
          <w:rStyle w:val="BookTitle"/>
          <w:rFonts w:asciiTheme="minorHAnsi" w:hAnsiTheme="minorHAnsi" w:cstheme="minorHAnsi"/>
          <w:b w:val="0"/>
          <w:bCs w:val="0"/>
          <w:color w:val="000000"/>
          <w:sz w:val="28"/>
          <w:szCs w:val="28"/>
        </w:rPr>
        <w:br/>
        <w:t>sura-siddha-ādi yata svacchanda-vihārī</w:t>
      </w:r>
    </w:p>
    <w:p w14:paraId="1CA2D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lakṣmī-nārāyaṇa avatīrṇa navadvīpe</w:t>
      </w:r>
      <w:r w:rsidRPr="00790008">
        <w:rPr>
          <w:rStyle w:val="BookTitle"/>
          <w:rFonts w:asciiTheme="minorHAnsi" w:hAnsiTheme="minorHAnsi" w:cstheme="minorHAnsi"/>
          <w:b w:val="0"/>
          <w:bCs w:val="0"/>
          <w:color w:val="000000"/>
          <w:sz w:val="28"/>
          <w:szCs w:val="28"/>
        </w:rPr>
        <w:br/>
        <w:t>jāni’ sabe āisena bhikṣukera rūpe</w:t>
      </w:r>
    </w:p>
    <w:p w14:paraId="71987A96" w14:textId="0D5BFA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“Brahmā, Śiva, Śukadeva, Vyāsadeva, Nārada, as well as the demigods and </w:t>
      </w:r>
      <w:r w:rsidRPr="00790008">
        <w:rPr>
          <w:rStyle w:val="BookTitle"/>
          <w:rFonts w:asciiTheme="minorHAnsi" w:hAnsiTheme="minorHAnsi" w:cstheme="minorHAnsi"/>
          <w:b/>
          <w:bCs/>
          <w:color w:val="800000"/>
          <w:sz w:val="28"/>
          <w:szCs w:val="28"/>
        </w:rPr>
        <w:lastRenderedPageBreak/>
        <w:t>Siddhas, who travel according to their desire, all knew that Lakṣmī-Nārāyaṇa had appeared in Navadvīpa. They therefore all visited the Lord’s house to beg alms in the form of mendicants.</w:t>
      </w:r>
    </w:p>
    <w:p w14:paraId="01A3CEB9" w14:textId="5A9561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14.33</w:t>
      </w:r>
    </w:p>
    <w:p w14:paraId="043E36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658F7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se-sthāne yāibāra śakti kā’ra?</w:t>
      </w:r>
      <w:r w:rsidRPr="00790008">
        <w:rPr>
          <w:rStyle w:val="BookTitle"/>
          <w:rFonts w:asciiTheme="minorHAnsi" w:hAnsiTheme="minorHAnsi" w:cstheme="minorHAnsi"/>
          <w:b w:val="0"/>
          <w:bCs w:val="0"/>
          <w:color w:val="000000"/>
          <w:sz w:val="28"/>
          <w:szCs w:val="28"/>
        </w:rPr>
        <w:br/>
        <w:t>brahmā-ādi vinā ki se anna pāya āra?”</w:t>
      </w:r>
    </w:p>
    <w:p w14:paraId="38F26F91" w14:textId="2E7BFC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who else has the power to visit His house, and who other than personalities like Brahmā can receive such foodstuffs?”</w:t>
      </w:r>
    </w:p>
    <w:p w14:paraId="47AEE890" w14:textId="40362D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14.34</w:t>
      </w:r>
    </w:p>
    <w:p w14:paraId="1C1CC2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97B4C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bale,—“duḥkhite tārite avatāra</w:t>
      </w:r>
      <w:r w:rsidRPr="00790008">
        <w:rPr>
          <w:rStyle w:val="BookTitle"/>
          <w:rFonts w:asciiTheme="minorHAnsi" w:hAnsiTheme="minorHAnsi" w:cstheme="minorHAnsi"/>
          <w:b w:val="0"/>
          <w:bCs w:val="0"/>
          <w:color w:val="000000"/>
          <w:sz w:val="28"/>
          <w:szCs w:val="28"/>
        </w:rPr>
        <w:br/>
        <w:t>sarva-mate duḥkhitere karena nistāra</w:t>
      </w:r>
    </w:p>
    <w:p w14:paraId="5B4847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 Lord has incarnated to deliver the distressed, and He therefore employs various means for their deliverance.</w:t>
      </w:r>
    </w:p>
    <w:p w14:paraId="7AB9664C" w14:textId="1E69C8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since the demigods headed by Brahmā and the sages headed by Nārada possess mystic perfections, it was they who took the form and dress of guests and became fortunate by receiving rice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from the house of Lord Gaura-Nārāyaṇa. Because other than them, no ordinary mortal being is qualified to receive the Lord’s direct mercy as a guest in His house. Yet others say that Lakṣmī-Nārāyaṇa have appeared in this age as Lakṣmī-Gaura in order to deliver all distressed persons from their miserable conditions. Since He is most merciful, He distributed His mercy to everyone by providing food and shelter without considering whether one was qualified or not.</w:t>
      </w:r>
    </w:p>
    <w:p w14:paraId="35965C29" w14:textId="0EB144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14.35-37</w:t>
      </w:r>
    </w:p>
    <w:p w14:paraId="645A5B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35-37</w:t>
      </w:r>
    </w:p>
    <w:p w14:paraId="79679AD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brahmā-ādi deva yā’ra aṅga prati-aṅga</w:t>
      </w:r>
      <w:r w:rsidRPr="00790008">
        <w:rPr>
          <w:rStyle w:val="BookTitle"/>
          <w:rFonts w:asciiTheme="minorHAnsi" w:hAnsiTheme="minorHAnsi" w:cstheme="minorHAnsi"/>
          <w:b w:val="0"/>
          <w:bCs w:val="0"/>
          <w:color w:val="000000"/>
          <w:sz w:val="28"/>
          <w:szCs w:val="28"/>
        </w:rPr>
        <w:br/>
        <w:t>sarvathā tāṅhārā īśvarera nitya-saṅga</w:t>
      </w:r>
    </w:p>
    <w:p w14:paraId="16AD1D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 pratijñā tā’na ei avatāre</w:t>
      </w:r>
      <w:r w:rsidRPr="00790008">
        <w:rPr>
          <w:rStyle w:val="BookTitle"/>
          <w:rFonts w:asciiTheme="minorHAnsi" w:hAnsiTheme="minorHAnsi" w:cstheme="minorHAnsi"/>
          <w:b w:val="0"/>
          <w:bCs w:val="0"/>
          <w:color w:val="000000"/>
          <w:sz w:val="28"/>
          <w:szCs w:val="28"/>
        </w:rPr>
        <w:br/>
        <w:t>’brahmādi-durlabha dimu sakala jīvere’</w:t>
      </w:r>
    </w:p>
    <w:p w14:paraId="2AD059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duḥkhitere īśvara āpane</w:t>
      </w:r>
      <w:r w:rsidRPr="00790008">
        <w:rPr>
          <w:rStyle w:val="BookTitle"/>
          <w:rFonts w:asciiTheme="minorHAnsi" w:hAnsiTheme="minorHAnsi" w:cstheme="minorHAnsi"/>
          <w:b w:val="0"/>
          <w:bCs w:val="0"/>
          <w:color w:val="000000"/>
          <w:sz w:val="28"/>
          <w:szCs w:val="28"/>
        </w:rPr>
        <w:br/>
        <w:t>nija-gṛhe anna dena uddhāra-kāraṇe”</w:t>
      </w:r>
    </w:p>
    <w:p w14:paraId="78E437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demigods headed by Brahmā are born from the limbs of the Supreme Lord, and they are always associated with the Lord. Still, in this incarnation He has promised to give that which is rarely attained by even Brahmā. Therefore the </w:t>
      </w:r>
      <w:r w:rsidRPr="00790008">
        <w:rPr>
          <w:rStyle w:val="BookTitle"/>
          <w:rFonts w:asciiTheme="minorHAnsi" w:hAnsiTheme="minorHAnsi" w:cstheme="minorHAnsi"/>
          <w:b/>
          <w:bCs/>
          <w:color w:val="800000"/>
          <w:sz w:val="28"/>
          <w:szCs w:val="28"/>
        </w:rPr>
        <w:lastRenderedPageBreak/>
        <w:t>Lord personally fed the distressed in His house in order to deliver them.”</w:t>
      </w:r>
    </w:p>
    <w:p w14:paraId="002F4A32" w14:textId="7EED83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demigods headed by Brahmā are equal to the Lord’s limbs and minor limbs and are very dear servants, the distinguishing feature of the causeless mercy of the most compassionate Gaurasundara is that in order to deliver the living entities of this Age of Kali He distributes to everyone the Lord’s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which is rarely obtained by even the best of the demigods and highest authorities like Lord Brahmā, without considering whether one is qualified or not.</w:t>
      </w:r>
    </w:p>
    <w:p w14:paraId="313E119E" w14:textId="62189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14.38-39</w:t>
      </w:r>
    </w:p>
    <w:p w14:paraId="3536AF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38-39</w:t>
      </w:r>
    </w:p>
    <w:p w14:paraId="0E00EFF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lakṣmī-devī karena randhana</w:t>
      </w:r>
      <w:r w:rsidRPr="00790008">
        <w:rPr>
          <w:rStyle w:val="BookTitle"/>
          <w:rFonts w:asciiTheme="minorHAnsi" w:hAnsiTheme="minorHAnsi" w:cstheme="minorHAnsi"/>
          <w:b w:val="0"/>
          <w:bCs w:val="0"/>
          <w:color w:val="000000"/>
          <w:sz w:val="28"/>
          <w:szCs w:val="28"/>
        </w:rPr>
        <w:br/>
        <w:t>tathāpi o parama-ānanda-yukta mana</w:t>
      </w:r>
    </w:p>
    <w:p w14:paraId="37F0B3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caritra dekhi’ śacī bhāgyavatī</w:t>
      </w:r>
      <w:r w:rsidRPr="00790008">
        <w:rPr>
          <w:rStyle w:val="BookTitle"/>
          <w:rFonts w:asciiTheme="minorHAnsi" w:hAnsiTheme="minorHAnsi" w:cstheme="minorHAnsi"/>
          <w:b w:val="0"/>
          <w:bCs w:val="0"/>
          <w:color w:val="000000"/>
          <w:sz w:val="28"/>
          <w:szCs w:val="28"/>
        </w:rPr>
        <w:br/>
        <w:t>daṇḍe daṇḍe ānanda-viśeṣe bāḍe ati</w:t>
      </w:r>
    </w:p>
    <w:p w14:paraId="2BF036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Lakṣmīdevī cooked alone, yet she felt supremely blissful. As the fortunate Mother Śacī observed the character of Lakṣmī, her joy increased every hour of the day.</w:t>
      </w:r>
    </w:p>
    <w:p w14:paraId="042536D9" w14:textId="6642CE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Lakṣmīdevī happily cooked alone for everyone, without the help of her mother-in-law. Thus seeing the character of her daughter-in-law, Śacīdevī’s joy increased at every moment.</w:t>
      </w:r>
    </w:p>
    <w:p w14:paraId="22B5C992" w14:textId="4F7BA3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14.40</w:t>
      </w:r>
    </w:p>
    <w:p w14:paraId="3302BC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E8CD8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haite lakṣmī yata gṛha-karma</w:t>
      </w:r>
      <w:r w:rsidRPr="00790008">
        <w:rPr>
          <w:rStyle w:val="BookTitle"/>
          <w:rFonts w:asciiTheme="minorHAnsi" w:hAnsiTheme="minorHAnsi" w:cstheme="minorHAnsi"/>
          <w:b w:val="0"/>
          <w:bCs w:val="0"/>
          <w:color w:val="000000"/>
          <w:sz w:val="28"/>
          <w:szCs w:val="28"/>
        </w:rPr>
        <w:br/>
        <w:t>āpane karena saba,—ei tāṅ’ra dharma</w:t>
      </w:r>
    </w:p>
    <w:p w14:paraId="53DD7F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Beginning from sunrise, Lakṣmī would personally perform all the household chores as her religious duty.</w:t>
      </w:r>
    </w:p>
    <w:p w14:paraId="5CF88BB4" w14:textId="396431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increase the happiness of her husband and to satisfy her respected mother-in-law, the chaste Lakṣmīdevī performed all household duties while considering herself the maidservant of the Lord. As the ideal housewife, Śrīmatī Lakṣmīdevī personally performed all of the Lord’s household duties, beginning from the early morning till night.</w:t>
      </w:r>
    </w:p>
    <w:p w14:paraId="46144DF5" w14:textId="67EE7E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14.41</w:t>
      </w:r>
    </w:p>
    <w:p w14:paraId="13FF9A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91F4D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deva-gṛhe karena ye svastika-maṇḍalī</w:t>
      </w:r>
      <w:r w:rsidRPr="00790008">
        <w:rPr>
          <w:rStyle w:val="BookTitle"/>
          <w:rFonts w:asciiTheme="minorHAnsi" w:hAnsiTheme="minorHAnsi" w:cstheme="minorHAnsi"/>
          <w:b w:val="0"/>
          <w:bCs w:val="0"/>
          <w:color w:val="000000"/>
          <w:sz w:val="28"/>
          <w:szCs w:val="28"/>
        </w:rPr>
        <w:br/>
        <w:t>śaṅkha-cakra likhena haiyā kutūhalī</w:t>
      </w:r>
    </w:p>
    <w:p w14:paraId="0D66AA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She would decorate the floor of the temple with drawings of svastikas, conches, and discs.</w:t>
      </w:r>
    </w:p>
    <w:p w14:paraId="5BA73747" w14:textId="73793E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svastika-maṇḍalī </w:t>
      </w:r>
      <w:r w:rsidRPr="00790008">
        <w:rPr>
          <w:rStyle w:val="BookTitle"/>
          <w:rFonts w:asciiTheme="minorHAnsi" w:hAnsiTheme="minorHAnsi" w:cstheme="minorHAnsi"/>
          <w:b w:val="0"/>
          <w:bCs w:val="0"/>
          <w:color w:val="000000"/>
          <w:sz w:val="28"/>
          <w:szCs w:val="28"/>
        </w:rPr>
        <w:t xml:space="preserve">refers to the drawing of circles or smearing and drawing pictures on Viṣṇu’s temple for His worship. Their characteristics are described in the following Vedic statement quoted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(Fourth Vibhāga): “A worshiper of Viṣṇu should draw a square within each of the four corners—northeast, southeast, northwest, southwest—of the Lord’s temple, divide each square into sixteen squares, then fill each square with white, yellow, red, and black colored powders. This is called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the drawing of circles, and their glories are described in the </w:t>
      </w:r>
      <w:r w:rsidRPr="00790008">
        <w:rPr>
          <w:rStyle w:val="BookTitle"/>
          <w:rFonts w:asciiTheme="minorHAnsi" w:hAnsiTheme="minorHAnsi" w:cstheme="minorHAnsi"/>
          <w:b w:val="0"/>
          <w:bCs w:val="0"/>
          <w:i/>
          <w:iCs/>
          <w:color w:val="000000"/>
          <w:sz w:val="28"/>
          <w:szCs w:val="28"/>
        </w:rPr>
        <w:t>Viṣṇu-dharmottara</w:t>
      </w:r>
      <w:r w:rsidRPr="00790008">
        <w:rPr>
          <w:rStyle w:val="BookTitle"/>
          <w:rFonts w:asciiTheme="minorHAnsi" w:hAnsiTheme="minorHAnsi" w:cstheme="minorHAnsi"/>
          <w:b w:val="0"/>
          <w:bCs w:val="0"/>
          <w:color w:val="000000"/>
          <w:sz w:val="28"/>
          <w:szCs w:val="28"/>
        </w:rPr>
        <w:t xml:space="preserve"> as follows: “One who is intelligent should draw various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 xml:space="preserve">sarvatobhadras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padmas </w:t>
      </w:r>
      <w:r w:rsidRPr="00790008">
        <w:rPr>
          <w:rStyle w:val="BookTitle"/>
          <w:rFonts w:asciiTheme="minorHAnsi" w:hAnsiTheme="minorHAnsi" w:cstheme="minorHAnsi"/>
          <w:b w:val="0"/>
          <w:bCs w:val="0"/>
          <w:color w:val="000000"/>
          <w:sz w:val="28"/>
          <w:szCs w:val="28"/>
        </w:rPr>
        <w:t xml:space="preserve">and various wonderful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in the temple of Hari.” In the </w:t>
      </w:r>
      <w:r w:rsidRPr="00790008">
        <w:rPr>
          <w:rStyle w:val="BookTitle"/>
          <w:rFonts w:asciiTheme="minorHAnsi" w:hAnsiTheme="minorHAnsi" w:cstheme="minorHAnsi"/>
          <w:b w:val="0"/>
          <w:bCs w:val="0"/>
          <w:i/>
          <w:iCs/>
          <w:color w:val="000000"/>
          <w:sz w:val="28"/>
          <w:szCs w:val="28"/>
        </w:rPr>
        <w:t xml:space="preserve">Nṛsiṁha Purāṇa </w:t>
      </w:r>
      <w:r w:rsidRPr="00790008">
        <w:rPr>
          <w:rStyle w:val="BookTitle"/>
          <w:rFonts w:asciiTheme="minorHAnsi" w:hAnsiTheme="minorHAnsi" w:cstheme="minorHAnsi"/>
          <w:b w:val="0"/>
          <w:bCs w:val="0"/>
          <w:color w:val="000000"/>
          <w:sz w:val="28"/>
          <w:szCs w:val="28"/>
        </w:rPr>
        <w:t xml:space="preserve">it is stated: “One should joyfully cleanse and decorate the temple of Viṣṇu by drawing various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like </w:t>
      </w:r>
      <w:r w:rsidRPr="00790008">
        <w:rPr>
          <w:rStyle w:val="BookTitle"/>
          <w:rFonts w:asciiTheme="minorHAnsi" w:hAnsiTheme="minorHAnsi" w:cstheme="minorHAnsi"/>
          <w:b w:val="0"/>
          <w:bCs w:val="0"/>
          <w:i/>
          <w:iCs/>
          <w:color w:val="000000"/>
          <w:sz w:val="28"/>
          <w:szCs w:val="28"/>
        </w:rPr>
        <w:t xml:space="preserve">padmas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with different attractive colors.”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concerning the month of Kārttika, it is stated: “One who draws various shapes like </w:t>
      </w:r>
      <w:r w:rsidRPr="00790008">
        <w:rPr>
          <w:rStyle w:val="BookTitle"/>
          <w:rFonts w:asciiTheme="minorHAnsi" w:hAnsiTheme="minorHAnsi" w:cstheme="minorHAnsi"/>
          <w:b w:val="0"/>
          <w:bCs w:val="0"/>
          <w:i/>
          <w:iCs/>
          <w:color w:val="000000"/>
          <w:sz w:val="28"/>
          <w:szCs w:val="28"/>
        </w:rPr>
        <w:t xml:space="preserve">sarvatobhadras </w:t>
      </w:r>
      <w:r w:rsidRPr="00790008">
        <w:rPr>
          <w:rStyle w:val="BookTitle"/>
          <w:rFonts w:asciiTheme="minorHAnsi" w:hAnsiTheme="minorHAnsi" w:cstheme="minorHAnsi"/>
          <w:b w:val="0"/>
          <w:bCs w:val="0"/>
          <w:color w:val="000000"/>
          <w:sz w:val="28"/>
          <w:szCs w:val="28"/>
        </w:rPr>
        <w:t xml:space="preserve">with clay or other minerals in front of Lord Keśava resides in heaven for one hundred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One who draws auspicious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in front of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especially in the month of Kārttika, purifies seven generations of his family. A woman who regularly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before Lord Keśava does not become a widow for the next seven births. A woman who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with cow dung before Lord Keśava is never separated from her husband, children, or wealth. One who decorates the courtyard of Viṣṇu’s temple with various colorful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and pictures enjoys the highest happiness within the three worlds.” It is stated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“A person who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in the temple of Viṣṇu with either clay, various minerals, various colors, or cow dung attains the form of a demigod who flies in an airplane.” In the </w:t>
      </w:r>
      <w:r w:rsidRPr="00790008">
        <w:rPr>
          <w:rStyle w:val="BookTitle"/>
          <w:rFonts w:asciiTheme="minorHAnsi" w:hAnsiTheme="minorHAnsi" w:cstheme="minorHAnsi"/>
          <w:b w:val="0"/>
          <w:bCs w:val="0"/>
          <w:i/>
          <w:iCs/>
          <w:color w:val="000000"/>
          <w:sz w:val="28"/>
          <w:szCs w:val="28"/>
        </w:rPr>
        <w:t xml:space="preserve">Hari-bhakti-sudhodaya </w:t>
      </w:r>
      <w:r w:rsidRPr="00790008">
        <w:rPr>
          <w:rStyle w:val="BookTitle"/>
          <w:rFonts w:asciiTheme="minorHAnsi" w:hAnsiTheme="minorHAnsi" w:cstheme="minorHAnsi"/>
          <w:b w:val="0"/>
          <w:bCs w:val="0"/>
          <w:color w:val="000000"/>
          <w:sz w:val="28"/>
          <w:szCs w:val="28"/>
        </w:rPr>
        <w:t>it is said: “One who smears cow dung in the temple of Viṣṇu and draws colorful pictures on it happily resides in the abode of Viṣṇu, where the residents look on him with welcome glances.”</w:t>
      </w:r>
    </w:p>
    <w:p w14:paraId="390080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was a Viṣṇu temple in the Lord’s house. Within the temple the worshipable Śrī Nārāyaṇa forms of Gaṇḍakī-śilā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 xml:space="preserve">) and Gomatī-cakra-śilā (Dvārakā-śilā) were situated as the family Deities. In order to draw auspicious signs within the temple, Lakṣmīdevī drew shapes like conches and </w:t>
      </w:r>
      <w:r w:rsidRPr="00790008">
        <w:rPr>
          <w:rStyle w:val="BookTitle"/>
          <w:rFonts w:asciiTheme="minorHAnsi" w:hAnsiTheme="minorHAnsi" w:cstheme="minorHAnsi"/>
          <w:b w:val="0"/>
          <w:bCs w:val="0"/>
          <w:i/>
          <w:iCs/>
          <w:color w:val="000000"/>
          <w:sz w:val="28"/>
          <w:szCs w:val="28"/>
        </w:rPr>
        <w:t>cakras</w:t>
      </w:r>
      <w:r w:rsidRPr="00790008">
        <w:rPr>
          <w:rStyle w:val="BookTitle"/>
          <w:rFonts w:asciiTheme="minorHAnsi" w:hAnsiTheme="minorHAnsi" w:cstheme="minorHAnsi"/>
          <w:b w:val="0"/>
          <w:bCs w:val="0"/>
          <w:color w:val="000000"/>
          <w:sz w:val="28"/>
          <w:szCs w:val="28"/>
        </w:rPr>
        <w:t xml:space="preserve"> throughout the temple, such as on the foundation and walls.</w:t>
      </w:r>
    </w:p>
    <w:p w14:paraId="635162D0" w14:textId="2E87F2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14.42</w:t>
      </w:r>
    </w:p>
    <w:p w14:paraId="4448B6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291376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gandha, puṣpa, dhūpa, dīpa, suvāsita jala</w:t>
      </w:r>
      <w:r w:rsidRPr="00790008">
        <w:rPr>
          <w:rStyle w:val="BookTitle"/>
          <w:rFonts w:asciiTheme="minorHAnsi" w:hAnsiTheme="minorHAnsi" w:cstheme="minorHAnsi"/>
          <w:b w:val="0"/>
          <w:bCs w:val="0"/>
          <w:color w:val="000000"/>
          <w:sz w:val="28"/>
          <w:szCs w:val="28"/>
        </w:rPr>
        <w:br/>
        <w:t>īśvara-pūjāra sajjā karena sakala</w:t>
      </w:r>
    </w:p>
    <w:p w14:paraId="43CEF6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arranged sandalwood paste, flowers, incense, ghee lamps, and scented water for the worship of Lord Viṣṇu.</w:t>
      </w:r>
    </w:p>
    <w:p w14:paraId="03B1AA8C" w14:textId="36966C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Following the scriptural and social norms of that time, every Bengali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wife would collect ingredients like sandalwood paste, flowers, ghee lamp, incense, and scented water for the worship of Nārāyaṇa. But nowadays in some provinces of India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hailing from Bengal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communities do not accept water touched or brought by their own wives for the service of the Lord.</w:t>
      </w:r>
    </w:p>
    <w:p w14:paraId="51E878E0" w14:textId="0673ED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14.43</w:t>
      </w:r>
    </w:p>
    <w:p w14:paraId="5E7216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1752F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tulasīra karena sevana</w:t>
      </w:r>
      <w:r w:rsidRPr="00790008">
        <w:rPr>
          <w:rStyle w:val="BookTitle"/>
          <w:rFonts w:asciiTheme="minorHAnsi" w:hAnsiTheme="minorHAnsi" w:cstheme="minorHAnsi"/>
          <w:b w:val="0"/>
          <w:bCs w:val="0"/>
          <w:color w:val="000000"/>
          <w:sz w:val="28"/>
          <w:szCs w:val="28"/>
        </w:rPr>
        <w:br/>
        <w:t>tato’dhika śacīra sevāya tāṅ’ra mana</w:t>
      </w:r>
    </w:p>
    <w:p w14:paraId="6DD848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constantly served tulasī, yet she served Śacī even more.</w:t>
      </w:r>
    </w:p>
    <w:p w14:paraId="3AB77241" w14:textId="75DB01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worshipers of Lord Viṣṇu greatly respect Tulasī-devī as one of the ingredients for the Lord’s service and therefore most intimate with the Lord. Lakṣmīpriyā-devī spent more time in serving her mother-in-law, Gaura’s mother, than in serving Tulasī-devī. Those who pretend to be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while holding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in one hand and a pipe for smoking intoxicants in the other should properly follow the ideal example of serving Tulasī-devī set by Gaura-Lakṣmīpriyā. And yet, knowing the Lord as the best of those devoted to their mothers, Lakṣmīpriyā-devī, the Lord’s wife, established that her service with awe and reverence to her mother-in-law was superior to the affectionate service of Tulasī-devī, the maidservant of Gaura, and was nondifferent from service to her husband.</w:t>
      </w:r>
    </w:p>
    <w:p w14:paraId="2AA6EFB2" w14:textId="786C1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14.44</w:t>
      </w:r>
    </w:p>
    <w:p w14:paraId="61464F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730FD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caritra dekhi’ śrī-gaurasundara</w:t>
      </w:r>
      <w:r w:rsidRPr="00790008">
        <w:rPr>
          <w:rStyle w:val="BookTitle"/>
          <w:rFonts w:asciiTheme="minorHAnsi" w:hAnsiTheme="minorHAnsi" w:cstheme="minorHAnsi"/>
          <w:b w:val="0"/>
          <w:bCs w:val="0"/>
          <w:color w:val="000000"/>
          <w:sz w:val="28"/>
          <w:szCs w:val="28"/>
        </w:rPr>
        <w:br/>
        <w:t>mukhe kichu nā balena, santoṣa antara</w:t>
      </w:r>
    </w:p>
    <w:p w14:paraId="07FAC8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Lakṣmī’s behavior, Śrī Gaurasundara did not comment, yet He was satisfied within.</w:t>
      </w:r>
    </w:p>
    <w:p w14:paraId="465E87F8" w14:textId="1D5CB0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Lakṣmīpriyā’s greater faith in and eagerness for the service of His mother than the service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the Lord approved within His mind and was quite satisfied. Though due to social injunctions and embarrassment the Lord did not externally or publicly approve the actions of His wife, His nonduplicitous heartfelt </w:t>
      </w:r>
      <w:r w:rsidRPr="00790008">
        <w:rPr>
          <w:rStyle w:val="BookTitle"/>
          <w:rFonts w:asciiTheme="minorHAnsi" w:hAnsiTheme="minorHAnsi" w:cstheme="minorHAnsi"/>
          <w:b w:val="0"/>
          <w:bCs w:val="0"/>
          <w:color w:val="000000"/>
          <w:sz w:val="28"/>
          <w:szCs w:val="28"/>
        </w:rPr>
        <w:lastRenderedPageBreak/>
        <w:t xml:space="preserve">mercy on Lakṣmīdevī was seen in her activities of serving the Lord by collecting ingredients for Viṣṇu’s worship, serving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and serving His own mother, who is the personification of pure goodness.</w:t>
      </w:r>
    </w:p>
    <w:p w14:paraId="33930126" w14:textId="3C59EA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14.45</w:t>
      </w:r>
    </w:p>
    <w:p w14:paraId="299FD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23DB76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lakṣmī lai’ prabhura caraṇa</w:t>
      </w:r>
      <w:r w:rsidRPr="00790008">
        <w:rPr>
          <w:rStyle w:val="BookTitle"/>
          <w:rFonts w:asciiTheme="minorHAnsi" w:hAnsiTheme="minorHAnsi" w:cstheme="minorHAnsi"/>
          <w:b w:val="0"/>
          <w:bCs w:val="0"/>
          <w:color w:val="000000"/>
          <w:sz w:val="28"/>
          <w:szCs w:val="28"/>
        </w:rPr>
        <w:br/>
        <w:t>vasiyā thākena pada-tale anukṣaṇa</w:t>
      </w:r>
    </w:p>
    <w:p w14:paraId="795AAE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days Lakṣmī would sit and hold the Lord’s feet for hours.</w:t>
      </w:r>
    </w:p>
    <w:p w14:paraId="7092912A" w14:textId="3AEEE1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reveal within this world the glories and opulences of serving the lotus feet of Gaura-Nārāyaṇa, Lakṣmīpriyā-devī, who is attached to service in the mood of awe and reverence, often exhibited pastimes as the maidservant of Gaura, by holding the Lord’s lotus feet on her lap.</w:t>
      </w:r>
    </w:p>
    <w:p w14:paraId="41D7DE29" w14:textId="338309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14.46</w:t>
      </w:r>
    </w:p>
    <w:p w14:paraId="1172A5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56198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dekhena śacī putra-pada-tale</w:t>
      </w:r>
      <w:r w:rsidRPr="00790008">
        <w:rPr>
          <w:rStyle w:val="BookTitle"/>
          <w:rFonts w:asciiTheme="minorHAnsi" w:hAnsiTheme="minorHAnsi" w:cstheme="minorHAnsi"/>
          <w:b w:val="0"/>
          <w:bCs w:val="0"/>
          <w:color w:val="000000"/>
          <w:sz w:val="28"/>
          <w:szCs w:val="28"/>
        </w:rPr>
        <w:br/>
        <w:t>mahā-jyotir-maya agni-puñja-śikhā jvale</w:t>
      </w:r>
    </w:p>
    <w:p w14:paraId="56182E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sometimes saw brilliant effulgent flames emanating from the feet of her son.</w:t>
      </w:r>
    </w:p>
    <w:p w14:paraId="5DEB1F72" w14:textId="26E263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the influence of Gaura-Nārāyaṇa’s opulences, Śacīdevī saw five effulgent flames of fire. Just as impersonalists, being unable to see the original form of the Lord, accept the effulgence emanating from the body of the Lord as His form and thus become astonished; seeing the most effulgent five flames of fire emanating from the lotus feet of the Lord, Śacīdevī understood her son to be directly Lord Viṣṇu.</w:t>
      </w:r>
    </w:p>
    <w:p w14:paraId="2022315B" w14:textId="45311F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14.47</w:t>
      </w:r>
    </w:p>
    <w:p w14:paraId="5ACC3A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56C6FD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mahā-padma-gandha śacī āi</w:t>
      </w:r>
      <w:r w:rsidRPr="00790008">
        <w:rPr>
          <w:rStyle w:val="BookTitle"/>
          <w:rFonts w:asciiTheme="minorHAnsi" w:hAnsiTheme="minorHAnsi" w:cstheme="minorHAnsi"/>
          <w:b w:val="0"/>
          <w:bCs w:val="0"/>
          <w:color w:val="000000"/>
          <w:sz w:val="28"/>
          <w:szCs w:val="28"/>
        </w:rPr>
        <w:br/>
        <w:t>ghare-dvāre sarvatra pāyena, anta nāi</w:t>
      </w:r>
    </w:p>
    <w:p w14:paraId="4F8D6456" w14:textId="2B682E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Mother Śacī smelled the fragrance of lotus flowers throughout the house.</w:t>
      </w:r>
    </w:p>
    <w:p w14:paraId="7E4F1460" w14:textId="27A179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14.48</w:t>
      </w:r>
    </w:p>
    <w:p w14:paraId="3ACD9E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1BF91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lakṣmī nārāyaṇa navadvīpe</w:t>
      </w:r>
      <w:r w:rsidRPr="00790008">
        <w:rPr>
          <w:rStyle w:val="BookTitle"/>
          <w:rFonts w:asciiTheme="minorHAnsi" w:hAnsiTheme="minorHAnsi" w:cstheme="minorHAnsi"/>
          <w:b w:val="0"/>
          <w:bCs w:val="0"/>
          <w:color w:val="000000"/>
          <w:sz w:val="28"/>
          <w:szCs w:val="28"/>
        </w:rPr>
        <w:br/>
        <w:t>keha nāhi cinena āchena gūḍha-rūpe</w:t>
      </w:r>
    </w:p>
    <w:p w14:paraId="34128C03" w14:textId="2AF12F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Lakṣmī-Nārāyaṇa secretly lived in Navadvīpa in this way, no one was able to recognize them.</w:t>
      </w:r>
    </w:p>
    <w:p w14:paraId="4692117A" w14:textId="6C64FD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14.49</w:t>
      </w:r>
    </w:p>
    <w:p w14:paraId="6CB54C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7AF5E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kata-dine icchā-maya bhagavān</w:t>
      </w:r>
      <w:r w:rsidRPr="00790008">
        <w:rPr>
          <w:rStyle w:val="BookTitle"/>
          <w:rFonts w:asciiTheme="minorHAnsi" w:hAnsiTheme="minorHAnsi" w:cstheme="minorHAnsi"/>
          <w:b w:val="0"/>
          <w:bCs w:val="0"/>
          <w:color w:val="000000"/>
          <w:sz w:val="28"/>
          <w:szCs w:val="28"/>
        </w:rPr>
        <w:br/>
        <w:t>baṅga-deśa dekhite haila icchā tā’na</w:t>
      </w:r>
    </w:p>
    <w:p w14:paraId="074D82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few days the independent Lord desired to visit East Bengal [Bangladesh].</w:t>
      </w:r>
    </w:p>
    <w:p w14:paraId="4413EF71" w14:textId="78B65E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baṅga-deśa </w:t>
      </w:r>
      <w:r w:rsidRPr="00790008">
        <w:rPr>
          <w:rStyle w:val="BookTitle"/>
          <w:rFonts w:asciiTheme="minorHAnsi" w:hAnsiTheme="minorHAnsi" w:cstheme="minorHAnsi"/>
          <w:b w:val="0"/>
          <w:bCs w:val="0"/>
          <w:color w:val="000000"/>
          <w:sz w:val="28"/>
          <w:szCs w:val="28"/>
        </w:rPr>
        <w:t>is explained as follows: Śrī Gaurasundara exhibited His pastimes in Gauḍapura, Navadvīpa-Māyāpur. The eastern portion of Gauḍa-deśa (now Bangladesh) is separately addressed as Baṅga-deśa by the residents of Gauḍa-deśa. The celestial Bhāgīrathī River flows through Gauḍa-deśa. The northern and eastern provinces of Gauḍa Navadvīpa, which consist of the east and south banks of the Brahmaputra River, through which flows the main branch of the Ganges, the Padmāvatī, which merges in the Bay of Bengal—these entire tracts of land were known at that time as Baṅga-deśa.</w:t>
      </w:r>
    </w:p>
    <w:p w14:paraId="4BD58A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book </w:t>
      </w:r>
      <w:r w:rsidRPr="00790008">
        <w:rPr>
          <w:rStyle w:val="BookTitle"/>
          <w:rFonts w:asciiTheme="minorHAnsi" w:hAnsiTheme="minorHAnsi" w:cstheme="minorHAnsi"/>
          <w:b w:val="0"/>
          <w:bCs w:val="0"/>
          <w:i/>
          <w:iCs/>
          <w:color w:val="000000"/>
          <w:sz w:val="28"/>
          <w:szCs w:val="28"/>
        </w:rPr>
        <w:t xml:space="preserve">Śakti-saṅgam-tantra </w:t>
      </w:r>
      <w:r w:rsidRPr="00790008">
        <w:rPr>
          <w:rStyle w:val="BookTitle"/>
          <w:rFonts w:asciiTheme="minorHAnsi" w:hAnsiTheme="minorHAnsi" w:cstheme="minorHAnsi"/>
          <w:b w:val="0"/>
          <w:bCs w:val="0"/>
          <w:color w:val="000000"/>
          <w:sz w:val="28"/>
          <w:szCs w:val="28"/>
        </w:rPr>
        <w:t>the border of Baṅga-deśa has been described as follows: “The entire tract of land from the bay of Bengal up to the Brahmaputra River is known as Baṅga-deśa. O Pārvatī, this land bestows on one all perfection.”</w:t>
      </w:r>
    </w:p>
    <w:p w14:paraId="5A2C89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after the reign of the ancient Pāla dynasty and the shifting of the capitol to Navadvīpa and Vikramapura, north Bengal was still known as Varendra, provinces to the northwest of north Bengal were known as Karṇa-suvarṇa, west Bengal was known as Gauḍa and Rāḍha, the present East Bengal was known as Baṅga-deśa, and South Bengal was known as Samataṭa and Tāmralipta. Even in Sanskrit literatures the east and middle areas of Bengal were referred to as Baṅga-deśa. Abul Phajal, the prime minister of Akbar, the Mugal emperor of Delhi, has written in his history book, </w:t>
      </w:r>
      <w:r w:rsidRPr="00790008">
        <w:rPr>
          <w:rStyle w:val="BookTitle"/>
          <w:rFonts w:asciiTheme="minorHAnsi" w:hAnsiTheme="minorHAnsi" w:cstheme="minorHAnsi"/>
          <w:b w:val="0"/>
          <w:bCs w:val="0"/>
          <w:i/>
          <w:iCs/>
          <w:color w:val="000000"/>
          <w:sz w:val="28"/>
          <w:szCs w:val="28"/>
        </w:rPr>
        <w:t xml:space="preserve">Āin-I-Akbari, </w:t>
      </w:r>
      <w:r w:rsidRPr="00790008">
        <w:rPr>
          <w:rStyle w:val="BookTitle"/>
          <w:rFonts w:asciiTheme="minorHAnsi" w:hAnsiTheme="minorHAnsi" w:cstheme="minorHAnsi"/>
          <w:b w:val="0"/>
          <w:bCs w:val="0"/>
          <w:color w:val="000000"/>
          <w:sz w:val="28"/>
          <w:szCs w:val="28"/>
        </w:rPr>
        <w:t xml:space="preserve">or “The Rule of Akbar”, that the former Hindu kings of Baṅga surrounded their kingdoms with an </w:t>
      </w:r>
      <w:r w:rsidRPr="00790008">
        <w:rPr>
          <w:rStyle w:val="BookTitle"/>
          <w:rFonts w:asciiTheme="minorHAnsi" w:hAnsiTheme="minorHAnsi" w:cstheme="minorHAnsi"/>
          <w:b w:val="0"/>
          <w:bCs w:val="0"/>
          <w:i/>
          <w:iCs/>
          <w:color w:val="000000"/>
          <w:sz w:val="28"/>
          <w:szCs w:val="28"/>
        </w:rPr>
        <w:t>āla</w:t>
      </w:r>
      <w:r w:rsidRPr="00790008">
        <w:rPr>
          <w:rStyle w:val="BookTitle"/>
          <w:rFonts w:asciiTheme="minorHAnsi" w:hAnsiTheme="minorHAnsi" w:cstheme="minorHAnsi"/>
          <w:b w:val="0"/>
          <w:bCs w:val="0"/>
          <w:color w:val="000000"/>
          <w:sz w:val="28"/>
          <w:szCs w:val="28"/>
        </w:rPr>
        <w:t>, or mud dike, and therefore the area has become known as Baṅgāla.</w:t>
      </w:r>
    </w:p>
    <w:p w14:paraId="79A8E65D" w14:textId="1479D4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14.50-51</w:t>
      </w:r>
    </w:p>
    <w:p w14:paraId="5F9A67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50-51</w:t>
      </w:r>
    </w:p>
    <w:p w14:paraId="418D4A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jananīre balilena vāṇī</w:t>
      </w:r>
      <w:r w:rsidRPr="00790008">
        <w:rPr>
          <w:rStyle w:val="BookTitle"/>
          <w:rFonts w:asciiTheme="minorHAnsi" w:hAnsiTheme="minorHAnsi" w:cstheme="minorHAnsi"/>
          <w:b w:val="0"/>
          <w:bCs w:val="0"/>
          <w:color w:val="000000"/>
          <w:sz w:val="28"/>
          <w:szCs w:val="28"/>
        </w:rPr>
        <w:br/>
        <w:t>“kata-dina pravāsa kariba, mātā, āmi”</w:t>
      </w:r>
    </w:p>
    <w:p w14:paraId="789DAA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lakṣmī-prati kahilena śrī-gaurasundara</w:t>
      </w:r>
      <w:r w:rsidRPr="00790008">
        <w:rPr>
          <w:rStyle w:val="BookTitle"/>
          <w:rFonts w:asciiTheme="minorHAnsi" w:hAnsiTheme="minorHAnsi" w:cstheme="minorHAnsi"/>
          <w:b w:val="0"/>
          <w:bCs w:val="0"/>
          <w:color w:val="000000"/>
          <w:sz w:val="28"/>
          <w:szCs w:val="28"/>
        </w:rPr>
        <w:br/>
        <w:t>“māyera sevana tumi kara nirantara”</w:t>
      </w:r>
    </w:p>
    <w:p w14:paraId="0064FA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told His mother, “Dear mother, I will go on a journey for a few days.” </w:t>
      </w:r>
      <w:r w:rsidRPr="00790008">
        <w:rPr>
          <w:rStyle w:val="BookTitle"/>
          <w:rFonts w:asciiTheme="minorHAnsi" w:hAnsiTheme="minorHAnsi" w:cstheme="minorHAnsi"/>
          <w:b/>
          <w:bCs/>
          <w:color w:val="800000"/>
          <w:sz w:val="28"/>
          <w:szCs w:val="28"/>
        </w:rPr>
        <w:lastRenderedPageBreak/>
        <w:t>Śrī Gaurasundara then said to Lakṣmī, “You should constantly serve mother.”</w:t>
      </w:r>
    </w:p>
    <w:p w14:paraId="111FFB25" w14:textId="4385D5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leaving for Baṅga-deśa, or Bangladesh, in eastern Gauḍa, the Lord said to Mother Śacī, “O mother, I will leave this house and go somewhere else for a few days in order to collect items for the service you and the household.” And He said to His wife, Lakṣmīpriyā-devī, “In My absence you should perform your duty of serving My mother.” Before departing for another province, the Lord entrusted the responsibility of serving His mother with His wife, Lakṣmīpriyā-devī, and then proceeded towards the east to increase His mother’s happiness.</w:t>
      </w:r>
    </w:p>
    <w:p w14:paraId="12F26515" w14:textId="4CF632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14.52</w:t>
      </w:r>
    </w:p>
    <w:p w14:paraId="781C88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65D507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kata āpta śiṣya-varga laiyā</w:t>
      </w:r>
      <w:r w:rsidRPr="00790008">
        <w:rPr>
          <w:rStyle w:val="BookTitle"/>
          <w:rFonts w:asciiTheme="minorHAnsi" w:hAnsiTheme="minorHAnsi" w:cstheme="minorHAnsi"/>
          <w:b w:val="0"/>
          <w:bCs w:val="0"/>
          <w:color w:val="000000"/>
          <w:sz w:val="28"/>
          <w:szCs w:val="28"/>
        </w:rPr>
        <w:br/>
        <w:t>calilena baṅga-deśe-haraṣita haiyā</w:t>
      </w:r>
    </w:p>
    <w:p w14:paraId="54B3D6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took some of His students and happily departed for East Bengal.</w:t>
      </w:r>
    </w:p>
    <w:p w14:paraId="69D94869" w14:textId="3CF316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did not travel alone from Gauḍa to the eastern Gauḍa province of Baṅga-deśa. Nimāi Paṇḍita, the crest jewel of teachers, was accompanied to East Bengal by many of His favorite students who were residents of Gauḍapura, Navadvīpa-Māyāpur.</w:t>
      </w:r>
    </w:p>
    <w:p w14:paraId="4FBBDA02" w14:textId="153FFF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14.53</w:t>
      </w:r>
    </w:p>
    <w:p w14:paraId="74A74D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C3EA4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 jana dekhe prabhu caliyā āsite</w:t>
      </w:r>
      <w:r w:rsidRPr="00790008">
        <w:rPr>
          <w:rStyle w:val="BookTitle"/>
          <w:rFonts w:asciiTheme="minorHAnsi" w:hAnsiTheme="minorHAnsi" w:cstheme="minorHAnsi"/>
          <w:b w:val="0"/>
          <w:bCs w:val="0"/>
          <w:color w:val="000000"/>
          <w:sz w:val="28"/>
          <w:szCs w:val="28"/>
        </w:rPr>
        <w:br/>
        <w:t>sei āra dṛṣṭi nāhi pāre sambarite</w:t>
      </w:r>
    </w:p>
    <w:p w14:paraId="088327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the Lord in His travels could not take his eyes off Him.</w:t>
      </w:r>
    </w:p>
    <w:p w14:paraId="570E5FD3" w14:textId="123B50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who saw the most attractive form of the Lord in the course of His travels did not care to look anywhere else. The unparalleled beauty and qualities of the Lord bewildered all observers.</w:t>
      </w:r>
    </w:p>
    <w:p w14:paraId="5D7EFFB0" w14:textId="13806A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14.54</w:t>
      </w:r>
    </w:p>
    <w:p w14:paraId="6C23DB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41AEC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strī-loke dekhiyā bale,—“hena-putra yā’ra</w:t>
      </w:r>
      <w:r w:rsidRPr="00790008">
        <w:rPr>
          <w:rStyle w:val="BookTitle"/>
          <w:rFonts w:asciiTheme="minorHAnsi" w:hAnsiTheme="minorHAnsi" w:cstheme="minorHAnsi"/>
          <w:b w:val="0"/>
          <w:bCs w:val="0"/>
          <w:color w:val="000000"/>
          <w:sz w:val="28"/>
          <w:szCs w:val="28"/>
        </w:rPr>
        <w:br/>
        <w:t>dhanya tā’ra janma, tā’ra pā’ye namaskāra</w:t>
      </w:r>
    </w:p>
    <w:p w14:paraId="59A792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women said, “Glorious is she who has such a son. We offer our obeisances to her.</w:t>
      </w:r>
    </w:p>
    <w:p w14:paraId="79DC5079" w14:textId="2A8F6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aged mothers of East Bengal could not find appropriate words to praise the good fortune of Śacīdevī, the mother of Gaura. They would say, “By holding the Lord in her womb, Śacīdevī’s life has become successful.” Following in the </w:t>
      </w:r>
      <w:r w:rsidRPr="00790008">
        <w:rPr>
          <w:rStyle w:val="BookTitle"/>
          <w:rFonts w:asciiTheme="minorHAnsi" w:hAnsiTheme="minorHAnsi" w:cstheme="minorHAnsi"/>
          <w:b w:val="0"/>
          <w:bCs w:val="0"/>
          <w:color w:val="000000"/>
          <w:sz w:val="28"/>
          <w:szCs w:val="28"/>
        </w:rPr>
        <w:lastRenderedPageBreak/>
        <w:t xml:space="preserve">footsteps of Śacīdevī, many ladies who worshiped the Lord in the mood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were enthused to serve the Lord in that mood as they looked at Him with parental feelings.</w:t>
      </w:r>
    </w:p>
    <w:p w14:paraId="14083BAE" w14:textId="7A2597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14.55</w:t>
      </w:r>
    </w:p>
    <w:p w14:paraId="1AE63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9DCE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bhāgyavatī hena pāilena pati</w:t>
      </w:r>
      <w:r w:rsidRPr="00790008">
        <w:rPr>
          <w:rStyle w:val="BookTitle"/>
          <w:rFonts w:asciiTheme="minorHAnsi" w:hAnsiTheme="minorHAnsi" w:cstheme="minorHAnsi"/>
          <w:b w:val="0"/>
          <w:bCs w:val="0"/>
          <w:color w:val="000000"/>
          <w:sz w:val="28"/>
          <w:szCs w:val="28"/>
        </w:rPr>
        <w:br/>
        <w:t>strī-janma sārthaka karilena sei satī”</w:t>
      </w:r>
    </w:p>
    <w:p w14:paraId="6C9C72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“Fortunate is she who has such a husband. The life of that chaste lady has become successful.”</w:t>
      </w:r>
    </w:p>
    <w:p w14:paraId="24C617AE" w14:textId="0C9C8B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married ladies of East Bengal realized the good fortune and perfection of accepting a woman’s birth attained by Lakṣmīdevī, the wife of Gaura, and they engaged with her in the Lord’s service in the mood of awe and reverence. They did not forget their own constitutional position as eternally separated expansions and attempt to establish abominable mundane debauchery as worship of Gaura in order to become </w:t>
      </w:r>
      <w:r w:rsidRPr="00790008">
        <w:rPr>
          <w:rStyle w:val="BookTitle"/>
          <w:rFonts w:asciiTheme="minorHAnsi" w:hAnsiTheme="minorHAnsi" w:cstheme="minorHAnsi"/>
          <w:b w:val="0"/>
          <w:bCs w:val="0"/>
          <w:i/>
          <w:iCs/>
          <w:color w:val="000000"/>
          <w:sz w:val="28"/>
          <w:szCs w:val="28"/>
        </w:rPr>
        <w:t>gaura-bhogīs</w:t>
      </w:r>
      <w:r w:rsidRPr="00790008">
        <w:rPr>
          <w:rStyle w:val="BookTitle"/>
          <w:rFonts w:asciiTheme="minorHAnsi" w:hAnsiTheme="minorHAnsi" w:cstheme="minorHAnsi"/>
          <w:b w:val="0"/>
          <w:bCs w:val="0"/>
          <w:color w:val="000000"/>
          <w:sz w:val="28"/>
          <w:szCs w:val="28"/>
        </w:rPr>
        <w:t xml:space="preserve">, or enjoyers of Gaura, like the fictitious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w:t>
      </w:r>
    </w:p>
    <w:p w14:paraId="5E873B50" w14:textId="19A3B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14.56</w:t>
      </w:r>
    </w:p>
    <w:p w14:paraId="04FB42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3EEA9A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pathe dekhe yata strī-puruṣe</w:t>
      </w:r>
      <w:r w:rsidRPr="00790008">
        <w:rPr>
          <w:rStyle w:val="BookTitle"/>
          <w:rFonts w:asciiTheme="minorHAnsi" w:hAnsiTheme="minorHAnsi" w:cstheme="minorHAnsi"/>
          <w:b w:val="0"/>
          <w:bCs w:val="0"/>
          <w:color w:val="000000"/>
          <w:sz w:val="28"/>
          <w:szCs w:val="28"/>
        </w:rPr>
        <w:br/>
        <w:t>punaḥ punaḥ sabe vyākhyā karena santoṣe</w:t>
      </w:r>
    </w:p>
    <w:p w14:paraId="416E6A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ladies and men who saw the Lord as He passed by repeatedly glorified Him in full satisfaction.</w:t>
      </w:r>
    </w:p>
    <w:p w14:paraId="608D0741" w14:textId="48CED2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vyākhyā karena </w:t>
      </w:r>
      <w:r w:rsidRPr="00790008">
        <w:rPr>
          <w:rStyle w:val="BookTitle"/>
          <w:rFonts w:asciiTheme="minorHAnsi" w:hAnsiTheme="minorHAnsi" w:cstheme="minorHAnsi"/>
          <w:b w:val="0"/>
          <w:bCs w:val="0"/>
          <w:color w:val="000000"/>
          <w:sz w:val="28"/>
          <w:szCs w:val="28"/>
        </w:rPr>
        <w:t>indicate that they offered prayers to the matchless form of the Lord.</w:t>
      </w:r>
    </w:p>
    <w:p w14:paraId="1D5C449F" w14:textId="242D73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14.57</w:t>
      </w:r>
    </w:p>
    <w:p w14:paraId="77C15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59CBBA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deve o karena kāmya ye-prabhu dekhite</w:t>
      </w:r>
      <w:r w:rsidRPr="00790008">
        <w:rPr>
          <w:rStyle w:val="BookTitle"/>
          <w:rFonts w:asciiTheme="minorHAnsi" w:hAnsiTheme="minorHAnsi" w:cstheme="minorHAnsi"/>
          <w:b w:val="0"/>
          <w:bCs w:val="0"/>
          <w:color w:val="000000"/>
          <w:sz w:val="28"/>
          <w:szCs w:val="28"/>
        </w:rPr>
        <w:br/>
        <w:t>ye-te-jane hena prabhu dekhe kṛpā haite</w:t>
      </w:r>
    </w:p>
    <w:p w14:paraId="5B4472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whom even the demigods desire to see now mercifully appeared before the vision of everyone.</w:t>
      </w:r>
    </w:p>
    <w:p w14:paraId="7C573C35" w14:textId="43FCFB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Out of compassion, the Lord manifested His form, which is rarely seen by the demigods, to the people of Bangladesh. By giving up duplicity born from the service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those who were fortunate enough to see the transcendental form of the Lord did not accrue any inauspiciousness like followers of the path of </w:t>
      </w:r>
      <w:r w:rsidRPr="00790008">
        <w:rPr>
          <w:rStyle w:val="BookTitle"/>
          <w:rFonts w:asciiTheme="minorHAnsi" w:hAnsiTheme="minorHAnsi" w:cstheme="minorHAnsi"/>
          <w:b w:val="0"/>
          <w:bCs w:val="0"/>
          <w:i/>
          <w:iCs/>
          <w:color w:val="000000"/>
          <w:sz w:val="28"/>
          <w:szCs w:val="28"/>
        </w:rPr>
        <w:t>preyas</w:t>
      </w:r>
      <w:r w:rsidRPr="00790008">
        <w:rPr>
          <w:rStyle w:val="BookTitle"/>
          <w:rFonts w:asciiTheme="minorHAnsi" w:hAnsiTheme="minorHAnsi" w:cstheme="minorHAnsi"/>
          <w:b w:val="0"/>
          <w:bCs w:val="0"/>
          <w:color w:val="000000"/>
          <w:sz w:val="28"/>
          <w:szCs w:val="28"/>
        </w:rPr>
        <w:t xml:space="preserve">, temporary material gratification, who are attached to material </w:t>
      </w:r>
      <w:r w:rsidRPr="00790008">
        <w:rPr>
          <w:rStyle w:val="BookTitle"/>
          <w:rFonts w:asciiTheme="minorHAnsi" w:hAnsiTheme="minorHAnsi" w:cstheme="minorHAnsi"/>
          <w:b w:val="0"/>
          <w:bCs w:val="0"/>
          <w:color w:val="000000"/>
          <w:sz w:val="28"/>
          <w:szCs w:val="28"/>
        </w:rPr>
        <w:lastRenderedPageBreak/>
        <w:t>conceptions. The causeless mercy of the Lord alone protected men and women who flourished with sensual knowledge inspired by material perceptions from their enjoying spirit.</w:t>
      </w:r>
    </w:p>
    <w:p w14:paraId="39ADA960" w14:textId="1AEF2F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14.58</w:t>
      </w:r>
    </w:p>
    <w:p w14:paraId="5647A5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7B17FE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gaurasundara dhīre-dhīre</w:t>
      </w:r>
      <w:r w:rsidRPr="00790008">
        <w:rPr>
          <w:rStyle w:val="BookTitle"/>
          <w:rFonts w:asciiTheme="minorHAnsi" w:hAnsiTheme="minorHAnsi" w:cstheme="minorHAnsi"/>
          <w:b w:val="0"/>
          <w:bCs w:val="0"/>
          <w:color w:val="000000"/>
          <w:sz w:val="28"/>
          <w:szCs w:val="28"/>
        </w:rPr>
        <w:br/>
        <w:t>kata-dine āilena padmāvatī-tīre</w:t>
      </w:r>
    </w:p>
    <w:p w14:paraId="70771C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Gaurasundara arrived in a few days at the bank of the Padmāvatī River.</w:t>
      </w:r>
    </w:p>
    <w:p w14:paraId="102FB230" w14:textId="6BF350F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Satisfied by the prayers of the saintly King Bhagīratha, Jāhnavī-devī appeared from Māyā-tīrtha, Haridvāra, and began flowing east to merge in the ocean. Some people say that a demon adorned with material knowledge diverted the flow of the Bhāgīrathī into the Padmāvatī in order to deprive Bhāgīrathī from achieving the lotus feet of Gaura. Feeling unhappy as a result, Bhāgīrathī flowed by the side of Śrī Navadvīpa-Māyāpur in order to serve the lotus feet of Gaura-Nārāyaṇa. This Māyāpur is itself the above-mentioned Māyā-tīrtha Haridvāra. Though personally full in six opulences, after His marriage pastime Lord Gaurasundara crossed many villages and eventually arrived on the bank of the Padmāvatī in order to perform pastimes of accumulating wealth while imitating the activities of ordinary householders.</w:t>
      </w:r>
    </w:p>
    <w:p w14:paraId="10D38BC5" w14:textId="06864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14.59</w:t>
      </w:r>
    </w:p>
    <w:p w14:paraId="1EA5B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7AA199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padmāvatī-nadīra taraṅga-śobhā ati</w:t>
      </w:r>
      <w:r w:rsidRPr="00790008">
        <w:rPr>
          <w:rStyle w:val="BookTitle"/>
          <w:rFonts w:asciiTheme="minorHAnsi" w:hAnsiTheme="minorHAnsi" w:cstheme="minorHAnsi"/>
          <w:b w:val="0"/>
          <w:bCs w:val="0"/>
          <w:color w:val="000000"/>
          <w:sz w:val="28"/>
          <w:szCs w:val="28"/>
        </w:rPr>
        <w:br/>
        <w:t>uttama pulina,—yena upavana tathi</w:t>
      </w:r>
    </w:p>
    <w:p w14:paraId="2768CC3E" w14:textId="629B4B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current of the Padmāvatī River is most charming, and her fine banks are covered with forest groves.</w:t>
      </w:r>
    </w:p>
    <w:p w14:paraId="7A702190" w14:textId="5DCEB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14.60</w:t>
      </w:r>
    </w:p>
    <w:p w14:paraId="3AC49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76E6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padmāvatī prabhu mahā-kutūhale</w:t>
      </w:r>
      <w:r w:rsidRPr="00790008">
        <w:rPr>
          <w:rStyle w:val="BookTitle"/>
          <w:rFonts w:asciiTheme="minorHAnsi" w:hAnsiTheme="minorHAnsi" w:cstheme="minorHAnsi"/>
          <w:b w:val="0"/>
          <w:bCs w:val="0"/>
          <w:color w:val="000000"/>
          <w:sz w:val="28"/>
          <w:szCs w:val="28"/>
        </w:rPr>
        <w:br/>
        <w:t>gaṇa-saha snāna karilena tā’ra jale</w:t>
      </w:r>
    </w:p>
    <w:p w14:paraId="7C0AEADB" w14:textId="247995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Padmāvatī, the Lord joyfully took bath with His students.</w:t>
      </w:r>
    </w:p>
    <w:p w14:paraId="49E0BCC2" w14:textId="3CE4B8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14.61</w:t>
      </w:r>
    </w:p>
    <w:p w14:paraId="4DB639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B2F34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bhāgyavatī padmāvatī sei dina haite</w:t>
      </w:r>
      <w:r w:rsidRPr="00790008">
        <w:rPr>
          <w:rStyle w:val="BookTitle"/>
          <w:rFonts w:asciiTheme="minorHAnsi" w:hAnsiTheme="minorHAnsi" w:cstheme="minorHAnsi"/>
          <w:b w:val="0"/>
          <w:bCs w:val="0"/>
          <w:color w:val="000000"/>
          <w:sz w:val="28"/>
          <w:szCs w:val="28"/>
        </w:rPr>
        <w:br/>
        <w:t>yogya haila sarva-loka pavitra karite</w:t>
      </w:r>
    </w:p>
    <w:p w14:paraId="13F8D4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Since that day the fortunate Padmāvatī River became fit to sanctify the entire world.</w:t>
      </w:r>
    </w:p>
    <w:p w14:paraId="5D42B6DE" w14:textId="2484C1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Gaurasundara took bath in the Padmāvatī, she at once became most fortunate and the deliverer of all. Though the emanation of the Ganges from the lotus feet of Viṣṇu indicates her quality of delivering people and destroying sin, the moment the Lord personally and directly immersed and bathed in the Padmā, whose ability for delivering fallen souls was not as great as the Ganges, by the touch of the Lord’s feet she became equal to Gaṅgā in her ability to purify people and destroy the sinful reactions of Kali.</w:t>
      </w:r>
    </w:p>
    <w:p w14:paraId="636E5A28" w14:textId="26AB2E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14.62</w:t>
      </w:r>
    </w:p>
    <w:p w14:paraId="1B85A5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0225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padmāvatī-nadī ati dekhite sundara</w:t>
      </w:r>
      <w:r w:rsidRPr="00790008">
        <w:rPr>
          <w:rStyle w:val="BookTitle"/>
          <w:rFonts w:asciiTheme="minorHAnsi" w:hAnsiTheme="minorHAnsi" w:cstheme="minorHAnsi"/>
          <w:b w:val="0"/>
          <w:bCs w:val="0"/>
          <w:color w:val="000000"/>
          <w:sz w:val="28"/>
          <w:szCs w:val="28"/>
        </w:rPr>
        <w:br/>
        <w:t>taraṅga pulina srota ati manohara</w:t>
      </w:r>
    </w:p>
    <w:p w14:paraId="6E9721DE" w14:textId="3CEF37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Padmāvatī River appeared most beautiful, being decorated with enchanting waves, banks, and flowing current.</w:t>
      </w:r>
    </w:p>
    <w:p w14:paraId="36FB3FAE" w14:textId="684C55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14.63</w:t>
      </w:r>
    </w:p>
    <w:p w14:paraId="5FC6BD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2B89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 dekhi’ prabhu parama-hariṣe</w:t>
      </w:r>
      <w:r w:rsidRPr="00790008">
        <w:rPr>
          <w:rStyle w:val="BookTitle"/>
          <w:rFonts w:asciiTheme="minorHAnsi" w:hAnsiTheme="minorHAnsi" w:cstheme="minorHAnsi"/>
          <w:b w:val="0"/>
          <w:bCs w:val="0"/>
          <w:color w:val="000000"/>
          <w:sz w:val="28"/>
          <w:szCs w:val="28"/>
        </w:rPr>
        <w:br/>
        <w:t>sei-sthāne rahilena tā’ra bhāgya-vaśe</w:t>
      </w:r>
    </w:p>
    <w:p w14:paraId="79940260" w14:textId="00E4C0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so pleased to see the Padmāvatī that He remained there a few days to increase her good fortune.</w:t>
      </w:r>
    </w:p>
    <w:p w14:paraId="3E2C1E47" w14:textId="4894A0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14.64-65</w:t>
      </w:r>
    </w:p>
    <w:p w14:paraId="3D9257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64-65</w:t>
      </w:r>
    </w:p>
    <w:p w14:paraId="3244A3B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krīḍā karilena jāhnavīra jale</w:t>
      </w:r>
      <w:r w:rsidRPr="00790008">
        <w:rPr>
          <w:rStyle w:val="BookTitle"/>
          <w:rFonts w:asciiTheme="minorHAnsi" w:hAnsiTheme="minorHAnsi" w:cstheme="minorHAnsi"/>
          <w:b w:val="0"/>
          <w:bCs w:val="0"/>
          <w:color w:val="000000"/>
          <w:sz w:val="28"/>
          <w:szCs w:val="28"/>
        </w:rPr>
        <w:br/>
        <w:t>śiṣya-gaṇa-sahita parama-kutūhale</w:t>
      </w:r>
    </w:p>
    <w:p w14:paraId="06F26D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bhāgya ebe pāilena padmāvatī</w:t>
      </w:r>
      <w:r w:rsidRPr="00790008">
        <w:rPr>
          <w:rStyle w:val="BookTitle"/>
          <w:rFonts w:asciiTheme="minorHAnsi" w:hAnsiTheme="minorHAnsi" w:cstheme="minorHAnsi"/>
          <w:b w:val="0"/>
          <w:bCs w:val="0"/>
          <w:color w:val="000000"/>
          <w:sz w:val="28"/>
          <w:szCs w:val="28"/>
        </w:rPr>
        <w:br/>
        <w:t>prati-dina prabhu jala-krīḍā kare tathi</w:t>
      </w:r>
    </w:p>
    <w:p w14:paraId="362A9665" w14:textId="5E15D7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the Lord had joyfully sported in the waters of the Ganges with His students, now the Padmāvatī achieved the same good fortune as the Lord daily sported in her waters.</w:t>
      </w:r>
    </w:p>
    <w:p w14:paraId="1AD86494" w14:textId="71934B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14.66-67</w:t>
      </w:r>
    </w:p>
    <w:p w14:paraId="7A974A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66-67</w:t>
      </w:r>
    </w:p>
    <w:p w14:paraId="1923F7B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baṅga-deśe gauracandra karilā praveśa</w:t>
      </w:r>
      <w:r w:rsidRPr="00790008">
        <w:rPr>
          <w:rStyle w:val="BookTitle"/>
          <w:rFonts w:asciiTheme="minorHAnsi" w:hAnsiTheme="minorHAnsi" w:cstheme="minorHAnsi"/>
          <w:b w:val="0"/>
          <w:bCs w:val="0"/>
          <w:color w:val="000000"/>
          <w:sz w:val="28"/>
          <w:szCs w:val="28"/>
        </w:rPr>
        <w:br/>
        <w:t>adyāpiha sei bhāgye dhanya baṅga-deśa</w:t>
      </w:r>
    </w:p>
    <w:p w14:paraId="3B4C1B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padmāvatī-tīre rahilena gauracandra</w:t>
      </w:r>
      <w:r w:rsidRPr="00790008">
        <w:rPr>
          <w:rStyle w:val="BookTitle"/>
          <w:rFonts w:asciiTheme="minorHAnsi" w:hAnsiTheme="minorHAnsi" w:cstheme="minorHAnsi"/>
          <w:b w:val="0"/>
          <w:bCs w:val="0"/>
          <w:color w:val="000000"/>
          <w:sz w:val="28"/>
          <w:szCs w:val="28"/>
        </w:rPr>
        <w:br/>
        <w:t>śuni’ sarva-loka baḍa haila ānanda</w:t>
      </w:r>
    </w:p>
    <w:p w14:paraId="1A4A85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Śrī Gauracandra entered East Bengal, it is considered glorious even today. People were overjoyed to hear that Gauracandra was staying on the banks of the Padmāvatī River.</w:t>
      </w:r>
    </w:p>
    <w:p w14:paraId="7E914817" w14:textId="4C05EC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Both the tracts of land on the banks of the Ganges known as Gauḍa-deśa, or West Bengal, and the tracts of land on the banks of the Padmāvatī known as East Bengal were generally known as Baṅga-deśa, or Bengal. Generally the other side of the Padmāvatī is known as Pūrva-deśa, or East Bengal. This book does not mention which village became glorious and holy by receiving the dust from the lotus feet of the Lord. Some people say that it was the village Magḍoba, in the district of Faridpura.</w:t>
      </w:r>
    </w:p>
    <w:p w14:paraId="26879132" w14:textId="489DF5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14.68</w:t>
      </w:r>
    </w:p>
    <w:p w14:paraId="39D9E1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2E9A04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“nimāi-paṇḍita adhyāpaka śiromaṇi</w:t>
      </w:r>
      <w:r w:rsidRPr="00790008">
        <w:rPr>
          <w:rStyle w:val="BookTitle"/>
          <w:rFonts w:asciiTheme="minorHAnsi" w:hAnsiTheme="minorHAnsi" w:cstheme="minorHAnsi"/>
          <w:b w:val="0"/>
          <w:bCs w:val="0"/>
          <w:color w:val="000000"/>
          <w:sz w:val="28"/>
          <w:szCs w:val="28"/>
        </w:rPr>
        <w:br/>
        <w:t>āsiyā āchena”,—sarva-dike haila dhvani</w:t>
      </w:r>
    </w:p>
    <w:p w14:paraId="6FA87DCC" w14:textId="71D90B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News soon spread in all directions: “The crest jewel of teachers, Nimāi Paṇḍita, has arrived on the banks of the Padmāvatī.”</w:t>
      </w:r>
    </w:p>
    <w:p w14:paraId="2DEEF2B2" w14:textId="507AFD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14.69</w:t>
      </w:r>
    </w:p>
    <w:p w14:paraId="42E16C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FAC16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bhāgyavanta yata āche, sakala-brāhmaṇa</w:t>
      </w:r>
      <w:r w:rsidRPr="00790008">
        <w:rPr>
          <w:rStyle w:val="BookTitle"/>
          <w:rFonts w:asciiTheme="minorHAnsi" w:hAnsiTheme="minorHAnsi" w:cstheme="minorHAnsi"/>
          <w:b w:val="0"/>
          <w:bCs w:val="0"/>
          <w:color w:val="000000"/>
          <w:sz w:val="28"/>
          <w:szCs w:val="28"/>
        </w:rPr>
        <w:br/>
        <w:t>upāyana-haste āilena sei-kṣaṇa</w:t>
      </w:r>
    </w:p>
    <w:p w14:paraId="6BB765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fortunate brāhmaṇas all came to welcome the Lord with various gifts.</w:t>
      </w:r>
    </w:p>
    <w:p w14:paraId="5A98414B" w14:textId="37F922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upāyana-haste </w:t>
      </w:r>
      <w:r w:rsidRPr="00790008">
        <w:rPr>
          <w:rStyle w:val="BookTitle"/>
          <w:rFonts w:asciiTheme="minorHAnsi" w:hAnsiTheme="minorHAnsi" w:cstheme="minorHAnsi"/>
          <w:b w:val="0"/>
          <w:bCs w:val="0"/>
          <w:color w:val="000000"/>
          <w:sz w:val="28"/>
          <w:szCs w:val="28"/>
        </w:rPr>
        <w:t>indicate that they came with gifts and presents in their hands.</w:t>
      </w:r>
    </w:p>
    <w:p w14:paraId="1E0DCCF7" w14:textId="0B1B38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14.70</w:t>
      </w:r>
    </w:p>
    <w:p w14:paraId="127CD6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10207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āsi’ prabhure kariyā namaskāra</w:t>
      </w:r>
      <w:r w:rsidRPr="00790008">
        <w:rPr>
          <w:rStyle w:val="BookTitle"/>
          <w:rFonts w:asciiTheme="minorHAnsi" w:hAnsiTheme="minorHAnsi" w:cstheme="minorHAnsi"/>
          <w:b w:val="0"/>
          <w:bCs w:val="0"/>
          <w:color w:val="000000"/>
          <w:sz w:val="28"/>
          <w:szCs w:val="28"/>
        </w:rPr>
        <w:br/>
        <w:t>balite lāgilā ati kari’ parihāra</w:t>
      </w:r>
    </w:p>
    <w:p w14:paraId="2E9949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Coming before the Lord, they offered their obeisances and humbly spoke as follows.</w:t>
      </w:r>
    </w:p>
    <w:p w14:paraId="73D2B1AC" w14:textId="75C8AC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parihāra </w:t>
      </w:r>
      <w:r w:rsidRPr="00790008">
        <w:rPr>
          <w:rStyle w:val="BookTitle"/>
          <w:rFonts w:asciiTheme="minorHAnsi" w:hAnsiTheme="minorHAnsi" w:cstheme="minorHAnsi"/>
          <w:b w:val="0"/>
          <w:bCs w:val="0"/>
          <w:color w:val="000000"/>
          <w:sz w:val="28"/>
          <w:szCs w:val="28"/>
        </w:rPr>
        <w:t>means “humble words,” “faltering words,” “submissive entreaties,” or “flattering words.”</w:t>
      </w:r>
    </w:p>
    <w:p w14:paraId="74F6FFAE" w14:textId="39B435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14.71</w:t>
      </w:r>
    </w:p>
    <w:p w14:paraId="42BB9B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71</w:t>
      </w:r>
    </w:p>
    <w:p w14:paraId="10AC84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 sabākāra ati-bhāgyodaya haite</w:t>
      </w:r>
      <w:r w:rsidRPr="00790008">
        <w:rPr>
          <w:rStyle w:val="BookTitle"/>
          <w:rFonts w:asciiTheme="minorHAnsi" w:hAnsiTheme="minorHAnsi" w:cstheme="minorHAnsi"/>
          <w:b w:val="0"/>
          <w:bCs w:val="0"/>
          <w:color w:val="000000"/>
          <w:sz w:val="28"/>
          <w:szCs w:val="28"/>
        </w:rPr>
        <w:br/>
        <w:t>tomāra vijaya āsi’ haila e-deśete</w:t>
      </w:r>
    </w:p>
    <w:p w14:paraId="597CFBC1" w14:textId="75E29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consider ourselves most fortunate because of Your arrival here.</w:t>
      </w:r>
    </w:p>
    <w:p w14:paraId="2AD2F720" w14:textId="0E9E70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14.72-73</w:t>
      </w:r>
    </w:p>
    <w:p w14:paraId="7A5F6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72-73</w:t>
      </w:r>
    </w:p>
    <w:p w14:paraId="3855034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artha-vṛtti lai’ sarva-goṣṭhīra sahite</w:t>
      </w:r>
      <w:r w:rsidRPr="00790008">
        <w:rPr>
          <w:rStyle w:val="BookTitle"/>
          <w:rFonts w:asciiTheme="minorHAnsi" w:hAnsiTheme="minorHAnsi" w:cstheme="minorHAnsi"/>
          <w:b w:val="0"/>
          <w:bCs w:val="0"/>
          <w:color w:val="000000"/>
          <w:sz w:val="28"/>
          <w:szCs w:val="28"/>
        </w:rPr>
        <w:br/>
        <w:t>yā’ra sthāne navadvīpe yāiba paḍite</w:t>
      </w:r>
    </w:p>
    <w:p w14:paraId="3C50B9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nidhi anāyāse āpane īśvare</w:t>
      </w:r>
      <w:r w:rsidRPr="00790008">
        <w:rPr>
          <w:rStyle w:val="BookTitle"/>
          <w:rFonts w:asciiTheme="minorHAnsi" w:hAnsiTheme="minorHAnsi" w:cstheme="minorHAnsi"/>
          <w:b w:val="0"/>
          <w:bCs w:val="0"/>
          <w:color w:val="000000"/>
          <w:sz w:val="28"/>
          <w:szCs w:val="28"/>
        </w:rPr>
        <w:br/>
        <w:t>āniyā dilena āmā’ sabāra duyāre</w:t>
      </w:r>
    </w:p>
    <w:p w14:paraId="155058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rare touchstone to whom we were to go with friends and money to study under in Navadvīpa has now been brought to our doorstep by providence.</w:t>
      </w:r>
    </w:p>
    <w:p w14:paraId="12DDD6EF" w14:textId="49AD38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Lord’s presence, many people from East Bengal accumulated wealth and went with their sons and dependants to study in Navadvīpa, the center of education at that time. Nimāi Paṇḍita was famous as the crest jewel of teachers. The students desired to study under Him alone, yet for some reason or another everyone was not able to go to Navadvīpa to study under Him. Since today, due to the good fortune of the students, that same crest jewel of teachers, Nimāi Paṇḍita, personally arrived on the bank of the Padmāvatī, they all praised their own extraordinary fortune and considered that now they did not need to go to Navadvīpa.</w:t>
      </w:r>
    </w:p>
    <w:p w14:paraId="638B3FE7" w14:textId="7AB6C7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14.74</w:t>
      </w:r>
    </w:p>
    <w:p w14:paraId="701F59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C091A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mūrti-manta tumi bṛhaspati-avatāra</w:t>
      </w:r>
      <w:r w:rsidRPr="00790008">
        <w:rPr>
          <w:rStyle w:val="BookTitle"/>
          <w:rFonts w:asciiTheme="minorHAnsi" w:hAnsiTheme="minorHAnsi" w:cstheme="minorHAnsi"/>
          <w:b w:val="0"/>
          <w:bCs w:val="0"/>
          <w:color w:val="000000"/>
          <w:sz w:val="28"/>
          <w:szCs w:val="28"/>
        </w:rPr>
        <w:br/>
        <w:t>tomāra sadṛśa adhyāpaka nāhi āra</w:t>
      </w:r>
    </w:p>
    <w:p w14:paraId="40BA5EB3" w14:textId="7FD8D2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other teacher like You, for You are like the incarnation of Bṛhaspati.</w:t>
      </w:r>
    </w:p>
    <w:p w14:paraId="48CFCF1F" w14:textId="206885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14.75</w:t>
      </w:r>
    </w:p>
    <w:p w14:paraId="6749A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04CE98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bṛhaspati-dṛṣṭānta tomāra yogya naya</w:t>
      </w:r>
      <w:r w:rsidRPr="00790008">
        <w:rPr>
          <w:rStyle w:val="BookTitle"/>
          <w:rFonts w:asciiTheme="minorHAnsi" w:hAnsiTheme="minorHAnsi" w:cstheme="minorHAnsi"/>
          <w:b w:val="0"/>
          <w:bCs w:val="0"/>
          <w:color w:val="000000"/>
          <w:sz w:val="28"/>
          <w:szCs w:val="28"/>
        </w:rPr>
        <w:br/>
        <w:t>īśvarera aṁśa tumi,—hena mane laya</w:t>
      </w:r>
    </w:p>
    <w:p w14:paraId="7F2CB77D" w14:textId="44517A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“Rather, to compare You with Bṛhaspati is insufficient. We consider You a portion of the Supreme Lord.</w:t>
      </w:r>
    </w:p>
    <w:p w14:paraId="71882334" w14:textId="208643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14.76</w:t>
      </w:r>
    </w:p>
    <w:p w14:paraId="0EBB78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23F48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anyathā īśvara vine e-mata paṇḍitya</w:t>
      </w:r>
      <w:r w:rsidRPr="00790008">
        <w:rPr>
          <w:rStyle w:val="BookTitle"/>
          <w:rFonts w:asciiTheme="minorHAnsi" w:hAnsiTheme="minorHAnsi" w:cstheme="minorHAnsi"/>
          <w:b w:val="0"/>
          <w:bCs w:val="0"/>
          <w:color w:val="000000"/>
          <w:sz w:val="28"/>
          <w:szCs w:val="28"/>
        </w:rPr>
        <w:br/>
        <w:t>anyera nā haya kabhu,—laya citta-vitta</w:t>
      </w:r>
    </w:p>
    <w:p w14:paraId="2C88F5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such knowledge is not possible in anyone other than the Supreme Lord. This is our firm conviction.</w:t>
      </w:r>
    </w:p>
    <w:p w14:paraId="6AB373F1" w14:textId="465E58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Lord attracted the heart of everyone by the opulence of His scholarship, they considered and concluded that the Lord’s matchless proficiency in learning was divine.</w:t>
      </w:r>
    </w:p>
    <w:p w14:paraId="0173E369" w14:textId="704797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14.77</w:t>
      </w:r>
    </w:p>
    <w:p w14:paraId="55E7D4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37BBA1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eka nivedana kariye tomāre</w:t>
      </w:r>
      <w:r w:rsidRPr="00790008">
        <w:rPr>
          <w:rStyle w:val="BookTitle"/>
          <w:rFonts w:asciiTheme="minorHAnsi" w:hAnsiTheme="minorHAnsi" w:cstheme="minorHAnsi"/>
          <w:b w:val="0"/>
          <w:bCs w:val="0"/>
          <w:color w:val="000000"/>
          <w:sz w:val="28"/>
          <w:szCs w:val="28"/>
        </w:rPr>
        <w:br/>
        <w:t>vidyā dāna kara’ kichu āmā’ sabākāre</w:t>
      </w:r>
    </w:p>
    <w:p w14:paraId="0C045ED7" w14:textId="30D35D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we have one request of You: Please give us all some knowledge.</w:t>
      </w:r>
    </w:p>
    <w:p w14:paraId="1EB70CA3" w14:textId="392D96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14.78</w:t>
      </w:r>
    </w:p>
    <w:p w14:paraId="6F6C9B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66BBD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uddeśe āmarā sabe tomāra ṭippanī</w:t>
      </w:r>
      <w:r w:rsidRPr="00790008">
        <w:rPr>
          <w:rStyle w:val="BookTitle"/>
          <w:rFonts w:asciiTheme="minorHAnsi" w:hAnsiTheme="minorHAnsi" w:cstheme="minorHAnsi"/>
          <w:b w:val="0"/>
          <w:bCs w:val="0"/>
          <w:color w:val="000000"/>
          <w:sz w:val="28"/>
          <w:szCs w:val="28"/>
        </w:rPr>
        <w:br/>
        <w:t>lai’ paḍi, paḍāi śunaha, dvija-maṇi!</w:t>
      </w:r>
    </w:p>
    <w:p w14:paraId="47C41B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best of the brāhmaṇas, please hear us. We study, teach, and accept only Your explanations.</w:t>
      </w:r>
    </w:p>
    <w:p w14:paraId="105895CF" w14:textId="1D5101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uddeśe </w:t>
      </w:r>
      <w:r w:rsidRPr="00790008">
        <w:rPr>
          <w:rStyle w:val="BookTitle"/>
          <w:rFonts w:asciiTheme="minorHAnsi" w:hAnsiTheme="minorHAnsi" w:cstheme="minorHAnsi"/>
          <w:b w:val="0"/>
          <w:bCs w:val="0"/>
          <w:color w:val="000000"/>
          <w:sz w:val="28"/>
          <w:szCs w:val="28"/>
        </w:rPr>
        <w:t>means “indirectly aiming at (your approval or pleasure).”</w:t>
      </w:r>
    </w:p>
    <w:p w14:paraId="3177DC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scholars residing on the banks of the Padmāvatī studied and taught their students with the help of the commentary on Kalāpa grammar that the Lord composed. From this it is understood that while studying under Nimāi Paṇḍita, the crest jewel of teachers, a few students from the banks of the Padmāvatī had collected His commentary, returned to their respective villages, and given that commentary to their teachers. In any case, we do not find the Lord’s commentary in book form anywhere.</w:t>
      </w:r>
    </w:p>
    <w:p w14:paraId="5E428F61" w14:textId="6B1C2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14.79</w:t>
      </w:r>
    </w:p>
    <w:p w14:paraId="3A836B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B1F33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 o śiṣya kara’ āmā’ sabākāre</w:t>
      </w:r>
      <w:r w:rsidRPr="00790008">
        <w:rPr>
          <w:rStyle w:val="BookTitle"/>
          <w:rFonts w:asciiTheme="minorHAnsi" w:hAnsiTheme="minorHAnsi" w:cstheme="minorHAnsi"/>
          <w:b w:val="0"/>
          <w:bCs w:val="0"/>
          <w:color w:val="000000"/>
          <w:sz w:val="28"/>
          <w:szCs w:val="28"/>
        </w:rPr>
        <w:br/>
        <w:t>thākuka tomāra kīrti sakala-saṁsāre”</w:t>
      </w:r>
    </w:p>
    <w:p w14:paraId="1A89E32C" w14:textId="500642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accept us as Your students, and let the entire world sing Your glories.”</w:t>
      </w:r>
    </w:p>
    <w:p w14:paraId="36DCDF15" w14:textId="7D2095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14.80</w:t>
      </w:r>
    </w:p>
    <w:p w14:paraId="526709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36F56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hāsi’ prabhu sabā’ prati kariyā āśvāsa</w:t>
      </w:r>
      <w:r w:rsidRPr="00790008">
        <w:rPr>
          <w:rStyle w:val="BookTitle"/>
          <w:rFonts w:asciiTheme="minorHAnsi" w:hAnsiTheme="minorHAnsi" w:cstheme="minorHAnsi"/>
          <w:b w:val="0"/>
          <w:bCs w:val="0"/>
          <w:color w:val="000000"/>
          <w:sz w:val="28"/>
          <w:szCs w:val="28"/>
        </w:rPr>
        <w:br/>
        <w:t>kata-dina baṅga-deśe karilā vilāsa</w:t>
      </w:r>
    </w:p>
    <w:p w14:paraId="3A8DE9FE" w14:textId="16F72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agreed to their request. Thus He enjoyed pastimes in East Bengal for some days.</w:t>
      </w:r>
    </w:p>
    <w:p w14:paraId="71567A81" w14:textId="2F32E1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14.81</w:t>
      </w:r>
    </w:p>
    <w:p w14:paraId="1DA6A0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22A808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adyāpiha sarva-baṅga-deśe</w:t>
      </w:r>
      <w:r w:rsidRPr="00790008">
        <w:rPr>
          <w:rStyle w:val="BookTitle"/>
          <w:rFonts w:asciiTheme="minorHAnsi" w:hAnsiTheme="minorHAnsi" w:cstheme="minorHAnsi"/>
          <w:b w:val="0"/>
          <w:bCs w:val="0"/>
          <w:color w:val="000000"/>
          <w:sz w:val="28"/>
          <w:szCs w:val="28"/>
        </w:rPr>
        <w:br/>
        <w:t>śrī-caitanya-saṅkīrtana kare strī-puruṣe</w:t>
      </w:r>
    </w:p>
    <w:p w14:paraId="75AD84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this good fortune, the men and women of East Bengal engage in Lord Caitanya’s saṅkīrtana movement even today.</w:t>
      </w:r>
    </w:p>
    <w:p w14:paraId="56F8DEEA" w14:textId="496653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writing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the author knew very well that even many years after the Lord’s disappearance the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movement inaugurated by Śrī Caitanya would continue. Without discrimination, both men and women joined in that movement.</w:t>
      </w:r>
    </w:p>
    <w:p w14:paraId="248CA89A" w14:textId="6E9974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14.82</w:t>
      </w:r>
    </w:p>
    <w:p w14:paraId="432CDD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4AD78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madhye-madhye mātra kata pāpi-gaṇa giyā</w:t>
      </w:r>
      <w:r w:rsidRPr="00790008">
        <w:rPr>
          <w:rStyle w:val="BookTitle"/>
          <w:rFonts w:asciiTheme="minorHAnsi" w:hAnsiTheme="minorHAnsi" w:cstheme="minorHAnsi"/>
          <w:b w:val="0"/>
          <w:bCs w:val="0"/>
          <w:color w:val="000000"/>
          <w:sz w:val="28"/>
          <w:szCs w:val="28"/>
        </w:rPr>
        <w:br/>
        <w:t>loka naṣṭa kare āpanāre laoyāiyā</w:t>
      </w:r>
    </w:p>
    <w:p w14:paraId="3A7496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sinful persons try to mislead people by accepting their homage for themselves.</w:t>
      </w:r>
    </w:p>
    <w:p w14:paraId="08AC8568" w14:textId="1CB3D8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loka naṣṭa kare</w:t>
      </w:r>
      <w:r w:rsidRPr="00790008">
        <w:rPr>
          <w:rStyle w:val="BookTitle"/>
          <w:rFonts w:asciiTheme="minorHAnsi" w:hAnsiTheme="minorHAnsi" w:cstheme="minorHAnsi"/>
          <w:b w:val="0"/>
          <w:bCs w:val="0"/>
          <w:color w:val="000000"/>
          <w:sz w:val="28"/>
          <w:szCs w:val="28"/>
        </w:rPr>
        <w:t xml:space="preserve"> means “ruining the people,” or in other words, depriving them from their spiritual life and sending them to hell.</w:t>
      </w:r>
    </w:p>
    <w:p w14:paraId="5D869F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short form of the word </w:t>
      </w:r>
      <w:r w:rsidRPr="00790008">
        <w:rPr>
          <w:rStyle w:val="BookTitle"/>
          <w:rFonts w:asciiTheme="minorHAnsi" w:hAnsiTheme="minorHAnsi" w:cstheme="minorHAnsi"/>
          <w:b w:val="0"/>
          <w:bCs w:val="0"/>
          <w:i/>
          <w:iCs/>
          <w:color w:val="000000"/>
          <w:sz w:val="28"/>
          <w:szCs w:val="28"/>
        </w:rPr>
        <w:t xml:space="preserve">laoyāiyā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 xml:space="preserve">laoyā </w:t>
      </w:r>
      <w:r w:rsidRPr="00790008">
        <w:rPr>
          <w:rStyle w:val="BookTitle"/>
          <w:rFonts w:asciiTheme="minorHAnsi" w:hAnsiTheme="minorHAnsi" w:cstheme="minorHAnsi"/>
          <w:b w:val="0"/>
          <w:bCs w:val="0"/>
          <w:color w:val="000000"/>
          <w:sz w:val="28"/>
          <w:szCs w:val="28"/>
        </w:rPr>
        <w:t xml:space="preserve">(from the Sanskrit verb </w:t>
      </w:r>
      <w:r w:rsidRPr="00790008">
        <w:rPr>
          <w:rStyle w:val="BookTitle"/>
          <w:rFonts w:asciiTheme="minorHAnsi" w:hAnsiTheme="minorHAnsi" w:cstheme="minorHAnsi"/>
          <w:b w:val="0"/>
          <w:bCs w:val="0"/>
          <w:i/>
          <w:iCs/>
          <w:color w:val="000000"/>
          <w:sz w:val="28"/>
          <w:szCs w:val="28"/>
        </w:rPr>
        <w:t>lā</w:t>
      </w:r>
      <w:r w:rsidRPr="00790008">
        <w:rPr>
          <w:rStyle w:val="BookTitle"/>
          <w:rFonts w:asciiTheme="minorHAnsi" w:hAnsiTheme="minorHAnsi" w:cstheme="minorHAnsi"/>
          <w:b w:val="0"/>
          <w:bCs w:val="0"/>
          <w:color w:val="000000"/>
          <w:sz w:val="28"/>
          <w:szCs w:val="28"/>
        </w:rPr>
        <w:t>), which refers here to instigating or inducing others to glorify oneself by giving advice or encouragement.</w:t>
      </w:r>
    </w:p>
    <w:p w14:paraId="10937F3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Joining the devotees in chanting the glories of Kṛṣṇa, some sinful persons create disturbances in Śrī Caitanya’s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 xml:space="preserve">movement. When simple-minded people engage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along with these sinful persons, who are attached to irrelevant fruits, they are unable to achieve the supreme goal. Since the nonenvious pure devotees are not cheated by the four </w:t>
      </w:r>
      <w:r w:rsidRPr="00790008">
        <w:rPr>
          <w:rStyle w:val="BookTitle"/>
          <w:rFonts w:asciiTheme="minorHAnsi" w:hAnsiTheme="minorHAnsi" w:cstheme="minorHAnsi"/>
          <w:b w:val="0"/>
          <w:bCs w:val="0"/>
          <w:i/>
          <w:iCs/>
          <w:color w:val="000000"/>
          <w:sz w:val="28"/>
          <w:szCs w:val="28"/>
        </w:rPr>
        <w:t>vargas</w:t>
      </w:r>
      <w:r w:rsidRPr="00790008">
        <w:rPr>
          <w:rStyle w:val="BookTitle"/>
          <w:rFonts w:asciiTheme="minorHAnsi" w:hAnsiTheme="minorHAnsi" w:cstheme="minorHAnsi"/>
          <w:b w:val="0"/>
          <w:bCs w:val="0"/>
          <w:color w:val="000000"/>
          <w:sz w:val="28"/>
          <w:szCs w:val="28"/>
        </w:rPr>
        <w:t xml:space="preserve">—religiosity, economic development, sense gratification, and liberation—they obtain the fruit of chanting Kṛṣṇa’s names. But persons attached to material enjoyment that enter devotee communities dressed as devotees either desire the fruits of three </w:t>
      </w:r>
      <w:r w:rsidRPr="00790008">
        <w:rPr>
          <w:rStyle w:val="BookTitle"/>
          <w:rFonts w:asciiTheme="minorHAnsi" w:hAnsiTheme="minorHAnsi" w:cstheme="minorHAnsi"/>
          <w:b w:val="0"/>
          <w:bCs w:val="0"/>
          <w:i/>
          <w:iCs/>
          <w:color w:val="000000"/>
          <w:sz w:val="28"/>
          <w:szCs w:val="28"/>
        </w:rPr>
        <w:t xml:space="preserve">vargas </w:t>
      </w:r>
      <w:r w:rsidRPr="00790008">
        <w:rPr>
          <w:rStyle w:val="BookTitle"/>
          <w:rFonts w:asciiTheme="minorHAnsi" w:hAnsiTheme="minorHAnsi" w:cstheme="minorHAnsi"/>
          <w:b w:val="0"/>
          <w:bCs w:val="0"/>
          <w:color w:val="000000"/>
          <w:sz w:val="28"/>
          <w:szCs w:val="28"/>
        </w:rPr>
        <w:t xml:space="preserve">or poison the devotee community with the desire for liberation and thus influence them to accept not </w:t>
      </w:r>
      <w:r w:rsidRPr="00790008">
        <w:rPr>
          <w:rStyle w:val="BookTitle"/>
          <w:rFonts w:asciiTheme="minorHAnsi" w:hAnsiTheme="minorHAnsi" w:cstheme="minorHAnsi"/>
          <w:b w:val="0"/>
          <w:bCs w:val="0"/>
          <w:i/>
          <w:iCs/>
          <w:color w:val="000000"/>
          <w:sz w:val="28"/>
          <w:szCs w:val="28"/>
        </w:rPr>
        <w:t>kṛṣṇa-prema</w:t>
      </w:r>
      <w:r w:rsidRPr="00790008">
        <w:rPr>
          <w:rStyle w:val="BookTitle"/>
          <w:rFonts w:asciiTheme="minorHAnsi" w:hAnsiTheme="minorHAnsi" w:cstheme="minorHAnsi"/>
          <w:b w:val="0"/>
          <w:bCs w:val="0"/>
          <w:color w:val="000000"/>
          <w:sz w:val="28"/>
          <w:szCs w:val="28"/>
        </w:rPr>
        <w:t xml:space="preserve"> but material enjoyment and liberation as the real </w:t>
      </w:r>
      <w:r w:rsidRPr="00790008">
        <w:rPr>
          <w:rStyle w:val="BookTitle"/>
          <w:rFonts w:asciiTheme="minorHAnsi" w:hAnsiTheme="minorHAnsi" w:cstheme="minorHAnsi"/>
          <w:b w:val="0"/>
          <w:bCs w:val="0"/>
          <w:color w:val="000000"/>
          <w:sz w:val="28"/>
          <w:szCs w:val="28"/>
        </w:rPr>
        <w:lastRenderedPageBreak/>
        <w:t xml:space="preserve">fruit of glorifying Kṛṣṇa. Following the doctrines of the </w:t>
      </w:r>
      <w:r w:rsidRPr="00790008">
        <w:rPr>
          <w:rStyle w:val="BookTitle"/>
          <w:rFonts w:asciiTheme="minorHAnsi" w:hAnsiTheme="minorHAnsi" w:cstheme="minorHAnsi"/>
          <w:b w:val="0"/>
          <w:bCs w:val="0"/>
          <w:i/>
          <w:iCs/>
          <w:color w:val="000000"/>
          <w:sz w:val="28"/>
          <w:szCs w:val="28"/>
        </w:rPr>
        <w:t>bāulas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kartābhajās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ativāḍīs</w:t>
      </w:r>
      <w:r w:rsidRPr="00790008">
        <w:rPr>
          <w:rStyle w:val="BookTitle"/>
          <w:rFonts w:asciiTheme="minorHAnsi" w:hAnsiTheme="minorHAnsi" w:cstheme="minorHAnsi"/>
          <w:b w:val="0"/>
          <w:bCs w:val="0"/>
          <w:color w:val="000000"/>
          <w:sz w:val="28"/>
          <w:szCs w:val="28"/>
        </w:rPr>
        <w:t>, these sinful persons sometimes advertise themselves as the Supreme Lord, or Viṣṇu, and thus misguide people.</w:t>
      </w:r>
    </w:p>
    <w:p w14:paraId="05854797" w14:textId="13A28E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14.83</w:t>
      </w:r>
    </w:p>
    <w:p w14:paraId="65182C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25BCD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udara-bharaṇa lāgi’ pāpiṣṭha-sakale</w:t>
      </w:r>
      <w:r w:rsidRPr="00790008">
        <w:rPr>
          <w:rStyle w:val="BookTitle"/>
          <w:rFonts w:asciiTheme="minorHAnsi" w:hAnsiTheme="minorHAnsi" w:cstheme="minorHAnsi"/>
          <w:b w:val="0"/>
          <w:bCs w:val="0"/>
          <w:color w:val="000000"/>
          <w:sz w:val="28"/>
          <w:szCs w:val="28"/>
        </w:rPr>
        <w:br/>
        <w:t>’raghunātha’ kari’ āpanāre keha bale</w:t>
      </w:r>
    </w:p>
    <w:p w14:paraId="346EBA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fill their bellies, these sinners cheat people by claiming to be Lord Rāma.</w:t>
      </w:r>
    </w:p>
    <w:p w14:paraId="0EA83AAF" w14:textId="25AE8D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udara-bharaṇa lāgi’ </w:t>
      </w:r>
      <w:r w:rsidRPr="00790008">
        <w:rPr>
          <w:rStyle w:val="BookTitle"/>
          <w:rFonts w:asciiTheme="minorHAnsi" w:hAnsiTheme="minorHAnsi" w:cstheme="minorHAnsi"/>
          <w:b w:val="0"/>
          <w:bCs w:val="0"/>
          <w:color w:val="000000"/>
          <w:sz w:val="28"/>
          <w:szCs w:val="28"/>
        </w:rPr>
        <w:t>(a Hindi phrase) means “for the sake of the stomach.”</w:t>
      </w:r>
    </w:p>
    <w:p w14:paraId="66E012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gratify their senses, sinful persons who are attached to material enjoyment imagine or declare themselves to be the worshipable Supreme Lord; and by utilizing others as fuel for the fire of their sense gratification, they completely spoil them. The pure worshipers of Śrī Rāmacandra serve Him with devotion, considering Him their worshipable Lord. Sinful persons in the guise of the Supreme Lord declare themselves to be Śrī Rāmacandra and accept appropriate service from their contrived servants in order to gratify their tongues, bellies, and genitals.</w:t>
      </w:r>
    </w:p>
    <w:p w14:paraId="3D1FA6AD" w14:textId="33AC8B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14.84</w:t>
      </w:r>
    </w:p>
    <w:p w14:paraId="024A0D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088881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pāpi-gaṇa chāḍi’ kṛṣṇa-saṅkīrtana</w:t>
      </w:r>
      <w:r w:rsidRPr="00790008">
        <w:rPr>
          <w:rStyle w:val="BookTitle"/>
          <w:rFonts w:asciiTheme="minorHAnsi" w:hAnsiTheme="minorHAnsi" w:cstheme="minorHAnsi"/>
          <w:b w:val="0"/>
          <w:bCs w:val="0"/>
          <w:color w:val="000000"/>
          <w:sz w:val="28"/>
          <w:szCs w:val="28"/>
        </w:rPr>
        <w:br/>
        <w:t>āpanāre gāoyāya baliyā ’nārāyaṇa’</w:t>
      </w:r>
    </w:p>
    <w:p w14:paraId="266989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 sinful persons give up chanting the names of Kṛṣṇa and claim to be Nārāyaṇa. They then induce others to chant their glories.</w:t>
      </w:r>
    </w:p>
    <w:p w14:paraId="60BA6857" w14:textId="1707EF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sinful persons become extremely offensive by posing as gurus concocted by their own self-worship, they give up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xml:space="preserve">, which is the source of all auspiciousness. They teach the society of fools who are ignorant of the Absolute Truth to secure profit, adoration, and distinction so that they can fulfill their own material desires. These sinful persons advertise themselves as Nārāyaṇa, that is, the Supreme Lord or an incarnation of the Supreme Lord; and Mahāprabhu along with His associates, as well as Śrī Mahā-mantra, who appears as </w:t>
      </w:r>
      <w:r w:rsidRPr="00790008">
        <w:rPr>
          <w:rStyle w:val="BookTitle"/>
          <w:rFonts w:asciiTheme="minorHAnsi" w:hAnsiTheme="minorHAnsi" w:cstheme="minorHAnsi"/>
          <w:b w:val="0"/>
          <w:bCs w:val="0"/>
          <w:i/>
          <w:iCs/>
          <w:color w:val="000000"/>
          <w:sz w:val="28"/>
          <w:szCs w:val="28"/>
        </w:rPr>
        <w:t>śabda-brahma</w:t>
      </w:r>
      <w:r w:rsidRPr="00790008">
        <w:rPr>
          <w:rStyle w:val="BookTitle"/>
          <w:rFonts w:asciiTheme="minorHAnsi" w:hAnsiTheme="minorHAnsi" w:cstheme="minorHAnsi"/>
          <w:b w:val="0"/>
          <w:bCs w:val="0"/>
          <w:color w:val="000000"/>
          <w:sz w:val="28"/>
          <w:szCs w:val="28"/>
        </w:rPr>
        <w:t xml:space="preserve"> in the form of syllables, who is the highest worshipable object for all animate and inanimate beings, and who was glorified by Mahāprabhu as being nondifferent from Lord Kṛṣṇa, they consider as ordinary mortal forms desirous of material </w:t>
      </w:r>
      <w:r w:rsidRPr="00790008">
        <w:rPr>
          <w:rStyle w:val="BookTitle"/>
          <w:rFonts w:asciiTheme="minorHAnsi" w:hAnsiTheme="minorHAnsi" w:cstheme="minorHAnsi"/>
          <w:b w:val="0"/>
          <w:bCs w:val="0"/>
          <w:color w:val="000000"/>
          <w:sz w:val="28"/>
          <w:szCs w:val="28"/>
        </w:rPr>
        <w:lastRenderedPageBreak/>
        <w:t xml:space="preserve">fame like themselves. Following this conception, they induce others to glorify their mundane names or sound vibrations related with their families, houses, and bodies, which are full of stool and worms and which ultimately turn to ashes. Although </w:t>
      </w:r>
      <w:r w:rsidRPr="00790008">
        <w:rPr>
          <w:rStyle w:val="BookTitle"/>
          <w:rFonts w:asciiTheme="minorHAnsi" w:hAnsiTheme="minorHAnsi" w:cstheme="minorHAnsi"/>
          <w:b w:val="0"/>
          <w:bCs w:val="0"/>
          <w:i/>
          <w:iCs/>
          <w:color w:val="000000"/>
          <w:sz w:val="28"/>
          <w:szCs w:val="28"/>
        </w:rPr>
        <w:t>guru-tattva</w:t>
      </w:r>
      <w:r w:rsidRPr="00790008">
        <w:rPr>
          <w:rStyle w:val="BookTitle"/>
          <w:rFonts w:asciiTheme="minorHAnsi" w:hAnsiTheme="minorHAnsi" w:cstheme="minorHAnsi"/>
          <w:b w:val="0"/>
          <w:bCs w:val="0"/>
          <w:color w:val="000000"/>
          <w:sz w:val="28"/>
          <w:szCs w:val="28"/>
        </w:rPr>
        <w:t xml:space="preserve"> is actually a manifestation of Kṛṣṇa, if one considers the spiritual master as the supreme worshipable object, Rādhikā-nātha, rather than considering him a manifestation of the supreme worshiper, or if one considers him simply an artificial singer of folk songs, which are contrary to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given by the spiritual master, and if one declares or induces others to glorify his material body to be the Supreme Lord in order to accumulate mundane fame, then such a cheating so-called guru and his cheated followers will both enter hell under the burden of great sins.</w:t>
      </w:r>
    </w:p>
    <w:p w14:paraId="6A41BCE7" w14:textId="59AA1A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14.85</w:t>
      </w:r>
    </w:p>
    <w:p w14:paraId="76F8C7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F31FE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bookmarkStart w:id="203" w:name="_Hlk37419972"/>
      <w:r w:rsidRPr="00790008">
        <w:rPr>
          <w:rStyle w:val="BookTitle"/>
          <w:rFonts w:asciiTheme="minorHAnsi" w:hAnsiTheme="minorHAnsi" w:cstheme="minorHAnsi"/>
          <w:b w:val="0"/>
          <w:bCs w:val="0"/>
          <w:color w:val="000000"/>
          <w:sz w:val="28"/>
          <w:szCs w:val="28"/>
        </w:rPr>
        <w:t>dekhitechi dine tina avasthā yāhāra</w:t>
      </w:r>
      <w:r w:rsidRPr="00790008">
        <w:rPr>
          <w:rStyle w:val="BookTitle"/>
          <w:rFonts w:asciiTheme="minorHAnsi" w:hAnsiTheme="minorHAnsi" w:cstheme="minorHAnsi"/>
          <w:b w:val="0"/>
          <w:bCs w:val="0"/>
          <w:color w:val="000000"/>
          <w:sz w:val="28"/>
          <w:szCs w:val="28"/>
        </w:rPr>
        <w:br/>
        <w:t>kon lāje āpanāre gāoyāya se chāra?</w:t>
      </w:r>
    </w:p>
    <w:p w14:paraId="4FE362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an insignificant person who daily goes through three states shamelessly induce others to chant his glorifies?</w:t>
      </w:r>
      <w:bookmarkEnd w:id="203"/>
    </w:p>
    <w:p w14:paraId="5E3EEAC5" w14:textId="39D588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tina avasthā</w:t>
      </w:r>
      <w:r w:rsidRPr="00790008">
        <w:rPr>
          <w:rStyle w:val="BookTitle"/>
          <w:rFonts w:asciiTheme="minorHAnsi" w:hAnsiTheme="minorHAnsi" w:cstheme="minorHAnsi"/>
          <w:b w:val="0"/>
          <w:bCs w:val="0"/>
          <w:color w:val="000000"/>
          <w:sz w:val="28"/>
          <w:szCs w:val="28"/>
        </w:rPr>
        <w:t>, or three states, of a person are gross, subtle, and causal; wakefulness, dream, and deep sleep; or past, present, and future. These states are prone to be agitated by material nature and time.</w:t>
      </w:r>
    </w:p>
    <w:p w14:paraId="2EC17D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We cannot understand how an impersonalist self-worshiper establishes himself as the supreme worshipable object in the dress of a guru, because we can see that within a single day a healthy living entity falls sick, and from sickness he regains health, and after regaining health he again falls sick. (Or according to others, the living entities who are conditioned by the three modes and under the control of nature become overwhelmed by three different influences, states, or designations of nature like gross, subtle, and causal, or wakefulness, dream, and deep sleep.) How can such extremely shameless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subjected to these three states declare themselves to be the supreme worshipable object and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For a living entity qualified for being forced to undergo three different states in one day to claim to be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is transcendental to the three modes of nature, is simply ludicrous.</w:t>
      </w:r>
    </w:p>
    <w:p w14:paraId="4FFB73D3" w14:textId="639283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14.86</w:t>
      </w:r>
    </w:p>
    <w:p w14:paraId="7C9756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1DB8BE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rāḍhe āra eka mahā brahma-daitya āche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antare rākṣasa, vipra-kāca mātra kāce</w:t>
      </w:r>
    </w:p>
    <w:p w14:paraId="1BE407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powerful brahma-daitya in Rāḍha-deśa. Although he externally dresses like a brāhmaṇa, internally he is a demon.</w:t>
      </w:r>
    </w:p>
    <w:p w14:paraId="77E7FDC3" w14:textId="614129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areas on the western bank of the Ganges are known as Rāṣṭra-deśa, or Rāḍha-deśa. There are many villages within Rāḍha-deśa, but the names of those villages are not mentioned at this point.</w:t>
      </w:r>
    </w:p>
    <w:p w14:paraId="19FF1E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a ghost after death, he becomes a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follows his prescribed duties generally advances to higher planets, but those who neglect their duties and engage in sinful activities and thus meet an unnatural death become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envious offensive blasphemers of Vaiṣṇavas, who though breathing are lifeless, and who are situated in sinful life are known as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Real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totally partial and subordinate to Vaiṣṇava principles. Since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envious of Vaiṣṇavas become ghosts in this very life, they are presently being addressed as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One such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from Rāḍha-deśa externally exhibited brahminical behavior yet internally maintaining envy towards the Vaiṣṇavas, and as a result he became an envious demon. When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engages in the demoniac activities of envying Vaiṣṇavas, then he is called a </w:t>
      </w:r>
      <w:r w:rsidRPr="00790008">
        <w:rPr>
          <w:rStyle w:val="BookTitle"/>
          <w:rFonts w:asciiTheme="minorHAnsi" w:hAnsiTheme="minorHAnsi" w:cstheme="minorHAnsi"/>
          <w:b w:val="0"/>
          <w:bCs w:val="0"/>
          <w:i/>
          <w:iCs/>
          <w:color w:val="000000"/>
          <w:sz w:val="28"/>
          <w:szCs w:val="28"/>
        </w:rPr>
        <w:t>brahma-rākṣasa</w:t>
      </w:r>
      <w:r w:rsidRPr="00790008">
        <w:rPr>
          <w:rStyle w:val="BookTitle"/>
          <w:rFonts w:asciiTheme="minorHAnsi" w:hAnsiTheme="minorHAnsi" w:cstheme="minorHAnsi"/>
          <w:b w:val="0"/>
          <w:bCs w:val="0"/>
          <w:color w:val="000000"/>
          <w:sz w:val="28"/>
          <w:szCs w:val="28"/>
        </w:rPr>
        <w:t xml:space="preserve">. Although demons are expert in envying cows, demigods, and Vaiṣṇavas, they become puffed-up with false ego due to their birth in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The performance of brahminical activities and acceptance of external brahminical dress by persons who internally maintain demoniac propensities in this way is simply artificial duplicity that ruins people.</w:t>
      </w:r>
    </w:p>
    <w:p w14:paraId="6B4597B1" w14:textId="7BBC04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14.87</w:t>
      </w:r>
    </w:p>
    <w:p w14:paraId="67D93F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62565533" w14:textId="2BD955F4"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pāpiṣṭha āpanāre bolāya ’gopāla’</w:t>
      </w:r>
      <w:r w:rsidRPr="00790008">
        <w:rPr>
          <w:rStyle w:val="BookTitle"/>
          <w:rFonts w:asciiTheme="minorHAnsi" w:hAnsiTheme="minorHAnsi" w:cstheme="minorHAnsi"/>
          <w:b w:val="0"/>
          <w:bCs w:val="0"/>
          <w:color w:val="000000"/>
          <w:sz w:val="28"/>
          <w:szCs w:val="28"/>
        </w:rPr>
        <w:br/>
        <w:t>ata</w:t>
      </w:r>
      <w:ins w:id="204" w:author="your servant" w:date="2020-08-28T18:07:00Z">
        <w:r w:rsidR="00362F31">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tā’re sabe balena ’śiyāla’</w:t>
      </w:r>
    </w:p>
    <w:p w14:paraId="732260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sinful person advertised himself as “Gopāla,” and people therefore called him a jackal.</w:t>
      </w:r>
    </w:p>
    <w:p w14:paraId="7E230AFF" w14:textId="15EE54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śiyāla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śeyāla</w:t>
      </w:r>
      <w:r w:rsidRPr="00790008">
        <w:rPr>
          <w:rStyle w:val="BookTitle"/>
          <w:rFonts w:asciiTheme="minorHAnsi" w:hAnsiTheme="minorHAnsi" w:cstheme="minorHAnsi"/>
          <w:b w:val="0"/>
          <w:bCs w:val="0"/>
          <w:color w:val="000000"/>
          <w:sz w:val="28"/>
          <w:szCs w:val="28"/>
        </w:rPr>
        <w:t xml:space="preserve"> (from the Sanskrit word </w:t>
      </w:r>
      <w:r w:rsidRPr="00790008">
        <w:rPr>
          <w:rStyle w:val="BookTitle"/>
          <w:rFonts w:asciiTheme="minorHAnsi" w:hAnsiTheme="minorHAnsi" w:cstheme="minorHAnsi"/>
          <w:b w:val="0"/>
          <w:bCs w:val="0"/>
          <w:i/>
          <w:iCs/>
          <w:color w:val="000000"/>
          <w:sz w:val="28"/>
          <w:szCs w:val="28"/>
        </w:rPr>
        <w:t>śṛgāla</w:t>
      </w:r>
      <w:r w:rsidRPr="00790008">
        <w:rPr>
          <w:rStyle w:val="BookTitle"/>
          <w:rFonts w:asciiTheme="minorHAnsi" w:hAnsiTheme="minorHAnsi" w:cstheme="minorHAnsi"/>
          <w:b w:val="0"/>
          <w:bCs w:val="0"/>
          <w:color w:val="000000"/>
          <w:sz w:val="28"/>
          <w:szCs w:val="28"/>
        </w:rPr>
        <w:t>) refers to those people of Bengal who are generally afraid, who are prone to run away, who are thieves, who are miscreants, or who speak harsh words.</w:t>
      </w:r>
    </w:p>
    <w:p w14:paraId="2169D7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sinful, hellish, Māyāvādī </w:t>
      </w:r>
      <w:r w:rsidRPr="00790008">
        <w:rPr>
          <w:rStyle w:val="BookTitle"/>
          <w:rFonts w:asciiTheme="minorHAnsi" w:hAnsiTheme="minorHAnsi" w:cstheme="minorHAnsi"/>
          <w:b w:val="0"/>
          <w:bCs w:val="0"/>
          <w:i/>
          <w:iCs/>
          <w:color w:val="000000"/>
          <w:sz w:val="28"/>
          <w:szCs w:val="28"/>
        </w:rPr>
        <w:t>brahma-rākṣasa</w:t>
      </w:r>
      <w:r w:rsidRPr="00790008">
        <w:rPr>
          <w:rStyle w:val="BookTitle"/>
          <w:rFonts w:asciiTheme="minorHAnsi" w:hAnsiTheme="minorHAnsi" w:cstheme="minorHAnsi"/>
          <w:b w:val="0"/>
          <w:bCs w:val="0"/>
          <w:color w:val="000000"/>
          <w:sz w:val="28"/>
          <w:szCs w:val="28"/>
        </w:rPr>
        <w:t xml:space="preserve"> of Rāḍha-deśa introduced himself as Gopāla to everyone, the devotees, rather than calling him Gopāla, </w:t>
      </w:r>
      <w:r w:rsidRPr="00790008">
        <w:rPr>
          <w:rStyle w:val="BookTitle"/>
          <w:rFonts w:asciiTheme="minorHAnsi" w:hAnsiTheme="minorHAnsi" w:cstheme="minorHAnsi"/>
          <w:b w:val="0"/>
          <w:bCs w:val="0"/>
          <w:color w:val="000000"/>
          <w:sz w:val="28"/>
          <w:szCs w:val="28"/>
        </w:rPr>
        <w:lastRenderedPageBreak/>
        <w:t>called him a false logician Māyāvādī jackal. (“Those who cultivate material knowledge take birth as jackals in their next lives.”)</w:t>
      </w:r>
    </w:p>
    <w:p w14:paraId="747FA4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Within a hundred years after the disappearance of Mahāprabhu some foolish atheists rejected their gurus and advertised themselves as incarnations of the Supreme Lord. In this regard, the </w:t>
      </w:r>
      <w:r w:rsidRPr="00790008">
        <w:rPr>
          <w:rStyle w:val="BookTitle"/>
          <w:rFonts w:asciiTheme="minorHAnsi" w:hAnsiTheme="minorHAnsi" w:cstheme="minorHAnsi"/>
          <w:b w:val="0"/>
          <w:bCs w:val="0"/>
          <w:i/>
          <w:iCs/>
          <w:color w:val="000000"/>
          <w:sz w:val="28"/>
          <w:szCs w:val="28"/>
        </w:rPr>
        <w:t>Gaura-gaṇa-candrika</w:t>
      </w:r>
      <w:r w:rsidRPr="00790008">
        <w:rPr>
          <w:rStyle w:val="BookTitle"/>
          <w:rFonts w:asciiTheme="minorHAnsi" w:hAnsiTheme="minorHAnsi" w:cstheme="minorHAnsi"/>
          <w:b w:val="0"/>
          <w:bCs w:val="0"/>
          <w:color w:val="000000"/>
          <w:sz w:val="28"/>
          <w:szCs w:val="28"/>
        </w:rPr>
        <w:t xml:space="preserve">, which is said to be written by Śrīmad Viśvanātha Cakravartī Ṭhākura, states as follows: “Seeing that others have accepted the Supreme Personality of Godhead Śrī Gaurāṅga as the Lord of the universe, some foolish people of Rāḍha-deśa, Bengal, who were devoid of scriptural knowledge, wandered about dressed as the Supreme Lord attempting to convince other fools about their supremacy. Among those imposters was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Vāsudeva, who out of madness declared, ’I am Gopāla, the son of Nanda Mahārāja.’ That is why the people of Rāḍha-deśa called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śṛgāla</w:t>
      </w:r>
      <w:r w:rsidRPr="00790008">
        <w:rPr>
          <w:rStyle w:val="BookTitle"/>
          <w:rFonts w:asciiTheme="minorHAnsi" w:hAnsiTheme="minorHAnsi" w:cstheme="minorHAnsi"/>
          <w:b w:val="0"/>
          <w:bCs w:val="0"/>
          <w:color w:val="000000"/>
          <w:sz w:val="28"/>
          <w:szCs w:val="28"/>
        </w:rPr>
        <w:t xml:space="preserve">, or jackal, instead of Gopāla. Another person named Viṣṇudāsa said, ’I am Lord Rāmacandra, the son of the Raghu dynasty. I have descended from Vaikuṇṭha along with the monkeys. Hanumān is my devotee.’ Due to such offensive statements, he was rejected by the people of Rāḍha-deśa and was addressed as the leader of the monkeys. ’In order to deliver the people of earth, I, Lord Nārāyaṇa, have appeared from my abode of Vaikuṇṭha.’ Boasting in this way and putting a crown on his head, an ill-motivated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of Bengal named Mādhava advertised himself as the Supreme Lord in order to get some cheap adoration. Hence the people of Bengal addressed Mādhava as a </w:t>
      </w:r>
      <w:r w:rsidRPr="00790008">
        <w:rPr>
          <w:rStyle w:val="BookTitle"/>
          <w:rFonts w:asciiTheme="minorHAnsi" w:hAnsiTheme="minorHAnsi" w:cstheme="minorHAnsi"/>
          <w:b w:val="0"/>
          <w:bCs w:val="0"/>
          <w:i/>
          <w:iCs/>
          <w:color w:val="000000"/>
          <w:sz w:val="28"/>
          <w:szCs w:val="28"/>
        </w:rPr>
        <w:t>cūḍādhārī</w:t>
      </w:r>
      <w:r w:rsidRPr="00790008">
        <w:rPr>
          <w:rStyle w:val="BookTitle"/>
          <w:rFonts w:asciiTheme="minorHAnsi" w:hAnsiTheme="minorHAnsi" w:cstheme="minorHAnsi"/>
          <w:b w:val="0"/>
          <w:bCs w:val="0"/>
          <w:color w:val="000000"/>
          <w:sz w:val="28"/>
          <w:szCs w:val="28"/>
        </w:rPr>
        <w:t xml:space="preserve">, or one who wears a crown. This Mādhava was the very lusty priest of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Therefore he used to imitate the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dance pastimes of Śrī Kṛṣṇa. It is heard that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rejected by Śrī Caitanya Mahāprabhu and the Vaiṣṇavas. Therefore one should not associate with such persons. If one does so, his religiosity will be destroyed, because it is stated in the scriptures: ’As a drop of oil spreads all over the water, if one touches, converses with, is touched by the breath of, or eats with such a sinful person, then the very sins of that person will be spread to him.’” In the </w:t>
      </w:r>
      <w:r w:rsidRPr="00790008">
        <w:rPr>
          <w:rStyle w:val="BookTitle"/>
          <w:rFonts w:asciiTheme="minorHAnsi" w:hAnsiTheme="minorHAnsi" w:cstheme="minorHAnsi"/>
          <w:b w:val="0"/>
          <w:bCs w:val="0"/>
          <w:i/>
          <w:iCs/>
          <w:color w:val="000000"/>
          <w:sz w:val="28"/>
          <w:szCs w:val="28"/>
        </w:rPr>
        <w:t xml:space="preserve">Bhakti-ratnākara </w:t>
      </w:r>
      <w:r w:rsidRPr="00790008">
        <w:rPr>
          <w:rStyle w:val="BookTitle"/>
          <w:rFonts w:asciiTheme="minorHAnsi" w:hAnsiTheme="minorHAnsi" w:cstheme="minorHAnsi"/>
          <w:b w:val="0"/>
          <w:bCs w:val="0"/>
          <w:color w:val="000000"/>
          <w:sz w:val="28"/>
          <w:szCs w:val="28"/>
        </w:rPr>
        <w:t xml:space="preserve">(14.163-168, 180-183) it is stated “Someone said, ’O brothers, the materialists who have turned their faces from Lord Kṛṣṇa are very independent and transgress religious principles. The leader of the materialists has taken the position of Raghunātha in order to cheat people in general. This misbehaved sinner has invented his own philosophy, and claiming to be the king of poets, he preaches in Baṅga-deśa.’ Another person said, ’I saw some great sinners induce others to glorify them rather than glorify Lord Kṛṣṇa.’ Another person said, ’There is a degraded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known as Mallika in Rāḍha-deśa. No one is as wicked as him. That great sinner calls himself Gopāla. Speaking </w:t>
      </w:r>
      <w:r w:rsidRPr="00790008">
        <w:rPr>
          <w:rStyle w:val="BookTitle"/>
          <w:rFonts w:asciiTheme="minorHAnsi" w:hAnsiTheme="minorHAnsi" w:cstheme="minorHAnsi"/>
          <w:b w:val="0"/>
          <w:bCs w:val="0"/>
          <w:color w:val="000000"/>
          <w:sz w:val="28"/>
          <w:szCs w:val="28"/>
        </w:rPr>
        <w:lastRenderedPageBreak/>
        <w:t xml:space="preserve">an illusory philosophy worthy of the </w:t>
      </w:r>
      <w:r w:rsidRPr="00790008">
        <w:rPr>
          <w:rStyle w:val="BookTitle"/>
          <w:rFonts w:asciiTheme="minorHAnsi" w:hAnsiTheme="minorHAnsi" w:cstheme="minorHAnsi"/>
          <w:b w:val="0"/>
          <w:bCs w:val="0"/>
          <w:i/>
          <w:iCs/>
          <w:color w:val="000000"/>
          <w:sz w:val="28"/>
          <w:szCs w:val="28"/>
        </w:rPr>
        <w:t>rākṣasas</w:t>
      </w:r>
      <w:r w:rsidRPr="00790008">
        <w:rPr>
          <w:rStyle w:val="BookTitle"/>
          <w:rFonts w:asciiTheme="minorHAnsi" w:hAnsiTheme="minorHAnsi" w:cstheme="minorHAnsi"/>
          <w:b w:val="0"/>
          <w:bCs w:val="0"/>
          <w:color w:val="000000"/>
          <w:sz w:val="28"/>
          <w:szCs w:val="28"/>
        </w:rPr>
        <w:t xml:space="preserve">, he tricks people in general.’ In Rāḍha-deśa, in the village named Kāṅdarā, is the auspicious and glorious home of Jñāna dāsa. A </w:t>
      </w:r>
      <w:r w:rsidRPr="00790008">
        <w:rPr>
          <w:rStyle w:val="BookTitle"/>
          <w:rFonts w:asciiTheme="minorHAnsi" w:hAnsiTheme="minorHAnsi" w:cstheme="minorHAnsi"/>
          <w:b w:val="0"/>
          <w:bCs w:val="0"/>
          <w:i/>
          <w:iCs/>
          <w:color w:val="000000"/>
          <w:sz w:val="28"/>
          <w:szCs w:val="28"/>
        </w:rPr>
        <w:t>kāyastha</w:t>
      </w:r>
      <w:r w:rsidRPr="00790008">
        <w:rPr>
          <w:rStyle w:val="BookTitle"/>
          <w:rFonts w:asciiTheme="minorHAnsi" w:hAnsiTheme="minorHAnsi" w:cstheme="minorHAnsi"/>
          <w:b w:val="0"/>
          <w:bCs w:val="0"/>
          <w:color w:val="000000"/>
          <w:sz w:val="28"/>
          <w:szCs w:val="28"/>
        </w:rPr>
        <w:t xml:space="preserve"> named Jaya Gopāla also lives at that place. That person became evil-minded due to pride of learning. He arrogantly declared that his guru had no knowledge, and whenever someone inquired from him, he claimed that his </w:t>
      </w:r>
      <w:r w:rsidRPr="00790008">
        <w:rPr>
          <w:rStyle w:val="BookTitle"/>
          <w:rFonts w:asciiTheme="minorHAnsi" w:hAnsiTheme="minorHAnsi" w:cstheme="minorHAnsi"/>
          <w:b w:val="0"/>
          <w:bCs w:val="0"/>
          <w:i/>
          <w:iCs/>
          <w:color w:val="000000"/>
          <w:sz w:val="28"/>
          <w:szCs w:val="28"/>
        </w:rPr>
        <w:t xml:space="preserve">parama-guru </w:t>
      </w:r>
      <w:r w:rsidRPr="00790008">
        <w:rPr>
          <w:rStyle w:val="BookTitle"/>
          <w:rFonts w:asciiTheme="minorHAnsi" w:hAnsiTheme="minorHAnsi" w:cstheme="minorHAnsi"/>
          <w:b w:val="0"/>
          <w:bCs w:val="0"/>
          <w:color w:val="000000"/>
          <w:sz w:val="28"/>
          <w:szCs w:val="28"/>
        </w:rPr>
        <w:t xml:space="preserve">was his guru. Vīracandra Prabhu tactfully disclosed his position and then rejected him.” In this regard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Sixty-six, and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(5.34), wherein the Dvāpara-yuga pastime of Kṛṣṇa killing Pauṇḍraka Vāsudeva, the King of Karūṣa, who worshiped himself and imitated Kṛṣṇa, is described. One should also see the description of Śṛgāla Vāsudeva, the King of Karavīrapura, found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Chapters 99-100, or 2.44-45.</w:t>
      </w:r>
    </w:p>
    <w:p w14:paraId="5FC8404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acceptance of </w:t>
      </w:r>
      <w:r w:rsidRPr="00790008">
        <w:rPr>
          <w:rStyle w:val="BookTitle"/>
          <w:rFonts w:asciiTheme="minorHAnsi" w:hAnsiTheme="minorHAnsi" w:cstheme="minorHAnsi"/>
          <w:b w:val="0"/>
          <w:bCs w:val="0"/>
          <w:i/>
          <w:iCs/>
          <w:color w:val="000000"/>
          <w:sz w:val="28"/>
          <w:szCs w:val="28"/>
        </w:rPr>
        <w:t>ahaṅgrahopāsanā</w:t>
      </w:r>
      <w:r w:rsidRPr="00790008">
        <w:rPr>
          <w:rStyle w:val="BookTitle"/>
          <w:rFonts w:asciiTheme="minorHAnsi" w:hAnsiTheme="minorHAnsi" w:cstheme="minorHAnsi"/>
          <w:b w:val="0"/>
          <w:bCs w:val="0"/>
          <w:color w:val="000000"/>
          <w:sz w:val="28"/>
          <w:szCs w:val="28"/>
        </w:rPr>
        <w:t xml:space="preserve">, or self-worship—in the form of advertising oneself as the Supreme Lord, Viṣṇu, or an incarnation—by the foolish atheists,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Śrīla Jīva Gosvāmī has stated in his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(276): “In these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idea that the individual spirit soul is the worshipable Supreme has been condemned with extreme hatred. An example is seen when Pauṇḍraka Vāsudeva sent a servant to Kṛṣṇa with the message, ’I am Lord Vāsudeva.’ When the pure devotee Yādavas, headed by Ugrasena, heard the crazy words about the artificial attempts of Pauṇḍraka Vāsudeva from the mouth of the messenger, they laughed loudly. The reason for this is found in scriptural statements such as the following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(3.29.13), wherein the Lord explains: ’A pure devotee does not accept any kind of liberation—</w:t>
      </w:r>
      <w:r w:rsidRPr="00790008">
        <w:rPr>
          <w:rStyle w:val="BookTitle"/>
          <w:rFonts w:asciiTheme="minorHAnsi" w:hAnsiTheme="minorHAnsi" w:cstheme="minorHAnsi"/>
          <w:b w:val="0"/>
          <w:bCs w:val="0"/>
          <w:i/>
          <w:iCs/>
          <w:color w:val="000000"/>
          <w:sz w:val="28"/>
          <w:szCs w:val="28"/>
        </w:rPr>
        <w:t>sālokya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sārṣṭi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sāmīpya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sārūpya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sāyujya</w:t>
      </w:r>
      <w:r w:rsidRPr="00790008">
        <w:rPr>
          <w:rStyle w:val="BookTitle"/>
          <w:rFonts w:asciiTheme="minorHAnsi" w:hAnsiTheme="minorHAnsi" w:cstheme="minorHAnsi"/>
          <w:b w:val="0"/>
          <w:bCs w:val="0"/>
          <w:color w:val="000000"/>
          <w:sz w:val="28"/>
          <w:szCs w:val="28"/>
        </w:rPr>
        <w:t xml:space="preserve">—devoid of My service, even though they are offered by the Supreme Personality of Godhead.’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Śrī Hanumānjī also confirms this as follows: ’Only a fool will give up the service of the Lord and try instead to become the Lord Himself.’ While glorifying the </w:t>
      </w:r>
      <w:r w:rsidRPr="00790008">
        <w:rPr>
          <w:rStyle w:val="BookTitle"/>
          <w:rFonts w:asciiTheme="minorHAnsi" w:hAnsiTheme="minorHAnsi" w:cstheme="minorHAnsi"/>
          <w:b w:val="0"/>
          <w:bCs w:val="0"/>
          <w:i/>
          <w:iCs/>
          <w:color w:val="000000"/>
          <w:sz w:val="28"/>
          <w:szCs w:val="28"/>
        </w:rPr>
        <w:t xml:space="preserve">niṣkiñcana </w:t>
      </w:r>
      <w:r w:rsidRPr="00790008">
        <w:rPr>
          <w:rStyle w:val="BookTitle"/>
          <w:rFonts w:asciiTheme="minorHAnsi" w:hAnsiTheme="minorHAnsi" w:cstheme="minorHAnsi"/>
          <w:b w:val="0"/>
          <w:bCs w:val="0"/>
          <w:color w:val="000000"/>
          <w:sz w:val="28"/>
          <w:szCs w:val="28"/>
        </w:rPr>
        <w:t xml:space="preserve">devotees, the Supreme Lord has established that </w:t>
      </w:r>
      <w:r w:rsidRPr="00790008">
        <w:rPr>
          <w:rStyle w:val="BookTitle"/>
          <w:rFonts w:asciiTheme="minorHAnsi" w:hAnsiTheme="minorHAnsi" w:cstheme="minorHAnsi"/>
          <w:b w:val="0"/>
          <w:bCs w:val="0"/>
          <w:i/>
          <w:iCs/>
          <w:color w:val="000000"/>
          <w:sz w:val="28"/>
          <w:szCs w:val="28"/>
        </w:rPr>
        <w:t xml:space="preserve">niṣkāma-bhakti </w:t>
      </w:r>
      <w:r w:rsidRPr="00790008">
        <w:rPr>
          <w:rStyle w:val="BookTitle"/>
          <w:rFonts w:asciiTheme="minorHAnsi" w:hAnsiTheme="minorHAnsi" w:cstheme="minorHAnsi"/>
          <w:b w:val="0"/>
          <w:bCs w:val="0"/>
          <w:color w:val="000000"/>
          <w:sz w:val="28"/>
          <w:szCs w:val="28"/>
        </w:rPr>
        <w:t xml:space="preserve">is the highest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in the following words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(11.20.34): ’Because My devotees possess saintly behavior and deep intelligence, they completely dedicate themselves to Me and do not desire anything besides Me. Indeed, even if I offer them liberation from birth and death, they do not accept it.’”</w:t>
      </w:r>
    </w:p>
    <w:p w14:paraId="2056F0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accept insignificant fallen souls,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as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extremely fallen; there is no comparison to their lamentable fallen condition. Śrī Caitanyacandra is the Lord of the fourteen worlds as well as Navadvīpa, Vraja, Goloka, Vaikuṇṭha, and Paravyoma beyond </w:t>
      </w:r>
      <w:r w:rsidRPr="00790008">
        <w:rPr>
          <w:rStyle w:val="BookTitle"/>
          <w:rFonts w:asciiTheme="minorHAnsi" w:hAnsiTheme="minorHAnsi" w:cstheme="minorHAnsi"/>
          <w:b w:val="0"/>
          <w:bCs w:val="0"/>
          <w:color w:val="000000"/>
          <w:sz w:val="28"/>
          <w:szCs w:val="28"/>
        </w:rPr>
        <w:lastRenderedPageBreak/>
        <w:t xml:space="preserve">the fourteen worlds and is nondifferent from Vrajendra-nandana; and although the atheist sees that He is being glorified and offered prayers as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avatārī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sākṣād bhagavān</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parameśvara</w:t>
      </w:r>
      <w:r w:rsidRPr="00790008">
        <w:rPr>
          <w:rStyle w:val="BookTitle"/>
          <w:rFonts w:asciiTheme="minorHAnsi" w:hAnsiTheme="minorHAnsi" w:cstheme="minorHAnsi"/>
          <w:b w:val="0"/>
          <w:bCs w:val="0"/>
          <w:color w:val="000000"/>
          <w:sz w:val="28"/>
          <w:szCs w:val="28"/>
        </w:rPr>
        <w:t xml:space="preserve">, he nevertheless falsely tries by imitation to compete with Him; thus there is no limit to his misfortune. It is stated 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(32): “Condemned are the followers of Vedic ritual! Condemned are the practitioners of severe austerity! Condemned are the dull-witted fools whose mouths have blossomed with the words ’I am Brahman’! Why do we lament for these animals in the guise of men intoxicated by the taste of things other than Kṛṣṇa? Alas! They have not tasted even a drop of the nectar of Lord Gaura!” [The following purport also applies to this verse.]</w:t>
      </w:r>
    </w:p>
    <w:p w14:paraId="424CEA19" w14:textId="3A529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14.88</w:t>
      </w:r>
    </w:p>
    <w:p w14:paraId="1BBDA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5A31E6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śrī-caitanya-candra vine anyere īśvara</w:t>
      </w:r>
      <w:r w:rsidRPr="00790008">
        <w:rPr>
          <w:rStyle w:val="BookTitle"/>
          <w:rFonts w:asciiTheme="minorHAnsi" w:hAnsiTheme="minorHAnsi" w:cstheme="minorHAnsi"/>
          <w:b w:val="0"/>
          <w:bCs w:val="0"/>
          <w:color w:val="000000"/>
          <w:sz w:val="28"/>
          <w:szCs w:val="28"/>
        </w:rPr>
        <w:br/>
        <w:t>ye adhama bale’ sei chāra śocyatara</w:t>
      </w:r>
    </w:p>
    <w:p w14:paraId="153A23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accepts someone other than Śrī Caitanya Mahāprabhu as the Supreme Lord is fallen, insignificant, and fit for living in hell.</w:t>
      </w:r>
    </w:p>
    <w:p w14:paraId="3DF759B7" w14:textId="08E005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commentRangeStart w:id="205"/>
      <w:r w:rsidRPr="00790008">
        <w:rPr>
          <w:rStyle w:val="BookTitle"/>
          <w:rFonts w:asciiTheme="minorHAnsi" w:hAnsiTheme="minorHAnsi" w:cstheme="minorHAnsi"/>
          <w:b w:val="0"/>
          <w:bCs w:val="0"/>
          <w:color w:val="000000"/>
          <w:sz w:val="28"/>
          <w:szCs w:val="28"/>
        </w:rPr>
        <w:t xml:space="preserve">Presently a few persons from the Māyāvāda-sampradāya have promoted an insignificant ordinary human being, who is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who is a servant of his senses, as an incarnation of Kṛṣṇa, an incarnation of Rāma, an incarnation of Gaura, an incarnation of Gopāla, an incarnation of Kalki, a joint incarnation of Nitāi-Gaura,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viśva-guru</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and as Mahā-Mahāprabhu</w:t>
      </w:r>
      <w:commentRangeEnd w:id="205"/>
      <w:r w:rsidR="00362F31">
        <w:rPr>
          <w:rStyle w:val="CommentReference"/>
          <w:color w:val="auto"/>
        </w:rPr>
        <w:commentReference w:id="205"/>
      </w:r>
      <w:r w:rsidRPr="00790008">
        <w:rPr>
          <w:rStyle w:val="BookTitle"/>
          <w:rFonts w:asciiTheme="minorHAnsi" w:hAnsiTheme="minorHAnsi" w:cstheme="minorHAnsi"/>
          <w:b w:val="0"/>
          <w:bCs w:val="0"/>
          <w:color w:val="000000"/>
          <w:sz w:val="28"/>
          <w:szCs w:val="28"/>
        </w:rPr>
        <w:t xml:space="preserve">. They have thus welcomed offenses, and as a result the followers of such illogical so-called incarnations, who are opposed to the descending process of knowledge or the incarnation of Lord Viṣṇu, rather than attaining the position of the Supreme Lord in their next life, will take birth as jackals. (“Those who cultivate material knowledge take birth as jackals in their next lives.”) One should also refer to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Mokṣa-dharma</w:t>
      </w:r>
      <w:r w:rsidRPr="00790008">
        <w:rPr>
          <w:rStyle w:val="BookTitle"/>
          <w:rFonts w:asciiTheme="minorHAnsi" w:hAnsiTheme="minorHAnsi" w:cstheme="minorHAnsi"/>
          <w:b w:val="0"/>
          <w:bCs w:val="0"/>
          <w:color w:val="000000"/>
          <w:sz w:val="28"/>
          <w:szCs w:val="28"/>
        </w:rPr>
        <w:t>, 180.48-50).</w:t>
      </w:r>
    </w:p>
    <w:p w14:paraId="553986A3" w14:textId="7A2E63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14.89-90</w:t>
      </w:r>
    </w:p>
    <w:p w14:paraId="1AEF0E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89-90</w:t>
      </w:r>
    </w:p>
    <w:p w14:paraId="5FFEE06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bāhu tuli’ ei bali ’satya’ kari’</w:t>
      </w:r>
      <w:r w:rsidRPr="00790008">
        <w:rPr>
          <w:rStyle w:val="BookTitle"/>
          <w:rFonts w:asciiTheme="minorHAnsi" w:hAnsiTheme="minorHAnsi" w:cstheme="minorHAnsi"/>
          <w:b w:val="0"/>
          <w:bCs w:val="0"/>
          <w:color w:val="000000"/>
          <w:sz w:val="28"/>
          <w:szCs w:val="28"/>
        </w:rPr>
        <w:br/>
        <w:t>“ananta-brahmāṇḍa-nātha—gaurāṅga śrī-hari</w:t>
      </w:r>
    </w:p>
    <w:p w14:paraId="0B30CF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nāma-smaraṇei samasta bandha-kṣaya</w:t>
      </w:r>
      <w:r w:rsidRPr="00790008">
        <w:rPr>
          <w:rStyle w:val="BookTitle"/>
          <w:rFonts w:asciiTheme="minorHAnsi" w:hAnsiTheme="minorHAnsi" w:cstheme="minorHAnsi"/>
          <w:b w:val="0"/>
          <w:bCs w:val="0"/>
          <w:color w:val="000000"/>
          <w:sz w:val="28"/>
          <w:szCs w:val="28"/>
        </w:rPr>
        <w:br/>
        <w:t>yāṅ’ra dāsa-smaraṇe o sarvatra vijaya</w:t>
      </w:r>
    </w:p>
    <w:p w14:paraId="35973A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 therefore raise my two arms and boldly declare, “Śrī Gaurāṅga is the Lord of </w:t>
      </w:r>
      <w:r w:rsidRPr="00790008">
        <w:rPr>
          <w:rStyle w:val="BookTitle"/>
          <w:rFonts w:asciiTheme="minorHAnsi" w:hAnsiTheme="minorHAnsi" w:cstheme="minorHAnsi"/>
          <w:b/>
          <w:bCs/>
          <w:color w:val="800000"/>
          <w:sz w:val="28"/>
          <w:szCs w:val="28"/>
        </w:rPr>
        <w:lastRenderedPageBreak/>
        <w:t xml:space="preserve">innumerable universes. One is free from all bondage simply by remembering </w:t>
      </w:r>
      <w:commentRangeStart w:id="206"/>
      <w:r w:rsidRPr="00790008">
        <w:rPr>
          <w:rStyle w:val="BookTitle"/>
          <w:rFonts w:asciiTheme="minorHAnsi" w:hAnsiTheme="minorHAnsi" w:cstheme="minorHAnsi"/>
          <w:b/>
          <w:bCs/>
          <w:color w:val="800000"/>
          <w:sz w:val="28"/>
          <w:szCs w:val="28"/>
        </w:rPr>
        <w:t>Him</w:t>
      </w:r>
      <w:commentRangeEnd w:id="206"/>
      <w:r w:rsidR="00362F31">
        <w:rPr>
          <w:rStyle w:val="CommentReference"/>
          <w:b w:val="0"/>
          <w:bCs w:val="0"/>
          <w:color w:val="auto"/>
        </w:rPr>
        <w:commentReference w:id="206"/>
      </w:r>
      <w:r w:rsidRPr="00790008">
        <w:rPr>
          <w:rStyle w:val="BookTitle"/>
          <w:rFonts w:asciiTheme="minorHAnsi" w:hAnsiTheme="minorHAnsi" w:cstheme="minorHAnsi"/>
          <w:b/>
          <w:bCs/>
          <w:color w:val="800000"/>
          <w:sz w:val="28"/>
          <w:szCs w:val="28"/>
        </w:rPr>
        <w:t>. Indeed, even by remembering His servants one is always victorious.</w:t>
      </w:r>
    </w:p>
    <w:p w14:paraId="7CB78A18" w14:textId="22FB13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Realizing that Śrī Kṛṣṇa Caitanya is the Supreme Personality of Godhead, the devotees loudly broadcast His glories. The author, who is attached to the Truth, loudly glorifies Śrī Gaurasundara as the Lord of innumerable universes. It is directly seen, realized, and applicable to all places, times, and persons that by offenselessly remembering the holy names of Śrī Caitanya, all material desires of the conditioned souls are diminished; in other words, the conditioned souls attain freedom from the conceptions of being entangled in other desires like material enjoyment and mental speculation. Moreover, if the pure, transcendental, spiritual characteristics of even Śrī Caitanya’s servants appear in the mind of a conditioned soul, then he is liberated from his conditional state and can deliver the entire world. As stated 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(6): “When Lord Gauracandra’s devotees, who are worshiped even by the demigods, drink the wonderfully sweet nectar of the bliss of pure love of God that flows from the lotus flower of Lord Gauracandra’s feet, they become completely intoxicated. In that condition they laugh at Lord Brahmā and the other demigods, condemn the impersonalist </w:t>
      </w:r>
      <w:r w:rsidRPr="00362F31">
        <w:rPr>
          <w:rStyle w:val="BookTitle"/>
          <w:rFonts w:asciiTheme="minorHAnsi" w:hAnsiTheme="minorHAnsi" w:cstheme="minorHAnsi"/>
          <w:b w:val="0"/>
          <w:bCs w:val="0"/>
          <w:i/>
          <w:iCs/>
          <w:color w:val="000000"/>
          <w:sz w:val="28"/>
          <w:szCs w:val="28"/>
          <w:rPrChange w:id="207" w:author="your servant" w:date="2020-08-28T18:15:00Z">
            <w:rPr>
              <w:rStyle w:val="BookTitle"/>
              <w:rFonts w:asciiTheme="minorHAnsi" w:hAnsiTheme="minorHAnsi" w:cstheme="minorHAnsi"/>
              <w:b w:val="0"/>
              <w:bCs w:val="0"/>
              <w:color w:val="000000"/>
              <w:sz w:val="28"/>
              <w:szCs w:val="28"/>
            </w:rPr>
          </w:rPrChange>
        </w:rPr>
        <w:t>yog</w:t>
      </w:r>
      <w:ins w:id="208" w:author="your servant" w:date="2020-08-28T18:15:00Z">
        <w:r w:rsidR="00362F31" w:rsidRPr="00362F31">
          <w:rPr>
            <w:rStyle w:val="BookTitle"/>
            <w:rFonts w:asciiTheme="minorHAnsi" w:hAnsiTheme="minorHAnsi" w:cstheme="minorHAnsi"/>
            <w:b w:val="0"/>
            <w:bCs w:val="0"/>
            <w:i/>
            <w:iCs/>
            <w:color w:val="000000"/>
            <w:sz w:val="28"/>
            <w:szCs w:val="28"/>
            <w:rPrChange w:id="209" w:author="your servant" w:date="2020-08-28T18:15:00Z">
              <w:rPr>
                <w:rStyle w:val="BookTitle"/>
                <w:rFonts w:asciiTheme="minorHAnsi" w:hAnsiTheme="minorHAnsi" w:cstheme="minorHAnsi"/>
                <w:b w:val="0"/>
                <w:bCs w:val="0"/>
                <w:color w:val="000000"/>
                <w:sz w:val="28"/>
                <w:szCs w:val="28"/>
              </w:rPr>
            </w:rPrChange>
          </w:rPr>
          <w:t>ī</w:t>
        </w:r>
      </w:ins>
      <w:r w:rsidRPr="00362F31">
        <w:rPr>
          <w:rStyle w:val="BookTitle"/>
          <w:rFonts w:asciiTheme="minorHAnsi" w:hAnsiTheme="minorHAnsi" w:cstheme="minorHAnsi"/>
          <w:b w:val="0"/>
          <w:bCs w:val="0"/>
          <w:i/>
          <w:iCs/>
          <w:color w:val="000000"/>
          <w:sz w:val="28"/>
          <w:szCs w:val="28"/>
          <w:rPrChange w:id="210" w:author="your servant" w:date="2020-08-28T18:1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and do not consider the great devotees of Lord Viṣṇu who do not worship Lord Gauracandra to be very important. Let us glorify that Lord Gauracandra.”</w:t>
      </w:r>
    </w:p>
    <w:p w14:paraId="2839B694" w14:textId="5FD3E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14.91</w:t>
      </w:r>
    </w:p>
    <w:p w14:paraId="491E08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54E5A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sakala-bhuvane, dekha, yāṅ’ra yaśa gāya</w:t>
      </w:r>
      <w:r w:rsidRPr="00790008">
        <w:rPr>
          <w:rStyle w:val="BookTitle"/>
          <w:rFonts w:asciiTheme="minorHAnsi" w:hAnsiTheme="minorHAnsi" w:cstheme="minorHAnsi"/>
          <w:b w:val="0"/>
          <w:bCs w:val="0"/>
          <w:color w:val="000000"/>
          <w:sz w:val="28"/>
          <w:szCs w:val="28"/>
        </w:rPr>
        <w:br/>
        <w:t>vipatha chāḍiyā bhaja hena prabhura pā’ya”</w:t>
      </w:r>
    </w:p>
    <w:p w14:paraId="0FADD5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“Giving up all evil ways, worship the feet of such a Lord whose glories are chanted throughout the entire world.”</w:t>
      </w:r>
    </w:p>
    <w:p w14:paraId="13A4C33E" w14:textId="059DBE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discuss the following two verses from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(90 and 85) in this regard: “Dear gentlemen, you should renounce all your mentally concocted honesty and religious principles that are averse to the devotional service of Gaura-Kṛṣṇa and be attached to the lotus feet of Śrī Caitanya. Give up all your useless absorption in fruitive activities! Don’t allow a single word concerning self-worship enter your ears! Don’t be illusioned by your temporary material body, house, country, and relatives. Then only will you attain the crest-jewel of all human goals.”</w:t>
      </w:r>
    </w:p>
    <w:p w14:paraId="32E2E961" w14:textId="584668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14.92</w:t>
      </w:r>
    </w:p>
    <w:p w14:paraId="46200F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DD553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hena-mate śrī-vaikuṇṭha-nātha gauracandra</w:t>
      </w:r>
      <w:r w:rsidRPr="00790008">
        <w:rPr>
          <w:rStyle w:val="BookTitle"/>
          <w:rFonts w:asciiTheme="minorHAnsi" w:hAnsiTheme="minorHAnsi" w:cstheme="minorHAnsi"/>
          <w:b w:val="0"/>
          <w:bCs w:val="0"/>
          <w:color w:val="000000"/>
          <w:sz w:val="28"/>
          <w:szCs w:val="28"/>
        </w:rPr>
        <w:br/>
        <w:t>vidyā-rase kare prabhu baṅga-deśe raṅga</w:t>
      </w:r>
    </w:p>
    <w:p w14:paraId="1A1C0811" w14:textId="0A90BD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Gauracandra, the Lord of Vaikuṇṭha, happily enjoyed His scholastic pastimes in East Bengal.</w:t>
      </w:r>
    </w:p>
    <w:p w14:paraId="406E3C8F" w14:textId="131F8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14.93</w:t>
      </w:r>
    </w:p>
    <w:p w14:paraId="6015FF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FB276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mahā-vidyā-goṣṭhī prabhu karilena baṅge</w:t>
      </w:r>
      <w:r w:rsidRPr="00790008">
        <w:rPr>
          <w:rStyle w:val="BookTitle"/>
          <w:rFonts w:asciiTheme="minorHAnsi" w:hAnsiTheme="minorHAnsi" w:cstheme="minorHAnsi"/>
          <w:b w:val="0"/>
          <w:bCs w:val="0"/>
          <w:color w:val="000000"/>
          <w:sz w:val="28"/>
          <w:szCs w:val="28"/>
        </w:rPr>
        <w:br/>
        <w:t>padmāvatī dekhi’ prabhu bulilena raṅge</w:t>
      </w:r>
    </w:p>
    <w:p w14:paraId="35E196FD" w14:textId="2BEB5F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attracted a large number of students in East Bengal, and He would often wander on the banks of the Padmāvatī River.</w:t>
      </w:r>
    </w:p>
    <w:p w14:paraId="2A6A3982" w14:textId="3D187A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14.94-96</w:t>
      </w:r>
    </w:p>
    <w:p w14:paraId="482D02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94-96</w:t>
      </w:r>
    </w:p>
    <w:p w14:paraId="01CB6CA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śiṣya haila tathāi</w:t>
      </w:r>
      <w:r w:rsidRPr="00790008">
        <w:rPr>
          <w:rStyle w:val="BookTitle"/>
          <w:rFonts w:asciiTheme="minorHAnsi" w:hAnsiTheme="minorHAnsi" w:cstheme="minorHAnsi"/>
          <w:b w:val="0"/>
          <w:bCs w:val="0"/>
          <w:color w:val="000000"/>
          <w:sz w:val="28"/>
          <w:szCs w:val="28"/>
        </w:rPr>
        <w:br/>
        <w:t>hena nāhi jāni,—ke paḍaye kon ṭhāñi</w:t>
      </w:r>
    </w:p>
    <w:p w14:paraId="74140E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saba baṅga-deśī āise dhāiyā</w:t>
      </w:r>
      <w:r w:rsidRPr="00790008">
        <w:rPr>
          <w:rStyle w:val="BookTitle"/>
          <w:rFonts w:asciiTheme="minorHAnsi" w:hAnsiTheme="minorHAnsi" w:cstheme="minorHAnsi"/>
          <w:b w:val="0"/>
          <w:bCs w:val="0"/>
          <w:color w:val="000000"/>
          <w:sz w:val="28"/>
          <w:szCs w:val="28"/>
        </w:rPr>
        <w:br/>
        <w:t>’nimāi-paṇḍita sthāne paḍibāṅa giyā’</w:t>
      </w:r>
    </w:p>
    <w:p w14:paraId="499C8F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kṛpā-dṛṣṭye prabhu karena vyākhyāna</w:t>
      </w:r>
      <w:r w:rsidRPr="00790008">
        <w:rPr>
          <w:rStyle w:val="BookTitle"/>
          <w:rFonts w:asciiTheme="minorHAnsi" w:hAnsiTheme="minorHAnsi" w:cstheme="minorHAnsi"/>
          <w:b w:val="0"/>
          <w:bCs w:val="0"/>
          <w:color w:val="000000"/>
          <w:sz w:val="28"/>
          <w:szCs w:val="28"/>
        </w:rPr>
        <w:br/>
        <w:t>dui māse sabei haila vidyāvān</w:t>
      </w:r>
    </w:p>
    <w:p w14:paraId="37E27C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thousands and thousands of students there, so it is difficult to know who studied with whom. People from all over East Bengal came rushing to study under Nimāi Paṇḍita. The Lord taught them in such a merciful way that within two months everyone became learned.</w:t>
      </w:r>
    </w:p>
    <w:p w14:paraId="5AB74E7A" w14:textId="1AD9FD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Paṇḍita resided on the bank of the Padmāvatī River in East Bengal for two months and trained innumerable students to become expert scholars.</w:t>
      </w:r>
    </w:p>
    <w:p w14:paraId="454A8D10" w14:textId="4861E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14.97</w:t>
      </w:r>
    </w:p>
    <w:p w14:paraId="58128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347CBD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śata-śata jana padavī labhiyā</w:t>
      </w:r>
      <w:r w:rsidRPr="00790008">
        <w:rPr>
          <w:rStyle w:val="BookTitle"/>
          <w:rFonts w:asciiTheme="minorHAnsi" w:hAnsiTheme="minorHAnsi" w:cstheme="minorHAnsi"/>
          <w:b w:val="0"/>
          <w:bCs w:val="0"/>
          <w:color w:val="000000"/>
          <w:sz w:val="28"/>
          <w:szCs w:val="28"/>
        </w:rPr>
        <w:br/>
        <w:t>ghare yāya, āra kata āise śuniyā</w:t>
      </w:r>
    </w:p>
    <w:p w14:paraId="0421CF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Hundreds of students received titles and returned home, and, hearing about this, many new students joined.</w:t>
      </w:r>
    </w:p>
    <w:p w14:paraId="2EAA3F16" w14:textId="06DA6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time of the Lord, the teachers awarded titles to their own students. By these titles, scholars were recognized as authorities on a particular scripture. In other words, a person was identified as possessing knowledge of a particular scripture according to the title he received after completing his studies.</w:t>
      </w:r>
    </w:p>
    <w:p w14:paraId="5442F918" w14:textId="6FC0AD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14.98</w:t>
      </w:r>
    </w:p>
    <w:p w14:paraId="285B00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6C649A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vidyā-rase vaikuṇṭhera pati</w:t>
      </w:r>
      <w:r w:rsidRPr="00790008">
        <w:rPr>
          <w:rStyle w:val="BookTitle"/>
          <w:rFonts w:asciiTheme="minorHAnsi" w:hAnsiTheme="minorHAnsi" w:cstheme="minorHAnsi"/>
          <w:b w:val="0"/>
          <w:bCs w:val="0"/>
          <w:color w:val="000000"/>
          <w:sz w:val="28"/>
          <w:szCs w:val="28"/>
        </w:rPr>
        <w:br/>
        <w:t>vidyā-rase baṅga-deśe karilena sthiti</w:t>
      </w:r>
    </w:p>
    <w:p w14:paraId="70CB8C1A" w14:textId="3084A9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scholastic pastimes while staying in East Bengal.</w:t>
      </w:r>
    </w:p>
    <w:p w14:paraId="4BCAABD8" w14:textId="206621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14.99</w:t>
      </w:r>
    </w:p>
    <w:p w14:paraId="392F5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3F54F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ethā navadvīpe lakṣmī prabhura virahe</w:t>
      </w:r>
      <w:r w:rsidRPr="00790008">
        <w:rPr>
          <w:rStyle w:val="BookTitle"/>
          <w:rFonts w:asciiTheme="minorHAnsi" w:hAnsiTheme="minorHAnsi" w:cstheme="minorHAnsi"/>
          <w:b w:val="0"/>
          <w:bCs w:val="0"/>
          <w:color w:val="000000"/>
          <w:sz w:val="28"/>
          <w:szCs w:val="28"/>
        </w:rPr>
        <w:br/>
        <w:t>antare duḥkhitā devī kā’re nāhi kahe</w:t>
      </w:r>
    </w:p>
    <w:p w14:paraId="01FE25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in Navadvīpa, Lakṣmī was in great distress due to separation from the Lord. She did not reveal this to anyone.</w:t>
      </w:r>
    </w:p>
    <w:p w14:paraId="4A9E6482" w14:textId="200F32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Nimāi was engaged in His scholastic pastimes in East Bengal, Lakṣmīpriyā-devī in Navadvīpa became extremely grief-stricken out of separation from her worshipable Lord. She did not, however, disclose her confidential internal distress to anyone. In her daily activities it was seen that apart from serving the Lord’s mother, or her mother-in-law, she did not even take a morsel of </w:t>
      </w:r>
      <w:r w:rsidRPr="00790008">
        <w:rPr>
          <w:rStyle w:val="BookTitle"/>
          <w:rFonts w:asciiTheme="minorHAnsi" w:hAnsiTheme="minorHAnsi" w:cstheme="minorHAnsi"/>
          <w:b w:val="0"/>
          <w:bCs w:val="0"/>
          <w:i/>
          <w:iCs/>
          <w:color w:val="000000"/>
          <w:sz w:val="28"/>
          <w:szCs w:val="28"/>
        </w:rPr>
        <w:t xml:space="preserve">viṣṇu-prasāda </w:t>
      </w:r>
      <w:r w:rsidRPr="00790008">
        <w:rPr>
          <w:rStyle w:val="BookTitle"/>
          <w:rFonts w:asciiTheme="minorHAnsi" w:hAnsiTheme="minorHAnsi" w:cstheme="minorHAnsi"/>
          <w:b w:val="0"/>
          <w:bCs w:val="0"/>
          <w:color w:val="000000"/>
          <w:sz w:val="28"/>
          <w:szCs w:val="28"/>
        </w:rPr>
        <w:t xml:space="preserve">in order to maintain her body. She used to sit alone in a solitary place and simply shed tears. She did not feel any happiness at heart. Ultimately, due to separation from Gaura-Nārāyaṇa, her beloved husband who was more dear to her than life, Mahā-Lakṣmī Lakṣmīpriyā-devī, the crest jewel of </w:t>
      </w:r>
      <w:commentRangeStart w:id="211"/>
      <w:r w:rsidRPr="00790008">
        <w:rPr>
          <w:rStyle w:val="BookTitle"/>
          <w:rFonts w:asciiTheme="minorHAnsi" w:hAnsiTheme="minorHAnsi" w:cstheme="minorHAnsi"/>
          <w:b w:val="0"/>
          <w:bCs w:val="0"/>
          <w:color w:val="000000"/>
          <w:sz w:val="28"/>
          <w:szCs w:val="28"/>
        </w:rPr>
        <w:t xml:space="preserve">caste </w:t>
      </w:r>
      <w:commentRangeEnd w:id="211"/>
      <w:r w:rsidR="00533072">
        <w:rPr>
          <w:rStyle w:val="CommentReference"/>
          <w:color w:val="auto"/>
        </w:rPr>
        <w:commentReference w:id="211"/>
      </w:r>
      <w:r w:rsidRPr="00790008">
        <w:rPr>
          <w:rStyle w:val="BookTitle"/>
          <w:rFonts w:asciiTheme="minorHAnsi" w:hAnsiTheme="minorHAnsi" w:cstheme="minorHAnsi"/>
          <w:b w:val="0"/>
          <w:bCs w:val="0"/>
          <w:color w:val="000000"/>
          <w:sz w:val="28"/>
          <w:szCs w:val="28"/>
        </w:rPr>
        <w:t xml:space="preserve">women, became so impatient that out of extreme anxiety she resolved to depart in order to serve her husband. She kept her replica body, or shadow form, on the bank of the Ganges in this world and disappeared from the eyes of people in her original form as Mahā-Lakṣmī. She attained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while meditating on the lotus feet of her worshipable husband, Śrī Gaura-Nārāyaṇa. Mahā-Lakṣmī Lakṣmīpriyā-devī, the crest jewel of </w:t>
      </w:r>
      <w:commentRangeStart w:id="212"/>
      <w:r w:rsidRPr="00790008">
        <w:rPr>
          <w:rStyle w:val="BookTitle"/>
          <w:rFonts w:asciiTheme="minorHAnsi" w:hAnsiTheme="minorHAnsi" w:cstheme="minorHAnsi"/>
          <w:b w:val="0"/>
          <w:bCs w:val="0"/>
          <w:color w:val="000000"/>
          <w:sz w:val="28"/>
          <w:szCs w:val="28"/>
        </w:rPr>
        <w:t xml:space="preserve">caste </w:t>
      </w:r>
      <w:commentRangeEnd w:id="212"/>
      <w:r w:rsidR="00533072">
        <w:rPr>
          <w:rStyle w:val="CommentReference"/>
          <w:color w:val="auto"/>
        </w:rPr>
        <w:commentReference w:id="212"/>
      </w:r>
      <w:r w:rsidRPr="00790008">
        <w:rPr>
          <w:rStyle w:val="BookTitle"/>
          <w:rFonts w:asciiTheme="minorHAnsi" w:hAnsiTheme="minorHAnsi" w:cstheme="minorHAnsi"/>
          <w:b w:val="0"/>
          <w:bCs w:val="0"/>
          <w:color w:val="000000"/>
          <w:sz w:val="28"/>
          <w:szCs w:val="28"/>
        </w:rPr>
        <w:t>women, departed forever.</w:t>
      </w:r>
    </w:p>
    <w:p w14:paraId="3982B967" w14:textId="7092B2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14.100</w:t>
      </w:r>
    </w:p>
    <w:p w14:paraId="670F6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DD87A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kare devī āira sevana</w:t>
      </w:r>
      <w:r w:rsidRPr="00790008">
        <w:rPr>
          <w:rStyle w:val="BookTitle"/>
          <w:rFonts w:asciiTheme="minorHAnsi" w:hAnsiTheme="minorHAnsi" w:cstheme="minorHAnsi"/>
          <w:b w:val="0"/>
          <w:bCs w:val="0"/>
          <w:color w:val="000000"/>
          <w:sz w:val="28"/>
          <w:szCs w:val="28"/>
        </w:rPr>
        <w:br/>
        <w:t>prabhu giyāchena haite nāhika bhojana</w:t>
      </w:r>
    </w:p>
    <w:p w14:paraId="0D9D9305" w14:textId="38C522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kept always engaged in the service of Mother Śacī without eating anything since the Lord’s departure.</w:t>
      </w:r>
    </w:p>
    <w:p w14:paraId="711DEF6B" w14:textId="185BE9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14.101</w:t>
      </w:r>
    </w:p>
    <w:p w14:paraId="2476DC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CF52B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nāme se anna-mātra parigraha kare</w:t>
      </w:r>
      <w:r w:rsidRPr="00790008">
        <w:rPr>
          <w:rStyle w:val="BookTitle"/>
          <w:rFonts w:asciiTheme="minorHAnsi" w:hAnsiTheme="minorHAnsi" w:cstheme="minorHAnsi"/>
          <w:b w:val="0"/>
          <w:bCs w:val="0"/>
          <w:color w:val="000000"/>
          <w:sz w:val="28"/>
          <w:szCs w:val="28"/>
        </w:rPr>
        <w:br/>
        <w:t>īśvara-vicchede baḍa duḥkhitā antare</w:t>
      </w:r>
    </w:p>
    <w:p w14:paraId="4094F123" w14:textId="74DC27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accepted some rice only in name, for she was deeply distressed in separation from the Lord.</w:t>
      </w:r>
    </w:p>
    <w:p w14:paraId="2CF393DF" w14:textId="614715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14.102</w:t>
      </w:r>
    </w:p>
    <w:p w14:paraId="177CA8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336A8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sarva-rātri karena krandana</w:t>
      </w:r>
      <w:r w:rsidRPr="00790008">
        <w:rPr>
          <w:rStyle w:val="BookTitle"/>
          <w:rFonts w:asciiTheme="minorHAnsi" w:hAnsiTheme="minorHAnsi" w:cstheme="minorHAnsi"/>
          <w:b w:val="0"/>
          <w:bCs w:val="0"/>
          <w:color w:val="000000"/>
          <w:sz w:val="28"/>
          <w:szCs w:val="28"/>
        </w:rPr>
        <w:br/>
        <w:t>citte svāsthya lakṣmī nā pāyena kona kṣaṇa</w:t>
      </w:r>
    </w:p>
    <w:p w14:paraId="07540E8C" w14:textId="249998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passed the nights alone, crying incessantly. Her heart found no relief for even a moment.</w:t>
      </w:r>
    </w:p>
    <w:p w14:paraId="3EBED38C" w14:textId="1628D4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14.103</w:t>
      </w:r>
    </w:p>
    <w:p w14:paraId="39C66E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D0040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īśvara-viccheda lakṣmī nā pāre sahite</w:t>
      </w:r>
      <w:r w:rsidRPr="00790008">
        <w:rPr>
          <w:rStyle w:val="BookTitle"/>
          <w:rFonts w:asciiTheme="minorHAnsi" w:hAnsiTheme="minorHAnsi" w:cstheme="minorHAnsi"/>
          <w:b w:val="0"/>
          <w:bCs w:val="0"/>
          <w:color w:val="000000"/>
          <w:sz w:val="28"/>
          <w:szCs w:val="28"/>
        </w:rPr>
        <w:br/>
        <w:t>icchā karilena prabhura samīpe yāite</w:t>
      </w:r>
    </w:p>
    <w:p w14:paraId="225BFAD1" w14:textId="197E4A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Lakṣmī could no longer tolerate separation from the Lord, and she desired to go join Him.</w:t>
      </w:r>
    </w:p>
    <w:p w14:paraId="3DB1EEA1" w14:textId="53325D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14.104</w:t>
      </w:r>
    </w:p>
    <w:p w14:paraId="6E1C73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01BFA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nija-pratikṛti-deha thui’ pṛthivīte</w:t>
      </w:r>
      <w:r w:rsidRPr="00790008">
        <w:rPr>
          <w:rStyle w:val="BookTitle"/>
          <w:rFonts w:asciiTheme="minorHAnsi" w:hAnsiTheme="minorHAnsi" w:cstheme="minorHAnsi"/>
          <w:b w:val="0"/>
          <w:bCs w:val="0"/>
          <w:color w:val="000000"/>
          <w:sz w:val="28"/>
          <w:szCs w:val="28"/>
        </w:rPr>
        <w:br/>
        <w:t>calilena prabhu-pāśe ati alakṣite</w:t>
      </w:r>
    </w:p>
    <w:p w14:paraId="4590D8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 left a replica body on the bank of the Ganges in this world and went invisibly to the side of the Lord.</w:t>
      </w:r>
    </w:p>
    <w:p w14:paraId="3C24C164" w14:textId="0DF686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16.20-21) it is stated: “Because the Lord was engaged in various ways in preaching work in East Bengal, His wife, Lakṣmīdevī, was very unhappy at home in separation from her husband. The snake of separation bit Lakṣmīdevī, and its poison caused her death. Thus she passed to the next world. She went back home, back to Godhead.”</w:t>
      </w:r>
    </w:p>
    <w:p w14:paraId="691BDF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replica body and disappearance of Lakṣmīdevī are explained as follows: Śrī Lakṣmīpriyā-devī is the internal spiritual potency of Gaura-Nārāyaṇa, the Supreme Personality of Godhead. Mahā-Lakṣmī is described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(45) as follows: “She who previously appeared as Śrī Jānakī, Rukmiṇī, and Lakṣmī has now appeared as Lakṣmī in the pastimes of Caitanya Mahāprabhu.” In the Sanskrit book </w:t>
      </w:r>
      <w:r w:rsidRPr="00790008">
        <w:rPr>
          <w:rStyle w:val="BookTitle"/>
          <w:rFonts w:asciiTheme="minorHAnsi" w:hAnsiTheme="minorHAnsi" w:cstheme="minorHAnsi"/>
          <w:b w:val="0"/>
          <w:bCs w:val="0"/>
          <w:i/>
          <w:iCs/>
          <w:color w:val="000000"/>
          <w:sz w:val="28"/>
          <w:szCs w:val="28"/>
        </w:rPr>
        <w:t xml:space="preserve">Caitanya-caritāmṛta-mahākāvya </w:t>
      </w:r>
      <w:r w:rsidRPr="00790008">
        <w:rPr>
          <w:rStyle w:val="BookTitle"/>
          <w:rFonts w:asciiTheme="minorHAnsi" w:hAnsiTheme="minorHAnsi" w:cstheme="minorHAnsi"/>
          <w:b w:val="0"/>
          <w:bCs w:val="0"/>
          <w:color w:val="000000"/>
          <w:sz w:val="28"/>
          <w:szCs w:val="28"/>
        </w:rPr>
        <w:t xml:space="preserve">(3.7 and 13) it is stated: “This Lakṣmī [of Navadvīpa] is the incarnation of that Lakṣmī [of Vaikuṇṭha],” and “Lakṣmī has personally incarnated in this world.” While describing Mahā-Lakṣmī, </w:t>
      </w:r>
      <w:r w:rsidRPr="00790008">
        <w:rPr>
          <w:rStyle w:val="BookTitle"/>
          <w:rFonts w:asciiTheme="minorHAnsi" w:hAnsiTheme="minorHAnsi" w:cstheme="minorHAnsi"/>
          <w:b w:val="0"/>
          <w:bCs w:val="0"/>
          <w:color w:val="000000"/>
          <w:sz w:val="28"/>
          <w:szCs w:val="28"/>
        </w:rPr>
        <w:lastRenderedPageBreak/>
        <w:t xml:space="preserve">Kṛṣṇa’s queens, and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Vraja, Śrī Jīva Prabhupāda has stated in his </w:t>
      </w:r>
      <w:r w:rsidRPr="00790008">
        <w:rPr>
          <w:rStyle w:val="BookTitle"/>
          <w:rFonts w:asciiTheme="minorHAnsi" w:hAnsiTheme="minorHAnsi" w:cstheme="minorHAnsi"/>
          <w:b w:val="0"/>
          <w:bCs w:val="0"/>
          <w:i/>
          <w:iCs/>
          <w:color w:val="000000"/>
          <w:sz w:val="28"/>
          <w:szCs w:val="28"/>
        </w:rPr>
        <w:t>Śrī Kṛṣṇa-sandarbha</w:t>
      </w:r>
      <w:r w:rsidRPr="00790008">
        <w:rPr>
          <w:rStyle w:val="BookTitle"/>
          <w:rFonts w:asciiTheme="minorHAnsi" w:hAnsiTheme="minorHAnsi" w:cstheme="minorHAnsi"/>
          <w:b w:val="0"/>
          <w:bCs w:val="0"/>
          <w:color w:val="000000"/>
          <w:sz w:val="28"/>
          <w:szCs w:val="28"/>
        </w:rPr>
        <w:t>: “In the second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sandarbha </w:t>
      </w:r>
      <w:r w:rsidRPr="00790008">
        <w:rPr>
          <w:rStyle w:val="BookTitle"/>
          <w:rFonts w:asciiTheme="minorHAnsi" w:hAnsiTheme="minorHAnsi" w:cstheme="minorHAnsi"/>
          <w:b w:val="0"/>
          <w:bCs w:val="0"/>
          <w:color w:val="000000"/>
          <w:sz w:val="28"/>
          <w:szCs w:val="28"/>
        </w:rPr>
        <w:t xml:space="preserve">it has been established that the Lord is the Supreme Absolute Truth and that He has two energies. Of the two, the first is related to the Lord as His internal potency and is as worshipable to the Vaiṣṇavas as the Lord Himself. The Supreme Lord’s supreme position is due to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 second, Māyā, is fit, like the material world, to be neglected by the Vaiṣṇavas; she is the transformation of the Lord’s energy. The manifestation of the world is due to this </w:t>
      </w:r>
      <w:r w:rsidRPr="00790008">
        <w:rPr>
          <w:rStyle w:val="BookTitle"/>
          <w:rFonts w:asciiTheme="minorHAnsi" w:hAnsiTheme="minorHAnsi" w:cstheme="minorHAnsi"/>
          <w:b w:val="0"/>
          <w:bCs w:val="0"/>
          <w:i/>
          <w:iCs/>
          <w:color w:val="000000"/>
          <w:sz w:val="28"/>
          <w:szCs w:val="28"/>
        </w:rPr>
        <w:t>bahiraṅgā-māyā-śakti</w:t>
      </w:r>
      <w:r w:rsidRPr="00790008">
        <w:rPr>
          <w:rStyle w:val="BookTitle"/>
          <w:rFonts w:asciiTheme="minorHAnsi" w:hAnsiTheme="minorHAnsi" w:cstheme="minorHAnsi"/>
          <w:b w:val="0"/>
          <w:bCs w:val="0"/>
          <w:color w:val="000000"/>
          <w:sz w:val="28"/>
          <w:szCs w:val="28"/>
        </w:rPr>
        <w:t xml:space="preserve">, or the illusory external energy. Of these two potencies, the word </w:t>
      </w:r>
      <w:r w:rsidRPr="00790008">
        <w:rPr>
          <w:rStyle w:val="BookTitle"/>
          <w:rFonts w:asciiTheme="minorHAnsi" w:hAnsiTheme="minorHAnsi" w:cstheme="minorHAnsi"/>
          <w:b w:val="0"/>
          <w:bCs w:val="0"/>
          <w:i/>
          <w:iCs/>
          <w:color w:val="000000"/>
          <w:sz w:val="28"/>
          <w:szCs w:val="28"/>
        </w:rPr>
        <w:t xml:space="preserve">lakṣmī </w:t>
      </w:r>
      <w:r w:rsidRPr="00790008">
        <w:rPr>
          <w:rStyle w:val="BookTitle"/>
          <w:rFonts w:asciiTheme="minorHAnsi" w:hAnsiTheme="minorHAnsi" w:cstheme="minorHAnsi"/>
          <w:b w:val="0"/>
          <w:bCs w:val="0"/>
          <w:color w:val="000000"/>
          <w:sz w:val="28"/>
          <w:szCs w:val="28"/>
        </w:rPr>
        <w:t xml:space="preserve">is used to indicate the former,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just as the word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 xml:space="preserve">is used to indicate the person who possesses these two energies. This is also clearly shown in the </w:t>
      </w:r>
      <w:r w:rsidRPr="00790008">
        <w:rPr>
          <w:rStyle w:val="BookTitle"/>
          <w:rFonts w:asciiTheme="minorHAnsi" w:hAnsiTheme="minorHAnsi" w:cstheme="minorHAnsi"/>
          <w:b w:val="0"/>
          <w:bCs w:val="0"/>
          <w:i/>
          <w:iCs/>
          <w:color w:val="000000"/>
          <w:sz w:val="28"/>
          <w:szCs w:val="28"/>
        </w:rPr>
        <w:t>Bhāgavata-sandarbha</w:t>
      </w:r>
      <w:r w:rsidRPr="00790008">
        <w:rPr>
          <w:rStyle w:val="BookTitle"/>
          <w:rFonts w:asciiTheme="minorHAnsi" w:hAnsiTheme="minorHAnsi" w:cstheme="minorHAnsi"/>
          <w:b w:val="0"/>
          <w:bCs w:val="0"/>
          <w:color w:val="000000"/>
          <w:sz w:val="28"/>
          <w:szCs w:val="28"/>
        </w:rPr>
        <w:t xml:space="preserve">. In the two cities (Mathurā and Dvārakā)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is known as </w:t>
      </w:r>
      <w:r w:rsidRPr="00790008">
        <w:rPr>
          <w:rStyle w:val="BookTitle"/>
          <w:rFonts w:asciiTheme="minorHAnsi" w:hAnsiTheme="minorHAnsi" w:cstheme="minorHAnsi"/>
          <w:b w:val="0"/>
          <w:bCs w:val="0"/>
          <w:i/>
          <w:iCs/>
          <w:color w:val="000000"/>
          <w:sz w:val="28"/>
          <w:szCs w:val="28"/>
        </w:rPr>
        <w:t>śrī-mahiṣī</w:t>
      </w:r>
      <w:r w:rsidRPr="00790008">
        <w:rPr>
          <w:rStyle w:val="BookTitle"/>
          <w:rFonts w:asciiTheme="minorHAnsi" w:hAnsiTheme="minorHAnsi" w:cstheme="minorHAnsi"/>
          <w:b w:val="0"/>
          <w:bCs w:val="0"/>
          <w:color w:val="000000"/>
          <w:sz w:val="28"/>
          <w:szCs w:val="28"/>
        </w:rPr>
        <w:t xml:space="preserve">, the queens of Kṛṣṇa. Since it is clearly stated in the </w:t>
      </w:r>
      <w:r w:rsidRPr="00790008">
        <w:rPr>
          <w:rStyle w:val="BookTitle"/>
          <w:rFonts w:asciiTheme="minorHAnsi" w:hAnsiTheme="minorHAnsi" w:cstheme="minorHAnsi"/>
          <w:b w:val="0"/>
          <w:bCs w:val="0"/>
          <w:i/>
          <w:iCs/>
          <w:color w:val="000000"/>
          <w:sz w:val="28"/>
          <w:szCs w:val="28"/>
        </w:rPr>
        <w:t>Gopāla-tāpanī Upaniṣad</w:t>
      </w:r>
      <w:r w:rsidRPr="00790008">
        <w:rPr>
          <w:rStyle w:val="BookTitle"/>
          <w:rFonts w:asciiTheme="minorHAnsi" w:hAnsiTheme="minorHAnsi" w:cstheme="minorHAnsi"/>
          <w:b w:val="0"/>
          <w:bCs w:val="0"/>
          <w:color w:val="000000"/>
          <w:sz w:val="28"/>
          <w:szCs w:val="28"/>
        </w:rPr>
        <w:t xml:space="preserve"> that in the Lord’s unmanifest pastimes Śrī Rukmiṇī eternally resides in Mathurā, all other queens must also reside there. It is also stated therein that the queens of Kṛṣṇa are also related to Him as belonging to the category of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therefore in their position as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they are necessarily of the same position as Lakṣmī. In this way the queens of Kṛṣṇa are naturally confirmed as belonging to the Lord’s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(10.60.9) it is stated: ’The Lord assumes various forms to enact His pastimes, and He was pleased that the form that the goddess of fortune Rukmiṇī had assumed was just suitable for her to serve as His consort.’ The meaning of this verse is very clear. Therefore, since Rukmiṇī assumed a form suitable to serve the Lord, she is certainly on the level of Lakṣmī. And since Lakṣmī, who is famous as the goddess of Vaikuṇṭha, is merged within Rukmiṇī, Mahā-Lakṣmī Rukmiṇī has the internal mood of Lakṣmī and is complete in every respect. Because the spiritual energy, or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the energetic, or </w:t>
      </w:r>
      <w:r w:rsidRPr="00790008">
        <w:rPr>
          <w:rStyle w:val="BookTitle"/>
          <w:rFonts w:asciiTheme="minorHAnsi" w:hAnsiTheme="minorHAnsi" w:cstheme="minorHAnsi"/>
          <w:b w:val="0"/>
          <w:bCs w:val="0"/>
          <w:i/>
          <w:iCs/>
          <w:color w:val="000000"/>
          <w:sz w:val="28"/>
          <w:szCs w:val="28"/>
        </w:rPr>
        <w:t>śaktimān</w:t>
      </w:r>
      <w:r w:rsidRPr="00790008">
        <w:rPr>
          <w:rStyle w:val="BookTitle"/>
          <w:rFonts w:asciiTheme="minorHAnsi" w:hAnsiTheme="minorHAnsi" w:cstheme="minorHAnsi"/>
          <w:b w:val="0"/>
          <w:bCs w:val="0"/>
          <w:color w:val="000000"/>
          <w:sz w:val="28"/>
          <w:szCs w:val="28"/>
        </w:rPr>
        <w:t xml:space="preserve">, are completely free of differences (or nondifferent), there cannot be any relationship between them as found between a subject and object of comparison. Therefore between them there is an absence of similarity (as in the difference between an actual object and its shadow or reflection), in other words, they are nondifferent or one.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(10.60.44) Rukmiṇī personally speaks the following words: ’O lotus-eyed one, though You are satisfied within Yourself and thus rarely turn Your attention toward me, please bless me with steady love for Your feet.’ (In this statement Rukmiṇī is removing Kṛṣṇa’s doubt or objection.) ’If You say, “I am personally self-satisfied, so how can I have attachment for you?” In reply, I say that Your vision is indifferent, in other words, though You are omnipotent, You </w:t>
      </w:r>
      <w:r w:rsidRPr="00790008">
        <w:rPr>
          <w:rStyle w:val="BookTitle"/>
          <w:rFonts w:asciiTheme="minorHAnsi" w:hAnsiTheme="minorHAnsi" w:cstheme="minorHAnsi"/>
          <w:b w:val="0"/>
          <w:bCs w:val="0"/>
          <w:color w:val="000000"/>
          <w:sz w:val="28"/>
          <w:szCs w:val="28"/>
        </w:rPr>
        <w:lastRenderedPageBreak/>
        <w:t xml:space="preserve">look at me, Your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Yourself as inseparable. The purport is that since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śaktimān</w:t>
      </w:r>
      <w:r w:rsidRPr="00790008">
        <w:rPr>
          <w:rStyle w:val="BookTitle"/>
          <w:rFonts w:asciiTheme="minorHAnsi" w:hAnsiTheme="minorHAnsi" w:cstheme="minorHAnsi"/>
          <w:b w:val="0"/>
          <w:bCs w:val="0"/>
          <w:color w:val="000000"/>
          <w:sz w:val="28"/>
          <w:szCs w:val="28"/>
        </w:rPr>
        <w:t xml:space="preserve"> are inseparable (or nondifferent), or they are constitutionally nondifferent because their only distinction is their constitutional relationship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the enjoyer and the enjoyed, therefore even though You are </w:t>
      </w:r>
      <w:r w:rsidRPr="00790008">
        <w:rPr>
          <w:rStyle w:val="BookTitle"/>
          <w:rFonts w:asciiTheme="minorHAnsi" w:hAnsiTheme="minorHAnsi" w:cstheme="minorHAnsi"/>
          <w:b w:val="0"/>
          <w:bCs w:val="0"/>
          <w:i/>
          <w:iCs/>
          <w:color w:val="000000"/>
          <w:sz w:val="28"/>
          <w:szCs w:val="28"/>
        </w:rPr>
        <w:t>ātmārāma</w:t>
      </w:r>
      <w:r w:rsidRPr="00790008">
        <w:rPr>
          <w:rStyle w:val="BookTitle"/>
          <w:rFonts w:asciiTheme="minorHAnsi" w:hAnsiTheme="minorHAnsi" w:cstheme="minorHAnsi"/>
          <w:b w:val="0"/>
          <w:bCs w:val="0"/>
          <w:color w:val="000000"/>
          <w:sz w:val="28"/>
          <w:szCs w:val="28"/>
        </w:rPr>
        <w:t>, Your attachment for Me is proper.’”</w:t>
      </w:r>
    </w:p>
    <w:p w14:paraId="6D55AC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(1.8.15) it is stated:</w:t>
      </w:r>
    </w:p>
    <w:p w14:paraId="0AC5058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nityaiva sā jagan-mātā      viṣṇoḥ śrīr anapāyinī</w:t>
      </w:r>
      <w:r w:rsidRPr="00790008">
        <w:rPr>
          <w:rStyle w:val="BookTitle"/>
          <w:rFonts w:asciiTheme="minorHAnsi" w:hAnsiTheme="minorHAnsi" w:cstheme="minorHAnsi"/>
          <w:b w:val="0"/>
          <w:bCs w:val="0"/>
          <w:color w:val="000000"/>
          <w:sz w:val="28"/>
          <w:szCs w:val="28"/>
        </w:rPr>
        <w:br/>
        <w:t>yathā sarva-gato viṣṇus      tathaiveyaṁ dvijottamāḥ</w:t>
      </w:r>
    </w:p>
    <w:p w14:paraId="4370DD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best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Lord Viṣṇu’s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is the eternal mother of the universe; she is never separated from Viṣṇu. Just as Lord Viṣṇu is present everywhere,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Mahā-Lakṣmī is also present everywhere.” Also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(1.9.143) it is said:</w:t>
      </w:r>
    </w:p>
    <w:p w14:paraId="5C00E8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devatve deva-deheyaṁ      manuṣyatve ca mānuṣī</w:t>
      </w:r>
      <w:r w:rsidRPr="00790008">
        <w:rPr>
          <w:rStyle w:val="BookTitle"/>
          <w:rFonts w:asciiTheme="minorHAnsi" w:hAnsiTheme="minorHAnsi" w:cstheme="minorHAnsi"/>
          <w:b w:val="0"/>
          <w:bCs w:val="0"/>
          <w:color w:val="000000"/>
          <w:sz w:val="28"/>
          <w:szCs w:val="28"/>
        </w:rPr>
        <w:br/>
        <w:t>viṣṇor dehānurūpāṁ vai      karoty eṣātmanas tanum</w:t>
      </w:r>
    </w:p>
    <w:p w14:paraId="29DB12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Lord appears as a demigod, she [the goddess of fortune] takes the form of a demigoddess, and when He appears as a human being, she takes a humanlike form. Thus she assumes a body corresponding to that accepted by Lord Viṣṇu in order to assist in His pastimes.”</w:t>
      </w:r>
    </w:p>
    <w:p w14:paraId="545DDED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(2.3.10) Śrī Madhvācārya quotes the following verse from the </w:t>
      </w:r>
      <w:r w:rsidRPr="00790008">
        <w:rPr>
          <w:rStyle w:val="BookTitle"/>
          <w:rFonts w:asciiTheme="minorHAnsi" w:hAnsiTheme="minorHAnsi" w:cstheme="minorHAnsi"/>
          <w:b w:val="0"/>
          <w:bCs w:val="0"/>
          <w:i/>
          <w:iCs/>
          <w:color w:val="000000"/>
          <w:sz w:val="28"/>
          <w:szCs w:val="28"/>
        </w:rPr>
        <w:t>Bhāgavata-tantra</w:t>
      </w:r>
      <w:r w:rsidRPr="00790008">
        <w:rPr>
          <w:rStyle w:val="BookTitle"/>
          <w:rFonts w:asciiTheme="minorHAnsi" w:hAnsiTheme="minorHAnsi" w:cstheme="minorHAnsi"/>
          <w:b w:val="0"/>
          <w:bCs w:val="0"/>
          <w:color w:val="000000"/>
          <w:sz w:val="28"/>
          <w:szCs w:val="28"/>
        </w:rPr>
        <w:t>:</w:t>
      </w:r>
    </w:p>
    <w:p w14:paraId="303BE8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śakti-śaktimatoś cāpi      na vibhedaḥ kathañcana</w:t>
      </w:r>
      <w:r w:rsidRPr="00790008">
        <w:rPr>
          <w:rStyle w:val="BookTitle"/>
          <w:rFonts w:asciiTheme="minorHAnsi" w:hAnsiTheme="minorHAnsi" w:cstheme="minorHAnsi"/>
          <w:b w:val="0"/>
          <w:bCs w:val="0"/>
          <w:color w:val="000000"/>
          <w:sz w:val="28"/>
          <w:szCs w:val="28"/>
        </w:rPr>
        <w:br/>
        <w:t>avibhinnāpi svecchādi-      bhedair api vibhāvyate</w:t>
      </w:r>
    </w:p>
    <w:p w14:paraId="055742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no actual difference between the energy and the energetic, but sometimes out of His own sweet will they appear different.” The </w:t>
      </w:r>
      <w:r w:rsidRPr="00790008">
        <w:rPr>
          <w:rStyle w:val="BookTitle"/>
          <w:rFonts w:asciiTheme="minorHAnsi" w:hAnsiTheme="minorHAnsi" w:cstheme="minorHAnsi"/>
          <w:b w:val="0"/>
          <w:bCs w:val="0"/>
          <w:i/>
          <w:iCs/>
          <w:color w:val="000000"/>
          <w:sz w:val="28"/>
          <w:szCs w:val="28"/>
        </w:rPr>
        <w:t xml:space="preserve">Viṣṇu-saṁhitā </w:t>
      </w:r>
      <w:r w:rsidRPr="00790008">
        <w:rPr>
          <w:rStyle w:val="BookTitle"/>
          <w:rFonts w:asciiTheme="minorHAnsi" w:hAnsiTheme="minorHAnsi" w:cstheme="minorHAnsi"/>
          <w:b w:val="0"/>
          <w:bCs w:val="0"/>
          <w:color w:val="000000"/>
          <w:sz w:val="28"/>
          <w:szCs w:val="28"/>
        </w:rPr>
        <w:t xml:space="preserve">says: </w:t>
      </w:r>
      <w:r w:rsidRPr="00790008">
        <w:rPr>
          <w:rStyle w:val="BookTitle"/>
          <w:rFonts w:asciiTheme="minorHAnsi" w:hAnsiTheme="minorHAnsi" w:cstheme="minorHAnsi"/>
          <w:b w:val="0"/>
          <w:bCs w:val="0"/>
          <w:i/>
          <w:iCs/>
          <w:color w:val="000000"/>
          <w:sz w:val="28"/>
          <w:szCs w:val="28"/>
        </w:rPr>
        <w:t>śakti-śaktimatoś cāpi na bhedaḥ kaścid iṣyate</w:t>
      </w:r>
      <w:r w:rsidRPr="00790008">
        <w:rPr>
          <w:rStyle w:val="BookTitle"/>
          <w:rFonts w:asciiTheme="minorHAnsi" w:hAnsiTheme="minorHAnsi" w:cstheme="minorHAnsi"/>
          <w:b w:val="0"/>
          <w:bCs w:val="0"/>
          <w:color w:val="000000"/>
          <w:sz w:val="28"/>
          <w:szCs w:val="28"/>
        </w:rPr>
        <w:t xml:space="preserve">—“There is certainly no difference between the energy and the energetic.” From such scriptural statements we can understand that the energetic Viṣṇu and His related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are nondifferent.</w:t>
      </w:r>
    </w:p>
    <w:p w14:paraId="7FA87B5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external illusory energy, or material nature, is the subordinate shadow of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Lakṣmī.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(1.7.23) Arjuna speaks to Kṛṣṇa as follows: “You have cast away the effects of the material energy by dint of Your spiritual potency [or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You are always situated in eternal bliss and transcendental knowledge.” Therefore creation, maintenance, and annihilation, which are transformations of the three modes of material nature—passion, goodness, and ignorance—can never attack Lord Viṣṇu, His related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or His opulences such as His abode and associates, because there is no difference between their bodies and souls like there is in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forced to enjoy the fruits of their karma. They are all transcendental, beyond the jurisdiction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untouched by the modes of material nature, eternally pure, and spiritual.</w:t>
      </w:r>
    </w:p>
    <w:p w14:paraId="7D8FBB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Śrī Kṛṣṇa-sandarbha </w:t>
      </w:r>
      <w:r w:rsidRPr="00790008">
        <w:rPr>
          <w:rStyle w:val="BookTitle"/>
          <w:rFonts w:asciiTheme="minorHAnsi" w:hAnsiTheme="minorHAnsi" w:cstheme="minorHAnsi"/>
          <w:b w:val="0"/>
          <w:bCs w:val="0"/>
          <w:color w:val="000000"/>
          <w:sz w:val="28"/>
          <w:szCs w:val="28"/>
        </w:rPr>
        <w:t xml:space="preserve">(93) quotes Śrī Madhvācāryapāda’s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 as follows: “The </w:t>
      </w:r>
      <w:r w:rsidRPr="00790008">
        <w:rPr>
          <w:rStyle w:val="BookTitle"/>
          <w:rFonts w:asciiTheme="minorHAnsi" w:hAnsiTheme="minorHAnsi" w:cstheme="minorHAnsi"/>
          <w:b w:val="0"/>
          <w:bCs w:val="0"/>
          <w:i/>
          <w:iCs/>
          <w:color w:val="000000"/>
          <w:sz w:val="28"/>
          <w:szCs w:val="28"/>
        </w:rPr>
        <w:t xml:space="preserve">Tantra-bhāgavata </w:t>
      </w:r>
      <w:r w:rsidRPr="00790008">
        <w:rPr>
          <w:rStyle w:val="BookTitle"/>
          <w:rFonts w:asciiTheme="minorHAnsi" w:hAnsiTheme="minorHAnsi" w:cstheme="minorHAnsi"/>
          <w:b w:val="0"/>
          <w:bCs w:val="0"/>
          <w:color w:val="000000"/>
          <w:sz w:val="28"/>
          <w:szCs w:val="28"/>
        </w:rPr>
        <w:t>states:</w:t>
      </w:r>
    </w:p>
    <w:p w14:paraId="0E2383C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agṛhnād vyasṛjac ceti      kṛṣṇa rāmādikāṁ tanum</w:t>
      </w:r>
      <w:r w:rsidRPr="00790008">
        <w:rPr>
          <w:rStyle w:val="BookTitle"/>
          <w:rFonts w:asciiTheme="minorHAnsi" w:hAnsiTheme="minorHAnsi" w:cstheme="minorHAnsi"/>
          <w:b w:val="0"/>
          <w:bCs w:val="0"/>
          <w:color w:val="000000"/>
          <w:sz w:val="28"/>
          <w:szCs w:val="28"/>
        </w:rPr>
        <w:br/>
        <w:t>paṭhyate bhagavān īśo      mūḍha buddhi vyapekṣayā</w:t>
      </w:r>
    </w:p>
    <w:p w14:paraId="038261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scriptural statements that the Supreme Lord has accepted and given up bodies in His incarnations such as Kṛṣṇa and Rāma are mentioned simply to satisfy the mentality of foolish people.’ In the </w:t>
      </w:r>
      <w:r w:rsidRPr="00790008">
        <w:rPr>
          <w:rStyle w:val="BookTitle"/>
          <w:rFonts w:asciiTheme="minorHAnsi" w:hAnsiTheme="minorHAnsi" w:cstheme="minorHAnsi"/>
          <w:b w:val="0"/>
          <w:bCs w:val="0"/>
          <w:i/>
          <w:iCs/>
          <w:color w:val="000000"/>
          <w:sz w:val="28"/>
          <w:szCs w:val="28"/>
        </w:rPr>
        <w:t xml:space="preserve">Varāha Purāṇa </w:t>
      </w:r>
      <w:r w:rsidRPr="00790008">
        <w:rPr>
          <w:rStyle w:val="BookTitle"/>
          <w:rFonts w:asciiTheme="minorHAnsi" w:hAnsiTheme="minorHAnsi" w:cstheme="minorHAnsi"/>
          <w:b w:val="0"/>
          <w:bCs w:val="0"/>
          <w:color w:val="000000"/>
          <w:sz w:val="28"/>
          <w:szCs w:val="28"/>
        </w:rPr>
        <w:t>it is stated:</w:t>
      </w:r>
    </w:p>
    <w:p w14:paraId="3BE146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tasya prākṛtā mūrtir      māṁsa-medo ’sthi-sambhavā</w:t>
      </w:r>
      <w:r w:rsidRPr="00790008">
        <w:rPr>
          <w:rStyle w:val="BookTitle"/>
          <w:rFonts w:asciiTheme="minorHAnsi" w:hAnsiTheme="minorHAnsi" w:cstheme="minorHAnsi"/>
          <w:b w:val="0"/>
          <w:bCs w:val="0"/>
          <w:color w:val="000000"/>
          <w:sz w:val="28"/>
          <w:szCs w:val="28"/>
        </w:rPr>
        <w:br/>
        <w:t>na yogitvād īśvaratvāt      satya-rūpo ’cyuto vibhuḥ</w:t>
      </w:r>
    </w:p>
    <w:p w14:paraId="4C5C7DE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and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do not possess material forms made of flesh, bones, and marrow. His transcendental form, however, is not the result of mystic perfections, for since He is directly the Personality of Godhead, His form is eternal, infallible, and supreme.’ In the </w:t>
      </w:r>
      <w:r w:rsidRPr="00790008">
        <w:rPr>
          <w:rStyle w:val="BookTitle"/>
          <w:rFonts w:asciiTheme="minorHAnsi" w:hAnsiTheme="minorHAnsi" w:cstheme="minorHAnsi"/>
          <w:b w:val="0"/>
          <w:bCs w:val="0"/>
          <w:i/>
          <w:iCs/>
          <w:color w:val="000000"/>
          <w:sz w:val="28"/>
          <w:szCs w:val="28"/>
        </w:rPr>
        <w:t>Mahā-Varāha Purāṇa</w:t>
      </w:r>
      <w:r w:rsidRPr="00790008">
        <w:rPr>
          <w:rStyle w:val="BookTitle"/>
          <w:rFonts w:asciiTheme="minorHAnsi" w:hAnsiTheme="minorHAnsi" w:cstheme="minorHAnsi"/>
          <w:b w:val="0"/>
          <w:bCs w:val="0"/>
          <w:color w:val="000000"/>
          <w:sz w:val="28"/>
          <w:szCs w:val="28"/>
        </w:rPr>
        <w:t xml:space="preserve"> it is stated: ’Everything related to the Supreme Lord Viṣṇu, beginning with His body, is everlasting and eternal, devoid of both material purity and impurity, and never born of matter; in other words, they are not material. They are objects of fully uninterrupted bliss and completely spiritual, they are all full of transcendental qualities and nondifferent from one another. Due to possessing all qualities, they are fully devoid of superiority and inferiority in relationship with each other. There is never a difference between the body and soul of the Supreme Lord Viṣṇu, but when we hear statements that Lord Viṣṇu accepted a body it is like an actor taking on another hand to protect his body in a drama. Although Lord Viṣṇu, who is beyond material perception, appears and disappears, statements like ’His form of Kṛṣṇa,’ ’His form of Rāma,’ are applicable to Him alone, because He possesses unadulterated spiritual opulences.’ In the </w:t>
      </w:r>
      <w:r w:rsidRPr="00790008">
        <w:rPr>
          <w:rStyle w:val="BookTitle"/>
          <w:rFonts w:asciiTheme="minorHAnsi" w:hAnsiTheme="minorHAnsi" w:cstheme="minorHAnsi"/>
          <w:b w:val="0"/>
          <w:bCs w:val="0"/>
          <w:i/>
          <w:iCs/>
          <w:color w:val="000000"/>
          <w:sz w:val="28"/>
          <w:szCs w:val="28"/>
        </w:rPr>
        <w:t xml:space="preserve">Kūrma Purāṇa </w:t>
      </w:r>
      <w:r w:rsidRPr="00790008">
        <w:rPr>
          <w:rStyle w:val="BookTitle"/>
          <w:rFonts w:asciiTheme="minorHAnsi" w:hAnsiTheme="minorHAnsi" w:cstheme="minorHAnsi"/>
          <w:b w:val="0"/>
          <w:bCs w:val="0"/>
          <w:color w:val="000000"/>
          <w:sz w:val="28"/>
          <w:szCs w:val="28"/>
        </w:rPr>
        <w:t xml:space="preserve">it is stated: ’Although the Supreme Lord is neither gigantic nor infinitesimal, He is completely gigantic and infinitesimal. Although the Lord appears contradictory due to possessing spiritual opulences, it is improper to attribute any type of mundane faults on the Supreme Lord. Yet even though apparent contradictory qualities are seen through material perception, one will have to understand that they are </w:t>
      </w:r>
      <w:r w:rsidRPr="00790008">
        <w:rPr>
          <w:rStyle w:val="BookTitle"/>
          <w:rFonts w:asciiTheme="minorHAnsi" w:hAnsiTheme="minorHAnsi" w:cstheme="minorHAnsi"/>
          <w:b w:val="0"/>
          <w:bCs w:val="0"/>
          <w:color w:val="000000"/>
          <w:sz w:val="28"/>
          <w:szCs w:val="28"/>
        </w:rPr>
        <w:lastRenderedPageBreak/>
        <w:t xml:space="preserve">inconceivably reconciled in Him.’ In the </w:t>
      </w:r>
      <w:r w:rsidRPr="00790008">
        <w:rPr>
          <w:rStyle w:val="BookTitle"/>
          <w:rFonts w:asciiTheme="minorHAnsi" w:hAnsiTheme="minorHAnsi" w:cstheme="minorHAnsi"/>
          <w:b w:val="0"/>
          <w:bCs w:val="0"/>
          <w:i/>
          <w:iCs/>
          <w:color w:val="000000"/>
          <w:sz w:val="28"/>
          <w:szCs w:val="28"/>
        </w:rPr>
        <w:t xml:space="preserve">Viṣṇu-dharmottara </w:t>
      </w:r>
      <w:r w:rsidRPr="00790008">
        <w:rPr>
          <w:rStyle w:val="BookTitle"/>
          <w:rFonts w:asciiTheme="minorHAnsi" w:hAnsiTheme="minorHAnsi" w:cstheme="minorHAnsi"/>
          <w:b w:val="0"/>
          <w:bCs w:val="0"/>
          <w:color w:val="000000"/>
          <w:sz w:val="28"/>
          <w:szCs w:val="28"/>
        </w:rPr>
        <w:t xml:space="preserve">it is stated: ’Because the Supreme Lord Puruṣottama possesses all opulences, all transcendental qualities are found in Him. But faults cannot in any way be applied on Him, because He is the supreme object. Some foolish persons conclude that both qualities and faults are received from or attributed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answer to this, it is stated that since there is no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or connection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Absolute Truth, how then can qualities related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be present? Therefore the transcendental qualities of the Lord are not received from or attributed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they are born of His opulences. Because He is the faultless (</w:t>
      </w:r>
      <w:r w:rsidRPr="00790008">
        <w:rPr>
          <w:rStyle w:val="BookTitle"/>
          <w:rFonts w:asciiTheme="minorHAnsi" w:hAnsiTheme="minorHAnsi" w:cstheme="minorHAnsi"/>
          <w:b w:val="0"/>
          <w:bCs w:val="0"/>
          <w:i/>
          <w:iCs/>
          <w:color w:val="000000"/>
          <w:sz w:val="28"/>
          <w:szCs w:val="28"/>
        </w:rPr>
        <w:t>nirasta kuhaka aprākṛta</w:t>
      </w:r>
      <w:r w:rsidRPr="00790008">
        <w:rPr>
          <w:rStyle w:val="BookTitle"/>
          <w:rFonts w:asciiTheme="minorHAnsi" w:hAnsiTheme="minorHAnsi" w:cstheme="minorHAnsi"/>
          <w:b w:val="0"/>
          <w:bCs w:val="0"/>
          <w:color w:val="000000"/>
          <w:sz w:val="28"/>
          <w:szCs w:val="28"/>
        </w:rPr>
        <w:t>—“transcendental dissipater of illusion”) controller, learned scholars know Him as the supreme object.’”</w:t>
      </w:r>
    </w:p>
    <w:p w14:paraId="135678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doubt raised by foolish materialists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that Mahā-Lakṣmī Śrī Lakṣmīdevī, who is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of Gaura-Nārāyaṇa, left her body due to being bitten by a snake like a conditioned soul is properly cleared by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crest jewel of scriptures, and the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who follow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in their descriptions of Kṛṣṇa’s disappearance.</w:t>
      </w:r>
    </w:p>
    <w:p w14:paraId="775AD8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(1.14.8) Yudhiṣṭhira speaks to Bhīmasena as follows: </w:t>
      </w:r>
      <w:r w:rsidRPr="00790008">
        <w:rPr>
          <w:rStyle w:val="BookTitle"/>
          <w:rFonts w:asciiTheme="minorHAnsi" w:hAnsiTheme="minorHAnsi" w:cstheme="minorHAnsi"/>
          <w:b w:val="0"/>
          <w:bCs w:val="0"/>
          <w:i/>
          <w:iCs/>
          <w:color w:val="000000"/>
          <w:sz w:val="28"/>
          <w:szCs w:val="28"/>
        </w:rPr>
        <w:t>yadātmano ’ṅgam ākrīḍaṁ bhagavān utsisṛkṣati</w:t>
      </w:r>
      <w:r w:rsidRPr="00790008">
        <w:rPr>
          <w:rStyle w:val="BookTitle"/>
          <w:rFonts w:asciiTheme="minorHAnsi" w:hAnsiTheme="minorHAnsi" w:cstheme="minorHAnsi"/>
          <w:b w:val="0"/>
          <w:bCs w:val="0"/>
          <w:color w:val="000000"/>
          <w:sz w:val="28"/>
          <w:szCs w:val="28"/>
        </w:rPr>
        <w:t>—“Has the time come for the Supreme Personality of Godhead to quit His earthly pastimes?”</w:t>
      </w:r>
    </w:p>
    <w:p w14:paraId="731EE14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aṅgaṁ </w:t>
      </w:r>
      <w:r w:rsidRPr="00790008">
        <w:rPr>
          <w:rStyle w:val="BookTitle"/>
          <w:rFonts w:asciiTheme="minorHAnsi" w:hAnsiTheme="minorHAnsi" w:cstheme="minorHAnsi"/>
          <w:b w:val="0"/>
          <w:bCs w:val="0"/>
          <w:color w:val="000000"/>
          <w:sz w:val="28"/>
          <w:szCs w:val="28"/>
        </w:rPr>
        <w:t xml:space="preserve">in this verse means ’earth.’ In the </w:t>
      </w:r>
      <w:r w:rsidRPr="00790008">
        <w:rPr>
          <w:rStyle w:val="BookTitle"/>
          <w:rFonts w:asciiTheme="minorHAnsi" w:hAnsiTheme="minorHAnsi" w:cstheme="minorHAnsi"/>
          <w:b w:val="0"/>
          <w:bCs w:val="0"/>
          <w:i/>
          <w:iCs/>
          <w:color w:val="000000"/>
          <w:sz w:val="28"/>
          <w:szCs w:val="28"/>
        </w:rPr>
        <w:t xml:space="preserve">Brahma-tarka </w:t>
      </w:r>
      <w:r w:rsidRPr="00790008">
        <w:rPr>
          <w:rStyle w:val="BookTitle"/>
          <w:rFonts w:asciiTheme="minorHAnsi" w:hAnsiTheme="minorHAnsi" w:cstheme="minorHAnsi"/>
          <w:b w:val="0"/>
          <w:bCs w:val="0"/>
          <w:color w:val="000000"/>
          <w:sz w:val="28"/>
          <w:szCs w:val="28"/>
        </w:rPr>
        <w:t>it is stated:</w:t>
      </w:r>
    </w:p>
    <w:p w14:paraId="02B5657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tyāgādir ucyeta      pṛthivyādy-aṅga-kalpanā</w:t>
      </w:r>
      <w:r w:rsidRPr="00790008">
        <w:rPr>
          <w:rStyle w:val="BookTitle"/>
          <w:rFonts w:asciiTheme="minorHAnsi" w:hAnsiTheme="minorHAnsi" w:cstheme="minorHAnsi"/>
          <w:b w:val="0"/>
          <w:bCs w:val="0"/>
          <w:color w:val="000000"/>
          <w:sz w:val="28"/>
          <w:szCs w:val="28"/>
        </w:rPr>
        <w:br/>
        <w:t>tadā jñeyā na hi svāṅgaṁ      kadācid viṣṇur utsṛjet</w:t>
      </w:r>
    </w:p>
    <w:p w14:paraId="04036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scriptures use words like “give up” in connection with the disappearance of the Lord it refers to the earth, because Lord Viṣṇu never gives up His own limb.’”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109EA9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ākrīḍa</w:t>
      </w:r>
      <w:r w:rsidRPr="00790008">
        <w:rPr>
          <w:rStyle w:val="BookTitle"/>
          <w:rFonts w:asciiTheme="minorHAnsi" w:hAnsiTheme="minorHAnsi" w:cstheme="minorHAnsi"/>
          <w:b w:val="0"/>
          <w:bCs w:val="0"/>
          <w:color w:val="000000"/>
          <w:sz w:val="28"/>
          <w:szCs w:val="28"/>
        </w:rPr>
        <w:t xml:space="preserve"> refers to the place of pastimes, or in other words, this material world. The word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means ’His own land,’ because ’the earth is His body’ and other scriptural statements are evidence of this fact.” (Śrī Vijayadhvaja)</w:t>
      </w:r>
    </w:p>
    <w:p w14:paraId="31D5A5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Otherwise: “When will the Supreme Lord desire to give up His own pastimes, or in other words, give up the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that assists in His pastimes, or in other words, give up the drama of a human (imitating the activities of a human being in the material world)—has that time arrived?” (Śrīdhara Svāmipāda)</w:t>
      </w:r>
    </w:p>
    <w:p w14:paraId="6C3FFE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 </w:t>
      </w:r>
      <w:r w:rsidRPr="00790008">
        <w:rPr>
          <w:rStyle w:val="BookTitle"/>
          <w:rFonts w:asciiTheme="minorHAnsi" w:hAnsiTheme="minorHAnsi" w:cstheme="minorHAnsi"/>
          <w:b w:val="0"/>
          <w:bCs w:val="0"/>
          <w:color w:val="000000"/>
          <w:sz w:val="28"/>
          <w:szCs w:val="28"/>
        </w:rPr>
        <w:t>refers to the mundane universal form rejected while returning to His own abode.”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6E1516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(1.15.34-36) Śrī Sūta Gosvāmī speaks to the sages </w:t>
      </w:r>
      <w:r w:rsidRPr="00790008">
        <w:rPr>
          <w:rStyle w:val="BookTitle"/>
          <w:rFonts w:asciiTheme="minorHAnsi" w:hAnsiTheme="minorHAnsi" w:cstheme="minorHAnsi"/>
          <w:b w:val="0"/>
          <w:bCs w:val="0"/>
          <w:color w:val="000000"/>
          <w:sz w:val="28"/>
          <w:szCs w:val="28"/>
        </w:rPr>
        <w:lastRenderedPageBreak/>
        <w:t>headed by Śaunaka as follows:</w:t>
      </w:r>
    </w:p>
    <w:p w14:paraId="39FA6E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yayāharad bhuvo bhāraṁ      tāṁ tanūṁ vijahāv ajaḥ</w:t>
      </w:r>
      <w:r w:rsidRPr="00790008">
        <w:rPr>
          <w:rStyle w:val="BookTitle"/>
          <w:rFonts w:asciiTheme="minorHAnsi" w:hAnsiTheme="minorHAnsi" w:cstheme="minorHAnsi"/>
          <w:b w:val="0"/>
          <w:bCs w:val="0"/>
          <w:color w:val="000000"/>
          <w:sz w:val="28"/>
          <w:szCs w:val="28"/>
        </w:rPr>
        <w:br/>
        <w:t>kaṇṭakaṁ kaṇṭakeneva      dvayaṁ cāpīśituḥ samam</w:t>
      </w:r>
      <w:r w:rsidRPr="00790008">
        <w:rPr>
          <w:rStyle w:val="BookTitle"/>
          <w:rFonts w:asciiTheme="minorHAnsi" w:hAnsiTheme="minorHAnsi" w:cstheme="minorHAnsi"/>
          <w:b w:val="0"/>
          <w:bCs w:val="0"/>
          <w:color w:val="000000"/>
          <w:sz w:val="28"/>
          <w:szCs w:val="28"/>
        </w:rPr>
        <w:br/>
        <w:t>yathā matsyādi-rūpāṇi      dhatte jahyād yathā naṭaḥ</w:t>
      </w:r>
      <w:r w:rsidRPr="00790008">
        <w:rPr>
          <w:rStyle w:val="BookTitle"/>
          <w:rFonts w:asciiTheme="minorHAnsi" w:hAnsiTheme="minorHAnsi" w:cstheme="minorHAnsi"/>
          <w:b w:val="0"/>
          <w:bCs w:val="0"/>
          <w:color w:val="000000"/>
          <w:sz w:val="28"/>
          <w:szCs w:val="28"/>
        </w:rPr>
        <w:br/>
        <w:t>bhū-bhāraḥ kṣapito yena      jahau tac ca kalevaram</w:t>
      </w:r>
      <w:r w:rsidRPr="00790008">
        <w:rPr>
          <w:rStyle w:val="BookTitle"/>
          <w:rFonts w:asciiTheme="minorHAnsi" w:hAnsiTheme="minorHAnsi" w:cstheme="minorHAnsi"/>
          <w:b w:val="0"/>
          <w:bCs w:val="0"/>
          <w:color w:val="000000"/>
          <w:sz w:val="28"/>
          <w:szCs w:val="28"/>
        </w:rPr>
        <w:br/>
        <w:t>yadā mukundo bhagavān imāṁ mahīṁ</w:t>
      </w:r>
      <w:r w:rsidRPr="00790008">
        <w:rPr>
          <w:rStyle w:val="BookTitle"/>
          <w:rFonts w:asciiTheme="minorHAnsi" w:hAnsiTheme="minorHAnsi" w:cstheme="minorHAnsi"/>
          <w:b w:val="0"/>
          <w:bCs w:val="0"/>
          <w:color w:val="000000"/>
          <w:sz w:val="28"/>
          <w:szCs w:val="28"/>
        </w:rPr>
        <w:br/>
        <w:t>jahau sva-tanvā śravaṇīya-sat-kathaḥ</w:t>
      </w:r>
      <w:r w:rsidRPr="00790008">
        <w:rPr>
          <w:rStyle w:val="BookTitle"/>
          <w:rFonts w:asciiTheme="minorHAnsi" w:hAnsiTheme="minorHAnsi" w:cstheme="minorHAnsi"/>
          <w:b w:val="0"/>
          <w:bCs w:val="0"/>
          <w:color w:val="000000"/>
          <w:sz w:val="28"/>
          <w:szCs w:val="28"/>
        </w:rPr>
        <w:br/>
        <w:t>tadāhar evāpratibuddha-cetasām</w:t>
      </w:r>
      <w:r w:rsidRPr="00790008">
        <w:rPr>
          <w:rStyle w:val="BookTitle"/>
          <w:rFonts w:asciiTheme="minorHAnsi" w:hAnsiTheme="minorHAnsi" w:cstheme="minorHAnsi"/>
          <w:b w:val="0"/>
          <w:bCs w:val="0"/>
          <w:color w:val="000000"/>
          <w:sz w:val="28"/>
          <w:szCs w:val="28"/>
        </w:rPr>
        <w:br/>
        <w:t>abhadra-hetuḥ kalir anvavartata</w:t>
      </w:r>
    </w:p>
    <w:p w14:paraId="577D20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unborn, Lord Śrī Kṛṣṇa, caused the members of the Yadu dynasty to relinquish their bodies, and thus He relieved the burden of the world. This action was like picking out a thorn with a thorn, though both are the same to the controller. The Supreme Lord relinquished the body which He manifested to diminish the burden of the earth. Just like a magician, He relinquishes one body to accept different ones, like the fish incarnation and others. When the Personality of Godhead, Lord Kṛṣṇa, left this earthly planet in His selfsame form.”</w:t>
      </w:r>
    </w:p>
    <w:p w14:paraId="764683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understanding the distinction between the Supreme Lord and the Yādavas (those who were not eternal associates of the Lord but ordinary mortal beings) foolish materialistic persons consider them equal. Śrī Sūta Gosvāmī is clearly establishing a distinction between them in these two verses [the first two quoted above]. The word </w:t>
      </w:r>
      <w:r w:rsidRPr="00790008">
        <w:rPr>
          <w:rStyle w:val="BookTitle"/>
          <w:rFonts w:asciiTheme="minorHAnsi" w:hAnsiTheme="minorHAnsi" w:cstheme="minorHAnsi"/>
          <w:b w:val="0"/>
          <w:bCs w:val="0"/>
          <w:i/>
          <w:iCs/>
          <w:color w:val="000000"/>
          <w:sz w:val="28"/>
          <w:szCs w:val="28"/>
        </w:rPr>
        <w:t>yayā</w:t>
      </w:r>
      <w:r w:rsidRPr="00790008">
        <w:rPr>
          <w:rStyle w:val="BookTitle"/>
          <w:rFonts w:asciiTheme="minorHAnsi" w:hAnsiTheme="minorHAnsi" w:cstheme="minorHAnsi"/>
          <w:b w:val="0"/>
          <w:bCs w:val="0"/>
          <w:color w:val="000000"/>
          <w:sz w:val="28"/>
          <w:szCs w:val="28"/>
        </w:rPr>
        <w:t xml:space="preserve"> indicates that the Lord diminished the burden of the earth (just as a thorn is taken out with another thorn) through the bodies of the Yādavas (equal to ordinary mortal beings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Since both the bodies of the Yādavas and the bodies of those who were burdening the earth were eligible for being destroyed by the Lord, both are equal, in other words, both are material.</w:t>
      </w:r>
    </w:p>
    <w:p w14:paraId="0A216D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the Lord accepts and gives up forms (bodies) such as Matsya is being described with the following example: Just as an actor, while remaining in his original form, accepts and gives up another form, similarly the Supreme Lord also gave up that form (visible to mundane eyes) and manifested His original transcendental form.</w:t>
      </w:r>
    </w:p>
    <w:p w14:paraId="3F715E6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Lord returned to Vaikuṇṭha with His selfsame body, it is understood that He left this world with that same body.” (Śrīdhara Svāmipāda)</w:t>
      </w:r>
    </w:p>
    <w:p w14:paraId="7B3F45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place [in the three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verses quoted above] the three words </w:t>
      </w:r>
      <w:r w:rsidRPr="00790008">
        <w:rPr>
          <w:rStyle w:val="BookTitle"/>
          <w:rFonts w:asciiTheme="minorHAnsi" w:hAnsiTheme="minorHAnsi" w:cstheme="minorHAnsi"/>
          <w:b w:val="0"/>
          <w:bCs w:val="0"/>
          <w:i/>
          <w:iCs/>
          <w:color w:val="000000"/>
          <w:sz w:val="28"/>
          <w:szCs w:val="28"/>
        </w:rPr>
        <w:t>tanu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kalevara</w:t>
      </w:r>
      <w:r w:rsidRPr="00790008">
        <w:rPr>
          <w:rStyle w:val="BookTitle"/>
          <w:rFonts w:asciiTheme="minorHAnsi" w:hAnsiTheme="minorHAnsi" w:cstheme="minorHAnsi"/>
          <w:b w:val="0"/>
          <w:bCs w:val="0"/>
          <w:color w:val="000000"/>
          <w:sz w:val="28"/>
          <w:szCs w:val="28"/>
        </w:rPr>
        <w:t xml:space="preserve"> refer to the Lord’s two sentiments—His desire to diminish the burden of the earth and His desire to maintain the demigods (they </w:t>
      </w:r>
      <w:r w:rsidRPr="00790008">
        <w:rPr>
          <w:rStyle w:val="BookTitle"/>
          <w:rFonts w:asciiTheme="minorHAnsi" w:hAnsiTheme="minorHAnsi" w:cstheme="minorHAnsi"/>
          <w:b w:val="0"/>
          <w:bCs w:val="0"/>
          <w:color w:val="000000"/>
          <w:sz w:val="28"/>
          <w:szCs w:val="28"/>
        </w:rPr>
        <w:lastRenderedPageBreak/>
        <w:t xml:space="preserve">do not refer to His body). Similarly, in other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(3.20.28, 39, 41, 46, and 47) these words indicate Brahmā’s sentiments (not body). If one accepts this explanation regarding Lord Brahmā, then it is also proper to accept this in regard to the Supreme Lord. Since these sentiments of the Lord are (not His own or actual, but) </w:t>
      </w:r>
      <w:r w:rsidRPr="00790008">
        <w:rPr>
          <w:rStyle w:val="BookTitle"/>
          <w:rFonts w:asciiTheme="minorHAnsi" w:hAnsiTheme="minorHAnsi" w:cstheme="minorHAnsi"/>
          <w:b w:val="0"/>
          <w:bCs w:val="0"/>
          <w:i/>
          <w:iCs/>
          <w:color w:val="000000"/>
          <w:sz w:val="28"/>
          <w:szCs w:val="28"/>
        </w:rPr>
        <w:t>ābhāsa-rūpa</w:t>
      </w:r>
      <w:r w:rsidRPr="00790008">
        <w:rPr>
          <w:rStyle w:val="BookTitle"/>
          <w:rFonts w:asciiTheme="minorHAnsi" w:hAnsiTheme="minorHAnsi" w:cstheme="minorHAnsi"/>
          <w:b w:val="0"/>
          <w:bCs w:val="0"/>
          <w:color w:val="000000"/>
          <w:sz w:val="28"/>
          <w:szCs w:val="28"/>
        </w:rPr>
        <w:t>, or indications of His form, therefore the example of a thorn is appropriate (in other words, for a person who wishes to remove a thorn, both the imbedded thorn and the extricating thorn are the same; similarly, the bodies of those who were burdening the earth, or the gigantic universal form, and the bodies of the Yādavas, whose bodies were similar to those of ordinary mortal beings, were the same for the Supreme Lord). An elaborate description in this regard is found in the third (</w:t>
      </w:r>
      <w:r w:rsidRPr="00790008">
        <w:rPr>
          <w:rStyle w:val="BookTitle"/>
          <w:rFonts w:asciiTheme="minorHAnsi" w:hAnsiTheme="minorHAnsi" w:cstheme="minorHAnsi"/>
          <w:b w:val="0"/>
          <w:bCs w:val="0"/>
          <w:i/>
          <w:iCs/>
          <w:color w:val="000000"/>
          <w:sz w:val="28"/>
          <w:szCs w:val="28"/>
        </w:rPr>
        <w:t>Paramātmā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sandarbha</w:t>
      </w:r>
      <w:r w:rsidRPr="00790008">
        <w:rPr>
          <w:rStyle w:val="BookTitle"/>
          <w:rFonts w:asciiTheme="minorHAnsi" w:hAnsiTheme="minorHAnsi" w:cstheme="minorHAnsi"/>
          <w:b w:val="0"/>
          <w:bCs w:val="0"/>
          <w:color w:val="000000"/>
          <w:sz w:val="28"/>
          <w:szCs w:val="28"/>
        </w:rPr>
        <w:t>.</w:t>
      </w:r>
    </w:p>
    <w:p w14:paraId="4560B06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incarnations such as Matsya, the words </w:t>
      </w:r>
      <w:r w:rsidRPr="00790008">
        <w:rPr>
          <w:rStyle w:val="BookTitle"/>
          <w:rFonts w:asciiTheme="minorHAnsi" w:hAnsiTheme="minorHAnsi" w:cstheme="minorHAnsi"/>
          <w:b w:val="0"/>
          <w:bCs w:val="0"/>
          <w:i/>
          <w:iCs/>
          <w:color w:val="000000"/>
          <w:sz w:val="28"/>
          <w:szCs w:val="28"/>
        </w:rPr>
        <w:t>matsyādi-rūpa</w:t>
      </w:r>
      <w:r w:rsidRPr="00790008">
        <w:rPr>
          <w:rStyle w:val="BookTitle"/>
          <w:rFonts w:asciiTheme="minorHAnsi" w:hAnsiTheme="minorHAnsi" w:cstheme="minorHAnsi"/>
          <w:b w:val="0"/>
          <w:bCs w:val="0"/>
          <w:color w:val="000000"/>
          <w:sz w:val="28"/>
          <w:szCs w:val="28"/>
        </w:rPr>
        <w:t xml:space="preserve"> refer to the sentiment of desiring to kill the demons. Just as actors, while remaining in their original dress, accept and give up sentiments as either hero or heroine, similarly, one should know that the same also applies to the Supreme Lord. Otherwise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(7.25) states: ’I am covered by Yogamāyā and not exposed to anyone and everyone;’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states: ’The yogis see Lord Janārdana on the strength of their devotional service, He never appears before those on the nondevotional path. No one who is angry or envious can see Him;’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states: ’To the wrestlers, Kṛṣṇa appeared as a thunderbolt.’ These conclusive statements confirm that the form manifested by Supreme Lord before the demons is not His original form, but an illusory form. If one sees the original form of the Lord, his envious nature is destroyed. Therefore, in order to diminish the burden of the earth, the Supreme Lord gave up only that form by which He annihilated the demons. He did not appear again in that form. The form of the Lord that is seen through the medium of devotion is </w:t>
      </w:r>
      <w:r w:rsidRPr="00790008">
        <w:rPr>
          <w:rStyle w:val="BookTitle"/>
          <w:rFonts w:asciiTheme="minorHAnsi" w:hAnsiTheme="minorHAnsi" w:cstheme="minorHAnsi"/>
          <w:b w:val="0"/>
          <w:bCs w:val="0"/>
          <w:i/>
          <w:iCs/>
          <w:color w:val="000000"/>
          <w:sz w:val="28"/>
          <w:szCs w:val="28"/>
        </w:rPr>
        <w:t>nitya-siddha</w:t>
      </w:r>
      <w:r w:rsidRPr="00790008">
        <w:rPr>
          <w:rStyle w:val="BookTitle"/>
          <w:rFonts w:asciiTheme="minorHAnsi" w:hAnsiTheme="minorHAnsi" w:cstheme="minorHAnsi"/>
          <w:b w:val="0"/>
          <w:bCs w:val="0"/>
          <w:color w:val="000000"/>
          <w:sz w:val="28"/>
          <w:szCs w:val="28"/>
        </w:rPr>
        <w:t xml:space="preserve">, eternally perfect. That is why the word </w:t>
      </w:r>
      <w:r w:rsidRPr="00790008">
        <w:rPr>
          <w:rStyle w:val="BookTitle"/>
          <w:rFonts w:asciiTheme="minorHAnsi" w:hAnsiTheme="minorHAnsi" w:cstheme="minorHAnsi"/>
          <w:b w:val="0"/>
          <w:bCs w:val="0"/>
          <w:i/>
          <w:iCs/>
          <w:color w:val="000000"/>
          <w:sz w:val="28"/>
          <w:szCs w:val="28"/>
        </w:rPr>
        <w:t xml:space="preserve">aja </w:t>
      </w:r>
      <w:r w:rsidRPr="00790008">
        <w:rPr>
          <w:rStyle w:val="BookTitle"/>
          <w:rFonts w:asciiTheme="minorHAnsi" w:hAnsiTheme="minorHAnsi" w:cstheme="minorHAnsi"/>
          <w:b w:val="0"/>
          <w:bCs w:val="0"/>
          <w:color w:val="000000"/>
          <w:sz w:val="28"/>
          <w:szCs w:val="28"/>
        </w:rPr>
        <w:t xml:space="preserve">is used. Therefore as an actor or magician, dressed as a fish to kill a crane that eats fish, takes the form of a fish in order to create an impression in the minds of people that he is a fish, and as soon as the crane is killed, he immediately gives up the temporary form of fish; similarly although Lord Kṛṣṇacandra is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(devoid of birth like ordinary living entities), He killed the demons to diminish the burden of the earth with His illusory form manifested before the mundane vision of the materialists. After killing these demons, He (the unborn Lord) also gave up His mundane illusory form. But the previously mentioned statement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(7.25), </w:t>
      </w:r>
      <w:r w:rsidRPr="00790008">
        <w:rPr>
          <w:rStyle w:val="BookTitle"/>
          <w:rFonts w:asciiTheme="minorHAnsi" w:hAnsiTheme="minorHAnsi" w:cstheme="minorHAnsi"/>
          <w:b w:val="0"/>
          <w:bCs w:val="0"/>
          <w:i/>
          <w:iCs/>
          <w:color w:val="000000"/>
          <w:sz w:val="28"/>
          <w:szCs w:val="28"/>
        </w:rPr>
        <w:t>yogamāyā-samāvṛtaḥ</w:t>
      </w:r>
      <w:r w:rsidRPr="00790008">
        <w:rPr>
          <w:rStyle w:val="BookTitle"/>
          <w:rFonts w:asciiTheme="minorHAnsi" w:hAnsiTheme="minorHAnsi" w:cstheme="minorHAnsi"/>
          <w:b w:val="0"/>
          <w:bCs w:val="0"/>
          <w:color w:val="000000"/>
          <w:sz w:val="28"/>
          <w:szCs w:val="28"/>
        </w:rPr>
        <w:t>, actually means ’His body is covered by a reflection of the illusory energy just as a snake is covered by its skin.’</w:t>
      </w:r>
    </w:p>
    <w:p w14:paraId="295D10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this place, the Lord’s pastime of leaving (earth) was performed by His own form (in other words, the word </w:t>
      </w:r>
      <w:r w:rsidRPr="00790008">
        <w:rPr>
          <w:rStyle w:val="BookTitle"/>
          <w:rFonts w:asciiTheme="minorHAnsi" w:hAnsiTheme="minorHAnsi" w:cstheme="minorHAnsi"/>
          <w:b w:val="0"/>
          <w:bCs w:val="0"/>
          <w:i/>
          <w:iCs/>
          <w:color w:val="000000"/>
          <w:sz w:val="28"/>
          <w:szCs w:val="28"/>
        </w:rPr>
        <w:t>svatanva</w:t>
      </w:r>
      <w:r w:rsidRPr="00790008">
        <w:rPr>
          <w:rStyle w:val="BookTitle"/>
          <w:rFonts w:asciiTheme="minorHAnsi" w:hAnsiTheme="minorHAnsi" w:cstheme="minorHAnsi"/>
          <w:b w:val="0"/>
          <w:bCs w:val="0"/>
          <w:color w:val="000000"/>
          <w:sz w:val="28"/>
          <w:szCs w:val="28"/>
        </w:rPr>
        <w:t xml:space="preserve">—“His body” has been used in the third, or instrumental, case), He did not leave earth with His own form (in other words, the third case of the word </w:t>
      </w:r>
      <w:r w:rsidRPr="00790008">
        <w:rPr>
          <w:rStyle w:val="BookTitle"/>
          <w:rFonts w:asciiTheme="minorHAnsi" w:hAnsiTheme="minorHAnsi" w:cstheme="minorHAnsi"/>
          <w:b w:val="0"/>
          <w:bCs w:val="0"/>
          <w:i/>
          <w:iCs/>
          <w:color w:val="000000"/>
          <w:sz w:val="28"/>
          <w:szCs w:val="28"/>
        </w:rPr>
        <w:t xml:space="preserve">svatanva </w:t>
      </w:r>
      <w:r w:rsidRPr="00790008">
        <w:rPr>
          <w:rStyle w:val="BookTitle"/>
          <w:rFonts w:asciiTheme="minorHAnsi" w:hAnsiTheme="minorHAnsi" w:cstheme="minorHAnsi"/>
          <w:b w:val="0"/>
          <w:bCs w:val="0"/>
          <w:color w:val="000000"/>
          <w:sz w:val="28"/>
          <w:szCs w:val="28"/>
        </w:rPr>
        <w:t xml:space="preserve">does not mean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or “with”). This is the proper explanation; for since the word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is not found in the original verse, if one unnecessarily supplies ellipsis (which would destroy the consistent meaning), then a prominence will be given to the elliptical word. In particular, cases such as nominative, objective, and instrumental are more specific than when secondary words like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are used to produce a compound word. This grammatical logic is also evidence in this regard.” (</w:t>
      </w:r>
      <w:r w:rsidRPr="00790008">
        <w:rPr>
          <w:rStyle w:val="BookTitle"/>
          <w:rFonts w:asciiTheme="minorHAnsi" w:hAnsiTheme="minorHAnsi" w:cstheme="minorHAnsi"/>
          <w:b w:val="0"/>
          <w:bCs w:val="0"/>
          <w:i/>
          <w:iCs/>
          <w:color w:val="000000"/>
          <w:sz w:val="28"/>
          <w:szCs w:val="28"/>
        </w:rPr>
        <w:t xml:space="preserve">Krama-sandarbha </w:t>
      </w:r>
      <w:r w:rsidRPr="00790008">
        <w:rPr>
          <w:rStyle w:val="BookTitle"/>
          <w:rFonts w:asciiTheme="minorHAnsi" w:hAnsiTheme="minorHAnsi" w:cstheme="minorHAnsi"/>
          <w:b w:val="0"/>
          <w:bCs w:val="0"/>
          <w:color w:val="000000"/>
          <w:sz w:val="28"/>
          <w:szCs w:val="28"/>
        </w:rPr>
        <w:t>106)</w:t>
      </w:r>
    </w:p>
    <w:p w14:paraId="724CF7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solace the sages headed by Śaunaka, who were morose after hearing about the pathetic demise of the Yādavas and other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Śrī Sūta Gosvāmī recited the confidential conclusions in these two verses. Just as a thorn is taken out with another thorn, in the same way the Lord gave up only the Yādava form by which He diminished the burden of the earth, which is part of His one-quarter opulences. Just as Devadatta gives up his own dress, the Lord separated His Yādava form from His own association. But the Lord did not give up the form with which He eternally enjoys pastimes. Therefore the demigods who had entered among the eternally liberated Yādavas when the Lord appeared in this world were separated from the Yādavas by the Lord and sent to Prabhāsa. Later on, by the strength of His illusory energy, the Lord orchestrated their deaths before the eyes of people and thereafter transformed them into demigods by giving them honey to drink and sent them to heaven. This explanation is found in the last part of the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Yādavas who are eternal associates in Kṛṣṇa’s pastimes remained hidden from materialistic people and continued sporting with Kṛṣṇa in Dvārakā as in their previous unmanifest pastimes. This conclusion should be known from </w:t>
      </w:r>
      <w:r w:rsidRPr="00790008">
        <w:rPr>
          <w:rStyle w:val="BookTitle"/>
          <w:rFonts w:asciiTheme="minorHAnsi" w:hAnsiTheme="minorHAnsi" w:cstheme="minorHAnsi"/>
          <w:b w:val="0"/>
          <w:bCs w:val="0"/>
          <w:i/>
          <w:iCs/>
          <w:color w:val="000000"/>
          <w:sz w:val="28"/>
          <w:szCs w:val="28"/>
        </w:rPr>
        <w:t>Śrī Bṛhad-bhāgavatāmṛta</w:t>
      </w:r>
      <w:r w:rsidRPr="00790008">
        <w:rPr>
          <w:rStyle w:val="BookTitle"/>
          <w:rFonts w:asciiTheme="minorHAnsi" w:hAnsiTheme="minorHAnsi" w:cstheme="minorHAnsi"/>
          <w:b w:val="0"/>
          <w:bCs w:val="0"/>
          <w:color w:val="000000"/>
          <w:sz w:val="28"/>
          <w:szCs w:val="28"/>
        </w:rPr>
        <w:t xml:space="preserve">. ’The bodies of those who were burdening the earth’ and ’the bodies of the Yādavas’ mean the bodies of the demons who were burdening the earth and the bodies of those demigods who appeared as Yādavas and others—both of whom were equal to the Supreme Lord. But though in the present example of thorns, both are equal, the extricating thorn (by which the imbedded thorn is taken out) is </w:t>
      </w:r>
      <w:r w:rsidRPr="00790008">
        <w:rPr>
          <w:rStyle w:val="BookTitle"/>
          <w:rFonts w:asciiTheme="minorHAnsi" w:hAnsiTheme="minorHAnsi" w:cstheme="minorHAnsi"/>
          <w:b w:val="0"/>
          <w:bCs w:val="0"/>
          <w:i/>
          <w:iCs/>
          <w:color w:val="000000"/>
          <w:sz w:val="28"/>
          <w:szCs w:val="28"/>
        </w:rPr>
        <w:t>kāraṇa-bhūta</w:t>
      </w:r>
      <w:r w:rsidRPr="00790008">
        <w:rPr>
          <w:rStyle w:val="BookTitle"/>
          <w:rFonts w:asciiTheme="minorHAnsi" w:hAnsiTheme="minorHAnsi" w:cstheme="minorHAnsi"/>
          <w:b w:val="0"/>
          <w:bCs w:val="0"/>
          <w:color w:val="000000"/>
          <w:sz w:val="28"/>
          <w:szCs w:val="28"/>
        </w:rPr>
        <w:t xml:space="preserve">, or instrumental, and therefore is beneficial and known as </w:t>
      </w:r>
      <w:r w:rsidRPr="00790008">
        <w:rPr>
          <w:rStyle w:val="BookTitle"/>
          <w:rFonts w:asciiTheme="minorHAnsi" w:hAnsiTheme="minorHAnsi" w:cstheme="minorHAnsi"/>
          <w:b w:val="0"/>
          <w:bCs w:val="0"/>
          <w:i/>
          <w:iCs/>
          <w:color w:val="000000"/>
          <w:sz w:val="28"/>
          <w:szCs w:val="28"/>
        </w:rPr>
        <w:t>’antaraṅga</w:t>
      </w:r>
      <w:r w:rsidRPr="00790008">
        <w:rPr>
          <w:rStyle w:val="BookTitle"/>
          <w:rFonts w:asciiTheme="minorHAnsi" w:hAnsiTheme="minorHAnsi" w:cstheme="minorHAnsi"/>
          <w:b w:val="0"/>
          <w:bCs w:val="0"/>
          <w:color w:val="000000"/>
          <w:sz w:val="28"/>
          <w:szCs w:val="28"/>
        </w:rPr>
        <w:t xml:space="preserve">, or intimate (and comparatively more relishable), while the </w:t>
      </w:r>
      <w:r w:rsidRPr="00790008">
        <w:rPr>
          <w:rStyle w:val="BookTitle"/>
          <w:rFonts w:asciiTheme="minorHAnsi" w:hAnsiTheme="minorHAnsi" w:cstheme="minorHAnsi"/>
          <w:b w:val="0"/>
          <w:bCs w:val="0"/>
          <w:i/>
          <w:iCs/>
          <w:color w:val="000000"/>
          <w:sz w:val="28"/>
          <w:szCs w:val="28"/>
        </w:rPr>
        <w:t>karma-bhūta</w:t>
      </w:r>
      <w:r w:rsidRPr="00790008">
        <w:rPr>
          <w:rStyle w:val="BookTitle"/>
          <w:rFonts w:asciiTheme="minorHAnsi" w:hAnsiTheme="minorHAnsi" w:cstheme="minorHAnsi"/>
          <w:b w:val="0"/>
          <w:bCs w:val="0"/>
          <w:color w:val="000000"/>
          <w:sz w:val="28"/>
          <w:szCs w:val="28"/>
        </w:rPr>
        <w:t xml:space="preserve">, or active thorn (since it is imbedded, it is to be extricated) is unbeneficial and known as </w:t>
      </w:r>
      <w:r w:rsidRPr="00790008">
        <w:rPr>
          <w:rStyle w:val="BookTitle"/>
          <w:rFonts w:asciiTheme="minorHAnsi" w:hAnsiTheme="minorHAnsi" w:cstheme="minorHAnsi"/>
          <w:b w:val="0"/>
          <w:bCs w:val="0"/>
          <w:i/>
          <w:iCs/>
          <w:color w:val="000000"/>
          <w:sz w:val="28"/>
          <w:szCs w:val="28"/>
        </w:rPr>
        <w:t>bahiraṅga</w:t>
      </w:r>
      <w:r w:rsidRPr="00790008">
        <w:rPr>
          <w:rStyle w:val="BookTitle"/>
          <w:rFonts w:asciiTheme="minorHAnsi" w:hAnsiTheme="minorHAnsi" w:cstheme="minorHAnsi"/>
          <w:b w:val="0"/>
          <w:bCs w:val="0"/>
          <w:color w:val="000000"/>
          <w:sz w:val="28"/>
          <w:szCs w:val="28"/>
        </w:rPr>
        <w:t>, or inimical (and comparatively abominable).</w:t>
      </w:r>
    </w:p>
    <w:p w14:paraId="0DB531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“How Lord Kṛṣṇa, like a magician, created some conception by making a show of </w:t>
      </w:r>
      <w:r w:rsidRPr="00790008">
        <w:rPr>
          <w:rStyle w:val="BookTitle"/>
          <w:rFonts w:asciiTheme="minorHAnsi" w:hAnsiTheme="minorHAnsi" w:cstheme="minorHAnsi"/>
          <w:b w:val="0"/>
          <w:bCs w:val="0"/>
          <w:color w:val="000000"/>
          <w:sz w:val="28"/>
          <w:szCs w:val="28"/>
        </w:rPr>
        <w:lastRenderedPageBreak/>
        <w:t xml:space="preserve">giving up His fake body is described in this verse. The purport is that the Supreme Lord accepts (manifests) a form and gives up (unmanifests) that form (in other words, He simply makes a show of giving up His body). But after accepting a form, He does not give it up—from this it should be understood that when the Lord gives up (unmanifests) His form, the same form remains present in the transcendental realm. If one asks, ’How can this be understood?’ The answer is stated herein. Just as a magician creates an impression for people that he has given up his own body either by cutting it to pieces, burning it, or falling unconscious, though he actually remains in his body and does not die, similarly, the Supreme Lord accepts bodies like Matsya and also gives them up, in other words, He accepts them and simply makes a show of giving them up. Therefore, just as a magician possessing his own body is a reality, his giving up that body is illusory. Similarly, that the Lord accepts bodies like Matsya is actually true, and that He gives up such bodies is actually illusory. This is the purport. Just as the Lord gives up His other own incidental bodies like Matsya, He simply gave up the mundane form by which He diminished the burden of the earth. Therefore since the entire incident of Lord Kṛṣṇa’s giving up forms is illusory and false, being the Supreme Brahman in the form of a human being, He simply imitates giving up bodies like ordinary human beings. Yet actually He does not do so, for since His form is transcendental (beyond the material elements) there is no possibility of His body being destroyed. As stated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five gross material elements are not present in the body of Kṛṣṇa, the Supersoul.’ The </w:t>
      </w:r>
      <w:r w:rsidRPr="00790008">
        <w:rPr>
          <w:rStyle w:val="BookTitle"/>
          <w:rFonts w:asciiTheme="minorHAnsi" w:hAnsiTheme="minorHAnsi" w:cstheme="minorHAnsi"/>
          <w:b w:val="0"/>
          <w:bCs w:val="0"/>
          <w:i/>
          <w:iCs/>
          <w:color w:val="000000"/>
          <w:sz w:val="28"/>
          <w:szCs w:val="28"/>
        </w:rPr>
        <w:t xml:space="preserve">Bṛhat-Viṣṇu Purāṇa </w:t>
      </w:r>
      <w:r w:rsidRPr="00790008">
        <w:rPr>
          <w:rStyle w:val="BookTitle"/>
          <w:rFonts w:asciiTheme="minorHAnsi" w:hAnsiTheme="minorHAnsi" w:cstheme="minorHAnsi"/>
          <w:b w:val="0"/>
          <w:bCs w:val="0"/>
          <w:color w:val="000000"/>
          <w:sz w:val="28"/>
          <w:szCs w:val="28"/>
        </w:rPr>
        <w:t xml:space="preserve">also says: ’According to the injunctions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one who considers that Kṛṣṇa’s body is made of material elements should be rejected. If one sees such a person, he should take bath with his clothes on.’ In the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spoken by sage Vaiśampāyana, it is said: ’</w:t>
      </w:r>
      <w:r w:rsidRPr="00790008">
        <w:rPr>
          <w:rStyle w:val="BookTitle"/>
          <w:rFonts w:asciiTheme="minorHAnsi" w:hAnsiTheme="minorHAnsi" w:cstheme="minorHAnsi"/>
          <w:b w:val="0"/>
          <w:bCs w:val="0"/>
          <w:i/>
          <w:iCs/>
          <w:color w:val="000000"/>
          <w:sz w:val="28"/>
          <w:szCs w:val="28"/>
        </w:rPr>
        <w:t>Amṛta</w:t>
      </w:r>
      <w:r w:rsidRPr="00790008">
        <w:rPr>
          <w:rStyle w:val="BookTitle"/>
          <w:rFonts w:asciiTheme="minorHAnsi" w:hAnsiTheme="minorHAnsi" w:cstheme="minorHAnsi"/>
          <w:b w:val="0"/>
          <w:bCs w:val="0"/>
          <w:color w:val="000000"/>
          <w:sz w:val="28"/>
          <w:szCs w:val="28"/>
        </w:rPr>
        <w:t xml:space="preserve">, or immortality, is only a part of Him, for He is the personification of immortality.’ Śaṅkarācārya’s commentary on this—’He whose body is </w:t>
      </w:r>
      <w:r w:rsidRPr="00790008">
        <w:rPr>
          <w:rStyle w:val="BookTitle"/>
          <w:rFonts w:asciiTheme="minorHAnsi" w:hAnsiTheme="minorHAnsi" w:cstheme="minorHAnsi"/>
          <w:b w:val="0"/>
          <w:bCs w:val="0"/>
          <w:i/>
          <w:iCs/>
          <w:color w:val="000000"/>
          <w:sz w:val="28"/>
          <w:szCs w:val="28"/>
        </w:rPr>
        <w:t>amṛta</w:t>
      </w:r>
      <w:r w:rsidRPr="00790008">
        <w:rPr>
          <w:rStyle w:val="BookTitle"/>
          <w:rFonts w:asciiTheme="minorHAnsi" w:hAnsiTheme="minorHAnsi" w:cstheme="minorHAnsi"/>
          <w:b w:val="0"/>
          <w:bCs w:val="0"/>
          <w:color w:val="000000"/>
          <w:sz w:val="28"/>
          <w:szCs w:val="28"/>
        </w:rPr>
        <w:t xml:space="preserve"> (deathless)’—indicating a difference between the Lord’s body and soul, is not popular. The implication of this verse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1.15.34] is that the verb </w:t>
      </w:r>
      <w:r w:rsidRPr="00790008">
        <w:rPr>
          <w:rStyle w:val="BookTitle"/>
          <w:rFonts w:asciiTheme="minorHAnsi" w:hAnsiTheme="minorHAnsi" w:cstheme="minorHAnsi"/>
          <w:b w:val="0"/>
          <w:bCs w:val="0"/>
          <w:i/>
          <w:iCs/>
          <w:color w:val="000000"/>
          <w:sz w:val="28"/>
          <w:szCs w:val="28"/>
        </w:rPr>
        <w:t xml:space="preserve">ha </w:t>
      </w:r>
      <w:r w:rsidRPr="00790008">
        <w:rPr>
          <w:rStyle w:val="BookTitle"/>
          <w:rFonts w:asciiTheme="minorHAnsi" w:hAnsiTheme="minorHAnsi" w:cstheme="minorHAnsi"/>
          <w:b w:val="0"/>
          <w:bCs w:val="0"/>
          <w:color w:val="000000"/>
          <w:sz w:val="28"/>
          <w:szCs w:val="28"/>
        </w:rPr>
        <w:t xml:space="preserve">of the word </w:t>
      </w:r>
      <w:r w:rsidRPr="00790008">
        <w:rPr>
          <w:rStyle w:val="BookTitle"/>
          <w:rFonts w:asciiTheme="minorHAnsi" w:hAnsiTheme="minorHAnsi" w:cstheme="minorHAnsi"/>
          <w:b w:val="0"/>
          <w:bCs w:val="0"/>
          <w:i/>
          <w:iCs/>
          <w:color w:val="000000"/>
          <w:sz w:val="28"/>
          <w:szCs w:val="28"/>
        </w:rPr>
        <w:t>jahyāt</w:t>
      </w:r>
      <w:r w:rsidRPr="00790008">
        <w:rPr>
          <w:rStyle w:val="BookTitle"/>
          <w:rFonts w:asciiTheme="minorHAnsi" w:hAnsiTheme="minorHAnsi" w:cstheme="minorHAnsi"/>
          <w:b w:val="0"/>
          <w:bCs w:val="0"/>
          <w:color w:val="000000"/>
          <w:sz w:val="28"/>
          <w:szCs w:val="28"/>
        </w:rPr>
        <w:t xml:space="preserve"> is used to indicate ’giving up,’ and the act of giving up is used for the purpose of awarding. In order to nourish the devotees from Vaikuṇṭha, Lord Kṛṣṇa awarded them His form of Nārāyaṇa, who was already merged within Him. This will be elaborately described at the end of the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7B3FB04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quoted in order to describe the unreality of Kṛṣṇa’s giving up His body, in other words, to clearly explain its falsity. In this regard one should discuss the commentary of Śrīdhara Svāmī and the </w:t>
      </w:r>
      <w:r w:rsidRPr="00790008">
        <w:rPr>
          <w:rStyle w:val="BookTitle"/>
          <w:rFonts w:asciiTheme="minorHAnsi" w:hAnsiTheme="minorHAnsi" w:cstheme="minorHAnsi"/>
          <w:b w:val="0"/>
          <w:bCs w:val="0"/>
          <w:i/>
          <w:iCs/>
          <w:color w:val="000000"/>
          <w:sz w:val="28"/>
          <w:szCs w:val="28"/>
        </w:rPr>
        <w:t>sandarbha</w:t>
      </w:r>
      <w:r w:rsidRPr="00790008">
        <w:rPr>
          <w:rStyle w:val="BookTitle"/>
          <w:rFonts w:asciiTheme="minorHAnsi" w:hAnsiTheme="minorHAnsi" w:cstheme="minorHAnsi"/>
          <w:b w:val="0"/>
          <w:bCs w:val="0"/>
          <w:color w:val="000000"/>
          <w:sz w:val="28"/>
          <w:szCs w:val="28"/>
        </w:rPr>
        <w:t xml:space="preserve"> commentary of Śrī </w:t>
      </w:r>
      <w:r w:rsidRPr="00790008">
        <w:rPr>
          <w:rStyle w:val="BookTitle"/>
          <w:rFonts w:asciiTheme="minorHAnsi" w:hAnsiTheme="minorHAnsi" w:cstheme="minorHAnsi"/>
          <w:b w:val="0"/>
          <w:bCs w:val="0"/>
          <w:color w:val="000000"/>
          <w:sz w:val="28"/>
          <w:szCs w:val="28"/>
        </w:rPr>
        <w:lastRenderedPageBreak/>
        <w:t>Jīvapāda.” (Śrī Viśvanātha)</w:t>
      </w:r>
    </w:p>
    <w:p w14:paraId="555BA7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commentaries on Śrī Uddhava’s words to Vidura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(3.2.11): </w:t>
      </w:r>
      <w:r w:rsidRPr="00790008">
        <w:rPr>
          <w:rStyle w:val="BookTitle"/>
          <w:rFonts w:asciiTheme="minorHAnsi" w:hAnsiTheme="minorHAnsi" w:cstheme="minorHAnsi"/>
          <w:b w:val="0"/>
          <w:bCs w:val="0"/>
          <w:i/>
          <w:iCs/>
          <w:color w:val="000000"/>
          <w:sz w:val="28"/>
          <w:szCs w:val="28"/>
        </w:rPr>
        <w:t>ādāyāntar adhād yas tu sva-bimbaṁ loka-locanam</w:t>
      </w:r>
      <w:r w:rsidRPr="00790008">
        <w:rPr>
          <w:rStyle w:val="BookTitle"/>
          <w:rFonts w:asciiTheme="minorHAnsi" w:hAnsiTheme="minorHAnsi" w:cstheme="minorHAnsi"/>
          <w:b w:val="0"/>
          <w:bCs w:val="0"/>
          <w:color w:val="000000"/>
          <w:sz w:val="28"/>
          <w:szCs w:val="28"/>
        </w:rPr>
        <w:t>—“He performed His disappearance by removing His form from the sight of public vision,” are as follows.</w:t>
      </w:r>
    </w:p>
    <w:p w14:paraId="382A74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exhibiting His own form till this point, the Lord disappeared by covering the eyes of the public, because there was no other worthy object of vision.” (Śrīdhara Svāmī)</w:t>
      </w:r>
    </w:p>
    <w:p w14:paraId="4FBC4B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the Vedic statement, ’He is the vision of the eyes,’ the Lord left the vision of people with His </w:t>
      </w:r>
      <w:r w:rsidRPr="00790008">
        <w:rPr>
          <w:rStyle w:val="BookTitle"/>
          <w:rFonts w:asciiTheme="minorHAnsi" w:hAnsiTheme="minorHAnsi" w:cstheme="minorHAnsi"/>
          <w:b w:val="0"/>
          <w:bCs w:val="0"/>
          <w:i/>
          <w:iCs/>
          <w:color w:val="000000"/>
          <w:sz w:val="28"/>
          <w:szCs w:val="28"/>
        </w:rPr>
        <w:t>sva-bimbam</w:t>
      </w:r>
      <w:r w:rsidRPr="00790008">
        <w:rPr>
          <w:rStyle w:val="BookTitle"/>
          <w:rFonts w:asciiTheme="minorHAnsi" w:hAnsiTheme="minorHAnsi" w:cstheme="minorHAnsi"/>
          <w:b w:val="0"/>
          <w:bCs w:val="0"/>
          <w:color w:val="000000"/>
          <w:sz w:val="28"/>
          <w:szCs w:val="28"/>
        </w:rPr>
        <w:t xml:space="preserve">—His own form. It is also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Mauṣala-parva</w:t>
      </w:r>
      <w:r w:rsidRPr="00790008">
        <w:rPr>
          <w:rStyle w:val="BookTitle"/>
          <w:rFonts w:asciiTheme="minorHAnsi" w:hAnsiTheme="minorHAnsi" w:cstheme="minorHAnsi"/>
          <w:b w:val="0"/>
          <w:bCs w:val="0"/>
          <w:color w:val="000000"/>
          <w:sz w:val="28"/>
          <w:szCs w:val="28"/>
        </w:rPr>
        <w:t>:</w:t>
      </w:r>
    </w:p>
    <w:p w14:paraId="05A910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kṛtvā bhārāvataraṇaṁ      pṛthivyāḥ pṛthu-locanaḥ</w:t>
      </w:r>
      <w:r w:rsidRPr="00790008">
        <w:rPr>
          <w:rStyle w:val="BookTitle"/>
          <w:rFonts w:asciiTheme="minorHAnsi" w:hAnsiTheme="minorHAnsi" w:cstheme="minorHAnsi"/>
          <w:b w:val="0"/>
          <w:bCs w:val="0"/>
          <w:color w:val="000000"/>
          <w:sz w:val="28"/>
          <w:szCs w:val="28"/>
        </w:rPr>
        <w:br/>
        <w:t>mocayitvā tanūṁ kṛṣṇaḥ      prāptaḥ svasthānam uttamam</w:t>
      </w:r>
    </w:p>
    <w:p w14:paraId="41E4C53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’To the eyes of people, after diminishing the burden of the earth, Kṛṣṇa gave up His form and returned to His supreme abode.’ In this verse the word </w:t>
      </w:r>
      <w:r w:rsidRPr="00790008">
        <w:rPr>
          <w:rStyle w:val="BookTitle"/>
          <w:rFonts w:asciiTheme="minorHAnsi" w:hAnsiTheme="minorHAnsi" w:cstheme="minorHAnsi"/>
          <w:b w:val="0"/>
          <w:bCs w:val="0"/>
          <w:i/>
          <w:iCs/>
          <w:color w:val="000000"/>
          <w:sz w:val="28"/>
          <w:szCs w:val="28"/>
        </w:rPr>
        <w:t>mocayitvā</w:t>
      </w:r>
      <w:r w:rsidRPr="00790008">
        <w:rPr>
          <w:rStyle w:val="BookTitle"/>
          <w:rFonts w:asciiTheme="minorHAnsi" w:hAnsiTheme="minorHAnsi" w:cstheme="minorHAnsi"/>
          <w:b w:val="0"/>
          <w:bCs w:val="0"/>
          <w:color w:val="000000"/>
          <w:sz w:val="28"/>
          <w:szCs w:val="28"/>
        </w:rPr>
        <w:t>, or ’having given up,’ indicate that He disassociated His form from the activities of diminishing the burden of the earth, in other words, He allowed His form a respite from such engagement. This word is not used to indicate complete freedom from the activities of diminishing the burden of the earth.”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006E2F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sva-bimbam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the Lord and His replica. The word </w:t>
      </w:r>
      <w:r w:rsidRPr="00790008">
        <w:rPr>
          <w:rStyle w:val="BookTitle"/>
          <w:rFonts w:asciiTheme="minorHAnsi" w:hAnsiTheme="minorHAnsi" w:cstheme="minorHAnsi"/>
          <w:b w:val="0"/>
          <w:bCs w:val="0"/>
          <w:i/>
          <w:iCs/>
          <w:color w:val="000000"/>
          <w:sz w:val="28"/>
          <w:szCs w:val="28"/>
        </w:rPr>
        <w:t xml:space="preserve">tu </w:t>
      </w:r>
      <w:r w:rsidRPr="00790008">
        <w:rPr>
          <w:rStyle w:val="BookTitle"/>
          <w:rFonts w:asciiTheme="minorHAnsi" w:hAnsiTheme="minorHAnsi" w:cstheme="minorHAnsi"/>
          <w:b w:val="0"/>
          <w:bCs w:val="0"/>
          <w:color w:val="000000"/>
          <w:sz w:val="28"/>
          <w:szCs w:val="28"/>
        </w:rPr>
        <w:t xml:space="preserve">corroborates the Vedic statement </w:t>
      </w:r>
      <w:r w:rsidRPr="00790008">
        <w:rPr>
          <w:rStyle w:val="BookTitle"/>
          <w:rFonts w:asciiTheme="minorHAnsi" w:hAnsiTheme="minorHAnsi" w:cstheme="minorHAnsi"/>
          <w:b w:val="0"/>
          <w:bCs w:val="0"/>
          <w:i/>
          <w:iCs/>
          <w:color w:val="000000"/>
          <w:sz w:val="28"/>
          <w:szCs w:val="28"/>
        </w:rPr>
        <w:t xml:space="preserve">dve </w:t>
      </w:r>
      <w:commentRangeStart w:id="213"/>
      <w:r w:rsidRPr="00790008">
        <w:rPr>
          <w:rStyle w:val="BookTitle"/>
          <w:rFonts w:asciiTheme="minorHAnsi" w:hAnsiTheme="minorHAnsi" w:cstheme="minorHAnsi"/>
          <w:b w:val="0"/>
          <w:bCs w:val="0"/>
          <w:i/>
          <w:iCs/>
          <w:color w:val="000000"/>
          <w:sz w:val="28"/>
          <w:szCs w:val="28"/>
        </w:rPr>
        <w:t xml:space="preserve">bāba </w:t>
      </w:r>
      <w:commentRangeEnd w:id="213"/>
      <w:r w:rsidR="00DE5022">
        <w:rPr>
          <w:rStyle w:val="CommentReference"/>
          <w:color w:val="auto"/>
        </w:rPr>
        <w:commentReference w:id="213"/>
      </w:r>
      <w:r w:rsidRPr="00790008">
        <w:rPr>
          <w:rStyle w:val="BookTitle"/>
          <w:rFonts w:asciiTheme="minorHAnsi" w:hAnsiTheme="minorHAnsi" w:cstheme="minorHAnsi"/>
          <w:b w:val="0"/>
          <w:bCs w:val="0"/>
          <w:i/>
          <w:iCs/>
          <w:color w:val="000000"/>
          <w:sz w:val="28"/>
          <w:szCs w:val="28"/>
        </w:rPr>
        <w:t>brahmaṇo rūpe</w:t>
      </w:r>
      <w:r w:rsidRPr="00790008">
        <w:rPr>
          <w:rStyle w:val="BookTitle"/>
          <w:rFonts w:asciiTheme="minorHAnsi" w:hAnsiTheme="minorHAnsi" w:cstheme="minorHAnsi"/>
          <w:b w:val="0"/>
          <w:bCs w:val="0"/>
          <w:color w:val="000000"/>
          <w:sz w:val="28"/>
          <w:szCs w:val="28"/>
        </w:rPr>
        <w:t>—’The Supreme Brahman has two forms.’” (Śrī Vijayadhvaja)</w:t>
      </w:r>
    </w:p>
    <w:p w14:paraId="1E1EA3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verse says that the Lord manifested His own form before the eyes of people and again disappeared with that same form. By this statement, persons who advocate that the Supreme Lord gives up His body with adverse objections like ’Lord Kṛṣṇa left His own body and disappeared’ are defeated. Since the adjectives used in the next few verses describe the body of the Lord after He left His human form and went to Yudhiṣṭhira’s Rājasūya sacrifice in a divine godly form, those who are opposed to the fact that Kṛṣṇa possesses a human form are also defeated. Moreover, from the statement ’He manifests His own form and disappears with the same form,’ it is understood that His pastimes of appearance and disappearance are the result of His supreme will. Therefore those who advocate that the Supreme Lord is under the control of karma (those who consider that the Supreme Lord is under the control of birth and activities such as dying like ordinary living entities) are also defeated.” (Śrī Viśvanātha)</w:t>
      </w:r>
    </w:p>
    <w:p w14:paraId="18720C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his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(3.2.13), Śrī Madhvācārya quotes the following verse from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“Alas, how illusioned by the bewilderment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those persons who see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Viṣṇu as material!”</w:t>
      </w:r>
    </w:p>
    <w:p w14:paraId="6A651A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(3.4.28-29) Śrī Śukadeva Gosvāmī speaks to Mahārāja Parīkṣit as follows: </w:t>
      </w:r>
      <w:r w:rsidRPr="00790008">
        <w:rPr>
          <w:rStyle w:val="BookTitle"/>
          <w:rFonts w:asciiTheme="minorHAnsi" w:hAnsiTheme="minorHAnsi" w:cstheme="minorHAnsi"/>
          <w:b w:val="0"/>
          <w:bCs w:val="0"/>
          <w:i/>
          <w:iCs/>
          <w:color w:val="000000"/>
          <w:sz w:val="28"/>
          <w:szCs w:val="28"/>
        </w:rPr>
        <w:t>harir api tatyaja ākṛtiṁ tryadhīśaḥ</w:t>
      </w:r>
      <w:r w:rsidRPr="00790008">
        <w:rPr>
          <w:rStyle w:val="BookTitle"/>
          <w:rFonts w:asciiTheme="minorHAnsi" w:hAnsiTheme="minorHAnsi" w:cstheme="minorHAnsi"/>
          <w:b w:val="0"/>
          <w:bCs w:val="0"/>
          <w:color w:val="000000"/>
          <w:sz w:val="28"/>
          <w:szCs w:val="28"/>
        </w:rPr>
        <w:t xml:space="preserve">—“Śrī Kṛṣṇa, the Lord of the three worlds, completed His pastimes on earth,” and </w:t>
      </w:r>
      <w:r w:rsidRPr="00790008">
        <w:rPr>
          <w:rStyle w:val="BookTitle"/>
          <w:rFonts w:asciiTheme="minorHAnsi" w:hAnsiTheme="minorHAnsi" w:cstheme="minorHAnsi"/>
          <w:b w:val="0"/>
          <w:bCs w:val="0"/>
          <w:i/>
          <w:iCs/>
          <w:color w:val="000000"/>
          <w:sz w:val="28"/>
          <w:szCs w:val="28"/>
        </w:rPr>
        <w:t>tyakṣyan deham acintayat</w:t>
      </w:r>
      <w:r w:rsidRPr="00790008">
        <w:rPr>
          <w:rStyle w:val="BookTitle"/>
          <w:rFonts w:asciiTheme="minorHAnsi" w:hAnsiTheme="minorHAnsi" w:cstheme="minorHAnsi"/>
          <w:b w:val="0"/>
          <w:bCs w:val="0"/>
          <w:color w:val="000000"/>
          <w:sz w:val="28"/>
          <w:szCs w:val="28"/>
        </w:rPr>
        <w:t>—“He thought to Himself about disappearing from the face of the earth.” These verses are explained as follows.</w:t>
      </w:r>
    </w:p>
    <w:p w14:paraId="43BEFA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ākṛti </w:t>
      </w:r>
      <w:r w:rsidRPr="00790008">
        <w:rPr>
          <w:rStyle w:val="BookTitle"/>
          <w:rFonts w:asciiTheme="minorHAnsi" w:hAnsiTheme="minorHAnsi" w:cstheme="minorHAnsi"/>
          <w:b w:val="0"/>
          <w:bCs w:val="0"/>
          <w:color w:val="000000"/>
          <w:sz w:val="28"/>
          <w:szCs w:val="28"/>
        </w:rPr>
        <w:t xml:space="preserve">means ’the earth,’ because according to the dictionaries the words </w:t>
      </w:r>
      <w:r w:rsidRPr="00790008">
        <w:rPr>
          <w:rStyle w:val="BookTitle"/>
          <w:rFonts w:asciiTheme="minorHAnsi" w:hAnsiTheme="minorHAnsi" w:cstheme="minorHAnsi"/>
          <w:b w:val="0"/>
          <w:bCs w:val="0"/>
          <w:i/>
          <w:iCs/>
          <w:color w:val="000000"/>
          <w:sz w:val="28"/>
          <w:szCs w:val="28"/>
        </w:rPr>
        <w:t>śarīra, ākṛti, deha, ku, pṛthvī,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mahī</w:t>
      </w:r>
      <w:r w:rsidRPr="00790008">
        <w:rPr>
          <w:rStyle w:val="BookTitle"/>
          <w:rFonts w:asciiTheme="minorHAnsi" w:hAnsiTheme="minorHAnsi" w:cstheme="minorHAnsi"/>
          <w:b w:val="0"/>
          <w:bCs w:val="0"/>
          <w:color w:val="000000"/>
          <w:sz w:val="28"/>
          <w:szCs w:val="28"/>
        </w:rPr>
        <w:t xml:space="preserve"> all have similar meanings.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says that the phrase ’Lord Hari gave up His body’ means ’He left the earth.’ Since He is the personification of eternal bliss, there cannot be any other meaning. Although the Supreme Lord Viṣṇu is the personification of knowledge, like an actor He exhibits a dead form or dead body resembling Himself in order to bewilder the materialists.”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109D91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ākṛti </w:t>
      </w:r>
      <w:r w:rsidRPr="00790008">
        <w:rPr>
          <w:rStyle w:val="BookTitle"/>
          <w:rFonts w:asciiTheme="minorHAnsi" w:hAnsiTheme="minorHAnsi" w:cstheme="minorHAnsi"/>
          <w:b w:val="0"/>
          <w:bCs w:val="0"/>
          <w:color w:val="000000"/>
          <w:sz w:val="28"/>
          <w:szCs w:val="28"/>
        </w:rPr>
        <w:t xml:space="preserve">means ’the earth,’ and the word </w:t>
      </w:r>
      <w:r w:rsidRPr="00790008">
        <w:rPr>
          <w:rStyle w:val="BookTitle"/>
          <w:rFonts w:asciiTheme="minorHAnsi" w:hAnsiTheme="minorHAnsi" w:cstheme="minorHAnsi"/>
          <w:b w:val="0"/>
          <w:bCs w:val="0"/>
          <w:i/>
          <w:iCs/>
          <w:color w:val="000000"/>
          <w:sz w:val="28"/>
          <w:szCs w:val="28"/>
        </w:rPr>
        <w:t>deha</w:t>
      </w:r>
      <w:r w:rsidRPr="00790008">
        <w:rPr>
          <w:rStyle w:val="BookTitle"/>
          <w:rFonts w:asciiTheme="minorHAnsi" w:hAnsiTheme="minorHAnsi" w:cstheme="minorHAnsi"/>
          <w:b w:val="0"/>
          <w:bCs w:val="0"/>
          <w:color w:val="000000"/>
          <w:sz w:val="28"/>
          <w:szCs w:val="28"/>
        </w:rPr>
        <w:t xml:space="preserve"> also means ’the earth.’ Because the Vedic statement </w:t>
      </w:r>
      <w:r w:rsidRPr="00790008">
        <w:rPr>
          <w:rStyle w:val="BookTitle"/>
          <w:rFonts w:asciiTheme="minorHAnsi" w:hAnsiTheme="minorHAnsi" w:cstheme="minorHAnsi"/>
          <w:b w:val="0"/>
          <w:bCs w:val="0"/>
          <w:i/>
          <w:iCs/>
          <w:color w:val="000000"/>
          <w:sz w:val="28"/>
          <w:szCs w:val="28"/>
        </w:rPr>
        <w:t>yasya pṛthivī śarīram</w:t>
      </w:r>
      <w:r w:rsidRPr="00790008">
        <w:rPr>
          <w:rStyle w:val="BookTitle"/>
          <w:rFonts w:asciiTheme="minorHAnsi" w:hAnsiTheme="minorHAnsi" w:cstheme="minorHAnsi"/>
          <w:b w:val="0"/>
          <w:bCs w:val="0"/>
          <w:color w:val="000000"/>
          <w:sz w:val="28"/>
          <w:szCs w:val="28"/>
        </w:rPr>
        <w:t>—’whose body is the earth’ is the evidence.” (Śrī Vijayadhvaja)</w:t>
      </w:r>
    </w:p>
    <w:p w14:paraId="07D9B1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ākṛti</w:t>
      </w:r>
      <w:r w:rsidRPr="00790008">
        <w:rPr>
          <w:rStyle w:val="BookTitle"/>
          <w:rFonts w:asciiTheme="minorHAnsi" w:hAnsiTheme="minorHAnsi" w:cstheme="minorHAnsi"/>
          <w:b w:val="0"/>
          <w:bCs w:val="0"/>
          <w:color w:val="000000"/>
          <w:sz w:val="28"/>
          <w:szCs w:val="28"/>
        </w:rPr>
        <w:t xml:space="preserve"> means ’like a human form.’” (Śrīdhara Svāmipāda)</w:t>
      </w:r>
    </w:p>
    <w:p w14:paraId="457EE5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nidhana</w:t>
      </w:r>
      <w:r w:rsidRPr="00790008">
        <w:rPr>
          <w:rStyle w:val="BookTitle"/>
          <w:rFonts w:asciiTheme="minorHAnsi" w:hAnsiTheme="minorHAnsi" w:cstheme="minorHAnsi"/>
          <w:b w:val="0"/>
          <w:bCs w:val="0"/>
          <w:color w:val="000000"/>
          <w:sz w:val="28"/>
          <w:szCs w:val="28"/>
        </w:rPr>
        <w:t xml:space="preserve"> refers to Kṛṣṇa’s eternal abode, which is the greatest wealth. According to the two statements: </w:t>
      </w:r>
      <w:r w:rsidRPr="00790008">
        <w:rPr>
          <w:rStyle w:val="BookTitle"/>
          <w:rFonts w:asciiTheme="minorHAnsi" w:hAnsiTheme="minorHAnsi" w:cstheme="minorHAnsi"/>
          <w:b w:val="0"/>
          <w:bCs w:val="0"/>
          <w:i/>
          <w:iCs/>
          <w:color w:val="000000"/>
          <w:sz w:val="28"/>
          <w:szCs w:val="28"/>
        </w:rPr>
        <w:t>martya-lokaṁ jihāsatā</w:t>
      </w:r>
      <w:r w:rsidRPr="00790008">
        <w:rPr>
          <w:rStyle w:val="BookTitle"/>
          <w:rFonts w:asciiTheme="minorHAnsi" w:hAnsiTheme="minorHAnsi" w:cstheme="minorHAnsi"/>
          <w:b w:val="0"/>
          <w:bCs w:val="0"/>
          <w:color w:val="000000"/>
          <w:sz w:val="28"/>
          <w:szCs w:val="28"/>
        </w:rPr>
        <w:t xml:space="preserve">—’By the Lord, who desired to quit the mortal world,’ in the previous verse 26, and </w:t>
      </w:r>
      <w:r w:rsidRPr="00790008">
        <w:rPr>
          <w:rStyle w:val="BookTitle"/>
          <w:rFonts w:asciiTheme="minorHAnsi" w:hAnsiTheme="minorHAnsi" w:cstheme="minorHAnsi"/>
          <w:b w:val="0"/>
          <w:bCs w:val="0"/>
          <w:i/>
          <w:iCs/>
          <w:color w:val="000000"/>
          <w:sz w:val="28"/>
          <w:szCs w:val="28"/>
        </w:rPr>
        <w:t>asmāl lokād uparate</w:t>
      </w:r>
      <w:r w:rsidRPr="00790008">
        <w:rPr>
          <w:rStyle w:val="BookTitle"/>
          <w:rFonts w:asciiTheme="minorHAnsi" w:hAnsiTheme="minorHAnsi" w:cstheme="minorHAnsi"/>
          <w:b w:val="0"/>
          <w:bCs w:val="0"/>
          <w:color w:val="000000"/>
          <w:sz w:val="28"/>
          <w:szCs w:val="28"/>
        </w:rPr>
        <w:t xml:space="preserve">—’When the Lord leaves the vision of this mundane world,’ of verse 30, the word </w:t>
      </w:r>
      <w:r w:rsidRPr="00790008">
        <w:rPr>
          <w:rStyle w:val="BookTitle"/>
          <w:rFonts w:asciiTheme="minorHAnsi" w:hAnsiTheme="minorHAnsi" w:cstheme="minorHAnsi"/>
          <w:b w:val="0"/>
          <w:bCs w:val="0"/>
          <w:i/>
          <w:iCs/>
          <w:color w:val="000000"/>
          <w:sz w:val="28"/>
          <w:szCs w:val="28"/>
        </w:rPr>
        <w:t>ākṛti</w:t>
      </w:r>
      <w:r w:rsidRPr="00790008">
        <w:rPr>
          <w:rStyle w:val="BookTitle"/>
          <w:rFonts w:asciiTheme="minorHAnsi" w:hAnsiTheme="minorHAnsi" w:cstheme="minorHAnsi"/>
          <w:b w:val="0"/>
          <w:bCs w:val="0"/>
          <w:color w:val="000000"/>
          <w:sz w:val="28"/>
          <w:szCs w:val="28"/>
        </w:rPr>
        <w:t xml:space="preserve"> refers to the universal form of the Lord. If one is particularly inquisitive regarding this subject, he should study </w:t>
      </w:r>
      <w:r w:rsidRPr="00790008">
        <w:rPr>
          <w:rStyle w:val="BookTitle"/>
          <w:rFonts w:asciiTheme="minorHAnsi" w:hAnsiTheme="minorHAnsi" w:cstheme="minorHAnsi"/>
          <w:b w:val="0"/>
          <w:bCs w:val="0"/>
          <w:i/>
          <w:iCs/>
          <w:color w:val="000000"/>
          <w:sz w:val="28"/>
          <w:szCs w:val="28"/>
        </w:rPr>
        <w:t>Śrī Kṛṣṇa-sandarbha</w:t>
      </w:r>
      <w:r w:rsidRPr="00790008">
        <w:rPr>
          <w:rStyle w:val="BookTitle"/>
          <w:rFonts w:asciiTheme="minorHAnsi" w:hAnsiTheme="minorHAnsi" w:cstheme="minorHAnsi"/>
          <w:b w:val="0"/>
          <w:bCs w:val="0"/>
          <w:color w:val="000000"/>
          <w:sz w:val="28"/>
          <w:szCs w:val="28"/>
        </w:rPr>
        <w:t>, verse 93.”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302F36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purport of this verse is that Lord Hari gave up, </w:t>
      </w:r>
      <w:r w:rsidRPr="00790008">
        <w:rPr>
          <w:rStyle w:val="BookTitle"/>
          <w:rFonts w:asciiTheme="minorHAnsi" w:hAnsiTheme="minorHAnsi" w:cstheme="minorHAnsi"/>
          <w:b w:val="0"/>
          <w:bCs w:val="0"/>
          <w:i/>
          <w:iCs/>
          <w:color w:val="000000"/>
          <w:sz w:val="28"/>
          <w:szCs w:val="28"/>
        </w:rPr>
        <w:t xml:space="preserve">ā </w:t>
      </w:r>
      <w:r w:rsidRPr="00790008">
        <w:rPr>
          <w:rStyle w:val="BookTitle"/>
          <w:rFonts w:asciiTheme="minorHAnsi" w:hAnsiTheme="minorHAnsi" w:cstheme="minorHAnsi"/>
          <w:b w:val="0"/>
          <w:bCs w:val="0"/>
          <w:color w:val="000000"/>
          <w:sz w:val="28"/>
          <w:szCs w:val="28"/>
        </w:rPr>
        <w:t>(completely)+</w:t>
      </w:r>
      <w:r w:rsidRPr="00790008">
        <w:rPr>
          <w:rStyle w:val="BookTitle"/>
          <w:rFonts w:asciiTheme="minorHAnsi" w:hAnsiTheme="minorHAnsi" w:cstheme="minorHAnsi"/>
          <w:b w:val="0"/>
          <w:bCs w:val="0"/>
          <w:i/>
          <w:iCs/>
          <w:color w:val="000000"/>
          <w:sz w:val="28"/>
          <w:szCs w:val="28"/>
        </w:rPr>
        <w:t xml:space="preserve">kṛti </w:t>
      </w:r>
      <w:r w:rsidRPr="00790008">
        <w:rPr>
          <w:rStyle w:val="BookTitle"/>
          <w:rFonts w:asciiTheme="minorHAnsi" w:hAnsiTheme="minorHAnsi" w:cstheme="minorHAnsi"/>
          <w:b w:val="0"/>
          <w:bCs w:val="0"/>
          <w:color w:val="000000"/>
          <w:sz w:val="28"/>
          <w:szCs w:val="28"/>
        </w:rPr>
        <w:t xml:space="preserve">(activities or pastimes in the material world); in other words, ’He finished.’ The word </w:t>
      </w:r>
      <w:r w:rsidRPr="00790008">
        <w:rPr>
          <w:rStyle w:val="BookTitle"/>
          <w:rFonts w:asciiTheme="minorHAnsi" w:hAnsiTheme="minorHAnsi" w:cstheme="minorHAnsi"/>
          <w:b w:val="0"/>
          <w:bCs w:val="0"/>
          <w:i/>
          <w:iCs/>
          <w:color w:val="000000"/>
          <w:sz w:val="28"/>
          <w:szCs w:val="28"/>
        </w:rPr>
        <w:t xml:space="preserve">tyakṣyan </w:t>
      </w:r>
      <w:r w:rsidRPr="00790008">
        <w:rPr>
          <w:rStyle w:val="BookTitle"/>
          <w:rFonts w:asciiTheme="minorHAnsi" w:hAnsiTheme="minorHAnsi" w:cstheme="minorHAnsi"/>
          <w:b w:val="0"/>
          <w:bCs w:val="0"/>
          <w:color w:val="000000"/>
          <w:sz w:val="28"/>
          <w:szCs w:val="28"/>
        </w:rPr>
        <w:t xml:space="preserve">(since the verb </w:t>
      </w:r>
      <w:r w:rsidRPr="00790008">
        <w:rPr>
          <w:rStyle w:val="BookTitle"/>
          <w:rFonts w:asciiTheme="minorHAnsi" w:hAnsiTheme="minorHAnsi" w:cstheme="minorHAnsi"/>
          <w:b w:val="0"/>
          <w:bCs w:val="0"/>
          <w:i/>
          <w:iCs/>
          <w:color w:val="000000"/>
          <w:sz w:val="28"/>
          <w:szCs w:val="28"/>
        </w:rPr>
        <w:t xml:space="preserve">tyaj </w:t>
      </w:r>
      <w:r w:rsidRPr="00790008">
        <w:rPr>
          <w:rStyle w:val="BookTitle"/>
          <w:rFonts w:asciiTheme="minorHAnsi" w:hAnsiTheme="minorHAnsi" w:cstheme="minorHAnsi"/>
          <w:b w:val="0"/>
          <w:bCs w:val="0"/>
          <w:color w:val="000000"/>
          <w:sz w:val="28"/>
          <w:szCs w:val="28"/>
        </w:rPr>
        <w:t xml:space="preserve">is used to mean ’give’) indicates that Lord Kṛṣṇa desired to give sustenance to the devotees headed by Brahmā by sending His plenary portion, Nārāyaṇa, to Vaikuṇṭha. In his </w:t>
      </w:r>
      <w:r w:rsidRPr="00790008">
        <w:rPr>
          <w:rStyle w:val="BookTitle"/>
          <w:rFonts w:asciiTheme="minorHAnsi" w:hAnsiTheme="minorHAnsi" w:cstheme="minorHAnsi"/>
          <w:b w:val="0"/>
          <w:bCs w:val="0"/>
          <w:i/>
          <w:iCs/>
          <w:color w:val="000000"/>
          <w:sz w:val="28"/>
          <w:szCs w:val="28"/>
        </w:rPr>
        <w:t xml:space="preserve">Sandarbhas, </w:t>
      </w:r>
      <w:r w:rsidRPr="00790008">
        <w:rPr>
          <w:rStyle w:val="BookTitle"/>
          <w:rFonts w:asciiTheme="minorHAnsi" w:hAnsiTheme="minorHAnsi" w:cstheme="minorHAnsi"/>
          <w:b w:val="0"/>
          <w:bCs w:val="0"/>
          <w:color w:val="000000"/>
          <w:sz w:val="28"/>
          <w:szCs w:val="28"/>
        </w:rPr>
        <w:t xml:space="preserve">Śrī Jīvapāda says that the word </w:t>
      </w:r>
      <w:r w:rsidRPr="00790008">
        <w:rPr>
          <w:rStyle w:val="BookTitle"/>
          <w:rFonts w:asciiTheme="minorHAnsi" w:hAnsiTheme="minorHAnsi" w:cstheme="minorHAnsi"/>
          <w:b w:val="0"/>
          <w:bCs w:val="0"/>
          <w:i/>
          <w:iCs/>
          <w:color w:val="000000"/>
          <w:sz w:val="28"/>
          <w:szCs w:val="28"/>
        </w:rPr>
        <w:t xml:space="preserve">deha </w:t>
      </w:r>
      <w:r w:rsidRPr="00790008">
        <w:rPr>
          <w:rStyle w:val="BookTitle"/>
          <w:rFonts w:asciiTheme="minorHAnsi" w:hAnsiTheme="minorHAnsi" w:cstheme="minorHAnsi"/>
          <w:b w:val="0"/>
          <w:bCs w:val="0"/>
          <w:color w:val="000000"/>
          <w:sz w:val="28"/>
          <w:szCs w:val="28"/>
        </w:rPr>
        <w:t>refers to the earth, which is the Lord’s universal form.” (Śrī Viśvanātha)</w:t>
      </w:r>
    </w:p>
    <w:p w14:paraId="1E4124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(11.30.2) Śrī Parīkṣit speaks to Śrī Śukadeva as follows: </w:t>
      </w:r>
      <w:r w:rsidRPr="00790008">
        <w:rPr>
          <w:rStyle w:val="BookTitle"/>
          <w:rFonts w:asciiTheme="minorHAnsi" w:hAnsiTheme="minorHAnsi" w:cstheme="minorHAnsi"/>
          <w:b w:val="0"/>
          <w:bCs w:val="0"/>
          <w:i/>
          <w:iCs/>
          <w:color w:val="000000"/>
          <w:sz w:val="28"/>
          <w:szCs w:val="28"/>
        </w:rPr>
        <w:lastRenderedPageBreak/>
        <w:t>tanūṁ sa katham atyajat</w:t>
      </w:r>
      <w:r w:rsidRPr="00790008">
        <w:rPr>
          <w:rStyle w:val="BookTitle"/>
          <w:rFonts w:asciiTheme="minorHAnsi" w:hAnsiTheme="minorHAnsi" w:cstheme="minorHAnsi"/>
          <w:b w:val="0"/>
          <w:bCs w:val="0"/>
          <w:color w:val="000000"/>
          <w:sz w:val="28"/>
          <w:szCs w:val="28"/>
        </w:rPr>
        <w:t xml:space="preserve">—“How could He give up His body?” In Śrī Madhvācārya’s explanation on this portion of the verse, he says that the Lord made His form completely disappear, because the verb </w:t>
      </w:r>
      <w:r w:rsidRPr="00790008">
        <w:rPr>
          <w:rStyle w:val="BookTitle"/>
          <w:rFonts w:asciiTheme="minorHAnsi" w:hAnsiTheme="minorHAnsi" w:cstheme="minorHAnsi"/>
          <w:b w:val="0"/>
          <w:bCs w:val="0"/>
          <w:i/>
          <w:iCs/>
          <w:color w:val="000000"/>
          <w:sz w:val="28"/>
          <w:szCs w:val="28"/>
        </w:rPr>
        <w:t>aj</w:t>
      </w:r>
      <w:r w:rsidRPr="00790008">
        <w:rPr>
          <w:rStyle w:val="BookTitle"/>
          <w:rFonts w:asciiTheme="minorHAnsi" w:hAnsiTheme="minorHAnsi" w:cstheme="minorHAnsi"/>
          <w:b w:val="0"/>
          <w:bCs w:val="0"/>
          <w:color w:val="000000"/>
          <w:sz w:val="28"/>
          <w:szCs w:val="28"/>
        </w:rPr>
        <w:t xml:space="preserve"> in this verse is used to mean “take away.” In other words, the Lord took away His form or made it disappear from the earth to heaven (Goloka-dhāma).</w:t>
      </w:r>
    </w:p>
    <w:p w14:paraId="441FF2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(11.30.40) Śrī Śukadeva speaks to Śrī Parīkṣit as follows: </w:t>
      </w:r>
      <w:r w:rsidRPr="00790008">
        <w:rPr>
          <w:rStyle w:val="BookTitle"/>
          <w:rFonts w:asciiTheme="minorHAnsi" w:hAnsiTheme="minorHAnsi" w:cstheme="minorHAnsi"/>
          <w:b w:val="0"/>
          <w:bCs w:val="0"/>
          <w:i/>
          <w:iCs/>
          <w:color w:val="000000"/>
          <w:sz w:val="28"/>
          <w:szCs w:val="28"/>
        </w:rPr>
        <w:t>ity ādiṣṭo bhagavatā kṛṣṇenecchā-śarīriṇā</w:t>
      </w:r>
      <w:r w:rsidRPr="00790008">
        <w:rPr>
          <w:rStyle w:val="BookTitle"/>
          <w:rFonts w:asciiTheme="minorHAnsi" w:hAnsiTheme="minorHAnsi" w:cstheme="minorHAnsi"/>
          <w:b w:val="0"/>
          <w:bCs w:val="0"/>
          <w:color w:val="000000"/>
          <w:sz w:val="28"/>
          <w:szCs w:val="28"/>
        </w:rPr>
        <w:t>—“[The hunter was] thus instructed by the Supreme Lord Kṛṣṇa, who assumes His transcendental body by His own will.” Commentaries on this portion of the verse are as follows.</w:t>
      </w:r>
    </w:p>
    <w:p w14:paraId="189A43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made His own form, which is the personification of pure goodness, disappear and simply imitated mortal beings by leaving behind a replica of His form. The act of imitation by the Lord will be clearly seen later 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 wherein Śukadeva Gosvāmī speaks to Parīkṣit Mahārāja as follows: ’Most of the demigods and other higher beings led by Brahmā could not see Lord Kṛṣṇa as He was entering His own abode, since He did not reveal His movements. But some of them did catch sight of Him, and they were extremely amazed.’” (Śrīdhara Svāmipāda)</w:t>
      </w:r>
    </w:p>
    <w:p w14:paraId="7126C8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icchā-śarīriṇā</w:t>
      </w:r>
      <w:r w:rsidRPr="00790008">
        <w:rPr>
          <w:rStyle w:val="BookTitle"/>
          <w:rFonts w:asciiTheme="minorHAnsi" w:hAnsiTheme="minorHAnsi" w:cstheme="minorHAnsi"/>
          <w:b w:val="0"/>
          <w:bCs w:val="0"/>
          <w:color w:val="000000"/>
          <w:sz w:val="28"/>
          <w:szCs w:val="28"/>
        </w:rPr>
        <w:t xml:space="preserve"> means ’by He whose body is manifested simply by His own will,’ in other words, His appearance (and disappearance) are manifested by His inconceivable supreme will. There is no need to think of any other reason in this regard.”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77F3A5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icchā-śarīriṇā</w:t>
      </w:r>
      <w:r w:rsidRPr="00790008">
        <w:rPr>
          <w:rStyle w:val="BookTitle"/>
          <w:rFonts w:asciiTheme="minorHAnsi" w:hAnsiTheme="minorHAnsi" w:cstheme="minorHAnsi"/>
          <w:b w:val="0"/>
          <w:bCs w:val="0"/>
          <w:color w:val="000000"/>
          <w:sz w:val="28"/>
          <w:szCs w:val="28"/>
        </w:rPr>
        <w:t xml:space="preserve"> means ’by He who out of His own will accepts a transcendental body, which is glorified by everyone.’” (Śrī Viśvanātha)</w:t>
      </w:r>
    </w:p>
    <w:p w14:paraId="59264D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(11.30.49) the Supreme Lord speaks to His chariot driver, Dāruka, as follows: </w:t>
      </w:r>
      <w:r w:rsidRPr="00790008">
        <w:rPr>
          <w:rStyle w:val="BookTitle"/>
          <w:rFonts w:asciiTheme="minorHAnsi" w:hAnsiTheme="minorHAnsi" w:cstheme="minorHAnsi"/>
          <w:b w:val="0"/>
          <w:bCs w:val="0"/>
          <w:i/>
          <w:iCs/>
          <w:color w:val="000000"/>
          <w:sz w:val="28"/>
          <w:szCs w:val="28"/>
        </w:rPr>
        <w:t>man-māyā-racitām etāṁ vijñayopaśamaṁ vraja</w:t>
      </w:r>
      <w:r w:rsidRPr="00790008">
        <w:rPr>
          <w:rStyle w:val="BookTitle"/>
          <w:rFonts w:asciiTheme="minorHAnsi" w:hAnsiTheme="minorHAnsi" w:cstheme="minorHAnsi"/>
          <w:b w:val="0"/>
          <w:bCs w:val="0"/>
          <w:color w:val="000000"/>
          <w:sz w:val="28"/>
          <w:szCs w:val="28"/>
        </w:rPr>
        <w:t>—“Understanding these pastimes to be a display of My illusory potency, you should remain peaceful.” This verse is explained as follows.</w:t>
      </w:r>
    </w:p>
    <w:p w14:paraId="2D7D1D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solace Dāruka, the Lord explains in this verse that His pastime of giving up His body is like a magic act created by the power of His illusory energy. ’Know that My recent activities like the annihilation of the Yadu dynasty and the giving up of My body, which were manifest before the eyes of ordinary people, are like a magic show created by My illusory energy; thus you should remain indifferent.’ The word </w:t>
      </w:r>
      <w:r w:rsidRPr="00790008">
        <w:rPr>
          <w:rStyle w:val="BookTitle"/>
          <w:rFonts w:asciiTheme="minorHAnsi" w:hAnsiTheme="minorHAnsi" w:cstheme="minorHAnsi"/>
          <w:b w:val="0"/>
          <w:bCs w:val="0"/>
          <w:i/>
          <w:iCs/>
          <w:color w:val="000000"/>
          <w:sz w:val="28"/>
          <w:szCs w:val="28"/>
        </w:rPr>
        <w:t xml:space="preserve">tu </w:t>
      </w:r>
      <w:r w:rsidRPr="00790008">
        <w:rPr>
          <w:rStyle w:val="BookTitle"/>
          <w:rFonts w:asciiTheme="minorHAnsi" w:hAnsiTheme="minorHAnsi" w:cstheme="minorHAnsi"/>
          <w:b w:val="0"/>
          <w:bCs w:val="0"/>
          <w:color w:val="000000"/>
          <w:sz w:val="28"/>
          <w:szCs w:val="28"/>
        </w:rPr>
        <w:t>[in the first half of the above verse] means ’let ordinary people who are averse to Me be bewildered, but it is not reasonable for you to be bewildered.’”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33E4E64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speaks to Parīkṣit Mahārāja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(11.31.6) as follows:</w:t>
      </w:r>
    </w:p>
    <w:p w14:paraId="6F61E8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lokābhirāmāṁ sva-tanuṁ      dhāraṇā-dhyāna-maṅgalam</w:t>
      </w:r>
      <w:r w:rsidRPr="00790008">
        <w:rPr>
          <w:rStyle w:val="BookTitle"/>
          <w:rFonts w:asciiTheme="minorHAnsi" w:hAnsiTheme="minorHAnsi" w:cstheme="minorHAnsi"/>
          <w:b w:val="0"/>
          <w:bCs w:val="0"/>
          <w:color w:val="000000"/>
          <w:sz w:val="28"/>
          <w:szCs w:val="28"/>
        </w:rPr>
        <w:br/>
        <w:t>yoga-dhāraṇayāgneyyā-      dagdhvā dhāmāviśat svakam</w:t>
      </w:r>
    </w:p>
    <w:p w14:paraId="1A144E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employing the mystic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to burn up His transcendental body, which is the all-attractive resting place of all the worlds and the object of all contemplation and meditation, Lord Kṛṣṇa entered into His own abode.” Commentaries on this verse are as follows.</w:t>
      </w:r>
    </w:p>
    <w:p w14:paraId="18183E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entered His own abode without burning His own body with fire. In the </w:t>
      </w:r>
      <w:r w:rsidRPr="00790008">
        <w:rPr>
          <w:rStyle w:val="BookTitle"/>
          <w:rFonts w:asciiTheme="minorHAnsi" w:hAnsiTheme="minorHAnsi" w:cstheme="minorHAnsi"/>
          <w:b w:val="0"/>
          <w:bCs w:val="0"/>
          <w:i/>
          <w:iCs/>
          <w:color w:val="000000"/>
          <w:sz w:val="28"/>
          <w:szCs w:val="28"/>
        </w:rPr>
        <w:t xml:space="preserve">Tantra-bhāgavata </w:t>
      </w:r>
      <w:r w:rsidRPr="00790008">
        <w:rPr>
          <w:rStyle w:val="BookTitle"/>
          <w:rFonts w:asciiTheme="minorHAnsi" w:hAnsiTheme="minorHAnsi" w:cstheme="minorHAnsi"/>
          <w:b w:val="0"/>
          <w:bCs w:val="0"/>
          <w:color w:val="000000"/>
          <w:sz w:val="28"/>
          <w:szCs w:val="28"/>
        </w:rPr>
        <w:t xml:space="preserve">it is stated: ’All other demigods reach their supreme destination by burning their own bodies through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but the Supreme Lord Hari, who has various forms headed by Kṛṣṇa and Nṛsiṁha, is eternally blissful, therefore He enters His abode without burning His body. He destroys the demigods’ subtle bodies, and dances in the midst of them at the time of annihilation.’”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751E51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yogis who (possess the quality to) ’die at will’ burn their own body with the fire of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yoga meditation and enter other planets, but this is not the case with the Supreme Lord Kṛṣṇa. He entered His own abode, Vaikuṇṭha, with the same form, without burning it. The reason is that all planets are fully present in His limbs, so if His body, which is the shelter worlds, is burned, the worlds will also be burned. Till now it has been seen that meeting and achieving the fruits of meeting the Lord by the worshipers of the Lord is simply attained through the process of meditation. Had the Supreme Lord burned His form, then adjectives for His form like </w:t>
      </w:r>
      <w:r w:rsidRPr="00790008">
        <w:rPr>
          <w:rStyle w:val="BookTitle"/>
          <w:rFonts w:asciiTheme="minorHAnsi" w:hAnsiTheme="minorHAnsi" w:cstheme="minorHAnsi"/>
          <w:b w:val="0"/>
          <w:bCs w:val="0"/>
          <w:i/>
          <w:iCs/>
          <w:color w:val="000000"/>
          <w:sz w:val="28"/>
          <w:szCs w:val="28"/>
        </w:rPr>
        <w:t>lokābhirāmāṁ</w:t>
      </w:r>
      <w:r w:rsidRPr="00790008">
        <w:rPr>
          <w:rStyle w:val="BookTitle"/>
          <w:rFonts w:asciiTheme="minorHAnsi" w:hAnsiTheme="minorHAnsi" w:cstheme="minorHAnsi"/>
          <w:b w:val="0"/>
          <w:bCs w:val="0"/>
          <w:color w:val="000000"/>
          <w:sz w:val="28"/>
          <w:szCs w:val="28"/>
        </w:rPr>
        <w:t>—’attractive to all the worlds’ would become meaningless, therefore He disappeared without burning His form. This is the appropriate meaning.” (Śrīdhara Svāmī)</w:t>
      </w:r>
    </w:p>
    <w:p w14:paraId="271662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word from a statement has another meaning, then according to the logic from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(1.1.22), </w:t>
      </w:r>
      <w:r w:rsidRPr="00790008">
        <w:rPr>
          <w:rStyle w:val="BookTitle"/>
          <w:rFonts w:asciiTheme="minorHAnsi" w:hAnsiTheme="minorHAnsi" w:cstheme="minorHAnsi"/>
          <w:b w:val="0"/>
          <w:bCs w:val="0"/>
          <w:i/>
          <w:iCs/>
          <w:color w:val="000000"/>
          <w:sz w:val="28"/>
          <w:szCs w:val="28"/>
        </w:rPr>
        <w:t>ākāśas tal-liṅgāt</w:t>
      </w:r>
      <w:r w:rsidRPr="00790008">
        <w:rPr>
          <w:rStyle w:val="BookTitle"/>
          <w:rFonts w:asciiTheme="minorHAnsi" w:hAnsiTheme="minorHAnsi" w:cstheme="minorHAnsi"/>
          <w:b w:val="0"/>
          <w:bCs w:val="0"/>
          <w:color w:val="000000"/>
          <w:sz w:val="28"/>
          <w:szCs w:val="28"/>
        </w:rPr>
        <w:t xml:space="preserve">—’the Supreme Brahman </w:t>
      </w:r>
      <w:r w:rsidRPr="00790008">
        <w:rPr>
          <w:rStyle w:val="EndnoteReference"/>
          <w:rFonts w:asciiTheme="minorHAnsi" w:hAnsiTheme="minorHAnsi" w:cstheme="minorHAnsi"/>
        </w:rPr>
        <w:endnoteReference w:id="8"/>
      </w:r>
      <w:r w:rsidRPr="00790008">
        <w:rPr>
          <w:rStyle w:val="BookTitle"/>
          <w:rFonts w:asciiTheme="minorHAnsi" w:hAnsiTheme="minorHAnsi" w:cstheme="minorHAnsi"/>
          <w:b w:val="0"/>
          <w:bCs w:val="0"/>
          <w:color w:val="000000"/>
          <w:sz w:val="28"/>
          <w:szCs w:val="28"/>
        </w:rPr>
        <w:t xml:space="preserve">1 is the collective ingredient of all living entities and the five gross material elements,” only the principle instructive meaning of the statement is accepted. Therefore the meaning that is derived from the word </w:t>
      </w:r>
      <w:r w:rsidRPr="00790008">
        <w:rPr>
          <w:rStyle w:val="BookTitle"/>
          <w:rFonts w:asciiTheme="minorHAnsi" w:hAnsiTheme="minorHAnsi" w:cstheme="minorHAnsi"/>
          <w:b w:val="0"/>
          <w:bCs w:val="0"/>
          <w:i/>
          <w:iCs/>
          <w:color w:val="000000"/>
          <w:sz w:val="28"/>
          <w:szCs w:val="28"/>
        </w:rPr>
        <w:t>dagdhvā,</w:t>
      </w:r>
      <w:r w:rsidRPr="00790008">
        <w:rPr>
          <w:rStyle w:val="BookTitle"/>
          <w:rFonts w:asciiTheme="minorHAnsi" w:hAnsiTheme="minorHAnsi" w:cstheme="minorHAnsi"/>
          <w:b w:val="0"/>
          <w:bCs w:val="0"/>
          <w:color w:val="000000"/>
          <w:sz w:val="28"/>
          <w:szCs w:val="28"/>
        </w:rPr>
        <w:t xml:space="preserve"> or “burning,” is subdued by words like </w:t>
      </w:r>
      <w:r w:rsidRPr="00790008">
        <w:rPr>
          <w:rStyle w:val="BookTitle"/>
          <w:rFonts w:asciiTheme="minorHAnsi" w:hAnsiTheme="minorHAnsi" w:cstheme="minorHAnsi"/>
          <w:b w:val="0"/>
          <w:bCs w:val="0"/>
          <w:i/>
          <w:iCs/>
          <w:color w:val="000000"/>
          <w:sz w:val="28"/>
          <w:szCs w:val="28"/>
        </w:rPr>
        <w:t xml:space="preserve">lokābhirāmāṁ, </w:t>
      </w:r>
      <w:r w:rsidRPr="00790008">
        <w:rPr>
          <w:rStyle w:val="BookTitle"/>
          <w:rFonts w:asciiTheme="minorHAnsi" w:hAnsiTheme="minorHAnsi" w:cstheme="minorHAnsi"/>
          <w:b w:val="0"/>
          <w:bCs w:val="0"/>
          <w:color w:val="000000"/>
          <w:sz w:val="28"/>
          <w:szCs w:val="28"/>
        </w:rPr>
        <w:t xml:space="preserve">which reveal the meaning </w:t>
      </w:r>
      <w:r w:rsidRPr="00790008">
        <w:rPr>
          <w:rStyle w:val="BookTitle"/>
          <w:rFonts w:asciiTheme="minorHAnsi" w:hAnsiTheme="minorHAnsi" w:cstheme="minorHAnsi"/>
          <w:b w:val="0"/>
          <w:bCs w:val="0"/>
          <w:i/>
          <w:iCs/>
          <w:color w:val="000000"/>
          <w:sz w:val="28"/>
          <w:szCs w:val="28"/>
        </w:rPr>
        <w:t>adagdhvā,</w:t>
      </w:r>
      <w:r w:rsidRPr="00790008">
        <w:rPr>
          <w:rStyle w:val="BookTitle"/>
          <w:rFonts w:asciiTheme="minorHAnsi" w:hAnsiTheme="minorHAnsi" w:cstheme="minorHAnsi"/>
          <w:b w:val="0"/>
          <w:bCs w:val="0"/>
          <w:color w:val="000000"/>
          <w:sz w:val="28"/>
          <w:szCs w:val="28"/>
        </w:rPr>
        <w:t xml:space="preserve"> or “not burning. </w:t>
      </w:r>
      <w:r w:rsidRPr="00790008">
        <w:rPr>
          <w:rStyle w:val="EndnoteReference"/>
          <w:rFonts w:asciiTheme="minorHAnsi" w:hAnsiTheme="minorHAnsi" w:cstheme="minorHAnsi"/>
        </w:rPr>
        <w:endnoteReference w:id="9"/>
      </w:r>
      <w:r w:rsidRPr="00790008">
        <w:rPr>
          <w:rStyle w:val="BookTitle"/>
          <w:rFonts w:asciiTheme="minorHAnsi" w:hAnsiTheme="minorHAnsi" w:cstheme="minorHAnsi"/>
          <w:b w:val="0"/>
          <w:bCs w:val="0"/>
          <w:color w:val="000000"/>
          <w:sz w:val="28"/>
          <w:szCs w:val="28"/>
        </w:rPr>
        <w:t xml:space="preserve">2” The word </w:t>
      </w:r>
      <w:r w:rsidRPr="00790008">
        <w:rPr>
          <w:rStyle w:val="BookTitle"/>
          <w:rFonts w:asciiTheme="minorHAnsi" w:hAnsiTheme="minorHAnsi" w:cstheme="minorHAnsi"/>
          <w:b w:val="0"/>
          <w:bCs w:val="0"/>
          <w:i/>
          <w:iCs/>
          <w:color w:val="000000"/>
          <w:sz w:val="28"/>
          <w:szCs w:val="28"/>
        </w:rPr>
        <w:t xml:space="preserve">lokābhirāmāṁ </w:t>
      </w:r>
      <w:r w:rsidRPr="00790008">
        <w:rPr>
          <w:rStyle w:val="BookTitle"/>
          <w:rFonts w:asciiTheme="minorHAnsi" w:hAnsiTheme="minorHAnsi" w:cstheme="minorHAnsi"/>
          <w:b w:val="0"/>
          <w:bCs w:val="0"/>
          <w:color w:val="000000"/>
          <w:sz w:val="28"/>
          <w:szCs w:val="28"/>
        </w:rPr>
        <w:t xml:space="preserve">indicates that the Lord’s form is the shelter of the entire world. From the word </w:t>
      </w:r>
      <w:r w:rsidRPr="00790008">
        <w:rPr>
          <w:rStyle w:val="BookTitle"/>
          <w:rFonts w:asciiTheme="minorHAnsi" w:hAnsiTheme="minorHAnsi" w:cstheme="minorHAnsi"/>
          <w:b w:val="0"/>
          <w:bCs w:val="0"/>
          <w:i/>
          <w:iCs/>
          <w:color w:val="000000"/>
          <w:sz w:val="28"/>
          <w:szCs w:val="28"/>
        </w:rPr>
        <w:t>loka</w:t>
      </w:r>
      <w:r w:rsidRPr="00790008">
        <w:rPr>
          <w:rStyle w:val="BookTitle"/>
          <w:rFonts w:asciiTheme="minorHAnsi" w:hAnsiTheme="minorHAnsi" w:cstheme="minorHAnsi"/>
          <w:b w:val="0"/>
          <w:bCs w:val="0"/>
          <w:color w:val="000000"/>
          <w:sz w:val="28"/>
          <w:szCs w:val="28"/>
        </w:rPr>
        <w:t xml:space="preserve">, the eternal associates and devotees from Mahā-Vaikuṇṭha and all animate living entities beginning from those of the </w:t>
      </w:r>
      <w:r w:rsidRPr="00790008">
        <w:rPr>
          <w:rStyle w:val="BookTitle"/>
          <w:rFonts w:asciiTheme="minorHAnsi" w:hAnsiTheme="minorHAnsi" w:cstheme="minorHAnsi"/>
          <w:b w:val="0"/>
          <w:bCs w:val="0"/>
          <w:i/>
          <w:iCs/>
          <w:color w:val="000000"/>
          <w:sz w:val="28"/>
          <w:szCs w:val="28"/>
        </w:rPr>
        <w:t>ātmārāma-jñānīs</w:t>
      </w:r>
      <w:r w:rsidRPr="00790008">
        <w:rPr>
          <w:rStyle w:val="BookTitle"/>
          <w:rFonts w:asciiTheme="minorHAnsi" w:hAnsiTheme="minorHAnsi" w:cstheme="minorHAnsi"/>
          <w:b w:val="0"/>
          <w:bCs w:val="0"/>
          <w:color w:val="000000"/>
          <w:sz w:val="28"/>
          <w:szCs w:val="28"/>
        </w:rPr>
        <w:t xml:space="preserve">, self-satisfied transcendentalists, are indicated. Moreover, the words </w:t>
      </w:r>
      <w:r w:rsidRPr="00790008">
        <w:rPr>
          <w:rStyle w:val="BookTitle"/>
          <w:rFonts w:asciiTheme="minorHAnsi" w:hAnsiTheme="minorHAnsi" w:cstheme="minorHAnsi"/>
          <w:b w:val="0"/>
          <w:bCs w:val="0"/>
          <w:i/>
          <w:iCs/>
          <w:color w:val="000000"/>
          <w:sz w:val="28"/>
          <w:szCs w:val="28"/>
        </w:rPr>
        <w:t xml:space="preserve">dhāraṇā-dhyāna-maṅgalam </w:t>
      </w:r>
      <w:r w:rsidRPr="00790008">
        <w:rPr>
          <w:rStyle w:val="BookTitle"/>
          <w:rFonts w:asciiTheme="minorHAnsi" w:hAnsiTheme="minorHAnsi" w:cstheme="minorHAnsi"/>
          <w:b w:val="0"/>
          <w:bCs w:val="0"/>
          <w:color w:val="000000"/>
          <w:sz w:val="28"/>
          <w:szCs w:val="28"/>
        </w:rPr>
        <w:t xml:space="preserve">indicate that the form of the Lord is the </w:t>
      </w:r>
      <w:r w:rsidRPr="00790008">
        <w:rPr>
          <w:rStyle w:val="BookTitle"/>
          <w:rFonts w:asciiTheme="minorHAnsi" w:hAnsiTheme="minorHAnsi" w:cstheme="minorHAnsi"/>
          <w:b w:val="0"/>
          <w:bCs w:val="0"/>
          <w:color w:val="000000"/>
          <w:sz w:val="28"/>
          <w:szCs w:val="28"/>
        </w:rPr>
        <w:lastRenderedPageBreak/>
        <w:t xml:space="preserve">shelter of those engaged in spiritual practices. How can that which is auspicious for persons engaged in meditation be otherwise (abominable due to being destroyed through burning)? By the word </w:t>
      </w:r>
      <w:r w:rsidRPr="00790008">
        <w:rPr>
          <w:rStyle w:val="BookTitle"/>
          <w:rFonts w:asciiTheme="minorHAnsi" w:hAnsiTheme="minorHAnsi" w:cstheme="minorHAnsi"/>
          <w:b w:val="0"/>
          <w:bCs w:val="0"/>
          <w:i/>
          <w:iCs/>
          <w:color w:val="000000"/>
          <w:sz w:val="28"/>
          <w:szCs w:val="28"/>
        </w:rPr>
        <w:t>sva-tanuṁ</w:t>
      </w:r>
      <w:r w:rsidRPr="00790008">
        <w:rPr>
          <w:rStyle w:val="BookTitle"/>
          <w:rFonts w:asciiTheme="minorHAnsi" w:hAnsiTheme="minorHAnsi" w:cstheme="minorHAnsi"/>
          <w:b w:val="0"/>
          <w:bCs w:val="0"/>
          <w:color w:val="000000"/>
          <w:sz w:val="28"/>
          <w:szCs w:val="28"/>
        </w:rPr>
        <w:t xml:space="preserve">, which is a </w:t>
      </w:r>
      <w:r w:rsidRPr="00790008">
        <w:rPr>
          <w:rStyle w:val="BookTitle"/>
          <w:rFonts w:asciiTheme="minorHAnsi" w:hAnsiTheme="minorHAnsi" w:cstheme="minorHAnsi"/>
          <w:b w:val="0"/>
          <w:bCs w:val="0"/>
          <w:i/>
          <w:iCs/>
          <w:color w:val="000000"/>
          <w:sz w:val="28"/>
          <w:szCs w:val="28"/>
        </w:rPr>
        <w:t>karma-dhāraya-samāsa</w:t>
      </w:r>
      <w:r w:rsidRPr="00790008">
        <w:rPr>
          <w:rStyle w:val="BookTitle"/>
          <w:rFonts w:asciiTheme="minorHAnsi" w:hAnsiTheme="minorHAnsi" w:cstheme="minorHAnsi"/>
          <w:b w:val="0"/>
          <w:bCs w:val="0"/>
          <w:color w:val="000000"/>
          <w:sz w:val="28"/>
          <w:szCs w:val="28"/>
        </w:rPr>
        <w:t>, an appositional compound, conformity with the constitutional qualities in the form of the Lord (the blueness of the blue lotus) has been firmly established.</w:t>
      </w:r>
    </w:p>
    <w:p w14:paraId="20D00801" w14:textId="1793D2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to refute the </w:t>
      </w:r>
      <w:r w:rsidRPr="008A0C7E">
        <w:rPr>
          <w:rStyle w:val="BookTitle"/>
          <w:rFonts w:asciiTheme="minorHAnsi" w:hAnsiTheme="minorHAnsi" w:cstheme="minorHAnsi"/>
          <w:b w:val="0"/>
          <w:bCs w:val="0"/>
          <w:i/>
          <w:iCs/>
          <w:color w:val="000000"/>
          <w:sz w:val="28"/>
          <w:szCs w:val="28"/>
          <w:rPrChange w:id="214" w:author="your servant" w:date="2020-08-28T18:43:00Z">
            <w:rPr>
              <w:rStyle w:val="BookTitle"/>
              <w:rFonts w:asciiTheme="minorHAnsi" w:hAnsiTheme="minorHAnsi" w:cstheme="minorHAnsi"/>
              <w:b w:val="0"/>
              <w:bCs w:val="0"/>
              <w:color w:val="000000"/>
              <w:sz w:val="28"/>
              <w:szCs w:val="28"/>
            </w:rPr>
          </w:rPrChange>
        </w:rPr>
        <w:t>yog</w:t>
      </w:r>
      <w:ins w:id="215" w:author="your servant" w:date="2020-08-28T18:43:00Z">
        <w:r w:rsidR="008A0C7E" w:rsidRPr="008A0C7E">
          <w:rPr>
            <w:rStyle w:val="BookTitle"/>
            <w:rFonts w:asciiTheme="minorHAnsi" w:hAnsiTheme="minorHAnsi" w:cstheme="minorHAnsi"/>
            <w:b w:val="0"/>
            <w:bCs w:val="0"/>
            <w:i/>
            <w:iCs/>
            <w:color w:val="000000"/>
            <w:sz w:val="28"/>
            <w:szCs w:val="28"/>
            <w:rPrChange w:id="216" w:author="your servant" w:date="2020-08-28T18:43: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17" w:author="your servant" w:date="2020-08-28T18:4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misconceptions, it has been said that though it is true that the Lord engaged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He nevertheless entered His own abode without burning His form by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So in order to teach </w:t>
      </w:r>
      <w:r w:rsidRPr="008A0C7E">
        <w:rPr>
          <w:rStyle w:val="BookTitle"/>
          <w:rFonts w:asciiTheme="minorHAnsi" w:hAnsiTheme="minorHAnsi" w:cstheme="minorHAnsi"/>
          <w:b w:val="0"/>
          <w:bCs w:val="0"/>
          <w:i/>
          <w:iCs/>
          <w:color w:val="000000"/>
          <w:sz w:val="28"/>
          <w:szCs w:val="28"/>
          <w:rPrChange w:id="218" w:author="your servant" w:date="2020-08-28T18:43:00Z">
            <w:rPr>
              <w:rStyle w:val="BookTitle"/>
              <w:rFonts w:asciiTheme="minorHAnsi" w:hAnsiTheme="minorHAnsi" w:cstheme="minorHAnsi"/>
              <w:b w:val="0"/>
              <w:bCs w:val="0"/>
              <w:color w:val="000000"/>
              <w:sz w:val="28"/>
              <w:szCs w:val="28"/>
            </w:rPr>
          </w:rPrChange>
        </w:rPr>
        <w:t>yog</w:t>
      </w:r>
      <w:ins w:id="219" w:author="your servant" w:date="2020-08-28T18:43:00Z">
        <w:r w:rsidR="008A0C7E" w:rsidRPr="008A0C7E">
          <w:rPr>
            <w:rStyle w:val="BookTitle"/>
            <w:rFonts w:asciiTheme="minorHAnsi" w:hAnsiTheme="minorHAnsi" w:cstheme="minorHAnsi"/>
            <w:b w:val="0"/>
            <w:bCs w:val="0"/>
            <w:i/>
            <w:iCs/>
            <w:color w:val="000000"/>
            <w:sz w:val="28"/>
            <w:szCs w:val="28"/>
            <w:rPrChange w:id="220" w:author="your servant" w:date="2020-08-28T18:43: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21" w:author="your servant" w:date="2020-08-28T18:4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how to give up one’s body, the Lord first engaged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and then made His own form disappear. This is the purport of this verse; no other meaning is suitable. Therefore the statement ’without burning His own form’ yields the meaning ’He burned a form that was created by His independent illusory energy.’ That is why in the previously cited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(11.30.40) it has been stated that the Supreme Lord manifests His form out of His supreme will. An object that independently manifests must also independently disappear. Therefore His engaging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is also illusory. In </w:t>
      </w:r>
      <w:r w:rsidRPr="00790008">
        <w:rPr>
          <w:rStyle w:val="BookTitle"/>
          <w:rFonts w:asciiTheme="minorHAnsi" w:hAnsiTheme="minorHAnsi" w:cstheme="minorHAnsi"/>
          <w:b w:val="0"/>
          <w:bCs w:val="0"/>
          <w:i/>
          <w:iCs/>
          <w:color w:val="000000"/>
          <w:sz w:val="28"/>
          <w:szCs w:val="28"/>
        </w:rPr>
        <w:t xml:space="preserve">Kṛṣṇa-sandarbha, </w:t>
      </w: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icchā-śarīrī</w:t>
      </w:r>
      <w:r w:rsidRPr="00790008">
        <w:rPr>
          <w:rStyle w:val="BookTitle"/>
          <w:rFonts w:asciiTheme="minorHAnsi" w:hAnsiTheme="minorHAnsi" w:cstheme="minorHAnsi"/>
          <w:b w:val="0"/>
          <w:bCs w:val="0"/>
          <w:color w:val="000000"/>
          <w:sz w:val="28"/>
          <w:szCs w:val="28"/>
        </w:rPr>
        <w:t xml:space="preserve">, ’who takes a body according to His desire,’ has been explained as </w:t>
      </w:r>
      <w:r w:rsidRPr="00790008">
        <w:rPr>
          <w:rStyle w:val="BookTitle"/>
          <w:rFonts w:asciiTheme="minorHAnsi" w:hAnsiTheme="minorHAnsi" w:cstheme="minorHAnsi"/>
          <w:b w:val="0"/>
          <w:bCs w:val="0"/>
          <w:i/>
          <w:iCs/>
          <w:color w:val="000000"/>
          <w:sz w:val="28"/>
          <w:szCs w:val="28"/>
        </w:rPr>
        <w:t>svecchā-prakāśa</w:t>
      </w:r>
      <w:r w:rsidRPr="00790008">
        <w:rPr>
          <w:rStyle w:val="BookTitle"/>
          <w:rFonts w:asciiTheme="minorHAnsi" w:hAnsiTheme="minorHAnsi" w:cstheme="minorHAnsi"/>
          <w:b w:val="0"/>
          <w:bCs w:val="0"/>
          <w:color w:val="000000"/>
          <w:sz w:val="28"/>
          <w:szCs w:val="28"/>
        </w:rPr>
        <w:t>, ’manifested by His own will,’ or ’the body of one’s desire,’ by which He acts as He likes. This explanation is also possible. In that case it is to be understood that simply by His supreme will He was the instigator of that illusion. This explanation is also proper.”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67CFD219" w14:textId="317A61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unlike the </w:t>
      </w:r>
      <w:r w:rsidRPr="008A0C7E">
        <w:rPr>
          <w:rStyle w:val="BookTitle"/>
          <w:rFonts w:asciiTheme="minorHAnsi" w:hAnsiTheme="minorHAnsi" w:cstheme="minorHAnsi"/>
          <w:b w:val="0"/>
          <w:bCs w:val="0"/>
          <w:i/>
          <w:iCs/>
          <w:color w:val="000000"/>
          <w:sz w:val="28"/>
          <w:szCs w:val="28"/>
          <w:rPrChange w:id="222" w:author="your servant" w:date="2020-08-28T18:44:00Z">
            <w:rPr>
              <w:rStyle w:val="BookTitle"/>
              <w:rFonts w:asciiTheme="minorHAnsi" w:hAnsiTheme="minorHAnsi" w:cstheme="minorHAnsi"/>
              <w:b w:val="0"/>
              <w:bCs w:val="0"/>
              <w:color w:val="000000"/>
              <w:sz w:val="28"/>
              <w:szCs w:val="28"/>
            </w:rPr>
          </w:rPrChange>
        </w:rPr>
        <w:t>yog</w:t>
      </w:r>
      <w:ins w:id="223" w:author="your servant" w:date="2020-08-28T18:44:00Z">
        <w:r w:rsidR="008A0C7E" w:rsidRPr="008A0C7E">
          <w:rPr>
            <w:rStyle w:val="BookTitle"/>
            <w:rFonts w:asciiTheme="minorHAnsi" w:hAnsiTheme="minorHAnsi" w:cstheme="minorHAnsi"/>
            <w:b w:val="0"/>
            <w:bCs w:val="0"/>
            <w:i/>
            <w:iCs/>
            <w:color w:val="000000"/>
            <w:sz w:val="28"/>
            <w:szCs w:val="28"/>
            <w:rPrChange w:id="224" w:author="your servant" w:date="2020-08-28T18:44: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25" w:author="your servant" w:date="2020-08-28T18:44: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are capable of controlling their death, entered His own abode, Vaikuṇṭha, without burning His own form through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And the word </w:t>
      </w:r>
      <w:r w:rsidRPr="00790008">
        <w:rPr>
          <w:rStyle w:val="BookTitle"/>
          <w:rFonts w:asciiTheme="minorHAnsi" w:hAnsiTheme="minorHAnsi" w:cstheme="minorHAnsi"/>
          <w:b w:val="0"/>
          <w:bCs w:val="0"/>
          <w:i/>
          <w:iCs/>
          <w:color w:val="000000"/>
          <w:sz w:val="28"/>
          <w:szCs w:val="28"/>
        </w:rPr>
        <w:t>adagdhvā</w:t>
      </w:r>
      <w:r w:rsidRPr="00790008">
        <w:rPr>
          <w:rStyle w:val="BookTitle"/>
          <w:rFonts w:asciiTheme="minorHAnsi" w:hAnsiTheme="minorHAnsi" w:cstheme="minorHAnsi"/>
          <w:b w:val="0"/>
          <w:bCs w:val="0"/>
          <w:color w:val="000000"/>
          <w:sz w:val="28"/>
          <w:szCs w:val="28"/>
        </w:rPr>
        <w:t>, ’without burning,’ indicates that His form is very pleasing to the eyes of people, in other words, it is the object of meditation. Both explanations have been described in this verse.” (Śrīdhara Svāmipāda)</w:t>
      </w:r>
    </w:p>
    <w:p w14:paraId="2ABBEA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scholars interpret the phrase </w:t>
      </w:r>
      <w:r w:rsidRPr="00790008">
        <w:rPr>
          <w:rStyle w:val="BookTitle"/>
          <w:rFonts w:asciiTheme="minorHAnsi" w:hAnsiTheme="minorHAnsi" w:cstheme="minorHAnsi"/>
          <w:b w:val="0"/>
          <w:bCs w:val="0"/>
          <w:i/>
          <w:iCs/>
          <w:color w:val="000000"/>
          <w:sz w:val="28"/>
          <w:szCs w:val="28"/>
        </w:rPr>
        <w:t xml:space="preserve">dhāraṇā-dhyāna-maṅgala </w:t>
      </w:r>
      <w:r w:rsidRPr="00790008">
        <w:rPr>
          <w:rStyle w:val="BookTitle"/>
          <w:rFonts w:asciiTheme="minorHAnsi" w:hAnsiTheme="minorHAnsi" w:cstheme="minorHAnsi"/>
          <w:b w:val="0"/>
          <w:bCs w:val="0"/>
          <w:color w:val="000000"/>
          <w:sz w:val="28"/>
          <w:szCs w:val="28"/>
        </w:rPr>
        <w:t>to mean ’the Lord burned His own form and emerged from that fire with a more effulgent form like that of the pure Jambū River and then entered His own abode.’ The purport is that the Lord showed those who are doubtful and opposed to the concept that His form is spiritual that His form is unburnable by the fire of His own form.” (Śrī Viśvanātha)</w:t>
      </w:r>
    </w:p>
    <w:p w14:paraId="06283BF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Commentaries on Śrī Śukadeva’s statement to Śrī Parīkṣit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(11.31.11-13) are as follows:</w:t>
      </w:r>
    </w:p>
    <w:p w14:paraId="5090F8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“You should understand that the appearance and disappearance manifested among mortal beings by the Supreme Lord, Śrī Kṛṣṇa, the cause of all causes, are shows enacted by His illusory energy, just like the performance of an actor. After He creates this universe, He enters into it as the Supersoul, and after detaching Himself from the pastimes of this material world, He winds it up. By the influence of His own transcendental glory, the Lord remains situated in His eternal unmanifested kingdom. Apart from this, one need not accept another meaning, because various opulences have been exhibited in His present incarnation. If one asks, ’If the Lord was able to protect Himself then why didn’t He remain within His own form for even for a moment longer?’ In answer to this, it is said: Though the Lord is unlimitedly powerful and the only cause of creation, maintenance, and destruction of innumerable universes, thinking that His mundane mortal body would not be effective any more and exhibiting the supreme destination of the self-realized souls, He did not wish to keep His form after the killing of the mortal Yādavas, rather He took it to His own abode. Otherwise, the above-mentioned self-realized souls would disregard achieving the supreme destination and endeavor to remain in this material world by achieving yogic perfections—so that this calamity may not happen, in other words, to check this, the Lord enacts His disappearance pastimes.” (Śrīdhara Svāmipāda)</w:t>
      </w:r>
    </w:p>
    <w:p w14:paraId="64A59F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tanu-bhṛj-jananāpyayehā</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 xml:space="preserve">Bhāg. </w:t>
      </w:r>
      <w:r w:rsidRPr="00790008">
        <w:rPr>
          <w:rStyle w:val="BookTitle"/>
          <w:rFonts w:asciiTheme="minorHAnsi" w:hAnsiTheme="minorHAnsi" w:cstheme="minorHAnsi"/>
          <w:b w:val="0"/>
          <w:bCs w:val="0"/>
          <w:color w:val="000000"/>
          <w:sz w:val="28"/>
          <w:szCs w:val="28"/>
        </w:rPr>
        <w:t xml:space="preserve">11.31.11] means ’resembling the birth and death of embodied living beings.’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state: ’Viṣṇu, the Lord of all living entities, wanders within the universe. Though He does not take birth like conditioned souls, He appears in various forms.’ In the </w:t>
      </w:r>
      <w:r w:rsidRPr="00790008">
        <w:rPr>
          <w:rStyle w:val="BookTitle"/>
          <w:rFonts w:asciiTheme="minorHAnsi" w:hAnsiTheme="minorHAnsi" w:cstheme="minorHAnsi"/>
          <w:b w:val="0"/>
          <w:bCs w:val="0"/>
          <w:i/>
          <w:iCs/>
          <w:color w:val="000000"/>
          <w:sz w:val="28"/>
          <w:szCs w:val="28"/>
        </w:rPr>
        <w:t xml:space="preserve">Brahma Purāṇa </w:t>
      </w:r>
      <w:r w:rsidRPr="00790008">
        <w:rPr>
          <w:rStyle w:val="BookTitle"/>
          <w:rFonts w:asciiTheme="minorHAnsi" w:hAnsiTheme="minorHAnsi" w:cstheme="minorHAnsi"/>
          <w:b w:val="0"/>
          <w:bCs w:val="0"/>
          <w:color w:val="000000"/>
          <w:sz w:val="28"/>
          <w:szCs w:val="28"/>
        </w:rPr>
        <w:t xml:space="preserve">it is said: ’In order to bewilder foolish people by His illusory energy, Lord Viṣṇu manifests Himself as a born living entity though unborn and as a dead living entity though deathless.’ Elsewhere it is stated: ’Lord Puruṣottama exhibits His humanlike endeavors in order to bewilder the people of this world. Moreover, though the Supreme Lord Viṣṇu does not personally accept a material body, in order to bewilder sinful people He manifests Himself like a mortal being and through His illusory energy He creates a dead body for display. Actually the Supersoul, Lord Hari, is immortal, so how can there be a dead body?’ It is stated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’Various Vedic statements that apparently describe the nondifference of the living entities from the Supreme Lord, Lord Viṣṇu’s accepting and giving up bodies like an ordinary living entity, His miseries, the cutting and piercing of His body by the arrows of His enemies, His defeat, and His dependence, in other words, His remaining under the control of others, have all been stated to bewilder the sinful demons. First Rukmiṇī, the daughter of Bhīṣmaka, and then Satyabhāmā </w:t>
      </w:r>
      <w:r w:rsidRPr="00790008">
        <w:rPr>
          <w:rStyle w:val="BookTitle"/>
          <w:rFonts w:asciiTheme="minorHAnsi" w:hAnsiTheme="minorHAnsi" w:cstheme="minorHAnsi"/>
          <w:b w:val="0"/>
          <w:bCs w:val="0"/>
          <w:color w:val="000000"/>
          <w:sz w:val="28"/>
          <w:szCs w:val="28"/>
        </w:rPr>
        <w:lastRenderedPageBreak/>
        <w:t xml:space="preserve">disappeared in the forest. Both of them possess pure spiritual bodies, so they did not give up their bodies like ordinary living entities.’” (Śrī Madhvācārya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40DD03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Yādavas were not products of this material world, so what to speak of Rāma and Kṛṣṇa.—In order to establish this conclusion, it is being said that the activities of appearance and disappearance by the Yādavas, who are eternal associates of the Lord and possess pure forms equal to that of the Lord, are also illusory like those of Kṛṣṇa. Such activities are exactly like those of a magician who can kill or burn his or others’ bodies and then display them alive again. The inconceivable omnipotent Lord is the cause of universal creation—for Him such an exhibition of prowess is not very wonderful. In this way:</w:t>
      </w:r>
    </w:p>
    <w:p w14:paraId="79E587C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sītayārādhito vahniś      chāyā-sītām ajījanat</w:t>
      </w:r>
      <w:r w:rsidRPr="00790008">
        <w:rPr>
          <w:rStyle w:val="BookTitle"/>
          <w:rFonts w:asciiTheme="minorHAnsi" w:hAnsiTheme="minorHAnsi" w:cstheme="minorHAnsi"/>
          <w:b w:val="0"/>
          <w:bCs w:val="0"/>
          <w:color w:val="000000"/>
          <w:sz w:val="28"/>
          <w:szCs w:val="28"/>
        </w:rPr>
        <w:br/>
        <w:t>tāṁ jahāra daśa-grīvaḥ      sītā vahni-puraṁ gatā</w:t>
      </w:r>
      <w:r w:rsidRPr="00790008">
        <w:rPr>
          <w:rStyle w:val="BookTitle"/>
          <w:rFonts w:asciiTheme="minorHAnsi" w:hAnsiTheme="minorHAnsi" w:cstheme="minorHAnsi"/>
          <w:b w:val="0"/>
          <w:bCs w:val="0"/>
          <w:color w:val="000000"/>
          <w:sz w:val="28"/>
          <w:szCs w:val="28"/>
        </w:rPr>
        <w:br/>
        <w:t>parīkṣā-samaye vahniṁ      chāyā-sītā viveśa sā</w:t>
      </w:r>
      <w:r w:rsidRPr="00790008">
        <w:rPr>
          <w:rStyle w:val="BookTitle"/>
          <w:rFonts w:asciiTheme="minorHAnsi" w:hAnsiTheme="minorHAnsi" w:cstheme="minorHAnsi"/>
          <w:b w:val="0"/>
          <w:bCs w:val="0"/>
          <w:color w:val="000000"/>
          <w:sz w:val="28"/>
          <w:szCs w:val="28"/>
        </w:rPr>
        <w:br/>
        <w:t>vahniḥ sītāṁ samānīya      tat-purastād anīnayat</w:t>
      </w:r>
    </w:p>
    <w:p w14:paraId="759601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he was petitioned by mother Sītā, the fire-god, Agni, brought forth an illusory form of Sītā, and Rāvaṇa, who had ten heads, kidnapped the false Sītā. The original Sītā then went to the abode of the fire-god. When Lord Rāmacandra tested the body of Sītā, it was the false, illusory Sītā that entered the fire. At that time the fire-god brought the original Sītā from his abode and delivered her to Lord Rāmacandra.’ According to this statement from the </w:t>
      </w:r>
      <w:r w:rsidRPr="00790008">
        <w:rPr>
          <w:rStyle w:val="BookTitle"/>
          <w:rFonts w:asciiTheme="minorHAnsi" w:hAnsiTheme="minorHAnsi" w:cstheme="minorHAnsi"/>
          <w:b w:val="0"/>
          <w:bCs w:val="0"/>
          <w:i/>
          <w:iCs/>
          <w:color w:val="000000"/>
          <w:sz w:val="28"/>
          <w:szCs w:val="28"/>
        </w:rPr>
        <w:t>Bṛhad-agni Purāṇa</w:t>
      </w:r>
      <w:r w:rsidRPr="00790008">
        <w:rPr>
          <w:rStyle w:val="BookTitle"/>
          <w:rFonts w:asciiTheme="minorHAnsi" w:hAnsiTheme="minorHAnsi" w:cstheme="minorHAnsi"/>
          <w:b w:val="0"/>
          <w:bCs w:val="0"/>
          <w:color w:val="000000"/>
          <w:sz w:val="28"/>
          <w:szCs w:val="28"/>
        </w:rPr>
        <w:t>, materialists have misinterpreted the example of the illusory or false pastimes of Rāvaṇa kidnapping Sītā, the transcendental goddess of fortune, and the foolish persons’ misconceptions about personalities like Śrī Saṅkarṣaṇa.</w:t>
      </w:r>
    </w:p>
    <w:p w14:paraId="16BEDED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the Yādavas who possess transcendental spiritual bodies, various other persons who are maintained by Kṛṣṇa are also not subjected to death. Was Kṛṣṇa unable to protect His own associates, the Yādavas? Therefore the Yādavas’ activities (such as giving up their bodies) are not real pastimes, rather it is most reasonable to accept that they returned to Goloka in their same bodies.</w:t>
      </w:r>
    </w:p>
    <w:p w14:paraId="3377D5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argues that the Yādavas went back to Godhead in their own bodies, but since the Lord was present, they had no distress of separation from Him; but if the Lord was able to protect His own men, why didn’t He have other associates advent like the Yādavas and remain for some time with them in this world for the benefit of the living entities? The conclusive answer stated in this verse is that both the Lord and the Yādavas have uninterrupted affection for each other. </w:t>
      </w:r>
      <w:r w:rsidRPr="00790008">
        <w:rPr>
          <w:rStyle w:val="BookTitle"/>
          <w:rFonts w:asciiTheme="minorHAnsi" w:hAnsiTheme="minorHAnsi" w:cstheme="minorHAnsi"/>
          <w:b w:val="0"/>
          <w:bCs w:val="0"/>
          <w:color w:val="000000"/>
          <w:sz w:val="28"/>
          <w:szCs w:val="28"/>
        </w:rPr>
        <w:lastRenderedPageBreak/>
        <w:t>Although the Lord is unlimitedly powerful, after causing the disappearance of the Yādavas, He thought, ’What is the necessity for Me to remain in this world without the Yādavas?’ With this in mind, the Lord disclosed that His destination was the same as that attained by the Yādavas, who had returned to the Lord’s abode, and thus He no longer wished to keep His form in this world for even a moment, so He took it to His own abode.”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17509D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solaces Parīkṣit Mahārāja, who was distressed on hearing about the disappearance of the Lord and His associates from the eyes of the world, by describing the conclusive truths regarding the Lord’s pastimes. One should know that the Lord’s activities of birth and death like ordinary embodied souls are simply acts of illusion. They are neither factual nor real. Both the birth and death of living entities who possess bodies made of semen and blood are full of happiness and distress, but both the appearance and disappearance of the Supreme Lord, who possesses a spiritual body, are completely full of spiritual happiness. In the </w:t>
      </w:r>
      <w:r w:rsidRPr="00790008">
        <w:rPr>
          <w:rStyle w:val="BookTitle"/>
          <w:rFonts w:asciiTheme="minorHAnsi" w:hAnsiTheme="minorHAnsi" w:cstheme="minorHAnsi"/>
          <w:b w:val="0"/>
          <w:bCs w:val="0"/>
          <w:i/>
          <w:iCs/>
          <w:color w:val="000000"/>
          <w:sz w:val="28"/>
          <w:szCs w:val="28"/>
        </w:rPr>
        <w:t xml:space="preserve">Brahmāṇḍa Purāṇa </w:t>
      </w:r>
      <w:r w:rsidRPr="00790008">
        <w:rPr>
          <w:rStyle w:val="BookTitle"/>
          <w:rFonts w:asciiTheme="minorHAnsi" w:hAnsiTheme="minorHAnsi" w:cstheme="minorHAnsi"/>
          <w:b w:val="0"/>
          <w:bCs w:val="0"/>
          <w:color w:val="000000"/>
          <w:sz w:val="28"/>
          <w:szCs w:val="28"/>
        </w:rPr>
        <w:t>it is stated: ’The form of Lord Hari is devoid of mundane abomination and delight, but words like “acceptance” and “rejection,” which are found in His activities, are to be understood as His appearance and disappearance.’ They are just like the exhibition of a magician, who (while remaining in his living state) manifests his and others’ false birth and death. Due to the curse of the sages, the Lord first personally created the great disturbance, the interfamily quarrel, and the interfamily fighting with weapons, and He thereafter joined the mortal Yādavas, took up a cane stalk weapon, and, after sporting with them for some time, killed them, all the while remaining aloof on the strength of His illusory energy.</w:t>
      </w:r>
    </w:p>
    <w:p w14:paraId="0AA844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Lord is supremely opulent and unlimitedly powerful, after sending the demigods who had merged among the Yādavas back to heaven, He did not personally desire to keep His body or His associate Yādavas’ bodies in this world; rather, He desired to make them disappear, because there was no need for them to remain in this world. In other words, the Lord had no need of the material world, but He had need of His own abode, Goloka. Since the Lord appeared in this world due to the prayers of Brahmā and the other demigods of heaven, again, simply by their prayers, the Lord exhibited to Brahmā and the other demigods of heaven His return to Vaikuṇṭha. This is clearly being explained in this verse. If one gives a contrary explanation to this, then it would contradict Uddhava’s statement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(3.2.11), and it will be unacceptable to the pure devotees. That such an explanation is demoniac and unacceptable to the devotees was personally declared by Uddhava in the previous verse of </w:t>
      </w:r>
      <w:r w:rsidRPr="00790008">
        <w:rPr>
          <w:rStyle w:val="BookTitle"/>
          <w:rFonts w:asciiTheme="minorHAnsi" w:hAnsiTheme="minorHAnsi" w:cstheme="minorHAnsi"/>
          <w:b w:val="0"/>
          <w:bCs w:val="0"/>
          <w:i/>
          <w:iCs/>
          <w:color w:val="000000"/>
          <w:sz w:val="28"/>
          <w:szCs w:val="28"/>
        </w:rPr>
        <w:t xml:space="preserve">Śrīmad </w:t>
      </w:r>
      <w:r w:rsidRPr="00790008">
        <w:rPr>
          <w:rStyle w:val="BookTitle"/>
          <w:rFonts w:asciiTheme="minorHAnsi" w:hAnsiTheme="minorHAnsi" w:cstheme="minorHAnsi"/>
          <w:b w:val="0"/>
          <w:bCs w:val="0"/>
          <w:i/>
          <w:iCs/>
          <w:color w:val="000000"/>
          <w:sz w:val="28"/>
          <w:szCs w:val="28"/>
        </w:rPr>
        <w:lastRenderedPageBreak/>
        <w:t>Bhāgavatam</w:t>
      </w:r>
      <w:r w:rsidRPr="00790008">
        <w:rPr>
          <w:rStyle w:val="BookTitle"/>
          <w:rFonts w:asciiTheme="minorHAnsi" w:hAnsiTheme="minorHAnsi" w:cstheme="minorHAnsi"/>
          <w:b w:val="0"/>
          <w:bCs w:val="0"/>
          <w:color w:val="000000"/>
          <w:sz w:val="28"/>
          <w:szCs w:val="28"/>
        </w:rPr>
        <w:t xml:space="preserve"> (3.2.10) as follows: ’Being bewildered by the illusory energy of the Lord, those who were mortal Yādavas and those who were averse and inimical to the Lord, like Śiśupāla, criticized the Lord. My heart is surrendered to Kṛṣṇa, so let my intelligence never be bewildered by such criticism. In other words, those whose intelligence is bewildered by such criticism are certainly fooled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(Śrī Viśvanātha)</w:t>
      </w:r>
    </w:p>
    <w:p w14:paraId="745394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(2.79-83) Śrī Madhvācārya has stated: “Nowhere is it mentioned that Lord Viṣṇu takes birth like an ordinary living entity, so where is the question of His death? He is not to be killed or bewildered by anyone. Where is the question of misery for the independent Supreme Lord, who is full of eternal bliss? Although the Supreme Lord Hari has mastery over the entire universe, He nevertheless exhibits Himself as weak as an ordinary farmer in the course of His eternal pastimes. But even though in the course of His pastimes He sometimes forgets His own identity, He sometimes searches for Sītā while suffering the distress of separation like a hen-pecked husband, and sometimes He is bound by the ropes of Indrajit, it should be known that these pastimes are simply meant for bewildering the demons. His pastimes like being bewildered by the arrows of the demons, wiping the blood from His open wound, inquiring from others like an ignorant person, and giving up His body and going to heaven are performed like the drama of an actor simply to bewilder the demons. The devotees, however, know these pastimes as illusory, in other words, they know that these pastimes are simply false deceit. The appearance and disappearance pastimes of Lord Śrī Hari are not like those of ordinary embodied living entities, rather they are all completely faultless. Apart from this, whatever reverses we see bewilder even simple, ignorant, pious persons and what to speak of the miscreants. It is to be understood that these pastimes of the Supersoul, Lord Hari, are to award fruits to the living entities according to their respective mentalities.”</w:t>
      </w:r>
    </w:p>
    <w:p w14:paraId="4562AE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From the same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(32.33-34) it is stated: “Although the Supreme Lord and master of all living entities, Acyuta, is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xml:space="preserve">, in His disappearance pastimes of incarnations in which He does not exhibit illusion or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during His appearance, He imitates an ordinary living entity giving up his body in order to bewilder the demons and send them to the darkest regions of hell by creating a material body that resembles a rejected dead body and, after leaving it lying on the ground, He personally goes to Vaikuṇṭha.”</w:t>
      </w:r>
    </w:p>
    <w:p w14:paraId="75BEFC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verses 18-36 of the </w:t>
      </w:r>
      <w:r w:rsidRPr="00790008">
        <w:rPr>
          <w:rStyle w:val="BookTitle"/>
          <w:rFonts w:asciiTheme="minorHAnsi" w:hAnsiTheme="minorHAnsi" w:cstheme="minorHAnsi"/>
          <w:b w:val="0"/>
          <w:bCs w:val="0"/>
          <w:i/>
          <w:iCs/>
          <w:color w:val="000000"/>
          <w:sz w:val="28"/>
          <w:szCs w:val="28"/>
        </w:rPr>
        <w:t xml:space="preserve">Śudhi-saurabha </w:t>
      </w:r>
      <w:r w:rsidRPr="00790008">
        <w:rPr>
          <w:rStyle w:val="BookTitle"/>
          <w:rFonts w:asciiTheme="minorHAnsi" w:hAnsiTheme="minorHAnsi" w:cstheme="minorHAnsi"/>
          <w:b w:val="0"/>
          <w:bCs w:val="0"/>
          <w:color w:val="000000"/>
          <w:sz w:val="28"/>
          <w:szCs w:val="28"/>
        </w:rPr>
        <w:t xml:space="preserve">section of the </w:t>
      </w:r>
      <w:r w:rsidRPr="00790008">
        <w:rPr>
          <w:rStyle w:val="BookTitle"/>
          <w:rFonts w:asciiTheme="minorHAnsi" w:hAnsiTheme="minorHAnsi" w:cstheme="minorHAnsi"/>
          <w:b w:val="0"/>
          <w:bCs w:val="0"/>
          <w:i/>
          <w:iCs/>
          <w:color w:val="000000"/>
          <w:sz w:val="28"/>
          <w:szCs w:val="28"/>
        </w:rPr>
        <w:t>Yukti-mallikā</w:t>
      </w:r>
      <w:r w:rsidRPr="00790008">
        <w:rPr>
          <w:rStyle w:val="BookTitle"/>
          <w:rFonts w:asciiTheme="minorHAnsi" w:hAnsiTheme="minorHAnsi" w:cstheme="minorHAnsi"/>
          <w:b w:val="0"/>
          <w:bCs w:val="0"/>
          <w:color w:val="000000"/>
          <w:sz w:val="28"/>
          <w:szCs w:val="28"/>
        </w:rPr>
        <w:t xml:space="preserve">, which was written by the lionlike logician, Śrī Vādarāja Svāmī, who is celebrated as the second Madhvācārya in the Śrī Madhva-sampradāya. In verses </w:t>
      </w:r>
      <w:r w:rsidRPr="00790008">
        <w:rPr>
          <w:rStyle w:val="BookTitle"/>
          <w:rFonts w:asciiTheme="minorHAnsi" w:hAnsiTheme="minorHAnsi" w:cstheme="minorHAnsi"/>
          <w:b w:val="0"/>
          <w:bCs w:val="0"/>
          <w:color w:val="000000"/>
          <w:sz w:val="28"/>
          <w:szCs w:val="28"/>
        </w:rPr>
        <w:lastRenderedPageBreak/>
        <w:t xml:space="preserve">37-39 it is said: “If one sees sandalwood with his eyes, then knowledge about the fragrance of that sandalwood is obtained. In this process the eyes take the help of the nose, otherwise if one had not previously smelled the fragrance of sandalwood he could not obtain knowledge of its fragrance by seeing it with his eyes. Similarly, other evidence takes help from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to establish the meaning of knowledge acquired by hearing. Because the evidence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prominent in realization of transcendental subject matters, other evidence like </w:t>
      </w:r>
      <w:r w:rsidRPr="00790008">
        <w:rPr>
          <w:rStyle w:val="BookTitle"/>
          <w:rFonts w:asciiTheme="minorHAnsi" w:hAnsiTheme="minorHAnsi" w:cstheme="minorHAnsi"/>
          <w:b w:val="0"/>
          <w:bCs w:val="0"/>
          <w:i/>
          <w:iCs/>
          <w:color w:val="000000"/>
          <w:sz w:val="28"/>
          <w:szCs w:val="28"/>
        </w:rPr>
        <w:t xml:space="preserve">pratyakṣa </w:t>
      </w:r>
      <w:r w:rsidRPr="00790008">
        <w:rPr>
          <w:rStyle w:val="BookTitle"/>
          <w:rFonts w:asciiTheme="minorHAnsi" w:hAnsiTheme="minorHAnsi" w:cstheme="minorHAnsi"/>
          <w:b w:val="0"/>
          <w:bCs w:val="0"/>
          <w:color w:val="000000"/>
          <w:sz w:val="28"/>
          <w:szCs w:val="28"/>
        </w:rPr>
        <w:t xml:space="preserve">(direct perception) and </w:t>
      </w:r>
      <w:r w:rsidRPr="00790008">
        <w:rPr>
          <w:rStyle w:val="BookTitle"/>
          <w:rFonts w:asciiTheme="minorHAnsi" w:hAnsiTheme="minorHAnsi" w:cstheme="minorHAnsi"/>
          <w:b w:val="0"/>
          <w:bCs w:val="0"/>
          <w:i/>
          <w:iCs/>
          <w:color w:val="000000"/>
          <w:sz w:val="28"/>
          <w:szCs w:val="28"/>
        </w:rPr>
        <w:t xml:space="preserve">anumāna </w:t>
      </w:r>
      <w:r w:rsidRPr="00790008">
        <w:rPr>
          <w:rStyle w:val="BookTitle"/>
          <w:rFonts w:asciiTheme="minorHAnsi" w:hAnsiTheme="minorHAnsi" w:cstheme="minorHAnsi"/>
          <w:b w:val="0"/>
          <w:bCs w:val="0"/>
          <w:color w:val="000000"/>
          <w:sz w:val="28"/>
          <w:szCs w:val="28"/>
        </w:rPr>
        <w:t xml:space="preserve">(hypothesis), which are dependent on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are unable to serve the purpose of understanding transcendental subject matters due to their conflicting nature. Therefore in considering the Absolute Truth, the faulty vision of ignorant people cannot be considered evidence.”</w:t>
      </w:r>
    </w:p>
    <w:p w14:paraId="3AF83C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Apart from all this, one should carefully discuss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Chapter 4, verses 6, 9, and 14, Chapter 7, verses 6-7 and 24-25, Chapter 9, verses 8-9 and 11-13, Chapter 10, verses 3 and 8, and Chapter 16, verses 19 and 20.</w:t>
      </w:r>
    </w:p>
    <w:p w14:paraId="602B3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ati-alakṣite </w:t>
      </w:r>
      <w:r w:rsidRPr="00790008">
        <w:rPr>
          <w:rStyle w:val="BookTitle"/>
          <w:rFonts w:asciiTheme="minorHAnsi" w:hAnsiTheme="minorHAnsi" w:cstheme="minorHAnsi"/>
          <w:b w:val="0"/>
          <w:bCs w:val="0"/>
          <w:color w:val="000000"/>
          <w:sz w:val="28"/>
          <w:szCs w:val="28"/>
        </w:rPr>
        <w:t xml:space="preserve">is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(11.31.8-9), wherein Śrī Śukadeva speaks to Śrī Parīkṣit as follows: “Most of the demigods and other higher beings led by Brahmā could not see Lord Kṛṣṇa as He was entering His own abode, since He did not reveal His movements. But some of them did catch sight of Him, and they were extremely amazed. Just as ordinary men cannot ascertain the path of a lightning bolt as it leaves a cloud, the demigods could not trace out the movements of Lord Kṛṣṇa as He returned to His abode. [Only His associates could see.]”</w:t>
      </w:r>
    </w:p>
    <w:p w14:paraId="7465375B" w14:textId="233734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14.105</w:t>
      </w:r>
    </w:p>
    <w:p w14:paraId="6A0992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20CC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prabhu-pāda-padma lakṣmī dhariyā hṛdaya</w:t>
      </w:r>
      <w:r w:rsidRPr="00790008">
        <w:rPr>
          <w:rStyle w:val="BookTitle"/>
          <w:rFonts w:asciiTheme="minorHAnsi" w:hAnsiTheme="minorHAnsi" w:cstheme="minorHAnsi"/>
          <w:b w:val="0"/>
          <w:bCs w:val="0"/>
          <w:color w:val="000000"/>
          <w:sz w:val="28"/>
          <w:szCs w:val="28"/>
        </w:rPr>
        <w:br/>
        <w:t>dhyāne gaṅgā-tīre devī karilā vijaya</w:t>
      </w:r>
    </w:p>
    <w:p w14:paraId="666794C3" w14:textId="0C555E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thus took the lotus feet of the Lord in her heart and in deep meditation departed to the bank of the Ganges.</w:t>
      </w:r>
    </w:p>
    <w:p w14:paraId="2EC2DC4D" w14:textId="7B7B5E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14.106-108</w:t>
      </w:r>
    </w:p>
    <w:p w14:paraId="048A39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106-108</w:t>
      </w:r>
    </w:p>
    <w:p w14:paraId="45C0974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ekhāne śacīra duḥkha nā pāri kahite</w:t>
      </w:r>
      <w:r w:rsidRPr="00790008">
        <w:rPr>
          <w:rStyle w:val="BookTitle"/>
          <w:rFonts w:asciiTheme="minorHAnsi" w:hAnsiTheme="minorHAnsi" w:cstheme="minorHAnsi"/>
          <w:b w:val="0"/>
          <w:bCs w:val="0"/>
          <w:color w:val="000000"/>
          <w:sz w:val="28"/>
          <w:szCs w:val="28"/>
        </w:rPr>
        <w:br/>
        <w:t>kāṣṭha dravye āira se krandana śunite</w:t>
      </w:r>
    </w:p>
    <w:p w14:paraId="0878DC36" w14:textId="15A480B2"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se-sakala duḥkha-rasa nā pāri varṇite</w:t>
      </w:r>
      <w:r w:rsidRPr="00790008">
        <w:rPr>
          <w:rStyle w:val="BookTitle"/>
          <w:rFonts w:asciiTheme="minorHAnsi" w:hAnsiTheme="minorHAnsi" w:cstheme="minorHAnsi"/>
          <w:b w:val="0"/>
          <w:bCs w:val="0"/>
          <w:color w:val="000000"/>
          <w:sz w:val="28"/>
          <w:szCs w:val="28"/>
        </w:rPr>
        <w:br/>
        <w:t>ata</w:t>
      </w:r>
      <w:ins w:id="226" w:author="your servant" w:date="2020-08-28T19:00:00Z">
        <w:r w:rsidR="009C0633">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kichu kahilāṅa sūtra-mate</w:t>
      </w:r>
    </w:p>
    <w:p w14:paraId="14EE3B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sādhu-gaṇa śuni’ baḍa hailā duḥkhita</w:t>
      </w:r>
      <w:r w:rsidRPr="00790008">
        <w:rPr>
          <w:rStyle w:val="BookTitle"/>
          <w:rFonts w:asciiTheme="minorHAnsi" w:hAnsiTheme="minorHAnsi" w:cstheme="minorHAnsi"/>
          <w:b w:val="0"/>
          <w:bCs w:val="0"/>
          <w:color w:val="000000"/>
          <w:sz w:val="28"/>
          <w:szCs w:val="28"/>
        </w:rPr>
        <w:br/>
        <w:t>sabe āsi’ kārya karilena yathocita</w:t>
      </w:r>
    </w:p>
    <w:p w14:paraId="336ED5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describe Mother Śacī’s grief; even wood melted on hearing her cry. Since I am unable to narrate such distressful pastimes, I have described them only in brief. All the devotees were grief-stricken on hearing about Lakṣmī’s disappearance, and they duly performed her last rites.</w:t>
      </w:r>
    </w:p>
    <w:p w14:paraId="136BEAB2" w14:textId="60C9A9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Thinking about the vacant situation in the house of her jewel-like son, Śrī Gaurasundara, who was more dear than her own life, Śacīdevī merged in an ocean of indescribable misery and began to lament in pathetic words that melted even stone. Meanwhile, being also afflicted with distress, the pious neighbors faithfully completed the disappearance festival of Lakṣmīpriyā-devī.</w:t>
      </w:r>
    </w:p>
    <w:p w14:paraId="2E175F4C" w14:textId="27DBA3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14.109</w:t>
      </w:r>
    </w:p>
    <w:p w14:paraId="51AFA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FDACA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 thākiyā kata-dina baṅga-deśe</w:t>
      </w:r>
      <w:r w:rsidRPr="00790008">
        <w:rPr>
          <w:rStyle w:val="BookTitle"/>
          <w:rFonts w:asciiTheme="minorHAnsi" w:hAnsiTheme="minorHAnsi" w:cstheme="minorHAnsi"/>
          <w:b w:val="0"/>
          <w:bCs w:val="0"/>
          <w:color w:val="000000"/>
          <w:sz w:val="28"/>
          <w:szCs w:val="28"/>
        </w:rPr>
        <w:br/>
        <w:t>āsite haila icchā nija-gṛha-vāse</w:t>
      </w:r>
    </w:p>
    <w:p w14:paraId="590C2051" w14:textId="125DB4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staying in East Bengal for some time, the Lord desired to return home.</w:t>
      </w:r>
    </w:p>
    <w:p w14:paraId="4140982C" w14:textId="0F1261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14.110</w:t>
      </w:r>
    </w:p>
    <w:p w14:paraId="661A94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F0A20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gṛhe prabhu āsibena’,—hena śuni’</w:t>
      </w:r>
      <w:r w:rsidRPr="00790008">
        <w:rPr>
          <w:rStyle w:val="BookTitle"/>
          <w:rFonts w:asciiTheme="minorHAnsi" w:hAnsiTheme="minorHAnsi" w:cstheme="minorHAnsi"/>
          <w:b w:val="0"/>
          <w:bCs w:val="0"/>
          <w:color w:val="000000"/>
          <w:sz w:val="28"/>
          <w:szCs w:val="28"/>
        </w:rPr>
        <w:br/>
        <w:t>yā’ra yena śakti, sabe dilā dhana āni’</w:t>
      </w:r>
    </w:p>
    <w:p w14:paraId="4D21DA1F" w14:textId="77A063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people of East Bengal heard that the Lord was returning home, they brought various gifts and wealth according to their capacity.</w:t>
      </w:r>
    </w:p>
    <w:p w14:paraId="26B9B752" w14:textId="6C838C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14.111-112</w:t>
      </w:r>
    </w:p>
    <w:p w14:paraId="3DBA9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111-112</w:t>
      </w:r>
    </w:p>
    <w:p w14:paraId="3A9B213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suvarṇa, rajata, jala-pātra, divyāsana</w:t>
      </w:r>
      <w:r w:rsidRPr="00790008">
        <w:rPr>
          <w:rStyle w:val="BookTitle"/>
          <w:rFonts w:asciiTheme="minorHAnsi" w:hAnsiTheme="minorHAnsi" w:cstheme="minorHAnsi"/>
          <w:b w:val="0"/>
          <w:bCs w:val="0"/>
          <w:color w:val="000000"/>
          <w:sz w:val="28"/>
          <w:szCs w:val="28"/>
        </w:rPr>
        <w:br/>
        <w:t>suraṅga-kambala, bahu-prakāra vasana</w:t>
      </w:r>
    </w:p>
    <w:p w14:paraId="1CD6EE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uttama padārtha yata chila yā’ra ghare</w:t>
      </w:r>
      <w:r w:rsidRPr="00790008">
        <w:rPr>
          <w:rStyle w:val="BookTitle"/>
          <w:rFonts w:asciiTheme="minorHAnsi" w:hAnsiTheme="minorHAnsi" w:cstheme="minorHAnsi"/>
          <w:b w:val="0"/>
          <w:bCs w:val="0"/>
          <w:color w:val="000000"/>
          <w:sz w:val="28"/>
          <w:szCs w:val="28"/>
        </w:rPr>
        <w:br/>
        <w:t>sabei santoṣe āni’ dilena prabhure</w:t>
      </w:r>
    </w:p>
    <w:p w14:paraId="5D85CC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happily gave the Lord gold, silver, waterpots, āsanas, colorful blankets, various clothing, and whatever other fine items they had in their homes.</w:t>
      </w:r>
    </w:p>
    <w:p w14:paraId="3E749EF0" w14:textId="3E1242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suraṅga-kambala </w:t>
      </w:r>
      <w:r w:rsidRPr="00790008">
        <w:rPr>
          <w:rStyle w:val="BookTitle"/>
          <w:rFonts w:asciiTheme="minorHAnsi" w:hAnsiTheme="minorHAnsi" w:cstheme="minorHAnsi"/>
          <w:b w:val="0"/>
          <w:bCs w:val="0"/>
          <w:color w:val="000000"/>
          <w:sz w:val="28"/>
          <w:szCs w:val="28"/>
        </w:rPr>
        <w:t>refers to a bright, beautiful, attractive, colored blanket—in this case a colored shawl (?).</w:t>
      </w:r>
    </w:p>
    <w:p w14:paraId="1B02377B" w14:textId="6D040D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14.113</w:t>
      </w:r>
    </w:p>
    <w:p w14:paraId="3F1718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69C2D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prabhu o sabāra prati kṛpā-dṛṣṭi kari’</w:t>
      </w:r>
      <w:r w:rsidRPr="00790008">
        <w:rPr>
          <w:rStyle w:val="BookTitle"/>
          <w:rFonts w:asciiTheme="minorHAnsi" w:hAnsiTheme="minorHAnsi" w:cstheme="minorHAnsi"/>
          <w:b w:val="0"/>
          <w:bCs w:val="0"/>
          <w:color w:val="000000"/>
          <w:sz w:val="28"/>
          <w:szCs w:val="28"/>
        </w:rPr>
        <w:br/>
        <w:t>parigraha karilena gaurāṅga śrī-hari</w:t>
      </w:r>
    </w:p>
    <w:p w14:paraId="456C18C7" w14:textId="7C97E1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glanced mercifully at everyone as He accepted their gifts.</w:t>
      </w:r>
    </w:p>
    <w:p w14:paraId="5EFF5BAA" w14:textId="33D8BB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14.114</w:t>
      </w:r>
    </w:p>
    <w:p w14:paraId="056C6C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7CB0F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sabāra sthāne haiyā vidāya</w:t>
      </w:r>
      <w:r w:rsidRPr="00790008">
        <w:rPr>
          <w:rStyle w:val="BookTitle"/>
          <w:rFonts w:asciiTheme="minorHAnsi" w:hAnsiTheme="minorHAnsi" w:cstheme="minorHAnsi"/>
          <w:b w:val="0"/>
          <w:bCs w:val="0"/>
          <w:color w:val="000000"/>
          <w:sz w:val="28"/>
          <w:szCs w:val="28"/>
        </w:rPr>
        <w:br/>
        <w:t>nija-gṛhe calilena śrī-gaurāṅga-rāya</w:t>
      </w:r>
    </w:p>
    <w:p w14:paraId="485FABC2" w14:textId="71EF19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leave from them, Lord Gaurāṅga happily started for home.</w:t>
      </w:r>
    </w:p>
    <w:p w14:paraId="194D180E" w14:textId="03D67A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14.115</w:t>
      </w:r>
    </w:p>
    <w:p w14:paraId="3DA09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561FE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paḍuyā saba prabhura sahite</w:t>
      </w:r>
      <w:r w:rsidRPr="00790008">
        <w:rPr>
          <w:rStyle w:val="BookTitle"/>
          <w:rFonts w:asciiTheme="minorHAnsi" w:hAnsiTheme="minorHAnsi" w:cstheme="minorHAnsi"/>
          <w:b w:val="0"/>
          <w:bCs w:val="0"/>
          <w:color w:val="000000"/>
          <w:sz w:val="28"/>
          <w:szCs w:val="28"/>
        </w:rPr>
        <w:br/>
        <w:t>calilena prabhu-sthāne tathāi paḍite</w:t>
      </w:r>
    </w:p>
    <w:p w14:paraId="1F12A9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students came to Navadvīpa with the Lord to continue studying under Him.</w:t>
      </w:r>
    </w:p>
    <w:p w14:paraId="66678D69" w14:textId="70F5C1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the Lord was returning from East Bengal, some students came with Him to Navadvīpa in order to study from Him.</w:t>
      </w:r>
    </w:p>
    <w:p w14:paraId="2DA8EEFB" w14:textId="2AD2D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14.116</w:t>
      </w:r>
    </w:p>
    <w:p w14:paraId="44E4D3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8F7DC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eka sukṛti brāhmaṇa</w:t>
      </w:r>
      <w:r w:rsidRPr="00790008">
        <w:rPr>
          <w:rStyle w:val="BookTitle"/>
          <w:rFonts w:asciiTheme="minorHAnsi" w:hAnsiTheme="minorHAnsi" w:cstheme="minorHAnsi"/>
          <w:b w:val="0"/>
          <w:bCs w:val="0"/>
          <w:color w:val="000000"/>
          <w:sz w:val="28"/>
          <w:szCs w:val="28"/>
        </w:rPr>
        <w:br/>
        <w:t>ati-sāragrāhī, nāma—miśra tapana</w:t>
      </w:r>
    </w:p>
    <w:p w14:paraId="576500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a pious swanlike brāhmaṇa named Tapana Miśra arrived there.</w:t>
      </w:r>
    </w:p>
    <w:p w14:paraId="6E0480CE" w14:textId="43A71B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sukṛti brāhmaṇa </w:t>
      </w:r>
      <w:r w:rsidRPr="00790008">
        <w:rPr>
          <w:rStyle w:val="BookTitle"/>
          <w:rFonts w:asciiTheme="minorHAnsi" w:hAnsiTheme="minorHAnsi" w:cstheme="minorHAnsi"/>
          <w:b w:val="0"/>
          <w:bCs w:val="0"/>
          <w:color w:val="000000"/>
          <w:sz w:val="28"/>
          <w:szCs w:val="28"/>
        </w:rPr>
        <w:t xml:space="preserve">is explained as follows: In this universe, brahmanism, or knowledge of the Supreme Brahman, is the highest platform and the ultimate goal of all pious activities. If a knower of Brahman engages his mind in serving the lotus feet of the Supreme Brahman, Lord Viṣṇu, then the limit of his fortune is incomparable. In the </w:t>
      </w:r>
      <w:r w:rsidRPr="00790008">
        <w:rPr>
          <w:rStyle w:val="BookTitle"/>
          <w:rFonts w:asciiTheme="minorHAnsi" w:hAnsiTheme="minorHAnsi" w:cstheme="minorHAnsi"/>
          <w:b w:val="0"/>
          <w:bCs w:val="0"/>
          <w:i/>
          <w:iCs/>
          <w:color w:val="000000"/>
          <w:sz w:val="28"/>
          <w:szCs w:val="28"/>
        </w:rPr>
        <w:t xml:space="preserve">Garuḍa Purāṇa </w:t>
      </w:r>
      <w:r w:rsidRPr="00790008">
        <w:rPr>
          <w:rStyle w:val="BookTitle"/>
          <w:rFonts w:asciiTheme="minorHAnsi" w:hAnsiTheme="minorHAnsi" w:cstheme="minorHAnsi"/>
          <w:b w:val="0"/>
          <w:bCs w:val="0"/>
          <w:color w:val="000000"/>
          <w:sz w:val="28"/>
          <w:szCs w:val="28"/>
        </w:rPr>
        <w:t xml:space="preserve">it is stated: “It is said that out of thousands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one is qualified to perform sacrifices, and out of many thousands of such qualified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expert in sacrificial offerings, one learned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may have passed beyond all Vedic knowledge. He is considered the best among all these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yet, out of thousands of such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surpassed Vedic knowledge, one person may be a </w:t>
      </w:r>
      <w:r w:rsidRPr="00790008">
        <w:rPr>
          <w:rStyle w:val="BookTitle"/>
          <w:rFonts w:asciiTheme="minorHAnsi" w:hAnsiTheme="minorHAnsi" w:cstheme="minorHAnsi"/>
          <w:b w:val="0"/>
          <w:bCs w:val="0"/>
          <w:i/>
          <w:iCs/>
          <w:color w:val="000000"/>
          <w:sz w:val="28"/>
          <w:szCs w:val="28"/>
        </w:rPr>
        <w:t>viṣṇu-bhakta</w:t>
      </w:r>
      <w:r w:rsidRPr="00790008">
        <w:rPr>
          <w:rStyle w:val="BookTitle"/>
          <w:rFonts w:asciiTheme="minorHAnsi" w:hAnsiTheme="minorHAnsi" w:cstheme="minorHAnsi"/>
          <w:b w:val="0"/>
          <w:bCs w:val="0"/>
          <w:color w:val="000000"/>
          <w:sz w:val="28"/>
          <w:szCs w:val="28"/>
        </w:rPr>
        <w:t xml:space="preserve">, and he is most famous. Out of many thousands of such Vaiṣṇavas, one who is completely fixed in the service of Lord Kṛṣṇa is most famous.” Such a person is called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or swanlike. The opposite of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bhāravāhī</w:t>
      </w:r>
      <w:r w:rsidRPr="00790008">
        <w:rPr>
          <w:rStyle w:val="BookTitle"/>
          <w:rFonts w:asciiTheme="minorHAnsi" w:hAnsiTheme="minorHAnsi" w:cstheme="minorHAnsi"/>
          <w:b w:val="0"/>
          <w:bCs w:val="0"/>
          <w:color w:val="000000"/>
          <w:sz w:val="28"/>
          <w:szCs w:val="28"/>
        </w:rPr>
        <w:t xml:space="preserve">, or asslike. In other words, those who are unable to understand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literatures in </w:t>
      </w:r>
      <w:r w:rsidRPr="00790008">
        <w:rPr>
          <w:rStyle w:val="BookTitle"/>
          <w:rFonts w:asciiTheme="minorHAnsi" w:hAnsiTheme="minorHAnsi" w:cstheme="minorHAnsi"/>
          <w:b w:val="0"/>
          <w:bCs w:val="0"/>
          <w:color w:val="000000"/>
          <w:sz w:val="28"/>
          <w:szCs w:val="28"/>
        </w:rPr>
        <w:lastRenderedPageBreak/>
        <w:t xml:space="preserve">pursuance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who are busy with external considerations due to foolishness are </w:t>
      </w:r>
      <w:r w:rsidRPr="00790008">
        <w:rPr>
          <w:rStyle w:val="BookTitle"/>
          <w:rFonts w:asciiTheme="minorHAnsi" w:hAnsiTheme="minorHAnsi" w:cstheme="minorHAnsi"/>
          <w:b w:val="0"/>
          <w:bCs w:val="0"/>
          <w:i/>
          <w:iCs/>
          <w:color w:val="000000"/>
          <w:sz w:val="28"/>
          <w:szCs w:val="28"/>
        </w:rPr>
        <w:t>bhāravāhī</w:t>
      </w:r>
      <w:r w:rsidRPr="00790008">
        <w:rPr>
          <w:rStyle w:val="BookTitle"/>
          <w:rFonts w:asciiTheme="minorHAnsi" w:hAnsiTheme="minorHAnsi" w:cstheme="minorHAnsi"/>
          <w:b w:val="0"/>
          <w:bCs w:val="0"/>
          <w:color w:val="000000"/>
          <w:sz w:val="28"/>
          <w:szCs w:val="28"/>
        </w:rPr>
        <w:t xml:space="preserve">, not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Materialists, </w:t>
      </w:r>
      <w:r w:rsidRPr="009C0633">
        <w:rPr>
          <w:rStyle w:val="BookTitle"/>
          <w:rFonts w:asciiTheme="minorHAnsi" w:hAnsiTheme="minorHAnsi" w:cstheme="minorHAnsi"/>
          <w:b w:val="0"/>
          <w:bCs w:val="0"/>
          <w:i/>
          <w:iCs/>
          <w:color w:val="000000"/>
          <w:sz w:val="28"/>
          <w:szCs w:val="28"/>
          <w:rPrChange w:id="227" w:author="your servant" w:date="2020-08-28T19:03:00Z">
            <w:rPr>
              <w:rStyle w:val="BookTitle"/>
              <w:rFonts w:asciiTheme="minorHAnsi" w:hAnsiTheme="minorHAnsi" w:cstheme="minorHAnsi"/>
              <w:b w:val="0"/>
              <w:bCs w:val="0"/>
              <w:color w:val="000000"/>
              <w:sz w:val="28"/>
              <w:szCs w:val="28"/>
            </w:rPr>
          </w:rPrChange>
        </w:rPr>
        <w:t>karm</w:t>
      </w:r>
      <w:ins w:id="228" w:author="your servant" w:date="2020-08-28T19:03:00Z">
        <w:r w:rsidR="009C0633">
          <w:rPr>
            <w:rStyle w:val="BookTitle"/>
            <w:rFonts w:asciiTheme="minorHAnsi" w:hAnsiTheme="minorHAnsi" w:cstheme="minorHAnsi"/>
            <w:b w:val="0"/>
            <w:bCs w:val="0"/>
            <w:i/>
            <w:iCs/>
            <w:color w:val="000000"/>
            <w:sz w:val="28"/>
            <w:szCs w:val="28"/>
          </w:rPr>
          <w:t>ī</w:t>
        </w:r>
      </w:ins>
      <w:r w:rsidRPr="009C0633">
        <w:rPr>
          <w:rStyle w:val="BookTitle"/>
          <w:rFonts w:asciiTheme="minorHAnsi" w:hAnsiTheme="minorHAnsi" w:cstheme="minorHAnsi"/>
          <w:b w:val="0"/>
          <w:bCs w:val="0"/>
          <w:i/>
          <w:iCs/>
          <w:color w:val="000000"/>
          <w:sz w:val="28"/>
          <w:szCs w:val="28"/>
          <w:rPrChange w:id="229" w:author="your servant" w:date="2020-08-28T19:0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are called </w:t>
      </w:r>
      <w:r w:rsidRPr="00790008">
        <w:rPr>
          <w:rStyle w:val="BookTitle"/>
          <w:rFonts w:asciiTheme="minorHAnsi" w:hAnsiTheme="minorHAnsi" w:cstheme="minorHAnsi"/>
          <w:b w:val="0"/>
          <w:bCs w:val="0"/>
          <w:i/>
          <w:iCs/>
          <w:color w:val="000000"/>
          <w:sz w:val="28"/>
          <w:szCs w:val="28"/>
        </w:rPr>
        <w:t>bhāravāhīs</w:t>
      </w:r>
      <w:r w:rsidRPr="00790008">
        <w:rPr>
          <w:rStyle w:val="BookTitle"/>
          <w:rFonts w:asciiTheme="minorHAnsi" w:hAnsiTheme="minorHAnsi" w:cstheme="minorHAnsi"/>
          <w:b w:val="0"/>
          <w:bCs w:val="0"/>
          <w:color w:val="000000"/>
          <w:sz w:val="28"/>
          <w:szCs w:val="28"/>
        </w:rPr>
        <w:t>. Only the pure devotees, or Vaiṣṇavas, are clever and intelligent. They give up the worthless asslike mentality and become properly situated in understanding the confidential purport of all scriptures.</w:t>
      </w:r>
    </w:p>
    <w:p w14:paraId="3DCE5A3E" w14:textId="07B79B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14.117</w:t>
      </w:r>
    </w:p>
    <w:p w14:paraId="3068DC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46A09A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nirūpite nāre</w:t>
      </w:r>
      <w:r w:rsidRPr="00790008">
        <w:rPr>
          <w:rStyle w:val="BookTitle"/>
          <w:rFonts w:asciiTheme="minorHAnsi" w:hAnsiTheme="minorHAnsi" w:cstheme="minorHAnsi"/>
          <w:b w:val="0"/>
          <w:bCs w:val="0"/>
          <w:color w:val="000000"/>
          <w:sz w:val="28"/>
          <w:szCs w:val="28"/>
        </w:rPr>
        <w:br/>
        <w:t>hena jana nāhi tathā, jijñāsibe yāṅ’re</w:t>
      </w:r>
    </w:p>
    <w:p w14:paraId="54F455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confused about the goal of life and the means for attaining it. Moreover, he could not find anyone to clear his confusion.</w:t>
      </w:r>
    </w:p>
    <w:p w14:paraId="3D9AA93E" w14:textId="58BFE6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process by which one attains his desired goal is called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The devotional scriptures refer to this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Due to a lack of knowledge concerning one’s relationship with the Lord, various new concocted ways of attaining perfection are described and practiced by the nondevotees. Austerities, worship, ritualistic ceremonies, vows, Vedic study, practicing </w:t>
      </w:r>
      <w:r w:rsidRPr="00790008">
        <w:rPr>
          <w:rStyle w:val="BookTitle"/>
          <w:rFonts w:asciiTheme="minorHAnsi" w:hAnsiTheme="minorHAnsi" w:cstheme="minorHAnsi"/>
          <w:b w:val="0"/>
          <w:bCs w:val="0"/>
          <w:i/>
          <w:iCs/>
          <w:color w:val="000000"/>
          <w:sz w:val="28"/>
          <w:szCs w:val="28"/>
        </w:rPr>
        <w:t>kumbhaka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recaka </w:t>
      </w:r>
      <w:r w:rsidRPr="00790008">
        <w:rPr>
          <w:rStyle w:val="BookTitle"/>
          <w:rFonts w:asciiTheme="minorHAnsi" w:hAnsiTheme="minorHAnsi" w:cstheme="minorHAnsi"/>
          <w:b w:val="0"/>
          <w:bCs w:val="0"/>
          <w:color w:val="000000"/>
          <w:sz w:val="28"/>
          <w:szCs w:val="28"/>
        </w:rPr>
        <w:t xml:space="preserve">by controlling the breath </w:t>
      </w:r>
      <w:r w:rsidRPr="00790008">
        <w:rPr>
          <w:rStyle w:val="EndnoteReference"/>
          <w:rFonts w:asciiTheme="minorHAnsi" w:hAnsiTheme="minorHAnsi" w:cstheme="minorHAnsi"/>
        </w:rPr>
        <w:endnoteReference w:id="10"/>
      </w:r>
      <w:r w:rsidRPr="00790008">
        <w:rPr>
          <w:rStyle w:val="BookTitle"/>
          <w:rFonts w:asciiTheme="minorHAnsi" w:hAnsiTheme="minorHAnsi" w:cstheme="minorHAnsi"/>
          <w:b w:val="0"/>
          <w:bCs w:val="0"/>
          <w:color w:val="000000"/>
          <w:sz w:val="28"/>
          <w:szCs w:val="28"/>
        </w:rPr>
        <w:t xml:space="preserve">1, offering oblations to one’s forefathers, renunciation,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xml:space="preserve">, bathing three times a day, visiting holy places, meditation and contemplation in order to control the mind, and fruitive Deity worship are generally accepted as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by asslike persons who are bewildered by the illusory energy of the Lord. These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are simply other means of deceiving the living entities. Actually, only Vaiṣṇavas are qualified to ascertain the goal of life and the process for attaining it. But if persons who are devoid of devotion to Viṣṇu try to ascertain the process for achieving the goal there is a great chance of being misguided. Particularly, in comparison we can see that if one endeavors to ascertain the process for achieving the goal of life with the help of mental speculation, it will invite mistakes, illusions, and obstacles and one will not reach the eternal, ultimate goal of life.</w:t>
      </w:r>
    </w:p>
    <w:p w14:paraId="715B944D" w14:textId="5A8283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considering the goal of life, the salvationists mistakenly conclude that achieving freedom from the threefold miseries is the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or goal of life. The materialists consider immediate sense gratification is the goal of life, and the salvationists ascertain that merging in the impersonal Brahman is the goal of life. The root of their misconceptions is simply their mistakes and nothing else. The swanlike devotees of the Lord do not follow the conceptions of either the salvationists or the materialists but accept love of God as the goal of life. They know that both heavenly pleasures and merging into the impersonal Brahman are </w:t>
      </w:r>
      <w:r w:rsidRPr="00790008">
        <w:rPr>
          <w:rStyle w:val="BookTitle"/>
          <w:rFonts w:asciiTheme="minorHAnsi" w:hAnsiTheme="minorHAnsi" w:cstheme="minorHAnsi"/>
          <w:b w:val="0"/>
          <w:bCs w:val="0"/>
          <w:color w:val="000000"/>
          <w:sz w:val="28"/>
          <w:szCs w:val="28"/>
        </w:rPr>
        <w:lastRenderedPageBreak/>
        <w:t xml:space="preserve">simply fraud. Since proud scholars of various communities in Bengal like the materialists, the </w:t>
      </w:r>
      <w:r w:rsidRPr="0083593E">
        <w:rPr>
          <w:rStyle w:val="BookTitle"/>
          <w:rFonts w:asciiTheme="minorHAnsi" w:hAnsiTheme="minorHAnsi" w:cstheme="minorHAnsi"/>
          <w:b w:val="0"/>
          <w:bCs w:val="0"/>
          <w:i/>
          <w:iCs/>
          <w:color w:val="000000"/>
          <w:sz w:val="28"/>
          <w:szCs w:val="28"/>
          <w:rPrChange w:id="230" w:author="your servant" w:date="2020-08-28T19:05:00Z">
            <w:rPr>
              <w:rStyle w:val="BookTitle"/>
              <w:rFonts w:asciiTheme="minorHAnsi" w:hAnsiTheme="minorHAnsi" w:cstheme="minorHAnsi"/>
              <w:b w:val="0"/>
              <w:bCs w:val="0"/>
              <w:color w:val="000000"/>
              <w:sz w:val="28"/>
              <w:szCs w:val="28"/>
            </w:rPr>
          </w:rPrChange>
        </w:rPr>
        <w:t>karm</w:t>
      </w:r>
      <w:ins w:id="231" w:author="your servant" w:date="2020-08-28T19:05:00Z">
        <w:r w:rsidR="0083593E" w:rsidRPr="0083593E">
          <w:rPr>
            <w:rStyle w:val="BookTitle"/>
            <w:rFonts w:asciiTheme="minorHAnsi" w:hAnsiTheme="minorHAnsi" w:cstheme="minorHAnsi"/>
            <w:b w:val="0"/>
            <w:bCs w:val="0"/>
            <w:i/>
            <w:iCs/>
            <w:color w:val="000000"/>
            <w:sz w:val="28"/>
            <w:szCs w:val="28"/>
            <w:rPrChange w:id="232" w:author="your servant" w:date="2020-08-28T19:05:00Z">
              <w:rPr>
                <w:rStyle w:val="BookTitle"/>
                <w:rFonts w:asciiTheme="minorHAnsi" w:hAnsiTheme="minorHAnsi" w:cstheme="minorHAnsi"/>
                <w:b w:val="0"/>
                <w:bCs w:val="0"/>
                <w:color w:val="000000"/>
                <w:sz w:val="28"/>
                <w:szCs w:val="28"/>
              </w:rPr>
            </w:rPrChange>
          </w:rPr>
          <w:t>ī</w:t>
        </w:r>
      </w:ins>
      <w:r w:rsidRPr="0083593E">
        <w:rPr>
          <w:rStyle w:val="BookTitle"/>
          <w:rFonts w:asciiTheme="minorHAnsi" w:hAnsiTheme="minorHAnsi" w:cstheme="minorHAnsi"/>
          <w:b w:val="0"/>
          <w:bCs w:val="0"/>
          <w:i/>
          <w:iCs/>
          <w:color w:val="000000"/>
          <w:sz w:val="28"/>
          <w:szCs w:val="28"/>
          <w:rPrChange w:id="233" w:author="your servant" w:date="2020-08-28T19:0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were ignorant about the actual science of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when they were asked about the goal of life and the means for attaining it by the sharply intelligent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Tapana Miśra, who was desirous of serving the Lord and most qualified to accept the essence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their associate literatures, he could not get a proper answer.</w:t>
      </w:r>
    </w:p>
    <w:p w14:paraId="61553393" w14:textId="68B0AA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14.118</w:t>
      </w:r>
    </w:p>
    <w:p w14:paraId="1CA873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33D38F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nija-iṣṭa-mantra sadā jape rātri-dine</w:t>
      </w:r>
      <w:r w:rsidRPr="00790008">
        <w:rPr>
          <w:rStyle w:val="BookTitle"/>
          <w:rFonts w:asciiTheme="minorHAnsi" w:hAnsiTheme="minorHAnsi" w:cstheme="minorHAnsi"/>
          <w:b w:val="0"/>
          <w:bCs w:val="0"/>
          <w:color w:val="000000"/>
          <w:sz w:val="28"/>
          <w:szCs w:val="28"/>
        </w:rPr>
        <w:br/>
        <w:t>soyāsti nāhika citte sādhanāṅga vine</w:t>
      </w:r>
    </w:p>
    <w:p w14:paraId="32F880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silently chanted his Kṛṣṇa mantra day and night, but since he was not practicing other important limbs of devotional service he could not achieve peace.</w:t>
      </w:r>
    </w:p>
    <w:p w14:paraId="4846C3CF" w14:textId="3C80C4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soyāsti </w:t>
      </w:r>
      <w:r w:rsidRPr="00790008">
        <w:rPr>
          <w:rStyle w:val="BookTitle"/>
          <w:rFonts w:asciiTheme="minorHAnsi" w:hAnsiTheme="minorHAnsi" w:cstheme="minorHAnsi"/>
          <w:b w:val="0"/>
          <w:bCs w:val="0"/>
          <w:color w:val="000000"/>
          <w:sz w:val="28"/>
          <w:szCs w:val="28"/>
        </w:rPr>
        <w:t xml:space="preserve">(a corruption of the Sanskrit word </w:t>
      </w:r>
      <w:r w:rsidRPr="00790008">
        <w:rPr>
          <w:rStyle w:val="BookTitle"/>
          <w:rFonts w:asciiTheme="minorHAnsi" w:hAnsiTheme="minorHAnsi" w:cstheme="minorHAnsi"/>
          <w:b w:val="0"/>
          <w:bCs w:val="0"/>
          <w:i/>
          <w:iCs/>
          <w:color w:val="000000"/>
          <w:sz w:val="28"/>
          <w:szCs w:val="28"/>
        </w:rPr>
        <w:t>svasti</w:t>
      </w:r>
      <w:r w:rsidRPr="00790008">
        <w:rPr>
          <w:rStyle w:val="BookTitle"/>
          <w:rFonts w:asciiTheme="minorHAnsi" w:hAnsiTheme="minorHAnsi" w:cstheme="minorHAnsi"/>
          <w:b w:val="0"/>
          <w:bCs w:val="0"/>
          <w:color w:val="000000"/>
          <w:sz w:val="28"/>
          <w:szCs w:val="28"/>
        </w:rPr>
        <w:t>) means “steadiness of the mind,” or “peacefulness.”</w:t>
      </w:r>
    </w:p>
    <w:p w14:paraId="5DD2AE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he was day and night engaged in chanting the mantras of his worshipable Lord, he did not achieve peace of mind. In devotional scriptures there are sixty-four limbs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described. And among these limbs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five limbs have been described as the best. Among these five, the topmost limb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congregational chanting of the holy names of the Lord, is the path demonstrated by Śrī Caitanyacandra. None of the limbs of devotional service can be performed properly until and unless one accepts the support of chanting the holy names. Without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one can never achieve peace of mind—the purport of this statement is that chanting the holy names, the basis of pleasing Kṛṣṇa, is the only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and until one develops love for Kṛṣṇa, which is the only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achieving perfection in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is difficult and incomplete.</w:t>
      </w:r>
    </w:p>
    <w:p w14:paraId="76793C7E" w14:textId="184AB1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14.119</w:t>
      </w:r>
    </w:p>
    <w:p w14:paraId="2412AB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9B945E8" w14:textId="655536C1"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bhāvite cintite eka-dina rātri-śeṣe</w:t>
      </w:r>
      <w:r w:rsidRPr="00790008">
        <w:rPr>
          <w:rStyle w:val="BookTitle"/>
          <w:rFonts w:asciiTheme="minorHAnsi" w:hAnsiTheme="minorHAnsi" w:cstheme="minorHAnsi"/>
          <w:b w:val="0"/>
          <w:bCs w:val="0"/>
          <w:color w:val="000000"/>
          <w:sz w:val="28"/>
          <w:szCs w:val="28"/>
        </w:rPr>
        <w:br/>
        <w:t>susvapna dekhilā dvija nija-bhāgya-vaśe</w:t>
      </w:r>
    </w:p>
    <w:p w14:paraId="517195D8" w14:textId="5621CC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disturbed in this way, late one night the fortunate brāhmaṇa had an auspicious dream.</w:t>
      </w:r>
    </w:p>
    <w:p w14:paraId="0D8E6F6A" w14:textId="7EBA9F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14.120</w:t>
      </w:r>
    </w:p>
    <w:p w14:paraId="2C54F7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2C6E3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sammukhe āsiyā eka deva mūrtimān</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brāhmaṇere kahe gupta caritra-ākhyāna</w:t>
      </w:r>
    </w:p>
    <w:p w14:paraId="54322F0C" w14:textId="03BBB2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demigod appeared before the brāhmaṇa Tapana Miśra and began to tell him some confidential topics.</w:t>
      </w:r>
    </w:p>
    <w:p w14:paraId="2443C0B1" w14:textId="5E9A3E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14.121</w:t>
      </w:r>
    </w:p>
    <w:p w14:paraId="56441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75D039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śuna, ohe dvija parama-sudhīra!</w:t>
      </w:r>
      <w:r w:rsidRPr="00790008">
        <w:rPr>
          <w:rStyle w:val="BookTitle"/>
          <w:rFonts w:asciiTheme="minorHAnsi" w:hAnsiTheme="minorHAnsi" w:cstheme="minorHAnsi"/>
          <w:b w:val="0"/>
          <w:bCs w:val="0"/>
          <w:color w:val="000000"/>
          <w:sz w:val="28"/>
          <w:szCs w:val="28"/>
        </w:rPr>
        <w:br/>
        <w:t>cintā nā kariha āra, mana kara’ sthira</w:t>
      </w:r>
    </w:p>
    <w:p w14:paraId="19D6273D" w14:textId="331633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sober brāhmaṇa, please listen. Steady your mind and do not worry.</w:t>
      </w:r>
    </w:p>
    <w:p w14:paraId="47ABFFDD" w14:textId="29B661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14.122</w:t>
      </w:r>
    </w:p>
    <w:p w14:paraId="2C839D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685CA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nimāi-paṇḍita-pāśa karaha gamana</w:t>
      </w:r>
      <w:r w:rsidRPr="00790008">
        <w:rPr>
          <w:rStyle w:val="BookTitle"/>
          <w:rFonts w:asciiTheme="minorHAnsi" w:hAnsiTheme="minorHAnsi" w:cstheme="minorHAnsi"/>
          <w:b w:val="0"/>
          <w:bCs w:val="0"/>
          <w:color w:val="000000"/>
          <w:sz w:val="28"/>
          <w:szCs w:val="28"/>
        </w:rPr>
        <w:br/>
        <w:t>teṅho kahibena tomā’ sādhya-sādhana</w:t>
      </w:r>
    </w:p>
    <w:p w14:paraId="5172EA1E" w14:textId="502CF9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to Nimāi Paṇḍita. He will explain to you the goal of life and the means for attaining it.</w:t>
      </w:r>
    </w:p>
    <w:p w14:paraId="408C6E85" w14:textId="64CA16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14.123</w:t>
      </w:r>
    </w:p>
    <w:p w14:paraId="6678B4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7E035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manuśya nahena teṅho—nara-nārāyaṇa</w:t>
      </w:r>
      <w:r w:rsidRPr="00790008">
        <w:rPr>
          <w:rStyle w:val="BookTitle"/>
          <w:rFonts w:asciiTheme="minorHAnsi" w:hAnsiTheme="minorHAnsi" w:cstheme="minorHAnsi"/>
          <w:b w:val="0"/>
          <w:bCs w:val="0"/>
          <w:color w:val="000000"/>
          <w:sz w:val="28"/>
          <w:szCs w:val="28"/>
        </w:rPr>
        <w:br/>
        <w:t>nara-rūpe līlā tā’ra jagat—kāraṇa</w:t>
      </w:r>
    </w:p>
    <w:p w14:paraId="0F6A876B" w14:textId="458419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“He’s not an ordinary human being; He’s Nara-Nārāyaṇa Himself. He’s performing His pastimes as a human being to deliver the people of the world.</w:t>
      </w:r>
    </w:p>
    <w:p w14:paraId="04D9C148" w14:textId="369AF8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14.124</w:t>
      </w:r>
    </w:p>
    <w:p w14:paraId="30D89D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26462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e-sakala nā kahibe kā’re</w:t>
      </w:r>
      <w:r w:rsidRPr="00790008">
        <w:rPr>
          <w:rStyle w:val="BookTitle"/>
          <w:rFonts w:asciiTheme="minorHAnsi" w:hAnsiTheme="minorHAnsi" w:cstheme="minorHAnsi"/>
          <w:b w:val="0"/>
          <w:bCs w:val="0"/>
          <w:color w:val="000000"/>
          <w:sz w:val="28"/>
          <w:szCs w:val="28"/>
        </w:rPr>
        <w:br/>
        <w:t>kahile pāibe duḥkha janma-janmāntare”</w:t>
      </w:r>
    </w:p>
    <w:p w14:paraId="446FFE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disclose these facts to anyone, for this information is confidential even to the Vedas. If you do, you’ll be unhappy birth after birth.”</w:t>
      </w:r>
    </w:p>
    <w:p w14:paraId="24752895" w14:textId="0259A7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veda-gopya</w:t>
      </w:r>
      <w:r w:rsidRPr="00790008">
        <w:rPr>
          <w:rStyle w:val="BookTitle"/>
          <w:rFonts w:asciiTheme="minorHAnsi" w:hAnsiTheme="minorHAnsi" w:cstheme="minorHAnsi"/>
          <w:b w:val="0"/>
          <w:bCs w:val="0"/>
          <w:color w:val="000000"/>
          <w:sz w:val="28"/>
          <w:szCs w:val="28"/>
        </w:rPr>
        <w:t xml:space="preserve"> indicate that the confidential purports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never manifest to ordinary people, but these confidential purports manifest only in the heart of one who is an actual follower of the descending process, or one who follows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Whatever topics are understood by sense enjoyers and renunciates with the assistance of their poor fund of knowledge are simply the external meanings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Such topics are not the aim of those genuine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who are under the shelter of cultivating real knowledge.</w:t>
      </w:r>
    </w:p>
    <w:p w14:paraId="3DA2A9FB" w14:textId="16F9A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14.125</w:t>
      </w:r>
    </w:p>
    <w:p w14:paraId="245FD1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125</w:t>
      </w:r>
    </w:p>
    <w:p w14:paraId="20A230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antardhāna hailā deva, brāhmaṇa jāgilā</w:t>
      </w:r>
      <w:r w:rsidRPr="00790008">
        <w:rPr>
          <w:rStyle w:val="BookTitle"/>
          <w:rFonts w:asciiTheme="minorHAnsi" w:hAnsiTheme="minorHAnsi" w:cstheme="minorHAnsi"/>
          <w:b w:val="0"/>
          <w:bCs w:val="0"/>
          <w:color w:val="000000"/>
          <w:sz w:val="28"/>
          <w:szCs w:val="28"/>
        </w:rPr>
        <w:br/>
        <w:t>susvapna dekhiyā vipra kāndite lāgilā</w:t>
      </w:r>
    </w:p>
    <w:p w14:paraId="3FDB0B21" w14:textId="301494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demigod disappeared, the brāhmaṇa woke from his sleep. After seeing that auspicious dream, he began to cry.</w:t>
      </w:r>
    </w:p>
    <w:p w14:paraId="5146BA91" w14:textId="4F0C19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14.126</w:t>
      </w:r>
    </w:p>
    <w:p w14:paraId="217034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70C863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’aho bhāgya’ māni’ punaḥ cetana pāiyā</w:t>
      </w:r>
      <w:r w:rsidRPr="00790008">
        <w:rPr>
          <w:rStyle w:val="BookTitle"/>
          <w:rFonts w:asciiTheme="minorHAnsi" w:hAnsiTheme="minorHAnsi" w:cstheme="minorHAnsi"/>
          <w:b w:val="0"/>
          <w:bCs w:val="0"/>
          <w:color w:val="000000"/>
          <w:sz w:val="28"/>
          <w:szCs w:val="28"/>
        </w:rPr>
        <w:br/>
        <w:t>sei-kṣaṇe calilena prabhu dheyāiyā</w:t>
      </w:r>
    </w:p>
    <w:p w14:paraId="06DCD9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Recovering from his trance, he exclaimed, “What good luck!” Then he immediately left to see the Lord.</w:t>
      </w:r>
    </w:p>
    <w:p w14:paraId="1C163582" w14:textId="177537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aho bhāgya māni’</w:t>
      </w:r>
      <w:r w:rsidRPr="00790008">
        <w:rPr>
          <w:rStyle w:val="BookTitle"/>
          <w:rFonts w:asciiTheme="minorHAnsi" w:hAnsiTheme="minorHAnsi" w:cstheme="minorHAnsi"/>
          <w:b w:val="0"/>
          <w:bCs w:val="0"/>
          <w:color w:val="000000"/>
          <w:sz w:val="28"/>
          <w:szCs w:val="28"/>
        </w:rPr>
        <w:t xml:space="preserve"> means “considering himself extraordinarily fortunate.”</w:t>
      </w:r>
    </w:p>
    <w:p w14:paraId="1B0F885B" w14:textId="43DDE4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14.127-128</w:t>
      </w:r>
    </w:p>
    <w:p w14:paraId="3DEED3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127-128</w:t>
      </w:r>
    </w:p>
    <w:p w14:paraId="0E353B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āchena yathā śrī-gaurasundara</w:t>
      </w:r>
      <w:r w:rsidRPr="00790008">
        <w:rPr>
          <w:rStyle w:val="BookTitle"/>
          <w:rFonts w:asciiTheme="minorHAnsi" w:hAnsiTheme="minorHAnsi" w:cstheme="minorHAnsi"/>
          <w:b w:val="0"/>
          <w:bCs w:val="0"/>
          <w:color w:val="000000"/>
          <w:sz w:val="28"/>
          <w:szCs w:val="28"/>
        </w:rPr>
        <w:br/>
        <w:t>śiṣya-gaṇa-sahita parama-manohara</w:t>
      </w:r>
    </w:p>
    <w:p w14:paraId="285A4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paḍilā vipra prabhura caraṇe</w:t>
      </w:r>
      <w:r w:rsidRPr="00790008">
        <w:rPr>
          <w:rStyle w:val="BookTitle"/>
          <w:rFonts w:asciiTheme="minorHAnsi" w:hAnsiTheme="minorHAnsi" w:cstheme="minorHAnsi"/>
          <w:b w:val="0"/>
          <w:bCs w:val="0"/>
          <w:color w:val="000000"/>
          <w:sz w:val="28"/>
          <w:szCs w:val="28"/>
        </w:rPr>
        <w:br/>
        <w:t>yoḍa-haste dāṇḍāilā sabāra sadane</w:t>
      </w:r>
    </w:p>
    <w:p w14:paraId="6C728ADD" w14:textId="529B3C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enchanting Śrī Gaurasundara was sitting with His students on the bank of the Padmāvatī River, Tapana Miśra came there and fell at His feet. He got up before everyone with his hands folded.</w:t>
      </w:r>
    </w:p>
    <w:p w14:paraId="014623A5" w14:textId="768741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14.129</w:t>
      </w:r>
    </w:p>
    <w:p w14:paraId="7AD21F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3BAD20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bale,—“āmi ati dīna-hīna jana</w:t>
      </w:r>
      <w:r w:rsidRPr="00790008">
        <w:rPr>
          <w:rStyle w:val="BookTitle"/>
          <w:rFonts w:asciiTheme="minorHAnsi" w:hAnsiTheme="minorHAnsi" w:cstheme="minorHAnsi"/>
          <w:b w:val="0"/>
          <w:bCs w:val="0"/>
          <w:color w:val="000000"/>
          <w:sz w:val="28"/>
          <w:szCs w:val="28"/>
        </w:rPr>
        <w:br/>
        <w:t>kṛpā-dṛṣṭye kara’ mora saṁsāra mocana</w:t>
      </w:r>
    </w:p>
    <w:p w14:paraId="0530A72E" w14:textId="29D06B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w:t>
      </w:r>
      <w:r w:rsidRPr="0083593E">
        <w:rPr>
          <w:rStyle w:val="BookTitle"/>
          <w:rFonts w:asciiTheme="minorHAnsi" w:hAnsiTheme="minorHAnsi" w:cstheme="minorHAnsi"/>
          <w:b/>
          <w:bCs/>
          <w:color w:val="800000"/>
          <w:sz w:val="28"/>
          <w:szCs w:val="28"/>
        </w:rPr>
        <w:t>brāhmaṇa</w:t>
      </w:r>
      <w:r w:rsidRPr="00790008">
        <w:rPr>
          <w:rStyle w:val="BookTitle"/>
          <w:rFonts w:asciiTheme="minorHAnsi" w:hAnsiTheme="minorHAnsi" w:cstheme="minorHAnsi"/>
          <w:b/>
          <w:bCs/>
          <w:color w:val="800000"/>
          <w:sz w:val="28"/>
          <w:szCs w:val="28"/>
        </w:rPr>
        <w:t xml:space="preserve"> said, “I’m the most fallen wretch. Please deliver me from this material existence by Your merciful glance.</w:t>
      </w:r>
    </w:p>
    <w:p w14:paraId="368A37A6" w14:textId="0E26CD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14.130</w:t>
      </w:r>
    </w:p>
    <w:p w14:paraId="6F85A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104E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kichui nā jāni</w:t>
      </w:r>
      <w:r w:rsidRPr="00790008">
        <w:rPr>
          <w:rStyle w:val="BookTitle"/>
          <w:rFonts w:asciiTheme="minorHAnsi" w:hAnsiTheme="minorHAnsi" w:cstheme="minorHAnsi"/>
          <w:b w:val="0"/>
          <w:bCs w:val="0"/>
          <w:color w:val="000000"/>
          <w:sz w:val="28"/>
          <w:szCs w:val="28"/>
        </w:rPr>
        <w:br/>
        <w:t>kṛpā kari’ āmā’ prati kahibā āpani</w:t>
      </w:r>
    </w:p>
    <w:p w14:paraId="497ECA01" w14:textId="7BB45A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ignorant of the goal of life and the means for attaining it, therefore kindly explain this to me.</w:t>
      </w:r>
    </w:p>
    <w:p w14:paraId="2018729D" w14:textId="50BA51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14.131</w:t>
      </w:r>
    </w:p>
    <w:p w14:paraId="64F1BA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16410E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viṣayādi-sukha mora citte nāhi bhāya</w:t>
      </w:r>
      <w:r w:rsidRPr="00790008">
        <w:rPr>
          <w:rStyle w:val="BookTitle"/>
          <w:rFonts w:asciiTheme="minorHAnsi" w:hAnsiTheme="minorHAnsi" w:cstheme="minorHAnsi"/>
          <w:b w:val="0"/>
          <w:bCs w:val="0"/>
          <w:color w:val="000000"/>
          <w:sz w:val="28"/>
          <w:szCs w:val="28"/>
        </w:rPr>
        <w:br/>
        <w:t>kise juḍāibe prāṇa, kaha dayā-maya</w:t>
      </w:r>
    </w:p>
    <w:p w14:paraId="0FD7A4F7" w14:textId="442338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find any pleasure in material sense enjoyment, therefore, O merciful Lord, please tell me how I can find relief.”</w:t>
      </w:r>
    </w:p>
    <w:p w14:paraId="5EE04BA7" w14:textId="47EDC6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14.132</w:t>
      </w:r>
    </w:p>
    <w:p w14:paraId="5DC341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0071D8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bale,—“vipra! tomāra bhāgyera ki kathā</w:t>
      </w:r>
      <w:r w:rsidRPr="00790008">
        <w:rPr>
          <w:rStyle w:val="BookTitle"/>
          <w:rFonts w:asciiTheme="minorHAnsi" w:hAnsiTheme="minorHAnsi" w:cstheme="minorHAnsi"/>
          <w:b w:val="0"/>
          <w:bCs w:val="0"/>
          <w:color w:val="000000"/>
          <w:sz w:val="28"/>
          <w:szCs w:val="28"/>
        </w:rPr>
        <w:br/>
        <w:t>kṛṣṇa-bhajibāre cāha, sei se sarvathā</w:t>
      </w:r>
    </w:p>
    <w:p w14:paraId="19367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“O brāhmaṇa, what can be said about your good fortune? Since you wish to worship Kṛṣṇa, that is quite sufficient.</w:t>
      </w:r>
    </w:p>
    <w:p w14:paraId="5DDDD14B" w14:textId="619B2D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heaps of pious activities accumulated from many lifetimes one’s propensity for serving Kṛṣṇa is awakened. This is the living entities’ only goal of life in all respects. The word </w:t>
      </w:r>
      <w:r w:rsidRPr="00790008">
        <w:rPr>
          <w:rStyle w:val="BookTitle"/>
          <w:rFonts w:asciiTheme="minorHAnsi" w:hAnsiTheme="minorHAnsi" w:cstheme="minorHAnsi"/>
          <w:b w:val="0"/>
          <w:bCs w:val="0"/>
          <w:i/>
          <w:iCs/>
          <w:color w:val="000000"/>
          <w:sz w:val="28"/>
          <w:szCs w:val="28"/>
        </w:rPr>
        <w:t xml:space="preserve">sarvathā </w:t>
      </w:r>
      <w:r w:rsidRPr="00790008">
        <w:rPr>
          <w:rStyle w:val="BookTitle"/>
          <w:rFonts w:asciiTheme="minorHAnsi" w:hAnsiTheme="minorHAnsi" w:cstheme="minorHAnsi"/>
          <w:b w:val="0"/>
          <w:bCs w:val="0"/>
          <w:color w:val="000000"/>
          <w:sz w:val="28"/>
          <w:szCs w:val="28"/>
        </w:rPr>
        <w:t xml:space="preserve">means “in all respects.” Another reading for this word is </w:t>
      </w:r>
      <w:r w:rsidRPr="00790008">
        <w:rPr>
          <w:rStyle w:val="BookTitle"/>
          <w:rFonts w:asciiTheme="minorHAnsi" w:hAnsiTheme="minorHAnsi" w:cstheme="minorHAnsi"/>
          <w:b w:val="0"/>
          <w:bCs w:val="0"/>
          <w:i/>
          <w:iCs/>
          <w:color w:val="000000"/>
          <w:sz w:val="28"/>
          <w:szCs w:val="28"/>
        </w:rPr>
        <w:t>sarvadā</w:t>
      </w:r>
      <w:r w:rsidRPr="00790008">
        <w:rPr>
          <w:rStyle w:val="BookTitle"/>
          <w:rFonts w:asciiTheme="minorHAnsi" w:hAnsiTheme="minorHAnsi" w:cstheme="minorHAnsi"/>
          <w:b w:val="0"/>
          <w:bCs w:val="0"/>
          <w:color w:val="000000"/>
          <w:sz w:val="28"/>
          <w:szCs w:val="28"/>
        </w:rPr>
        <w:t>, which means “that which bestows all desired perfection.”</w:t>
      </w:r>
    </w:p>
    <w:p w14:paraId="21B30B0E" w14:textId="612EE4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14.133</w:t>
      </w:r>
    </w:p>
    <w:p w14:paraId="6CBBE5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0417C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īśvara-bhajana ati durgama apāra</w:t>
      </w:r>
      <w:r w:rsidRPr="00790008">
        <w:rPr>
          <w:rStyle w:val="BookTitle"/>
          <w:rFonts w:asciiTheme="minorHAnsi" w:hAnsiTheme="minorHAnsi" w:cstheme="minorHAnsi"/>
          <w:b w:val="0"/>
          <w:bCs w:val="0"/>
          <w:color w:val="000000"/>
          <w:sz w:val="28"/>
          <w:szCs w:val="28"/>
        </w:rPr>
        <w:br/>
        <w:t>yuga-dharma sthāpiyāche kari paracāra</w:t>
      </w:r>
    </w:p>
    <w:p w14:paraId="6B569F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“Worship of the Supreme Lord, however, is difficult to achieve. The Lord Himself personally teaches the principles of religion for the age.</w:t>
      </w:r>
    </w:p>
    <w:p w14:paraId="3C7A06ED" w14:textId="597EAA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Devotional service to the Lord is an extremely incomprehensible subject. To begin, with questions such as, “Who is the Lord? Who are His servants?” often bewilder the conditioned souls. Being maddened with pride, the conditioned souls always consider themselves the supreme and thus desire profit, adoration, and distinction from others. But those who possesses the opposite mood, or those who possess nonduplicitous humility and surrender in their hearts, are glorious. Only such pious souls engage in the devotional service of the Lord. They neither exhibit any interest in their own sense gratification nor do they accept worship from others. Persons who are devoid of devotional service and full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always gratify their senses by always accepting worship from others. In order to liberate these fallen conditioned souls from their excessive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the Supreme Lord and His devotees preach topics of the Lord from time to time, and as a result,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religion of the age, is established. Time is </w:t>
      </w:r>
      <w:r w:rsidRPr="00790008">
        <w:rPr>
          <w:rStyle w:val="BookTitle"/>
          <w:rFonts w:asciiTheme="minorHAnsi" w:hAnsiTheme="minorHAnsi" w:cstheme="minorHAnsi"/>
          <w:b w:val="0"/>
          <w:bCs w:val="0"/>
          <w:color w:val="000000"/>
          <w:sz w:val="28"/>
          <w:szCs w:val="28"/>
        </w:rPr>
        <w:lastRenderedPageBreak/>
        <w:t xml:space="preserve">generally divided into four ages—Kṛta (Satya), Dvāpara, Tretā, and Kali. In the beginning, when there was no scarcity of simplicity in the hearts of the living entities, it was possible for them to meditate on the Supreme Lord in their hearts; therefore this age is known as Kṛta-yuga. Later on, the performance of sacrifice for the worship of Lord Viṣṇu, Yajñeśvara, was established 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Since three-fourths of religious principles were maintained in this age, it is known as Tretā-yuga. When half of the religious principles were maintained, the temple worship of Lord Viṣṇu was established 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Because two-fourths of religious principles were followed, the age is called Dvāpara-yuga. Thereafter the two-fourths of religious principles gradually diminished, and only one-fourth remained in the beginning of Kali-yuga. In Kali-yuga, even the one-fourth principles of religion have begun to diminish. Therefore there cannot be any means of progress other than congregational chanting of the holy names of the Lord. The only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for the Age of Kali is congregational chanting of the holy names of the Lord. Wherever propagation of Kṛṣṇa’s names and topics is lacking, there will be temple ceremonies based on solitary worship devoid of preaching, external performances of sacrifice, and the process of meditation and remembrance also based on solitary worship. The Supreme Lord, Śrī Kṛṣṇa Caitanya, established the superiority of </w:t>
      </w:r>
      <w:r w:rsidRPr="00790008">
        <w:rPr>
          <w:rStyle w:val="BookTitle"/>
          <w:rFonts w:asciiTheme="minorHAnsi" w:hAnsiTheme="minorHAnsi" w:cstheme="minorHAnsi"/>
          <w:b w:val="0"/>
          <w:bCs w:val="0"/>
          <w:i/>
          <w:iCs/>
          <w:color w:val="000000"/>
          <w:sz w:val="28"/>
          <w:szCs w:val="28"/>
        </w:rPr>
        <w:t xml:space="preserve">nāma-saṅkīrtana </w:t>
      </w:r>
      <w:r w:rsidRPr="00790008">
        <w:rPr>
          <w:rStyle w:val="BookTitle"/>
          <w:rFonts w:asciiTheme="minorHAnsi" w:hAnsiTheme="minorHAnsi" w:cstheme="minorHAnsi"/>
          <w:b w:val="0"/>
          <w:bCs w:val="0"/>
          <w:color w:val="000000"/>
          <w:sz w:val="28"/>
          <w:szCs w:val="28"/>
        </w:rPr>
        <w:t xml:space="preserve">over the three processes of the three previous ages. It is to be understood that those who do not accept the glories of </w:t>
      </w:r>
      <w:r w:rsidRPr="00790008">
        <w:rPr>
          <w:rStyle w:val="BookTitle"/>
          <w:rFonts w:asciiTheme="minorHAnsi" w:hAnsiTheme="minorHAnsi" w:cstheme="minorHAnsi"/>
          <w:b w:val="0"/>
          <w:bCs w:val="0"/>
          <w:i/>
          <w:iCs/>
          <w:color w:val="000000"/>
          <w:sz w:val="28"/>
          <w:szCs w:val="28"/>
        </w:rPr>
        <w:t xml:space="preserve">kṛṣṇa-saṅkīrtana </w:t>
      </w:r>
      <w:r w:rsidRPr="00790008">
        <w:rPr>
          <w:rStyle w:val="BookTitle"/>
          <w:rFonts w:asciiTheme="minorHAnsi" w:hAnsiTheme="minorHAnsi" w:cstheme="minorHAnsi"/>
          <w:b w:val="0"/>
          <w:bCs w:val="0"/>
          <w:color w:val="000000"/>
          <w:sz w:val="28"/>
          <w:szCs w:val="28"/>
        </w:rPr>
        <w:t>have never heard topics of pure devotional service to the Lord.</w:t>
      </w:r>
    </w:p>
    <w:p w14:paraId="306887E4" w14:textId="32D356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14.134</w:t>
      </w:r>
    </w:p>
    <w:p w14:paraId="35320E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12E552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cāri-yuge cāri-dharma rākhi’ kṣiti-tale</w:t>
      </w:r>
      <w:r w:rsidRPr="00790008">
        <w:rPr>
          <w:rStyle w:val="BookTitle"/>
          <w:rFonts w:asciiTheme="minorHAnsi" w:hAnsiTheme="minorHAnsi" w:cstheme="minorHAnsi"/>
          <w:b w:val="0"/>
          <w:bCs w:val="0"/>
          <w:color w:val="000000"/>
          <w:sz w:val="28"/>
          <w:szCs w:val="28"/>
        </w:rPr>
        <w:br/>
        <w:t>svadharma sthāpiyā-prabhu nija-sthāne cale</w:t>
      </w:r>
    </w:p>
    <w:p w14:paraId="460EAFB6" w14:textId="1F802A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incarnates to establish four different religious principles in the four different ages, and thereafter He returns to His own abode.</w:t>
      </w:r>
    </w:p>
    <w:p w14:paraId="3C77A53F" w14:textId="23C97C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14.135</w:t>
      </w:r>
    </w:p>
    <w:p w14:paraId="550B2A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E9D80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paritrāṇāya sādhūnāṁ      vināśāya ca duṣkṛtām</w:t>
      </w:r>
      <w:r w:rsidRPr="00790008">
        <w:rPr>
          <w:rStyle w:val="BookTitle"/>
          <w:rFonts w:asciiTheme="minorHAnsi" w:hAnsiTheme="minorHAnsi" w:cstheme="minorHAnsi"/>
          <w:b w:val="0"/>
          <w:bCs w:val="0"/>
          <w:color w:val="000000"/>
          <w:sz w:val="28"/>
          <w:szCs w:val="28"/>
        </w:rPr>
        <w:br/>
        <w:t>dharma-saṁsthāpanārthāya      sambhavāmi yuge yuge</w:t>
      </w:r>
    </w:p>
    <w:p w14:paraId="0FAA96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deliver the pious and to annihilate the miscreants, as well as to reestablish the principles of religion, I Myself appear, millennium after millennium.’</w:t>
      </w:r>
    </w:p>
    <w:p w14:paraId="0E5E35E9" w14:textId="75350F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2, verse 18.</w:t>
      </w:r>
    </w:p>
    <w:p w14:paraId="4F46D993" w14:textId="7FE347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14.136</w:t>
      </w:r>
    </w:p>
    <w:p w14:paraId="6C15C3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136</w:t>
      </w:r>
    </w:p>
    <w:p w14:paraId="19FA034F"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sent by Vasudeva, Maharṣi Garga, the family priest of the Yadus, came to the house of Nanda Mahārāja in Vraja. After being properly worshiped by Nanda, in order to fulfil his own desire and the prayer of Nanda Mahārāja, he secretly performed the name-giving purificatory rite of the twice-born to both Balarāma and Kṛṣṇa. While narrating Their glories, he first explained the meaning of the name Balarāma and then explained the meaning of the name Kṛṣṇa as follows:</w:t>
      </w:r>
    </w:p>
    <w:p w14:paraId="630206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āsan varṇās trayo hy asya      gṛhṇato ’nuyugaṁ tanūḥ</w:t>
      </w:r>
      <w:r w:rsidRPr="00790008">
        <w:rPr>
          <w:rStyle w:val="BookTitle"/>
          <w:rFonts w:asciiTheme="minorHAnsi" w:hAnsiTheme="minorHAnsi" w:cstheme="minorHAnsi"/>
          <w:b w:val="0"/>
          <w:bCs w:val="0"/>
          <w:color w:val="000000"/>
          <w:sz w:val="28"/>
          <w:szCs w:val="28"/>
        </w:rPr>
        <w:br/>
        <w:t>śuklo raktas tathā pīta      idānīṁ kṛṣṇatāṁ gataḥ</w:t>
      </w:r>
    </w:p>
    <w:p w14:paraId="60F427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Kṛṣṇa appears as an incarnation in every millennium. In the past, He assumed three different colors—white, red and yellow—and now He has appeared in a blackish color. [In another Dvāpara-yuga, He appeared (as Lord Rāmacandra) in the color of śuka, a parrot.] All such incarnations have now assembled in Kṛṣṇa.’</w:t>
      </w:r>
    </w:p>
    <w:p w14:paraId="1433E703" w14:textId="1E669879" w:rsidR="00594D06" w:rsidRPr="00790008" w:rsidRDefault="00594D06" w:rsidP="00FB48CC">
      <w:pPr>
        <w:spacing w:before="0"/>
        <w:ind w:firstLine="0"/>
        <w:rPr>
          <w:rStyle w:val="BookTitle"/>
          <w:rFonts w:asciiTheme="minorHAnsi" w:hAnsiTheme="minorHAnsi" w:cstheme="minorHAnsi"/>
          <w:color w:val="800000"/>
          <w:sz w:val="28"/>
          <w:szCs w:val="28"/>
        </w:rPr>
      </w:pPr>
      <w:r w:rsidRPr="00790008">
        <w:rPr>
          <w:rStyle w:val="BookTitle"/>
          <w:rFonts w:asciiTheme="minorHAnsi" w:hAnsiTheme="minorHAnsi" w:cstheme="minorHAnsi"/>
          <w:b w:val="0"/>
          <w:bCs w:val="0"/>
          <w:color w:val="000000"/>
          <w:sz w:val="28"/>
          <w:szCs w:val="28"/>
        </w:rPr>
        <w:t xml:space="preserve">In this way, with a desire to gradually describe the birth of the Supreme Lord, or with a desire to expand the glories of the Supreme Lord according to the </w:t>
      </w:r>
      <w:r w:rsidRPr="00790008">
        <w:rPr>
          <w:rStyle w:val="BookTitle"/>
          <w:rFonts w:asciiTheme="minorHAnsi" w:hAnsiTheme="minorHAnsi" w:cstheme="minorHAnsi"/>
          <w:b w:val="0"/>
          <w:bCs w:val="0"/>
          <w:i/>
          <w:iCs/>
          <w:color w:val="000000"/>
          <w:sz w:val="28"/>
          <w:szCs w:val="28"/>
        </w:rPr>
        <w:t xml:space="preserve">sucī-kaṭāha-nyāya </w:t>
      </w:r>
      <w:r w:rsidRPr="00790008">
        <w:rPr>
          <w:rStyle w:val="BookTitle"/>
          <w:rFonts w:asciiTheme="minorHAnsi" w:hAnsiTheme="minorHAnsi" w:cstheme="minorHAnsi"/>
          <w:b w:val="0"/>
          <w:bCs w:val="0"/>
          <w:color w:val="000000"/>
          <w:sz w:val="28"/>
          <w:szCs w:val="28"/>
        </w:rPr>
        <w:t xml:space="preserve">(or according to the principal that one should first perform the easier activity and later perform the harder one) Garga Muni first described the meaning of the name Balarāma and then, after concealing the </w:t>
      </w:r>
      <w:r w:rsidRPr="00790008">
        <w:rPr>
          <w:rStyle w:val="BookTitle"/>
          <w:rFonts w:asciiTheme="minorHAnsi" w:hAnsiTheme="minorHAnsi" w:cstheme="minorHAnsi"/>
          <w:b w:val="0"/>
          <w:bCs w:val="0"/>
          <w:i/>
          <w:iCs/>
          <w:color w:val="000000"/>
          <w:sz w:val="28"/>
          <w:szCs w:val="28"/>
        </w:rPr>
        <w:t xml:space="preserve">kṛṣir-bhū-vācakaḥ śabdaḥ </w:t>
      </w:r>
      <w:r w:rsidRPr="00790008">
        <w:rPr>
          <w:rStyle w:val="EndnoteReference"/>
          <w:rFonts w:asciiTheme="minorHAnsi" w:hAnsiTheme="minorHAnsi" w:cstheme="minorHAnsi"/>
        </w:rPr>
        <w:endnoteReference w:id="11"/>
      </w:r>
      <w:r w:rsidRPr="00790008">
        <w:rPr>
          <w:rStyle w:val="BookTitle"/>
          <w:rFonts w:asciiTheme="minorHAnsi" w:hAnsiTheme="minorHAnsi" w:cstheme="minorHAnsi"/>
          <w:color w:val="800000"/>
          <w:sz w:val="28"/>
          <w:szCs w:val="28"/>
        </w:rPr>
        <w:t xml:space="preserve">1 meaning of the name of Kṛṣṇa, he awards in this verse the name Kṛṣṇa because He has a beautiful sweet blackish complexion. This (your) son previously appeared in the three different ages of Satya, Tretā, and Dvāpara in three different colors, beginning with white. The word </w:t>
      </w:r>
      <w:r w:rsidRPr="00790008">
        <w:rPr>
          <w:rStyle w:val="BookTitle"/>
          <w:rFonts w:asciiTheme="minorHAnsi" w:hAnsiTheme="minorHAnsi" w:cstheme="minorHAnsi"/>
          <w:i/>
          <w:iCs/>
          <w:color w:val="000000"/>
          <w:sz w:val="28"/>
          <w:szCs w:val="28"/>
        </w:rPr>
        <w:t xml:space="preserve">hi </w:t>
      </w:r>
      <w:r w:rsidRPr="00790008">
        <w:rPr>
          <w:rStyle w:val="BookTitle"/>
          <w:rFonts w:asciiTheme="minorHAnsi" w:hAnsiTheme="minorHAnsi" w:cstheme="minorHAnsi"/>
          <w:color w:val="800000"/>
          <w:sz w:val="28"/>
          <w:szCs w:val="28"/>
        </w:rPr>
        <w:t xml:space="preserve">is used to express certainty or well-known. He has appeared at the beginning of Kali-yuga just like He had formerly appeared in blackish form. Although from the philosophical point of view this </w:t>
      </w:r>
      <w:r w:rsidRPr="00790008">
        <w:rPr>
          <w:rStyle w:val="BookTitle"/>
          <w:rFonts w:asciiTheme="minorHAnsi" w:hAnsiTheme="minorHAnsi" w:cstheme="minorHAnsi"/>
          <w:i/>
          <w:iCs/>
          <w:color w:val="000000"/>
          <w:sz w:val="28"/>
          <w:szCs w:val="28"/>
        </w:rPr>
        <w:t>sac-cid-ānanda</w:t>
      </w:r>
      <w:r w:rsidRPr="00790008">
        <w:rPr>
          <w:rStyle w:val="BookTitle"/>
          <w:rFonts w:asciiTheme="minorHAnsi" w:hAnsiTheme="minorHAnsi" w:cstheme="minorHAnsi"/>
          <w:color w:val="800000"/>
          <w:sz w:val="28"/>
          <w:szCs w:val="28"/>
        </w:rPr>
        <w:t xml:space="preserve"> form and the owner of the form is nondifferent and although this blackish form of Kṛṣṇa is eternal, Garga Muni has spoken in this way in order to conceal this fact. Otherwise there will be a possibility that people will consider Him the Supreme Lord Nārāyaṇa, who also possesses an eternal blackish form.</w:t>
      </w:r>
    </w:p>
    <w:p w14:paraId="263214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Otherwise this verse can be interpreted in the following way:</w:t>
      </w:r>
    </w:p>
    <w:p w14:paraId="6A5453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(your) son repeatedly accepts forms of three colors beginning with white, but now He has appeared as your son with an enchanting blackish form.’ Such statements were spoken simply for the pleasure of Śrī Nanda Mahārāja. In this way because He is the source of the names and forms of all His incarnations, He </w:t>
      </w:r>
      <w:r w:rsidRPr="00790008">
        <w:rPr>
          <w:rStyle w:val="BookTitle"/>
          <w:rFonts w:asciiTheme="minorHAnsi" w:hAnsiTheme="minorHAnsi" w:cstheme="minorHAnsi"/>
          <w:b w:val="0"/>
          <w:bCs w:val="0"/>
          <w:color w:val="000000"/>
          <w:sz w:val="28"/>
          <w:szCs w:val="28"/>
        </w:rPr>
        <w:lastRenderedPageBreak/>
        <w:t>has manifested as Kṛṣṇa. This meaning can also be seen.” (Śrī Sanātana Prabhu’s</w:t>
      </w:r>
      <w:r w:rsidRPr="00790008">
        <w:rPr>
          <w:rStyle w:val="BookTitle"/>
          <w:rFonts w:asciiTheme="minorHAnsi" w:hAnsiTheme="minorHAnsi" w:cstheme="minorHAnsi"/>
          <w:b w:val="0"/>
          <w:bCs w:val="0"/>
          <w:i/>
          <w:iCs/>
          <w:color w:val="000000"/>
          <w:sz w:val="28"/>
          <w:szCs w:val="28"/>
        </w:rPr>
        <w:t xml:space="preserve"> Bṛhad-vaiṣṇava-toṣaṇī</w:t>
      </w:r>
      <w:r w:rsidRPr="00790008">
        <w:rPr>
          <w:rStyle w:val="BookTitle"/>
          <w:rFonts w:asciiTheme="minorHAnsi" w:hAnsiTheme="minorHAnsi" w:cstheme="minorHAnsi"/>
          <w:b w:val="0"/>
          <w:bCs w:val="0"/>
          <w:color w:val="000000"/>
          <w:sz w:val="28"/>
          <w:szCs w:val="28"/>
        </w:rPr>
        <w:t>)</w:t>
      </w:r>
    </w:p>
    <w:p w14:paraId="401F2E0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who has now appeared in the form of this boy, appears in every yuga in one of three colors, such as white or red. But now on account of accepting a body (or on account of incarnating) as your son, He is still nondifferent from Śrī Kṛṣṇa or Śrī Nārāyaṇa; in other words, by His form and qualities this boy is equal to Them. Also in the following 19</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verse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10.8.19] it will be concluded: “He is equal to Nārāyaṇa in qualities.” In this way His previous behavior is described. Therefore on account of His (this sweet form’s) eternal supreme attractiveness, the name Kṛṣṇa should be understand as His principle name. This is the purport.”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073554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way, with a desire to describe the birth of the Supreme Lord, he [Garga] first revealed the names of Śrī Baladeva and thereafter, in this verse, he reveals the names of Śrī Kṛṣṇa. The Supreme Lord in the form of this boy, who in every yuga repeatedly accepts bodies of three colors such as white, has now taken an enchanting blackish form as your son. The explanation is that due to the independent use of the phrase ’accepting a body,’ this action is being described as similar to a mystic feat. In that case, by His accepting the white and other colored forms, the nature of Śrī Nārāyaṇa is revealed, and He is ultimately worshiped in those forms. By worshiping one of the former incarnations, who assume various colors such as white and who are expansions of Nārāyaṇa, one achieves similar qualities and color; but now by worshiping this blackish boy, who is famous as Nārāyaṇa, one achieves color and qualities similar to His. In the following 19</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verse it will be explained that ’this boy is equal to Nārāyaṇa in qualities.’ In this way His previous activities were revealed and the great devotee Śrī Nanda was also pleased.</w:t>
      </w:r>
    </w:p>
    <w:p w14:paraId="23EA29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being situated on the platform of supreme attractiveness, it should be understood that the name ’Kṛṣṇa’ is His principle name. Therefore (not only in form) in name also He is Kṛṣṇa. This meaning is also applicable. The Supreme Lord, who takes different bodies in different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manifests in three different colors. Among them, the white incarnations, the red incarnations, the yellow incarnations, and other incarnations that have different symptoms and colors (in other words, those incarnations who appear in other Dvāpara-yugas and resemble the color of a parrot) all of Them have now at the time of His appearance merged into the Supreme Personality of Godhead, in the blackish form of this boy. Because He has personally appeared after gathering together all </w:t>
      </w:r>
      <w:r w:rsidRPr="00790008">
        <w:rPr>
          <w:rStyle w:val="BookTitle"/>
          <w:rFonts w:asciiTheme="minorHAnsi" w:hAnsiTheme="minorHAnsi" w:cstheme="minorHAnsi"/>
          <w:b w:val="0"/>
          <w:bCs w:val="0"/>
          <w:color w:val="000000"/>
          <w:sz w:val="28"/>
          <w:szCs w:val="28"/>
        </w:rPr>
        <w:lastRenderedPageBreak/>
        <w:t xml:space="preserve">of His expansions, He is the original Personality of Godhead, Kṛṣṇa. In other words, because He has transformed all of His expansions into a blackish form, and because He has attracted everyone, His primary name is Kṛṣṇa. Since within the meaning of the name Kṛṣṇa all greatest happiness and all objects are included, the above-mentioned explanations are appropriate. Therefore such a great name is natural for Him. Just as all Vedic knowledge is included within the </w:t>
      </w:r>
      <w:r w:rsidRPr="00790008">
        <w:rPr>
          <w:rStyle w:val="BookTitle"/>
          <w:rFonts w:asciiTheme="minorHAnsi" w:hAnsiTheme="minorHAnsi" w:cstheme="minorHAnsi"/>
          <w:b w:val="0"/>
          <w:bCs w:val="0"/>
          <w:i/>
          <w:iCs/>
          <w:color w:val="000000"/>
          <w:sz w:val="28"/>
          <w:szCs w:val="28"/>
        </w:rPr>
        <w:t>praṇava oṁkāra</w:t>
      </w:r>
      <w:r w:rsidRPr="00790008">
        <w:rPr>
          <w:rStyle w:val="BookTitle"/>
          <w:rFonts w:asciiTheme="minorHAnsi" w:hAnsiTheme="minorHAnsi" w:cstheme="minorHAnsi"/>
          <w:b w:val="0"/>
          <w:bCs w:val="0"/>
          <w:color w:val="000000"/>
          <w:sz w:val="28"/>
          <w:szCs w:val="28"/>
        </w:rPr>
        <w:t xml:space="preserve">, all names of Viṣṇu are included within the name of Kṛṣṇa and all forms of Viṣṇu are included within the form of Kṛṣṇa. This is reasonable because the names of all </w:t>
      </w:r>
      <w:r w:rsidRPr="00790008">
        <w:rPr>
          <w:rStyle w:val="BookTitle"/>
          <w:rFonts w:asciiTheme="minorHAnsi" w:hAnsiTheme="minorHAnsi" w:cstheme="minorHAnsi"/>
          <w:b w:val="0"/>
          <w:bCs w:val="0"/>
          <w:i/>
          <w:iCs/>
          <w:color w:val="000000"/>
          <w:sz w:val="28"/>
          <w:szCs w:val="28"/>
        </w:rPr>
        <w:t xml:space="preserve">viṣṇu-tattvas </w:t>
      </w:r>
      <w:r w:rsidRPr="00790008">
        <w:rPr>
          <w:rStyle w:val="BookTitle"/>
          <w:rFonts w:asciiTheme="minorHAnsi" w:hAnsiTheme="minorHAnsi" w:cstheme="minorHAnsi"/>
          <w:b w:val="0"/>
          <w:bCs w:val="0"/>
          <w:color w:val="000000"/>
          <w:sz w:val="28"/>
          <w:szCs w:val="28"/>
        </w:rPr>
        <w:t xml:space="preserve">are adjectives to the name Kṛṣṇa, which is a noun. And in the verse of the </w:t>
      </w:r>
      <w:r w:rsidRPr="00790008">
        <w:rPr>
          <w:rStyle w:val="BookTitle"/>
          <w:rFonts w:asciiTheme="minorHAnsi" w:hAnsiTheme="minorHAnsi" w:cstheme="minorHAnsi"/>
          <w:b w:val="0"/>
          <w:bCs w:val="0"/>
          <w:i/>
          <w:iCs/>
          <w:color w:val="000000"/>
          <w:sz w:val="28"/>
          <w:szCs w:val="28"/>
        </w:rPr>
        <w:t>Prabhāsa-khaṇḍa</w:t>
      </w:r>
      <w:r w:rsidRPr="00790008">
        <w:rPr>
          <w:rStyle w:val="BookTitle"/>
          <w:rFonts w:asciiTheme="minorHAnsi" w:hAnsiTheme="minorHAnsi" w:cstheme="minorHAnsi"/>
          <w:b w:val="0"/>
          <w:bCs w:val="0"/>
          <w:color w:val="000000"/>
          <w:sz w:val="28"/>
          <w:szCs w:val="28"/>
        </w:rPr>
        <w:t xml:space="preserve"> that states: ’The sweetest of the sweet and the most auspicious of all auspicious things,’ the name ’Kṛṣṇa’ is mentioned at the very end. And elsewhere it is stated: ’O killer of the enemies, among all the names of Viṣṇu, this name of Mine, Kṛṣṇa, is the principle. Therefore the first syllable of the name Kṛṣṇa is also celebrated as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(Śrī Jīva Prabhu’s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6957F138" w14:textId="5F4EF8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14.137</w:t>
      </w:r>
    </w:p>
    <w:p w14:paraId="6DCDD6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37C59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kali-yuga-dharma haya nāma-saṅkīrtana</w:t>
      </w:r>
      <w:r w:rsidRPr="00790008">
        <w:rPr>
          <w:rStyle w:val="BookTitle"/>
          <w:rFonts w:asciiTheme="minorHAnsi" w:hAnsiTheme="minorHAnsi" w:cstheme="minorHAnsi"/>
          <w:b w:val="0"/>
          <w:bCs w:val="0"/>
          <w:color w:val="000000"/>
          <w:sz w:val="28"/>
          <w:szCs w:val="28"/>
        </w:rPr>
        <w:br/>
        <w:t>cāri yuge cāri dharma jīvera kāraṇa</w:t>
      </w:r>
    </w:p>
    <w:p w14:paraId="4BE838CA" w14:textId="5FCDC1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yuga-dharma for the Age of Kali is the congregational chanting of the holy names of the Lord. The four religious principles for the four ages are all meant for the deliverance of the conditioned souls.</w:t>
      </w:r>
    </w:p>
    <w:p w14:paraId="26D77F9E" w14:textId="29A758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14.138</w:t>
      </w:r>
    </w:p>
    <w:p w14:paraId="344788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75B9162"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does the Supreme Lord destroy the great faults of Kali-yuga? In answer to this question from Parīkṣit, Śukadeva describes the one great quality among the great faults of Kali-yuga as follows:</w:t>
      </w:r>
    </w:p>
    <w:p w14:paraId="581F4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kṛte yad dhyāyato viṣṇuṁ      tretāyāṁ yajato makhaiḥ</w:t>
      </w:r>
      <w:r w:rsidRPr="00790008">
        <w:rPr>
          <w:rStyle w:val="BookTitle"/>
          <w:rFonts w:asciiTheme="minorHAnsi" w:hAnsiTheme="minorHAnsi" w:cstheme="minorHAnsi"/>
          <w:b w:val="0"/>
          <w:bCs w:val="0"/>
          <w:color w:val="000000"/>
          <w:sz w:val="28"/>
          <w:szCs w:val="28"/>
        </w:rPr>
        <w:br/>
        <w:t>dvāpare paricaryāyāṁ      kalau tad dhari-kīrtanāt</w:t>
      </w:r>
    </w:p>
    <w:p w14:paraId="3CDE764C" w14:textId="047D5B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result was obtained in Satya-yuga by meditating on Viṣṇu, in Tretā-yuga by performing sacrifices, and in Dvāpara-yuga by serving the Lord’s lotus feet can be obtained in Kali-yuga simply by chanting the Hare Kṛṣṇa mahā-mantra.’</w:t>
      </w:r>
    </w:p>
    <w:p w14:paraId="3D6D0E1D" w14:textId="665CDD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14.139</w:t>
      </w:r>
    </w:p>
    <w:p w14:paraId="1BC333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418F6274" w14:textId="1221D57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ata</w:t>
      </w:r>
      <w:ins w:id="234" w:author="your servant" w:date="2020-08-28T19:19:00Z">
        <w:r w:rsidR="003646AB">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kali-yuge nāma-yajña sāra</w:t>
      </w:r>
      <w:r w:rsidRPr="00790008">
        <w:rPr>
          <w:rStyle w:val="BookTitle"/>
          <w:rFonts w:asciiTheme="minorHAnsi" w:hAnsiTheme="minorHAnsi" w:cstheme="minorHAnsi"/>
          <w:b w:val="0"/>
          <w:bCs w:val="0"/>
          <w:color w:val="000000"/>
          <w:sz w:val="28"/>
          <w:szCs w:val="28"/>
        </w:rPr>
        <w:br/>
        <w:t>āra kona dharma kaile nāhi haya pāra</w:t>
      </w:r>
    </w:p>
    <w:p w14:paraId="4DA094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essence of all religious principles in the Age of Kali is the sacrifice of chanting the holy names of the Lord. One cannot be delivered by following any other religious principles.</w:t>
      </w:r>
    </w:p>
    <w:p w14:paraId="241C6ADB" w14:textId="1199A0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different processes for achieving the goal of life in the four different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While describing the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for Kali-yuga, the performance of sacrifice by chanting the holy names of Kṛṣṇa has been described. Therefore the living entities cannot obtain their goal of life by either temple worship, sacrificial performance, or meditation. Foolish people give up the chanting of Kṛṣṇa’s names and take shelter of either temporary fruitive activities or mental speculation, in the form of pursuing impersonal Brahman. By such activities they can neither gratify their senses by attaining heaven nor can they attain liberation from material bondage.</w:t>
      </w:r>
    </w:p>
    <w:p w14:paraId="713C23E1" w14:textId="0C0D5E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14.140</w:t>
      </w:r>
    </w:p>
    <w:p w14:paraId="2B396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1D2D2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rātri-dina nāma laya khāite śuite</w:t>
      </w:r>
      <w:r w:rsidRPr="00790008">
        <w:rPr>
          <w:rStyle w:val="BookTitle"/>
          <w:rFonts w:asciiTheme="minorHAnsi" w:hAnsiTheme="minorHAnsi" w:cstheme="minorHAnsi"/>
          <w:b w:val="0"/>
          <w:bCs w:val="0"/>
          <w:color w:val="000000"/>
          <w:sz w:val="28"/>
          <w:szCs w:val="28"/>
        </w:rPr>
        <w:br/>
        <w:t>tāṅhāra mahimā vede nāhi pāre dite</w:t>
      </w:r>
    </w:p>
    <w:p w14:paraId="425EDC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are unable to fully describe the glories of one who chants the Lord’s names day and night, while even eating and sleeping.</w:t>
      </w:r>
    </w:p>
    <w:p w14:paraId="74E9DAF5" w14:textId="245DED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in this world who desire to please the Supreme Lord by constantly chanting the holy names of the Lord while performing their daily activities are glorified by the Vedic literatures as liberated souls, because they are attached to always remembering the Lord. Ordinary mundane foolish people who are unable to understand such topics say that the glorification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not meant for these persons, so they should not constantly chant the holy name of the Lord. In order to open such persons’ eyes, which are blinded by the darkness of ignorance, the most merciful author has stated that even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unable to properly describe the transcendental glories of a person who is engaged in chanting the holy names of the Lord. The purport is that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do not consider it proper to reveal the glories of persons who are engaged in chanting the holy names of the Lord because they are beyond the jurisdiction of ordinary mundane persons’ material knowledge. So if it is said that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describe subject matters suitable for ordinary foolish materialistic persons, then such persons will understand that the glories of those who are engaged in chanting the holy names of the Lord are beyond the topics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—they are extraordinary and situated on a higher platform. Generally the external purpose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to </w:t>
      </w:r>
      <w:r w:rsidRPr="00790008">
        <w:rPr>
          <w:rStyle w:val="BookTitle"/>
          <w:rFonts w:asciiTheme="minorHAnsi" w:hAnsiTheme="minorHAnsi" w:cstheme="minorHAnsi"/>
          <w:b w:val="0"/>
          <w:bCs w:val="0"/>
          <w:color w:val="000000"/>
          <w:sz w:val="28"/>
          <w:szCs w:val="28"/>
        </w:rPr>
        <w:lastRenderedPageBreak/>
        <w:t xml:space="preserve">bring living entities who are forced to enjoy the fruits of their activities to an honest path through rules and regulations.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have nothing to prescribe or prohibit for those who are constantly engaged in hearing, chanting, and remembering topics of the Supreme Lord. This natural propensity is situated in the core of their hearts. The holy names of the Lord are completely spiritual objects. They are not designations or sounds perceivable by the senses of the enjoyment prone living entities of this world. Therefore one who has taken shelter of the holy names of the Lord, who is the only worshipable object of both animate and inanimate worlds, is certainly a supremely liberated soul; it is impossible to evaluate him by worldly standards.</w:t>
      </w:r>
    </w:p>
    <w:p w14:paraId="4A81DA72" w14:textId="540424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14.141</w:t>
      </w:r>
    </w:p>
    <w:p w14:paraId="72A621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29359A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miśra, kali-yuge nāhi tapa-yajña</w:t>
      </w:r>
      <w:r w:rsidRPr="00790008">
        <w:rPr>
          <w:rStyle w:val="BookTitle"/>
          <w:rFonts w:asciiTheme="minorHAnsi" w:hAnsiTheme="minorHAnsi" w:cstheme="minorHAnsi"/>
          <w:b w:val="0"/>
          <w:bCs w:val="0"/>
          <w:color w:val="000000"/>
          <w:sz w:val="28"/>
          <w:szCs w:val="28"/>
        </w:rPr>
        <w:br/>
        <w:t>yei jana bhaje kṛṣṇa, tāṅ’ra mahā-bhāgya</w:t>
      </w:r>
    </w:p>
    <w:p w14:paraId="325DFD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dear Miśra, there is no other austerity or sacrifice prescribed in this Age of Kali. One who worships Kṛṣṇa is most fortunate.</w:t>
      </w:r>
    </w:p>
    <w:p w14:paraId="44F42636" w14:textId="4C3899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 to speak of mundane methods for achieving the goal of life, such as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and </w:t>
      </w:r>
      <w:r w:rsidRPr="003646AB">
        <w:rPr>
          <w:rStyle w:val="BookTitle"/>
          <w:rFonts w:asciiTheme="minorHAnsi" w:hAnsiTheme="minorHAnsi" w:cstheme="minorHAnsi"/>
          <w:b w:val="0"/>
          <w:bCs w:val="0"/>
          <w:i/>
          <w:iCs/>
          <w:color w:val="000000"/>
          <w:sz w:val="28"/>
          <w:szCs w:val="28"/>
          <w:rPrChange w:id="235" w:author="your servant" w:date="2020-08-28T19:22: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performing the meditation of Satya-yuga, performing the sacrifices of Tretā-yuga, or performing the temple worship of Dvāpara-yuga cannot bear any fruit in Kali-yuga. Therefore there is no one more fortunate than one who always worships Lord Hari under the shelter of the holy names, which are nondifferent from Kṛṣṇa.</w:t>
      </w:r>
    </w:p>
    <w:p w14:paraId="656AC6F2" w14:textId="52E0A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14.142</w:t>
      </w:r>
    </w:p>
    <w:p w14:paraId="4C5F3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8626E9A" w14:textId="41868E02"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36" w:author="your servant" w:date="2020-08-28T19:22:00Z">
        <w:r w:rsidR="003646AB">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gṛhe tumi kṛṣṇa-bhaja giyā</w:t>
      </w:r>
      <w:r w:rsidRPr="00790008">
        <w:rPr>
          <w:rStyle w:val="BookTitle"/>
          <w:rFonts w:asciiTheme="minorHAnsi" w:hAnsiTheme="minorHAnsi" w:cstheme="minorHAnsi"/>
          <w:b w:val="0"/>
          <w:bCs w:val="0"/>
          <w:color w:val="000000"/>
          <w:sz w:val="28"/>
          <w:szCs w:val="28"/>
        </w:rPr>
        <w:br/>
        <w:t>kuṭināṭi parihari’ ekānta haiyā</w:t>
      </w:r>
    </w:p>
    <w:p w14:paraId="755F5B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go back to your home and worship Lord Kṛṣṇa with full attention, giving up all duplicity.</w:t>
      </w:r>
    </w:p>
    <w:p w14:paraId="16B2DA1F" w14:textId="2C4991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Tapana Miśra, serve Kṛṣṇa while remaining a householder.” The prefix </w:t>
      </w:r>
      <w:r w:rsidRPr="00790008">
        <w:rPr>
          <w:rStyle w:val="BookTitle"/>
          <w:rFonts w:asciiTheme="minorHAnsi" w:hAnsiTheme="minorHAnsi" w:cstheme="minorHAnsi"/>
          <w:b w:val="0"/>
          <w:bCs w:val="0"/>
          <w:i/>
          <w:iCs/>
          <w:color w:val="000000"/>
          <w:sz w:val="28"/>
          <w:szCs w:val="28"/>
        </w:rPr>
        <w:t>ku</w:t>
      </w:r>
      <w:r w:rsidRPr="00790008">
        <w:rPr>
          <w:rStyle w:val="BookTitle"/>
          <w:rFonts w:asciiTheme="minorHAnsi" w:hAnsiTheme="minorHAnsi" w:cstheme="minorHAnsi"/>
          <w:b w:val="0"/>
          <w:bCs w:val="0"/>
          <w:color w:val="000000"/>
          <w:sz w:val="28"/>
          <w:szCs w:val="28"/>
        </w:rPr>
        <w:t xml:space="preserve"> refers to prohibited activities, and the syllable </w:t>
      </w:r>
      <w:r w:rsidRPr="00790008">
        <w:rPr>
          <w:rStyle w:val="BookTitle"/>
          <w:rFonts w:asciiTheme="minorHAnsi" w:hAnsiTheme="minorHAnsi" w:cstheme="minorHAnsi"/>
          <w:b w:val="0"/>
          <w:bCs w:val="0"/>
          <w:i/>
          <w:iCs/>
          <w:color w:val="000000"/>
          <w:sz w:val="28"/>
          <w:szCs w:val="28"/>
        </w:rPr>
        <w:t>nā</w:t>
      </w:r>
      <w:r w:rsidRPr="00790008">
        <w:rPr>
          <w:rStyle w:val="BookTitle"/>
          <w:rFonts w:asciiTheme="minorHAnsi" w:hAnsiTheme="minorHAnsi" w:cstheme="minorHAnsi"/>
          <w:b w:val="0"/>
          <w:bCs w:val="0"/>
          <w:color w:val="000000"/>
          <w:sz w:val="28"/>
          <w:szCs w:val="28"/>
        </w:rPr>
        <w:t xml:space="preserve"> has the same meaning. The cheating propensity is also known as </w:t>
      </w:r>
      <w:r w:rsidRPr="00790008">
        <w:rPr>
          <w:rStyle w:val="BookTitle"/>
          <w:rFonts w:asciiTheme="minorHAnsi" w:hAnsiTheme="minorHAnsi" w:cstheme="minorHAnsi"/>
          <w:b w:val="0"/>
          <w:bCs w:val="0"/>
          <w:i/>
          <w:iCs/>
          <w:color w:val="000000"/>
          <w:sz w:val="28"/>
          <w:szCs w:val="28"/>
        </w:rPr>
        <w:t>kuṭināṭi</w:t>
      </w:r>
      <w:r w:rsidRPr="00790008">
        <w:rPr>
          <w:rStyle w:val="BookTitle"/>
          <w:rFonts w:asciiTheme="minorHAnsi" w:hAnsiTheme="minorHAnsi" w:cstheme="minorHAnsi"/>
          <w:b w:val="0"/>
          <w:bCs w:val="0"/>
          <w:color w:val="000000"/>
          <w:sz w:val="28"/>
          <w:szCs w:val="28"/>
        </w:rPr>
        <w:t xml:space="preserve">; in other words, if one gives up the improper desire to cultivate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that bestow the four deceitful objects of </w:t>
      </w:r>
      <w:r w:rsidRPr="00790008">
        <w:rPr>
          <w:rStyle w:val="BookTitle"/>
          <w:rFonts w:asciiTheme="minorHAnsi" w:hAnsiTheme="minorHAnsi" w:cstheme="minorHAnsi"/>
          <w:b w:val="0"/>
          <w:bCs w:val="0"/>
          <w:i/>
          <w:iCs/>
          <w:color w:val="000000"/>
          <w:sz w:val="28"/>
          <w:szCs w:val="28"/>
        </w:rPr>
        <w:t xml:space="preserve">dharma, artha, kāma,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mokṣa </w:t>
      </w:r>
      <w:r w:rsidRPr="00790008">
        <w:rPr>
          <w:rStyle w:val="BookTitle"/>
          <w:rFonts w:asciiTheme="minorHAnsi" w:hAnsiTheme="minorHAnsi" w:cstheme="minorHAnsi"/>
          <w:b w:val="0"/>
          <w:bCs w:val="0"/>
          <w:color w:val="000000"/>
          <w:sz w:val="28"/>
          <w:szCs w:val="28"/>
        </w:rPr>
        <w:t xml:space="preserve">as the goal of life and takes undeviating shelter of the holy names of Kṛṣṇa, then he can awaken love for Kṛṣṇa. Sense enjoyers, fruitive workers, </w:t>
      </w:r>
      <w:r w:rsidRPr="003646AB">
        <w:rPr>
          <w:rStyle w:val="BookTitle"/>
          <w:rFonts w:asciiTheme="minorHAnsi" w:hAnsiTheme="minorHAnsi" w:cstheme="minorHAnsi"/>
          <w:b w:val="0"/>
          <w:bCs w:val="0"/>
          <w:i/>
          <w:iCs/>
          <w:color w:val="000000"/>
          <w:sz w:val="28"/>
          <w:szCs w:val="28"/>
          <w:rPrChange w:id="237" w:author="your servant" w:date="2020-08-28T19:23:00Z">
            <w:rPr>
              <w:rStyle w:val="BookTitle"/>
              <w:rFonts w:asciiTheme="minorHAnsi" w:hAnsiTheme="minorHAnsi" w:cstheme="minorHAnsi"/>
              <w:b w:val="0"/>
              <w:bCs w:val="0"/>
              <w:color w:val="000000"/>
              <w:sz w:val="28"/>
              <w:szCs w:val="28"/>
            </w:rPr>
          </w:rPrChange>
        </w:rPr>
        <w:t>yog</w:t>
      </w:r>
      <w:ins w:id="238" w:author="your servant" w:date="2020-08-28T19:23:00Z">
        <w:r w:rsidR="003646AB" w:rsidRPr="003646AB">
          <w:rPr>
            <w:rStyle w:val="BookTitle"/>
            <w:rFonts w:asciiTheme="minorHAnsi" w:hAnsiTheme="minorHAnsi" w:cstheme="minorHAnsi"/>
            <w:b w:val="0"/>
            <w:bCs w:val="0"/>
            <w:i/>
            <w:iCs/>
            <w:color w:val="000000"/>
            <w:sz w:val="28"/>
            <w:szCs w:val="28"/>
            <w:rPrChange w:id="239" w:author="your servant" w:date="2020-08-28T19:23:00Z">
              <w:rPr>
                <w:rStyle w:val="BookTitle"/>
                <w:rFonts w:asciiTheme="minorHAnsi" w:hAnsiTheme="minorHAnsi" w:cstheme="minorHAnsi"/>
                <w:b w:val="0"/>
                <w:bCs w:val="0"/>
                <w:color w:val="000000"/>
                <w:sz w:val="28"/>
                <w:szCs w:val="28"/>
              </w:rPr>
            </w:rPrChange>
          </w:rPr>
          <w:t>ī</w:t>
        </w:r>
      </w:ins>
      <w:r w:rsidRPr="003646AB">
        <w:rPr>
          <w:rStyle w:val="BookTitle"/>
          <w:rFonts w:asciiTheme="minorHAnsi" w:hAnsiTheme="minorHAnsi" w:cstheme="minorHAnsi"/>
          <w:b w:val="0"/>
          <w:bCs w:val="0"/>
          <w:i/>
          <w:iCs/>
          <w:color w:val="000000"/>
          <w:sz w:val="28"/>
          <w:szCs w:val="28"/>
          <w:rPrChange w:id="240" w:author="your servant" w:date="2020-08-28T19:2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mental speculators do not endeavor to obtain love for </w:t>
      </w:r>
      <w:r w:rsidRPr="00790008">
        <w:rPr>
          <w:rStyle w:val="BookTitle"/>
          <w:rFonts w:asciiTheme="minorHAnsi" w:hAnsiTheme="minorHAnsi" w:cstheme="minorHAnsi"/>
          <w:b w:val="0"/>
          <w:bCs w:val="0"/>
          <w:color w:val="000000"/>
          <w:sz w:val="28"/>
          <w:szCs w:val="28"/>
        </w:rPr>
        <w:lastRenderedPageBreak/>
        <w:t>Kṛṣṇa; they are busy gratifying their own temporary senses. By such activities, however, they do not actually achieve any eternal benefit. If such insignificant desires are prominent in one’s heart, then the taste for chanting the names of Kṛṣṇa will not awaken.</w:t>
      </w:r>
    </w:p>
    <w:p w14:paraId="66668950" w14:textId="272CE2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14.143</w:t>
      </w:r>
    </w:p>
    <w:p w14:paraId="06AEA8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6DFE72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ye kichu sakala</w:t>
      </w:r>
      <w:r w:rsidRPr="00790008">
        <w:rPr>
          <w:rStyle w:val="BookTitle"/>
          <w:rFonts w:asciiTheme="minorHAnsi" w:hAnsiTheme="minorHAnsi" w:cstheme="minorHAnsi"/>
          <w:b w:val="0"/>
          <w:bCs w:val="0"/>
          <w:color w:val="000000"/>
          <w:sz w:val="28"/>
          <w:szCs w:val="28"/>
        </w:rPr>
        <w:br/>
        <w:t>hari-nāma-saṅkīrtane milibe sakala</w:t>
      </w:r>
    </w:p>
    <w:p w14:paraId="3EFECF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congregationally chanting the holy names you achieve everything, including the goal of life and the means for attaining it.</w:t>
      </w:r>
    </w:p>
    <w:p w14:paraId="787D4BA8" w14:textId="6635F4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Love of Kṛṣṇa is the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congregational chanting the names of Kṛṣṇa is the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Any questions that may arise in this regard can be resolved only by chanting the names of Kṛṣṇa. The uselessness of the insignificant desires of the sense enjoyers, fruitive workers, and mental speculators is easily realized by persons who are under the shelter of the holy names through the process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w:t>
      </w:r>
    </w:p>
    <w:p w14:paraId="79CC5C92" w14:textId="655946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14.144</w:t>
      </w:r>
    </w:p>
    <w:p w14:paraId="300846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5315A6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harer nāma harer nāma      harer nāmaiva kevalam</w:t>
      </w:r>
      <w:r w:rsidRPr="00790008">
        <w:rPr>
          <w:rStyle w:val="BookTitle"/>
          <w:rFonts w:asciiTheme="minorHAnsi" w:hAnsiTheme="minorHAnsi" w:cstheme="minorHAnsi"/>
          <w:b w:val="0"/>
          <w:bCs w:val="0"/>
          <w:color w:val="000000"/>
          <w:sz w:val="28"/>
          <w:szCs w:val="28"/>
        </w:rPr>
        <w:br/>
        <w:t>kalau nāsty eva nāsty eva      nāsty eva gatir anyathā</w:t>
      </w:r>
    </w:p>
    <w:p w14:paraId="20D405DC" w14:textId="5569B3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age of quarrel and hypocrisy the only means of deliverance is chanting the holy name of the Lord. There is no other way. There is no other way. There is no other way.</w:t>
      </w:r>
    </w:p>
    <w:p w14:paraId="00F1980D" w14:textId="20A0DE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14.145</w:t>
      </w:r>
    </w:p>
    <w:p w14:paraId="4F62D7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172AF3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hare kṛṣṇa hare kṛṣṇa kṛṣṇa kṛṣṇa hare hare</w:t>
      </w:r>
      <w:r w:rsidRPr="00790008">
        <w:rPr>
          <w:rStyle w:val="BookTitle"/>
          <w:rFonts w:asciiTheme="minorHAnsi" w:hAnsiTheme="minorHAnsi" w:cstheme="minorHAnsi"/>
          <w:b w:val="0"/>
          <w:bCs w:val="0"/>
          <w:color w:val="000000"/>
          <w:sz w:val="28"/>
          <w:szCs w:val="28"/>
        </w:rPr>
        <w:br/>
        <w:t>hare rāma hare rāma rāma rāma hare hare</w:t>
      </w:r>
    </w:p>
    <w:p w14:paraId="6DD62357" w14:textId="009CB7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Hare Kṛṣṇa Hare Kṛṣṇa Kṛṣṇa Kṛṣṇa Hare Hare / Hare Rāma Hare Rāma Rāma Rāma Hare Hare.</w:t>
      </w:r>
    </w:p>
    <w:p w14:paraId="4B16C12F" w14:textId="10223B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14.146</w:t>
      </w:r>
    </w:p>
    <w:p w14:paraId="42FDF6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3235BC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śloka nāma bali’ laya mahā-mantra</w:t>
      </w:r>
      <w:r w:rsidRPr="00790008">
        <w:rPr>
          <w:rStyle w:val="BookTitle"/>
          <w:rFonts w:asciiTheme="minorHAnsi" w:hAnsiTheme="minorHAnsi" w:cstheme="minorHAnsi"/>
          <w:b w:val="0"/>
          <w:bCs w:val="0"/>
          <w:color w:val="000000"/>
          <w:sz w:val="28"/>
          <w:szCs w:val="28"/>
        </w:rPr>
        <w:br/>
        <w:t>śola-nāma batriśa-akṣara ei tantra</w:t>
      </w:r>
    </w:p>
    <w:p w14:paraId="23C488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“This verse is called the mahā-mantra. It contains sixteen holy names of the </w:t>
      </w:r>
      <w:r w:rsidRPr="00790008">
        <w:rPr>
          <w:rStyle w:val="BookTitle"/>
          <w:rFonts w:asciiTheme="minorHAnsi" w:hAnsiTheme="minorHAnsi" w:cstheme="minorHAnsi"/>
          <w:b/>
          <w:bCs/>
          <w:color w:val="800000"/>
          <w:sz w:val="28"/>
          <w:szCs w:val="28"/>
        </w:rPr>
        <w:lastRenderedPageBreak/>
        <w:t>Lord composed of thirty-two syllables.</w:t>
      </w:r>
    </w:p>
    <w:p w14:paraId="04A6CD3D" w14:textId="506DEA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These sixteen holy names composed of thirty-two syllables in the form of an address are called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According to the process of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should be chanted both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in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For one who chants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in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the seed of love of God sprouts within his heart by the influence of that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by the progressive mercy of the holy names, that person soon becomes expert in the science of the goal of life and the process for attaining it. But if one’s chanting is either mixed with concocted overlapping mellows or simply for the purpose of musical entertainment, or if one thinks the holy names should only be chanted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one thus becomes averse to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then he is surely producing offenses rather than love of God. The science of the goal of life and the means for attaining it never manifest in the hearts of those who are determined to commit such offenses. Such offensive rebels against the spiritual masters are tightly bond by the chains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They continue to be envious of the pure devotees, and instead of attaining auspiciousness, they go to hell forever.</w:t>
      </w:r>
    </w:p>
    <w:p w14:paraId="0E1C4001" w14:textId="599CC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14.147</w:t>
      </w:r>
    </w:p>
    <w:p w14:paraId="6CD02B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77A3A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sādhite sādhite yabe premāṅkura habe</w:t>
      </w:r>
      <w:r w:rsidRPr="00790008">
        <w:rPr>
          <w:rStyle w:val="BookTitle"/>
          <w:rFonts w:asciiTheme="minorHAnsi" w:hAnsiTheme="minorHAnsi" w:cstheme="minorHAnsi"/>
          <w:b w:val="0"/>
          <w:bCs w:val="0"/>
          <w:color w:val="000000"/>
          <w:sz w:val="28"/>
          <w:szCs w:val="28"/>
        </w:rPr>
        <w:br/>
        <w:t>sādhya-sādhana-tattva jānibā se tabe”</w:t>
      </w:r>
    </w:p>
    <w:p w14:paraId="784BD4B9" w14:textId="529D4D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continually chant this mahā-mantra, the seed of love of God will sprout in your heart. Then you will understand the goal of life and the process for achieving it.”</w:t>
      </w:r>
    </w:p>
    <w:p w14:paraId="102CB4B9" w14:textId="66151E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14.148</w:t>
      </w:r>
    </w:p>
    <w:p w14:paraId="1E1DC5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7A7CE2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śrī-mukhe śikṣā śuni’ vipravara</w:t>
      </w:r>
      <w:r w:rsidRPr="00790008">
        <w:rPr>
          <w:rStyle w:val="BookTitle"/>
          <w:rFonts w:asciiTheme="minorHAnsi" w:hAnsiTheme="minorHAnsi" w:cstheme="minorHAnsi"/>
          <w:b w:val="0"/>
          <w:bCs w:val="0"/>
          <w:color w:val="000000"/>
          <w:sz w:val="28"/>
          <w:szCs w:val="28"/>
        </w:rPr>
        <w:br/>
        <w:t>punaḥ punaḥ praṇama karaye bahutara</w:t>
      </w:r>
    </w:p>
    <w:p w14:paraId="111AE9E6" w14:textId="5D5AAB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these instructions from the mouth of the Lord, Tapana Miśra, the best of the brāhmaṇas, repeatedly offered obeisances to the Lord.</w:t>
      </w:r>
    </w:p>
    <w:p w14:paraId="508BD14E" w14:textId="26B33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14.149</w:t>
      </w:r>
    </w:p>
    <w:p w14:paraId="1EE972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8DD8B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kahe,—“ājñā haya, āmi saṅge āsi”</w:t>
      </w:r>
      <w:r w:rsidRPr="00790008">
        <w:rPr>
          <w:rStyle w:val="BookTitle"/>
          <w:rFonts w:asciiTheme="minorHAnsi" w:hAnsiTheme="minorHAnsi" w:cstheme="minorHAnsi"/>
          <w:b w:val="0"/>
          <w:bCs w:val="0"/>
          <w:color w:val="000000"/>
          <w:sz w:val="28"/>
          <w:szCs w:val="28"/>
        </w:rPr>
        <w:br/>
        <w:t>prabhu kahe,—“tumi śīghra yāo vārāṇasī</w:t>
      </w:r>
    </w:p>
    <w:p w14:paraId="4B9AEF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Tapana Miśra then said, “Please allow me to live with You,” and the Lord replied, “You should immediately go to Vārāṇasī.</w:t>
      </w:r>
    </w:p>
    <w:p w14:paraId="3150058B" w14:textId="45B4FE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When Tapana Miśra expressed his desire to accompany the Lord to Śrī Māyāpur, he was instructed by the Lord to go to Vārāṇasī, where scriptural conclusions averse to the Absolute Truth are prominent. The purport is that there were many Māyāvādīs under the shelter of speculative knowledge and opposed to the chanting of the holy names of the Lord residing in Vārāṇasī. Later on, when Tapana Miśra will ask the Lord about the topics of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and when the Lord will personally present the scriptural conclusions on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then persons who desire liberation will be delivered from that mentality and obtain the opportunity to serve the Lord without duplicity by hearing these conclusions from the Lord. That is why the Lord sent Tapana Miśra, His own devotee, to reside at Kāśī.</w:t>
      </w:r>
    </w:p>
    <w:p w14:paraId="65F181F5" w14:textId="7FD60F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14.150</w:t>
      </w:r>
    </w:p>
    <w:p w14:paraId="7D1373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140C4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tathāi āmāra saṅge haibe milana</w:t>
      </w:r>
      <w:r w:rsidRPr="00790008">
        <w:rPr>
          <w:rStyle w:val="BookTitle"/>
          <w:rFonts w:asciiTheme="minorHAnsi" w:hAnsiTheme="minorHAnsi" w:cstheme="minorHAnsi"/>
          <w:b w:val="0"/>
          <w:bCs w:val="0"/>
          <w:color w:val="000000"/>
          <w:sz w:val="28"/>
          <w:szCs w:val="28"/>
        </w:rPr>
        <w:br/>
        <w:t>kahimu sakala-tattva sādhya-sādhana”</w:t>
      </w:r>
    </w:p>
    <w:p w14:paraId="12764FE7" w14:textId="362C01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meet you there and explain to you the truths about the goal of life and the process for attaining it.”</w:t>
      </w:r>
    </w:p>
    <w:p w14:paraId="5FE4054B" w14:textId="6BB347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14.151</w:t>
      </w:r>
    </w:p>
    <w:p w14:paraId="49ABE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9F15C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prabhu tāṅ’re dilā āliṅgana</w:t>
      </w:r>
      <w:r w:rsidRPr="00790008">
        <w:rPr>
          <w:rStyle w:val="BookTitle"/>
          <w:rFonts w:asciiTheme="minorHAnsi" w:hAnsiTheme="minorHAnsi" w:cstheme="minorHAnsi"/>
          <w:b w:val="0"/>
          <w:bCs w:val="0"/>
          <w:color w:val="000000"/>
          <w:sz w:val="28"/>
          <w:szCs w:val="28"/>
        </w:rPr>
        <w:br/>
        <w:t>preme pulakita-aṅga haila brāhmaṇa</w:t>
      </w:r>
    </w:p>
    <w:p w14:paraId="2DEAA096" w14:textId="3CCE1B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embraced him, and out of ecstatic love the hairs of Tapana Miśra stood on end.</w:t>
      </w:r>
    </w:p>
    <w:p w14:paraId="1D1F5563" w14:textId="1211C8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14.152</w:t>
      </w:r>
    </w:p>
    <w:p w14:paraId="561B87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44AB2E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vaikuṇṭha-nāyakera āliṅgana</w:t>
      </w:r>
      <w:r w:rsidRPr="00790008">
        <w:rPr>
          <w:rStyle w:val="BookTitle"/>
          <w:rFonts w:asciiTheme="minorHAnsi" w:hAnsiTheme="minorHAnsi" w:cstheme="minorHAnsi"/>
          <w:b w:val="0"/>
          <w:bCs w:val="0"/>
          <w:color w:val="000000"/>
          <w:sz w:val="28"/>
          <w:szCs w:val="28"/>
        </w:rPr>
        <w:br/>
        <w:t>parānanda-sukha pāilā brāhmaṇa takhana</w:t>
      </w:r>
    </w:p>
    <w:p w14:paraId="0A7507C7" w14:textId="4B84E7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Tapana Miśra felt spiritual ecstasy after receiving the Lord of Vaikuṇṭha’s embrace.</w:t>
      </w:r>
    </w:p>
    <w:p w14:paraId="46B80335" w14:textId="22DC7C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14.153</w:t>
      </w:r>
    </w:p>
    <w:p w14:paraId="1C5FDE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5354C3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vidāya-samaye prabhura caraṇe dhariyā</w:t>
      </w:r>
      <w:r w:rsidRPr="00790008">
        <w:rPr>
          <w:rStyle w:val="BookTitle"/>
          <w:rFonts w:asciiTheme="minorHAnsi" w:hAnsiTheme="minorHAnsi" w:cstheme="minorHAnsi"/>
          <w:b w:val="0"/>
          <w:bCs w:val="0"/>
          <w:color w:val="000000"/>
          <w:sz w:val="28"/>
          <w:szCs w:val="28"/>
        </w:rPr>
        <w:br/>
        <w:t>susvapna-vṛttānta kahe gopane vasiyā</w:t>
      </w:r>
    </w:p>
    <w:p w14:paraId="2EC0FCBE" w14:textId="763110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departure he caught hold of the Lord’s feet and confidentially described the incident of his dream.</w:t>
      </w:r>
    </w:p>
    <w:p w14:paraId="3CACD951" w14:textId="40FC39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14.154</w:t>
      </w:r>
    </w:p>
    <w:p w14:paraId="4E19DF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61AAA7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prabhu kahe,—“satya ye haya ucita</w:t>
      </w:r>
      <w:r w:rsidRPr="00790008">
        <w:rPr>
          <w:rStyle w:val="BookTitle"/>
          <w:rFonts w:asciiTheme="minorHAnsi" w:hAnsiTheme="minorHAnsi" w:cstheme="minorHAnsi"/>
          <w:b w:val="0"/>
          <w:bCs w:val="0"/>
          <w:color w:val="000000"/>
          <w:sz w:val="28"/>
          <w:szCs w:val="28"/>
        </w:rPr>
        <w:br/>
        <w:t>āra kā’re nā kahibā e-saba carita”</w:t>
      </w:r>
    </w:p>
    <w:p w14:paraId="4EC2EAD1" w14:textId="75D404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“Whatever you have dreamt is true, but don’t disclose this to anyone.”</w:t>
      </w:r>
    </w:p>
    <w:p w14:paraId="26B73C87" w14:textId="3F3975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14.155</w:t>
      </w:r>
    </w:p>
    <w:p w14:paraId="5E99D0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023C18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niṣedhilā prabhu sayatna kariyā</w:t>
      </w:r>
      <w:r w:rsidRPr="00790008">
        <w:rPr>
          <w:rStyle w:val="BookTitle"/>
          <w:rFonts w:asciiTheme="minorHAnsi" w:hAnsiTheme="minorHAnsi" w:cstheme="minorHAnsi"/>
          <w:b w:val="0"/>
          <w:bCs w:val="0"/>
          <w:color w:val="000000"/>
          <w:sz w:val="28"/>
          <w:szCs w:val="28"/>
        </w:rPr>
        <w:br/>
        <w:t>hāsiyā uṭhilā śubha-kṣaṇa-lagna pāñā</w:t>
      </w:r>
    </w:p>
    <w:p w14:paraId="12FA21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again forbade Tapana Miśra from disclosing accounts of his dream to anyone, and at an auspicious moment He smiled and got up to leave.</w:t>
      </w:r>
    </w:p>
    <w:p w14:paraId="76B19ED0" w14:textId="11E180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conversing with Tapana Miśra, the Lord began His return journey from East Bengal to Navadvīpa at an auspicious moment. Realizing that an auspicious moment had arrived, the Lord smiled and happily started for home.</w:t>
      </w:r>
    </w:p>
    <w:p w14:paraId="17267C57" w14:textId="3465DA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14.156</w:t>
      </w:r>
    </w:p>
    <w:p w14:paraId="3A7CC2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41FE6F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 baṅga-deśa dhanya kari’</w:t>
      </w:r>
      <w:r w:rsidRPr="00790008">
        <w:rPr>
          <w:rStyle w:val="BookTitle"/>
          <w:rFonts w:asciiTheme="minorHAnsi" w:hAnsiTheme="minorHAnsi" w:cstheme="minorHAnsi"/>
          <w:b w:val="0"/>
          <w:bCs w:val="0"/>
          <w:color w:val="000000"/>
          <w:sz w:val="28"/>
          <w:szCs w:val="28"/>
        </w:rPr>
        <w:br/>
        <w:t>nija-gṛhe āilena gaurāṅga śrī-hari</w:t>
      </w:r>
    </w:p>
    <w:p w14:paraId="2192E063" w14:textId="567E2F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Lord Gaurāṅga purified the land of East Bengal and then returned home.</w:t>
      </w:r>
    </w:p>
    <w:p w14:paraId="1AB6EFBD" w14:textId="29858D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14.157</w:t>
      </w:r>
    </w:p>
    <w:p w14:paraId="7717DA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6A6DE9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artha-vṛtti aneka laiyā</w:t>
      </w:r>
      <w:r w:rsidRPr="00790008">
        <w:rPr>
          <w:rStyle w:val="BookTitle"/>
          <w:rFonts w:asciiTheme="minorHAnsi" w:hAnsiTheme="minorHAnsi" w:cstheme="minorHAnsi"/>
          <w:b w:val="0"/>
          <w:bCs w:val="0"/>
          <w:color w:val="000000"/>
          <w:sz w:val="28"/>
          <w:szCs w:val="28"/>
        </w:rPr>
        <w:br/>
        <w:t>sandhyā-kāle gṛhe prabhu uttarilā giyā</w:t>
      </w:r>
    </w:p>
    <w:p w14:paraId="10FC60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Acting like an ordinary person, the Lord returned home in the evening with a large load of gifts that He had received.</w:t>
      </w:r>
    </w:p>
    <w:p w14:paraId="1F2C0176" w14:textId="20EBCB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vyavahāre </w:t>
      </w:r>
      <w:r w:rsidRPr="00790008">
        <w:rPr>
          <w:rStyle w:val="BookTitle"/>
          <w:rFonts w:asciiTheme="minorHAnsi" w:hAnsiTheme="minorHAnsi" w:cstheme="minorHAnsi"/>
          <w:b w:val="0"/>
          <w:bCs w:val="0"/>
          <w:color w:val="000000"/>
          <w:sz w:val="28"/>
          <w:szCs w:val="28"/>
        </w:rPr>
        <w:t>means “following in the footsteps of worldly customs or behavior.”</w:t>
      </w:r>
    </w:p>
    <w:p w14:paraId="7640C7B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acquiring fame, adoration, respect, and extraordinary wealth, which is needed for purchasing daily requirements, the Lord returned to Navadvīpa in the evening. From this, one should not understand that He left East Bengal and arrived in Māyāpur on the evening of the same day. Rather it should be understood that the Lord passed a few days on the way.</w:t>
      </w:r>
    </w:p>
    <w:p w14:paraId="2E3B56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By the word </w:t>
      </w:r>
      <w:r w:rsidRPr="00790008">
        <w:rPr>
          <w:rStyle w:val="BookTitle"/>
          <w:rFonts w:asciiTheme="minorHAnsi" w:hAnsiTheme="minorHAnsi" w:cstheme="minorHAnsi"/>
          <w:b w:val="0"/>
          <w:bCs w:val="0"/>
          <w:i/>
          <w:iCs/>
          <w:color w:val="000000"/>
          <w:sz w:val="28"/>
          <w:szCs w:val="28"/>
        </w:rPr>
        <w:t xml:space="preserve">vṛtti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vitta</w:t>
      </w:r>
      <w:r w:rsidRPr="00790008">
        <w:rPr>
          <w:rStyle w:val="BookTitle"/>
          <w:rFonts w:asciiTheme="minorHAnsi" w:hAnsiTheme="minorHAnsi" w:cstheme="minorHAnsi"/>
          <w:b w:val="0"/>
          <w:bCs w:val="0"/>
          <w:color w:val="000000"/>
          <w:sz w:val="28"/>
          <w:szCs w:val="28"/>
        </w:rPr>
        <w:t xml:space="preserve">?) wealth and other riches should be understood. Refer to verses 111-112, which state: “They happily gave the Lord gold, silver, waterpots,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colorful blankets, various clothing, and whatever other fine items they had in their homes.” All these things were brought by the Lord and offered to Mother Śacī.</w:t>
      </w:r>
    </w:p>
    <w:p w14:paraId="356514DF" w14:textId="798054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14.158</w:t>
      </w:r>
    </w:p>
    <w:p w14:paraId="01DE8E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5B1A76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daṇḍavat kailā prabhu jananī-caraṇe</w:t>
      </w:r>
      <w:r w:rsidRPr="00790008">
        <w:rPr>
          <w:rStyle w:val="BookTitle"/>
          <w:rFonts w:asciiTheme="minorHAnsi" w:hAnsiTheme="minorHAnsi" w:cstheme="minorHAnsi"/>
          <w:b w:val="0"/>
          <w:bCs w:val="0"/>
          <w:color w:val="000000"/>
          <w:sz w:val="28"/>
          <w:szCs w:val="28"/>
        </w:rPr>
        <w:br/>
        <w:t>artha-vṛtti sakala dilena tā’na sthāne</w:t>
      </w:r>
    </w:p>
    <w:p w14:paraId="42AB0EE1" w14:textId="15B4FB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arriving home, the Lord offered obeisances at the feet of His mother and then gave her the gifts and wealth.</w:t>
      </w:r>
    </w:p>
    <w:p w14:paraId="3766AD46" w14:textId="481F8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14.159</w:t>
      </w:r>
    </w:p>
    <w:p w14:paraId="791220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45FF5A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prabhu śiṣya-gaṇera sahite</w:t>
      </w:r>
      <w:r w:rsidRPr="00790008">
        <w:rPr>
          <w:rStyle w:val="BookTitle"/>
          <w:rFonts w:asciiTheme="minorHAnsi" w:hAnsiTheme="minorHAnsi" w:cstheme="minorHAnsi"/>
          <w:b w:val="0"/>
          <w:bCs w:val="0"/>
          <w:color w:val="000000"/>
          <w:sz w:val="28"/>
          <w:szCs w:val="28"/>
        </w:rPr>
        <w:br/>
        <w:t>calilena śīghra gaṅgā-majjana karite</w:t>
      </w:r>
    </w:p>
    <w:p w14:paraId="3CD27A71" w14:textId="21333E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His students then immediately went to the Ganges to take bath.</w:t>
      </w:r>
    </w:p>
    <w:p w14:paraId="71B00FCC" w14:textId="1434A2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14.160</w:t>
      </w:r>
    </w:p>
    <w:p w14:paraId="0A5B01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1A7F5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gelā āi karite randhana</w:t>
      </w:r>
      <w:r w:rsidRPr="00790008">
        <w:rPr>
          <w:rStyle w:val="BookTitle"/>
          <w:rFonts w:asciiTheme="minorHAnsi" w:hAnsiTheme="minorHAnsi" w:cstheme="minorHAnsi"/>
          <w:b w:val="0"/>
          <w:bCs w:val="0"/>
          <w:color w:val="000000"/>
          <w:sz w:val="28"/>
          <w:szCs w:val="28"/>
        </w:rPr>
        <w:br/>
        <w:t>antare duḥkhitā, lañā sarva-parijana</w:t>
      </w:r>
    </w:p>
    <w:p w14:paraId="01FC5003" w14:textId="703E20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immediately began to cook, although she and the other family members were all aggrieved.</w:t>
      </w:r>
    </w:p>
    <w:p w14:paraId="47963C56" w14:textId="29425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14.161</w:t>
      </w:r>
    </w:p>
    <w:p w14:paraId="699580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29B93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śikṣā-guru prabhu sarva-gaṇera sahite</w:t>
      </w:r>
      <w:r w:rsidRPr="00790008">
        <w:rPr>
          <w:rStyle w:val="BookTitle"/>
          <w:rFonts w:asciiTheme="minorHAnsi" w:hAnsiTheme="minorHAnsi" w:cstheme="minorHAnsi"/>
          <w:b w:val="0"/>
          <w:bCs w:val="0"/>
          <w:color w:val="000000"/>
          <w:sz w:val="28"/>
          <w:szCs w:val="28"/>
        </w:rPr>
        <w:br/>
        <w:t>gaṅgāre hailā daṇḍavat bahu-mate</w:t>
      </w:r>
    </w:p>
    <w:p w14:paraId="715CF5EC" w14:textId="212E9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 instructing spiritual master of everyone. He therefore led His students in offering repeated obeisances to the Ganges.</w:t>
      </w:r>
    </w:p>
    <w:p w14:paraId="1653434B" w14:textId="0E50DB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14.162</w:t>
      </w:r>
    </w:p>
    <w:p w14:paraId="13493E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79760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jāhnavīte kari’ jala-khelā</w:t>
      </w:r>
      <w:r w:rsidRPr="00790008">
        <w:rPr>
          <w:rStyle w:val="BookTitle"/>
          <w:rFonts w:asciiTheme="minorHAnsi" w:hAnsiTheme="minorHAnsi" w:cstheme="minorHAnsi"/>
          <w:b w:val="0"/>
          <w:bCs w:val="0"/>
          <w:color w:val="000000"/>
          <w:sz w:val="28"/>
          <w:szCs w:val="28"/>
        </w:rPr>
        <w:br/>
        <w:t>snāna kari’ gaṅgā dekhi’ gṛhete āilā</w:t>
      </w:r>
    </w:p>
    <w:p w14:paraId="345991F5" w14:textId="75653B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enjoying the beauty of the Ganges and sporting in her waters for some time, the Lord returned home.</w:t>
      </w:r>
    </w:p>
    <w:p w14:paraId="6B413752" w14:textId="2FF8CB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14.163</w:t>
      </w:r>
    </w:p>
    <w:p w14:paraId="3FF444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3AF4D1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yathocita nitya-karma kari’</w:t>
      </w:r>
      <w:r w:rsidRPr="00790008">
        <w:rPr>
          <w:rStyle w:val="BookTitle"/>
          <w:rFonts w:asciiTheme="minorHAnsi" w:hAnsiTheme="minorHAnsi" w:cstheme="minorHAnsi"/>
          <w:b w:val="0"/>
          <w:bCs w:val="0"/>
          <w:color w:val="000000"/>
          <w:sz w:val="28"/>
          <w:szCs w:val="28"/>
        </w:rPr>
        <w:br/>
        <w:t>bhojane vasilā giyā gaurāṅga śrī-hari</w:t>
      </w:r>
    </w:p>
    <w:p w14:paraId="5E1989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then performed His exemplary daily worship and sat down to eat.</w:t>
      </w:r>
    </w:p>
    <w:p w14:paraId="1B3D1C46" w14:textId="3D0E066E"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yathocita nitya-karma </w:t>
      </w:r>
      <w:r w:rsidRPr="00790008">
        <w:rPr>
          <w:rStyle w:val="BookTitle"/>
          <w:rFonts w:asciiTheme="minorHAnsi" w:hAnsiTheme="minorHAnsi" w:cstheme="minorHAnsi"/>
          <w:b w:val="0"/>
          <w:bCs w:val="0"/>
          <w:color w:val="000000"/>
          <w:sz w:val="28"/>
          <w:szCs w:val="28"/>
        </w:rPr>
        <w:t xml:space="preserve">is explained as follows: By engaging in their </w:t>
      </w:r>
      <w:r w:rsidRPr="00790008">
        <w:rPr>
          <w:rStyle w:val="BookTitle"/>
          <w:rFonts w:asciiTheme="minorHAnsi" w:hAnsiTheme="minorHAnsi" w:cstheme="minorHAnsi"/>
          <w:b w:val="0"/>
          <w:bCs w:val="0"/>
          <w:i/>
          <w:iCs/>
          <w:color w:val="000000"/>
          <w:sz w:val="28"/>
          <w:szCs w:val="28"/>
        </w:rPr>
        <w:t>nitya-karma,</w:t>
      </w:r>
      <w:r w:rsidRPr="00790008">
        <w:rPr>
          <w:rStyle w:val="BookTitle"/>
          <w:rFonts w:asciiTheme="minorHAnsi" w:hAnsiTheme="minorHAnsi" w:cstheme="minorHAnsi"/>
          <w:b w:val="0"/>
          <w:bCs w:val="0"/>
          <w:color w:val="000000"/>
          <w:sz w:val="28"/>
          <w:szCs w:val="28"/>
        </w:rPr>
        <w:t xml:space="preserve"> or routine daily activities, the fruitive workers generally obtain worldly and heavenly results. But the appropriate activities performed by the Lord in order to awaken realization of the temporary nature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the hearts of the living entities are called </w:t>
      </w:r>
      <w:r w:rsidRPr="00790008">
        <w:rPr>
          <w:rStyle w:val="BookTitle"/>
          <w:rFonts w:asciiTheme="minorHAnsi" w:hAnsiTheme="minorHAnsi" w:cstheme="minorHAnsi"/>
          <w:b w:val="0"/>
          <w:bCs w:val="0"/>
          <w:i/>
          <w:iCs/>
          <w:color w:val="000000"/>
          <w:sz w:val="28"/>
          <w:szCs w:val="28"/>
        </w:rPr>
        <w:t>yathocita nitya-karma.</w:t>
      </w:r>
    </w:p>
    <w:p w14:paraId="127266B9" w14:textId="1D6E89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14.164</w:t>
      </w:r>
    </w:p>
    <w:p w14:paraId="49DB91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485534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vaikuṇṭha-nātha bhojana kariyā</w:t>
      </w:r>
      <w:r w:rsidRPr="00790008">
        <w:rPr>
          <w:rStyle w:val="BookTitle"/>
          <w:rFonts w:asciiTheme="minorHAnsi" w:hAnsiTheme="minorHAnsi" w:cstheme="minorHAnsi"/>
          <w:b w:val="0"/>
          <w:bCs w:val="0"/>
          <w:color w:val="000000"/>
          <w:sz w:val="28"/>
          <w:szCs w:val="28"/>
        </w:rPr>
        <w:br/>
        <w:t>viṣṇu-gṛha-dvāre prabhu vasilā āsiyā</w:t>
      </w:r>
    </w:p>
    <w:p w14:paraId="6861B571" w14:textId="5D134B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of Vaikuṇṭha ate with satisfaction, He went and sat at the door of the temple room.</w:t>
      </w:r>
    </w:p>
    <w:p w14:paraId="077A9489" w14:textId="6AC0AA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14.165</w:t>
      </w:r>
    </w:p>
    <w:p w14:paraId="04A0EF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7112EA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āpta-varga āilena sambhāṣite</w:t>
      </w:r>
      <w:r w:rsidRPr="00790008">
        <w:rPr>
          <w:rStyle w:val="BookTitle"/>
          <w:rFonts w:asciiTheme="minorHAnsi" w:hAnsiTheme="minorHAnsi" w:cstheme="minorHAnsi"/>
          <w:b w:val="0"/>
          <w:bCs w:val="0"/>
          <w:color w:val="000000"/>
          <w:sz w:val="28"/>
          <w:szCs w:val="28"/>
        </w:rPr>
        <w:br/>
        <w:t>sabei veḍiyā vasilena cāri-bhite</w:t>
      </w:r>
    </w:p>
    <w:p w14:paraId="4491143C" w14:textId="07C6CF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Nimāi’s family members came and sat around Him to speak with Him.</w:t>
      </w:r>
    </w:p>
    <w:p w14:paraId="0CC229CD" w14:textId="646833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14.166</w:t>
      </w:r>
    </w:p>
    <w:p w14:paraId="0FCA55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22513B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sahita prabhu hāsya-kathā-raṅge</w:t>
      </w:r>
      <w:r w:rsidRPr="00790008">
        <w:rPr>
          <w:rStyle w:val="BookTitle"/>
          <w:rFonts w:asciiTheme="minorHAnsi" w:hAnsiTheme="minorHAnsi" w:cstheme="minorHAnsi"/>
          <w:b w:val="0"/>
          <w:bCs w:val="0"/>
          <w:color w:val="000000"/>
          <w:sz w:val="28"/>
          <w:szCs w:val="28"/>
        </w:rPr>
        <w:br/>
        <w:t>kahilena ye-mata āchilā baṅge raṅge</w:t>
      </w:r>
    </w:p>
    <w:p w14:paraId="168A7484" w14:textId="7DB4F6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their company, while laughing and conversing, the Lord described how He happily spent His days in East Bengal.</w:t>
      </w:r>
    </w:p>
    <w:p w14:paraId="58A4A439" w14:textId="68427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14.167</w:t>
      </w:r>
    </w:p>
    <w:p w14:paraId="3F3D08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5D639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baṅga-deśī-vākya anukaraṇa kariyā</w:t>
      </w:r>
      <w:r w:rsidRPr="00790008">
        <w:rPr>
          <w:rStyle w:val="BookTitle"/>
          <w:rFonts w:asciiTheme="minorHAnsi" w:hAnsiTheme="minorHAnsi" w:cstheme="minorHAnsi"/>
          <w:b w:val="0"/>
          <w:bCs w:val="0"/>
          <w:color w:val="000000"/>
          <w:sz w:val="28"/>
          <w:szCs w:val="28"/>
        </w:rPr>
        <w:br/>
        <w:t>bāṅgālere kadarthena hāsiyā hāsiyā</w:t>
      </w:r>
    </w:p>
    <w:p w14:paraId="68EC29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burst into laughter as He imitated the pronunciation and speaking of </w:t>
      </w:r>
      <w:r w:rsidRPr="00790008">
        <w:rPr>
          <w:rStyle w:val="BookTitle"/>
          <w:rFonts w:asciiTheme="minorHAnsi" w:hAnsiTheme="minorHAnsi" w:cstheme="minorHAnsi"/>
          <w:b/>
          <w:bCs/>
          <w:color w:val="800000"/>
          <w:sz w:val="28"/>
          <w:szCs w:val="28"/>
        </w:rPr>
        <w:lastRenderedPageBreak/>
        <w:t>the people of East Bengal.</w:t>
      </w:r>
    </w:p>
    <w:p w14:paraId="56C603DF" w14:textId="14B117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baṅga-deśī-vākya anukaraṇa </w:t>
      </w:r>
      <w:r w:rsidRPr="00790008">
        <w:rPr>
          <w:rStyle w:val="BookTitle"/>
          <w:rFonts w:asciiTheme="minorHAnsi" w:hAnsiTheme="minorHAnsi" w:cstheme="minorHAnsi"/>
          <w:b w:val="0"/>
          <w:bCs w:val="0"/>
          <w:color w:val="000000"/>
          <w:sz w:val="28"/>
          <w:szCs w:val="28"/>
        </w:rPr>
        <w:t>refers to the words commonly spoken in the villages of East Bengal. By imitating the people of East Bengal, the Lord induced the people of Gauḍa-deśa to laugh; and since such words and such language were not used or spoken by people in the capital, the Lord intended to attribute faults on those words and that language. There are different pronunciations for a word in different provinces, and there are different methods for writing in different provinces. That is why even today when persons of a particular province hear or speak the language of another province they generally laugh and joke.</w:t>
      </w:r>
    </w:p>
    <w:p w14:paraId="058F6E83" w14:textId="08F506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14.168</w:t>
      </w:r>
    </w:p>
    <w:p w14:paraId="6A8F4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4E6B44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duḥkha-rasa haibeka jāni’ āpta-gaṇa</w:t>
      </w:r>
      <w:r w:rsidRPr="00790008">
        <w:rPr>
          <w:rStyle w:val="BookTitle"/>
          <w:rFonts w:asciiTheme="minorHAnsi" w:hAnsiTheme="minorHAnsi" w:cstheme="minorHAnsi"/>
          <w:b w:val="0"/>
          <w:bCs w:val="0"/>
          <w:color w:val="000000"/>
          <w:sz w:val="28"/>
          <w:szCs w:val="28"/>
        </w:rPr>
        <w:br/>
        <w:t>lakṣmīra vijaya keha nā kare kathana</w:t>
      </w:r>
    </w:p>
    <w:p w14:paraId="23047C8E" w14:textId="51A1FC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Lord would feel distressed, His relatives did not disclose to Him about the disappearance of Lakṣmī.</w:t>
      </w:r>
    </w:p>
    <w:p w14:paraId="7E2B2986" w14:textId="3BC2A6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14.169</w:t>
      </w:r>
    </w:p>
    <w:p w14:paraId="58E506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52A82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thākiyā sakala āpta-gaṇa</w:t>
      </w:r>
      <w:r w:rsidRPr="00790008">
        <w:rPr>
          <w:rStyle w:val="BookTitle"/>
          <w:rFonts w:asciiTheme="minorHAnsi" w:hAnsiTheme="minorHAnsi" w:cstheme="minorHAnsi"/>
          <w:b w:val="0"/>
          <w:bCs w:val="0"/>
          <w:color w:val="000000"/>
          <w:sz w:val="28"/>
          <w:szCs w:val="28"/>
        </w:rPr>
        <w:br/>
        <w:t>vidāya haiyā gela, yā’ra ye bhavana</w:t>
      </w:r>
    </w:p>
    <w:p w14:paraId="20DC5448" w14:textId="0429CC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passing some time with the Lord, the relatives left for their respective homes.</w:t>
      </w:r>
    </w:p>
    <w:p w14:paraId="3F9A1830" w14:textId="046ADE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14.170</w:t>
      </w:r>
    </w:p>
    <w:p w14:paraId="159EAE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71BF1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karena prabhu tāmbūla carvaṇa</w:t>
      </w:r>
      <w:r w:rsidRPr="00790008">
        <w:rPr>
          <w:rStyle w:val="BookTitle"/>
          <w:rFonts w:asciiTheme="minorHAnsi" w:hAnsiTheme="minorHAnsi" w:cstheme="minorHAnsi"/>
          <w:b w:val="0"/>
          <w:bCs w:val="0"/>
          <w:color w:val="000000"/>
          <w:sz w:val="28"/>
          <w:szCs w:val="28"/>
        </w:rPr>
        <w:br/>
        <w:t>nānā-hāsya-parihāsa karena kathana</w:t>
      </w:r>
    </w:p>
    <w:p w14:paraId="04150C07" w14:textId="17BCF5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laughed and joked as He sat and chewed betel.</w:t>
      </w:r>
    </w:p>
    <w:p w14:paraId="367B1AD2" w14:textId="30ED5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14.171</w:t>
      </w:r>
    </w:p>
    <w:p w14:paraId="2BC0BF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11C77C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śacī-devī antare duḥkhitā hai’ ghare</w:t>
      </w:r>
      <w:r w:rsidRPr="00790008">
        <w:rPr>
          <w:rStyle w:val="BookTitle"/>
          <w:rFonts w:asciiTheme="minorHAnsi" w:hAnsiTheme="minorHAnsi" w:cstheme="minorHAnsi"/>
          <w:b w:val="0"/>
          <w:bCs w:val="0"/>
          <w:color w:val="000000"/>
          <w:sz w:val="28"/>
          <w:szCs w:val="28"/>
        </w:rPr>
        <w:br/>
        <w:t>kāche nā-āisena putrera gocare</w:t>
      </w:r>
    </w:p>
    <w:p w14:paraId="342EBBE1" w14:textId="16107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grief-stricken Mother Śacī remained out of His sight inside the house.</w:t>
      </w:r>
    </w:p>
    <w:p w14:paraId="7FEA6320" w14:textId="501EE3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14.172</w:t>
      </w:r>
    </w:p>
    <w:p w14:paraId="5DE9D2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172</w:t>
      </w:r>
    </w:p>
    <w:p w14:paraId="5BCE12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calilā prabhu jananī-sammukhe</w:t>
      </w:r>
      <w:r w:rsidRPr="00790008">
        <w:rPr>
          <w:rStyle w:val="BookTitle"/>
          <w:rFonts w:asciiTheme="minorHAnsi" w:hAnsiTheme="minorHAnsi" w:cstheme="minorHAnsi"/>
          <w:b w:val="0"/>
          <w:bCs w:val="0"/>
          <w:color w:val="000000"/>
          <w:sz w:val="28"/>
          <w:szCs w:val="28"/>
        </w:rPr>
        <w:br/>
        <w:t>duḥkhita-vadanā prabhu jananīre dekhe</w:t>
      </w:r>
    </w:p>
    <w:p w14:paraId="665E9D66" w14:textId="2D0960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personally went before His mother and saw that she was looking morose.</w:t>
      </w:r>
    </w:p>
    <w:p w14:paraId="56C947FE" w14:textId="594F88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14.173</w:t>
      </w:r>
    </w:p>
    <w:p w14:paraId="02DBB1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4C742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bale prabhu madhura vacana</w:t>
      </w:r>
      <w:r w:rsidRPr="00790008">
        <w:rPr>
          <w:rStyle w:val="BookTitle"/>
          <w:rFonts w:asciiTheme="minorHAnsi" w:hAnsiTheme="minorHAnsi" w:cstheme="minorHAnsi"/>
          <w:b w:val="0"/>
          <w:bCs w:val="0"/>
          <w:color w:val="000000"/>
          <w:sz w:val="28"/>
          <w:szCs w:val="28"/>
        </w:rPr>
        <w:br/>
        <w:t>“duḥkhitā tomāre, mātā, dekhi ki-kāraṇa?</w:t>
      </w:r>
    </w:p>
    <w:p w14:paraId="07F5DA09" w14:textId="0BB61E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sweetly said to His mother, “O mother, I see you are very sad. Please tell Me the reason.</w:t>
      </w:r>
    </w:p>
    <w:p w14:paraId="7DBA3E4B" w14:textId="4177D0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14.174</w:t>
      </w:r>
    </w:p>
    <w:p w14:paraId="6CF4B7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17F59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kuśale āinu āmi dūra-deśa haite</w:t>
      </w:r>
      <w:r w:rsidRPr="00790008">
        <w:rPr>
          <w:rStyle w:val="BookTitle"/>
          <w:rFonts w:asciiTheme="minorHAnsi" w:hAnsiTheme="minorHAnsi" w:cstheme="minorHAnsi"/>
          <w:b w:val="0"/>
          <w:bCs w:val="0"/>
          <w:color w:val="000000"/>
          <w:sz w:val="28"/>
          <w:szCs w:val="28"/>
        </w:rPr>
        <w:br/>
        <w:t>kothā tumi maṅgala karibā bhāla-mate</w:t>
      </w:r>
    </w:p>
    <w:p w14:paraId="2C3E354B" w14:textId="4B59DC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successfully returned from a distant place, and you should be happy.</w:t>
      </w:r>
    </w:p>
    <w:p w14:paraId="698F3F48" w14:textId="0F66E0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14.175</w:t>
      </w:r>
    </w:p>
    <w:p w14:paraId="377BA0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4CF35E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tomā’ dekhi ati-duḥkhita-vadana</w:t>
      </w:r>
      <w:r w:rsidRPr="00790008">
        <w:rPr>
          <w:rStyle w:val="BookTitle"/>
          <w:rFonts w:asciiTheme="minorHAnsi" w:hAnsiTheme="minorHAnsi" w:cstheme="minorHAnsi"/>
          <w:b w:val="0"/>
          <w:bCs w:val="0"/>
          <w:color w:val="000000"/>
          <w:sz w:val="28"/>
          <w:szCs w:val="28"/>
        </w:rPr>
        <w:br/>
        <w:t>satya kaha dekhi, mātā, ihāra kāraṇa?”</w:t>
      </w:r>
    </w:p>
    <w:p w14:paraId="06959B86" w14:textId="1D93DF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on the contrary, I find you are distressed. Please tell Me the reason.”</w:t>
      </w:r>
    </w:p>
    <w:p w14:paraId="347C2757" w14:textId="4D63D1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14.176</w:t>
      </w:r>
    </w:p>
    <w:p w14:paraId="19FE0F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06DF0A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putrera vākya āi adho-mukhe</w:t>
      </w:r>
      <w:r w:rsidRPr="00790008">
        <w:rPr>
          <w:rStyle w:val="BookTitle"/>
          <w:rFonts w:asciiTheme="minorHAnsi" w:hAnsiTheme="minorHAnsi" w:cstheme="minorHAnsi"/>
          <w:b w:val="0"/>
          <w:bCs w:val="0"/>
          <w:color w:val="000000"/>
          <w:sz w:val="28"/>
          <w:szCs w:val="28"/>
        </w:rPr>
        <w:br/>
        <w:t>kānde mātra, uttara nā kare kichu duḥkhe</w:t>
      </w:r>
    </w:p>
    <w:p w14:paraId="37AA060F" w14:textId="2F8470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her son’s words, Mother Śacī looked at the ground and began to weep. Overcome by grief, she was unable to reply.</w:t>
      </w:r>
    </w:p>
    <w:p w14:paraId="10B738D5" w14:textId="140A27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14.177</w:t>
      </w:r>
    </w:p>
    <w:p w14:paraId="600BEC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661BF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bale,—“mātā, āmi jāninu sakala</w:t>
      </w:r>
      <w:r w:rsidRPr="00790008">
        <w:rPr>
          <w:rStyle w:val="BookTitle"/>
          <w:rFonts w:asciiTheme="minorHAnsi" w:hAnsiTheme="minorHAnsi" w:cstheme="minorHAnsi"/>
          <w:b w:val="0"/>
          <w:bCs w:val="0"/>
          <w:color w:val="000000"/>
          <w:sz w:val="28"/>
          <w:szCs w:val="28"/>
        </w:rPr>
        <w:br/>
        <w:t>tomāra vadhura kichu bujhi amaṅgala?”</w:t>
      </w:r>
    </w:p>
    <w:p w14:paraId="02A1E9E6" w14:textId="358F52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“Dear mother, I know everything. Perhaps your daughter-in-law has met with some misfortune?”</w:t>
      </w:r>
    </w:p>
    <w:p w14:paraId="1896DB92" w14:textId="498407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14.178</w:t>
      </w:r>
    </w:p>
    <w:p w14:paraId="6E7240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AFB4F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kahilena,—“śunaha, paṇḍita!</w:t>
      </w:r>
      <w:r w:rsidRPr="00790008">
        <w:rPr>
          <w:rStyle w:val="BookTitle"/>
          <w:rFonts w:asciiTheme="minorHAnsi" w:hAnsiTheme="minorHAnsi" w:cstheme="minorHAnsi"/>
          <w:b w:val="0"/>
          <w:bCs w:val="0"/>
          <w:color w:val="000000"/>
          <w:sz w:val="28"/>
          <w:szCs w:val="28"/>
        </w:rPr>
        <w:br/>
        <w:t>tomāra brāhmaṇī gaṅgā pāilā niścita</w:t>
      </w:r>
    </w:p>
    <w:p w14:paraId="615FA83A" w14:textId="7F0C03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everyone replied, “Listen, O Paṇḍita, Your wife has indeed left this world.”</w:t>
      </w:r>
    </w:p>
    <w:p w14:paraId="2DC5AE2F" w14:textId="568C5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14.179</w:t>
      </w:r>
    </w:p>
    <w:p w14:paraId="13B81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099780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patnīra vijaya śuni’ gaurāṅga śrī-hari</w:t>
      </w:r>
      <w:r w:rsidRPr="00790008">
        <w:rPr>
          <w:rStyle w:val="BookTitle"/>
          <w:rFonts w:asciiTheme="minorHAnsi" w:hAnsiTheme="minorHAnsi" w:cstheme="minorHAnsi"/>
          <w:b w:val="0"/>
          <w:bCs w:val="0"/>
          <w:color w:val="000000"/>
          <w:sz w:val="28"/>
          <w:szCs w:val="28"/>
        </w:rPr>
        <w:br/>
        <w:t>kṣaṇeka rahilā prabhu heṅṭa māthā kari’</w:t>
      </w:r>
    </w:p>
    <w:p w14:paraId="130F383D" w14:textId="661D35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Lord Gaurāṅga heard about the disappearance of His wife, He bent His head down and remained silent for a while.</w:t>
      </w:r>
    </w:p>
    <w:p w14:paraId="49ED34A8" w14:textId="61FFAB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14.180</w:t>
      </w:r>
    </w:p>
    <w:p w14:paraId="2C09E9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2357C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priyāra viraha-duḥkha kariyā svīkāra</w:t>
      </w:r>
      <w:r w:rsidRPr="00790008">
        <w:rPr>
          <w:rStyle w:val="BookTitle"/>
          <w:rFonts w:asciiTheme="minorHAnsi" w:hAnsiTheme="minorHAnsi" w:cstheme="minorHAnsi"/>
          <w:b w:val="0"/>
          <w:bCs w:val="0"/>
          <w:color w:val="000000"/>
          <w:sz w:val="28"/>
          <w:szCs w:val="28"/>
        </w:rPr>
        <w:br/>
        <w:t>tūṣṇī hai’ rahilena sarva-veda-sāra</w:t>
      </w:r>
    </w:p>
    <w:p w14:paraId="331B257F" w14:textId="141FCF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personification of the Vedas, accepted the misery of separation from His wife and remained silent.</w:t>
      </w:r>
    </w:p>
    <w:p w14:paraId="337A45A4" w14:textId="359C52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14.181</w:t>
      </w:r>
    </w:p>
    <w:p w14:paraId="74CE69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1FC5A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lokānukaraṇa-duḥkha kṣaneka kariyā</w:t>
      </w:r>
      <w:r w:rsidRPr="00790008">
        <w:rPr>
          <w:rStyle w:val="BookTitle"/>
          <w:rFonts w:asciiTheme="minorHAnsi" w:hAnsiTheme="minorHAnsi" w:cstheme="minorHAnsi"/>
          <w:b w:val="0"/>
          <w:bCs w:val="0"/>
          <w:color w:val="000000"/>
          <w:sz w:val="28"/>
          <w:szCs w:val="28"/>
        </w:rPr>
        <w:br/>
        <w:t>kahite lāgilā nije dhīra-citta haiyā</w:t>
      </w:r>
    </w:p>
    <w:p w14:paraId="2C8CF6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 lamented as an ordinary man for some time, He began to speak with patience.</w:t>
      </w:r>
    </w:p>
    <w:p w14:paraId="58F0F75E" w14:textId="471285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an ordinary, mundane person feels distressed in separation from his wife, the Lord somewhat imitated such behavior and then exhibited pastimes of patience.</w:t>
      </w:r>
    </w:p>
    <w:p w14:paraId="2F4EBCF9" w14:textId="7D90CC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14.182</w:t>
      </w:r>
    </w:p>
    <w:p w14:paraId="7AB45E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749BDC46"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the assistance of Bhṛgu, when Mahārāja Bali, the king of the demons, dethroned Indra, the King of heaven, and seized his opulences, fame, wealth, and kingdom, Aditi, the mother of the demigods, became overwhelmed with lamentation, approached her beloved husband, Maharṣi Kaśyapa, offered prayers, and inquired about possible means of reinstating her sons. In astonishment, Kaśyapa speaks the following reply in the Śrīmad Bhāgavatam </w:t>
      </w:r>
      <w:r w:rsidRPr="00790008">
        <w:rPr>
          <w:rStyle w:val="BookTitle"/>
          <w:rFonts w:asciiTheme="minorHAnsi" w:hAnsiTheme="minorHAnsi" w:cstheme="minorHAnsi"/>
          <w:b w:val="0"/>
          <w:bCs w:val="0"/>
          <w:color w:val="000000"/>
          <w:sz w:val="28"/>
          <w:szCs w:val="28"/>
        </w:rPr>
        <w:lastRenderedPageBreak/>
        <w:t>(8.16.19):</w:t>
      </w:r>
    </w:p>
    <w:p w14:paraId="434823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kasya ke pati-putrādyā      moha eva hi kāraṇam</w:t>
      </w:r>
    </w:p>
    <w:p w14:paraId="31E01089" w14:textId="7D8A72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in this material world is the husband, son, or friend of whom? Actually no one is related with anyone. Nescience alone is the cause of this misunderstanding.”</w:t>
      </w:r>
    </w:p>
    <w:p w14:paraId="7BE72A1D" w14:textId="368327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14.183</w:t>
      </w:r>
    </w:p>
    <w:p w14:paraId="6E478C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7F46C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bale,—“mātā, duḥkha bhāva’ ki-kāraṇe?</w:t>
      </w:r>
      <w:r w:rsidRPr="00790008">
        <w:rPr>
          <w:rStyle w:val="BookTitle"/>
          <w:rFonts w:asciiTheme="minorHAnsi" w:hAnsiTheme="minorHAnsi" w:cstheme="minorHAnsi"/>
          <w:b w:val="0"/>
          <w:bCs w:val="0"/>
          <w:color w:val="000000"/>
          <w:sz w:val="28"/>
          <w:szCs w:val="28"/>
        </w:rPr>
        <w:br/>
        <w:t>bhavitavya ye āche, se khaṇḍibe kemane?</w:t>
      </w:r>
    </w:p>
    <w:p w14:paraId="0ABE8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mother, why are you feeling so sad? Who can check what is destined to happen?</w:t>
      </w:r>
    </w:p>
    <w:p w14:paraId="30348FFA" w14:textId="36DE570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bhavitavya</w:t>
      </w:r>
      <w:r w:rsidRPr="00790008">
        <w:rPr>
          <w:rStyle w:val="BookTitle"/>
          <w:rFonts w:asciiTheme="minorHAnsi" w:hAnsiTheme="minorHAnsi" w:cstheme="minorHAnsi"/>
          <w:b w:val="0"/>
          <w:bCs w:val="0"/>
          <w:color w:val="000000"/>
          <w:sz w:val="28"/>
          <w:szCs w:val="28"/>
        </w:rPr>
        <w:t xml:space="preserve"> means “sure to happen,” “inevitable,” “prescribed,” “fortune,” “providence,” “unforeseen destiny,” “writing on one’s forehead,” or “the arrangement of providence.” By their own desires the living entities accumulate pious and impious fruits. </w:t>
      </w:r>
      <w:r w:rsidRPr="00790008">
        <w:rPr>
          <w:rStyle w:val="BookTitle"/>
          <w:rFonts w:asciiTheme="minorHAnsi" w:hAnsiTheme="minorHAnsi" w:cstheme="minorHAnsi"/>
          <w:b w:val="0"/>
          <w:bCs w:val="0"/>
          <w:i/>
          <w:iCs/>
          <w:color w:val="000000"/>
          <w:sz w:val="28"/>
          <w:szCs w:val="28"/>
        </w:rPr>
        <w:t>Avaśyam eva bhoktavyaṁ kṛtaṁ karma śubhāśubham</w:t>
      </w:r>
      <w:r w:rsidRPr="00790008">
        <w:rPr>
          <w:rStyle w:val="BookTitle"/>
          <w:rFonts w:asciiTheme="minorHAnsi" w:hAnsiTheme="minorHAnsi" w:cstheme="minorHAnsi"/>
          <w:b w:val="0"/>
          <w:bCs w:val="0"/>
          <w:color w:val="000000"/>
          <w:sz w:val="28"/>
          <w:szCs w:val="28"/>
        </w:rPr>
        <w:t>—“A person must enjoy the fruits of his pious and impious activities.” These fruits are finished only by enjoying them.</w:t>
      </w:r>
    </w:p>
    <w:p w14:paraId="6B843412" w14:textId="3C432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14.184-185</w:t>
      </w:r>
    </w:p>
    <w:p w14:paraId="49CE9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184-185</w:t>
      </w:r>
    </w:p>
    <w:p w14:paraId="15826876" w14:textId="79AF45CD"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kāla-gati, keha kā’ro nahe</w:t>
      </w:r>
      <w:r w:rsidRPr="00790008">
        <w:rPr>
          <w:rStyle w:val="BookTitle"/>
          <w:rFonts w:asciiTheme="minorHAnsi" w:hAnsiTheme="minorHAnsi" w:cstheme="minorHAnsi"/>
          <w:b w:val="0"/>
          <w:bCs w:val="0"/>
          <w:color w:val="000000"/>
          <w:sz w:val="28"/>
          <w:szCs w:val="28"/>
        </w:rPr>
        <w:br/>
        <w:t>ata</w:t>
      </w:r>
      <w:ins w:id="241" w:author="your servant" w:date="2020-08-28T19:47:00Z">
        <w:r w:rsidR="0034175D">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’saṁsāra anitya’ vede kahe</w:t>
      </w:r>
    </w:p>
    <w:p w14:paraId="44B23B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adhīna se sakala-saṁsāra</w:t>
      </w:r>
      <w:r w:rsidRPr="00790008">
        <w:rPr>
          <w:rStyle w:val="BookTitle"/>
          <w:rFonts w:asciiTheme="minorHAnsi" w:hAnsiTheme="minorHAnsi" w:cstheme="minorHAnsi"/>
          <w:b w:val="0"/>
          <w:bCs w:val="0"/>
          <w:color w:val="000000"/>
          <w:sz w:val="28"/>
          <w:szCs w:val="28"/>
        </w:rPr>
        <w:br/>
        <w:t>saṁyoga-viyoga ke karite pāre āra?</w:t>
      </w:r>
    </w:p>
    <w:p w14:paraId="22B141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is the current of time. No one is related to anyone else, therefore the Vedas declare that this material world is temporary. All universes are under the control of the Supreme Lord. Who other than the Supreme Lord can unite or separate people?</w:t>
      </w:r>
    </w:p>
    <w:p w14:paraId="763AE713" w14:textId="499CE2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by the will of the Lord are living entities in this material world separated or united, in other words, they take birth and die. No other hand or authority is involved. The propensities of directing and being directed are present in the living entities and the Supreme Lord. Although the living entities have independence, because their desire for sense gratification is incompatible they are forced to enjoy its bitter fruit. This unpalatable fruit is limited to the conditioned souls’ field of enjoyment. Only on the strength of worshiping the Supreme Lord can the living entities become freed from mundane false ego and the conception of being the </w:t>
      </w:r>
      <w:r w:rsidRPr="00790008">
        <w:rPr>
          <w:rStyle w:val="BookTitle"/>
          <w:rFonts w:asciiTheme="minorHAnsi" w:hAnsiTheme="minorHAnsi" w:cstheme="minorHAnsi"/>
          <w:b w:val="0"/>
          <w:bCs w:val="0"/>
          <w:color w:val="000000"/>
          <w:sz w:val="28"/>
          <w:szCs w:val="28"/>
        </w:rPr>
        <w:lastRenderedPageBreak/>
        <w:t>doer. Māyā, the neglected external energy of the Lord, punishes the living entities for misusing their independence by torturing them with the threefold miseries produced from the three modes of nature. Therefore in happiness and distress, in good fortune or in bad—everywhere the auspicious hand of the Lord is present. In this mood everyone should give up illusion and turn towards the service of the Supreme Lord. As a result, at some auspicious moment the necessity of praying for the mercy of the Lord may arise in the minds of living entities.</w:t>
      </w:r>
    </w:p>
    <w:p w14:paraId="4CBFB412" w14:textId="78A3EA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14.186</w:t>
      </w:r>
    </w:p>
    <w:p w14:paraId="716C04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782C84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ye haila īśvara-icchāya</w:t>
      </w:r>
      <w:r w:rsidRPr="00790008">
        <w:rPr>
          <w:rStyle w:val="BookTitle"/>
          <w:rFonts w:asciiTheme="minorHAnsi" w:hAnsiTheme="minorHAnsi" w:cstheme="minorHAnsi"/>
          <w:b w:val="0"/>
          <w:bCs w:val="0"/>
          <w:color w:val="000000"/>
          <w:sz w:val="28"/>
          <w:szCs w:val="28"/>
        </w:rPr>
        <w:br/>
        <w:t>haila se kārya, āra duḥkha kene tāya?</w:t>
      </w:r>
    </w:p>
    <w:p w14:paraId="73C02AC3" w14:textId="049C38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whatever has happened by the desire of the Supreme Lord was destined. Why should you lament?</w:t>
      </w:r>
    </w:p>
    <w:p w14:paraId="2E358216" w14:textId="6CE19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14.187</w:t>
      </w:r>
    </w:p>
    <w:p w14:paraId="55CC5A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1B7266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svāmīra agrete gaṅgā pāya ye sukṛti</w:t>
      </w:r>
      <w:r w:rsidRPr="00790008">
        <w:rPr>
          <w:rStyle w:val="BookTitle"/>
          <w:rFonts w:asciiTheme="minorHAnsi" w:hAnsiTheme="minorHAnsi" w:cstheme="minorHAnsi"/>
          <w:b w:val="0"/>
          <w:bCs w:val="0"/>
          <w:color w:val="000000"/>
          <w:sz w:val="28"/>
          <w:szCs w:val="28"/>
        </w:rPr>
        <w:br/>
        <w:t>tā’ra baḍa āra ke vā āche bhāgyavatī?”</w:t>
      </w:r>
    </w:p>
    <w:p w14:paraId="3FBA9491" w14:textId="5ED7E4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is more fortunate and pious than a woman who leaves her body before her husband dies?”</w:t>
      </w:r>
    </w:p>
    <w:p w14:paraId="73E25AC3" w14:textId="73A8A9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14.188</w:t>
      </w:r>
    </w:p>
    <w:p w14:paraId="4DC0CD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7BABEC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 jananīre prabodhiyā</w:t>
      </w:r>
      <w:r w:rsidRPr="00790008">
        <w:rPr>
          <w:rStyle w:val="BookTitle"/>
          <w:rFonts w:asciiTheme="minorHAnsi" w:hAnsiTheme="minorHAnsi" w:cstheme="minorHAnsi"/>
          <w:b w:val="0"/>
          <w:bCs w:val="0"/>
          <w:color w:val="000000"/>
          <w:sz w:val="28"/>
          <w:szCs w:val="28"/>
        </w:rPr>
        <w:br/>
        <w:t>rahilena nija-kṛtye āpta-gaṇa laiyā</w:t>
      </w:r>
    </w:p>
    <w:p w14:paraId="4714EBAF" w14:textId="0ECA22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pacified His mother and then carried on with His duties in the company of His friends.</w:t>
      </w:r>
    </w:p>
    <w:p w14:paraId="08A26E39" w14:textId="476D28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14.189</w:t>
      </w:r>
    </w:p>
    <w:p w14:paraId="5A6B2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0C4CDA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prabhura ati amṛta-vacana</w:t>
      </w:r>
      <w:r w:rsidRPr="00790008">
        <w:rPr>
          <w:rStyle w:val="BookTitle"/>
          <w:rFonts w:asciiTheme="minorHAnsi" w:hAnsiTheme="minorHAnsi" w:cstheme="minorHAnsi"/>
          <w:b w:val="0"/>
          <w:bCs w:val="0"/>
          <w:color w:val="000000"/>
          <w:sz w:val="28"/>
          <w:szCs w:val="28"/>
        </w:rPr>
        <w:br/>
        <w:t>sabāra haila sarva-duḥkha-vimocana</w:t>
      </w:r>
    </w:p>
    <w:p w14:paraId="005EF9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the Lord’s nectarean words, everyone was relieved of all lamentation.</w:t>
      </w:r>
    </w:p>
    <w:p w14:paraId="7D312BD1" w14:textId="0535EA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Nārāyaṇa, the master of the spiritual world. He is not subjected to being overcome by ignorance. He is directly </w:t>
      </w:r>
      <w:r w:rsidRPr="00790008">
        <w:rPr>
          <w:rStyle w:val="BookTitle"/>
          <w:rFonts w:asciiTheme="minorHAnsi" w:hAnsiTheme="minorHAnsi" w:cstheme="minorHAnsi"/>
          <w:b w:val="0"/>
          <w:bCs w:val="0"/>
          <w:i/>
          <w:iCs/>
          <w:color w:val="000000"/>
          <w:sz w:val="28"/>
          <w:szCs w:val="28"/>
        </w:rPr>
        <w:t>vidyā-vadhū-jīvanam</w:t>
      </w:r>
      <w:r w:rsidRPr="00790008">
        <w:rPr>
          <w:rStyle w:val="BookTitle"/>
          <w:rFonts w:asciiTheme="minorHAnsi" w:hAnsiTheme="minorHAnsi" w:cstheme="minorHAnsi"/>
          <w:b w:val="0"/>
          <w:bCs w:val="0"/>
          <w:color w:val="000000"/>
          <w:sz w:val="28"/>
          <w:szCs w:val="28"/>
        </w:rPr>
        <w:t>—“the life of all transcendental knowledge.” He is always engaged in relishing scholastic pastimes.</w:t>
      </w:r>
    </w:p>
    <w:p w14:paraId="626ADC72" w14:textId="0E85B4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14.190</w:t>
      </w:r>
    </w:p>
    <w:p w14:paraId="3897F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417B15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vaikuṇṭha-nāyaka gaurahari</w:t>
      </w:r>
      <w:r w:rsidRPr="00790008">
        <w:rPr>
          <w:rStyle w:val="BookTitle"/>
          <w:rFonts w:asciiTheme="minorHAnsi" w:hAnsiTheme="minorHAnsi" w:cstheme="minorHAnsi"/>
          <w:b w:val="0"/>
          <w:bCs w:val="0"/>
          <w:color w:val="000000"/>
          <w:sz w:val="28"/>
          <w:szCs w:val="28"/>
        </w:rPr>
        <w:br/>
        <w:t>kautuke āchena vidyā-rase krīḍā kari’</w:t>
      </w:r>
    </w:p>
    <w:p w14:paraId="2B2B9000" w14:textId="7B673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Śrī Gaurahari, the Lord of Vaikuṇṭha, happily enjoyed scholastic pastimes in Navadvīpa.</w:t>
      </w:r>
    </w:p>
    <w:p w14:paraId="414021BF" w14:textId="2EE2CD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14.191</w:t>
      </w:r>
    </w:p>
    <w:p w14:paraId="545B7C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381CD9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9111C60" w14:textId="29FBB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07A5B26"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Fourteen, entitled, “The Lord’s Travel to East Bengal and the Disappearance of Lakṣmīpriyā.”</w:t>
      </w:r>
    </w:p>
    <w:p w14:paraId="5107BD8F" w14:textId="074747AE"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15: Marriage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Vi</w:t>
      </w:r>
      <w:r w:rsidR="006E5183">
        <w:rPr>
          <w:rStyle w:val="BookTitle"/>
          <w:rFonts w:asciiTheme="minorHAnsi" w:hAnsiTheme="minorHAnsi" w:cstheme="minorHAnsi"/>
          <w:b w:val="0"/>
          <w:bCs w:val="0"/>
          <w:vanish w:val="0"/>
          <w:color w:val="004080"/>
          <w:sz w:val="20"/>
          <w:szCs w:val="20"/>
        </w:rPr>
        <w:t>ṣṇ</w:t>
      </w:r>
      <w:r w:rsidRPr="00790008">
        <w:rPr>
          <w:rStyle w:val="BookTitle"/>
          <w:rFonts w:asciiTheme="minorHAnsi" w:hAnsiTheme="minorHAnsi" w:cstheme="minorHAnsi"/>
          <w:b w:val="0"/>
          <w:bCs w:val="0"/>
          <w:vanish w:val="0"/>
          <w:color w:val="004080"/>
          <w:sz w:val="20"/>
          <w:szCs w:val="20"/>
        </w:rPr>
        <w:t>upriy</w:t>
      </w:r>
      <w:ins w:id="242" w:author="your servant" w:date="2020-08-30T19:30:00Z">
        <w:r w:rsidR="006E5183">
          <w:rPr>
            <w:rStyle w:val="BookTitle"/>
            <w:rFonts w:asciiTheme="minorHAnsi" w:hAnsiTheme="minorHAnsi" w:cstheme="minorHAnsi"/>
            <w:b w:val="0"/>
            <w:bCs w:val="0"/>
            <w:vanish w:val="0"/>
            <w:color w:val="004080"/>
            <w:sz w:val="20"/>
            <w:szCs w:val="20"/>
          </w:rPr>
          <w:t>ā</w:t>
        </w:r>
      </w:ins>
    </w:p>
    <w:p w14:paraId="31000159"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Fifteen: Marriage with Śrī Viṣṇupriyā</w:t>
      </w:r>
    </w:p>
    <w:p w14:paraId="68408A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mainly describes the marriage pastimes of Gaura-Viṣṇupriyā.</w:t>
      </w:r>
    </w:p>
    <w:p w14:paraId="0F0D27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regularly taught His students in the Caṇḍī-maṇḍapa, situated in the courtyard of Mukunda Sanjay. If the Lord, who is the protector of Sanātana-dharma, found any student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his forehead, He would embarrass him in such a way that the student would never return to study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The Lord would say, “The forehead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that is not decorated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as good as the crematorium. This is the injunction of the scriptures.” Whenever the Lord saw His students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told them that they have certainly not performed their morning rituals. Saying this, the Lord again sent them home. When the students returned after duly marking their bodies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then they were eligible to study with the Lord.</w:t>
      </w:r>
    </w:p>
    <w:p w14:paraId="06A9FC5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joked with and teased everyone. He particularly made fun of the Śrīhaṭṭa residents’ pronunciation of words. The Lord, however, never laughed or joked with any women. As soon as He saw a woman in the road, He immediately came to the side or gave way. Conjugal activities as exhibited in the pastimes of Kṛṣṇacandra in this world were not displayed during the appearance of Gaura. </w:t>
      </w:r>
      <w:r w:rsidRPr="00790008">
        <w:rPr>
          <w:rStyle w:val="BookTitle"/>
          <w:rFonts w:asciiTheme="minorHAnsi" w:hAnsiTheme="minorHAnsi" w:cstheme="minorHAnsi"/>
          <w:b w:val="0"/>
          <w:bCs w:val="0"/>
          <w:color w:val="000000"/>
          <w:sz w:val="28"/>
          <w:szCs w:val="28"/>
        </w:rPr>
        <w:lastRenderedPageBreak/>
        <w:t xml:space="preserve">That is why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and their followers, who know the science of Gaura-Kṛṣṇa, never address Gaurasundara as ’Nadīyā-nāgara,’ or the amorous hero of Nadia, after the style of Kṛṣṇa, who is the personification of conjugal mellows. Simply by studying with the Lord for one year students became expert in scriptural conclusions.</w:t>
      </w:r>
    </w:p>
    <w:p w14:paraId="4243162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Śacīmātā, being anxious to marry her son for the second time, had Kāśīnātha Paṇḍita arrange the marriage of Nimāi with the supremely devoted daughter of Rāja Paṇḍita Sanātana Miśra of Navadvīpa. An intelligent aristocrat named Buddhimanta Khān personally agreed to bear the entire expenses of the Lord’s marriage. On an auspicious day at an auspicious time the festival of Adhivāsa, or the appropriate rituals to be performed the day before the marriage, were performed with great pomp. Riding on a palanquin, the Lord arrived at the house of the Rāja Paṇḍita at the auspicious time of dusk. All the Vedic and social rituals were performed, and the marriage pastimes of Viṣṇupriyā and Gaura, who are nondifferent from Lakṣmī-Nārāyaṇa were completed with great splendor. With a desire to please Lord Viṣṇu, Sanātana Miśra offered his dearmost daughter in the hands of the Lord and then also gave various gifts to his son-in-law. The next afternoon, sitting on a palanquin with Viṣṇupriyā-devī, the Lord returned home </w:t>
      </w:r>
      <w:commentRangeStart w:id="243"/>
      <w:r w:rsidRPr="00790008">
        <w:rPr>
          <w:rStyle w:val="BookTitle"/>
          <w:rFonts w:asciiTheme="minorHAnsi" w:hAnsiTheme="minorHAnsi" w:cstheme="minorHAnsi"/>
          <w:b w:val="0"/>
          <w:bCs w:val="0"/>
          <w:color w:val="000000"/>
          <w:sz w:val="28"/>
          <w:szCs w:val="28"/>
        </w:rPr>
        <w:t xml:space="preserve">admits </w:t>
      </w:r>
      <w:commentRangeEnd w:id="243"/>
      <w:r w:rsidR="0034175D">
        <w:rPr>
          <w:rStyle w:val="CommentReference"/>
          <w:color w:val="auto"/>
        </w:rPr>
        <w:commentReference w:id="243"/>
      </w:r>
      <w:r w:rsidRPr="00790008">
        <w:rPr>
          <w:rStyle w:val="BookTitle"/>
          <w:rFonts w:asciiTheme="minorHAnsi" w:hAnsiTheme="minorHAnsi" w:cstheme="minorHAnsi"/>
          <w:b w:val="0"/>
          <w:bCs w:val="0"/>
          <w:color w:val="000000"/>
          <w:sz w:val="28"/>
          <w:szCs w:val="28"/>
        </w:rPr>
        <w:t>a continuous shower of flowers and the accompaniment of song, dance, and music. When Lakṣmī-Nārāyaṇa were seated inside the house, the entire universe began to glorify Them. If a living entity hears the eternal marriage pastimes of Lakṣmī-Nārāyaṇa, then he is cleansed of the desire for conjugal happiness that joins together male and female in this material world as enjoyer and object of enjoyment. At that time his good intelligence is awakened and he understands that Lord Nārāyaṇa alone is the enjoyer of the entire universe. When the Lord mercifully embraced Buddhimanta Khān, the happiness in his heart knew no bounds.</w:t>
      </w:r>
    </w:p>
    <w:p w14:paraId="22B5FA57" w14:textId="15E4A2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w:t>
      </w:r>
    </w:p>
    <w:p w14:paraId="3A518E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A3C2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gauracandra jaya nityānanda</w:t>
      </w:r>
      <w:r w:rsidRPr="00790008">
        <w:rPr>
          <w:rStyle w:val="BookTitle"/>
          <w:rFonts w:asciiTheme="minorHAnsi" w:hAnsiTheme="minorHAnsi" w:cstheme="minorHAnsi"/>
          <w:b w:val="0"/>
          <w:bCs w:val="0"/>
          <w:color w:val="000000"/>
          <w:sz w:val="28"/>
          <w:szCs w:val="28"/>
        </w:rPr>
        <w:br/>
        <w:t>dāna deha’ hṛdaye tomāra pada-dvandva</w:t>
      </w:r>
    </w:p>
    <w:p w14:paraId="1964DC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and all glories to Śrī Nityānanda! Please give Your lotus feet in charity to my heart.</w:t>
      </w:r>
    </w:p>
    <w:p w14:paraId="280571D0" w14:textId="569125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dāna deha’</w:t>
      </w:r>
      <w:r w:rsidRPr="00790008">
        <w:rPr>
          <w:rStyle w:val="BookTitle"/>
          <w:rFonts w:asciiTheme="minorHAnsi" w:hAnsiTheme="minorHAnsi" w:cstheme="minorHAnsi"/>
          <w:b w:val="0"/>
          <w:bCs w:val="0"/>
          <w:color w:val="000000"/>
          <w:sz w:val="28"/>
          <w:szCs w:val="28"/>
        </w:rPr>
        <w:t xml:space="preserve"> mean “distribute mercy or compassion.”</w:t>
      </w:r>
    </w:p>
    <w:p w14:paraId="73EC0F07" w14:textId="2132C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w:t>
      </w:r>
    </w:p>
    <w:p w14:paraId="420970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28542A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goṣṭhīra sahite gaurāṅga jaya-jaya</w:t>
      </w:r>
      <w:r w:rsidRPr="00790008">
        <w:rPr>
          <w:rStyle w:val="BookTitle"/>
          <w:rFonts w:asciiTheme="minorHAnsi" w:hAnsiTheme="minorHAnsi" w:cstheme="minorHAnsi"/>
          <w:b w:val="0"/>
          <w:bCs w:val="0"/>
          <w:color w:val="000000"/>
          <w:sz w:val="28"/>
          <w:szCs w:val="28"/>
        </w:rPr>
        <w:br/>
        <w:t>śunile caitanya-kathā bhakti labhya haya</w:t>
      </w:r>
    </w:p>
    <w:p w14:paraId="2BD75413" w14:textId="01DD78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with His associates. One who hears the topics of Lord Caitanya attains devotional service of the Lord.</w:t>
      </w:r>
    </w:p>
    <w:p w14:paraId="7EC12FD8" w14:textId="4FDF5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w:t>
      </w:r>
    </w:p>
    <w:p w14:paraId="545574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0C6752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mahāprabhu vidyāra āveśe</w:t>
      </w:r>
      <w:r w:rsidRPr="00790008">
        <w:rPr>
          <w:rStyle w:val="BookTitle"/>
          <w:rFonts w:asciiTheme="minorHAnsi" w:hAnsiTheme="minorHAnsi" w:cstheme="minorHAnsi"/>
          <w:b w:val="0"/>
          <w:bCs w:val="0"/>
          <w:color w:val="000000"/>
          <w:sz w:val="28"/>
          <w:szCs w:val="28"/>
        </w:rPr>
        <w:br/>
        <w:t>āche gūḍha-rūpe, kā’re nā kare prakāśe</w:t>
      </w:r>
    </w:p>
    <w:p w14:paraId="5A97DFCC" w14:textId="3FED44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remained absorbed in scholastic pastimes in this way, He lived incognito without revealing Himself to anyone.</w:t>
      </w:r>
    </w:p>
    <w:p w14:paraId="0F717FA9" w14:textId="6DAC67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w:t>
      </w:r>
    </w:p>
    <w:p w14:paraId="103B35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139E2A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sandhyā-vandanādi prabhu kari’ ūṣaḥ-kāle</w:t>
      </w:r>
      <w:r w:rsidRPr="00790008">
        <w:rPr>
          <w:rStyle w:val="BookTitle"/>
          <w:rFonts w:asciiTheme="minorHAnsi" w:hAnsiTheme="minorHAnsi" w:cstheme="minorHAnsi"/>
          <w:b w:val="0"/>
          <w:bCs w:val="0"/>
          <w:color w:val="000000"/>
          <w:sz w:val="28"/>
          <w:szCs w:val="28"/>
        </w:rPr>
        <w:br/>
        <w:t>namaskari’ jananīre paḍāite cale</w:t>
      </w:r>
    </w:p>
    <w:p w14:paraId="5C4CA8C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performed His daily worship in the early morning, and after offering obeisances to His mother, He left for school.</w:t>
      </w:r>
    </w:p>
    <w:p w14:paraId="57647029" w14:textId="4D6FFD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w:t>
      </w:r>
      <w:r w:rsidRPr="00790008">
        <w:rPr>
          <w:rStyle w:val="BookTitle"/>
          <w:rFonts w:asciiTheme="minorHAnsi" w:hAnsiTheme="minorHAnsi" w:cstheme="minorHAnsi"/>
          <w:b w:val="0"/>
          <w:bCs w:val="0"/>
          <w:i/>
          <w:iCs/>
          <w:color w:val="000000"/>
          <w:sz w:val="28"/>
          <w:szCs w:val="28"/>
        </w:rPr>
        <w:t xml:space="preserve">sandhyā-vandana </w:t>
      </w:r>
      <w:r w:rsidRPr="00790008">
        <w:rPr>
          <w:rStyle w:val="BookTitle"/>
          <w:rFonts w:asciiTheme="minorHAnsi" w:hAnsiTheme="minorHAnsi" w:cstheme="minorHAnsi"/>
          <w:b w:val="0"/>
          <w:bCs w:val="0"/>
          <w:color w:val="000000"/>
          <w:sz w:val="28"/>
          <w:szCs w:val="28"/>
        </w:rPr>
        <w:t xml:space="preserve">one may refer to the </w:t>
      </w:r>
      <w:r w:rsidRPr="00790008">
        <w:rPr>
          <w:rStyle w:val="BookTitle"/>
          <w:rFonts w:asciiTheme="minorHAnsi" w:hAnsiTheme="minorHAnsi" w:cstheme="minorHAnsi"/>
          <w:b w:val="0"/>
          <w:bCs w:val="0"/>
          <w:i/>
          <w:iCs/>
          <w:color w:val="000000"/>
          <w:sz w:val="28"/>
          <w:szCs w:val="28"/>
        </w:rPr>
        <w:t xml:space="preserve">Hari-bhakti-vilāsa </w:t>
      </w:r>
      <w:r w:rsidRPr="00790008">
        <w:rPr>
          <w:rStyle w:val="BookTitle"/>
          <w:rFonts w:asciiTheme="minorHAnsi" w:hAnsiTheme="minorHAnsi" w:cstheme="minorHAnsi"/>
          <w:b w:val="0"/>
          <w:bCs w:val="0"/>
          <w:color w:val="000000"/>
          <w:sz w:val="28"/>
          <w:szCs w:val="28"/>
        </w:rPr>
        <w:t>(3.140-155).</w:t>
      </w:r>
    </w:p>
    <w:p w14:paraId="432FB9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two types of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—Vedic and Tantric. Of the two, Vedic </w:t>
      </w:r>
      <w:r w:rsidRPr="00790008">
        <w:rPr>
          <w:rStyle w:val="BookTitle"/>
          <w:rFonts w:asciiTheme="minorHAnsi" w:hAnsiTheme="minorHAnsi" w:cstheme="minorHAnsi"/>
          <w:b w:val="0"/>
          <w:bCs w:val="0"/>
          <w:i/>
          <w:iCs/>
          <w:color w:val="000000"/>
          <w:sz w:val="28"/>
          <w:szCs w:val="28"/>
        </w:rPr>
        <w:t xml:space="preserve">sandhyā </w:t>
      </w:r>
      <w:r w:rsidRPr="00790008">
        <w:rPr>
          <w:rStyle w:val="BookTitle"/>
          <w:rFonts w:asciiTheme="minorHAnsi" w:hAnsiTheme="minorHAnsi" w:cstheme="minorHAnsi"/>
          <w:b w:val="0"/>
          <w:bCs w:val="0"/>
          <w:color w:val="000000"/>
          <w:sz w:val="28"/>
          <w:szCs w:val="28"/>
        </w:rPr>
        <w:t xml:space="preserve">is briefly described as follows: “One should perform </w:t>
      </w:r>
      <w:r w:rsidRPr="00790008">
        <w:rPr>
          <w:rStyle w:val="BookTitle"/>
          <w:rFonts w:asciiTheme="minorHAnsi" w:hAnsiTheme="minorHAnsi" w:cstheme="minorHAnsi"/>
          <w:b w:val="0"/>
          <w:bCs w:val="0"/>
          <w:i/>
          <w:iCs/>
          <w:color w:val="000000"/>
          <w:sz w:val="28"/>
          <w:szCs w:val="28"/>
        </w:rPr>
        <w:t xml:space="preserve">ācamana </w:t>
      </w:r>
      <w:r w:rsidRPr="00790008">
        <w:rPr>
          <w:rStyle w:val="BookTitle"/>
          <w:rFonts w:asciiTheme="minorHAnsi" w:hAnsiTheme="minorHAnsi" w:cstheme="minorHAnsi"/>
          <w:b w:val="0"/>
          <w:bCs w:val="0"/>
          <w:color w:val="000000"/>
          <w:sz w:val="28"/>
          <w:szCs w:val="28"/>
        </w:rPr>
        <w:t xml:space="preserve">while chanting the mantra, </w:t>
      </w:r>
      <w:r w:rsidRPr="00790008">
        <w:rPr>
          <w:rStyle w:val="BookTitle"/>
          <w:rFonts w:asciiTheme="minorHAnsi" w:hAnsiTheme="minorHAnsi" w:cstheme="minorHAnsi"/>
          <w:b w:val="0"/>
          <w:bCs w:val="0"/>
          <w:i/>
          <w:iCs/>
          <w:color w:val="000000"/>
          <w:sz w:val="28"/>
          <w:szCs w:val="28"/>
        </w:rPr>
        <w:t>oṁ tad viṣṇoḥ paramaṁ padaṁ sadā paśyanti sūrayo divīva cakṣur ātatam</w:t>
      </w:r>
      <w:r w:rsidRPr="00790008">
        <w:rPr>
          <w:rStyle w:val="BookTitle"/>
          <w:rFonts w:asciiTheme="minorHAnsi" w:hAnsiTheme="minorHAnsi" w:cstheme="minorHAnsi"/>
          <w:b w:val="0"/>
          <w:bCs w:val="0"/>
          <w:color w:val="000000"/>
          <w:sz w:val="28"/>
          <w:szCs w:val="28"/>
        </w:rPr>
        <w:t xml:space="preserve">—’The Personality of Godhead Viṣṇu is the Absolute Truth, whose lotus feet all the demigods are always eager to see. Like the sun-god, He pervades everything by the rays of His energy. He appears impersonal to imperfect eyes.’ Thereafter a Vaiṣṇava should properly decorate himself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after washing his hands he should perform Vedic </w:t>
      </w:r>
      <w:r w:rsidRPr="00790008">
        <w:rPr>
          <w:rStyle w:val="BookTitle"/>
          <w:rFonts w:asciiTheme="minorHAnsi" w:hAnsiTheme="minorHAnsi" w:cstheme="minorHAnsi"/>
          <w:b w:val="0"/>
          <w:bCs w:val="0"/>
          <w:i/>
          <w:iCs/>
          <w:color w:val="000000"/>
          <w:sz w:val="28"/>
          <w:szCs w:val="28"/>
        </w:rPr>
        <w:t xml:space="preserve">sandhyā </w:t>
      </w:r>
      <w:r w:rsidRPr="00790008">
        <w:rPr>
          <w:rStyle w:val="BookTitle"/>
          <w:rFonts w:asciiTheme="minorHAnsi" w:hAnsiTheme="minorHAnsi" w:cstheme="minorHAnsi"/>
          <w:b w:val="0"/>
          <w:bCs w:val="0"/>
          <w:color w:val="000000"/>
          <w:sz w:val="28"/>
          <w:szCs w:val="28"/>
        </w:rPr>
        <w:t xml:space="preserve">or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 xml:space="preserve">Vyāsa-gītā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Kūrma Purāṇa</w:t>
      </w:r>
      <w:r w:rsidRPr="00790008">
        <w:rPr>
          <w:rStyle w:val="BookTitle"/>
          <w:rFonts w:asciiTheme="minorHAnsi" w:hAnsiTheme="minorHAnsi" w:cstheme="minorHAnsi"/>
          <w:b w:val="0"/>
          <w:bCs w:val="0"/>
          <w:color w:val="000000"/>
          <w:sz w:val="28"/>
          <w:szCs w:val="28"/>
        </w:rPr>
        <w:t xml:space="preserve">: ’One should properly sit facing east on a mat made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and with a controlled mind he should practice </w:t>
      </w:r>
      <w:r w:rsidRPr="00790008">
        <w:rPr>
          <w:rStyle w:val="BookTitle"/>
          <w:rFonts w:asciiTheme="minorHAnsi" w:hAnsiTheme="minorHAnsi" w:cstheme="minorHAnsi"/>
          <w:b w:val="0"/>
          <w:bCs w:val="0"/>
          <w:i/>
          <w:iCs/>
          <w:color w:val="000000"/>
          <w:sz w:val="28"/>
          <w:szCs w:val="28"/>
        </w:rPr>
        <w:t>prāṇāyāma</w:t>
      </w:r>
      <w:r w:rsidRPr="00790008">
        <w:rPr>
          <w:rStyle w:val="BookTitle"/>
          <w:rFonts w:asciiTheme="minorHAnsi" w:hAnsiTheme="minorHAnsi" w:cstheme="minorHAnsi"/>
          <w:b w:val="0"/>
          <w:bCs w:val="0"/>
          <w:color w:val="000000"/>
          <w:sz w:val="28"/>
          <w:szCs w:val="28"/>
        </w:rPr>
        <w:t xml:space="preserve"> three times before engaging in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meditation. This is the injunction of the Vedic literature.’ It is described in the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should meditate on and chant the mantra of goddess Sāvitrī, who is situated within the sun globe. Thereafter he should perform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worship.’ It is also stated: ’A learned person should sit facing east and with a controlled mind he should chant the Sāvitrī mantra.’ The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mantras are as follows: </w:t>
      </w:r>
      <w:r w:rsidRPr="00790008">
        <w:rPr>
          <w:rStyle w:val="BookTitle"/>
          <w:rFonts w:asciiTheme="minorHAnsi" w:hAnsiTheme="minorHAnsi" w:cstheme="minorHAnsi"/>
          <w:b w:val="0"/>
          <w:bCs w:val="0"/>
          <w:i/>
          <w:iCs/>
          <w:color w:val="000000"/>
          <w:sz w:val="28"/>
          <w:szCs w:val="28"/>
        </w:rPr>
        <w:t xml:space="preserve">oṁ śanna āpo dhanvanyāḥ śamanaḥ santu nūpyāḥ śannaḥ samudriyā āpaḥ śamanaḥ </w:t>
      </w:r>
      <w:r w:rsidRPr="00790008">
        <w:rPr>
          <w:rStyle w:val="BookTitle"/>
          <w:rFonts w:asciiTheme="minorHAnsi" w:hAnsiTheme="minorHAnsi" w:cstheme="minorHAnsi"/>
          <w:b w:val="0"/>
          <w:bCs w:val="0"/>
          <w:i/>
          <w:iCs/>
          <w:color w:val="000000"/>
          <w:sz w:val="28"/>
          <w:szCs w:val="28"/>
        </w:rPr>
        <w:lastRenderedPageBreak/>
        <w:t>santu kūpyāḥ—</w:t>
      </w:r>
      <w:r w:rsidRPr="00790008">
        <w:rPr>
          <w:rStyle w:val="BookTitle"/>
          <w:rFonts w:asciiTheme="minorHAnsi" w:hAnsiTheme="minorHAnsi" w:cstheme="minorHAnsi"/>
          <w:b w:val="0"/>
          <w:bCs w:val="0"/>
          <w:color w:val="000000"/>
          <w:sz w:val="28"/>
          <w:szCs w:val="28"/>
        </w:rPr>
        <w:t xml:space="preserve">’May the waters from the desert land, ocean, and well benefit us.’ </w:t>
      </w:r>
      <w:r w:rsidRPr="00790008">
        <w:rPr>
          <w:rStyle w:val="BookTitle"/>
          <w:rFonts w:asciiTheme="minorHAnsi" w:hAnsiTheme="minorHAnsi" w:cstheme="minorHAnsi"/>
          <w:b w:val="0"/>
          <w:bCs w:val="0"/>
          <w:i/>
          <w:iCs/>
          <w:color w:val="000000"/>
          <w:sz w:val="28"/>
          <w:szCs w:val="28"/>
        </w:rPr>
        <w:t>oṁ drupād iva mumucānaḥ śvinnaḥ snāto malād iva. Pūtaṁ pavitreṇevājyamāpaḥ śuddhantu mainasaḥ.</w:t>
      </w:r>
      <w:r w:rsidRPr="00790008">
        <w:rPr>
          <w:rStyle w:val="BookTitle"/>
          <w:rFonts w:asciiTheme="minorHAnsi" w:hAnsiTheme="minorHAnsi" w:cstheme="minorHAnsi"/>
          <w:b w:val="0"/>
          <w:bCs w:val="0"/>
          <w:color w:val="000000"/>
          <w:sz w:val="28"/>
          <w:szCs w:val="28"/>
        </w:rPr>
        <w:t xml:space="preserve">—’Just as by taking bath in the pure water of a river one becomes cleansed of all dirt, similarly may this water with its pure qualities purify me from my sinful reactions.’ </w:t>
      </w:r>
      <w:r w:rsidRPr="00790008">
        <w:rPr>
          <w:rStyle w:val="BookTitle"/>
          <w:rFonts w:asciiTheme="minorHAnsi" w:hAnsiTheme="minorHAnsi" w:cstheme="minorHAnsi"/>
          <w:b w:val="0"/>
          <w:bCs w:val="0"/>
          <w:i/>
          <w:iCs/>
          <w:color w:val="000000"/>
          <w:sz w:val="28"/>
          <w:szCs w:val="28"/>
        </w:rPr>
        <w:t>oṁ āpo hiṣṭhāmayo bhuvastā na ūrjje dadhātana. maheraṇāya cakṣase.</w:t>
      </w:r>
      <w:r w:rsidRPr="00790008">
        <w:rPr>
          <w:rStyle w:val="BookTitle"/>
          <w:rFonts w:asciiTheme="minorHAnsi" w:hAnsiTheme="minorHAnsi" w:cstheme="minorHAnsi"/>
          <w:b w:val="0"/>
          <w:bCs w:val="0"/>
          <w:color w:val="000000"/>
          <w:sz w:val="28"/>
          <w:szCs w:val="28"/>
        </w:rPr>
        <w:t xml:space="preserve">—’Pure water is the basis of the world; we will relish and worship the pure taste of water.’ </w:t>
      </w:r>
      <w:r w:rsidRPr="00790008">
        <w:rPr>
          <w:rStyle w:val="BookTitle"/>
          <w:rFonts w:asciiTheme="minorHAnsi" w:hAnsiTheme="minorHAnsi" w:cstheme="minorHAnsi"/>
          <w:b w:val="0"/>
          <w:bCs w:val="0"/>
          <w:i/>
          <w:iCs/>
          <w:color w:val="000000"/>
          <w:sz w:val="28"/>
          <w:szCs w:val="28"/>
        </w:rPr>
        <w:t>oṁ yo vaḥ śivatamorasas tasya bhājayateha naḥ. uśatīr iva mātaraḥ. oṁ tasmā araṅgamāma ye yasya kṣayāya jinvatha. āpo janayathā ca naḥ.</w:t>
      </w:r>
      <w:r w:rsidRPr="00790008">
        <w:rPr>
          <w:rStyle w:val="BookTitle"/>
          <w:rFonts w:asciiTheme="minorHAnsi" w:hAnsiTheme="minorHAnsi" w:cstheme="minorHAnsi"/>
          <w:b w:val="0"/>
          <w:bCs w:val="0"/>
          <w:color w:val="000000"/>
          <w:sz w:val="28"/>
          <w:szCs w:val="28"/>
        </w:rPr>
        <w:t xml:space="preserve">—’As a child takes shelter of a mother and his bodily limbs are produced from her, in the same way we are simply sustained by water.’ </w:t>
      </w:r>
      <w:r w:rsidRPr="00790008">
        <w:rPr>
          <w:rStyle w:val="BookTitle"/>
          <w:rFonts w:asciiTheme="minorHAnsi" w:hAnsiTheme="minorHAnsi" w:cstheme="minorHAnsi"/>
          <w:b w:val="0"/>
          <w:bCs w:val="0"/>
          <w:i/>
          <w:iCs/>
          <w:color w:val="000000"/>
          <w:sz w:val="28"/>
          <w:szCs w:val="28"/>
        </w:rPr>
        <w:t>oṁ ṛtaṁ ca satyaṁ cābhīddhāt tapaso’dhy ajāyataḥ. tato rātry ajāyata tataḥ samudro ’rṇavaḥ. samudrād-arṇavād-adhi-saṁvatsaro ’jāyata. ahorātrāṇi vidadhad viśvasya miṣato vaśī sūrya-candramasau dhātā yathā pūrvam akalpayat. divaṁ ca pṛthivīṁ cāntarīkṣam atho svaḥ.</w:t>
      </w:r>
      <w:r w:rsidRPr="00790008">
        <w:rPr>
          <w:rStyle w:val="BookTitle"/>
          <w:rFonts w:asciiTheme="minorHAnsi" w:hAnsiTheme="minorHAnsi" w:cstheme="minorHAnsi"/>
          <w:b w:val="0"/>
          <w:bCs w:val="0"/>
          <w:color w:val="000000"/>
          <w:sz w:val="28"/>
          <w:szCs w:val="28"/>
        </w:rPr>
        <w:t xml:space="preserve">—’Be truthful and gentle. Perform austerity. From austerity the night is born. From night the ocean is born. From ocean the whole year is born. On the pretext of accepting the universal form, the Lord sustains days and night. Just like the previous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the Lord also created sun and moon in this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He also created days, nights, skies, worlds, heavens, and the spiritual worlds.’”</w:t>
      </w:r>
    </w:p>
    <w:p w14:paraId="18FE60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does not perform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then he incurs sin. It is stated: “A person devoid of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permanently impure and useless for everything. Whatever he does will not yield any result. O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 person who neglects his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worship and endeavors for other religious activities certainly goes to thousands of hells.”</w:t>
      </w:r>
    </w:p>
    <w:p w14:paraId="71CB96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the procedure for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explained as follows: “One should worship the Lord of his mantra with water and various offerings. One should also worship and make offerings to the Lord’s associates and servants.” It is stated in </w:t>
      </w:r>
      <w:r w:rsidRPr="00790008">
        <w:rPr>
          <w:rStyle w:val="BookTitle"/>
          <w:rFonts w:asciiTheme="minorHAnsi" w:hAnsiTheme="minorHAnsi" w:cstheme="minorHAnsi"/>
          <w:b w:val="0"/>
          <w:bCs w:val="0"/>
          <w:i/>
          <w:iCs/>
          <w:color w:val="000000"/>
          <w:sz w:val="28"/>
          <w:szCs w:val="28"/>
        </w:rPr>
        <w:t>Baudhāyana-smṛti</w:t>
      </w:r>
      <w:r w:rsidRPr="00790008">
        <w:rPr>
          <w:rStyle w:val="BookTitle"/>
          <w:rFonts w:asciiTheme="minorHAnsi" w:hAnsiTheme="minorHAnsi" w:cstheme="minorHAnsi"/>
          <w:b w:val="0"/>
          <w:bCs w:val="0"/>
          <w:color w:val="000000"/>
          <w:sz w:val="28"/>
          <w:szCs w:val="28"/>
        </w:rPr>
        <w:t xml:space="preserve">: “A learned person worships Lord Hari by pouring oblations of ghee in fire, by offering flowers in water, by meditating on Him in the heart, and by meditating on Him as being present in the sun globe.” In the conversation between Śrī Vyāsadeva and Ambarīṣa Mahārāja described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it is stated: “Offering water to Hari in the sun planet and in the water is the best form of worship.”</w:t>
      </w:r>
    </w:p>
    <w:p w14:paraId="2A4983B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process of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as follows: “Thereafter one should chant the </w:t>
      </w:r>
      <w:r w:rsidRPr="00790008">
        <w:rPr>
          <w:rStyle w:val="BookTitle"/>
          <w:rFonts w:asciiTheme="minorHAnsi" w:hAnsiTheme="minorHAnsi" w:cstheme="minorHAnsi"/>
          <w:b w:val="0"/>
          <w:bCs w:val="0"/>
          <w:i/>
          <w:iCs/>
          <w:color w:val="000000"/>
          <w:sz w:val="28"/>
          <w:szCs w:val="28"/>
        </w:rPr>
        <w:t xml:space="preserve">mūla-mantra </w:t>
      </w:r>
      <w:r w:rsidRPr="00790008">
        <w:rPr>
          <w:rStyle w:val="BookTitle"/>
          <w:rFonts w:asciiTheme="minorHAnsi" w:hAnsiTheme="minorHAnsi" w:cstheme="minorHAnsi"/>
          <w:b w:val="0"/>
          <w:bCs w:val="0"/>
          <w:color w:val="000000"/>
          <w:sz w:val="28"/>
          <w:szCs w:val="28"/>
        </w:rPr>
        <w:t xml:space="preserve">and meditate on the lotus feet of Śrī Kṛṣṇa while chanting, ’I am offering You this oblation of water.’ Chanting this, an intelligent person should offer oblations of water to the Lord three times. One should properly meditate on </w:t>
      </w:r>
      <w:r w:rsidRPr="00790008">
        <w:rPr>
          <w:rStyle w:val="BookTitle"/>
          <w:rFonts w:asciiTheme="minorHAnsi" w:hAnsiTheme="minorHAnsi" w:cstheme="minorHAnsi"/>
          <w:b w:val="0"/>
          <w:bCs w:val="0"/>
          <w:color w:val="000000"/>
          <w:sz w:val="28"/>
          <w:szCs w:val="28"/>
        </w:rPr>
        <w:lastRenderedPageBreak/>
        <w:t>Kṛṣṇa, who is situated in the sun globe, while chanting the Kāma-gāyatrī mantra ten times. Thereafter one should pray to Kṛṣṇa by saying, ’Please forgive my offences,’ and then he should offer oblations to the sun.”</w:t>
      </w:r>
    </w:p>
    <w:p w14:paraId="614DCBAE" w14:textId="09BFED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w:t>
      </w:r>
    </w:p>
    <w:p w14:paraId="008BBC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107458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janmera bhṛtya mukunda-sañjaya</w:t>
      </w:r>
      <w:r w:rsidRPr="00790008">
        <w:rPr>
          <w:rStyle w:val="BookTitle"/>
          <w:rFonts w:asciiTheme="minorHAnsi" w:hAnsiTheme="minorHAnsi" w:cstheme="minorHAnsi"/>
          <w:b w:val="0"/>
          <w:bCs w:val="0"/>
          <w:color w:val="000000"/>
          <w:sz w:val="28"/>
          <w:szCs w:val="28"/>
        </w:rPr>
        <w:br/>
        <w:t>puruṣottama-dāsa haya yāṅhāra tanaya</w:t>
      </w:r>
    </w:p>
    <w:p w14:paraId="4182A893" w14:textId="35C63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Sañjaya was the Lord’s servant for many lifetimes. His son was known as Puruṣottama Dāsa.</w:t>
      </w:r>
    </w:p>
    <w:p w14:paraId="4C89D7BF" w14:textId="43F01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w:t>
      </w:r>
    </w:p>
    <w:p w14:paraId="5F268F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0F3F2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sei bhāgyavantera ālaya</w:t>
      </w:r>
      <w:r w:rsidRPr="00790008">
        <w:rPr>
          <w:rStyle w:val="BookTitle"/>
          <w:rFonts w:asciiTheme="minorHAnsi" w:hAnsiTheme="minorHAnsi" w:cstheme="minorHAnsi"/>
          <w:b w:val="0"/>
          <w:bCs w:val="0"/>
          <w:color w:val="000000"/>
          <w:sz w:val="28"/>
          <w:szCs w:val="28"/>
        </w:rPr>
        <w:br/>
        <w:t>paḍāite gauracandra karena vijaya</w:t>
      </w:r>
    </w:p>
    <w:p w14:paraId="6329138D" w14:textId="5A6F75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Gauracandra daily went to teach at the house of this fortunate person.</w:t>
      </w:r>
    </w:p>
    <w:p w14:paraId="39DFF911" w14:textId="25C3B3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w:t>
      </w:r>
    </w:p>
    <w:p w14:paraId="6062C9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1D5349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caṇḍī-gṛhe giyā prabhu vasena prathame</w:t>
      </w:r>
      <w:r w:rsidRPr="00790008">
        <w:rPr>
          <w:rStyle w:val="BookTitle"/>
          <w:rFonts w:asciiTheme="minorHAnsi" w:hAnsiTheme="minorHAnsi" w:cstheme="minorHAnsi"/>
          <w:b w:val="0"/>
          <w:bCs w:val="0"/>
          <w:color w:val="000000"/>
          <w:sz w:val="28"/>
          <w:szCs w:val="28"/>
        </w:rPr>
        <w:br/>
        <w:t>tabe śeṣe śiṣya-gaṇa āisena krame</w:t>
      </w:r>
    </w:p>
    <w:p w14:paraId="399414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arrived first and sat in Caṇḍī-maṇḍapa. Thereafter the students would gradually arrive there.</w:t>
      </w:r>
    </w:p>
    <w:p w14:paraId="068F8B3B" w14:textId="03F3C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because there was a Caṇḍī-maṇḍapa in the courtyard of Mukunda Sañjaya, no one should consider him a worshiper of goddess Caṇḍī.</w:t>
      </w:r>
    </w:p>
    <w:p w14:paraId="4BDD081C" w14:textId="29D872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w:t>
      </w:r>
    </w:p>
    <w:p w14:paraId="798D04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676AB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ito-madhye kadācit keha kona dine</w:t>
      </w:r>
      <w:r w:rsidRPr="00790008">
        <w:rPr>
          <w:rStyle w:val="BookTitle"/>
          <w:rFonts w:asciiTheme="minorHAnsi" w:hAnsiTheme="minorHAnsi" w:cstheme="minorHAnsi"/>
          <w:b w:val="0"/>
          <w:bCs w:val="0"/>
          <w:color w:val="000000"/>
          <w:sz w:val="28"/>
          <w:szCs w:val="28"/>
        </w:rPr>
        <w:br/>
        <w:t>kapāle tilaka nā kariyā thāke bhrame</w:t>
      </w:r>
    </w:p>
    <w:p w14:paraId="759B49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During this period sometimes by chance a student would forget to mark his forehead with tilaka.</w:t>
      </w:r>
    </w:p>
    <w:p w14:paraId="77DD9C7E" w14:textId="00D139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refers to when a person who is initiated as a Vaiṣṇava marks twelve parts of his body above the waist—his forehead, stomach, chest, throat, right waist, right arm, right shoulder, left waist, left arm, left shoulder, upper back, and lower back—as temples of Hari, or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(two vertical lines). The forehead is one of these twelve places. In the </w:t>
      </w:r>
      <w:r w:rsidRPr="00790008">
        <w:rPr>
          <w:rStyle w:val="BookTitle"/>
          <w:rFonts w:asciiTheme="minorHAnsi" w:hAnsiTheme="minorHAnsi" w:cstheme="minorHAnsi"/>
          <w:b w:val="0"/>
          <w:bCs w:val="0"/>
          <w:i/>
          <w:iCs/>
          <w:color w:val="000000"/>
          <w:sz w:val="28"/>
          <w:szCs w:val="28"/>
        </w:rPr>
        <w:t xml:space="preserve">Nārada Purāṇa </w:t>
      </w:r>
      <w:r w:rsidRPr="00790008">
        <w:rPr>
          <w:rStyle w:val="BookTitle"/>
          <w:rFonts w:asciiTheme="minorHAnsi" w:hAnsiTheme="minorHAnsi" w:cstheme="minorHAnsi"/>
          <w:b w:val="0"/>
          <w:bCs w:val="0"/>
          <w:color w:val="000000"/>
          <w:sz w:val="28"/>
          <w:szCs w:val="28"/>
        </w:rPr>
        <w:t xml:space="preserve">it is stated: “A Vaiṣṇava who marks his forehead with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immediately purifies the </w:t>
      </w:r>
      <w:r w:rsidRPr="00790008">
        <w:rPr>
          <w:rStyle w:val="BookTitle"/>
          <w:rFonts w:asciiTheme="minorHAnsi" w:hAnsiTheme="minorHAnsi" w:cstheme="minorHAnsi"/>
          <w:b w:val="0"/>
          <w:bCs w:val="0"/>
          <w:color w:val="000000"/>
          <w:sz w:val="28"/>
          <w:szCs w:val="28"/>
        </w:rPr>
        <w:lastRenderedPageBreak/>
        <w:t xml:space="preserve">entire world.” The devotees of Viṣṇu always apply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the devotees of Śiva, who are averse to devotional service to Viṣṇu, apply </w:t>
      </w:r>
      <w:r w:rsidRPr="00790008">
        <w:rPr>
          <w:rStyle w:val="BookTitle"/>
          <w:rFonts w:asciiTheme="minorHAnsi" w:hAnsiTheme="minorHAnsi" w:cstheme="minorHAnsi"/>
          <w:b w:val="0"/>
          <w:bCs w:val="0"/>
          <w:i/>
          <w:iCs/>
          <w:color w:val="000000"/>
          <w:sz w:val="28"/>
          <w:szCs w:val="28"/>
        </w:rPr>
        <w:t>tripuṇḍra,</w:t>
      </w:r>
      <w:r w:rsidRPr="00790008">
        <w:rPr>
          <w:rStyle w:val="BookTitle"/>
          <w:rFonts w:asciiTheme="minorHAnsi" w:hAnsiTheme="minorHAnsi" w:cstheme="minorHAnsi"/>
          <w:b w:val="0"/>
          <w:bCs w:val="0"/>
          <w:color w:val="000000"/>
          <w:sz w:val="28"/>
          <w:szCs w:val="28"/>
        </w:rPr>
        <w:t xml:space="preserve"> or three lines. Śāstric injunction is that a king should take the initiated twice-born who does not wear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sit him backwards on an ass, and have him driven out of town. Therefore every initiated Vaiṣṇava must always wear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That is why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the teacher of everyone, gave such instructions in His childhood pastimes. If one wants to worship Lord Viṣṇu, then he must accept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related to initiation. Generally a twice-born undergoes ten kinds of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Those who are lower than the twice-born undergo fifteen types of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to become Vaiṣṇavas. Just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obliged to maintain a pure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 xml:space="preserve">thread, an initiated Vaiṣṇava is obliged to maintain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mālā</w:t>
      </w:r>
      <w:r w:rsidRPr="00790008">
        <w:rPr>
          <w:rStyle w:val="BookTitle"/>
          <w:rFonts w:asciiTheme="minorHAnsi" w:hAnsiTheme="minorHAnsi" w:cstheme="minorHAnsi"/>
          <w:b w:val="0"/>
          <w:bCs w:val="0"/>
          <w:color w:val="000000"/>
          <w:sz w:val="28"/>
          <w:szCs w:val="28"/>
        </w:rPr>
        <w:t>.</w:t>
      </w:r>
    </w:p>
    <w:p w14:paraId="0BC985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on how to apply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one should refer to the </w:t>
      </w:r>
      <w:r w:rsidRPr="00790008">
        <w:rPr>
          <w:rStyle w:val="BookTitle"/>
          <w:rFonts w:asciiTheme="minorHAnsi" w:hAnsiTheme="minorHAnsi" w:cstheme="minorHAnsi"/>
          <w:b w:val="0"/>
          <w:bCs w:val="0"/>
          <w:i/>
          <w:iCs/>
          <w:color w:val="000000"/>
          <w:sz w:val="28"/>
          <w:szCs w:val="28"/>
        </w:rPr>
        <w:t xml:space="preserve">Hari-bhakti-vilāsa </w:t>
      </w:r>
      <w:r w:rsidRPr="00790008">
        <w:rPr>
          <w:rStyle w:val="BookTitle"/>
          <w:rFonts w:asciiTheme="minorHAnsi" w:hAnsiTheme="minorHAnsi" w:cstheme="minorHAnsi"/>
          <w:b w:val="0"/>
          <w:bCs w:val="0"/>
          <w:color w:val="000000"/>
          <w:sz w:val="28"/>
          <w:szCs w:val="28"/>
        </w:rPr>
        <w:t xml:space="preserve">(4.66-98). It is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practitioner should decorate his body with twelve marks while chanting the names of the Lord such as Keśava.” The process for decorating the twelve parts of the body with the twelve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is as follows:</w:t>
      </w:r>
    </w:p>
    <w:p w14:paraId="4D220F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keśavaṁ dhyāyen      nārāyaṇam athodare</w:t>
      </w:r>
      <w:r w:rsidRPr="00790008">
        <w:rPr>
          <w:rStyle w:val="BookTitle"/>
          <w:rFonts w:asciiTheme="minorHAnsi" w:hAnsiTheme="minorHAnsi" w:cstheme="minorHAnsi"/>
          <w:b w:val="0"/>
          <w:bCs w:val="0"/>
          <w:color w:val="000000"/>
          <w:sz w:val="28"/>
          <w:szCs w:val="28"/>
        </w:rPr>
        <w:br/>
        <w:t>vakṣaḥ-sthale mādhavaṁ tu      govindaṁ kaṇṭha-kūpake</w:t>
      </w:r>
      <w:r w:rsidRPr="00790008">
        <w:rPr>
          <w:rStyle w:val="BookTitle"/>
          <w:rFonts w:asciiTheme="minorHAnsi" w:hAnsiTheme="minorHAnsi" w:cstheme="minorHAnsi"/>
          <w:b w:val="0"/>
          <w:bCs w:val="0"/>
          <w:color w:val="000000"/>
          <w:sz w:val="28"/>
          <w:szCs w:val="28"/>
        </w:rPr>
        <w:br/>
        <w:t>viṣṇuṁ ca dakṣiṇe kukṣau      bāhau ca madhusūdanam</w:t>
      </w:r>
      <w:r w:rsidRPr="00790008">
        <w:rPr>
          <w:rStyle w:val="BookTitle"/>
          <w:rFonts w:asciiTheme="minorHAnsi" w:hAnsiTheme="minorHAnsi" w:cstheme="minorHAnsi"/>
          <w:b w:val="0"/>
          <w:bCs w:val="0"/>
          <w:color w:val="000000"/>
          <w:sz w:val="28"/>
          <w:szCs w:val="28"/>
        </w:rPr>
        <w:br/>
        <w:t>trivikramaṁ kandhare tu      vāmanaṁ vāma-pārśvake</w:t>
      </w:r>
      <w:r w:rsidRPr="00790008">
        <w:rPr>
          <w:rStyle w:val="BookTitle"/>
          <w:rFonts w:asciiTheme="minorHAnsi" w:hAnsiTheme="minorHAnsi" w:cstheme="minorHAnsi"/>
          <w:b w:val="0"/>
          <w:bCs w:val="0"/>
          <w:color w:val="000000"/>
          <w:sz w:val="28"/>
          <w:szCs w:val="28"/>
        </w:rPr>
        <w:br/>
        <w:t>śrīdharaṁ vāma-bāhau tu      hṛṣīkeśaṁ tu kandhare</w:t>
      </w:r>
      <w:r w:rsidRPr="00790008">
        <w:rPr>
          <w:rStyle w:val="BookTitle"/>
          <w:rFonts w:asciiTheme="minorHAnsi" w:hAnsiTheme="minorHAnsi" w:cstheme="minorHAnsi"/>
          <w:b w:val="0"/>
          <w:bCs w:val="0"/>
          <w:color w:val="000000"/>
          <w:sz w:val="28"/>
          <w:szCs w:val="28"/>
        </w:rPr>
        <w:br/>
        <w:t>pṛṣṭhe ca padmanābhaṁ ca      kaṭyāṁ dāmodaraṁ nyaset</w:t>
      </w:r>
      <w:r w:rsidRPr="00790008">
        <w:rPr>
          <w:rStyle w:val="BookTitle"/>
          <w:rFonts w:asciiTheme="minorHAnsi" w:hAnsiTheme="minorHAnsi" w:cstheme="minorHAnsi"/>
          <w:b w:val="0"/>
          <w:bCs w:val="0"/>
          <w:color w:val="000000"/>
          <w:sz w:val="28"/>
          <w:szCs w:val="28"/>
        </w:rPr>
        <w:br/>
        <w:t>tat prakṣālena-toyan tu      vāsudevāya mūrdhani</w:t>
      </w:r>
      <w:r w:rsidRPr="00790008">
        <w:rPr>
          <w:rStyle w:val="BookTitle"/>
          <w:rFonts w:asciiTheme="minorHAnsi" w:hAnsiTheme="minorHAnsi" w:cstheme="minorHAnsi"/>
          <w:b w:val="0"/>
          <w:bCs w:val="0"/>
          <w:color w:val="000000"/>
          <w:sz w:val="28"/>
          <w:szCs w:val="28"/>
        </w:rPr>
        <w:br/>
        <w:t>ūrdhva-puṇḍraṁ lalāṭe tu      sarveṣāṁ prathamaṁ smṛtam</w:t>
      </w:r>
      <w:r w:rsidRPr="00790008">
        <w:rPr>
          <w:rStyle w:val="BookTitle"/>
          <w:rFonts w:asciiTheme="minorHAnsi" w:hAnsiTheme="minorHAnsi" w:cstheme="minorHAnsi"/>
          <w:b w:val="0"/>
          <w:bCs w:val="0"/>
          <w:color w:val="000000"/>
          <w:sz w:val="28"/>
          <w:szCs w:val="28"/>
        </w:rPr>
        <w:br/>
        <w:t>lalāṭādi kremeṇaiva      dhāraṇan tu vidhīyate</w:t>
      </w:r>
    </w:p>
    <w:p w14:paraId="2EBACBD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marks the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must remember Keśava. When one marks the lower abdomen, he must remember Nārāyaṇa. For the chest, one should remember Mādhava, and when marking the hollow of the neck one should remember Govinda. Lord Viṣṇu should be remembered while marking the right side of the belly, and Madhusūdana should be remembered when marking the right arm. Trivikrama should be remembered when marking the right shoulder, and Vāmana should be remembered when marking the left side of the belly. Śrīdhara should be remembered while marking the left arm, and Hṛṣīkeśa should be remembered when marking the left shoulder. Padmanābha and Dāmodara should be remembered when marking the back. Then one should wash with water and remember Vāsudeva while wiping the hand on the head. One should </w:t>
      </w:r>
      <w:r w:rsidRPr="00790008">
        <w:rPr>
          <w:rStyle w:val="BookTitle"/>
          <w:rFonts w:asciiTheme="minorHAnsi" w:hAnsiTheme="minorHAnsi" w:cstheme="minorHAnsi"/>
          <w:b w:val="0"/>
          <w:bCs w:val="0"/>
          <w:color w:val="000000"/>
          <w:sz w:val="28"/>
          <w:szCs w:val="28"/>
        </w:rPr>
        <w:lastRenderedPageBreak/>
        <w:t xml:space="preserve">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the forehead first. This is the rule. Then one should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according to the above-mentioned procedure.” The Lord has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“My devotees always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which destroys all kinds of fear.”</w:t>
      </w:r>
    </w:p>
    <w:p w14:paraId="4F2AE5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does not decorate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will incur sin. It is stated by Nārada Muni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“If one performs sacrifice, gives in charity, undergoes austerity, studies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offers oblations to the forefathers without putting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then all these activities will be useless. If a person does not decorate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is not to be seen, because his body is as impure as a crematorium.” It is mentioned in the </w:t>
      </w:r>
      <w:r w:rsidRPr="00790008">
        <w:rPr>
          <w:rStyle w:val="BookTitle"/>
          <w:rFonts w:asciiTheme="minorHAnsi" w:hAnsiTheme="minorHAnsi" w:cstheme="minorHAnsi"/>
          <w:b w:val="0"/>
          <w:bCs w:val="0"/>
          <w:i/>
          <w:iCs/>
          <w:color w:val="000000"/>
          <w:sz w:val="28"/>
          <w:szCs w:val="28"/>
        </w:rPr>
        <w:t>Āditya Purāṇa</w:t>
      </w:r>
      <w:r w:rsidRPr="00790008">
        <w:rPr>
          <w:rStyle w:val="BookTitle"/>
          <w:rFonts w:asciiTheme="minorHAnsi" w:hAnsiTheme="minorHAnsi" w:cstheme="minorHAnsi"/>
          <w:b w:val="0"/>
          <w:bCs w:val="0"/>
          <w:color w:val="000000"/>
          <w:sz w:val="28"/>
          <w:szCs w:val="28"/>
        </w:rPr>
        <w:t xml:space="preserve">: “A king should put a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whose body is devoid of Vaiṣṇava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conch, and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on the back of donkey and drive him out of his kingdom.” It is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person who performs any activity like worshiping deities without putting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achieves no benefit. There is no doubt about it. Know for certain that a person who performs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without wearing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simply demoniac and surely goes to hell.”</w:t>
      </w:r>
    </w:p>
    <w:p w14:paraId="3BB2422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Prohibition for wearing crooked or three-lined</w:t>
      </w:r>
      <w:r w:rsidRPr="00790008">
        <w:rPr>
          <w:rStyle w:val="BookTitle"/>
          <w:rFonts w:asciiTheme="minorHAnsi" w:hAnsiTheme="minorHAnsi" w:cstheme="minorHAnsi"/>
          <w:b w:val="0"/>
          <w:bCs w:val="0"/>
          <w:i/>
          <w:iCs/>
          <w:color w:val="000000"/>
          <w:sz w:val="28"/>
          <w:szCs w:val="28"/>
        </w:rPr>
        <w:t xml:space="preserve"> 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person who wears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instead of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the lowest of men. Because of breaking the rules for marking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the body, which is the abode of Lord Viṣṇu, such a person certainly goes to hell.” It is stated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“A person should not wear crooked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even if he is about to die, nor should he chant any names other than the holy names of Nārāyaṇa. He should wear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using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if available.” Elsewhere it is stated: “Learned person know that there are prescriptions for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devotees to wear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other people should wear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If one sees or touches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has put on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rather than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should take bath with his clothes on. A Vaiṣṇava should not wear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rather than proper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because such an act does not please Lord Hari.” In the narrations about the month of Kārttika in the </w:t>
      </w:r>
      <w:r w:rsidRPr="00790008">
        <w:rPr>
          <w:rStyle w:val="BookTitle"/>
          <w:rFonts w:asciiTheme="minorHAnsi" w:hAnsiTheme="minorHAnsi" w:cstheme="minorHAnsi"/>
          <w:b w:val="0"/>
          <w:bCs w:val="0"/>
          <w:i/>
          <w:iCs/>
          <w:color w:val="000000"/>
          <w:sz w:val="28"/>
          <w:szCs w:val="28"/>
        </w:rPr>
        <w:t xml:space="preserve">Skanda Purāṇa </w:t>
      </w:r>
      <w:r w:rsidRPr="00790008">
        <w:rPr>
          <w:rStyle w:val="BookTitle"/>
          <w:rFonts w:asciiTheme="minorHAnsi" w:hAnsiTheme="minorHAnsi" w:cstheme="minorHAnsi"/>
          <w:b w:val="0"/>
          <w:bCs w:val="0"/>
          <w:color w:val="000000"/>
          <w:sz w:val="28"/>
          <w:szCs w:val="28"/>
        </w:rPr>
        <w:t xml:space="preserve">it is stated: “One should not see a person whose forehead is not decorated with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If one happens to do so, he should immediately look at the sun, for Lord Hari and Lakṣmīdevī reside within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a banyan leaf, a bamboo leaf, and the bud of a lotus are most enchanting.”</w:t>
      </w:r>
    </w:p>
    <w:p w14:paraId="40A09A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decorating the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are as follows: “The beautiful vacant space within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the sitting place for Śrī Lakṣmī and Śrī Janārdana, the Lord of lords. Therefore know for certain that the body marked </w:t>
      </w:r>
      <w:r w:rsidRPr="00790008">
        <w:rPr>
          <w:rStyle w:val="BookTitle"/>
          <w:rFonts w:asciiTheme="minorHAnsi" w:hAnsiTheme="minorHAnsi" w:cstheme="minorHAnsi"/>
          <w:b w:val="0"/>
          <w:bCs w:val="0"/>
          <w:color w:val="000000"/>
          <w:sz w:val="28"/>
          <w:szCs w:val="28"/>
        </w:rPr>
        <w:lastRenderedPageBreak/>
        <w:t xml:space="preserve">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a sanctified temple of the Lord.” It is mentioned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“If a person who is impure, ill-behaved, and engaged in sinful activities with his mind decorates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certainly becomes pure forever. One should mark one’s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while seeing one’s face in a mirror or in water, but never touch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 one’s fingernails.”</w:t>
      </w:r>
    </w:p>
    <w:p w14:paraId="6C6437E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rules and regulations for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“The most fortunate unalloyed devotees of Hari should decorate their bodies with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the lotus feet of Hari with a vacant space between the two lines. They should begin to mark from the tip of the nose up to the end of the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or other suitable clay. The tip of the nose refers to three-quarters down the nose. One should draw two separate lines beginning from the middle of the eyebrows upwards.” The prescription for keeping space within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 fallen twice-born who applies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without keeping a vacant space between the two lines certainly abandons Śrī Hari and Lakṣmīdevī, who reside within that space. There is no doubt that a fallen twice-born who applies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without keeping a space maintains the feet of a dog on his forehead. Therefore, O beautiful one,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women should always mark their foreheads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two sticks with a space between.”</w:t>
      </w:r>
    </w:p>
    <w:p w14:paraId="5BC0C5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symptoms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as temples of Hari: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that starts from the nose and stretches up to the hair on the head with a beautiful space in between the lines is called a temple of Hari. Lord Brahmā resides on the left side, Sadāśiva resides on the right side, and Lord Viṣṇu resides in the middle of such 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 One should not apply anything in the middle.” The clay used for preparing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 xml:space="preserve">Padma Purāṇa </w:t>
      </w:r>
      <w:r w:rsidRPr="00790008">
        <w:rPr>
          <w:rStyle w:val="BookTitle"/>
          <w:rFonts w:asciiTheme="minorHAnsi" w:hAnsiTheme="minorHAnsi" w:cstheme="minorHAnsi"/>
          <w:b w:val="0"/>
          <w:bCs w:val="0"/>
          <w:color w:val="000000"/>
          <w:sz w:val="28"/>
          <w:szCs w:val="28"/>
        </w:rPr>
        <w:t xml:space="preserve">as follows: “One should collect clay for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beneath flowing waters that have bathed Lord Viṣṇu. One can also collect clay from the transcendental abode of Hari. One should devotedly collect clay from the Veṅkaṭa Hill, from Śrī Raṅgam, from Śrī Kūrma-kṣetra, from Śrī Dvārakā, from Śrī Prayāga, from Śrī Nṛsiṁha-kṣetra, from Śrī Varāha-kṣetra, or from Śrī Vṛndāvana [or any forest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and then mix it with the water that has washed the lotus feet of Viṣṇu. In this way one should decorate one’s body with such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come before the Lord. O Mahārāja Ambarīṣa, just see one whose forehead is decorated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made of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to minimize your sinful reactions.”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Dhruva Mahārāja speaks as follows: “If you see a person decorated with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of a conch and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adorned with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mañjarīs</w:t>
      </w:r>
      <w:r w:rsidRPr="00790008">
        <w:rPr>
          <w:rStyle w:val="BookTitle"/>
          <w:rFonts w:asciiTheme="minorHAnsi" w:hAnsiTheme="minorHAnsi" w:cstheme="minorHAnsi"/>
          <w:b w:val="0"/>
          <w:bCs w:val="0"/>
          <w:color w:val="000000"/>
          <w:sz w:val="28"/>
          <w:szCs w:val="28"/>
        </w:rPr>
        <w:t xml:space="preserve"> on his head, and his limbs smeared with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then why should you fear sinful reactions? A Vaiṣṇava should mark his forehead with </w:t>
      </w:r>
      <w:r w:rsidRPr="00790008">
        <w:rPr>
          <w:rStyle w:val="BookTitle"/>
          <w:rFonts w:asciiTheme="minorHAnsi" w:hAnsiTheme="minorHAnsi" w:cstheme="minorHAnsi"/>
          <w:b w:val="0"/>
          <w:bCs w:val="0"/>
          <w:color w:val="000000"/>
          <w:sz w:val="28"/>
          <w:szCs w:val="28"/>
        </w:rPr>
        <w:lastRenderedPageBreak/>
        <w:t xml:space="preserve">attractive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of clay collected from the root of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One should mark his forehead with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and wear the garland that has been offered to the Lord. In this way one should decorate one’s forehead with one of the three kinds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One should also decorate his body with various shapes like Matsya and Kūrma and various weapons like the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in order to please Lord Hari.”</w:t>
      </w:r>
    </w:p>
    <w:p w14:paraId="0D60B9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Vedic injunction regarding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 xml:space="preserve">Hiraṇyakeśīya </w:t>
      </w:r>
      <w:r w:rsidRPr="00790008">
        <w:rPr>
          <w:rStyle w:val="BookTitle"/>
          <w:rFonts w:asciiTheme="minorHAnsi" w:hAnsiTheme="minorHAnsi" w:cstheme="minorHAnsi"/>
          <w:b w:val="0"/>
          <w:bCs w:val="0"/>
          <w:color w:val="000000"/>
          <w:sz w:val="28"/>
          <w:szCs w:val="28"/>
        </w:rPr>
        <w:t xml:space="preserve">branch of the </w:t>
      </w:r>
      <w:r w:rsidRPr="00790008">
        <w:rPr>
          <w:rStyle w:val="BookTitle"/>
          <w:rFonts w:asciiTheme="minorHAnsi" w:hAnsiTheme="minorHAnsi" w:cstheme="minorHAnsi"/>
          <w:b w:val="0"/>
          <w:bCs w:val="0"/>
          <w:i/>
          <w:iCs/>
          <w:color w:val="000000"/>
          <w:sz w:val="28"/>
          <w:szCs w:val="28"/>
        </w:rPr>
        <w:t>Yajur Veda</w:t>
      </w:r>
      <w:r w:rsidRPr="00790008">
        <w:rPr>
          <w:rStyle w:val="BookTitle"/>
          <w:rFonts w:asciiTheme="minorHAnsi" w:hAnsiTheme="minorHAnsi" w:cstheme="minorHAnsi"/>
          <w:b w:val="0"/>
          <w:bCs w:val="0"/>
          <w:color w:val="000000"/>
          <w:sz w:val="28"/>
          <w:szCs w:val="28"/>
        </w:rPr>
        <w:t xml:space="preserve">: “A person who wears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resembling the lotus feet of Hari becomes very fortunate and dear to the Supreme Brahman, Śrī Hari. A human being who wears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 a space in the middle becomes eligible for liberation.” In the </w:t>
      </w:r>
      <w:r w:rsidRPr="00790008">
        <w:rPr>
          <w:rStyle w:val="BookTitle"/>
          <w:rFonts w:asciiTheme="minorHAnsi" w:hAnsiTheme="minorHAnsi" w:cstheme="minorHAnsi"/>
          <w:b w:val="0"/>
          <w:bCs w:val="0"/>
          <w:i/>
          <w:iCs/>
          <w:color w:val="000000"/>
          <w:sz w:val="28"/>
          <w:szCs w:val="28"/>
        </w:rPr>
        <w:t xml:space="preserve">Kaṭha </w:t>
      </w:r>
      <w:r w:rsidRPr="00790008">
        <w:rPr>
          <w:rStyle w:val="BookTitle"/>
          <w:rFonts w:asciiTheme="minorHAnsi" w:hAnsiTheme="minorHAnsi" w:cstheme="minorHAnsi"/>
          <w:b w:val="0"/>
          <w:bCs w:val="0"/>
          <w:color w:val="000000"/>
          <w:sz w:val="28"/>
          <w:szCs w:val="28"/>
        </w:rPr>
        <w:t xml:space="preserve">branch of the </w:t>
      </w:r>
      <w:r w:rsidRPr="00790008">
        <w:rPr>
          <w:rStyle w:val="BookTitle"/>
          <w:rFonts w:asciiTheme="minorHAnsi" w:hAnsiTheme="minorHAnsi" w:cstheme="minorHAnsi"/>
          <w:b w:val="0"/>
          <w:bCs w:val="0"/>
          <w:i/>
          <w:iCs/>
          <w:color w:val="000000"/>
          <w:sz w:val="28"/>
          <w:szCs w:val="28"/>
        </w:rPr>
        <w:t xml:space="preserve">Yajur Veda </w:t>
      </w:r>
      <w:r w:rsidRPr="00790008">
        <w:rPr>
          <w:rStyle w:val="BookTitle"/>
          <w:rFonts w:asciiTheme="minorHAnsi" w:hAnsiTheme="minorHAnsi" w:cstheme="minorHAnsi"/>
          <w:b w:val="0"/>
          <w:bCs w:val="0"/>
          <w:color w:val="000000"/>
          <w:sz w:val="28"/>
          <w:szCs w:val="28"/>
        </w:rPr>
        <w:t xml:space="preserve">it is stated: “The great soul who after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meditates through mantras on Śrī Viṣṇu, who holds 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who is the Supreme Absolute Truth, who is greater then the greatest, and who resides in the hearts of His devotees, certainly becomes pure.” It is stated in the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“The fortunate practitioner who throughout his life decorates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like the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certainly attains the all-pervading Lord Viṣṇu’s supreme abode, which is the ultimate goal of the devotees.”</w:t>
      </w:r>
    </w:p>
    <w:p w14:paraId="52B89A12" w14:textId="411DF3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w:t>
      </w:r>
    </w:p>
    <w:p w14:paraId="0EFB7E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39DE54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 sanātana prabhu sthāpe sarva-dharma</w:t>
      </w:r>
      <w:r w:rsidRPr="00790008">
        <w:rPr>
          <w:rStyle w:val="BookTitle"/>
          <w:rFonts w:asciiTheme="minorHAnsi" w:hAnsiTheme="minorHAnsi" w:cstheme="minorHAnsi"/>
          <w:b w:val="0"/>
          <w:bCs w:val="0"/>
          <w:color w:val="000000"/>
          <w:sz w:val="28"/>
          <w:szCs w:val="28"/>
        </w:rPr>
        <w:br/>
        <w:t>loka-rakṣā lāgi’ prabhu nā laṅghena karma</w:t>
      </w:r>
    </w:p>
    <w:p w14:paraId="67A944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Sanātana-dharma Himself, the Lord establishes the principles of religion. In order to protect people’s religious principles, He would not tolerate any transgression.</w:t>
      </w:r>
    </w:p>
    <w:p w14:paraId="5254252E" w14:textId="614D25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protector of religious principles, Śrī Gaura-Nārāyaṇa is the inaugurator of Sanātana-dharma. Therefore He was not an inaugurator of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principles, which are even devoid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order to teach people, the Lord never transgressed Vedic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Rather, He taught that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is insignificant and unfavorable for pure devotional service.</w:t>
      </w:r>
    </w:p>
    <w:p w14:paraId="01232F1B" w14:textId="1A4408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w:t>
      </w:r>
    </w:p>
    <w:p w14:paraId="3DD2C6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48638E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lajjā tāhāre dehena sei-kṣaṇe</w:t>
      </w:r>
      <w:r w:rsidRPr="00790008">
        <w:rPr>
          <w:rStyle w:val="BookTitle"/>
          <w:rFonts w:asciiTheme="minorHAnsi" w:hAnsiTheme="minorHAnsi" w:cstheme="minorHAnsi"/>
          <w:b w:val="0"/>
          <w:bCs w:val="0"/>
          <w:color w:val="000000"/>
          <w:sz w:val="28"/>
          <w:szCs w:val="28"/>
        </w:rPr>
        <w:br/>
        <w:t>se āra nā āise kabhu sandhyā kari’ vine</w:t>
      </w:r>
    </w:p>
    <w:p w14:paraId="00429BD1" w14:textId="2154AC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very moment such a delinquent appeared, the Lord would put him to such shame that he would never again come without first completing his morning worship.</w:t>
      </w:r>
    </w:p>
    <w:p w14:paraId="16603E60" w14:textId="084DC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w:t>
      </w:r>
    </w:p>
    <w:p w14:paraId="0545AB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w:t>
      </w:r>
    </w:p>
    <w:p w14:paraId="67AF8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bale,—“kene bhāi, kapāle tomāra</w:t>
      </w:r>
      <w:r w:rsidRPr="00790008">
        <w:rPr>
          <w:rStyle w:val="BookTitle"/>
          <w:rFonts w:asciiTheme="minorHAnsi" w:hAnsiTheme="minorHAnsi" w:cstheme="minorHAnsi"/>
          <w:b w:val="0"/>
          <w:bCs w:val="0"/>
          <w:color w:val="000000"/>
          <w:sz w:val="28"/>
          <w:szCs w:val="28"/>
        </w:rPr>
        <w:br/>
        <w:t>tilaka nā dekhi kene, ki yukti ihāra?</w:t>
      </w:r>
    </w:p>
    <w:p w14:paraId="0BD521DC" w14:textId="2E6EB2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say, “O brother, why I do not see any tilaka on your forehead? What is your explanation?</w:t>
      </w:r>
    </w:p>
    <w:p w14:paraId="0A80B0B8" w14:textId="7FEBB7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w:t>
      </w:r>
    </w:p>
    <w:p w14:paraId="060834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567CC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’tilaka nā thāke yadi viprera kapāle</w:t>
      </w:r>
      <w:r w:rsidRPr="00790008">
        <w:rPr>
          <w:rStyle w:val="BookTitle"/>
          <w:rFonts w:asciiTheme="minorHAnsi" w:hAnsiTheme="minorHAnsi" w:cstheme="minorHAnsi"/>
          <w:b w:val="0"/>
          <w:bCs w:val="0"/>
          <w:color w:val="000000"/>
          <w:sz w:val="28"/>
          <w:szCs w:val="28"/>
        </w:rPr>
        <w:br/>
        <w:t>se kapāla śmaśāna-sadṛśa’—vede bale</w:t>
      </w:r>
    </w:p>
    <w:p w14:paraId="269C35EF" w14:textId="530E44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say that if a brāhmaṇa’s forehead is not decorated with tilaka, it is as good as a crematorium.</w:t>
      </w:r>
    </w:p>
    <w:p w14:paraId="51CDC60C" w14:textId="602910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w:t>
      </w:r>
    </w:p>
    <w:p w14:paraId="5E33AB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2D20C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bujhilāṅa,—āji tumi nāhi kara sandhyā</w:t>
      </w:r>
      <w:r w:rsidRPr="00790008">
        <w:rPr>
          <w:rStyle w:val="BookTitle"/>
          <w:rFonts w:asciiTheme="minorHAnsi" w:hAnsiTheme="minorHAnsi" w:cstheme="minorHAnsi"/>
          <w:b w:val="0"/>
          <w:bCs w:val="0"/>
          <w:color w:val="000000"/>
          <w:sz w:val="28"/>
          <w:szCs w:val="28"/>
        </w:rPr>
        <w:br/>
        <w:t>āji, bhāi! tomāra haila sandhyā vandhyā</w:t>
      </w:r>
    </w:p>
    <w:p w14:paraId="7E1CC766" w14:textId="5A2AB0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that you have not performed your daily worship. Therefore, dear brother, your morning has become fruitless.</w:t>
      </w:r>
    </w:p>
    <w:p w14:paraId="311A8619" w14:textId="50B83E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w:t>
      </w:r>
    </w:p>
    <w:p w14:paraId="619732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86ED3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sandhyā kara, giyā gṛhe punar-bāra</w:t>
      </w:r>
      <w:r w:rsidRPr="00790008">
        <w:rPr>
          <w:rStyle w:val="BookTitle"/>
          <w:rFonts w:asciiTheme="minorHAnsi" w:hAnsiTheme="minorHAnsi" w:cstheme="minorHAnsi"/>
          <w:b w:val="0"/>
          <w:bCs w:val="0"/>
          <w:color w:val="000000"/>
          <w:sz w:val="28"/>
          <w:szCs w:val="28"/>
        </w:rPr>
        <w:br/>
        <w:t>sandhyā kari’ tabe se āsiha paḍibāra</w:t>
      </w:r>
    </w:p>
    <w:p w14:paraId="63C7863F" w14:textId="3F3752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back home and perform your morning duties again. Then you may return to study.”</w:t>
      </w:r>
    </w:p>
    <w:p w14:paraId="787602FD" w14:textId="3D26E2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w:t>
      </w:r>
    </w:p>
    <w:p w14:paraId="625D97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6E30E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prabhura yateka āche śiṣya-gaṇa</w:t>
      </w:r>
      <w:r w:rsidRPr="00790008">
        <w:rPr>
          <w:rStyle w:val="BookTitle"/>
          <w:rFonts w:asciiTheme="minorHAnsi" w:hAnsiTheme="minorHAnsi" w:cstheme="minorHAnsi"/>
          <w:b w:val="0"/>
          <w:bCs w:val="0"/>
          <w:color w:val="000000"/>
          <w:sz w:val="28"/>
          <w:szCs w:val="28"/>
        </w:rPr>
        <w:br/>
        <w:t>sabei atyanta nija-dharma-parāyaṇa</w:t>
      </w:r>
    </w:p>
    <w:p w14:paraId="4E50DFFE" w14:textId="5EBEC0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Lord’s students were conscientious about performing their religious duties.</w:t>
      </w:r>
    </w:p>
    <w:p w14:paraId="0FADEF97" w14:textId="49B26B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w:t>
      </w:r>
    </w:p>
    <w:p w14:paraId="1ECD1E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059C5D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auddhatya prabhu karena kautuke</w:t>
      </w:r>
      <w:r w:rsidRPr="00790008">
        <w:rPr>
          <w:rStyle w:val="BookTitle"/>
          <w:rFonts w:asciiTheme="minorHAnsi" w:hAnsiTheme="minorHAnsi" w:cstheme="minorHAnsi"/>
          <w:b w:val="0"/>
          <w:bCs w:val="0"/>
          <w:color w:val="000000"/>
          <w:sz w:val="28"/>
          <w:szCs w:val="28"/>
        </w:rPr>
        <w:br/>
        <w:t>hena nāhi,—yā’re nā cālena nānā-rūpe</w:t>
      </w:r>
    </w:p>
    <w:p w14:paraId="2C95518D" w14:textId="5FB032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Like this, the Lord jokingly found fault with everyone; no one was spared from the Lord’s teasing remarks.</w:t>
      </w:r>
    </w:p>
    <w:p w14:paraId="776664C3" w14:textId="46CF85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w:t>
      </w:r>
    </w:p>
    <w:p w14:paraId="2E3485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69B4A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para-strīra prati nāhi parihāsa</w:t>
      </w:r>
      <w:r w:rsidRPr="00790008">
        <w:rPr>
          <w:rStyle w:val="BookTitle"/>
          <w:rFonts w:asciiTheme="minorHAnsi" w:hAnsiTheme="minorHAnsi" w:cstheme="minorHAnsi"/>
          <w:b w:val="0"/>
          <w:bCs w:val="0"/>
          <w:color w:val="000000"/>
          <w:sz w:val="28"/>
          <w:szCs w:val="28"/>
        </w:rPr>
        <w:br/>
        <w:t>strī dekhi’ dūre prabhu hayena eka-pāśa</w:t>
      </w:r>
    </w:p>
    <w:p w14:paraId="2A2EEA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Mahāprabhu, however, never joked with others’ wives. As soon as He saw a woman coming, He would immediately give her ample room to pass without talking.</w:t>
      </w:r>
    </w:p>
    <w:p w14:paraId="3F60D9C0" w14:textId="63AACA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never encouraged illicit activities, which are harmful to society. His moral character was incomparable. But at present, many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have taken shelter of duplicity and advertise Gaurasundara, who is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and teacher of mankind, as devoid of morality and the enjoyer of other’s wives. There is no greater offense than this. According to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 xml:space="preserve">there is no fault in intimate affairs, joking with, and teasing one’s legitimate wife, but such behavior with other’s wives is totally condemned and prohibited. The way that the Lord stood aside or gave way when He saw a woman approaching is not appreciated by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 xml:space="preserve">nava-rasikas </w:t>
      </w:r>
      <w:r w:rsidRPr="00790008">
        <w:rPr>
          <w:rStyle w:val="BookTitle"/>
          <w:rFonts w:asciiTheme="minorHAnsi" w:hAnsiTheme="minorHAnsi" w:cstheme="minorHAnsi"/>
          <w:b w:val="0"/>
          <w:bCs w:val="0"/>
          <w:color w:val="000000"/>
          <w:sz w:val="28"/>
          <w:szCs w:val="28"/>
        </w:rPr>
        <w:t xml:space="preserve">or the </w:t>
      </w:r>
      <w:r w:rsidRPr="00790008">
        <w:rPr>
          <w:rStyle w:val="BookTitle"/>
          <w:rFonts w:asciiTheme="minorHAnsi" w:hAnsiTheme="minorHAnsi" w:cstheme="minorHAnsi"/>
          <w:b w:val="0"/>
          <w:bCs w:val="0"/>
          <w:i/>
          <w:iCs/>
          <w:color w:val="000000"/>
          <w:sz w:val="28"/>
          <w:szCs w:val="28"/>
        </w:rPr>
        <w:t>gaurāṅga-nāgarīs</w:t>
      </w:r>
      <w:r w:rsidRPr="00790008">
        <w:rPr>
          <w:rStyle w:val="BookTitle"/>
          <w:rFonts w:asciiTheme="minorHAnsi" w:hAnsiTheme="minorHAnsi" w:cstheme="minorHAnsi"/>
          <w:b w:val="0"/>
          <w:bCs w:val="0"/>
          <w:color w:val="000000"/>
          <w:sz w:val="28"/>
          <w:szCs w:val="28"/>
        </w:rPr>
        <w:t>, but Gaurakiśora used to display such an ideal example.</w:t>
      </w:r>
    </w:p>
    <w:p w14:paraId="018E73FE" w14:textId="4F396A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w:t>
      </w:r>
    </w:p>
    <w:p w14:paraId="51049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7D458B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viśeṣa cālena prabhu dekhi’ śrīhaṭṭiyā</w:t>
      </w:r>
      <w:r w:rsidRPr="00790008">
        <w:rPr>
          <w:rStyle w:val="BookTitle"/>
          <w:rFonts w:asciiTheme="minorHAnsi" w:hAnsiTheme="minorHAnsi" w:cstheme="minorHAnsi"/>
          <w:b w:val="0"/>
          <w:bCs w:val="0"/>
          <w:color w:val="000000"/>
          <w:sz w:val="28"/>
          <w:szCs w:val="28"/>
        </w:rPr>
        <w:br/>
        <w:t>kadarthena sei-mata vacana baliyā</w:t>
      </w:r>
    </w:p>
    <w:p w14:paraId="5C5C93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particularly teased the residents of Śrīhaṭṭa by mimicking their pronunciation.</w:t>
      </w:r>
    </w:p>
    <w:p w14:paraId="17E008C8" w14:textId="64F66A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provincial words and pronunciations of Śrī Māyāpur-Navadvīpa, the capital of Gauḍa-deśa, and Śrīhaṭṭa, on the northeast border of East Bengal, are completely different, and since the Lord’s forefathers were residents of Śrīhaṭṭa, it was natural for the Lord to joke with and tease the residents of Śrīhaṭṭa. Although the Lord apparently teased them by addressing them as “Śrīhaṭṭiyās” or “Bāṅgālas,” this actually showed His internal love for them.</w:t>
      </w:r>
    </w:p>
    <w:p w14:paraId="08BDA6DE" w14:textId="3AFAB6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w:t>
      </w:r>
    </w:p>
    <w:p w14:paraId="6EB74D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7E0698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krodhe śrīhaṭṭiyā-gaṇa bale,—“aya aya</w:t>
      </w:r>
      <w:r w:rsidRPr="00790008">
        <w:rPr>
          <w:rStyle w:val="BookTitle"/>
          <w:rFonts w:asciiTheme="minorHAnsi" w:hAnsiTheme="minorHAnsi" w:cstheme="minorHAnsi"/>
          <w:b w:val="0"/>
          <w:bCs w:val="0"/>
          <w:color w:val="000000"/>
          <w:sz w:val="28"/>
          <w:szCs w:val="28"/>
        </w:rPr>
        <w:br/>
        <w:t>tumi kon-deśī, tāhā kaha ta’ niścaya?</w:t>
      </w:r>
    </w:p>
    <w:p w14:paraId="2CE6F2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anger, they responded, “Aya! Where are You from? Tell us the truth.</w:t>
      </w:r>
    </w:p>
    <w:p w14:paraId="51EC1662" w14:textId="669994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angered by the Lord’s mockery, the residents of Śrīhaṭṭa asked Him about His forefathers’ native place, and they controlled their anger by claiming with certainty that the Lord was a recent descendant of Śrīhaṭṭa inhabitants. The words “</w:t>
      </w:r>
      <w:r w:rsidRPr="00790008">
        <w:rPr>
          <w:rStyle w:val="BookTitle"/>
          <w:rFonts w:asciiTheme="minorHAnsi" w:hAnsiTheme="minorHAnsi" w:cstheme="minorHAnsi"/>
          <w:b w:val="0"/>
          <w:bCs w:val="0"/>
          <w:i/>
          <w:iCs/>
          <w:color w:val="000000"/>
          <w:sz w:val="28"/>
          <w:szCs w:val="28"/>
        </w:rPr>
        <w:t>Haya, haya,</w:t>
      </w:r>
      <w:r w:rsidRPr="00790008">
        <w:rPr>
          <w:rStyle w:val="BookTitle"/>
          <w:rFonts w:asciiTheme="minorHAnsi" w:hAnsiTheme="minorHAnsi" w:cstheme="minorHAnsi"/>
          <w:b w:val="0"/>
          <w:bCs w:val="0"/>
          <w:color w:val="000000"/>
          <w:sz w:val="28"/>
          <w:szCs w:val="28"/>
        </w:rPr>
        <w:t>” of Gauḍa-deśa are mistakenly pronounced “</w:t>
      </w:r>
      <w:r w:rsidRPr="00790008">
        <w:rPr>
          <w:rStyle w:val="BookTitle"/>
          <w:rFonts w:asciiTheme="minorHAnsi" w:hAnsiTheme="minorHAnsi" w:cstheme="minorHAnsi"/>
          <w:b w:val="0"/>
          <w:bCs w:val="0"/>
          <w:i/>
          <w:iCs/>
          <w:color w:val="000000"/>
          <w:sz w:val="28"/>
          <w:szCs w:val="28"/>
        </w:rPr>
        <w:t>Aya, aya,</w:t>
      </w:r>
      <w:r w:rsidRPr="00790008">
        <w:rPr>
          <w:rStyle w:val="BookTitle"/>
          <w:rFonts w:asciiTheme="minorHAnsi" w:hAnsiTheme="minorHAnsi" w:cstheme="minorHAnsi"/>
          <w:b w:val="0"/>
          <w:bCs w:val="0"/>
          <w:color w:val="000000"/>
          <w:sz w:val="28"/>
          <w:szCs w:val="28"/>
        </w:rPr>
        <w:t>” by the residents of Śrīhaṭṭa. That is why as soon as the Lord began to make fun of and tease their pronunciation, they became angry.</w:t>
      </w:r>
    </w:p>
    <w:p w14:paraId="69238856" w14:textId="5EC37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w:t>
      </w:r>
    </w:p>
    <w:p w14:paraId="13324A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6A7F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pitā-mātā-ādi kari’ yateka tomāra</w:t>
      </w:r>
      <w:r w:rsidRPr="00790008">
        <w:rPr>
          <w:rStyle w:val="BookTitle"/>
          <w:rFonts w:asciiTheme="minorHAnsi" w:hAnsiTheme="minorHAnsi" w:cstheme="minorHAnsi"/>
          <w:b w:val="0"/>
          <w:bCs w:val="0"/>
          <w:color w:val="000000"/>
          <w:sz w:val="28"/>
          <w:szCs w:val="28"/>
        </w:rPr>
        <w:br/>
        <w:t>kaha dekhi,—śrīhaṭṭe nā haya janma kā’ra?</w:t>
      </w:r>
    </w:p>
    <w:p w14:paraId="60ED91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“Tell us, aren’t Your parents and forefathers born in Śrīhaṭṭa?</w:t>
      </w:r>
    </w:p>
    <w:p w14:paraId="7D051421" w14:textId="32FE4D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this it is clearly understood that both Jagannātha Miśra and Śacīdevī took birth at Śrīhaṭṭa.</w:t>
      </w:r>
    </w:p>
    <w:p w14:paraId="46E243D4" w14:textId="5C0559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w:t>
      </w:r>
    </w:p>
    <w:p w14:paraId="7150F0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042155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haiyā śrīhaṭṭiyāra tanaya</w:t>
      </w:r>
      <w:r w:rsidRPr="00790008">
        <w:rPr>
          <w:rStyle w:val="BookTitle"/>
          <w:rFonts w:asciiTheme="minorHAnsi" w:hAnsiTheme="minorHAnsi" w:cstheme="minorHAnsi"/>
          <w:b w:val="0"/>
          <w:bCs w:val="0"/>
          <w:color w:val="000000"/>
          <w:sz w:val="28"/>
          <w:szCs w:val="28"/>
        </w:rPr>
        <w:br/>
        <w:t>tabe gola kara,—kon yukti ithe haya?”</w:t>
      </w:r>
    </w:p>
    <w:p w14:paraId="3315B110" w14:textId="63DF2F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Yourself are born as the son of resident of Śrīhaṭṭa, so why then do You tease us?”</w:t>
      </w:r>
    </w:p>
    <w:p w14:paraId="623684B5" w14:textId="21151C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w:t>
      </w:r>
    </w:p>
    <w:p w14:paraId="608E02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1405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yata bale, prabhu prabodha nā māne</w:t>
      </w:r>
      <w:r w:rsidRPr="00790008">
        <w:rPr>
          <w:rStyle w:val="BookTitle"/>
          <w:rFonts w:asciiTheme="minorHAnsi" w:hAnsiTheme="minorHAnsi" w:cstheme="minorHAnsi"/>
          <w:b w:val="0"/>
          <w:bCs w:val="0"/>
          <w:color w:val="000000"/>
          <w:sz w:val="28"/>
          <w:szCs w:val="28"/>
        </w:rPr>
        <w:br/>
        <w:t>nānā-mate kadarthena se-deśī-vacane</w:t>
      </w:r>
    </w:p>
    <w:p w14:paraId="133B26ED" w14:textId="0DD2F6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did not heed whatever they said, rather He would continue to mimic their pronunciation and manner of speaking.</w:t>
      </w:r>
    </w:p>
    <w:p w14:paraId="5F511B87" w14:textId="23BF24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15.23</w:t>
      </w:r>
    </w:p>
    <w:p w14:paraId="4599E4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DAD44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cālena śrīhaṭṭiyāre ṭhākura</w:t>
      </w:r>
      <w:r w:rsidRPr="00790008">
        <w:rPr>
          <w:rStyle w:val="BookTitle"/>
          <w:rFonts w:asciiTheme="minorHAnsi" w:hAnsiTheme="minorHAnsi" w:cstheme="minorHAnsi"/>
          <w:b w:val="0"/>
          <w:bCs w:val="0"/>
          <w:color w:val="000000"/>
          <w:sz w:val="28"/>
          <w:szCs w:val="28"/>
        </w:rPr>
        <w:br/>
        <w:t>yāvat tāhāra krodha nā haya pracura</w:t>
      </w:r>
    </w:p>
    <w:p w14:paraId="64AE7FD3" w14:textId="4D840B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continue to tease the residents of Śrīhaṭṭa until they became furious.</w:t>
      </w:r>
    </w:p>
    <w:p w14:paraId="156AA5AF" w14:textId="335DC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15.24</w:t>
      </w:r>
    </w:p>
    <w:p w14:paraId="3762F0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7FCC62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mahā-krodhe keha lai’ yāya khedāḍiyā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lāgāli nā pāya, yāya tarjiyā garjiyā</w:t>
      </w:r>
    </w:p>
    <w:p w14:paraId="092D8F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one of them would chase the Lord in great anger. Being unable to catch Him, however, he was frustrated and began abusing the Lord with harsh words.</w:t>
      </w:r>
    </w:p>
    <w:p w14:paraId="750EAC8E" w14:textId="14FEAC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khedāḍiyā </w:t>
      </w:r>
      <w:r w:rsidRPr="00790008">
        <w:rPr>
          <w:rStyle w:val="BookTitle"/>
          <w:rFonts w:asciiTheme="minorHAnsi" w:hAnsiTheme="minorHAnsi" w:cstheme="minorHAnsi"/>
          <w:b w:val="0"/>
          <w:bCs w:val="0"/>
          <w:color w:val="000000"/>
          <w:sz w:val="28"/>
          <w:szCs w:val="28"/>
        </w:rPr>
        <w:t xml:space="preserve">(used in ancient Bengali language) is derived from the Sanskrit verb </w:t>
      </w:r>
      <w:r w:rsidRPr="00790008">
        <w:rPr>
          <w:rStyle w:val="BookTitle"/>
          <w:rFonts w:asciiTheme="minorHAnsi" w:hAnsiTheme="minorHAnsi" w:cstheme="minorHAnsi"/>
          <w:b w:val="0"/>
          <w:bCs w:val="0"/>
          <w:i/>
          <w:iCs/>
          <w:color w:val="000000"/>
          <w:sz w:val="28"/>
          <w:szCs w:val="28"/>
        </w:rPr>
        <w:t xml:space="preserve">khid </w:t>
      </w:r>
      <w:r w:rsidRPr="00790008">
        <w:rPr>
          <w:rStyle w:val="BookTitle"/>
          <w:rFonts w:asciiTheme="minorHAnsi" w:hAnsiTheme="minorHAnsi" w:cstheme="minorHAnsi"/>
          <w:b w:val="0"/>
          <w:bCs w:val="0"/>
          <w:color w:val="000000"/>
          <w:sz w:val="28"/>
          <w:szCs w:val="28"/>
        </w:rPr>
        <w:t xml:space="preserve">(?) and is a participle or infinite verb of the verb </w:t>
      </w:r>
      <w:r w:rsidRPr="00790008">
        <w:rPr>
          <w:rStyle w:val="BookTitle"/>
          <w:rFonts w:asciiTheme="minorHAnsi" w:hAnsiTheme="minorHAnsi" w:cstheme="minorHAnsi"/>
          <w:b w:val="0"/>
          <w:bCs w:val="0"/>
          <w:i/>
          <w:iCs/>
          <w:color w:val="000000"/>
          <w:sz w:val="28"/>
          <w:szCs w:val="28"/>
        </w:rPr>
        <w:t>khedāna</w:t>
      </w:r>
      <w:r w:rsidRPr="00790008">
        <w:rPr>
          <w:rStyle w:val="BookTitle"/>
          <w:rFonts w:asciiTheme="minorHAnsi" w:hAnsiTheme="minorHAnsi" w:cstheme="minorHAnsi"/>
          <w:b w:val="0"/>
          <w:bCs w:val="0"/>
          <w:color w:val="000000"/>
          <w:sz w:val="28"/>
          <w:szCs w:val="28"/>
        </w:rPr>
        <w:t>, which means “to chase” or “to drive away.”</w:t>
      </w:r>
    </w:p>
    <w:p w14:paraId="4EFEAE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lāgāli</w:t>
      </w:r>
      <w:r w:rsidRPr="00790008">
        <w:rPr>
          <w:rStyle w:val="BookTitle"/>
          <w:rFonts w:asciiTheme="minorHAnsi" w:hAnsiTheme="minorHAnsi" w:cstheme="minorHAnsi"/>
          <w:b w:val="0"/>
          <w:bCs w:val="0"/>
          <w:color w:val="000000"/>
          <w:sz w:val="28"/>
          <w:szCs w:val="28"/>
        </w:rPr>
        <w:t xml:space="preserve">—also pronounced </w:t>
      </w:r>
      <w:r w:rsidRPr="00790008">
        <w:rPr>
          <w:rStyle w:val="BookTitle"/>
          <w:rFonts w:asciiTheme="minorHAnsi" w:hAnsiTheme="minorHAnsi" w:cstheme="minorHAnsi"/>
          <w:b w:val="0"/>
          <w:bCs w:val="0"/>
          <w:i/>
          <w:iCs/>
          <w:color w:val="000000"/>
          <w:sz w:val="28"/>
          <w:szCs w:val="28"/>
        </w:rPr>
        <w:t xml:space="preserve">lāgāla, lāgāila, nāgāli, nāgāla,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nāgāila</w:t>
      </w:r>
      <w:r w:rsidRPr="00790008">
        <w:rPr>
          <w:rStyle w:val="BookTitle"/>
          <w:rFonts w:asciiTheme="minorHAnsi" w:hAnsiTheme="minorHAnsi" w:cstheme="minorHAnsi"/>
          <w:b w:val="0"/>
          <w:bCs w:val="0"/>
          <w:color w:val="000000"/>
          <w:sz w:val="28"/>
          <w:szCs w:val="28"/>
        </w:rPr>
        <w:t>—means “closeness” or “touching.”</w:t>
      </w:r>
    </w:p>
    <w:p w14:paraId="1B70F32C" w14:textId="36DB46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15.25</w:t>
      </w:r>
    </w:p>
    <w:p w14:paraId="572DB1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0BCE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vā dhariyā koṅcā śikdāra-sthāne</w:t>
      </w:r>
      <w:r w:rsidRPr="00790008">
        <w:rPr>
          <w:rStyle w:val="BookTitle"/>
          <w:rFonts w:asciiTheme="minorHAnsi" w:hAnsiTheme="minorHAnsi" w:cstheme="minorHAnsi"/>
          <w:b w:val="0"/>
          <w:bCs w:val="0"/>
          <w:color w:val="000000"/>
          <w:sz w:val="28"/>
          <w:szCs w:val="28"/>
        </w:rPr>
        <w:br/>
        <w:t>laiyā yāya mahā-krodhe dhariyā deoyāne</w:t>
      </w:r>
    </w:p>
    <w:p w14:paraId="5A963A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someone caught the Lord by His dhotī and took Him to the local Moslem authority to register a complaint.</w:t>
      </w:r>
    </w:p>
    <w:p w14:paraId="0BB195EB" w14:textId="33D702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śikdāra </w:t>
      </w:r>
      <w:r w:rsidRPr="00790008">
        <w:rPr>
          <w:rStyle w:val="BookTitle"/>
          <w:rFonts w:asciiTheme="minorHAnsi" w:hAnsiTheme="minorHAnsi" w:cstheme="minorHAnsi"/>
          <w:b w:val="0"/>
          <w:bCs w:val="0"/>
          <w:color w:val="000000"/>
          <w:sz w:val="28"/>
          <w:szCs w:val="28"/>
        </w:rPr>
        <w:t xml:space="preserve">(a Pharsee word) refers to a royal officer engaged in maintaining the peace in a Mohammedan kingdom or a highly placed army commander or a </w:t>
      </w:r>
      <w:r w:rsidRPr="00790008">
        <w:rPr>
          <w:rStyle w:val="BookTitle"/>
          <w:rFonts w:asciiTheme="minorHAnsi" w:hAnsiTheme="minorHAnsi" w:cstheme="minorHAnsi"/>
          <w:b w:val="0"/>
          <w:bCs w:val="0"/>
          <w:i/>
          <w:iCs/>
          <w:color w:val="000000"/>
          <w:sz w:val="28"/>
          <w:szCs w:val="28"/>
        </w:rPr>
        <w:t>sikkā</w:t>
      </w:r>
      <w:r w:rsidRPr="00790008">
        <w:rPr>
          <w:rStyle w:val="BookTitle"/>
          <w:rFonts w:asciiTheme="minorHAnsi" w:hAnsiTheme="minorHAnsi" w:cstheme="minorHAnsi"/>
          <w:b w:val="0"/>
          <w:bCs w:val="0"/>
          <w:color w:val="000000"/>
          <w:sz w:val="28"/>
          <w:szCs w:val="28"/>
        </w:rPr>
        <w:t xml:space="preserve"> (a royal coin) </w:t>
      </w:r>
      <w:r w:rsidRPr="00790008">
        <w:rPr>
          <w:rStyle w:val="BookTitle"/>
          <w:rFonts w:asciiTheme="minorHAnsi" w:hAnsiTheme="minorHAnsi" w:cstheme="minorHAnsi"/>
          <w:b w:val="0"/>
          <w:bCs w:val="0"/>
          <w:i/>
          <w:iCs/>
          <w:color w:val="000000"/>
          <w:sz w:val="28"/>
          <w:szCs w:val="28"/>
        </w:rPr>
        <w:t xml:space="preserve">dāra </w:t>
      </w:r>
      <w:r w:rsidRPr="00790008">
        <w:rPr>
          <w:rStyle w:val="BookTitle"/>
          <w:rFonts w:asciiTheme="minorHAnsi" w:hAnsiTheme="minorHAnsi" w:cstheme="minorHAnsi"/>
          <w:b w:val="0"/>
          <w:bCs w:val="0"/>
          <w:color w:val="000000"/>
          <w:sz w:val="28"/>
          <w:szCs w:val="28"/>
        </w:rPr>
        <w:t>(a responsible servant).</w:t>
      </w:r>
    </w:p>
    <w:p w14:paraId="36D120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deoyāne </w:t>
      </w:r>
      <w:r w:rsidRPr="00790008">
        <w:rPr>
          <w:rStyle w:val="BookTitle"/>
          <w:rFonts w:asciiTheme="minorHAnsi" w:hAnsiTheme="minorHAnsi" w:cstheme="minorHAnsi"/>
          <w:b w:val="0"/>
          <w:bCs w:val="0"/>
          <w:color w:val="000000"/>
          <w:sz w:val="28"/>
          <w:szCs w:val="28"/>
        </w:rPr>
        <w:t xml:space="preserve">(derived from the Pharsee word </w:t>
      </w:r>
      <w:r w:rsidRPr="00790008">
        <w:rPr>
          <w:rStyle w:val="BookTitle"/>
          <w:rFonts w:asciiTheme="minorHAnsi" w:hAnsiTheme="minorHAnsi" w:cstheme="minorHAnsi"/>
          <w:b w:val="0"/>
          <w:bCs w:val="0"/>
          <w:i/>
          <w:iCs/>
          <w:color w:val="000000"/>
          <w:sz w:val="28"/>
          <w:szCs w:val="28"/>
        </w:rPr>
        <w:t xml:space="preserve">dīvāna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dāvāna</w:t>
      </w:r>
      <w:r w:rsidRPr="00790008">
        <w:rPr>
          <w:rStyle w:val="BookTitle"/>
          <w:rFonts w:asciiTheme="minorHAnsi" w:hAnsiTheme="minorHAnsi" w:cstheme="minorHAnsi"/>
          <w:b w:val="0"/>
          <w:bCs w:val="0"/>
          <w:color w:val="000000"/>
          <w:sz w:val="28"/>
          <w:szCs w:val="28"/>
        </w:rPr>
        <w:t>) means “in religious activities,” “in civil court,” or “in the king’s court.”</w:t>
      </w:r>
    </w:p>
    <w:p w14:paraId="0FD3F212" w14:textId="0FD98B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15.26</w:t>
      </w:r>
    </w:p>
    <w:p w14:paraId="50FA65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72BE20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āsiyā prabhura sakhā-gaṇe</w:t>
      </w:r>
      <w:r w:rsidRPr="00790008">
        <w:rPr>
          <w:rStyle w:val="BookTitle"/>
          <w:rFonts w:asciiTheme="minorHAnsi" w:hAnsiTheme="minorHAnsi" w:cstheme="minorHAnsi"/>
          <w:b w:val="0"/>
          <w:bCs w:val="0"/>
          <w:color w:val="000000"/>
          <w:sz w:val="28"/>
          <w:szCs w:val="28"/>
        </w:rPr>
        <w:br/>
        <w:t>samañjasa karāiyā cale sei-kṣaṇe</w:t>
      </w:r>
    </w:p>
    <w:p w14:paraId="11FE54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Ultimately the Lord’s friends would come and negotiate a settlement.</w:t>
      </w:r>
    </w:p>
    <w:p w14:paraId="60053223" w14:textId="50601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samañjasa </w:t>
      </w:r>
      <w:r w:rsidRPr="00790008">
        <w:rPr>
          <w:rStyle w:val="BookTitle"/>
          <w:rFonts w:asciiTheme="minorHAnsi" w:hAnsiTheme="minorHAnsi" w:cstheme="minorHAnsi"/>
          <w:b w:val="0"/>
          <w:bCs w:val="0"/>
          <w:color w:val="000000"/>
          <w:sz w:val="28"/>
          <w:szCs w:val="28"/>
        </w:rPr>
        <w:t xml:space="preserve">(a Sanskrit word combining </w:t>
      </w:r>
      <w:r w:rsidRPr="00790008">
        <w:rPr>
          <w:rStyle w:val="BookTitle"/>
          <w:rFonts w:asciiTheme="minorHAnsi" w:hAnsiTheme="minorHAnsi" w:cstheme="minorHAnsi"/>
          <w:b w:val="0"/>
          <w:bCs w:val="0"/>
          <w:i/>
          <w:iCs/>
          <w:color w:val="000000"/>
          <w:sz w:val="28"/>
          <w:szCs w:val="28"/>
        </w:rPr>
        <w:t>sam</w:t>
      </w:r>
      <w:r w:rsidRPr="00790008">
        <w:rPr>
          <w:rStyle w:val="BookTitle"/>
          <w:rFonts w:asciiTheme="minorHAnsi" w:hAnsiTheme="minorHAnsi" w:cstheme="minorHAnsi"/>
          <w:b w:val="0"/>
          <w:bCs w:val="0"/>
          <w:color w:val="000000"/>
          <w:sz w:val="28"/>
          <w:szCs w:val="28"/>
        </w:rPr>
        <w:t xml:space="preserve">, meaning </w:t>
      </w:r>
      <w:r w:rsidRPr="00790008">
        <w:rPr>
          <w:rStyle w:val="BookTitle"/>
          <w:rFonts w:asciiTheme="minorHAnsi" w:hAnsiTheme="minorHAnsi" w:cstheme="minorHAnsi"/>
          <w:b w:val="0"/>
          <w:bCs w:val="0"/>
          <w:i/>
          <w:iCs/>
          <w:color w:val="000000"/>
          <w:sz w:val="28"/>
          <w:szCs w:val="28"/>
        </w:rPr>
        <w:t>sampūrṇa</w:t>
      </w:r>
      <w:r w:rsidRPr="00790008">
        <w:rPr>
          <w:rStyle w:val="BookTitle"/>
          <w:rFonts w:asciiTheme="minorHAnsi" w:hAnsiTheme="minorHAnsi" w:cstheme="minorHAnsi"/>
          <w:b w:val="0"/>
          <w:bCs w:val="0"/>
          <w:color w:val="000000"/>
          <w:sz w:val="28"/>
          <w:szCs w:val="28"/>
        </w:rPr>
        <w:t xml:space="preserve">, or “complete,” and </w:t>
      </w:r>
      <w:r w:rsidRPr="00790008">
        <w:rPr>
          <w:rStyle w:val="BookTitle"/>
          <w:rFonts w:asciiTheme="minorHAnsi" w:hAnsiTheme="minorHAnsi" w:cstheme="minorHAnsi"/>
          <w:b w:val="0"/>
          <w:bCs w:val="0"/>
          <w:i/>
          <w:iCs/>
          <w:color w:val="000000"/>
          <w:sz w:val="28"/>
          <w:szCs w:val="28"/>
        </w:rPr>
        <w:t>añjas</w:t>
      </w:r>
      <w:r w:rsidRPr="00790008">
        <w:rPr>
          <w:rStyle w:val="BookTitle"/>
          <w:rFonts w:asciiTheme="minorHAnsi" w:hAnsiTheme="minorHAnsi" w:cstheme="minorHAnsi"/>
          <w:b w:val="0"/>
          <w:bCs w:val="0"/>
          <w:color w:val="000000"/>
          <w:sz w:val="28"/>
          <w:szCs w:val="28"/>
        </w:rPr>
        <w:t xml:space="preserve">, meaning </w:t>
      </w:r>
      <w:r w:rsidRPr="00790008">
        <w:rPr>
          <w:rStyle w:val="BookTitle"/>
          <w:rFonts w:asciiTheme="minorHAnsi" w:hAnsiTheme="minorHAnsi" w:cstheme="minorHAnsi"/>
          <w:b w:val="0"/>
          <w:bCs w:val="0"/>
          <w:i/>
          <w:iCs/>
          <w:color w:val="000000"/>
          <w:sz w:val="28"/>
          <w:szCs w:val="28"/>
        </w:rPr>
        <w:t>aucitya</w:t>
      </w:r>
      <w:r w:rsidRPr="00790008">
        <w:rPr>
          <w:rStyle w:val="BookTitle"/>
          <w:rFonts w:asciiTheme="minorHAnsi" w:hAnsiTheme="minorHAnsi" w:cstheme="minorHAnsi"/>
          <w:b w:val="0"/>
          <w:bCs w:val="0"/>
          <w:color w:val="000000"/>
          <w:sz w:val="28"/>
          <w:szCs w:val="28"/>
        </w:rPr>
        <w:t xml:space="preserve">, or “agreement”), or </w:t>
      </w:r>
      <w:r w:rsidRPr="00790008">
        <w:rPr>
          <w:rStyle w:val="BookTitle"/>
          <w:rFonts w:asciiTheme="minorHAnsi" w:hAnsiTheme="minorHAnsi" w:cstheme="minorHAnsi"/>
          <w:b w:val="0"/>
          <w:bCs w:val="0"/>
          <w:i/>
          <w:iCs/>
          <w:color w:val="000000"/>
          <w:sz w:val="28"/>
          <w:szCs w:val="28"/>
        </w:rPr>
        <w:t>samīcīna</w:t>
      </w:r>
      <w:r w:rsidRPr="00790008">
        <w:rPr>
          <w:rStyle w:val="BookTitle"/>
          <w:rFonts w:asciiTheme="minorHAnsi" w:hAnsiTheme="minorHAnsi" w:cstheme="minorHAnsi"/>
          <w:b w:val="0"/>
          <w:bCs w:val="0"/>
          <w:color w:val="000000"/>
          <w:sz w:val="28"/>
          <w:szCs w:val="28"/>
        </w:rPr>
        <w:t xml:space="preserve"> (the form in ancient Bengali), means “solution,” “compromise,” or “mutual agreement.”</w:t>
      </w:r>
    </w:p>
    <w:p w14:paraId="42614481" w14:textId="563039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15.27</w:t>
      </w:r>
    </w:p>
    <w:p w14:paraId="288DC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D64C1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dina thāki’ kona bāṅgālera āḍe</w:t>
      </w:r>
      <w:r w:rsidRPr="00790008">
        <w:rPr>
          <w:rStyle w:val="BookTitle"/>
          <w:rFonts w:asciiTheme="minorHAnsi" w:hAnsiTheme="minorHAnsi" w:cstheme="minorHAnsi"/>
          <w:b w:val="0"/>
          <w:bCs w:val="0"/>
          <w:color w:val="000000"/>
          <w:sz w:val="28"/>
          <w:szCs w:val="28"/>
        </w:rPr>
        <w:br/>
        <w:t>bāoyāsa bhāṅgiyā tāna’ palāyana ḍare</w:t>
      </w:r>
    </w:p>
    <w:p w14:paraId="6A75CA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On another day the Lord secretly waited outside the house of a resident of Śrīhaṭṭa. As soon as He got an opportunity, He entered the house, broke some </w:t>
      </w:r>
      <w:r w:rsidRPr="00790008">
        <w:rPr>
          <w:rStyle w:val="BookTitle"/>
          <w:rFonts w:asciiTheme="minorHAnsi" w:hAnsiTheme="minorHAnsi" w:cstheme="minorHAnsi"/>
          <w:b/>
          <w:bCs/>
          <w:color w:val="800000"/>
          <w:sz w:val="28"/>
          <w:szCs w:val="28"/>
        </w:rPr>
        <w:lastRenderedPageBreak/>
        <w:t>dry gourds, and then ran away in fear.</w:t>
      </w:r>
    </w:p>
    <w:p w14:paraId="694A4BFF" w14:textId="64F6C8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āḍe </w:t>
      </w:r>
      <w:r w:rsidRPr="00790008">
        <w:rPr>
          <w:rStyle w:val="BookTitle"/>
          <w:rFonts w:asciiTheme="minorHAnsi" w:hAnsiTheme="minorHAnsi" w:cstheme="minorHAnsi"/>
          <w:b w:val="0"/>
          <w:bCs w:val="0"/>
          <w:color w:val="000000"/>
          <w:sz w:val="28"/>
          <w:szCs w:val="28"/>
        </w:rPr>
        <w:t xml:space="preserve">(derived from the word </w:t>
      </w:r>
      <w:r w:rsidRPr="00790008">
        <w:rPr>
          <w:rStyle w:val="BookTitle"/>
          <w:rFonts w:asciiTheme="minorHAnsi" w:hAnsiTheme="minorHAnsi" w:cstheme="minorHAnsi"/>
          <w:b w:val="0"/>
          <w:bCs w:val="0"/>
          <w:i/>
          <w:iCs/>
          <w:color w:val="000000"/>
          <w:sz w:val="28"/>
          <w:szCs w:val="28"/>
        </w:rPr>
        <w:t>āḍa</w:t>
      </w:r>
      <w:r w:rsidRPr="00790008">
        <w:rPr>
          <w:rStyle w:val="BookTitle"/>
          <w:rFonts w:asciiTheme="minorHAnsi" w:hAnsiTheme="minorHAnsi" w:cstheme="minorHAnsi"/>
          <w:b w:val="0"/>
          <w:bCs w:val="0"/>
          <w:color w:val="000000"/>
          <w:sz w:val="28"/>
          <w:szCs w:val="28"/>
        </w:rPr>
        <w:t xml:space="preserve">, which is an abbreviated form of </w:t>
      </w:r>
      <w:r w:rsidRPr="00790008">
        <w:rPr>
          <w:rStyle w:val="BookTitle"/>
          <w:rFonts w:asciiTheme="minorHAnsi" w:hAnsiTheme="minorHAnsi" w:cstheme="minorHAnsi"/>
          <w:b w:val="0"/>
          <w:bCs w:val="0"/>
          <w:i/>
          <w:iCs/>
          <w:color w:val="000000"/>
          <w:sz w:val="28"/>
          <w:szCs w:val="28"/>
        </w:rPr>
        <w:t>āḍāla</w:t>
      </w:r>
      <w:r w:rsidRPr="00790008">
        <w:rPr>
          <w:rStyle w:val="BookTitle"/>
          <w:rFonts w:asciiTheme="minorHAnsi" w:hAnsiTheme="minorHAnsi" w:cstheme="minorHAnsi"/>
          <w:b w:val="0"/>
          <w:bCs w:val="0"/>
          <w:color w:val="000000"/>
          <w:sz w:val="28"/>
          <w:szCs w:val="28"/>
        </w:rPr>
        <w:t xml:space="preserve">, which is a corruption of the Sanskrit word </w:t>
      </w:r>
      <w:r w:rsidRPr="00790008">
        <w:rPr>
          <w:rStyle w:val="BookTitle"/>
          <w:rFonts w:asciiTheme="minorHAnsi" w:hAnsiTheme="minorHAnsi" w:cstheme="minorHAnsi"/>
          <w:b w:val="0"/>
          <w:bCs w:val="0"/>
          <w:i/>
          <w:iCs/>
          <w:color w:val="000000"/>
          <w:sz w:val="28"/>
          <w:szCs w:val="28"/>
        </w:rPr>
        <w:t>antarāla</w:t>
      </w:r>
      <w:r w:rsidRPr="00790008">
        <w:rPr>
          <w:rStyle w:val="BookTitle"/>
          <w:rFonts w:asciiTheme="minorHAnsi" w:hAnsiTheme="minorHAnsi" w:cstheme="minorHAnsi"/>
          <w:b w:val="0"/>
          <w:bCs w:val="0"/>
          <w:color w:val="000000"/>
          <w:sz w:val="28"/>
          <w:szCs w:val="28"/>
        </w:rPr>
        <w:t xml:space="preserve">) means “behind,” “to one side,” “from a distance, or remaining in the distance,” “secretly,” “unexpectedly,” therefore, “taking the opportunity or advantage, or with great enthusiasm,” “with a long hand,” or “forcefully.” Or if this word is understood as being derived from the Sanskrit word </w:t>
      </w:r>
      <w:r w:rsidRPr="00790008">
        <w:rPr>
          <w:rStyle w:val="BookTitle"/>
          <w:rFonts w:asciiTheme="minorHAnsi" w:hAnsiTheme="minorHAnsi" w:cstheme="minorHAnsi"/>
          <w:b w:val="0"/>
          <w:bCs w:val="0"/>
          <w:i/>
          <w:iCs/>
          <w:color w:val="000000"/>
          <w:sz w:val="28"/>
          <w:szCs w:val="28"/>
        </w:rPr>
        <w:t>āḍi</w:t>
      </w:r>
      <w:r w:rsidRPr="00790008">
        <w:rPr>
          <w:rStyle w:val="BookTitle"/>
          <w:rFonts w:asciiTheme="minorHAnsi" w:hAnsiTheme="minorHAnsi" w:cstheme="minorHAnsi"/>
          <w:b w:val="0"/>
          <w:bCs w:val="0"/>
          <w:color w:val="000000"/>
          <w:sz w:val="28"/>
          <w:szCs w:val="28"/>
        </w:rPr>
        <w:t>, then it will mean “grudge,” “argument,” “quarrel,” “fight,” “overcome by anger,” “firmly resolved,” “gambling,” or “overcome with obstinacy.”</w:t>
      </w:r>
    </w:p>
    <w:p w14:paraId="62526E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bāoyāsa </w:t>
      </w:r>
      <w:r w:rsidRPr="00790008">
        <w:rPr>
          <w:rStyle w:val="BookTitle"/>
          <w:rFonts w:asciiTheme="minorHAnsi" w:hAnsiTheme="minorHAnsi" w:cstheme="minorHAnsi"/>
          <w:b w:val="0"/>
          <w:bCs w:val="0"/>
          <w:color w:val="000000"/>
          <w:sz w:val="28"/>
          <w:szCs w:val="28"/>
        </w:rPr>
        <w:t>(a local word) refers to a dry gourd without seeds and pulp.</w:t>
      </w:r>
    </w:p>
    <w:p w14:paraId="0F7716AE" w14:textId="343C24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15.28</w:t>
      </w:r>
    </w:p>
    <w:p w14:paraId="66ADBF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99BB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cāpalya karena sabā’ sane</w:t>
      </w:r>
      <w:r w:rsidRPr="00790008">
        <w:rPr>
          <w:rStyle w:val="BookTitle"/>
          <w:rFonts w:asciiTheme="minorHAnsi" w:hAnsiTheme="minorHAnsi" w:cstheme="minorHAnsi"/>
          <w:b w:val="0"/>
          <w:bCs w:val="0"/>
          <w:color w:val="000000"/>
          <w:sz w:val="28"/>
          <w:szCs w:val="28"/>
        </w:rPr>
        <w:br/>
        <w:t>sabe strī-mātra nā dekhena dṛṣṭi-koṇe</w:t>
      </w:r>
    </w:p>
    <w:p w14:paraId="19CE07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created mischief for everyone, but He did not even look at women from the corner of His eyes.</w:t>
      </w:r>
    </w:p>
    <w:p w14:paraId="3DF4CBDC" w14:textId="43EA97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Lord often engaged in mischievous childish activities, He never encouraged any misbehavior in connection with women. What to speak of enjoying women, if a living entity even considers that women are meant to be enjoyed, his moral and spiritual life are ruined—this was demonstrated by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and teacher of all, by remaining aloof from all kinds of association with women.</w:t>
      </w:r>
    </w:p>
    <w:p w14:paraId="733D8704" w14:textId="0D2D0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15.29</w:t>
      </w:r>
    </w:p>
    <w:p w14:paraId="1A71AB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79150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 hena nāma prabhu ei avatāre</w:t>
      </w:r>
      <w:r w:rsidRPr="00790008">
        <w:rPr>
          <w:rStyle w:val="BookTitle"/>
          <w:rFonts w:asciiTheme="minorHAnsi" w:hAnsiTheme="minorHAnsi" w:cstheme="minorHAnsi"/>
          <w:b w:val="0"/>
          <w:bCs w:val="0"/>
          <w:color w:val="000000"/>
          <w:sz w:val="28"/>
          <w:szCs w:val="28"/>
        </w:rPr>
        <w:br/>
        <w:t>śravaṇo nā karilā,—vidita saṁsāre</w:t>
      </w:r>
    </w:p>
    <w:p w14:paraId="4839E5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well-known throughout the world that the Lord in this incarnation did not even hear the word “woman.”</w:t>
      </w:r>
    </w:p>
    <w:p w14:paraId="0B3CE715" w14:textId="0FFF17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pastimes as a devotee of Hari, Gaurasundara never discussed any topic about mundane women. After totally condemning the association of women and the association of persons who associate with women,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Vedic desire tree and the king of all scriptures, has established such association as unfavorable to nonduplicitous service to the Lord. (One should refer to the elaborate purport on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1.29) Wherever the enjoying mentality of the living entities is engaged in enjoying women, it is to </w:t>
      </w:r>
      <w:r w:rsidRPr="00790008">
        <w:rPr>
          <w:rStyle w:val="BookTitle"/>
          <w:rFonts w:asciiTheme="minorHAnsi" w:hAnsiTheme="minorHAnsi" w:cstheme="minorHAnsi"/>
          <w:b w:val="0"/>
          <w:bCs w:val="0"/>
          <w:color w:val="000000"/>
          <w:sz w:val="28"/>
          <w:szCs w:val="28"/>
        </w:rPr>
        <w:lastRenderedPageBreak/>
        <w:t xml:space="preserve">be understood that there is a lack of service attitude towards Kṛṣṇa, the husband of all women. If anyone came before Gaurasundara to discuss or bring up worldly topics about women, He would immediately and specifically forbid them. On the pretext of studying mundane literature that is contrary to the service of Kṛṣṇa and with the desire to drink the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of dry literature that is devoid of the </w:t>
      </w:r>
      <w:r w:rsidRPr="00790008">
        <w:rPr>
          <w:rStyle w:val="BookTitle"/>
          <w:rFonts w:asciiTheme="minorHAnsi" w:hAnsiTheme="minorHAnsi" w:cstheme="minorHAnsi"/>
          <w:b w:val="0"/>
          <w:bCs w:val="0"/>
          <w:i/>
          <w:iCs/>
          <w:color w:val="000000"/>
          <w:sz w:val="28"/>
          <w:szCs w:val="28"/>
        </w:rPr>
        <w:t xml:space="preserve">rasa </w:t>
      </w:r>
      <w:r w:rsidRPr="00790008">
        <w:rPr>
          <w:rStyle w:val="BookTitle"/>
          <w:rFonts w:asciiTheme="minorHAnsi" w:hAnsiTheme="minorHAnsi" w:cstheme="minorHAnsi"/>
          <w:b w:val="0"/>
          <w:bCs w:val="0"/>
          <w:color w:val="000000"/>
          <w:sz w:val="28"/>
          <w:szCs w:val="28"/>
        </w:rPr>
        <w:t xml:space="preserve">of devotional service to Kṛṣṇa, the hearts of living entities that are accustomed to drink worldly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become maddened for material sense enjoyment in such a way that the Supreme Lord Gaurasundara, who is the bestower of the mellows of devotional service to Kṛṣṇa, along with the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of His pure devotee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never support such deviation. Those who have properly discussed the topics of Śrī Caitanyadeva know very well that He never supported indulgence in any worldly topics about women.</w:t>
      </w:r>
    </w:p>
    <w:p w14:paraId="3A79D44A" w14:textId="270117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15.30-32</w:t>
      </w:r>
    </w:p>
    <w:p w14:paraId="6ED1F5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30-32</w:t>
      </w:r>
    </w:p>
    <w:p w14:paraId="07C5CD7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yata mahā-mahima sakale</w:t>
      </w:r>
      <w:r w:rsidRPr="00790008">
        <w:rPr>
          <w:rStyle w:val="BookTitle"/>
          <w:rFonts w:asciiTheme="minorHAnsi" w:hAnsiTheme="minorHAnsi" w:cstheme="minorHAnsi"/>
          <w:b w:val="0"/>
          <w:bCs w:val="0"/>
          <w:color w:val="000000"/>
          <w:sz w:val="28"/>
          <w:szCs w:val="28"/>
        </w:rPr>
        <w:br/>
        <w:t>’gaurāṅga-nāgara’ hena stava nāhi bale</w:t>
      </w:r>
    </w:p>
    <w:p w14:paraId="4A67D4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sakala stava sambhave tāhāne</w:t>
      </w:r>
      <w:r w:rsidRPr="00790008">
        <w:rPr>
          <w:rStyle w:val="BookTitle"/>
          <w:rFonts w:asciiTheme="minorHAnsi" w:hAnsiTheme="minorHAnsi" w:cstheme="minorHAnsi"/>
          <w:b w:val="0"/>
          <w:bCs w:val="0"/>
          <w:color w:val="000000"/>
          <w:sz w:val="28"/>
          <w:szCs w:val="28"/>
        </w:rPr>
        <w:br/>
        <w:t>tathāpiha svabhāva se gāya budha-jane</w:t>
      </w:r>
    </w:p>
    <w:p w14:paraId="49BBDD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śrī-mukunda-sañjaya-mandire</w:t>
      </w:r>
      <w:r w:rsidRPr="00790008">
        <w:rPr>
          <w:rStyle w:val="BookTitle"/>
          <w:rFonts w:asciiTheme="minorHAnsi" w:hAnsiTheme="minorHAnsi" w:cstheme="minorHAnsi"/>
          <w:b w:val="0"/>
          <w:bCs w:val="0"/>
          <w:color w:val="000000"/>
          <w:sz w:val="28"/>
          <w:szCs w:val="28"/>
        </w:rPr>
        <w:br/>
        <w:t>vidyā-rase śrī-vaikuṇṭha-nāyaka vihare</w:t>
      </w:r>
    </w:p>
    <w:p w14:paraId="5B5E97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great personalities do not offer prayers addressing Lord Gaurāṅga as “Gaurāṅga Nāgara,” the enjoyer of damsels. Although all kinds of prayers may be offered to the Supreme Lord, intelligent persons glorify only those characteristics that a particular incarnation manifests. In this way the Lord of Vaikuṇṭha enjoyed His scholastic pastimes in the house of Mukunda Sañjaya.</w:t>
      </w:r>
    </w:p>
    <w:p w14:paraId="3B4108A5" w14:textId="7021CA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is why the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who are eternally perfect associates of the Lord and always engaged in glorifying the Lord as well as their nonduplicitous followers who sing and recite the glories of the Lord never in any way illicitly addressed, address, or will address Śrī Gaurāṅga Mahāprabhu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xml:space="preserve">, the enjoyer of conjugal pastimes. Śrī Gaurasundara is Himself Śrī Vrajendra-nandana, the only enjoyer of all women in both the material and spiritual kingdoms, yet there is no basis for glorifying Kṛṣṇa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xml:space="preserve"> in His Gaura pastimes, as such actions are extremely contrary to the proper conclusions of serving Gaura-Kṛṣṇa. Vrajendra-nandana Kṛṣṇa, who is Gopī-jana-vallabha, is the personification of conjugal affairs. The Gaura pastimes of Kṛṣṇa are by nature in the mood of </w:t>
      </w:r>
      <w:r w:rsidRPr="00790008">
        <w:rPr>
          <w:rStyle w:val="BookTitle"/>
          <w:rFonts w:asciiTheme="minorHAnsi" w:hAnsiTheme="minorHAnsi" w:cstheme="minorHAnsi"/>
          <w:b w:val="0"/>
          <w:bCs w:val="0"/>
          <w:i/>
          <w:iCs/>
          <w:color w:val="000000"/>
          <w:sz w:val="28"/>
          <w:szCs w:val="28"/>
        </w:rPr>
        <w:t>vipralamba</w:t>
      </w:r>
      <w:r w:rsidRPr="00790008">
        <w:rPr>
          <w:rStyle w:val="BookTitle"/>
          <w:rFonts w:asciiTheme="minorHAnsi" w:hAnsiTheme="minorHAnsi" w:cstheme="minorHAnsi"/>
          <w:b w:val="0"/>
          <w:bCs w:val="0"/>
          <w:color w:val="000000"/>
          <w:sz w:val="28"/>
          <w:szCs w:val="28"/>
        </w:rPr>
        <w:t xml:space="preserve">, or separation. Therefore no intelligent nonduplicitous </w:t>
      </w:r>
      <w:r w:rsidRPr="00790008">
        <w:rPr>
          <w:rStyle w:val="BookTitle"/>
          <w:rFonts w:asciiTheme="minorHAnsi" w:hAnsiTheme="minorHAnsi" w:cstheme="minorHAnsi"/>
          <w:b w:val="0"/>
          <w:bCs w:val="0"/>
          <w:color w:val="000000"/>
          <w:sz w:val="28"/>
          <w:szCs w:val="28"/>
        </w:rPr>
        <w:lastRenderedPageBreak/>
        <w:t xml:space="preserve">devotee of Gaura will try to disturb the Lord’s mood as Nārāyaṇa, the Lord of Vaikuṇṭha, who in His beginning pastimes as a scholar is the worshipable Lord of all His students, who are under the shelter of regulative devotional service, or disturb His mood of </w:t>
      </w:r>
      <w:r w:rsidRPr="00790008">
        <w:rPr>
          <w:rStyle w:val="BookTitle"/>
          <w:rFonts w:asciiTheme="minorHAnsi" w:hAnsiTheme="minorHAnsi" w:cstheme="minorHAnsi"/>
          <w:b w:val="0"/>
          <w:bCs w:val="0"/>
          <w:i/>
          <w:iCs/>
          <w:color w:val="000000"/>
          <w:sz w:val="28"/>
          <w:szCs w:val="28"/>
        </w:rPr>
        <w:t>mahābhāva</w:t>
      </w:r>
      <w:r w:rsidRPr="00790008">
        <w:rPr>
          <w:rStyle w:val="BookTitle"/>
          <w:rFonts w:asciiTheme="minorHAnsi" w:hAnsiTheme="minorHAnsi" w:cstheme="minorHAnsi"/>
          <w:b w:val="0"/>
          <w:bCs w:val="0"/>
          <w:color w:val="000000"/>
          <w:sz w:val="28"/>
          <w:szCs w:val="28"/>
        </w:rPr>
        <w:t xml:space="preserve">, which consists of His desire to please Kṛṣṇa and which manifested in the mood of separation after His pastime of taking initiation, as described in His middle and final pastimes. In other words, they do not designate Him as the imaginary hero of conjugal mellows. The foolish unfortunate </w:t>
      </w:r>
      <w:r w:rsidRPr="00790008">
        <w:rPr>
          <w:rStyle w:val="BookTitle"/>
          <w:rFonts w:asciiTheme="minorHAnsi" w:hAnsiTheme="minorHAnsi" w:cstheme="minorHAnsi"/>
          <w:b w:val="0"/>
          <w:bCs w:val="0"/>
          <w:i/>
          <w:iCs/>
          <w:color w:val="000000"/>
          <w:sz w:val="28"/>
          <w:szCs w:val="28"/>
        </w:rPr>
        <w:t xml:space="preserve">sampradāyas </w:t>
      </w:r>
      <w:r w:rsidRPr="00790008">
        <w:rPr>
          <w:rStyle w:val="BookTitle"/>
          <w:rFonts w:asciiTheme="minorHAnsi" w:hAnsiTheme="minorHAnsi" w:cstheme="minorHAnsi"/>
          <w:b w:val="0"/>
          <w:bCs w:val="0"/>
          <w:color w:val="000000"/>
          <w:sz w:val="28"/>
          <w:szCs w:val="28"/>
        </w:rPr>
        <w:t xml:space="preserve">who are fond of illicitly enjoying other’s wives and who are under the control of worldly propensities actively endeavor to designate Gaurasundara and both His male and female devotees as enjoyers and enjoyed and thus reveal their own poor fund of knowledge and evil-mindedness. Considering that the Lord engaged in hearing and chanting worldly topics in His pastimes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is extremely contrary to His nature and preaching. Rather, just as the enactment of transcendental conjugal pastimes is eternally present in the pastimes of Kṛṣṇa, the transcendental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instead of conjugal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is eternally present in the pastimes of Gaura. By the association of women, or by seeing mundane women, perverted mellows are awakened, and as a result the most relishable spiritual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which is beyond material consciousness, does not appear in the pure illuminated heart. The activities of material enjoyment, which are opposed to spiritual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capture the conditioned souls’ hearts, which are filled with ignorance. All these topics are glorified by greatly praised wise men who know the science of Kṛṣṇa. In other words, they are glorified by sober, intelligent worshipers of the Lord. If one wants to elaborately and conclusively know, discuss, or consider these subjects, which are in full agreement with the statements of sadhu, </w:t>
      </w:r>
      <w:r w:rsidRPr="00790008">
        <w:rPr>
          <w:rStyle w:val="BookTitle"/>
          <w:rFonts w:asciiTheme="minorHAnsi" w:hAnsiTheme="minorHAnsi" w:cstheme="minorHAnsi"/>
          <w:b w:val="0"/>
          <w:bCs w:val="0"/>
          <w:i/>
          <w:iCs/>
          <w:color w:val="000000"/>
          <w:sz w:val="28"/>
          <w:szCs w:val="28"/>
        </w:rPr>
        <w:t>śāstra</w:t>
      </w:r>
      <w:r w:rsidRPr="00790008">
        <w:rPr>
          <w:rStyle w:val="BookTitle"/>
          <w:rFonts w:asciiTheme="minorHAnsi" w:hAnsiTheme="minorHAnsi" w:cstheme="minorHAnsi"/>
          <w:b w:val="0"/>
          <w:bCs w:val="0"/>
          <w:color w:val="000000"/>
          <w:sz w:val="28"/>
          <w:szCs w:val="28"/>
        </w:rPr>
        <w:t xml:space="preserve">, and guru, then he should read the spiritual weekly magazine, </w:t>
      </w:r>
      <w:r w:rsidRPr="00790008">
        <w:rPr>
          <w:rStyle w:val="BookTitle"/>
          <w:rFonts w:asciiTheme="minorHAnsi" w:hAnsiTheme="minorHAnsi" w:cstheme="minorHAnsi"/>
          <w:b w:val="0"/>
          <w:bCs w:val="0"/>
          <w:i/>
          <w:iCs/>
          <w:color w:val="000000"/>
          <w:sz w:val="28"/>
          <w:szCs w:val="28"/>
        </w:rPr>
        <w:t>Gauḍīya</w:t>
      </w:r>
      <w:r w:rsidRPr="00790008">
        <w:rPr>
          <w:rStyle w:val="BookTitle"/>
          <w:rFonts w:asciiTheme="minorHAnsi" w:hAnsiTheme="minorHAnsi" w:cstheme="minorHAnsi"/>
          <w:b w:val="0"/>
          <w:bCs w:val="0"/>
          <w:color w:val="000000"/>
          <w:sz w:val="28"/>
          <w:szCs w:val="28"/>
        </w:rPr>
        <w:t>, 5</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year, Nos. 17, 18, 19, 20, 21, 23, and 24.</w:t>
      </w:r>
    </w:p>
    <w:p w14:paraId="48F564B4" w14:textId="445688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15.33</w:t>
      </w:r>
    </w:p>
    <w:p w14:paraId="09252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2CEBA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śobhe śiṣya-gaṇera maṇḍalī</w:t>
      </w:r>
      <w:r w:rsidRPr="00790008">
        <w:rPr>
          <w:rStyle w:val="BookTitle"/>
          <w:rFonts w:asciiTheme="minorHAnsi" w:hAnsiTheme="minorHAnsi" w:cstheme="minorHAnsi"/>
          <w:b w:val="0"/>
          <w:bCs w:val="0"/>
          <w:color w:val="000000"/>
          <w:sz w:val="28"/>
          <w:szCs w:val="28"/>
        </w:rPr>
        <w:br/>
        <w:t>madhye paḍāyena prabhu mahā-kutūhalī</w:t>
      </w:r>
    </w:p>
    <w:p w14:paraId="1908B755" w14:textId="473336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happily taught while sitting amidst various groups of His students.</w:t>
      </w:r>
    </w:p>
    <w:p w14:paraId="7E6DEE0C" w14:textId="0719D8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15.34</w:t>
      </w:r>
    </w:p>
    <w:p w14:paraId="5A524F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F1CA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viṣṇu-taila śire dite āche kona dāse</w:t>
      </w:r>
      <w:r w:rsidRPr="00790008">
        <w:rPr>
          <w:rStyle w:val="BookTitle"/>
          <w:rFonts w:asciiTheme="minorHAnsi" w:hAnsiTheme="minorHAnsi" w:cstheme="minorHAnsi"/>
          <w:b w:val="0"/>
          <w:bCs w:val="0"/>
          <w:color w:val="000000"/>
          <w:sz w:val="28"/>
          <w:szCs w:val="28"/>
        </w:rPr>
        <w:br/>
        <w:t>aśeṣa-prakāre vyākhyā kare nija-rase</w:t>
      </w:r>
    </w:p>
    <w:p w14:paraId="1622C2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Sometimes when the need arose, the Lord had a servant massage His head with </w:t>
      </w:r>
      <w:r w:rsidRPr="00790008">
        <w:rPr>
          <w:rStyle w:val="BookTitle"/>
          <w:rFonts w:asciiTheme="minorHAnsi" w:hAnsiTheme="minorHAnsi" w:cstheme="minorHAnsi"/>
          <w:b/>
          <w:bCs/>
          <w:color w:val="800000"/>
          <w:sz w:val="28"/>
          <w:szCs w:val="28"/>
        </w:rPr>
        <w:lastRenderedPageBreak/>
        <w:t>medicated oil while He continued giving His unique explanations.</w:t>
      </w:r>
    </w:p>
    <w:p w14:paraId="7A3CA86D" w14:textId="56DA77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auspicious invocation to </w:t>
      </w:r>
      <w:r w:rsidRPr="00790008">
        <w:rPr>
          <w:rStyle w:val="BookTitle"/>
          <w:rFonts w:asciiTheme="minorHAnsi" w:hAnsiTheme="minorHAnsi" w:cstheme="minorHAnsi"/>
          <w:b w:val="0"/>
          <w:bCs w:val="0"/>
          <w:i/>
          <w:iCs/>
          <w:color w:val="000000"/>
          <w:sz w:val="28"/>
          <w:szCs w:val="28"/>
        </w:rPr>
        <w:t>Vidagdha-mādhava</w:t>
      </w:r>
      <w:r w:rsidRPr="00790008">
        <w:rPr>
          <w:rStyle w:val="BookTitle"/>
          <w:rFonts w:asciiTheme="minorHAnsi" w:hAnsiTheme="minorHAnsi" w:cstheme="minorHAnsi"/>
          <w:b w:val="0"/>
          <w:bCs w:val="0"/>
          <w:color w:val="000000"/>
          <w:sz w:val="28"/>
          <w:szCs w:val="28"/>
        </w:rPr>
        <w:t xml:space="preserve">, Śrīla Rūpa Gosvāmī has explained Mahāprabhu’s </w:t>
      </w:r>
      <w:r w:rsidRPr="00790008">
        <w:rPr>
          <w:rStyle w:val="BookTitle"/>
          <w:rFonts w:asciiTheme="minorHAnsi" w:hAnsiTheme="minorHAnsi" w:cstheme="minorHAnsi"/>
          <w:b w:val="0"/>
          <w:bCs w:val="0"/>
          <w:i/>
          <w:iCs/>
          <w:color w:val="000000"/>
          <w:sz w:val="28"/>
          <w:szCs w:val="28"/>
        </w:rPr>
        <w:t>nija-rasa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anarpita-carīṁ cirāt karuṇayāvatīrṇaḥ kalau samarpayitum unnatojjvala-rasāṁ sva-bhakti-śriyam</w:t>
      </w:r>
      <w:r w:rsidRPr="00790008">
        <w:rPr>
          <w:rStyle w:val="BookTitle"/>
          <w:rFonts w:asciiTheme="minorHAnsi" w:hAnsiTheme="minorHAnsi" w:cstheme="minorHAnsi"/>
          <w:b w:val="0"/>
          <w:bCs w:val="0"/>
          <w:color w:val="000000"/>
          <w:sz w:val="28"/>
          <w:szCs w:val="28"/>
        </w:rPr>
        <w:t xml:space="preserve">—“He has appeared in the Age of Kali by His causeless mercy to bestow what no incarnation ever offered before: the most sublime and radiant spiritual knowledge of the mellow taste of His service.” Or the phrase </w:t>
      </w:r>
      <w:r w:rsidRPr="00790008">
        <w:rPr>
          <w:rStyle w:val="BookTitle"/>
          <w:rFonts w:asciiTheme="minorHAnsi" w:hAnsiTheme="minorHAnsi" w:cstheme="minorHAnsi"/>
          <w:b w:val="0"/>
          <w:bCs w:val="0"/>
          <w:i/>
          <w:iCs/>
          <w:color w:val="000000"/>
          <w:sz w:val="28"/>
          <w:szCs w:val="28"/>
        </w:rPr>
        <w:t>nija-rase</w:t>
      </w:r>
      <w:r w:rsidRPr="00790008">
        <w:rPr>
          <w:rStyle w:val="BookTitle"/>
          <w:rFonts w:asciiTheme="minorHAnsi" w:hAnsiTheme="minorHAnsi" w:cstheme="minorHAnsi"/>
          <w:b w:val="0"/>
          <w:bCs w:val="0"/>
          <w:color w:val="000000"/>
          <w:sz w:val="28"/>
          <w:szCs w:val="28"/>
        </w:rPr>
        <w:t xml:space="preserve"> may also mean “according to His own confidential mood” or “in His own pleasure or sport.” Another reading for </w:t>
      </w:r>
      <w:r w:rsidRPr="00790008">
        <w:rPr>
          <w:rStyle w:val="BookTitle"/>
          <w:rFonts w:asciiTheme="minorHAnsi" w:hAnsiTheme="minorHAnsi" w:cstheme="minorHAnsi"/>
          <w:b w:val="0"/>
          <w:bCs w:val="0"/>
          <w:i/>
          <w:iCs/>
          <w:color w:val="000000"/>
          <w:sz w:val="28"/>
          <w:szCs w:val="28"/>
        </w:rPr>
        <w:t>nija-rase</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nijāveśe</w:t>
      </w:r>
      <w:r w:rsidRPr="00790008">
        <w:rPr>
          <w:rStyle w:val="BookTitle"/>
          <w:rFonts w:asciiTheme="minorHAnsi" w:hAnsiTheme="minorHAnsi" w:cstheme="minorHAnsi"/>
          <w:b w:val="0"/>
          <w:bCs w:val="0"/>
          <w:color w:val="000000"/>
          <w:sz w:val="28"/>
          <w:szCs w:val="28"/>
        </w:rPr>
        <w:t>, which means “in His own mood.”</w:t>
      </w:r>
    </w:p>
    <w:p w14:paraId="041667EB" w14:textId="127296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15.35</w:t>
      </w:r>
    </w:p>
    <w:p w14:paraId="6A9D61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3211A2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haite dui-prahara-avadhi</w:t>
      </w:r>
      <w:r w:rsidRPr="00790008">
        <w:rPr>
          <w:rStyle w:val="BookTitle"/>
          <w:rFonts w:asciiTheme="minorHAnsi" w:hAnsiTheme="minorHAnsi" w:cstheme="minorHAnsi"/>
          <w:b w:val="0"/>
          <w:bCs w:val="0"/>
          <w:color w:val="000000"/>
          <w:sz w:val="28"/>
          <w:szCs w:val="28"/>
        </w:rPr>
        <w:br/>
        <w:t>paḍāiyā gaṅgā-snāne cale guṇa-nidhi</w:t>
      </w:r>
    </w:p>
    <w:p w14:paraId="53DE9148" w14:textId="1A8316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reservoir of transcendental qualities, would teach from early morning till noon. Then He would go for bath in the Ganges.</w:t>
      </w:r>
    </w:p>
    <w:p w14:paraId="1C784EE6" w14:textId="2C1C82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15.36</w:t>
      </w:r>
    </w:p>
    <w:p w14:paraId="4E779B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09E79C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niśār o arddheka ei-mata prati-dine</w:t>
      </w:r>
      <w:r w:rsidRPr="00790008">
        <w:rPr>
          <w:rStyle w:val="BookTitle"/>
          <w:rFonts w:asciiTheme="minorHAnsi" w:hAnsiTheme="minorHAnsi" w:cstheme="minorHAnsi"/>
          <w:b w:val="0"/>
          <w:bCs w:val="0"/>
          <w:color w:val="000000"/>
          <w:sz w:val="28"/>
          <w:szCs w:val="28"/>
        </w:rPr>
        <w:br/>
        <w:t>paḍāyena cintayena sabāre āpane</w:t>
      </w:r>
    </w:p>
    <w:p w14:paraId="14ED798D" w14:textId="699811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regularly taught and studied up to midnight.</w:t>
      </w:r>
    </w:p>
    <w:p w14:paraId="755CE3B2" w14:textId="041A22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15.37</w:t>
      </w:r>
    </w:p>
    <w:p w14:paraId="07981C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184C240" w14:textId="2B3A88F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44" w:author="your servant" w:date="2020-08-30T15:16:00Z">
        <w:r w:rsidR="00B51BD8">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prabhu-sthāne varṣeka paḍiyā</w:t>
      </w:r>
      <w:r w:rsidRPr="00790008">
        <w:rPr>
          <w:rStyle w:val="BookTitle"/>
          <w:rFonts w:asciiTheme="minorHAnsi" w:hAnsiTheme="minorHAnsi" w:cstheme="minorHAnsi"/>
          <w:b w:val="0"/>
          <w:bCs w:val="0"/>
          <w:color w:val="000000"/>
          <w:sz w:val="28"/>
          <w:szCs w:val="28"/>
        </w:rPr>
        <w:br/>
        <w:t>paṇḍita hayena sabe siddhānta jāniyā</w:t>
      </w:r>
    </w:p>
    <w:p w14:paraId="1BB086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whoever studied under the Lord for one year would become a learned scholar who understood the conclusions of the scriptures.</w:t>
      </w:r>
    </w:p>
    <w:p w14:paraId="4F8477B1" w14:textId="4E9A97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Mahāprabhu Gaurasundara alone is the crest-jewel of instructors on the </w:t>
      </w:r>
      <w:r w:rsidRPr="00790008">
        <w:rPr>
          <w:rStyle w:val="BookTitle"/>
          <w:rFonts w:asciiTheme="minorHAnsi" w:hAnsiTheme="minorHAnsi" w:cstheme="minorHAnsi"/>
          <w:b w:val="0"/>
          <w:bCs w:val="0"/>
          <w:i/>
          <w:iCs/>
          <w:color w:val="000000"/>
          <w:sz w:val="28"/>
          <w:szCs w:val="28"/>
        </w:rPr>
        <w:t>sat-siddhānta</w:t>
      </w:r>
      <w:r w:rsidRPr="00790008">
        <w:rPr>
          <w:rStyle w:val="BookTitle"/>
          <w:rFonts w:asciiTheme="minorHAnsi" w:hAnsiTheme="minorHAnsi" w:cstheme="minorHAnsi"/>
          <w:b w:val="0"/>
          <w:bCs w:val="0"/>
          <w:color w:val="000000"/>
          <w:sz w:val="28"/>
          <w:szCs w:val="28"/>
        </w:rPr>
        <w:t xml:space="preserve">, or ultimate conclusions. He has sanctioned all proper conclusions regarding the basis of devotional service to the Lord. Moreover, He has made these topmost conclusions easily accessible to everyone, including the sinful. Corresponding with His threefold introduction to proper conclusions, Śrī Sanātana Gosvāmī has become </w:t>
      </w:r>
      <w:r w:rsidRPr="00790008">
        <w:rPr>
          <w:rStyle w:val="BookTitle"/>
          <w:rFonts w:asciiTheme="minorHAnsi" w:hAnsiTheme="minorHAnsi" w:cstheme="minorHAnsi"/>
          <w:b w:val="0"/>
          <w:bCs w:val="0"/>
          <w:i/>
          <w:iCs/>
          <w:color w:val="000000"/>
          <w:sz w:val="28"/>
          <w:szCs w:val="28"/>
        </w:rPr>
        <w:t>bhakti-siddhantācārya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on the conclusions of devotional service, Śrī Rūpa Gosvāmī has become </w:t>
      </w:r>
      <w:r w:rsidRPr="00790008">
        <w:rPr>
          <w:rStyle w:val="BookTitle"/>
          <w:rFonts w:asciiTheme="minorHAnsi" w:hAnsiTheme="minorHAnsi" w:cstheme="minorHAnsi"/>
          <w:b w:val="0"/>
          <w:bCs w:val="0"/>
          <w:i/>
          <w:iCs/>
          <w:color w:val="000000"/>
          <w:sz w:val="28"/>
          <w:szCs w:val="28"/>
        </w:rPr>
        <w:t>abhidheyācārya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for the process of achieving the goal of life, and Śrī Jīva Gosvāmī’s nourishment of those conclusions have become worshipable by all Gauḍīya Vaiṣṇavas. The </w:t>
      </w:r>
      <w:r w:rsidRPr="00790008">
        <w:rPr>
          <w:rStyle w:val="BookTitle"/>
          <w:rFonts w:asciiTheme="minorHAnsi" w:hAnsiTheme="minorHAnsi" w:cstheme="minorHAnsi"/>
          <w:b w:val="0"/>
          <w:bCs w:val="0"/>
          <w:color w:val="000000"/>
          <w:sz w:val="28"/>
          <w:szCs w:val="28"/>
        </w:rPr>
        <w:lastRenderedPageBreak/>
        <w:t xml:space="preserve">confidential process of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based on all proper conclusions that was followed by Śrī Dāsa Gosvāmī, the staunch follower of Śrī Rūpa, is the devotees’ original creeper of Vṛndāvana devotion. Those who had the opportunity to hear proper conclusions from the Lord for even one year could never be distracted from the service of Adhokṣaja by material knowledge.</w:t>
      </w:r>
    </w:p>
    <w:p w14:paraId="27F09D51" w14:textId="2443F9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15.38</w:t>
      </w:r>
    </w:p>
    <w:p w14:paraId="54CFE2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AACF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vidyā-rase āchena īśvara</w:t>
      </w:r>
      <w:r w:rsidRPr="00790008">
        <w:rPr>
          <w:rStyle w:val="BookTitle"/>
          <w:rFonts w:asciiTheme="minorHAnsi" w:hAnsiTheme="minorHAnsi" w:cstheme="minorHAnsi"/>
          <w:b w:val="0"/>
          <w:bCs w:val="0"/>
          <w:color w:val="000000"/>
          <w:sz w:val="28"/>
          <w:szCs w:val="28"/>
        </w:rPr>
        <w:br/>
        <w:t>vivāhera kārya śacī cinte nirantara</w:t>
      </w:r>
    </w:p>
    <w:p w14:paraId="20E6D8CB" w14:textId="1D1CF3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thus enjoyed scholastic pastimes, Mother Śacī continually meditated on getting her son remarried.</w:t>
      </w:r>
    </w:p>
    <w:p w14:paraId="5317999E" w14:textId="17382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15.39</w:t>
      </w:r>
    </w:p>
    <w:p w14:paraId="4B6D33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3EDAF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śacī niravadhi mane</w:t>
      </w:r>
      <w:r w:rsidRPr="00790008">
        <w:rPr>
          <w:rStyle w:val="BookTitle"/>
          <w:rFonts w:asciiTheme="minorHAnsi" w:hAnsiTheme="minorHAnsi" w:cstheme="minorHAnsi"/>
          <w:b w:val="0"/>
          <w:bCs w:val="0"/>
          <w:color w:val="000000"/>
          <w:sz w:val="28"/>
          <w:szCs w:val="28"/>
        </w:rPr>
        <w:br/>
        <w:t>putrera sadṛśa kanyā cāhe anukṣaṇe</w:t>
      </w:r>
    </w:p>
    <w:p w14:paraId="24299F0B" w14:textId="583D330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constantly searched throughout Navadvīpa for a suitable bride for her son.</w:t>
      </w:r>
    </w:p>
    <w:p w14:paraId="6BC72DC7" w14:textId="2F272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15.40</w:t>
      </w:r>
    </w:p>
    <w:p w14:paraId="533421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E7FC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mahā-bhāgyavān</w:t>
      </w:r>
      <w:r w:rsidRPr="00790008">
        <w:rPr>
          <w:rStyle w:val="BookTitle"/>
          <w:rFonts w:asciiTheme="minorHAnsi" w:hAnsiTheme="minorHAnsi" w:cstheme="minorHAnsi"/>
          <w:b w:val="0"/>
          <w:bCs w:val="0"/>
          <w:color w:val="000000"/>
          <w:sz w:val="28"/>
          <w:szCs w:val="28"/>
        </w:rPr>
        <w:br/>
        <w:t>dayāśīla-svabhāva—śrī-sanātana nāma</w:t>
      </w:r>
    </w:p>
    <w:p w14:paraId="475FFC9D" w14:textId="7067F0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resided one most fortunate and compassionate devotee named Śrī Sanātana Miśra.</w:t>
      </w:r>
    </w:p>
    <w:p w14:paraId="486ADC9D" w14:textId="5B913C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15.41-43</w:t>
      </w:r>
    </w:p>
    <w:p w14:paraId="469E5B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41-43</w:t>
      </w:r>
    </w:p>
    <w:p w14:paraId="441A267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akaitava, udāra, parama-viṣṇu-bhakta</w:t>
      </w:r>
      <w:r w:rsidRPr="00790008">
        <w:rPr>
          <w:rStyle w:val="BookTitle"/>
          <w:rFonts w:asciiTheme="minorHAnsi" w:hAnsiTheme="minorHAnsi" w:cstheme="minorHAnsi"/>
          <w:b w:val="0"/>
          <w:bCs w:val="0"/>
          <w:color w:val="000000"/>
          <w:sz w:val="28"/>
          <w:szCs w:val="28"/>
        </w:rPr>
        <w:br/>
        <w:t>atithi-sevana, para-upakāre rata</w:t>
      </w:r>
    </w:p>
    <w:p w14:paraId="3A42DFF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satyavādī, jitendriya, mahā-vaṁśa-jāta</w:t>
      </w:r>
      <w:r w:rsidRPr="00790008">
        <w:rPr>
          <w:rStyle w:val="BookTitle"/>
          <w:rFonts w:asciiTheme="minorHAnsi" w:hAnsiTheme="minorHAnsi" w:cstheme="minorHAnsi"/>
          <w:b w:val="0"/>
          <w:bCs w:val="0"/>
          <w:color w:val="000000"/>
          <w:sz w:val="28"/>
          <w:szCs w:val="28"/>
        </w:rPr>
        <w:br/>
        <w:t>padavī ’rāja-paṇḍita’, sarvatra vikhyāta</w:t>
      </w:r>
    </w:p>
    <w:p w14:paraId="674CBE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o parama-sampanna eka jana</w:t>
      </w:r>
      <w:r w:rsidRPr="00790008">
        <w:rPr>
          <w:rStyle w:val="BookTitle"/>
          <w:rFonts w:asciiTheme="minorHAnsi" w:hAnsiTheme="minorHAnsi" w:cstheme="minorHAnsi"/>
          <w:b w:val="0"/>
          <w:bCs w:val="0"/>
          <w:color w:val="000000"/>
          <w:sz w:val="28"/>
          <w:szCs w:val="28"/>
        </w:rPr>
        <w:br/>
        <w:t>anāyāse anekere karena poṣaṇa</w:t>
      </w:r>
    </w:p>
    <w:p w14:paraId="032E7B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was simple-hearted, magnanimous, expert in entertaining guests, and always engaged in welfare activities. Moreover, he was truthful, he controlled his senses, he had a good birth, and he was famous as the Rāja Paṇḍita. </w:t>
      </w:r>
      <w:r w:rsidRPr="00790008">
        <w:rPr>
          <w:rStyle w:val="BookTitle"/>
          <w:rFonts w:asciiTheme="minorHAnsi" w:hAnsiTheme="minorHAnsi" w:cstheme="minorHAnsi"/>
          <w:b/>
          <w:bCs/>
          <w:color w:val="800000"/>
          <w:sz w:val="28"/>
          <w:szCs w:val="28"/>
        </w:rPr>
        <w:lastRenderedPageBreak/>
        <w:t>Sanātana Miśra hailed from a well-to-do family, so he easily maintained many other people.</w:t>
      </w:r>
    </w:p>
    <w:p w14:paraId="0447F32D" w14:textId="5E33C5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akaitava</w:t>
      </w:r>
      <w:r w:rsidRPr="00790008">
        <w:rPr>
          <w:rStyle w:val="BookTitle"/>
          <w:rFonts w:asciiTheme="minorHAnsi" w:hAnsiTheme="minorHAnsi" w:cstheme="minorHAnsi"/>
          <w:b w:val="0"/>
          <w:bCs w:val="0"/>
          <w:color w:val="000000"/>
          <w:sz w:val="28"/>
          <w:szCs w:val="28"/>
        </w:rPr>
        <w:t xml:space="preserve"> means “straightforward,” “simplicity,” “uncruel,” or “without </w:t>
      </w:r>
      <w:r w:rsidRPr="00790008">
        <w:rPr>
          <w:rStyle w:val="BookTitle"/>
          <w:rFonts w:asciiTheme="minorHAnsi" w:hAnsiTheme="minorHAnsi" w:cstheme="minorHAnsi"/>
          <w:b w:val="0"/>
          <w:bCs w:val="0"/>
          <w:i/>
          <w:iCs/>
          <w:color w:val="000000"/>
          <w:sz w:val="28"/>
          <w:szCs w:val="28"/>
        </w:rPr>
        <w:t>kaitava</w:t>
      </w:r>
      <w:r w:rsidRPr="00790008">
        <w:rPr>
          <w:rStyle w:val="BookTitle"/>
          <w:rFonts w:asciiTheme="minorHAnsi" w:hAnsiTheme="minorHAnsi" w:cstheme="minorHAnsi"/>
          <w:b w:val="0"/>
          <w:bCs w:val="0"/>
          <w:color w:val="000000"/>
          <w:sz w:val="28"/>
          <w:szCs w:val="28"/>
        </w:rPr>
        <w:t xml:space="preserve"> (duplicity, crookedness, or cunning).”</w:t>
      </w:r>
    </w:p>
    <w:p w14:paraId="5748AB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udāra</w:t>
      </w:r>
      <w:r w:rsidRPr="00790008">
        <w:rPr>
          <w:rStyle w:val="BookTitle"/>
          <w:rFonts w:asciiTheme="minorHAnsi" w:hAnsiTheme="minorHAnsi" w:cstheme="minorHAnsi"/>
          <w:b w:val="0"/>
          <w:bCs w:val="0"/>
          <w:color w:val="000000"/>
          <w:sz w:val="28"/>
          <w:szCs w:val="28"/>
        </w:rPr>
        <w:t xml:space="preserve"> means “charitable,” “great,” “advanced,” “peaceful,” “compassionate,” “sincere,” “steady,” or “grave.”</w:t>
      </w:r>
    </w:p>
    <w:p w14:paraId="19D660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kind-hearted Sanātana Miśra was decorated with many transcendental qualities. He did not know of duplicity, rather he was a great Vaiṣṇava. He was expert in serving guests, dedicated to helping others, attached to speaking the truth, dedicated to controlling the senses, and born in a highly aristocratic family. He was famous throughout Navadvīpa as the Rāja Paṇḍita. Even in the ordinary worldly or social field he was a greatly wealthy prosperous person. Therefore he could easily nourish and maintain many people. At present some duplicitous sinful persons say that they do not care for truthful, simple, magnanimous, and logical persons like Sanātana Miśra. In other words, they are not afraid of speaking lies, cheating, hoarding, and committing injustice. Therefore they can never become prominent in this ordinary world. Sanātana Miśra, however, was not only situated in the topmost social position but he was also decorated with many transcendental qualities.</w:t>
      </w:r>
    </w:p>
    <w:p w14:paraId="503255A9" w14:textId="7B36C0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15.44</w:t>
      </w:r>
    </w:p>
    <w:p w14:paraId="360D0A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91BA7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kanyā āchena parama-sucaritā</w:t>
      </w:r>
      <w:r w:rsidRPr="00790008">
        <w:rPr>
          <w:rStyle w:val="BookTitle"/>
          <w:rFonts w:asciiTheme="minorHAnsi" w:hAnsiTheme="minorHAnsi" w:cstheme="minorHAnsi"/>
          <w:b w:val="0"/>
          <w:bCs w:val="0"/>
          <w:color w:val="000000"/>
          <w:sz w:val="28"/>
          <w:szCs w:val="28"/>
        </w:rPr>
        <w:br/>
        <w:t>mūrtimatī lakṣmī-prāya sei jagan-mātā</w:t>
      </w:r>
    </w:p>
    <w:p w14:paraId="7ACD686D" w14:textId="0635C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Miśra’s daughter had all auspicious characteristics. She was like the personification of Lakṣmī, the mother of the universe.</w:t>
      </w:r>
    </w:p>
    <w:p w14:paraId="352C29DD" w14:textId="7AA404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15.45</w:t>
      </w:r>
    </w:p>
    <w:p w14:paraId="7A4EDE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2EDF0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śacīdevī tāṅ’re dekhilena yei-kṣaṇe</w:t>
      </w:r>
      <w:r w:rsidRPr="00790008">
        <w:rPr>
          <w:rStyle w:val="BookTitle"/>
          <w:rFonts w:asciiTheme="minorHAnsi" w:hAnsiTheme="minorHAnsi" w:cstheme="minorHAnsi"/>
          <w:b w:val="0"/>
          <w:bCs w:val="0"/>
          <w:color w:val="000000"/>
          <w:sz w:val="28"/>
          <w:szCs w:val="28"/>
        </w:rPr>
        <w:br/>
        <w:t>ei kanyā putra-yogyā,—bujhilena mane</w:t>
      </w:r>
    </w:p>
    <w:p w14:paraId="4CA35036" w14:textId="14EBA3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Mother Śacī saw her, she immediately thought that she was a suitable bride for her son.</w:t>
      </w:r>
    </w:p>
    <w:p w14:paraId="3048FF82" w14:textId="74DC93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15.46</w:t>
      </w:r>
    </w:p>
    <w:p w14:paraId="7B7EFA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48F1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dui-tina-bāra gaṅgā-snāna</w:t>
      </w:r>
      <w:r w:rsidRPr="00790008">
        <w:rPr>
          <w:rStyle w:val="BookTitle"/>
          <w:rFonts w:asciiTheme="minorHAnsi" w:hAnsiTheme="minorHAnsi" w:cstheme="minorHAnsi"/>
          <w:b w:val="0"/>
          <w:bCs w:val="0"/>
          <w:color w:val="000000"/>
          <w:sz w:val="28"/>
          <w:szCs w:val="28"/>
        </w:rPr>
        <w:br/>
        <w:t>pitṛ-mātṛ-viṣṇu-bhakti vine nāhi āna</w:t>
      </w:r>
    </w:p>
    <w:p w14:paraId="2051927F" w14:textId="3C2CFA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From her childhood, that girl took bath in the Ganges two or three times a day. She had no engagement other than serving her father, mother, and Lord Viṣṇu.</w:t>
      </w:r>
    </w:p>
    <w:p w14:paraId="746DD8A4" w14:textId="45EC6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15.47</w:t>
      </w:r>
    </w:p>
    <w:p w14:paraId="351D08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A7B07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āire dekhiyā ghāṭe prati-dine dine</w:t>
      </w:r>
      <w:r w:rsidRPr="00790008">
        <w:rPr>
          <w:rStyle w:val="BookTitle"/>
          <w:rFonts w:asciiTheme="minorHAnsi" w:hAnsiTheme="minorHAnsi" w:cstheme="minorHAnsi"/>
          <w:b w:val="0"/>
          <w:bCs w:val="0"/>
          <w:color w:val="000000"/>
          <w:sz w:val="28"/>
          <w:szCs w:val="28"/>
        </w:rPr>
        <w:br/>
        <w:t>namra hai’ namaskāra karena caraṇe</w:t>
      </w:r>
    </w:p>
    <w:p w14:paraId="262A7E9A" w14:textId="20B6A8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regularly met and offered her humble obeisances to Mother Śacī at the Ganges bathing ghāṭa.</w:t>
      </w:r>
    </w:p>
    <w:p w14:paraId="47479597" w14:textId="0F15C6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15.48</w:t>
      </w:r>
    </w:p>
    <w:p w14:paraId="20428B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6BA55A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o karena mahāprīte āśirvāda</w:t>
      </w:r>
      <w:r w:rsidRPr="00790008">
        <w:rPr>
          <w:rStyle w:val="BookTitle"/>
          <w:rFonts w:asciiTheme="minorHAnsi" w:hAnsiTheme="minorHAnsi" w:cstheme="minorHAnsi"/>
          <w:b w:val="0"/>
          <w:bCs w:val="0"/>
          <w:color w:val="000000"/>
          <w:sz w:val="28"/>
          <w:szCs w:val="28"/>
        </w:rPr>
        <w:br/>
        <w:t>“yogya-pati kṛṣṇa tomāra karuna prasāda”</w:t>
      </w:r>
    </w:p>
    <w:p w14:paraId="71A0EB16" w14:textId="7CD3FD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happily blessed her, “May Kṛṣṇa bless you with a suitable husband.”</w:t>
      </w:r>
    </w:p>
    <w:p w14:paraId="4567AECB" w14:textId="25A40D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15.49</w:t>
      </w:r>
    </w:p>
    <w:p w14:paraId="35A968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7954C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gaṅgā-snāne āi mane karena kāmanā</w:t>
      </w:r>
      <w:r w:rsidRPr="00790008">
        <w:rPr>
          <w:rStyle w:val="BookTitle"/>
          <w:rFonts w:asciiTheme="minorHAnsi" w:hAnsiTheme="minorHAnsi" w:cstheme="minorHAnsi"/>
          <w:b w:val="0"/>
          <w:bCs w:val="0"/>
          <w:color w:val="000000"/>
          <w:sz w:val="28"/>
          <w:szCs w:val="28"/>
        </w:rPr>
        <w:br/>
        <w:t>“e kanyā āmāra putre hauka ghaṭanā”</w:t>
      </w:r>
    </w:p>
    <w:p w14:paraId="16D544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as Mother Śacī took her bath, she thought, “May this girl be married with my son.”</w:t>
      </w:r>
    </w:p>
    <w:p w14:paraId="534FAA86" w14:textId="29395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ghaṭanā </w:t>
      </w:r>
      <w:r w:rsidRPr="00790008">
        <w:rPr>
          <w:rStyle w:val="BookTitle"/>
          <w:rFonts w:asciiTheme="minorHAnsi" w:hAnsiTheme="minorHAnsi" w:cstheme="minorHAnsi"/>
          <w:b w:val="0"/>
          <w:bCs w:val="0"/>
          <w:color w:val="000000"/>
          <w:sz w:val="28"/>
          <w:szCs w:val="28"/>
        </w:rPr>
        <w:t>means “arrangement for marriage,” or in other words, “organization” “assembly,” or “combination.”</w:t>
      </w:r>
    </w:p>
    <w:p w14:paraId="324DB2D8" w14:textId="1200B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15.50</w:t>
      </w:r>
    </w:p>
    <w:p w14:paraId="69D2CB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3E203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rāja-paṇḍitera icchā sarva-goṣṭhī-sane</w:t>
      </w:r>
      <w:r w:rsidRPr="00790008">
        <w:rPr>
          <w:rStyle w:val="BookTitle"/>
          <w:rFonts w:asciiTheme="minorHAnsi" w:hAnsiTheme="minorHAnsi" w:cstheme="minorHAnsi"/>
          <w:b w:val="0"/>
          <w:bCs w:val="0"/>
          <w:color w:val="000000"/>
          <w:sz w:val="28"/>
          <w:szCs w:val="28"/>
        </w:rPr>
        <w:br/>
        <w:t>prabhure karite kanyā-dāna nija-mane</w:t>
      </w:r>
    </w:p>
    <w:p w14:paraId="2DC44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and his relatives also desired that she be married to the Lord.</w:t>
      </w:r>
    </w:p>
    <w:p w14:paraId="4D719A06" w14:textId="0EA011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sarva-goṣṭhī-sane</w:t>
      </w:r>
      <w:r w:rsidRPr="00790008">
        <w:rPr>
          <w:rStyle w:val="BookTitle"/>
          <w:rFonts w:asciiTheme="minorHAnsi" w:hAnsiTheme="minorHAnsi" w:cstheme="minorHAnsi"/>
          <w:b w:val="0"/>
          <w:bCs w:val="0"/>
          <w:color w:val="000000"/>
          <w:sz w:val="28"/>
          <w:szCs w:val="28"/>
        </w:rPr>
        <w:t xml:space="preserve"> means “along with all his paternal and maternal relatives.”</w:t>
      </w:r>
    </w:p>
    <w:p w14:paraId="1A2EA3F0" w14:textId="1D4DFD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15.51</w:t>
      </w:r>
    </w:p>
    <w:p w14:paraId="0A53DF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93402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śacī kāśīnātha-paṇḍitere āni’</w:t>
      </w:r>
      <w:r w:rsidRPr="00790008">
        <w:rPr>
          <w:rStyle w:val="BookTitle"/>
          <w:rFonts w:asciiTheme="minorHAnsi" w:hAnsiTheme="minorHAnsi" w:cstheme="minorHAnsi"/>
          <w:b w:val="0"/>
          <w:bCs w:val="0"/>
          <w:color w:val="000000"/>
          <w:sz w:val="28"/>
          <w:szCs w:val="28"/>
        </w:rPr>
        <w:br/>
        <w:t>balilena tāṅ’re,—“bāpa, śuna eka vāṇī</w:t>
      </w:r>
    </w:p>
    <w:p w14:paraId="18C301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day Śacī was inspired to call Kāśīnātha Paṇḍita to her home. Thereupon, she said to him, “Dear sir, please listen to my request.</w:t>
      </w:r>
    </w:p>
    <w:p w14:paraId="05805A63" w14:textId="5DBF8E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Kāśīnātha Paṇḍita, the matchmaker resident of Navadvīpa, was a crest-jewel amongst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Kṛṣṇa’s pastimes he was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sent to Kṛṣṇa with a proposal for His marriage with Satyabhāmā.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(50) it is stated: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Kulaka, whom Mahārāja Satrājit sent to Lord Mādhava to arrange the Lord’s marriage with Satyabhāmā, appeared in Lord Caitanya’s pastimes as Śrī Kāśīnātha.”</w:t>
      </w:r>
    </w:p>
    <w:p w14:paraId="28182D0E" w14:textId="0FDE12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15.52</w:t>
      </w:r>
    </w:p>
    <w:p w14:paraId="42854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1C62E5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rāja-paṇḍitere kaha,—icchā thāke tā’na</w:t>
      </w:r>
      <w:r w:rsidRPr="00790008">
        <w:rPr>
          <w:rStyle w:val="BookTitle"/>
          <w:rFonts w:asciiTheme="minorHAnsi" w:hAnsiTheme="minorHAnsi" w:cstheme="minorHAnsi"/>
          <w:b w:val="0"/>
          <w:bCs w:val="0"/>
          <w:color w:val="000000"/>
          <w:sz w:val="28"/>
          <w:szCs w:val="28"/>
        </w:rPr>
        <w:br/>
        <w:t>āmāra putrere karuna kanyā dāna”</w:t>
      </w:r>
    </w:p>
    <w:p w14:paraId="6205C61A" w14:textId="7B5F91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tell Sanātana Miśra that if he desires he may give his daughter to my son.”</w:t>
      </w:r>
    </w:p>
    <w:p w14:paraId="128DCA96" w14:textId="3BB13B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15.53</w:t>
      </w:r>
    </w:p>
    <w:p w14:paraId="64A188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78CD22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kāśīnātha-paṇḍita calilā sei-kṣaṇe</w:t>
      </w:r>
      <w:r w:rsidRPr="00790008">
        <w:rPr>
          <w:rStyle w:val="BookTitle"/>
          <w:rFonts w:asciiTheme="minorHAnsi" w:hAnsiTheme="minorHAnsi" w:cstheme="minorHAnsi"/>
          <w:b w:val="0"/>
          <w:bCs w:val="0"/>
          <w:color w:val="000000"/>
          <w:sz w:val="28"/>
          <w:szCs w:val="28"/>
        </w:rPr>
        <w:br/>
        <w:t>’durgā’ ’kṛṣṇa’ bali’ rāja-paṇḍita-bhavane</w:t>
      </w:r>
    </w:p>
    <w:p w14:paraId="0C001794" w14:textId="190BE7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Kāśīnātha Paṇḍita immediately left for the house of Sanātana Miśra while chanting the names of Durgā and Kṛṣṇa.</w:t>
      </w:r>
    </w:p>
    <w:p w14:paraId="7A952E00" w14:textId="5C2642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15.54</w:t>
      </w:r>
    </w:p>
    <w:p w14:paraId="4812C0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73784A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kāśīnāthe dekhi’ rāja-paṇḍita āpane</w:t>
      </w:r>
      <w:r w:rsidRPr="00790008">
        <w:rPr>
          <w:rStyle w:val="BookTitle"/>
          <w:rFonts w:asciiTheme="minorHAnsi" w:hAnsiTheme="minorHAnsi" w:cstheme="minorHAnsi"/>
          <w:b w:val="0"/>
          <w:bCs w:val="0"/>
          <w:color w:val="000000"/>
          <w:sz w:val="28"/>
          <w:szCs w:val="28"/>
        </w:rPr>
        <w:br/>
        <w:t>vasite āsana āni’ dilena sambhrame</w:t>
      </w:r>
    </w:p>
    <w:p w14:paraId="4AC79735" w14:textId="70C292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Kāśīnātha, Sanātana Miśra respectfully offered him an āsana.</w:t>
      </w:r>
    </w:p>
    <w:p w14:paraId="66009A41" w14:textId="01A784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15.55</w:t>
      </w:r>
    </w:p>
    <w:p w14:paraId="402A8C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3C042C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parama-gaurave nidhi kare yathocita</w:t>
      </w:r>
      <w:r w:rsidRPr="00790008">
        <w:rPr>
          <w:rStyle w:val="BookTitle"/>
          <w:rFonts w:asciiTheme="minorHAnsi" w:hAnsiTheme="minorHAnsi" w:cstheme="minorHAnsi"/>
          <w:b w:val="0"/>
          <w:bCs w:val="0"/>
          <w:color w:val="000000"/>
          <w:sz w:val="28"/>
          <w:szCs w:val="28"/>
        </w:rPr>
        <w:br/>
        <w:t>“ki kārya āilā, bhāi?” jijñāse paṇḍita</w:t>
      </w:r>
    </w:p>
    <w:p w14:paraId="3F0A9E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greatly honored, Sanātana Miśra completed all formalities and inquired, “Dear brother, what brings you here?”</w:t>
      </w:r>
    </w:p>
    <w:p w14:paraId="1C802830" w14:textId="0C15E5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first line of this verse indicates that proper respect with great care and reverence was shown.</w:t>
      </w:r>
    </w:p>
    <w:p w14:paraId="7B927B85" w14:textId="2EE5A7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15.56</w:t>
      </w:r>
    </w:p>
    <w:p w14:paraId="3D99A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DED2A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kāśīnātha balena,—“āchaye eka kathā</w:t>
      </w:r>
      <w:r w:rsidRPr="00790008">
        <w:rPr>
          <w:rStyle w:val="BookTitle"/>
          <w:rFonts w:asciiTheme="minorHAnsi" w:hAnsiTheme="minorHAnsi" w:cstheme="minorHAnsi"/>
          <w:b w:val="0"/>
          <w:bCs w:val="0"/>
          <w:color w:val="000000"/>
          <w:sz w:val="28"/>
          <w:szCs w:val="28"/>
        </w:rPr>
        <w:br/>
        <w:t>citta laya yadi, tabe karaha sarvathā</w:t>
      </w:r>
    </w:p>
    <w:p w14:paraId="69BBD694" w14:textId="0727D3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Kāśīnātha replied, “I have a proposal for you. If you find it proper, then please accept it.</w:t>
      </w:r>
    </w:p>
    <w:p w14:paraId="6623E898" w14:textId="2BE27C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15.57</w:t>
      </w:r>
    </w:p>
    <w:p w14:paraId="0A9F00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240E2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viśvambhara-paṇḍitere tomāra duhitā</w:t>
      </w:r>
      <w:r w:rsidRPr="00790008">
        <w:rPr>
          <w:rStyle w:val="BookTitle"/>
          <w:rFonts w:asciiTheme="minorHAnsi" w:hAnsiTheme="minorHAnsi" w:cstheme="minorHAnsi"/>
          <w:b w:val="0"/>
          <w:bCs w:val="0"/>
          <w:color w:val="000000"/>
          <w:sz w:val="28"/>
          <w:szCs w:val="28"/>
        </w:rPr>
        <w:br/>
        <w:t>dāna kara’—e sambandha ucita sarvathā</w:t>
      </w:r>
    </w:p>
    <w:p w14:paraId="02D912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give your daughter’s hand in marriage to Viśvambhara Paṇḍita. I feel it is a perfect match.</w:t>
      </w:r>
    </w:p>
    <w:p w14:paraId="6A468C41" w14:textId="1565F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sambandha </w:t>
      </w:r>
      <w:r w:rsidRPr="00790008">
        <w:rPr>
          <w:rStyle w:val="BookTitle"/>
          <w:rFonts w:asciiTheme="minorHAnsi" w:hAnsiTheme="minorHAnsi" w:cstheme="minorHAnsi"/>
          <w:b w:val="0"/>
          <w:bCs w:val="0"/>
          <w:color w:val="000000"/>
          <w:sz w:val="28"/>
          <w:szCs w:val="28"/>
        </w:rPr>
        <w:t>means “the marriage proposal,” “the arrangement for marriage (gathering or organizing),” “family members,” or “relatives.”</w:t>
      </w:r>
    </w:p>
    <w:p w14:paraId="2F7F7F24" w14:textId="4DF957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15.58</w:t>
      </w:r>
    </w:p>
    <w:p w14:paraId="493D66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5F6212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kanyāra yogya sei divya-pati</w:t>
      </w:r>
      <w:r w:rsidRPr="00790008">
        <w:rPr>
          <w:rStyle w:val="BookTitle"/>
          <w:rFonts w:asciiTheme="minorHAnsi" w:hAnsiTheme="minorHAnsi" w:cstheme="minorHAnsi"/>
          <w:b w:val="0"/>
          <w:bCs w:val="0"/>
          <w:color w:val="000000"/>
          <w:sz w:val="28"/>
          <w:szCs w:val="28"/>
        </w:rPr>
        <w:br/>
        <w:t>tāṅhāra ucita ei kanyā mahā-satī</w:t>
      </w:r>
    </w:p>
    <w:p w14:paraId="415879F7" w14:textId="5E362C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a qualified husband for your daughter, and your chaste daughter is a qualified wife for Him.</w:t>
      </w:r>
    </w:p>
    <w:p w14:paraId="7A4BCCDF" w14:textId="38A1DE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15.59</w:t>
      </w:r>
    </w:p>
    <w:p w14:paraId="48FF86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44B98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kṛṣṇa-rukmiṇīte anyo’nya-ucita</w:t>
      </w:r>
      <w:r w:rsidRPr="00790008">
        <w:rPr>
          <w:rStyle w:val="BookTitle"/>
          <w:rFonts w:asciiTheme="minorHAnsi" w:hAnsiTheme="minorHAnsi" w:cstheme="minorHAnsi"/>
          <w:b w:val="0"/>
          <w:bCs w:val="0"/>
          <w:color w:val="000000"/>
          <w:sz w:val="28"/>
          <w:szCs w:val="28"/>
        </w:rPr>
        <w:br/>
        <w:t>sei-mata viṣṇupriyā-nimāñi-paṇḍita”</w:t>
      </w:r>
    </w:p>
    <w:p w14:paraId="2A00D9A2" w14:textId="505AC16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“Viṣṇupriyā and Nimāi Paṇḍita are as suitable a match as Kṛṣṇa and Rukmiṇī were.”</w:t>
      </w:r>
    </w:p>
    <w:p w14:paraId="7DA9E1AE" w14:textId="76251B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15.60</w:t>
      </w:r>
    </w:p>
    <w:p w14:paraId="7943DB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35C2A8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vipra-patnī-ādi āpta-varga-sahe</w:t>
      </w:r>
      <w:r w:rsidRPr="00790008">
        <w:rPr>
          <w:rStyle w:val="BookTitle"/>
          <w:rFonts w:asciiTheme="minorHAnsi" w:hAnsiTheme="minorHAnsi" w:cstheme="minorHAnsi"/>
          <w:b w:val="0"/>
          <w:bCs w:val="0"/>
          <w:color w:val="000000"/>
          <w:sz w:val="28"/>
          <w:szCs w:val="28"/>
        </w:rPr>
        <w:br/>
        <w:t>lāhilā karite yukti, dekhi,—ke ki kahe</w:t>
      </w:r>
    </w:p>
    <w:p w14:paraId="4518C571" w14:textId="1C4247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proposal, Sanātana Miśra discussed it with his wife and relatives to find out their opinion.</w:t>
      </w:r>
    </w:p>
    <w:p w14:paraId="625B5817" w14:textId="1FB2F9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15.61</w:t>
      </w:r>
    </w:p>
    <w:p w14:paraId="654F54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80A7D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balilena,—“āra ki kārya vicāre?</w:t>
      </w:r>
      <w:r w:rsidRPr="00790008">
        <w:rPr>
          <w:rStyle w:val="BookTitle"/>
          <w:rFonts w:asciiTheme="minorHAnsi" w:hAnsiTheme="minorHAnsi" w:cstheme="minorHAnsi"/>
          <w:b w:val="0"/>
          <w:bCs w:val="0"/>
          <w:color w:val="000000"/>
          <w:sz w:val="28"/>
          <w:szCs w:val="28"/>
        </w:rPr>
        <w:br/>
        <w:t>sarvathā e karma giyā karaha satvare</w:t>
      </w:r>
    </w:p>
    <w:p w14:paraId="1D7F3CFC" w14:textId="07CEEA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They replied, “What is the need for further discussion? You should immediately arrange the marriage.”</w:t>
      </w:r>
    </w:p>
    <w:p w14:paraId="35535754" w14:textId="75D67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15.62</w:t>
      </w:r>
    </w:p>
    <w:p w14:paraId="594A0B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23AD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haiyā harṣa-mati</w:t>
      </w:r>
      <w:r w:rsidRPr="00790008">
        <w:rPr>
          <w:rStyle w:val="BookTitle"/>
          <w:rFonts w:asciiTheme="minorHAnsi" w:hAnsiTheme="minorHAnsi" w:cstheme="minorHAnsi"/>
          <w:b w:val="0"/>
          <w:bCs w:val="0"/>
          <w:color w:val="000000"/>
          <w:sz w:val="28"/>
          <w:szCs w:val="28"/>
        </w:rPr>
        <w:br/>
        <w:t>balilena kāśīnātha paṇḍitera prati</w:t>
      </w:r>
    </w:p>
    <w:p w14:paraId="21496D99" w14:textId="358108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Rāja Paṇḍita then happily spoke to Kāśīnātha Paṇḍita.</w:t>
      </w:r>
    </w:p>
    <w:p w14:paraId="18FE3D5B" w14:textId="6F7FA3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15.63</w:t>
      </w:r>
    </w:p>
    <w:p w14:paraId="6C849D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77D9D2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“viśvambhara-paṇḍitera kare kanyā dāna</w:t>
      </w:r>
      <w:r w:rsidRPr="00790008">
        <w:rPr>
          <w:rStyle w:val="BookTitle"/>
          <w:rFonts w:asciiTheme="minorHAnsi" w:hAnsiTheme="minorHAnsi" w:cstheme="minorHAnsi"/>
          <w:b w:val="0"/>
          <w:bCs w:val="0"/>
          <w:color w:val="000000"/>
          <w:sz w:val="28"/>
          <w:szCs w:val="28"/>
        </w:rPr>
        <w:br/>
        <w:t>kariba sarvathā,—vipra, ithe nāhi āna</w:t>
      </w:r>
    </w:p>
    <w:p w14:paraId="2645A20D" w14:textId="16167D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I will certainly give my daughter in marriage to Viśvambhara Paṇḍita.</w:t>
      </w:r>
    </w:p>
    <w:p w14:paraId="5866A2AA" w14:textId="1BE90B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15.64</w:t>
      </w:r>
    </w:p>
    <w:p w14:paraId="747B3A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7F9CD7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thāke yadi sarva-vaṁśera āmāra</w:t>
      </w:r>
      <w:r w:rsidRPr="00790008">
        <w:rPr>
          <w:rStyle w:val="BookTitle"/>
          <w:rFonts w:asciiTheme="minorHAnsi" w:hAnsiTheme="minorHAnsi" w:cstheme="minorHAnsi"/>
          <w:b w:val="0"/>
          <w:bCs w:val="0"/>
          <w:color w:val="000000"/>
          <w:sz w:val="28"/>
          <w:szCs w:val="28"/>
        </w:rPr>
        <w:br/>
        <w:t>tabe hena su-sambandha haibe kanyāra</w:t>
      </w:r>
    </w:p>
    <w:p w14:paraId="5A7D5AF1" w14:textId="7A6B40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my family is fortunate, then my daughter will be married to Him.</w:t>
      </w:r>
    </w:p>
    <w:p w14:paraId="1616BB13" w14:textId="778B95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15.65</w:t>
      </w:r>
    </w:p>
    <w:p w14:paraId="011394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EA5D9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tumi, tathā yāi’ kaha sarva-kathā</w:t>
      </w:r>
      <w:r w:rsidRPr="00790008">
        <w:rPr>
          <w:rStyle w:val="BookTitle"/>
          <w:rFonts w:asciiTheme="minorHAnsi" w:hAnsiTheme="minorHAnsi" w:cstheme="minorHAnsi"/>
          <w:b w:val="0"/>
          <w:bCs w:val="0"/>
          <w:color w:val="000000"/>
          <w:sz w:val="28"/>
          <w:szCs w:val="28"/>
        </w:rPr>
        <w:br/>
        <w:t>āmi punaḥ daḍhāiluṅ, kariba sarvathā”</w:t>
      </w:r>
    </w:p>
    <w:p w14:paraId="21C26BE3" w14:textId="3F0930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 please go there and inform them of my decision. I again confirm that I have accepted the proposal.”</w:t>
      </w:r>
    </w:p>
    <w:p w14:paraId="3AB1B0B7" w14:textId="0AFCC9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15.66</w:t>
      </w:r>
    </w:p>
    <w:p w14:paraId="4DD540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5A39FA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santoṣe kāśīnātha miśravara</w:t>
      </w:r>
      <w:r w:rsidRPr="00790008">
        <w:rPr>
          <w:rStyle w:val="BookTitle"/>
          <w:rFonts w:asciiTheme="minorHAnsi" w:hAnsiTheme="minorHAnsi" w:cstheme="minorHAnsi"/>
          <w:b w:val="0"/>
          <w:bCs w:val="0"/>
          <w:color w:val="000000"/>
          <w:sz w:val="28"/>
          <w:szCs w:val="28"/>
        </w:rPr>
        <w:br/>
        <w:t>sakala kahila āsi’ śacīra gocara</w:t>
      </w:r>
    </w:p>
    <w:p w14:paraId="55CCE763" w14:textId="1B9C6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satisfied, Kāśīnātha Miśra returned to Mother Śacī and told her everything.</w:t>
      </w:r>
    </w:p>
    <w:p w14:paraId="30D595EF" w14:textId="516DFD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15.67</w:t>
      </w:r>
    </w:p>
    <w:p w14:paraId="0CE5CA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12768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kārya-sidhi śuni’ āi santoṣa hailā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sakala udyoga tabe karite lāgilā</w:t>
      </w:r>
    </w:p>
    <w:p w14:paraId="51E9E3E4" w14:textId="7D556C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hear that her proposal was accepted, and she began to make the necessary arrangements.</w:t>
      </w:r>
    </w:p>
    <w:p w14:paraId="14D890CD" w14:textId="6773B1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15.68</w:t>
      </w:r>
    </w:p>
    <w:p w14:paraId="5337B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2E40D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vivāha śuni’ sarva-śiṣya-gaṇa</w:t>
      </w:r>
      <w:r w:rsidRPr="00790008">
        <w:rPr>
          <w:rStyle w:val="BookTitle"/>
          <w:rFonts w:asciiTheme="minorHAnsi" w:hAnsiTheme="minorHAnsi" w:cstheme="minorHAnsi"/>
          <w:b w:val="0"/>
          <w:bCs w:val="0"/>
          <w:color w:val="000000"/>
          <w:sz w:val="28"/>
          <w:szCs w:val="28"/>
        </w:rPr>
        <w:br/>
        <w:t>sabei hailā ati-paramānanda-mana</w:t>
      </w:r>
    </w:p>
    <w:p w14:paraId="5EE0505C" w14:textId="6FE8D9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Lord’s students heard news of His marriage arrangement, they were all filled with joy.</w:t>
      </w:r>
    </w:p>
    <w:p w14:paraId="5E77BA01" w14:textId="2F30F2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15.69</w:t>
      </w:r>
    </w:p>
    <w:p w14:paraId="322797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F7883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balilā buddhimanta-mahāśaya</w:t>
      </w:r>
      <w:r w:rsidRPr="00790008">
        <w:rPr>
          <w:rStyle w:val="BookTitle"/>
          <w:rFonts w:asciiTheme="minorHAnsi" w:hAnsiTheme="minorHAnsi" w:cstheme="minorHAnsi"/>
          <w:b w:val="0"/>
          <w:bCs w:val="0"/>
          <w:color w:val="000000"/>
          <w:sz w:val="28"/>
          <w:szCs w:val="28"/>
        </w:rPr>
        <w:br/>
        <w:t>“mora bhāra e-vivāhe yata lāge vyaya”</w:t>
      </w:r>
    </w:p>
    <w:p w14:paraId="1F017D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was the first to speak. “I will bear the entire expenditure of this marriage.”</w:t>
      </w:r>
    </w:p>
    <w:p w14:paraId="724487B0" w14:textId="5CA41D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Buddhimanta Khān was the Lord’s neighbor and a staunch, rich, devoted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follower of the Lord. A description of Buddhimanta Khān is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10.74) as follows: “The thirty-sixth branch, Buddhimanta Khān, was extremely dear to Lord Caitanya Mahāprabhu. He was always prepared to carry out the Lord’s orders, and therefore he was considered a chief servant of the Lord.” One should also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12, verse 72. When the Lord married for the second time, with Viṣṇupriyā-devī, he stayed with the groom throughout the marriage ceremony and bore the entire expense of the marriage. This is explained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15, verses 69, 71, 137, 145, and 220. His participation in the Lord’s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at the houses of Śrīvāsa Paṇḍita and Candraśekhara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8, verses 111-113. His participation in water sports with the Lord and His associates after the deliverance of Jagāi and Mādhāi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13, verses 334-336. His receiving the responsibility for arranging clothing and ornaments for the Lord when He enacted the pastimes of Mahā-Lakṣmī at the house of Candraśekhara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18, verses 7, 13, 14, and 16. His meeting with the Lord at Śāntipura is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3, verse 154. His traveling with the devotees of Bengal to meet the Lord in Purī is described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Chapter 8, verse 30 (</w:t>
      </w:r>
      <w:r w:rsidRPr="00790008">
        <w:rPr>
          <w:rStyle w:val="BookTitle"/>
          <w:rFonts w:asciiTheme="minorHAnsi" w:hAnsiTheme="minorHAnsi" w:cstheme="minorHAnsi"/>
          <w:b w:val="0"/>
          <w:bCs w:val="0"/>
          <w:i/>
          <w:iCs/>
          <w:color w:val="000000"/>
          <w:sz w:val="28"/>
          <w:szCs w:val="28"/>
        </w:rPr>
        <w:t>ājanma caitanya-ājñā yāṅhāra viṣaya</w:t>
      </w:r>
      <w:r w:rsidRPr="00790008">
        <w:rPr>
          <w:rStyle w:val="BookTitle"/>
          <w:rFonts w:asciiTheme="minorHAnsi" w:hAnsiTheme="minorHAnsi" w:cstheme="minorHAnsi"/>
          <w:b w:val="0"/>
          <w:bCs w:val="0"/>
          <w:color w:val="000000"/>
          <w:sz w:val="28"/>
          <w:szCs w:val="28"/>
        </w:rPr>
        <w:t xml:space="preserve">—“Throughout His life </w:t>
      </w:r>
      <w:r w:rsidRPr="00790008">
        <w:rPr>
          <w:rStyle w:val="BookTitle"/>
          <w:rFonts w:asciiTheme="minorHAnsi" w:hAnsiTheme="minorHAnsi" w:cstheme="minorHAnsi"/>
          <w:b w:val="0"/>
          <w:bCs w:val="0"/>
          <w:color w:val="000000"/>
          <w:sz w:val="28"/>
          <w:szCs w:val="28"/>
        </w:rPr>
        <w:lastRenderedPageBreak/>
        <w:t xml:space="preserve">His only asset was the Lord Caitanya’s instructions,”) and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10, verses 10 and 121.</w:t>
      </w:r>
    </w:p>
    <w:p w14:paraId="4A1659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bhāra </w:t>
      </w:r>
      <w:r w:rsidRPr="00790008">
        <w:rPr>
          <w:rStyle w:val="BookTitle"/>
          <w:rFonts w:asciiTheme="minorHAnsi" w:hAnsiTheme="minorHAnsi" w:cstheme="minorHAnsi"/>
          <w:b w:val="0"/>
          <w:bCs w:val="0"/>
          <w:color w:val="000000"/>
          <w:sz w:val="28"/>
          <w:szCs w:val="28"/>
        </w:rPr>
        <w:t xml:space="preserve">means “responsibility” or “heaviness.” The word </w:t>
      </w:r>
      <w:r w:rsidRPr="00790008">
        <w:rPr>
          <w:rStyle w:val="BookTitle"/>
          <w:rFonts w:asciiTheme="minorHAnsi" w:hAnsiTheme="minorHAnsi" w:cstheme="minorHAnsi"/>
          <w:b w:val="0"/>
          <w:bCs w:val="0"/>
          <w:i/>
          <w:iCs/>
          <w:color w:val="000000"/>
          <w:sz w:val="28"/>
          <w:szCs w:val="28"/>
        </w:rPr>
        <w:t xml:space="preserve">lāge </w:t>
      </w:r>
      <w:r w:rsidRPr="00790008">
        <w:rPr>
          <w:rStyle w:val="BookTitle"/>
          <w:rFonts w:asciiTheme="minorHAnsi" w:hAnsiTheme="minorHAnsi" w:cstheme="minorHAnsi"/>
          <w:b w:val="0"/>
          <w:bCs w:val="0"/>
          <w:color w:val="000000"/>
          <w:sz w:val="28"/>
          <w:szCs w:val="28"/>
        </w:rPr>
        <w:t>means “requirement” or “need.”</w:t>
      </w:r>
    </w:p>
    <w:p w14:paraId="5686D384" w14:textId="19295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15.70</w:t>
      </w:r>
    </w:p>
    <w:p w14:paraId="0D6D46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82605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sañjaya bale,—“śuna, sakhā bhāi!</w:t>
      </w:r>
      <w:r w:rsidRPr="00790008">
        <w:rPr>
          <w:rStyle w:val="BookTitle"/>
          <w:rFonts w:asciiTheme="minorHAnsi" w:hAnsiTheme="minorHAnsi" w:cstheme="minorHAnsi"/>
          <w:b w:val="0"/>
          <w:bCs w:val="0"/>
          <w:color w:val="000000"/>
          <w:sz w:val="28"/>
          <w:szCs w:val="28"/>
        </w:rPr>
        <w:br/>
        <w:t>tomāra sakala bhāra, mora kichu nāi?”</w:t>
      </w:r>
    </w:p>
    <w:p w14:paraId="2B0B6A7F" w14:textId="6D5530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Sañjaya then said, “Listen, my dear friend. If you bear all expenses, then what will I do?”</w:t>
      </w:r>
    </w:p>
    <w:p w14:paraId="70016133" w14:textId="77E566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15.71</w:t>
      </w:r>
    </w:p>
    <w:p w14:paraId="7FFAE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7EBF0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buddhimanta-khāna bale,—“śuna, sakhā bhāi!</w:t>
      </w:r>
      <w:r w:rsidRPr="00790008">
        <w:rPr>
          <w:rStyle w:val="BookTitle"/>
          <w:rFonts w:asciiTheme="minorHAnsi" w:hAnsiTheme="minorHAnsi" w:cstheme="minorHAnsi"/>
          <w:b w:val="0"/>
          <w:bCs w:val="0"/>
          <w:color w:val="000000"/>
          <w:sz w:val="28"/>
          <w:szCs w:val="28"/>
        </w:rPr>
        <w:br/>
        <w:t>vāmaniñā sajja e-vivāhe kichu nāi</w:t>
      </w:r>
    </w:p>
    <w:p w14:paraId="147D9C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replied, “Listen, my dear brother. This marriage will not be like a brāhmaṇa’s marriage, which is generally very simple.</w:t>
      </w:r>
    </w:p>
    <w:p w14:paraId="26004D85" w14:textId="17257E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vāmaniñā sajja </w:t>
      </w:r>
      <w:r w:rsidRPr="00790008">
        <w:rPr>
          <w:rStyle w:val="BookTitle"/>
          <w:rFonts w:asciiTheme="minorHAnsi" w:hAnsiTheme="minorHAnsi" w:cstheme="minorHAnsi"/>
          <w:b w:val="0"/>
          <w:bCs w:val="0"/>
          <w:color w:val="000000"/>
          <w:sz w:val="28"/>
          <w:szCs w:val="28"/>
        </w:rPr>
        <w:t xml:space="preserve">refers to a poor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marriage, which is an ordinary arrangement, without luxury or pomp, small, and suitable for the poor.</w:t>
      </w:r>
    </w:p>
    <w:p w14:paraId="74AAA3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kichu nāi </w:t>
      </w:r>
      <w:r w:rsidRPr="00790008">
        <w:rPr>
          <w:rStyle w:val="BookTitle"/>
          <w:rFonts w:asciiTheme="minorHAnsi" w:hAnsiTheme="minorHAnsi" w:cstheme="minorHAnsi"/>
          <w:b w:val="0"/>
          <w:bCs w:val="0"/>
          <w:color w:val="000000"/>
          <w:sz w:val="28"/>
          <w:szCs w:val="28"/>
        </w:rPr>
        <w:t>means “there will be nothing (not even a hint or scent).”</w:t>
      </w:r>
    </w:p>
    <w:p w14:paraId="514320EF" w14:textId="1A33E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15.72</w:t>
      </w:r>
    </w:p>
    <w:p w14:paraId="175349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8F545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e-vivāha paṇḍitera karāiba hena</w:t>
      </w:r>
      <w:r w:rsidRPr="00790008">
        <w:rPr>
          <w:rStyle w:val="BookTitle"/>
          <w:rFonts w:asciiTheme="minorHAnsi" w:hAnsiTheme="minorHAnsi" w:cstheme="minorHAnsi"/>
          <w:b w:val="0"/>
          <w:bCs w:val="0"/>
          <w:color w:val="000000"/>
          <w:sz w:val="28"/>
          <w:szCs w:val="28"/>
        </w:rPr>
        <w:br/>
        <w:t>rāja-kumārera mata loke dekhe yena”</w:t>
      </w:r>
    </w:p>
    <w:p w14:paraId="1D4A3CF1" w14:textId="7174CD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such arrangements for the marriage of Nimāi Paṇḍita that He will appear like a prince in the eyes of the people.”</w:t>
      </w:r>
    </w:p>
    <w:p w14:paraId="4410B5FA" w14:textId="3E9837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15.73</w:t>
      </w:r>
    </w:p>
    <w:p w14:paraId="50221C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01EE46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mili’ śubha-dina śubha-kṣaṇe</w:t>
      </w:r>
      <w:r w:rsidRPr="00790008">
        <w:rPr>
          <w:rStyle w:val="BookTitle"/>
          <w:rFonts w:asciiTheme="minorHAnsi" w:hAnsiTheme="minorHAnsi" w:cstheme="minorHAnsi"/>
          <w:b w:val="0"/>
          <w:bCs w:val="0"/>
          <w:color w:val="000000"/>
          <w:sz w:val="28"/>
          <w:szCs w:val="28"/>
        </w:rPr>
        <w:br/>
        <w:t>adhivāsa-lagna karilena harṣa-mane</w:t>
      </w:r>
    </w:p>
    <w:p w14:paraId="5FCF24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everyone agreed on an auspicious day and time to observe the Adhivāsa ceremony.</w:t>
      </w:r>
    </w:p>
    <w:p w14:paraId="13A9015E" w14:textId="31E2AB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Adhivāsa-lagna,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80.</w:t>
      </w:r>
    </w:p>
    <w:p w14:paraId="55A6275F" w14:textId="77704E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15.74</w:t>
      </w:r>
    </w:p>
    <w:p w14:paraId="624158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74</w:t>
      </w:r>
    </w:p>
    <w:p w14:paraId="673C1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baḍa-baḍa candrātapa saba ṭāṅgāiyā</w:t>
      </w:r>
      <w:r w:rsidRPr="00790008">
        <w:rPr>
          <w:rStyle w:val="BookTitle"/>
          <w:rFonts w:asciiTheme="minorHAnsi" w:hAnsiTheme="minorHAnsi" w:cstheme="minorHAnsi"/>
          <w:b w:val="0"/>
          <w:bCs w:val="0"/>
          <w:color w:val="000000"/>
          <w:sz w:val="28"/>
          <w:szCs w:val="28"/>
        </w:rPr>
        <w:br/>
        <w:t>catur-dike ruilena kadalī āniyā</w:t>
      </w:r>
    </w:p>
    <w:p w14:paraId="6CA3CF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huge pandal was erected with banana trees placed in the four directions.</w:t>
      </w:r>
    </w:p>
    <w:p w14:paraId="44EB2332" w14:textId="28A568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ruilena </w:t>
      </w:r>
      <w:r w:rsidRPr="00790008">
        <w:rPr>
          <w:rStyle w:val="BookTitle"/>
          <w:rFonts w:asciiTheme="minorHAnsi" w:hAnsiTheme="minorHAnsi" w:cstheme="minorHAnsi"/>
          <w:b w:val="0"/>
          <w:bCs w:val="0"/>
          <w:color w:val="000000"/>
          <w:sz w:val="28"/>
          <w:szCs w:val="28"/>
        </w:rPr>
        <w:t xml:space="preserve">is the singular past tense of the verb </w:t>
      </w:r>
      <w:r w:rsidRPr="00790008">
        <w:rPr>
          <w:rStyle w:val="BookTitle"/>
          <w:rFonts w:asciiTheme="minorHAnsi" w:hAnsiTheme="minorHAnsi" w:cstheme="minorHAnsi"/>
          <w:b w:val="0"/>
          <w:bCs w:val="0"/>
          <w:i/>
          <w:iCs/>
          <w:color w:val="000000"/>
          <w:sz w:val="28"/>
          <w:szCs w:val="28"/>
        </w:rPr>
        <w:t xml:space="preserve">royā </w:t>
      </w:r>
      <w:r w:rsidRPr="00790008">
        <w:rPr>
          <w:rStyle w:val="BookTitle"/>
          <w:rFonts w:asciiTheme="minorHAnsi" w:hAnsiTheme="minorHAnsi" w:cstheme="minorHAnsi"/>
          <w:b w:val="0"/>
          <w:bCs w:val="0"/>
          <w:color w:val="000000"/>
          <w:sz w:val="28"/>
          <w:szCs w:val="28"/>
        </w:rPr>
        <w:t xml:space="preserve">(the verb </w:t>
      </w:r>
      <w:r w:rsidRPr="00790008">
        <w:rPr>
          <w:rStyle w:val="BookTitle"/>
          <w:rFonts w:asciiTheme="minorHAnsi" w:hAnsiTheme="minorHAnsi" w:cstheme="minorHAnsi"/>
          <w:b w:val="0"/>
          <w:bCs w:val="0"/>
          <w:i/>
          <w:iCs/>
          <w:color w:val="000000"/>
          <w:sz w:val="28"/>
          <w:szCs w:val="28"/>
        </w:rPr>
        <w:t xml:space="preserve">royā </w:t>
      </w:r>
      <w:r w:rsidRPr="00790008">
        <w:rPr>
          <w:rStyle w:val="BookTitle"/>
          <w:rFonts w:asciiTheme="minorHAnsi" w:hAnsiTheme="minorHAnsi" w:cstheme="minorHAnsi"/>
          <w:b w:val="0"/>
          <w:bCs w:val="0"/>
          <w:color w:val="000000"/>
          <w:sz w:val="28"/>
          <w:szCs w:val="28"/>
        </w:rPr>
        <w:t xml:space="preserve">is a local corruption of </w:t>
      </w:r>
      <w:r w:rsidRPr="00790008">
        <w:rPr>
          <w:rStyle w:val="BookTitle"/>
          <w:rFonts w:asciiTheme="minorHAnsi" w:hAnsiTheme="minorHAnsi" w:cstheme="minorHAnsi"/>
          <w:b w:val="0"/>
          <w:bCs w:val="0"/>
          <w:i/>
          <w:iCs/>
          <w:color w:val="000000"/>
          <w:sz w:val="28"/>
          <w:szCs w:val="28"/>
        </w:rPr>
        <w:t>ropana,</w:t>
      </w:r>
      <w:r w:rsidRPr="00790008">
        <w:rPr>
          <w:rStyle w:val="BookTitle"/>
          <w:rFonts w:asciiTheme="minorHAnsi" w:hAnsiTheme="minorHAnsi" w:cstheme="minorHAnsi"/>
          <w:b w:val="0"/>
          <w:bCs w:val="0"/>
          <w:color w:val="000000"/>
          <w:sz w:val="28"/>
          <w:szCs w:val="28"/>
        </w:rPr>
        <w:t xml:space="preserve"> which comes from the Sanskrit verb </w:t>
      </w:r>
      <w:r w:rsidRPr="00790008">
        <w:rPr>
          <w:rStyle w:val="BookTitle"/>
          <w:rFonts w:asciiTheme="minorHAnsi" w:hAnsiTheme="minorHAnsi" w:cstheme="minorHAnsi"/>
          <w:b w:val="0"/>
          <w:bCs w:val="0"/>
          <w:i/>
          <w:iCs/>
          <w:color w:val="000000"/>
          <w:sz w:val="28"/>
          <w:szCs w:val="28"/>
        </w:rPr>
        <w:t>ruha</w:t>
      </w:r>
      <w:r w:rsidRPr="00790008">
        <w:rPr>
          <w:rStyle w:val="BookTitle"/>
          <w:rFonts w:asciiTheme="minorHAnsi" w:hAnsiTheme="minorHAnsi" w:cstheme="minorHAnsi"/>
          <w:b w:val="0"/>
          <w:bCs w:val="0"/>
          <w:color w:val="000000"/>
          <w:sz w:val="28"/>
          <w:szCs w:val="28"/>
        </w:rPr>
        <w:t>), which means “planted.”</w:t>
      </w:r>
    </w:p>
    <w:p w14:paraId="0BB21A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candrātapa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candra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āta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gamana</w:t>
      </w:r>
      <w:r w:rsidRPr="00790008">
        <w:rPr>
          <w:rStyle w:val="BookTitle"/>
          <w:rFonts w:asciiTheme="minorHAnsi" w:hAnsiTheme="minorHAnsi" w:cstheme="minorHAnsi"/>
          <w:b w:val="0"/>
          <w:bCs w:val="0"/>
          <w:color w:val="000000"/>
          <w:sz w:val="28"/>
          <w:szCs w:val="28"/>
        </w:rPr>
        <w:t xml:space="preserve">, or “movement,” and </w:t>
      </w:r>
      <w:r w:rsidRPr="00790008">
        <w:rPr>
          <w:rStyle w:val="BookTitle"/>
          <w:rFonts w:asciiTheme="minorHAnsi" w:hAnsiTheme="minorHAnsi" w:cstheme="minorHAnsi"/>
          <w:b w:val="0"/>
          <w:bCs w:val="0"/>
          <w:i/>
          <w:iCs/>
          <w:color w:val="000000"/>
          <w:sz w:val="28"/>
          <w:szCs w:val="28"/>
        </w:rPr>
        <w:t>pā—</w:t>
      </w:r>
      <w:r w:rsidRPr="00790008">
        <w:rPr>
          <w:rStyle w:val="BookTitle"/>
          <w:rFonts w:asciiTheme="minorHAnsi" w:hAnsiTheme="minorHAnsi" w:cstheme="minorHAnsi"/>
          <w:b w:val="0"/>
          <w:bCs w:val="0"/>
          <w:color w:val="000000"/>
          <w:sz w:val="28"/>
          <w:szCs w:val="28"/>
        </w:rPr>
        <w:t xml:space="preserve">“to protect”) refers to that which protects people below from the movement (or from the coming or falling) of the moon rays (and therefore in a broader sense from the sun rays also). It is also called </w:t>
      </w:r>
      <w:r w:rsidRPr="00790008">
        <w:rPr>
          <w:rStyle w:val="BookTitle"/>
          <w:rFonts w:asciiTheme="minorHAnsi" w:hAnsiTheme="minorHAnsi" w:cstheme="minorHAnsi"/>
          <w:b w:val="0"/>
          <w:bCs w:val="0"/>
          <w:i/>
          <w:iCs/>
          <w:color w:val="000000"/>
          <w:sz w:val="28"/>
          <w:szCs w:val="28"/>
        </w:rPr>
        <w:t>cāṅdoyā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sāmiyānā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maṇḍapa</w:t>
      </w:r>
      <w:r w:rsidRPr="00790008">
        <w:rPr>
          <w:rStyle w:val="BookTitle"/>
          <w:rFonts w:asciiTheme="minorHAnsi" w:hAnsiTheme="minorHAnsi" w:cstheme="minorHAnsi"/>
          <w:b w:val="0"/>
          <w:bCs w:val="0"/>
          <w:color w:val="000000"/>
          <w:sz w:val="28"/>
          <w:szCs w:val="28"/>
        </w:rPr>
        <w:t xml:space="preserve"> (a canopy, awning, or </w:t>
      </w:r>
      <w:r w:rsidRPr="00790008">
        <w:rPr>
          <w:rStyle w:val="BookTitle"/>
          <w:rFonts w:asciiTheme="minorHAnsi" w:hAnsiTheme="minorHAnsi" w:cstheme="minorHAnsi"/>
          <w:b w:val="0"/>
          <w:bCs w:val="0"/>
          <w:i/>
          <w:iCs/>
          <w:color w:val="000000"/>
          <w:sz w:val="28"/>
          <w:szCs w:val="28"/>
        </w:rPr>
        <w:t>paṇḍala</w:t>
      </w:r>
      <w:r w:rsidRPr="00790008">
        <w:rPr>
          <w:rStyle w:val="BookTitle"/>
          <w:rFonts w:asciiTheme="minorHAnsi" w:hAnsiTheme="minorHAnsi" w:cstheme="minorHAnsi"/>
          <w:b w:val="0"/>
          <w:bCs w:val="0"/>
          <w:color w:val="000000"/>
          <w:sz w:val="28"/>
          <w:szCs w:val="28"/>
        </w:rPr>
        <w:t>).</w:t>
      </w:r>
    </w:p>
    <w:p w14:paraId="4AA2B7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ṭāṅgāiyā </w:t>
      </w:r>
      <w:r w:rsidRPr="00790008">
        <w:rPr>
          <w:rStyle w:val="BookTitle"/>
          <w:rFonts w:asciiTheme="minorHAnsi" w:hAnsiTheme="minorHAnsi" w:cstheme="minorHAnsi"/>
          <w:b w:val="0"/>
          <w:bCs w:val="0"/>
          <w:color w:val="000000"/>
          <w:sz w:val="28"/>
          <w:szCs w:val="28"/>
        </w:rPr>
        <w:t xml:space="preserve">(a local word; the infinite or participle verbs </w:t>
      </w:r>
      <w:r w:rsidRPr="00790008">
        <w:rPr>
          <w:rStyle w:val="BookTitle"/>
          <w:rFonts w:asciiTheme="minorHAnsi" w:hAnsiTheme="minorHAnsi" w:cstheme="minorHAnsi"/>
          <w:b w:val="0"/>
          <w:bCs w:val="0"/>
          <w:i/>
          <w:iCs/>
          <w:color w:val="000000"/>
          <w:sz w:val="28"/>
          <w:szCs w:val="28"/>
        </w:rPr>
        <w:t>tānāna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ṭānāna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ṭāṅgāna </w:t>
      </w:r>
      <w:r w:rsidRPr="00790008">
        <w:rPr>
          <w:rStyle w:val="BookTitle"/>
          <w:rFonts w:asciiTheme="minorHAnsi" w:hAnsiTheme="minorHAnsi" w:cstheme="minorHAnsi"/>
          <w:b w:val="0"/>
          <w:bCs w:val="0"/>
          <w:color w:val="000000"/>
          <w:sz w:val="28"/>
          <w:szCs w:val="28"/>
        </w:rPr>
        <w:t xml:space="preserve">(?) are derived from the Sanskrit verb </w:t>
      </w:r>
      <w:r w:rsidRPr="00790008">
        <w:rPr>
          <w:rStyle w:val="BookTitle"/>
          <w:rFonts w:asciiTheme="minorHAnsi" w:hAnsiTheme="minorHAnsi" w:cstheme="minorHAnsi"/>
          <w:b w:val="0"/>
          <w:bCs w:val="0"/>
          <w:i/>
          <w:iCs/>
          <w:color w:val="000000"/>
          <w:sz w:val="28"/>
          <w:szCs w:val="28"/>
        </w:rPr>
        <w:t>tan</w:t>
      </w:r>
      <w:r w:rsidRPr="00790008">
        <w:rPr>
          <w:rStyle w:val="BookTitle"/>
          <w:rFonts w:asciiTheme="minorHAnsi" w:hAnsiTheme="minorHAnsi" w:cstheme="minorHAnsi"/>
          <w:b w:val="0"/>
          <w:bCs w:val="0"/>
          <w:color w:val="000000"/>
          <w:sz w:val="28"/>
          <w:szCs w:val="28"/>
        </w:rPr>
        <w:t>, “to spread,”) means “put up” or “tie up.”</w:t>
      </w:r>
    </w:p>
    <w:p w14:paraId="5F70B35E" w14:textId="0DCE55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15.75</w:t>
      </w:r>
    </w:p>
    <w:p w14:paraId="019DFC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72B2AC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pūrṇa-ghaṭa, dīpa, dhānya, dadhi, āmrasāra</w:t>
      </w:r>
      <w:r w:rsidRPr="00790008">
        <w:rPr>
          <w:rStyle w:val="BookTitle"/>
          <w:rFonts w:asciiTheme="minorHAnsi" w:hAnsiTheme="minorHAnsi" w:cstheme="minorHAnsi"/>
          <w:b w:val="0"/>
          <w:bCs w:val="0"/>
          <w:color w:val="000000"/>
          <w:sz w:val="28"/>
          <w:szCs w:val="28"/>
        </w:rPr>
        <w:br/>
        <w:t>yateka maṅgala dravya āchaye pracāra</w:t>
      </w:r>
    </w:p>
    <w:p w14:paraId="2B1B64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decorated the marriage arena with waterpots, ghee lamps, rice paddy, yogurt, mango leaves, and other auspicious items.</w:t>
      </w:r>
    </w:p>
    <w:p w14:paraId="29524A30" w14:textId="6350BA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āmrasāra</w:t>
      </w:r>
      <w:r w:rsidRPr="00790008">
        <w:rPr>
          <w:rStyle w:val="BookTitle"/>
          <w:rFonts w:asciiTheme="minorHAnsi" w:hAnsiTheme="minorHAnsi" w:cstheme="minorHAnsi"/>
          <w:b w:val="0"/>
          <w:bCs w:val="0"/>
          <w:color w:val="000000"/>
          <w:sz w:val="28"/>
          <w:szCs w:val="28"/>
        </w:rPr>
        <w:t xml:space="preserve"> refers to the leaves and twigs of a mango tree.</w:t>
      </w:r>
    </w:p>
    <w:p w14:paraId="54F4CA0F" w14:textId="45F1F9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15.76</w:t>
      </w:r>
    </w:p>
    <w:p w14:paraId="4DF88B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AFF7F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ekatre āni’ kari’ samuccaya</w:t>
      </w:r>
      <w:r w:rsidRPr="00790008">
        <w:rPr>
          <w:rStyle w:val="BookTitle"/>
          <w:rFonts w:asciiTheme="minorHAnsi" w:hAnsiTheme="minorHAnsi" w:cstheme="minorHAnsi"/>
          <w:b w:val="0"/>
          <w:bCs w:val="0"/>
          <w:color w:val="000000"/>
          <w:sz w:val="28"/>
          <w:szCs w:val="28"/>
        </w:rPr>
        <w:br/>
        <w:t>sarva-bhūmi karilena ālipanā-maya</w:t>
      </w:r>
    </w:p>
    <w:p w14:paraId="77A205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further decorated the arena with designs drawn with colored powders.</w:t>
      </w:r>
    </w:p>
    <w:p w14:paraId="5A521B95" w14:textId="54EF33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ālipanā </w:t>
      </w:r>
      <w:r w:rsidRPr="00790008">
        <w:rPr>
          <w:rStyle w:val="BookTitle"/>
          <w:rFonts w:asciiTheme="minorHAnsi" w:hAnsiTheme="minorHAnsi" w:cstheme="minorHAnsi"/>
          <w:b w:val="0"/>
          <w:bCs w:val="0"/>
          <w:color w:val="000000"/>
          <w:sz w:val="28"/>
          <w:szCs w:val="28"/>
        </w:rPr>
        <w:t xml:space="preserve">(from the Sanskrit word </w:t>
      </w:r>
      <w:r w:rsidRPr="00790008">
        <w:rPr>
          <w:rStyle w:val="BookTitle"/>
          <w:rFonts w:asciiTheme="minorHAnsi" w:hAnsiTheme="minorHAnsi" w:cstheme="minorHAnsi"/>
          <w:b w:val="0"/>
          <w:bCs w:val="0"/>
          <w:i/>
          <w:iCs/>
          <w:color w:val="000000"/>
          <w:sz w:val="28"/>
          <w:szCs w:val="28"/>
        </w:rPr>
        <w:t>ālimpana</w:t>
      </w:r>
      <w:r w:rsidRPr="00790008">
        <w:rPr>
          <w:rStyle w:val="BookTitle"/>
          <w:rFonts w:asciiTheme="minorHAnsi" w:hAnsiTheme="minorHAnsi" w:cstheme="minorHAnsi"/>
          <w:b w:val="0"/>
          <w:bCs w:val="0"/>
          <w:color w:val="000000"/>
          <w:sz w:val="28"/>
          <w:szCs w:val="28"/>
        </w:rPr>
        <w:t xml:space="preserve">) refers to marking or drawing various designs with rice powder on either the floor or walls of one’s house or a temple. It is called (in common language) </w:t>
      </w:r>
      <w:r w:rsidRPr="00790008">
        <w:rPr>
          <w:rStyle w:val="BookTitle"/>
          <w:rFonts w:asciiTheme="minorHAnsi" w:hAnsiTheme="minorHAnsi" w:cstheme="minorHAnsi"/>
          <w:b w:val="0"/>
          <w:bCs w:val="0"/>
          <w:i/>
          <w:iCs/>
          <w:color w:val="000000"/>
          <w:sz w:val="28"/>
          <w:szCs w:val="28"/>
        </w:rPr>
        <w:t xml:space="preserve">ālpanā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ālipanā</w:t>
      </w:r>
      <w:r w:rsidRPr="00790008">
        <w:rPr>
          <w:rStyle w:val="BookTitle"/>
          <w:rFonts w:asciiTheme="minorHAnsi" w:hAnsiTheme="minorHAnsi" w:cstheme="minorHAnsi"/>
          <w:b w:val="0"/>
          <w:bCs w:val="0"/>
          <w:color w:val="000000"/>
          <w:sz w:val="28"/>
          <w:szCs w:val="28"/>
        </w:rPr>
        <w:t>.</w:t>
      </w:r>
    </w:p>
    <w:p w14:paraId="1AF913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samuccaya kari</w:t>
      </w:r>
      <w:r w:rsidRPr="00790008">
        <w:rPr>
          <w:rStyle w:val="BookTitle"/>
          <w:rFonts w:asciiTheme="minorHAnsi" w:hAnsiTheme="minorHAnsi" w:cstheme="minorHAnsi"/>
          <w:b w:val="0"/>
          <w:bCs w:val="0"/>
          <w:color w:val="000000"/>
          <w:sz w:val="28"/>
          <w:szCs w:val="28"/>
        </w:rPr>
        <w:t xml:space="preserve"> means “accumulating,” “collecting,” “counting,” or “amassing.”</w:t>
      </w:r>
    </w:p>
    <w:p w14:paraId="60690118" w14:textId="6148E6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15.77-78</w:t>
      </w:r>
    </w:p>
    <w:p w14:paraId="375BF0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77-78</w:t>
      </w:r>
    </w:p>
    <w:p w14:paraId="5D35991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yateka vaiṣṇava, āra yateka brāhmaṇa</w:t>
      </w:r>
      <w:r w:rsidRPr="00790008">
        <w:rPr>
          <w:rStyle w:val="BookTitle"/>
          <w:rFonts w:asciiTheme="minorHAnsi" w:hAnsiTheme="minorHAnsi" w:cstheme="minorHAnsi"/>
          <w:b w:val="0"/>
          <w:bCs w:val="0"/>
          <w:color w:val="000000"/>
          <w:sz w:val="28"/>
          <w:szCs w:val="28"/>
        </w:rPr>
        <w:br/>
        <w:t>navadvīpe āchaye yateka susajjana</w:t>
      </w:r>
    </w:p>
    <w:p w14:paraId="646B9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sabārei nimantraṇa karilā sakale</w:t>
      </w:r>
      <w:r w:rsidRPr="00790008">
        <w:rPr>
          <w:rStyle w:val="BookTitle"/>
          <w:rFonts w:asciiTheme="minorHAnsi" w:hAnsiTheme="minorHAnsi" w:cstheme="minorHAnsi"/>
          <w:b w:val="0"/>
          <w:bCs w:val="0"/>
          <w:color w:val="000000"/>
          <w:sz w:val="28"/>
          <w:szCs w:val="28"/>
        </w:rPr>
        <w:br/>
        <w:t>“adhivāse guyā āsi’ khāibā vikāle”</w:t>
      </w:r>
    </w:p>
    <w:p w14:paraId="262AF6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Vaiṣṇavas, brāhmaṇas, and respectable people of Navadvīpa were invited, “Come in the afternoon and chew the pan of the Adhivāsa ceremony.”</w:t>
      </w:r>
    </w:p>
    <w:p w14:paraId="5711EBD5" w14:textId="02A8DF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the word </w:t>
      </w:r>
      <w:r w:rsidRPr="00790008">
        <w:rPr>
          <w:rStyle w:val="BookTitle"/>
          <w:rFonts w:asciiTheme="minorHAnsi" w:hAnsiTheme="minorHAnsi" w:cstheme="minorHAnsi"/>
          <w:b w:val="0"/>
          <w:bCs w:val="0"/>
          <w:i/>
          <w:iCs/>
          <w:color w:val="000000"/>
          <w:sz w:val="28"/>
          <w:szCs w:val="28"/>
        </w:rPr>
        <w:t>vaiṣṇava</w:t>
      </w:r>
      <w:r w:rsidRPr="00790008">
        <w:rPr>
          <w:rStyle w:val="BookTitle"/>
          <w:rFonts w:asciiTheme="minorHAnsi" w:hAnsiTheme="minorHAnsi" w:cstheme="minorHAnsi"/>
          <w:b w:val="0"/>
          <w:bCs w:val="0"/>
          <w:color w:val="000000"/>
          <w:sz w:val="28"/>
          <w:szCs w:val="28"/>
        </w:rPr>
        <w:t xml:space="preserve"> refers to those devotees of the Lord who are properly behaved, attached to worshiping Viṣṇu, and who are born in seminal and non</w:t>
      </w:r>
      <w:ins w:id="245" w:author="your servant" w:date="2020-08-30T15:26:00Z">
        <w:r w:rsidR="00B52BFF">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w:t>
      </w:r>
    </w:p>
    <w:p w14:paraId="65913C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refers to persons who were born in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w:t>
      </w:r>
    </w:p>
    <w:p w14:paraId="0FBC40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guyā</w:t>
      </w:r>
      <w:r w:rsidRPr="00790008">
        <w:rPr>
          <w:rStyle w:val="BookTitle"/>
          <w:rFonts w:asciiTheme="minorHAnsi" w:hAnsiTheme="minorHAnsi" w:cstheme="minorHAnsi"/>
          <w:b w:val="0"/>
          <w:bCs w:val="0"/>
          <w:color w:val="000000"/>
          <w:sz w:val="28"/>
          <w:szCs w:val="28"/>
        </w:rPr>
        <w:t xml:space="preserve"> (an abbreviated corruption of the Sanskrit word </w:t>
      </w:r>
      <w:r w:rsidRPr="00790008">
        <w:rPr>
          <w:rStyle w:val="BookTitle"/>
          <w:rFonts w:asciiTheme="minorHAnsi" w:hAnsiTheme="minorHAnsi" w:cstheme="minorHAnsi"/>
          <w:b w:val="0"/>
          <w:bCs w:val="0"/>
          <w:i/>
          <w:iCs/>
          <w:color w:val="000000"/>
          <w:sz w:val="28"/>
          <w:szCs w:val="28"/>
        </w:rPr>
        <w:t>guvāka—</w:t>
      </w:r>
      <w:r w:rsidRPr="00790008">
        <w:rPr>
          <w:rStyle w:val="BookTitle"/>
          <w:rFonts w:asciiTheme="minorHAnsi" w:hAnsiTheme="minorHAnsi" w:cstheme="minorHAnsi"/>
          <w:b w:val="0"/>
          <w:bCs w:val="0"/>
          <w:color w:val="000000"/>
          <w:sz w:val="28"/>
          <w:szCs w:val="28"/>
        </w:rPr>
        <w:t>“spices”) generally refers to betel nuts, but in this case it refers to pan leaves and spices.</w:t>
      </w:r>
    </w:p>
    <w:p w14:paraId="440D47F7" w14:textId="0E44AB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15.79</w:t>
      </w:r>
    </w:p>
    <w:p w14:paraId="4C8EA1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2BE53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aparāhna kāla mātra haila āsiyā</w:t>
      </w:r>
      <w:r w:rsidRPr="00790008">
        <w:rPr>
          <w:rStyle w:val="BookTitle"/>
          <w:rFonts w:asciiTheme="minorHAnsi" w:hAnsiTheme="minorHAnsi" w:cstheme="minorHAnsi"/>
          <w:b w:val="0"/>
          <w:bCs w:val="0"/>
          <w:color w:val="000000"/>
          <w:sz w:val="28"/>
          <w:szCs w:val="28"/>
        </w:rPr>
        <w:br/>
        <w:t>bādya āsi’ karite lāgila bājaniyā</w:t>
      </w:r>
    </w:p>
    <w:p w14:paraId="6CA36C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on the day of Adhivāsa, the musicians all began to play their instruments.</w:t>
      </w:r>
    </w:p>
    <w:p w14:paraId="001C2528" w14:textId="594950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bājaniyā</w:t>
      </w:r>
      <w:r w:rsidRPr="00790008">
        <w:rPr>
          <w:rStyle w:val="BookTitle"/>
          <w:rFonts w:asciiTheme="minorHAnsi" w:hAnsiTheme="minorHAnsi" w:cstheme="minorHAnsi"/>
          <w:b w:val="0"/>
          <w:bCs w:val="0"/>
          <w:color w:val="000000"/>
          <w:sz w:val="28"/>
          <w:szCs w:val="28"/>
        </w:rPr>
        <w:t xml:space="preserve"> comes from </w:t>
      </w:r>
      <w:r w:rsidRPr="00790008">
        <w:rPr>
          <w:rStyle w:val="BookTitle"/>
          <w:rFonts w:asciiTheme="minorHAnsi" w:hAnsiTheme="minorHAnsi" w:cstheme="minorHAnsi"/>
          <w:b w:val="0"/>
          <w:bCs w:val="0"/>
          <w:i/>
          <w:iCs/>
          <w:color w:val="000000"/>
          <w:sz w:val="28"/>
          <w:szCs w:val="28"/>
        </w:rPr>
        <w:t>bājana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bājāna</w:t>
      </w:r>
      <w:r w:rsidRPr="00790008">
        <w:rPr>
          <w:rStyle w:val="BookTitle"/>
          <w:rFonts w:asciiTheme="minorHAnsi" w:hAnsiTheme="minorHAnsi" w:cstheme="minorHAnsi"/>
          <w:b w:val="0"/>
          <w:bCs w:val="0"/>
          <w:color w:val="000000"/>
          <w:sz w:val="28"/>
          <w:szCs w:val="28"/>
        </w:rPr>
        <w:t xml:space="preserve">, which are corruptions of the Sanskrit word </w:t>
      </w:r>
      <w:r w:rsidRPr="00790008">
        <w:rPr>
          <w:rStyle w:val="BookTitle"/>
          <w:rFonts w:asciiTheme="minorHAnsi" w:hAnsiTheme="minorHAnsi" w:cstheme="minorHAnsi"/>
          <w:b w:val="0"/>
          <w:bCs w:val="0"/>
          <w:i/>
          <w:iCs/>
          <w:color w:val="000000"/>
          <w:sz w:val="28"/>
          <w:szCs w:val="28"/>
        </w:rPr>
        <w:t>bādana</w:t>
      </w:r>
      <w:r w:rsidRPr="00790008">
        <w:rPr>
          <w:rStyle w:val="BookTitle"/>
          <w:rFonts w:asciiTheme="minorHAnsi" w:hAnsiTheme="minorHAnsi" w:cstheme="minorHAnsi"/>
          <w:b w:val="0"/>
          <w:bCs w:val="0"/>
          <w:color w:val="000000"/>
          <w:sz w:val="28"/>
          <w:szCs w:val="28"/>
        </w:rPr>
        <w:t>. It refers to an actor or a person who plays musical instruments.</w:t>
      </w:r>
    </w:p>
    <w:p w14:paraId="52CA0FAD" w14:textId="623B12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15.80</w:t>
      </w:r>
    </w:p>
    <w:p w14:paraId="2CC836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6023B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mṛdaṅga, sānāñi, jayaḍhāka, karatāla</w:t>
      </w:r>
      <w:r w:rsidRPr="00790008">
        <w:rPr>
          <w:rStyle w:val="BookTitle"/>
          <w:rFonts w:asciiTheme="minorHAnsi" w:hAnsiTheme="minorHAnsi" w:cstheme="minorHAnsi"/>
          <w:b w:val="0"/>
          <w:bCs w:val="0"/>
          <w:color w:val="000000"/>
          <w:sz w:val="28"/>
          <w:szCs w:val="28"/>
        </w:rPr>
        <w:br/>
        <w:t>nānā-vidha vādya-dhvani uṭhila viśāla</w:t>
      </w:r>
    </w:p>
    <w:p w14:paraId="23670F24" w14:textId="6A930A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playing of various instruments like mṛdaṅga, sānāñi, jayaḍhāka, and karatālas created a tumultuous sound.</w:t>
      </w:r>
    </w:p>
    <w:p w14:paraId="43BC8EED" w14:textId="2FD7DB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15.81</w:t>
      </w:r>
    </w:p>
    <w:p w14:paraId="33C3FD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71536D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bhāṭa-gaṇe paḍite lāgila rāyavāra</w:t>
      </w:r>
      <w:r w:rsidRPr="00790008">
        <w:rPr>
          <w:rStyle w:val="BookTitle"/>
          <w:rFonts w:asciiTheme="minorHAnsi" w:hAnsiTheme="minorHAnsi" w:cstheme="minorHAnsi"/>
          <w:b w:val="0"/>
          <w:bCs w:val="0"/>
          <w:color w:val="000000"/>
          <w:sz w:val="28"/>
          <w:szCs w:val="28"/>
        </w:rPr>
        <w:br/>
        <w:t>pati-vratā-gaṇe kare jaya-jaya-kāra</w:t>
      </w:r>
    </w:p>
    <w:p w14:paraId="752BF8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professional blessers began to recite prayers, and the chaste women made auspicious sounds.</w:t>
      </w:r>
    </w:p>
    <w:p w14:paraId="3465261A" w14:textId="23A226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For a</w:t>
      </w:r>
      <w:ins w:id="246" w:author="your servant" w:date="2020-08-30T15:27:00Z">
        <w:r w:rsidR="00B52BFF">
          <w:rPr>
            <w:rStyle w:val="BookTitle"/>
            <w:rFonts w:asciiTheme="minorHAnsi" w:hAnsiTheme="minorHAnsi" w:cstheme="minorHAnsi"/>
            <w:b w:val="0"/>
            <w:bCs w:val="0"/>
            <w:color w:val="000000"/>
            <w:sz w:val="28"/>
            <w:szCs w:val="28"/>
          </w:rPr>
          <w:t>n</w:t>
        </w:r>
      </w:ins>
      <w:r w:rsidRPr="00790008">
        <w:rPr>
          <w:rStyle w:val="BookTitle"/>
          <w:rFonts w:asciiTheme="minorHAnsi" w:hAnsiTheme="minorHAnsi" w:cstheme="minorHAnsi"/>
          <w:b w:val="0"/>
          <w:bCs w:val="0"/>
          <w:color w:val="000000"/>
          <w:sz w:val="28"/>
          <w:szCs w:val="28"/>
        </w:rPr>
        <w:t xml:space="preserve"> explanation of the word </w:t>
      </w:r>
      <w:r w:rsidRPr="00790008">
        <w:rPr>
          <w:rStyle w:val="BookTitle"/>
          <w:rFonts w:asciiTheme="minorHAnsi" w:hAnsiTheme="minorHAnsi" w:cstheme="minorHAnsi"/>
          <w:b w:val="0"/>
          <w:bCs w:val="0"/>
          <w:i/>
          <w:iCs/>
          <w:color w:val="000000"/>
          <w:sz w:val="28"/>
          <w:szCs w:val="28"/>
        </w:rPr>
        <w:t>rāyavāra</w:t>
      </w:r>
      <w:r w:rsidRPr="00790008">
        <w:rPr>
          <w:rStyle w:val="BookTitle"/>
          <w:rFonts w:asciiTheme="minorHAnsi" w:hAnsiTheme="minorHAnsi" w:cstheme="minorHAnsi"/>
          <w:b w:val="0"/>
          <w:bCs w:val="0"/>
          <w:color w:val="000000"/>
          <w:sz w:val="28"/>
          <w:szCs w:val="28"/>
        </w:rPr>
        <w:t xml:space="preserve">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8, verse 11.</w:t>
      </w:r>
    </w:p>
    <w:p w14:paraId="27737A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 </w:t>
      </w:r>
      <w:r w:rsidRPr="00790008">
        <w:rPr>
          <w:rStyle w:val="BookTitle"/>
          <w:rFonts w:asciiTheme="minorHAnsi" w:hAnsiTheme="minorHAnsi" w:cstheme="minorHAnsi"/>
          <w:b w:val="0"/>
          <w:bCs w:val="0"/>
          <w:i/>
          <w:iCs/>
          <w:color w:val="000000"/>
          <w:sz w:val="28"/>
          <w:szCs w:val="28"/>
        </w:rPr>
        <w:t xml:space="preserve">jaya-jaya-kāra, </w:t>
      </w:r>
      <w:r w:rsidRPr="00790008">
        <w:rPr>
          <w:rStyle w:val="BookTitle"/>
          <w:rFonts w:asciiTheme="minorHAnsi" w:hAnsiTheme="minorHAnsi" w:cstheme="minorHAnsi"/>
          <w:b w:val="0"/>
          <w:bCs w:val="0"/>
          <w:color w:val="000000"/>
          <w:sz w:val="28"/>
          <w:szCs w:val="28"/>
        </w:rPr>
        <w:t xml:space="preserve">even today in East Bengal the </w:t>
      </w:r>
      <w:r w:rsidRPr="00790008">
        <w:rPr>
          <w:rStyle w:val="BookTitle"/>
          <w:rFonts w:asciiTheme="minorHAnsi" w:hAnsiTheme="minorHAnsi" w:cstheme="minorHAnsi"/>
          <w:b w:val="0"/>
          <w:bCs w:val="0"/>
          <w:i/>
          <w:iCs/>
          <w:color w:val="000000"/>
          <w:sz w:val="28"/>
          <w:szCs w:val="28"/>
        </w:rPr>
        <w:t xml:space="preserve">ulu-dhvani </w:t>
      </w:r>
      <w:r w:rsidRPr="00790008">
        <w:rPr>
          <w:rStyle w:val="BookTitle"/>
          <w:rFonts w:asciiTheme="minorHAnsi" w:hAnsiTheme="minorHAnsi" w:cstheme="minorHAnsi"/>
          <w:b w:val="0"/>
          <w:bCs w:val="0"/>
          <w:color w:val="000000"/>
          <w:sz w:val="28"/>
          <w:szCs w:val="28"/>
        </w:rPr>
        <w:t xml:space="preserve">[a sound Bengali women make while vibrating their tongues] is known as </w:t>
      </w:r>
      <w:r w:rsidRPr="00790008">
        <w:rPr>
          <w:rStyle w:val="BookTitle"/>
          <w:rFonts w:asciiTheme="minorHAnsi" w:hAnsiTheme="minorHAnsi" w:cstheme="minorHAnsi"/>
          <w:b w:val="0"/>
          <w:bCs w:val="0"/>
          <w:i/>
          <w:iCs/>
          <w:color w:val="000000"/>
          <w:sz w:val="28"/>
          <w:szCs w:val="28"/>
        </w:rPr>
        <w:t>jokāra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jayakāra</w:t>
      </w:r>
      <w:r w:rsidRPr="00790008">
        <w:rPr>
          <w:rStyle w:val="BookTitle"/>
          <w:rFonts w:asciiTheme="minorHAnsi" w:hAnsiTheme="minorHAnsi" w:cstheme="minorHAnsi"/>
          <w:b w:val="0"/>
          <w:bCs w:val="0"/>
          <w:color w:val="000000"/>
          <w:sz w:val="28"/>
          <w:szCs w:val="28"/>
        </w:rPr>
        <w:t xml:space="preserve"> in the local language.</w:t>
      </w:r>
    </w:p>
    <w:p w14:paraId="141D3C6E" w14:textId="104C23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15.82</w:t>
      </w:r>
    </w:p>
    <w:p w14:paraId="40A412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DE9F4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lāgila karite veda-dhvani</w:t>
      </w:r>
      <w:r w:rsidRPr="00790008">
        <w:rPr>
          <w:rStyle w:val="BookTitle"/>
          <w:rFonts w:asciiTheme="minorHAnsi" w:hAnsiTheme="minorHAnsi" w:cstheme="minorHAnsi"/>
          <w:b w:val="0"/>
          <w:bCs w:val="0"/>
          <w:color w:val="000000"/>
          <w:sz w:val="28"/>
          <w:szCs w:val="28"/>
        </w:rPr>
        <w:br/>
        <w:t>madhye āsi’ vasilā dvijendra-kula-maṇi</w:t>
      </w:r>
    </w:p>
    <w:p w14:paraId="210C32C9" w14:textId="28AF08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brāhmaṇas chanted Vedic mantras, Viśvambhara, the crest jewel of the brāhmaṇas, came and sat in their midst.</w:t>
      </w:r>
    </w:p>
    <w:p w14:paraId="6C04FC6B" w14:textId="65BE4A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15.83</w:t>
      </w:r>
    </w:p>
    <w:p w14:paraId="165485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C8C3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vasilena brāhmaṇa-maṇḍalī</w:t>
      </w:r>
      <w:r w:rsidRPr="00790008">
        <w:rPr>
          <w:rStyle w:val="BookTitle"/>
          <w:rFonts w:asciiTheme="minorHAnsi" w:hAnsiTheme="minorHAnsi" w:cstheme="minorHAnsi"/>
          <w:b w:val="0"/>
          <w:bCs w:val="0"/>
          <w:color w:val="000000"/>
          <w:sz w:val="28"/>
          <w:szCs w:val="28"/>
        </w:rPr>
        <w:br/>
        <w:t>sabei hailā citte mahā-kutūhalī</w:t>
      </w:r>
    </w:p>
    <w:p w14:paraId="71031DE7" w14:textId="735B9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sat in groups around the Lord, and in this way everyone was overjoyed at heart.</w:t>
      </w:r>
    </w:p>
    <w:p w14:paraId="1F9F07E1" w14:textId="27BDBE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15.84</w:t>
      </w:r>
    </w:p>
    <w:p w14:paraId="32FDF8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01BD32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gandha, candana, tāmbūla, divya-mālā</w:t>
      </w:r>
      <w:r w:rsidRPr="00790008">
        <w:rPr>
          <w:rStyle w:val="BookTitle"/>
          <w:rFonts w:asciiTheme="minorHAnsi" w:hAnsiTheme="minorHAnsi" w:cstheme="minorHAnsi"/>
          <w:b w:val="0"/>
          <w:bCs w:val="0"/>
          <w:color w:val="000000"/>
          <w:sz w:val="28"/>
          <w:szCs w:val="28"/>
        </w:rPr>
        <w:br/>
        <w:t>brāhmaṇa-gaṇera sabe dibāre ānilā</w:t>
      </w:r>
    </w:p>
    <w:p w14:paraId="0FFA878B" w14:textId="4A3F84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Aguru, sandalwood paste, pan, and flower garlands were brought out and offered to the brāhmaṇas.</w:t>
      </w:r>
    </w:p>
    <w:p w14:paraId="192EA375" w14:textId="287C1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15.85</w:t>
      </w:r>
    </w:p>
    <w:p w14:paraId="2D418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2B7AC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śire mālā, sarva-aṅge lepiyā candane</w:t>
      </w:r>
      <w:r w:rsidRPr="00790008">
        <w:rPr>
          <w:rStyle w:val="BookTitle"/>
          <w:rFonts w:asciiTheme="minorHAnsi" w:hAnsiTheme="minorHAnsi" w:cstheme="minorHAnsi"/>
          <w:b w:val="0"/>
          <w:bCs w:val="0"/>
          <w:color w:val="000000"/>
          <w:sz w:val="28"/>
          <w:szCs w:val="28"/>
        </w:rPr>
        <w:br/>
        <w:t>eka-bāṭā tāmbūla se dena eko jane</w:t>
      </w:r>
    </w:p>
    <w:p w14:paraId="65FEEF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Garlands were placed on their heads, their bodies were smeared with sandalwood paste, and each brāhmaṇa was given a box of pan.</w:t>
      </w:r>
    </w:p>
    <w:p w14:paraId="05FBD48C" w14:textId="32D665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bāṭā</w:t>
      </w:r>
      <w:r w:rsidRPr="00790008">
        <w:rPr>
          <w:rStyle w:val="BookTitle"/>
          <w:rFonts w:asciiTheme="minorHAnsi" w:hAnsiTheme="minorHAnsi" w:cstheme="minorHAnsi"/>
          <w:b w:val="0"/>
          <w:bCs w:val="0"/>
          <w:color w:val="000000"/>
          <w:sz w:val="28"/>
          <w:szCs w:val="28"/>
        </w:rPr>
        <w:t xml:space="preserve"> refers to a container or box for keeping pan.</w:t>
      </w:r>
    </w:p>
    <w:p w14:paraId="2915ADEB" w14:textId="6753AB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15.86</w:t>
      </w:r>
    </w:p>
    <w:p w14:paraId="3FBDC6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75B75F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vipra-kula nadīyā,—viprera anta nāi</w:t>
      </w:r>
      <w:r w:rsidRPr="00790008">
        <w:rPr>
          <w:rStyle w:val="BookTitle"/>
          <w:rFonts w:asciiTheme="minorHAnsi" w:hAnsiTheme="minorHAnsi" w:cstheme="minorHAnsi"/>
          <w:b w:val="0"/>
          <w:bCs w:val="0"/>
          <w:color w:val="000000"/>
          <w:sz w:val="28"/>
          <w:szCs w:val="28"/>
        </w:rPr>
        <w:br/>
        <w:t>kata yāya, kata āise, avadhi nā pāi</w:t>
      </w:r>
    </w:p>
    <w:p w14:paraId="1F0429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Nadia was full of brāhmaṇa families, so innumerable brāhmaṇas were present there. No one could count how many came and went.</w:t>
      </w:r>
    </w:p>
    <w:p w14:paraId="0F03736D" w14:textId="003226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vipra-kula </w:t>
      </w:r>
      <w:r w:rsidRPr="00790008">
        <w:rPr>
          <w:rStyle w:val="BookTitle"/>
          <w:rFonts w:asciiTheme="minorHAnsi" w:hAnsiTheme="minorHAnsi" w:cstheme="minorHAnsi"/>
          <w:b w:val="0"/>
          <w:bCs w:val="0"/>
          <w:color w:val="000000"/>
          <w:sz w:val="28"/>
          <w:szCs w:val="28"/>
        </w:rPr>
        <w:t xml:space="preserve">means “full of caste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126FCE34" w14:textId="723725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15.87</w:t>
      </w:r>
    </w:p>
    <w:p w14:paraId="66465D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4C08DF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tathi-madhye lobhiṣṭha aneka jana āche</w:t>
      </w:r>
      <w:r w:rsidRPr="00790008">
        <w:rPr>
          <w:rStyle w:val="BookTitle"/>
          <w:rFonts w:asciiTheme="minorHAnsi" w:hAnsiTheme="minorHAnsi" w:cstheme="minorHAnsi"/>
          <w:b w:val="0"/>
          <w:bCs w:val="0"/>
          <w:color w:val="000000"/>
          <w:sz w:val="28"/>
          <w:szCs w:val="28"/>
        </w:rPr>
        <w:br/>
        <w:t>eka-bāra laiyā punaḥ āra kāca kāce</w:t>
      </w:r>
    </w:p>
    <w:p w14:paraId="6FC7BE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Among them, some greedy brāhmaṇas received their gifts and then returned a second time in different dress to again receive gifts.</w:t>
      </w:r>
    </w:p>
    <w:p w14:paraId="0AA6063E" w14:textId="7DB6FA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tathi-madhye </w:t>
      </w:r>
      <w:r w:rsidRPr="00790008">
        <w:rPr>
          <w:rStyle w:val="BookTitle"/>
          <w:rFonts w:asciiTheme="minorHAnsi" w:hAnsiTheme="minorHAnsi" w:cstheme="minorHAnsi"/>
          <w:b w:val="0"/>
          <w:bCs w:val="0"/>
          <w:color w:val="000000"/>
          <w:sz w:val="28"/>
          <w:szCs w:val="28"/>
        </w:rPr>
        <w:t>(used in ancient Bengali) means “among them.”</w:t>
      </w:r>
    </w:p>
    <w:p w14:paraId="1E4A38E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lobhiṣṭha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lobha</w:t>
      </w:r>
      <w:r w:rsidRPr="00790008">
        <w:rPr>
          <w:rStyle w:val="BookTitle"/>
          <w:rFonts w:asciiTheme="minorHAnsi" w:hAnsiTheme="minorHAnsi" w:cstheme="minorHAnsi"/>
          <w:b w:val="0"/>
          <w:bCs w:val="0"/>
          <w:color w:val="000000"/>
          <w:sz w:val="28"/>
          <w:szCs w:val="28"/>
        </w:rPr>
        <w:t xml:space="preserve">—“greed”+(to indicate excessive) </w:t>
      </w:r>
      <w:r w:rsidRPr="00790008">
        <w:rPr>
          <w:rStyle w:val="BookTitle"/>
          <w:rFonts w:asciiTheme="minorHAnsi" w:hAnsiTheme="minorHAnsi" w:cstheme="minorHAnsi"/>
          <w:b w:val="0"/>
          <w:bCs w:val="0"/>
          <w:i/>
          <w:iCs/>
          <w:color w:val="000000"/>
          <w:sz w:val="28"/>
          <w:szCs w:val="28"/>
        </w:rPr>
        <w:t>iṣṭha</w:t>
      </w:r>
      <w:r w:rsidRPr="00790008">
        <w:rPr>
          <w:rStyle w:val="BookTitle"/>
          <w:rFonts w:asciiTheme="minorHAnsi" w:hAnsiTheme="minorHAnsi" w:cstheme="minorHAnsi"/>
          <w:b w:val="0"/>
          <w:bCs w:val="0"/>
          <w:color w:val="000000"/>
          <w:sz w:val="28"/>
          <w:szCs w:val="28"/>
        </w:rPr>
        <w:t>—“desired”) means “extremely greedy.”</w:t>
      </w:r>
    </w:p>
    <w:p w14:paraId="2075376E" w14:textId="592EB3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15.88</w:t>
      </w:r>
    </w:p>
    <w:p w14:paraId="4BDC3E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7C970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āsi’ mahā-lokera gahale</w:t>
      </w:r>
      <w:r w:rsidRPr="00790008">
        <w:rPr>
          <w:rStyle w:val="BookTitle"/>
          <w:rFonts w:asciiTheme="minorHAnsi" w:hAnsiTheme="minorHAnsi" w:cstheme="minorHAnsi"/>
          <w:b w:val="0"/>
          <w:bCs w:val="0"/>
          <w:color w:val="000000"/>
          <w:sz w:val="28"/>
          <w:szCs w:val="28"/>
        </w:rPr>
        <w:br/>
        <w:t>candana, guvāka, mālā niyā niyā cale</w:t>
      </w:r>
    </w:p>
    <w:p w14:paraId="7C156C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ensuing commotion, they thus received sandalwood paste, pan, and flower garlands a second time.</w:t>
      </w:r>
    </w:p>
    <w:p w14:paraId="2821F842" w14:textId="5CEFF1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gahane </w:t>
      </w:r>
      <w:r w:rsidRPr="00790008">
        <w:rPr>
          <w:rStyle w:val="BookTitle"/>
          <w:rFonts w:asciiTheme="minorHAnsi" w:hAnsiTheme="minorHAnsi" w:cstheme="minorHAnsi"/>
          <w:b w:val="0"/>
          <w:bCs w:val="0"/>
          <w:color w:val="000000"/>
          <w:sz w:val="28"/>
          <w:szCs w:val="28"/>
        </w:rPr>
        <w:t xml:space="preserve">(derived from the word </w:t>
      </w:r>
      <w:r w:rsidRPr="00790008">
        <w:rPr>
          <w:rStyle w:val="BookTitle"/>
          <w:rFonts w:asciiTheme="minorHAnsi" w:hAnsiTheme="minorHAnsi" w:cstheme="minorHAnsi"/>
          <w:b w:val="0"/>
          <w:bCs w:val="0"/>
          <w:i/>
          <w:iCs/>
          <w:color w:val="000000"/>
          <w:sz w:val="28"/>
          <w:szCs w:val="28"/>
        </w:rPr>
        <w:t>gahana</w:t>
      </w:r>
      <w:r w:rsidRPr="00790008">
        <w:rPr>
          <w:rStyle w:val="BookTitle"/>
          <w:rFonts w:asciiTheme="minorHAnsi" w:hAnsiTheme="minorHAnsi" w:cstheme="minorHAnsi"/>
          <w:b w:val="0"/>
          <w:bCs w:val="0"/>
          <w:color w:val="000000"/>
          <w:sz w:val="28"/>
          <w:szCs w:val="28"/>
        </w:rPr>
        <w:t xml:space="preserve">, which is a form of the Sanskrit verb </w:t>
      </w:r>
      <w:r w:rsidRPr="00790008">
        <w:rPr>
          <w:rStyle w:val="BookTitle"/>
          <w:rFonts w:asciiTheme="minorHAnsi" w:hAnsiTheme="minorHAnsi" w:cstheme="minorHAnsi"/>
          <w:b w:val="0"/>
          <w:bCs w:val="0"/>
          <w:i/>
          <w:iCs/>
          <w:color w:val="000000"/>
          <w:sz w:val="28"/>
          <w:szCs w:val="28"/>
        </w:rPr>
        <w:t>gah</w:t>
      </w:r>
      <w:r w:rsidRPr="00790008">
        <w:rPr>
          <w:rStyle w:val="BookTitle"/>
          <w:rFonts w:asciiTheme="minorHAnsi" w:hAnsiTheme="minorHAnsi" w:cstheme="minorHAnsi"/>
          <w:b w:val="0"/>
          <w:bCs w:val="0"/>
          <w:color w:val="000000"/>
          <w:sz w:val="28"/>
          <w:szCs w:val="28"/>
        </w:rPr>
        <w:t xml:space="preserve">—“intense”) means “crowded,” “full of people,” “large gathering.” The word </w:t>
      </w:r>
      <w:r w:rsidRPr="00790008">
        <w:rPr>
          <w:rStyle w:val="BookTitle"/>
          <w:rFonts w:asciiTheme="minorHAnsi" w:hAnsiTheme="minorHAnsi" w:cstheme="minorHAnsi"/>
          <w:b w:val="0"/>
          <w:bCs w:val="0"/>
          <w:i/>
          <w:iCs/>
          <w:color w:val="000000"/>
          <w:sz w:val="28"/>
          <w:szCs w:val="28"/>
        </w:rPr>
        <w:t xml:space="preserve">gola </w:t>
      </w:r>
      <w:r w:rsidRPr="00790008">
        <w:rPr>
          <w:rStyle w:val="BookTitle"/>
          <w:rFonts w:asciiTheme="minorHAnsi" w:hAnsiTheme="minorHAnsi" w:cstheme="minorHAnsi"/>
          <w:b w:val="0"/>
          <w:bCs w:val="0"/>
          <w:color w:val="000000"/>
          <w:sz w:val="28"/>
          <w:szCs w:val="28"/>
        </w:rPr>
        <w:t xml:space="preserve">(?) is derived from </w:t>
      </w:r>
      <w:r w:rsidRPr="00790008">
        <w:rPr>
          <w:rStyle w:val="BookTitle"/>
          <w:rFonts w:asciiTheme="minorHAnsi" w:hAnsiTheme="minorHAnsi" w:cstheme="minorHAnsi"/>
          <w:b w:val="0"/>
          <w:bCs w:val="0"/>
          <w:i/>
          <w:iCs/>
          <w:color w:val="000000"/>
          <w:sz w:val="28"/>
          <w:szCs w:val="28"/>
        </w:rPr>
        <w:t>gahane</w:t>
      </w:r>
      <w:r w:rsidRPr="00790008">
        <w:rPr>
          <w:rStyle w:val="BookTitle"/>
          <w:rFonts w:asciiTheme="minorHAnsi" w:hAnsiTheme="minorHAnsi" w:cstheme="minorHAnsi"/>
          <w:b w:val="0"/>
          <w:bCs w:val="0"/>
          <w:color w:val="000000"/>
          <w:sz w:val="28"/>
          <w:szCs w:val="28"/>
        </w:rPr>
        <w:t>.</w:t>
      </w:r>
    </w:p>
    <w:p w14:paraId="3A3DB599" w14:textId="17B2E7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15.89</w:t>
      </w:r>
    </w:p>
    <w:p w14:paraId="6C6C7C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7E8E41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ānande matta, ke kāhāre cine?</w:t>
      </w:r>
      <w:r w:rsidRPr="00790008">
        <w:rPr>
          <w:rStyle w:val="BookTitle"/>
          <w:rFonts w:asciiTheme="minorHAnsi" w:hAnsiTheme="minorHAnsi" w:cstheme="minorHAnsi"/>
          <w:b w:val="0"/>
          <w:bCs w:val="0"/>
          <w:color w:val="000000"/>
          <w:sz w:val="28"/>
          <w:szCs w:val="28"/>
        </w:rPr>
        <w:br/>
        <w:t>prabhu o hāsiyā ājñā karilā āpane</w:t>
      </w:r>
    </w:p>
    <w:p w14:paraId="26501488" w14:textId="45FC63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intoxicated with ecstasy and thus unable to recognize one another. The Lord also smiled and gave instruction.</w:t>
      </w:r>
    </w:p>
    <w:p w14:paraId="69306B9D" w14:textId="2510DC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15.90-92</w:t>
      </w:r>
    </w:p>
    <w:p w14:paraId="019D47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90-92</w:t>
      </w:r>
    </w:p>
    <w:p w14:paraId="09CA98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candana-mālā deha’ tina-bāra</w:t>
      </w:r>
      <w:r w:rsidRPr="00790008">
        <w:rPr>
          <w:rStyle w:val="BookTitle"/>
          <w:rFonts w:asciiTheme="minorHAnsi" w:hAnsiTheme="minorHAnsi" w:cstheme="minorHAnsi"/>
          <w:b w:val="0"/>
          <w:bCs w:val="0"/>
          <w:color w:val="000000"/>
          <w:sz w:val="28"/>
          <w:szCs w:val="28"/>
        </w:rPr>
        <w:br/>
        <w:t>cintā nāhi, vyaya kara’ ye icchā yāhāra”</w:t>
      </w:r>
    </w:p>
    <w:p w14:paraId="3C5BDA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eka-bāra niyā ye ye laya āra bāra</w:t>
      </w:r>
      <w:r w:rsidRPr="00790008">
        <w:rPr>
          <w:rStyle w:val="BookTitle"/>
          <w:rFonts w:asciiTheme="minorHAnsi" w:hAnsiTheme="minorHAnsi" w:cstheme="minorHAnsi"/>
          <w:b w:val="0"/>
          <w:bCs w:val="0"/>
          <w:color w:val="000000"/>
          <w:sz w:val="28"/>
          <w:szCs w:val="28"/>
        </w:rPr>
        <w:br/>
        <w:t>e ājñāya tāhāra kailena pratikāra</w:t>
      </w:r>
    </w:p>
    <w:p w14:paraId="278D50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“pāche keha ciniyā viprere manda bale</w:t>
      </w:r>
      <w:r w:rsidRPr="00790008">
        <w:rPr>
          <w:rStyle w:val="BookTitle"/>
          <w:rFonts w:asciiTheme="minorHAnsi" w:hAnsiTheme="minorHAnsi" w:cstheme="minorHAnsi"/>
          <w:b w:val="0"/>
          <w:bCs w:val="0"/>
          <w:color w:val="000000"/>
          <w:sz w:val="28"/>
          <w:szCs w:val="28"/>
        </w:rPr>
        <w:br/>
        <w:t>paramārthe doṣa haya śāṭhya kari’ nile”</w:t>
      </w:r>
    </w:p>
    <w:p w14:paraId="696590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“Give sandalwood paste and garlands three times to everyone. Don’t worry about the expenditure, give freely to everyone.” By this instruction the Lord indirectly forbade everyone from taking again and again. The Lord continued, “If a brāhmaṇa is caught cheating, he’ll be criticized and thus disgraced.”</w:t>
      </w:r>
    </w:p>
    <w:p w14:paraId="2AD30F42" w14:textId="5CF621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most magnanimous Śrī Gaurasundara gave instructions to give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pan, betel nuts, garlands, and sandalwood three times so that those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had once received pan, betel nuts, garlands, and sandalwood and came back again in different dress to receive these items again would be satisfied and all their desires would be fulfilled and so that unscrupulous people would be checked from condemning them as illegitimate greedy cheaters.</w:t>
      </w:r>
    </w:p>
    <w:p w14:paraId="7DFD23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verse 92 indicates that if one cheats or deceives others to usurp something for himself, then from the spiritual point of view that is a fault or sin. Therefore this act is certainly immoral. But henpecked persons who never fail to externally condemn others’ immoral activities of lying, cheating, and deceiving while they themselves do not hesitate to lie, cheat, and deceive for the pleasure of their dearer than life wives and, furthermore, they openly justify such activities; as soon as such people hear the statement, </w:t>
      </w:r>
      <w:r w:rsidRPr="00790008">
        <w:rPr>
          <w:rStyle w:val="BookTitle"/>
          <w:rFonts w:asciiTheme="minorHAnsi" w:hAnsiTheme="minorHAnsi" w:cstheme="minorHAnsi"/>
          <w:b w:val="0"/>
          <w:bCs w:val="0"/>
          <w:i/>
          <w:iCs/>
          <w:color w:val="000000"/>
          <w:sz w:val="28"/>
          <w:szCs w:val="28"/>
        </w:rPr>
        <w:t>yena kenāpy upāyena manaḥ kṛṣṇe niveśayet</w:t>
      </w:r>
      <w:r w:rsidRPr="00790008">
        <w:rPr>
          <w:rStyle w:val="BookTitle"/>
          <w:rFonts w:asciiTheme="minorHAnsi" w:hAnsiTheme="minorHAnsi" w:cstheme="minorHAnsi"/>
          <w:b w:val="0"/>
          <w:bCs w:val="0"/>
          <w:color w:val="000000"/>
          <w:sz w:val="28"/>
          <w:szCs w:val="28"/>
        </w:rPr>
        <w:t>—“Somehow or other one must engage his mind in the Absolute Truth, Kṛṣṇa,” or see the behavior of those who follow this statement, they immediately scream, “Morality has been transgressed,” and in this way they exhibit their pride.</w:t>
      </w:r>
    </w:p>
    <w:p w14:paraId="734F8A3A" w14:textId="7E518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15.93</w:t>
      </w:r>
    </w:p>
    <w:p w14:paraId="4D76CB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9BF9F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vipra-priya prabhura cittera ei kathā</w:t>
      </w:r>
      <w:r w:rsidRPr="00790008">
        <w:rPr>
          <w:rStyle w:val="BookTitle"/>
          <w:rFonts w:asciiTheme="minorHAnsi" w:hAnsiTheme="minorHAnsi" w:cstheme="minorHAnsi"/>
          <w:b w:val="0"/>
          <w:bCs w:val="0"/>
          <w:color w:val="000000"/>
          <w:sz w:val="28"/>
          <w:szCs w:val="28"/>
        </w:rPr>
        <w:br/>
        <w:t>’tina-bāra dile pūrṇa haibe sarvathā</w:t>
      </w:r>
    </w:p>
    <w:p w14:paraId="30BBEA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affectionate to the brāhmaṇas, the Lord considered, “If they are given three times, then they will be fully satisfied.”</w:t>
      </w:r>
    </w:p>
    <w:p w14:paraId="32959249" w14:textId="7874B7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cittera kathā </w:t>
      </w:r>
      <w:r w:rsidRPr="00790008">
        <w:rPr>
          <w:rStyle w:val="BookTitle"/>
          <w:rFonts w:asciiTheme="minorHAnsi" w:hAnsiTheme="minorHAnsi" w:cstheme="minorHAnsi"/>
          <w:b w:val="0"/>
          <w:bCs w:val="0"/>
          <w:color w:val="000000"/>
          <w:sz w:val="28"/>
          <w:szCs w:val="28"/>
        </w:rPr>
        <w:t>means “the purpose of the mind.”</w:t>
      </w:r>
    </w:p>
    <w:p w14:paraId="2F19BC4F" w14:textId="62461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15.94</w:t>
      </w:r>
    </w:p>
    <w:p w14:paraId="0959F4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A1E7B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tina-bāra pāi’ sabe haraṣita-mana</w:t>
      </w:r>
      <w:r w:rsidRPr="00790008">
        <w:rPr>
          <w:rStyle w:val="BookTitle"/>
          <w:rFonts w:asciiTheme="minorHAnsi" w:hAnsiTheme="minorHAnsi" w:cstheme="minorHAnsi"/>
          <w:b w:val="0"/>
          <w:bCs w:val="0"/>
          <w:color w:val="000000"/>
          <w:sz w:val="28"/>
          <w:szCs w:val="28"/>
        </w:rPr>
        <w:br/>
        <w:t>śāṭhya kari’ āra nāhi laya kona jana</w:t>
      </w:r>
    </w:p>
    <w:p w14:paraId="3CEFBB86" w14:textId="374556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the brāhmaṇas were happy to receive those gifts three times, so none of </w:t>
      </w:r>
      <w:r w:rsidRPr="00790008">
        <w:rPr>
          <w:rStyle w:val="BookTitle"/>
          <w:rFonts w:asciiTheme="minorHAnsi" w:hAnsiTheme="minorHAnsi" w:cstheme="minorHAnsi"/>
          <w:b/>
          <w:bCs/>
          <w:color w:val="800000"/>
          <w:sz w:val="28"/>
          <w:szCs w:val="28"/>
        </w:rPr>
        <w:lastRenderedPageBreak/>
        <w:t>them further tried to cheat.</w:t>
      </w:r>
    </w:p>
    <w:p w14:paraId="53F9CC49" w14:textId="29C4A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15.95</w:t>
      </w:r>
    </w:p>
    <w:p w14:paraId="311EE6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26C0F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mālāya, candane, guyā-pāne</w:t>
      </w:r>
      <w:r w:rsidRPr="00790008">
        <w:rPr>
          <w:rStyle w:val="BookTitle"/>
          <w:rFonts w:asciiTheme="minorHAnsi" w:hAnsiTheme="minorHAnsi" w:cstheme="minorHAnsi"/>
          <w:b w:val="0"/>
          <w:bCs w:val="0"/>
          <w:color w:val="000000"/>
          <w:sz w:val="28"/>
          <w:szCs w:val="28"/>
        </w:rPr>
        <w:br/>
        <w:t>hailā ananta, marma keha nāhi jāne</w:t>
      </w:r>
    </w:p>
    <w:p w14:paraId="6AEED7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no one could understand how the Lord was served </w:t>
      </w:r>
      <w:commentRangeStart w:id="247"/>
      <w:r w:rsidRPr="00790008">
        <w:rPr>
          <w:rStyle w:val="BookTitle"/>
          <w:rFonts w:asciiTheme="minorHAnsi" w:hAnsiTheme="minorHAnsi" w:cstheme="minorHAnsi"/>
          <w:b/>
          <w:bCs/>
          <w:color w:val="800000"/>
          <w:sz w:val="28"/>
          <w:szCs w:val="28"/>
        </w:rPr>
        <w:t xml:space="preserve">by Ananta Śeṣa </w:t>
      </w:r>
      <w:commentRangeEnd w:id="247"/>
      <w:r w:rsidR="00B52BFF">
        <w:rPr>
          <w:rStyle w:val="CommentReference"/>
          <w:b w:val="0"/>
          <w:bCs w:val="0"/>
          <w:color w:val="auto"/>
        </w:rPr>
        <w:commentReference w:id="247"/>
      </w:r>
      <w:r w:rsidRPr="00790008">
        <w:rPr>
          <w:rStyle w:val="BookTitle"/>
          <w:rFonts w:asciiTheme="minorHAnsi" w:hAnsiTheme="minorHAnsi" w:cstheme="minorHAnsi"/>
          <w:b/>
          <w:bCs/>
          <w:color w:val="800000"/>
          <w:sz w:val="28"/>
          <w:szCs w:val="28"/>
        </w:rPr>
        <w:t>in the form of garlands, sandalwood paste, and pan.</w:t>
      </w:r>
    </w:p>
    <w:p w14:paraId="60AA16B5" w14:textId="342783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in this verse refers to Śrī Śeṣa Saṅkarṣaṇa, or it may mean “innumerable.” (See following verse 118.)</w:t>
      </w:r>
    </w:p>
    <w:p w14:paraId="78360800" w14:textId="7067FC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15.96-97</w:t>
      </w:r>
    </w:p>
    <w:p w14:paraId="4BDDD7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96-97</w:t>
      </w:r>
    </w:p>
    <w:p w14:paraId="18A3C15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 pāila yata, se thākuka dūre</w:t>
      </w:r>
      <w:r w:rsidRPr="00790008">
        <w:rPr>
          <w:rStyle w:val="BookTitle"/>
          <w:rFonts w:asciiTheme="minorHAnsi" w:hAnsiTheme="minorHAnsi" w:cstheme="minorHAnsi"/>
          <w:b w:val="0"/>
          <w:bCs w:val="0"/>
          <w:color w:val="000000"/>
          <w:sz w:val="28"/>
          <w:szCs w:val="28"/>
        </w:rPr>
        <w:br/>
        <w:t>pṛthvīte paḍila yata, dite manuṣyere</w:t>
      </w:r>
    </w:p>
    <w:p w14:paraId="518ECB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yadi prākṛta-lokera ghare haya</w:t>
      </w:r>
      <w:r w:rsidRPr="00790008">
        <w:rPr>
          <w:rStyle w:val="BookTitle"/>
          <w:rFonts w:asciiTheme="minorHAnsi" w:hAnsiTheme="minorHAnsi" w:cstheme="minorHAnsi"/>
          <w:b w:val="0"/>
          <w:bCs w:val="0"/>
          <w:color w:val="000000"/>
          <w:sz w:val="28"/>
          <w:szCs w:val="28"/>
        </w:rPr>
        <w:br/>
        <w:t>tāhātei tā’na pāñca vibhā nirvāhaya</w:t>
      </w:r>
    </w:p>
    <w:p w14:paraId="723E00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gifts that people received, if the gifts that fell on the ground during distribution were collected it would have been sufficient for five marriages.</w:t>
      </w:r>
    </w:p>
    <w:p w14:paraId="009495F2" w14:textId="67BDAA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prākṛta-lokera </w:t>
      </w:r>
      <w:r w:rsidRPr="00790008">
        <w:rPr>
          <w:rStyle w:val="BookTitle"/>
          <w:rFonts w:asciiTheme="minorHAnsi" w:hAnsiTheme="minorHAnsi" w:cstheme="minorHAnsi"/>
          <w:b w:val="0"/>
          <w:bCs w:val="0"/>
          <w:color w:val="000000"/>
          <w:sz w:val="28"/>
          <w:szCs w:val="28"/>
        </w:rPr>
        <w:t>refers to ordinary householders.</w:t>
      </w:r>
    </w:p>
    <w:p w14:paraId="5F4910E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amount of garlands, sandalwood, pan, and betel nuts that were left as waste on the ground during the Lord’s marriage would have been sufficient ingredients for completing five marriages.</w:t>
      </w:r>
    </w:p>
    <w:p w14:paraId="111A12F0" w14:textId="0B4C83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15.98</w:t>
      </w:r>
    </w:p>
    <w:p w14:paraId="305535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B7588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lokera citte haila ullāsa</w:t>
      </w:r>
      <w:r w:rsidRPr="00790008">
        <w:rPr>
          <w:rStyle w:val="BookTitle"/>
          <w:rFonts w:asciiTheme="minorHAnsi" w:hAnsiTheme="minorHAnsi" w:cstheme="minorHAnsi"/>
          <w:b w:val="0"/>
          <w:bCs w:val="0"/>
          <w:color w:val="000000"/>
          <w:sz w:val="28"/>
          <w:szCs w:val="28"/>
        </w:rPr>
        <w:br/>
        <w:t>sabe bale,—“dhanya dhanya dhanya adhivāsa</w:t>
      </w:r>
    </w:p>
    <w:p w14:paraId="6A92C5F6" w14:textId="6E34D2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Everyone’s heart was filled with ecstasy, and they exclaimed, “The Adhivāsa ceremony was glorious!</w:t>
      </w:r>
    </w:p>
    <w:p w14:paraId="1BC15206" w14:textId="3CBE5B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15.99</w:t>
      </w:r>
    </w:p>
    <w:p w14:paraId="627479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62E8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lakṣeśvar o dekhiyāchi ei navadvīpe</w:t>
      </w:r>
      <w:r w:rsidRPr="00790008">
        <w:rPr>
          <w:rStyle w:val="BookTitle"/>
          <w:rFonts w:asciiTheme="minorHAnsi" w:hAnsiTheme="minorHAnsi" w:cstheme="minorHAnsi"/>
          <w:b w:val="0"/>
          <w:bCs w:val="0"/>
          <w:color w:val="000000"/>
          <w:sz w:val="28"/>
          <w:szCs w:val="28"/>
        </w:rPr>
        <w:br/>
        <w:t>hena adhivāsa nāhi kare kā’ro bāpe</w:t>
      </w:r>
    </w:p>
    <w:p w14:paraId="7ACB3A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w:t>
      </w:r>
      <w:commentRangeStart w:id="248"/>
      <w:r w:rsidRPr="00790008">
        <w:rPr>
          <w:rStyle w:val="BookTitle"/>
          <w:rFonts w:asciiTheme="minorHAnsi" w:hAnsiTheme="minorHAnsi" w:cstheme="minorHAnsi"/>
          <w:b/>
          <w:bCs/>
          <w:color w:val="800000"/>
          <w:sz w:val="28"/>
          <w:szCs w:val="28"/>
        </w:rPr>
        <w:t>e</w:t>
      </w:r>
      <w:commentRangeEnd w:id="248"/>
      <w:r w:rsidR="00B52BFF">
        <w:rPr>
          <w:rStyle w:val="CommentReference"/>
          <w:b w:val="0"/>
          <w:bCs w:val="0"/>
          <w:color w:val="auto"/>
        </w:rPr>
        <w:commentReference w:id="248"/>
      </w:r>
      <w:r w:rsidRPr="00790008">
        <w:rPr>
          <w:rStyle w:val="BookTitle"/>
          <w:rFonts w:asciiTheme="minorHAnsi" w:hAnsiTheme="minorHAnsi" w:cstheme="minorHAnsi"/>
          <w:b/>
          <w:bCs/>
          <w:color w:val="800000"/>
          <w:sz w:val="28"/>
          <w:szCs w:val="28"/>
        </w:rPr>
        <w:t xml:space="preserve"> seen such an Adhivāsa ceremony performed even in the houses of the wealthiest men of Navadvīpa.</w:t>
      </w:r>
    </w:p>
    <w:p w14:paraId="278579A8" w14:textId="4FB200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lakṣeśvara </w:t>
      </w:r>
      <w:r w:rsidRPr="00790008">
        <w:rPr>
          <w:rStyle w:val="BookTitle"/>
          <w:rFonts w:asciiTheme="minorHAnsi" w:hAnsiTheme="minorHAnsi" w:cstheme="minorHAnsi"/>
          <w:b w:val="0"/>
          <w:bCs w:val="0"/>
          <w:color w:val="000000"/>
          <w:sz w:val="28"/>
          <w:szCs w:val="28"/>
        </w:rPr>
        <w:t>refers to one who possesses one hundred thousand coins.</w:t>
      </w:r>
    </w:p>
    <w:p w14:paraId="4698F1AE" w14:textId="1961A2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15.100</w:t>
      </w:r>
    </w:p>
    <w:p w14:paraId="747C7D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58FDF9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candana, mālā, divya guyā-pāna</w:t>
      </w:r>
      <w:r w:rsidRPr="00790008">
        <w:rPr>
          <w:rStyle w:val="BookTitle"/>
          <w:rFonts w:asciiTheme="minorHAnsi" w:hAnsiTheme="minorHAnsi" w:cstheme="minorHAnsi"/>
          <w:b w:val="0"/>
          <w:bCs w:val="0"/>
          <w:color w:val="000000"/>
          <w:sz w:val="28"/>
          <w:szCs w:val="28"/>
        </w:rPr>
        <w:br/>
        <w:t>akātare keha kabhu nāhi kare’ dāna”</w:t>
      </w:r>
    </w:p>
    <w:p w14:paraId="1E811E72" w14:textId="710E9F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never seen anyone distribute sandalwood paste, garlands, and pan so indiscriminately.”</w:t>
      </w:r>
    </w:p>
    <w:p w14:paraId="5A79C511" w14:textId="61AE62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15.101</w:t>
      </w:r>
    </w:p>
    <w:p w14:paraId="0C8A0C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ED00E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ānanda citta haiyā</w:t>
      </w:r>
      <w:r w:rsidRPr="00790008">
        <w:rPr>
          <w:rStyle w:val="BookTitle"/>
          <w:rFonts w:asciiTheme="minorHAnsi" w:hAnsiTheme="minorHAnsi" w:cstheme="minorHAnsi"/>
          <w:b w:val="0"/>
          <w:bCs w:val="0"/>
          <w:color w:val="000000"/>
          <w:sz w:val="28"/>
          <w:szCs w:val="28"/>
        </w:rPr>
        <w:br/>
        <w:t>āilena adhivāsa-sāmagrī laiyā</w:t>
      </w:r>
    </w:p>
    <w:p w14:paraId="46F145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Carrying ingredients for the Adhivāsa ceremony, Sanātana Miśra joyfully arrived.</w:t>
      </w:r>
    </w:p>
    <w:p w14:paraId="3C408A3B" w14:textId="6195B2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 xml:space="preserve">adhivāsa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gandha-sparśa</w:t>
      </w:r>
      <w:r w:rsidRPr="00790008">
        <w:rPr>
          <w:rStyle w:val="BookTitle"/>
          <w:rFonts w:asciiTheme="minorHAnsi" w:hAnsiTheme="minorHAnsi" w:cstheme="minorHAnsi"/>
          <w:b w:val="0"/>
          <w:bCs w:val="0"/>
          <w:color w:val="000000"/>
          <w:sz w:val="28"/>
          <w:szCs w:val="28"/>
        </w:rPr>
        <w:t xml:space="preserve">, it is stated (in Śrīmad Gopāla Bhaṭṭa Gosvāmī’s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“Thereafter the activities of Adhivāsa are described: One should collect suitable ingredients and duly perform the Adhivāsa ceremony preferably at dusk, or else in the morning. The ingredients for Adhivāsa</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clay from the Ganges, sandalwood pulp, a stone, rice paddy, </w:t>
      </w:r>
      <w:r w:rsidRPr="00790008">
        <w:rPr>
          <w:rStyle w:val="BookTitle"/>
          <w:rFonts w:asciiTheme="minorHAnsi" w:hAnsiTheme="minorHAnsi" w:cstheme="minorHAnsi"/>
          <w:b w:val="0"/>
          <w:bCs w:val="0"/>
          <w:i/>
          <w:iCs/>
          <w:color w:val="000000"/>
          <w:sz w:val="28"/>
          <w:szCs w:val="28"/>
        </w:rPr>
        <w:t>dūrvā</w:t>
      </w:r>
      <w:r w:rsidRPr="00790008">
        <w:rPr>
          <w:rStyle w:val="BookTitle"/>
          <w:rFonts w:asciiTheme="minorHAnsi" w:hAnsiTheme="minorHAnsi" w:cstheme="minorHAnsi"/>
          <w:b w:val="0"/>
          <w:bCs w:val="0"/>
          <w:color w:val="000000"/>
          <w:sz w:val="28"/>
          <w:szCs w:val="28"/>
        </w:rPr>
        <w:t xml:space="preserve"> grass, flowers, fruits, yogurt, ghee,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sindūra</w:t>
      </w:r>
      <w:r w:rsidRPr="00790008">
        <w:rPr>
          <w:rStyle w:val="BookTitle"/>
          <w:rFonts w:asciiTheme="minorHAnsi" w:hAnsiTheme="minorHAnsi" w:cstheme="minorHAnsi"/>
          <w:b w:val="0"/>
          <w:bCs w:val="0"/>
          <w:color w:val="000000"/>
          <w:sz w:val="28"/>
          <w:szCs w:val="28"/>
        </w:rPr>
        <w:t xml:space="preserve"> (vermilion), conch, </w:t>
      </w:r>
      <w:r w:rsidRPr="00790008">
        <w:rPr>
          <w:rStyle w:val="BookTitle"/>
          <w:rFonts w:asciiTheme="minorHAnsi" w:hAnsiTheme="minorHAnsi" w:cstheme="minorHAnsi"/>
          <w:b w:val="0"/>
          <w:bCs w:val="0"/>
          <w:i/>
          <w:iCs/>
          <w:color w:val="000000"/>
          <w:sz w:val="28"/>
          <w:szCs w:val="28"/>
        </w:rPr>
        <w:t>kajjala</w:t>
      </w:r>
      <w:r w:rsidRPr="00790008">
        <w:rPr>
          <w:rStyle w:val="BookTitle"/>
          <w:rFonts w:asciiTheme="minorHAnsi" w:hAnsiTheme="minorHAnsi" w:cstheme="minorHAnsi"/>
          <w:b w:val="0"/>
          <w:bCs w:val="0"/>
          <w:color w:val="000000"/>
          <w:sz w:val="28"/>
          <w:szCs w:val="28"/>
        </w:rPr>
        <w:t xml:space="preserve">, cow urine, mustard seeds, a piece of gold, a piece of silver, a piece of copper, a ghee lamp, and a mirror. One should also have fragrant </w:t>
      </w:r>
      <w:r w:rsidRPr="00790008">
        <w:rPr>
          <w:rStyle w:val="BookTitle"/>
          <w:rFonts w:asciiTheme="minorHAnsi" w:hAnsiTheme="minorHAnsi" w:cstheme="minorHAnsi"/>
          <w:b w:val="0"/>
          <w:bCs w:val="0"/>
          <w:i/>
          <w:iCs/>
          <w:color w:val="000000"/>
          <w:sz w:val="28"/>
          <w:szCs w:val="28"/>
        </w:rPr>
        <w:t xml:space="preserve">aguru </w:t>
      </w:r>
      <w:r w:rsidRPr="00790008">
        <w:rPr>
          <w:rStyle w:val="BookTitle"/>
          <w:rFonts w:asciiTheme="minorHAnsi" w:hAnsiTheme="minorHAnsi" w:cstheme="minorHAnsi"/>
          <w:b w:val="0"/>
          <w:bCs w:val="0"/>
          <w:color w:val="000000"/>
          <w:sz w:val="28"/>
          <w:szCs w:val="28"/>
        </w:rPr>
        <w:t xml:space="preserve">powder, yellow cloth,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a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and a </w:t>
      </w:r>
      <w:r w:rsidRPr="00790008">
        <w:rPr>
          <w:rStyle w:val="BookTitle"/>
          <w:rFonts w:asciiTheme="minorHAnsi" w:hAnsiTheme="minorHAnsi" w:cstheme="minorHAnsi"/>
          <w:b w:val="0"/>
          <w:bCs w:val="0"/>
          <w:i/>
          <w:iCs/>
          <w:color w:val="000000"/>
          <w:sz w:val="28"/>
          <w:szCs w:val="28"/>
        </w:rPr>
        <w:t>cādara</w:t>
      </w:r>
      <w:r w:rsidRPr="00790008">
        <w:rPr>
          <w:rStyle w:val="BookTitle"/>
          <w:rFonts w:asciiTheme="minorHAnsi" w:hAnsiTheme="minorHAnsi" w:cstheme="minorHAnsi"/>
          <w:b w:val="0"/>
          <w:bCs w:val="0"/>
          <w:color w:val="000000"/>
          <w:sz w:val="28"/>
          <w:szCs w:val="28"/>
        </w:rPr>
        <w:t xml:space="preserve"> for welcoming the groom. Thereafter, while holding clay from the Ganges in one’s hands, one should chant the mantra, ’Let the auspicious ceremony of </w:t>
      </w:r>
      <w:r w:rsidRPr="00790008">
        <w:rPr>
          <w:rStyle w:val="BookTitle"/>
          <w:rFonts w:asciiTheme="minorHAnsi" w:hAnsiTheme="minorHAnsi" w:cstheme="minorHAnsi"/>
          <w:b w:val="0"/>
          <w:bCs w:val="0"/>
          <w:i/>
          <w:iCs/>
          <w:color w:val="000000"/>
          <w:sz w:val="28"/>
          <w:szCs w:val="28"/>
        </w:rPr>
        <w:t>gandha-sparśa</w:t>
      </w:r>
      <w:r w:rsidRPr="00790008">
        <w:rPr>
          <w:rStyle w:val="BookTitle"/>
          <w:rFonts w:asciiTheme="minorHAnsi" w:hAnsiTheme="minorHAnsi" w:cstheme="minorHAnsi"/>
          <w:b w:val="0"/>
          <w:bCs w:val="0"/>
          <w:color w:val="000000"/>
          <w:sz w:val="28"/>
          <w:szCs w:val="28"/>
        </w:rPr>
        <w:t>, or applying sandalwood, and Adhivāsa be performed,’ and after offering these items to Lord Viṣṇu one should offer them to the bridegroom and bride. It should be done like this everywhere. By chanting mantras, one should thereafter have the bridegroom and bride offer prayers. Then one should touch each of the groom’s limbs while chanting mantras and offer him four, five, or seven burning ghee lamps. One should perform the Adhivāsa ceremony for a bridegroom and bride according to this procedure.”</w:t>
      </w:r>
    </w:p>
    <w:p w14:paraId="1303D36D" w14:textId="7C1E0A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15.102</w:t>
      </w:r>
    </w:p>
    <w:p w14:paraId="14D2B5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7192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vipra-varga āpta-varga kari’ nija-saṅge</w:t>
      </w:r>
      <w:r w:rsidRPr="00790008">
        <w:rPr>
          <w:rStyle w:val="BookTitle"/>
          <w:rFonts w:asciiTheme="minorHAnsi" w:hAnsiTheme="minorHAnsi" w:cstheme="minorHAnsi"/>
          <w:b w:val="0"/>
          <w:bCs w:val="0"/>
          <w:color w:val="000000"/>
          <w:sz w:val="28"/>
          <w:szCs w:val="28"/>
        </w:rPr>
        <w:br/>
        <w:t>bahu-vidha vādya nṛtya-gīta-mahāraṅge</w:t>
      </w:r>
    </w:p>
    <w:p w14:paraId="5976A3BC" w14:textId="0EC99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came accompanied by brāhmaṇas, family members, musicians, dancers, and </w:t>
      </w:r>
      <w:r w:rsidRPr="00790008">
        <w:rPr>
          <w:rStyle w:val="BookTitle"/>
          <w:rFonts w:asciiTheme="minorHAnsi" w:hAnsiTheme="minorHAnsi" w:cstheme="minorHAnsi"/>
          <w:b/>
          <w:bCs/>
          <w:color w:val="800000"/>
          <w:sz w:val="28"/>
          <w:szCs w:val="28"/>
        </w:rPr>
        <w:lastRenderedPageBreak/>
        <w:t>singers.</w:t>
      </w:r>
    </w:p>
    <w:p w14:paraId="37743A5D" w14:textId="57C272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15.103</w:t>
      </w:r>
    </w:p>
    <w:p w14:paraId="00EFDE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875E2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veda-vidhi-pūrvaka parama-harṣa-mane</w:t>
      </w:r>
      <w:r w:rsidRPr="00790008">
        <w:rPr>
          <w:rStyle w:val="BookTitle"/>
          <w:rFonts w:asciiTheme="minorHAnsi" w:hAnsiTheme="minorHAnsi" w:cstheme="minorHAnsi"/>
          <w:b w:val="0"/>
          <w:bCs w:val="0"/>
          <w:color w:val="000000"/>
          <w:sz w:val="28"/>
          <w:szCs w:val="28"/>
        </w:rPr>
        <w:br/>
        <w:t>īśvarera gandha-sparśa kailā śubha-kṣaṇe</w:t>
      </w:r>
    </w:p>
    <w:p w14:paraId="3BFC1E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Vedic injunctions, he then happily applied sandalwood pulp to the Lord’s forehead at an auspicious moment.</w:t>
      </w:r>
    </w:p>
    <w:p w14:paraId="043FB93C" w14:textId="30FED9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īśvarere</w:t>
      </w:r>
      <w:r w:rsidRPr="00790008">
        <w:rPr>
          <w:rStyle w:val="BookTitle"/>
          <w:rFonts w:asciiTheme="minorHAnsi" w:hAnsiTheme="minorHAnsi" w:cstheme="minorHAnsi"/>
          <w:b w:val="0"/>
          <w:bCs w:val="0"/>
          <w:color w:val="000000"/>
          <w:sz w:val="28"/>
          <w:szCs w:val="28"/>
        </w:rPr>
        <w:t xml:space="preserve"> refers to Mahāprabhu Gaurasundara.</w:t>
      </w:r>
    </w:p>
    <w:p w14:paraId="1BB1E24E" w14:textId="2C320D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15.104</w:t>
      </w:r>
    </w:p>
    <w:p w14:paraId="124383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7E19F7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tata-kṣaṇe mahā-jaya-jaya hari dhvani</w:t>
      </w:r>
      <w:r w:rsidRPr="00790008">
        <w:rPr>
          <w:rStyle w:val="BookTitle"/>
          <w:rFonts w:asciiTheme="minorHAnsi" w:hAnsiTheme="minorHAnsi" w:cstheme="minorHAnsi"/>
          <w:b w:val="0"/>
          <w:bCs w:val="0"/>
          <w:color w:val="000000"/>
          <w:sz w:val="28"/>
          <w:szCs w:val="28"/>
        </w:rPr>
        <w:br/>
        <w:t>karite lāgilā sabe mahā-stuti-vāṇī</w:t>
      </w:r>
    </w:p>
    <w:p w14:paraId="6CAAE149" w14:textId="5D9026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there arose tumultuous chanting in glorification of Lord Hari, and everyone began reciting mantras.</w:t>
      </w:r>
    </w:p>
    <w:p w14:paraId="7291B1C4" w14:textId="440118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15.105</w:t>
      </w:r>
    </w:p>
    <w:p w14:paraId="5A5D9C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31B7EF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pati-vratā-gaṇe deya jaya-jayakāra</w:t>
      </w:r>
      <w:r w:rsidRPr="00790008">
        <w:rPr>
          <w:rStyle w:val="BookTitle"/>
          <w:rFonts w:asciiTheme="minorHAnsi" w:hAnsiTheme="minorHAnsi" w:cstheme="minorHAnsi"/>
          <w:b w:val="0"/>
          <w:bCs w:val="0"/>
          <w:color w:val="000000"/>
          <w:sz w:val="28"/>
          <w:szCs w:val="28"/>
        </w:rPr>
        <w:br/>
        <w:t>vādya-gīte haila mahānanda-avatāra</w:t>
      </w:r>
    </w:p>
    <w:p w14:paraId="0948B9C1" w14:textId="45282F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chaste women made auspicious sounds of ulu-dhvani. The singing and playing of musical instruments filled the entire house with ecstasy.</w:t>
      </w:r>
    </w:p>
    <w:p w14:paraId="460AE9CB" w14:textId="3CC9B9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15.106</w:t>
      </w:r>
    </w:p>
    <w:p w14:paraId="2BB7F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FBAE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kari’ adhivāsa śubha-kāya</w:t>
      </w:r>
      <w:r w:rsidRPr="00790008">
        <w:rPr>
          <w:rStyle w:val="BookTitle"/>
          <w:rFonts w:asciiTheme="minorHAnsi" w:hAnsiTheme="minorHAnsi" w:cstheme="minorHAnsi"/>
          <w:b w:val="0"/>
          <w:bCs w:val="0"/>
          <w:color w:val="000000"/>
          <w:sz w:val="28"/>
          <w:szCs w:val="28"/>
        </w:rPr>
        <w:br/>
        <w:t>gṛhe calilena sanātana-vipra-rāja</w:t>
      </w:r>
    </w:p>
    <w:p w14:paraId="04E2B468" w14:textId="785AD5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the Adhivāsa ceremony, Sanātana Miśra, the king of the brāhmaṇas, returned home.</w:t>
      </w:r>
    </w:p>
    <w:p w14:paraId="082F9F53" w14:textId="29B52E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15.107</w:t>
      </w:r>
    </w:p>
    <w:p w14:paraId="25FFE6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03A2F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giyā īśvarera āpta-gaṇe</w:t>
      </w:r>
      <w:r w:rsidRPr="00790008">
        <w:rPr>
          <w:rStyle w:val="BookTitle"/>
          <w:rFonts w:asciiTheme="minorHAnsi" w:hAnsiTheme="minorHAnsi" w:cstheme="minorHAnsi"/>
          <w:b w:val="0"/>
          <w:bCs w:val="0"/>
          <w:color w:val="000000"/>
          <w:sz w:val="28"/>
          <w:szCs w:val="28"/>
        </w:rPr>
        <w:br/>
        <w:t>lakṣmīre karilā adhivāsa śubha-kṣaṇe</w:t>
      </w:r>
    </w:p>
    <w:p w14:paraId="2659D4F3" w14:textId="50FC8C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Lord’s family members went to the bride’s house to perform the Adhivāsa ceremony there.</w:t>
      </w:r>
    </w:p>
    <w:p w14:paraId="5F4B3682" w14:textId="055F2C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15.108</w:t>
      </w:r>
    </w:p>
    <w:p w14:paraId="6376F6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108</w:t>
      </w:r>
    </w:p>
    <w:p w14:paraId="34D1A7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yata kichu loke ’lokācāra’ bale</w:t>
      </w:r>
      <w:r w:rsidRPr="00790008">
        <w:rPr>
          <w:rStyle w:val="BookTitle"/>
          <w:rFonts w:asciiTheme="minorHAnsi" w:hAnsiTheme="minorHAnsi" w:cstheme="minorHAnsi"/>
          <w:b w:val="0"/>
          <w:bCs w:val="0"/>
          <w:color w:val="000000"/>
          <w:sz w:val="28"/>
          <w:szCs w:val="28"/>
        </w:rPr>
        <w:br/>
        <w:t>doṅhārāi saba karilena kutuhale</w:t>
      </w:r>
    </w:p>
    <w:p w14:paraId="7A25AE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Family members of both the bride and groom also performed the rituals that were in current practice.</w:t>
      </w:r>
    </w:p>
    <w:p w14:paraId="084F0EE2" w14:textId="523C9B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lokācāra</w:t>
      </w:r>
      <w:r w:rsidRPr="00790008">
        <w:rPr>
          <w:rStyle w:val="BookTitle"/>
          <w:rFonts w:asciiTheme="minorHAnsi" w:hAnsiTheme="minorHAnsi" w:cstheme="minorHAnsi"/>
          <w:b w:val="0"/>
          <w:bCs w:val="0"/>
          <w:color w:val="000000"/>
          <w:sz w:val="28"/>
          <w:szCs w:val="28"/>
        </w:rPr>
        <w:t xml:space="preserve"> refers to worldly or traditional family customs or ceremonies that are not based on Vedic injunctions.</w:t>
      </w:r>
    </w:p>
    <w:p w14:paraId="5BFA9CF0" w14:textId="788465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15.109</w:t>
      </w:r>
    </w:p>
    <w:p w14:paraId="38637C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209A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suprabhāte prabhu kari’ gaṅgā-snāna</w:t>
      </w:r>
      <w:r w:rsidRPr="00790008">
        <w:rPr>
          <w:rStyle w:val="BookTitle"/>
          <w:rFonts w:asciiTheme="minorHAnsi" w:hAnsiTheme="minorHAnsi" w:cstheme="minorHAnsi"/>
          <w:b w:val="0"/>
          <w:bCs w:val="0"/>
          <w:color w:val="000000"/>
          <w:sz w:val="28"/>
          <w:szCs w:val="28"/>
        </w:rPr>
        <w:br/>
        <w:t>āge viṣṇu pūji’ gauracandra bhagavān</w:t>
      </w:r>
    </w:p>
    <w:p w14:paraId="00AC3422" w14:textId="6A0A2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Early the next morning the Lord took bath in the Ganges and then worshiped Lord Viṣṇu.</w:t>
      </w:r>
    </w:p>
    <w:p w14:paraId="6958AC4E" w14:textId="7C8389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15.110</w:t>
      </w:r>
    </w:p>
    <w:p w14:paraId="09D70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9AEB4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sarva-āpta-gaṇera sahite</w:t>
      </w:r>
      <w:r w:rsidRPr="00790008">
        <w:rPr>
          <w:rStyle w:val="BookTitle"/>
          <w:rFonts w:asciiTheme="minorHAnsi" w:hAnsiTheme="minorHAnsi" w:cstheme="minorHAnsi"/>
          <w:b w:val="0"/>
          <w:bCs w:val="0"/>
          <w:color w:val="000000"/>
          <w:sz w:val="28"/>
          <w:szCs w:val="28"/>
        </w:rPr>
        <w:br/>
        <w:t>vasilena nāndīmukha-karmādi karite</w:t>
      </w:r>
    </w:p>
    <w:p w14:paraId="0F0181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He sat with His family members to perform the Nāndīmukha ceremony.</w:t>
      </w:r>
    </w:p>
    <w:p w14:paraId="2AD0C405" w14:textId="12B39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nāndīmukha-karma </w:t>
      </w:r>
      <w:r w:rsidRPr="00790008">
        <w:rPr>
          <w:rStyle w:val="BookTitle"/>
          <w:rFonts w:asciiTheme="minorHAnsi" w:hAnsiTheme="minorHAnsi" w:cstheme="minorHAnsi"/>
          <w:b w:val="0"/>
          <w:bCs w:val="0"/>
          <w:color w:val="000000"/>
          <w:sz w:val="28"/>
          <w:szCs w:val="28"/>
        </w:rPr>
        <w:t xml:space="preserve">is a combination of </w:t>
      </w:r>
      <w:r w:rsidRPr="00790008">
        <w:rPr>
          <w:rStyle w:val="BookTitle"/>
          <w:rFonts w:asciiTheme="minorHAnsi" w:hAnsiTheme="minorHAnsi" w:cstheme="minorHAnsi"/>
          <w:b w:val="0"/>
          <w:bCs w:val="0"/>
          <w:i/>
          <w:iCs/>
          <w:color w:val="000000"/>
          <w:sz w:val="28"/>
          <w:szCs w:val="28"/>
        </w:rPr>
        <w:t>nāndī</w:t>
      </w:r>
      <w:r w:rsidRPr="00790008">
        <w:rPr>
          <w:rStyle w:val="BookTitle"/>
          <w:rFonts w:asciiTheme="minorHAnsi" w:hAnsiTheme="minorHAnsi" w:cstheme="minorHAnsi"/>
          <w:b w:val="0"/>
          <w:bCs w:val="0"/>
          <w:color w:val="000000"/>
          <w:sz w:val="28"/>
          <w:szCs w:val="28"/>
        </w:rPr>
        <w:t xml:space="preserve">—“glorification or good fortune” and </w:t>
      </w:r>
      <w:r w:rsidRPr="00790008">
        <w:rPr>
          <w:rStyle w:val="BookTitle"/>
          <w:rFonts w:asciiTheme="minorHAnsi" w:hAnsiTheme="minorHAnsi" w:cstheme="minorHAnsi"/>
          <w:b w:val="0"/>
          <w:bCs w:val="0"/>
          <w:i/>
          <w:iCs/>
          <w:color w:val="000000"/>
          <w:sz w:val="28"/>
          <w:szCs w:val="28"/>
        </w:rPr>
        <w:t>mukha</w:t>
      </w:r>
      <w:r w:rsidRPr="00790008">
        <w:rPr>
          <w:rStyle w:val="BookTitle"/>
          <w:rFonts w:asciiTheme="minorHAnsi" w:hAnsiTheme="minorHAnsi" w:cstheme="minorHAnsi"/>
          <w:b w:val="0"/>
          <w:bCs w:val="0"/>
          <w:color w:val="000000"/>
          <w:sz w:val="28"/>
          <w:szCs w:val="28"/>
        </w:rPr>
        <w:t xml:space="preserve">—“principle,” or </w:t>
      </w:r>
      <w:r w:rsidRPr="00790008">
        <w:rPr>
          <w:rStyle w:val="BookTitle"/>
          <w:rFonts w:asciiTheme="minorHAnsi" w:hAnsiTheme="minorHAnsi" w:cstheme="minorHAnsi"/>
          <w:b w:val="0"/>
          <w:bCs w:val="0"/>
          <w:i/>
          <w:iCs/>
          <w:color w:val="000000"/>
          <w:sz w:val="28"/>
          <w:szCs w:val="28"/>
        </w:rPr>
        <w:t>nāndī</w:t>
      </w:r>
      <w:r w:rsidRPr="00790008">
        <w:rPr>
          <w:rStyle w:val="BookTitle"/>
          <w:rFonts w:asciiTheme="minorHAnsi" w:hAnsiTheme="minorHAnsi" w:cstheme="minorHAnsi"/>
          <w:b w:val="0"/>
          <w:bCs w:val="0"/>
          <w:color w:val="000000"/>
          <w:sz w:val="28"/>
          <w:szCs w:val="28"/>
        </w:rPr>
        <w:t xml:space="preserve">—“auspicious” and </w:t>
      </w:r>
      <w:r w:rsidRPr="00790008">
        <w:rPr>
          <w:rStyle w:val="BookTitle"/>
          <w:rFonts w:asciiTheme="minorHAnsi" w:hAnsiTheme="minorHAnsi" w:cstheme="minorHAnsi"/>
          <w:b w:val="0"/>
          <w:bCs w:val="0"/>
          <w:i/>
          <w:iCs/>
          <w:color w:val="000000"/>
          <w:sz w:val="28"/>
          <w:szCs w:val="28"/>
        </w:rPr>
        <w:t>mukha</w:t>
      </w:r>
      <w:r w:rsidRPr="00790008">
        <w:rPr>
          <w:rStyle w:val="BookTitle"/>
          <w:rFonts w:asciiTheme="minorHAnsi" w:hAnsiTheme="minorHAnsi" w:cstheme="minorHAnsi"/>
          <w:b w:val="0"/>
          <w:bCs w:val="0"/>
          <w:color w:val="000000"/>
          <w:sz w:val="28"/>
          <w:szCs w:val="28"/>
        </w:rPr>
        <w:t xml:space="preserve">—“beginning.” This ceremony is an elaboration of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or offerings to the forefathers. The offerings are made to one’s (1) father, paternal grandfather, paternal great grandfather, maternal grandfather, maternal great grandfather, and maternal great great grandfather, as well as one’s (2) mother, maternal grandmother, maternal great grandmother, maternal great great grandmother, paternal grandmother, and paternal great grandmother. When one offers oblations for their satisfaction, it is called Nāndīmukha-karma. It also refers to the beginning of an auspicious ceremony or an extended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ceremony. A compiler of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has stated: “One should properly offer oblations to the forefathers through the rituals called Nāndīmukha. A householder should worship the forefathers through the ritual called Nāndīmukha on auspicious occasions like the marriage of sons or daughters, the formal entry into a newly built house, the name-giving ceremony of a child, the hair-cutting ceremony, the </w:t>
      </w:r>
      <w:r w:rsidRPr="00790008">
        <w:rPr>
          <w:rStyle w:val="BookTitle"/>
          <w:rFonts w:asciiTheme="minorHAnsi" w:hAnsiTheme="minorHAnsi" w:cstheme="minorHAnsi"/>
          <w:b w:val="0"/>
          <w:bCs w:val="0"/>
          <w:i/>
          <w:iCs/>
          <w:color w:val="000000"/>
          <w:sz w:val="28"/>
          <w:szCs w:val="28"/>
        </w:rPr>
        <w:t>garbhādhāna</w:t>
      </w:r>
      <w:r w:rsidRPr="00790008">
        <w:rPr>
          <w:rStyle w:val="BookTitle"/>
          <w:rFonts w:asciiTheme="minorHAnsi" w:hAnsiTheme="minorHAnsi" w:cstheme="minorHAnsi"/>
          <w:b w:val="0"/>
          <w:bCs w:val="0"/>
          <w:color w:val="000000"/>
          <w:sz w:val="28"/>
          <w:szCs w:val="28"/>
        </w:rPr>
        <w:t xml:space="preserve"> ceremony, and the ceremony of seeing the face of one’s son for the first time.</w:t>
      </w:r>
    </w:p>
    <w:p w14:paraId="25FCAC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Śrī Gopāla Bhaṭṭa Gosvāmī, the author of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xml:space="preserve"> “Vaiṣṇavas should not perform this ceremony out of fear of committing offenses against the holy names. In order to satisfy one’s forefathers one should remember Lord Viṣṇu, worship the spiritual master, and give cloth and foodstuffs in charity to the Vaiṣṇavas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according to one’s ability. In this way one’s forefathers will be satisfied.”</w:t>
      </w:r>
    </w:p>
    <w:p w14:paraId="69853016" w14:textId="2F204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15.111</w:t>
      </w:r>
    </w:p>
    <w:p w14:paraId="3592B5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CB98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vādya-nṛtya-gīte haila mahā-kolāhala</w:t>
      </w:r>
      <w:r w:rsidRPr="00790008">
        <w:rPr>
          <w:rStyle w:val="BookTitle"/>
          <w:rFonts w:asciiTheme="minorHAnsi" w:hAnsiTheme="minorHAnsi" w:cstheme="minorHAnsi"/>
          <w:b w:val="0"/>
          <w:bCs w:val="0"/>
          <w:color w:val="000000"/>
          <w:sz w:val="28"/>
          <w:szCs w:val="28"/>
        </w:rPr>
        <w:br/>
        <w:t>catur-dike jaya-jaya uṭhila maṅgala</w:t>
      </w:r>
    </w:p>
    <w:p w14:paraId="2D4F3C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Musical instruments, dancing, and singing created a tumult, and on all sides the sweet sounds of triumphal rejoicing arose.</w:t>
      </w:r>
    </w:p>
    <w:p w14:paraId="607161B6" w14:textId="47C360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maṅgala </w:t>
      </w:r>
      <w:r w:rsidRPr="00790008">
        <w:rPr>
          <w:rStyle w:val="BookTitle"/>
          <w:rFonts w:asciiTheme="minorHAnsi" w:hAnsiTheme="minorHAnsi" w:cstheme="minorHAnsi"/>
          <w:b w:val="0"/>
          <w:bCs w:val="0"/>
          <w:color w:val="000000"/>
          <w:sz w:val="28"/>
          <w:szCs w:val="28"/>
        </w:rPr>
        <w:t>means “auspicious sound.”</w:t>
      </w:r>
    </w:p>
    <w:p w14:paraId="78BE7B39" w14:textId="2F9B76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15.112</w:t>
      </w:r>
    </w:p>
    <w:p w14:paraId="3E8A4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2E7A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pūrṇa-ghaṭa, dhānya, dadhi, dīpa, āmra-sāra</w:t>
      </w:r>
      <w:r w:rsidRPr="00790008">
        <w:rPr>
          <w:rStyle w:val="BookTitle"/>
          <w:rFonts w:asciiTheme="minorHAnsi" w:hAnsiTheme="minorHAnsi" w:cstheme="minorHAnsi"/>
          <w:b w:val="0"/>
          <w:bCs w:val="0"/>
          <w:color w:val="000000"/>
          <w:sz w:val="28"/>
          <w:szCs w:val="28"/>
        </w:rPr>
        <w:br/>
        <w:t>sthāpilena ghare dvāre aṅgane apāra</w:t>
      </w:r>
    </w:p>
    <w:p w14:paraId="2EA57A93" w14:textId="33DA0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Waterpots, rice paddy, yogurt, ghee lamps, and mango leaves were placed inside and outside of the house.</w:t>
      </w:r>
    </w:p>
    <w:p w14:paraId="1D5C266E" w14:textId="103F83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15.113</w:t>
      </w:r>
    </w:p>
    <w:p w14:paraId="733B19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48C2C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nānā-varṇe uḍaye patākā</w:t>
      </w:r>
      <w:r w:rsidRPr="00790008">
        <w:rPr>
          <w:rStyle w:val="BookTitle"/>
          <w:rFonts w:asciiTheme="minorHAnsi" w:hAnsiTheme="minorHAnsi" w:cstheme="minorHAnsi"/>
          <w:b w:val="0"/>
          <w:bCs w:val="0"/>
          <w:color w:val="000000"/>
          <w:sz w:val="28"/>
          <w:szCs w:val="28"/>
        </w:rPr>
        <w:br/>
        <w:t>kadalī ropiyā bāndhilena āmra-śākhā</w:t>
      </w:r>
    </w:p>
    <w:p w14:paraId="1A8DF9F6" w14:textId="681C66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all sides, various colored flags waved and strings of mango leaves were tied to banana trees.</w:t>
      </w:r>
    </w:p>
    <w:p w14:paraId="53BB102F" w14:textId="1E6D1A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15.114</w:t>
      </w:r>
    </w:p>
    <w:p w14:paraId="4A68AF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38B0E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 pati-vratā-gaṇa lai’ saṅge</w:t>
      </w:r>
      <w:r w:rsidRPr="00790008">
        <w:rPr>
          <w:rStyle w:val="BookTitle"/>
          <w:rFonts w:asciiTheme="minorHAnsi" w:hAnsiTheme="minorHAnsi" w:cstheme="minorHAnsi"/>
          <w:b w:val="0"/>
          <w:bCs w:val="0"/>
          <w:color w:val="000000"/>
          <w:sz w:val="28"/>
          <w:szCs w:val="28"/>
        </w:rPr>
        <w:br/>
        <w:t>lokācāra karite lāgilā mahā-raṅge</w:t>
      </w:r>
    </w:p>
    <w:p w14:paraId="351214F7" w14:textId="30901B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and other chaste women then began to perform the various rituals that were in current practice.</w:t>
      </w:r>
    </w:p>
    <w:p w14:paraId="11BB0F11" w14:textId="7F354E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15.115</w:t>
      </w:r>
    </w:p>
    <w:p w14:paraId="503DAF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FF335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gaṅgā pūjiyā parama-harṣa-mane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tabe vādya-bājane gelena ṣaṣṭhī-sthāne</w:t>
      </w:r>
    </w:p>
    <w:p w14:paraId="33C593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first happily worshiped the Ganges, and then she went along with a group of musicians to worship goddess Ṣaṣṭhī.</w:t>
      </w:r>
    </w:p>
    <w:p w14:paraId="7A348959" w14:textId="53BDCF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Ṣaṣṭhī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4, verse 19.</w:t>
      </w:r>
    </w:p>
    <w:p w14:paraId="4C862460" w14:textId="07CD13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15.116</w:t>
      </w:r>
    </w:p>
    <w:p w14:paraId="512E59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7E2446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ṣaṣṭhī pūji’ tabe bandhu mandire mandire</w:t>
      </w:r>
      <w:r w:rsidRPr="00790008">
        <w:rPr>
          <w:rStyle w:val="BookTitle"/>
          <w:rFonts w:asciiTheme="minorHAnsi" w:hAnsiTheme="minorHAnsi" w:cstheme="minorHAnsi"/>
          <w:b w:val="0"/>
          <w:bCs w:val="0"/>
          <w:color w:val="000000"/>
          <w:sz w:val="28"/>
          <w:szCs w:val="28"/>
        </w:rPr>
        <w:br/>
        <w:t>lokācāra kariyā āilā nija-ghare</w:t>
      </w:r>
    </w:p>
    <w:p w14:paraId="067FB0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worshiping Ṣaṣṭhī, she went to the houses of her relatives, where she performed the rituals in current practice before returning home.</w:t>
      </w:r>
    </w:p>
    <w:p w14:paraId="07B547A7" w14:textId="3DAF3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bandhu mandire mandire </w:t>
      </w:r>
      <w:r w:rsidRPr="00790008">
        <w:rPr>
          <w:rStyle w:val="BookTitle"/>
          <w:rFonts w:asciiTheme="minorHAnsi" w:hAnsiTheme="minorHAnsi" w:cstheme="minorHAnsi"/>
          <w:b w:val="0"/>
          <w:bCs w:val="0"/>
          <w:color w:val="000000"/>
          <w:sz w:val="28"/>
          <w:szCs w:val="28"/>
        </w:rPr>
        <w:t>refers to the houses of relatives and friends.</w:t>
      </w:r>
    </w:p>
    <w:p w14:paraId="508A7BED" w14:textId="1A20F3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15.117</w:t>
      </w:r>
    </w:p>
    <w:p w14:paraId="6BC11E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4586A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khai, kalā, taila, tāmbūla, sindūre</w:t>
      </w:r>
      <w:r w:rsidRPr="00790008">
        <w:rPr>
          <w:rStyle w:val="BookTitle"/>
          <w:rFonts w:asciiTheme="minorHAnsi" w:hAnsiTheme="minorHAnsi" w:cstheme="minorHAnsi"/>
          <w:b w:val="0"/>
          <w:bCs w:val="0"/>
          <w:color w:val="000000"/>
          <w:sz w:val="28"/>
          <w:szCs w:val="28"/>
        </w:rPr>
        <w:br/>
        <w:t>diyā diyā pūrṇa karilena strī-gaṇere</w:t>
      </w:r>
    </w:p>
    <w:p w14:paraId="1CDB2A43" w14:textId="50BB16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Śacī satisfied the women with puffed rice, bananas, oil, pan, and vermilion.</w:t>
      </w:r>
    </w:p>
    <w:p w14:paraId="1EF1128D" w14:textId="7BC0F5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15.118</w:t>
      </w:r>
    </w:p>
    <w:p w14:paraId="216166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7C2A44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īśvara-prabhāve dravya haila asaṅkhyāta</w:t>
      </w:r>
      <w:r w:rsidRPr="00790008">
        <w:rPr>
          <w:rStyle w:val="BookTitle"/>
          <w:rFonts w:asciiTheme="minorHAnsi" w:hAnsiTheme="minorHAnsi" w:cstheme="minorHAnsi"/>
          <w:b w:val="0"/>
          <w:bCs w:val="0"/>
          <w:color w:val="000000"/>
          <w:sz w:val="28"/>
          <w:szCs w:val="28"/>
        </w:rPr>
        <w:br/>
        <w:t>śacī o sabāre dena bāra pāñca sāta</w:t>
      </w:r>
    </w:p>
    <w:p w14:paraId="4DB49193" w14:textId="3F0349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influence of the Supreme Lord, all the items multiplied unlimitedly. Thus Śacī also repeatedly gave the gifts to each woman.</w:t>
      </w:r>
    </w:p>
    <w:p w14:paraId="23419C1B" w14:textId="063863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15.119</w:t>
      </w:r>
    </w:p>
    <w:p w14:paraId="270E7A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A89A3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taile snāna karilena sarva-nārī-gaṇe</w:t>
      </w:r>
      <w:r w:rsidRPr="00790008">
        <w:rPr>
          <w:rStyle w:val="BookTitle"/>
          <w:rFonts w:asciiTheme="minorHAnsi" w:hAnsiTheme="minorHAnsi" w:cstheme="minorHAnsi"/>
          <w:b w:val="0"/>
          <w:bCs w:val="0"/>
          <w:color w:val="000000"/>
          <w:sz w:val="28"/>
          <w:szCs w:val="28"/>
        </w:rPr>
        <w:br/>
        <w:t>hena nāhi paripūrṇa nahila ye mane</w:t>
      </w:r>
    </w:p>
    <w:p w14:paraId="4A1004A7" w14:textId="7C8DE4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all appeared to have taken bath in oil. There was not a single woman who did not feel complete satisfaction.</w:t>
      </w:r>
    </w:p>
    <w:p w14:paraId="638F65F7" w14:textId="2D5B1D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15.120</w:t>
      </w:r>
    </w:p>
    <w:p w14:paraId="0F4792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6D682A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mahānanda lakṣmīra bhavane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lakṣmīra jananī karilena harṣa mane</w:t>
      </w:r>
    </w:p>
    <w:p w14:paraId="1CFC9FCF" w14:textId="3D43CE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in great happiness at the house of Viṣṇupriyā, her mother performed the various rituals in current practice.</w:t>
      </w:r>
    </w:p>
    <w:p w14:paraId="228B8E8F" w14:textId="2AFB56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15.121</w:t>
      </w:r>
    </w:p>
    <w:p w14:paraId="5EE8D8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052A1D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śrī-rāja-paṇḍita ati cittera ullāse</w:t>
      </w:r>
      <w:r w:rsidRPr="00790008">
        <w:rPr>
          <w:rStyle w:val="BookTitle"/>
          <w:rFonts w:asciiTheme="minorHAnsi" w:hAnsiTheme="minorHAnsi" w:cstheme="minorHAnsi"/>
          <w:b w:val="0"/>
          <w:bCs w:val="0"/>
          <w:color w:val="000000"/>
          <w:sz w:val="28"/>
          <w:szCs w:val="28"/>
        </w:rPr>
        <w:br/>
        <w:t>sarvasva nikṣepa kari’ mahānande bhāse</w:t>
      </w:r>
    </w:p>
    <w:p w14:paraId="5DC0E8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Rāja Paṇḍita joyfully gave all his various possessions in charity, he floated in an ocean of bliss.</w:t>
      </w:r>
    </w:p>
    <w:p w14:paraId="5034194D" w14:textId="6BB36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sarvasva nikṣepa kari </w:t>
      </w:r>
      <w:r w:rsidRPr="00790008">
        <w:rPr>
          <w:rStyle w:val="BookTitle"/>
          <w:rFonts w:asciiTheme="minorHAnsi" w:hAnsiTheme="minorHAnsi" w:cstheme="minorHAnsi"/>
          <w:b w:val="0"/>
          <w:bCs w:val="0"/>
          <w:color w:val="000000"/>
          <w:sz w:val="28"/>
          <w:szCs w:val="28"/>
        </w:rPr>
        <w:t>means “having spent all one’s wealth” or “by mentally offering Gaurasundara the hand of his daughter, Viṣṇupriyā-devī, who meant everything to him and who was dearer to him than his own life.”</w:t>
      </w:r>
    </w:p>
    <w:p w14:paraId="79BB919C" w14:textId="5FFA3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15.122</w:t>
      </w:r>
    </w:p>
    <w:p w14:paraId="2BCE0A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0157D1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sarva-vidhi-karma kari’ śrī-gaurasundara</w:t>
      </w:r>
      <w:r w:rsidRPr="00790008">
        <w:rPr>
          <w:rStyle w:val="BookTitle"/>
          <w:rFonts w:asciiTheme="minorHAnsi" w:hAnsiTheme="minorHAnsi" w:cstheme="minorHAnsi"/>
          <w:b w:val="0"/>
          <w:bCs w:val="0"/>
          <w:color w:val="000000"/>
          <w:sz w:val="28"/>
          <w:szCs w:val="28"/>
        </w:rPr>
        <w:br/>
        <w:t>vasilena khānika haiyā avasara</w:t>
      </w:r>
    </w:p>
    <w:p w14:paraId="3E0B8B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all the prescribed rituals, Śrī Gaurasundara sat down and relaxed for a while.</w:t>
      </w:r>
    </w:p>
    <w:p w14:paraId="0FD01F35" w14:textId="4C9CFF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sarva-vidhi-karma</w:t>
      </w:r>
      <w:r w:rsidRPr="00790008">
        <w:rPr>
          <w:rStyle w:val="BookTitle"/>
          <w:rFonts w:asciiTheme="minorHAnsi" w:hAnsiTheme="minorHAnsi" w:cstheme="minorHAnsi"/>
          <w:b w:val="0"/>
          <w:bCs w:val="0"/>
          <w:color w:val="000000"/>
          <w:sz w:val="28"/>
          <w:szCs w:val="28"/>
        </w:rPr>
        <w:t xml:space="preserve"> refers to all the activities based on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w:t>
      </w:r>
    </w:p>
    <w:p w14:paraId="3E49DEAA" w14:textId="3200C5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15.123</w:t>
      </w:r>
    </w:p>
    <w:p w14:paraId="32EFF2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5BA53D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saba-brāhmaṇere bhojya-vastra diyā</w:t>
      </w:r>
      <w:r w:rsidRPr="00790008">
        <w:rPr>
          <w:rStyle w:val="BookTitle"/>
          <w:rFonts w:asciiTheme="minorHAnsi" w:hAnsiTheme="minorHAnsi" w:cstheme="minorHAnsi"/>
          <w:b w:val="0"/>
          <w:bCs w:val="0"/>
          <w:color w:val="000000"/>
          <w:sz w:val="28"/>
          <w:szCs w:val="28"/>
        </w:rPr>
        <w:br/>
        <w:t>karilena santoṣa parama-namra haiyā</w:t>
      </w:r>
    </w:p>
    <w:p w14:paraId="71C0EFB7" w14:textId="211C74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humbly satisfied all the brāhmaṇas with foodstuffs and cloth.</w:t>
      </w:r>
    </w:p>
    <w:p w14:paraId="11B93199" w14:textId="5AD6B8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15.124</w:t>
      </w:r>
    </w:p>
    <w:p w14:paraId="08B086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AC6D9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ye-mata pātra, yā’ra yogya yena dāna</w:t>
      </w:r>
      <w:r w:rsidRPr="00790008">
        <w:rPr>
          <w:rStyle w:val="BookTitle"/>
          <w:rFonts w:asciiTheme="minorHAnsi" w:hAnsiTheme="minorHAnsi" w:cstheme="minorHAnsi"/>
          <w:b w:val="0"/>
          <w:bCs w:val="0"/>
          <w:color w:val="000000"/>
          <w:sz w:val="28"/>
          <w:szCs w:val="28"/>
        </w:rPr>
        <w:br/>
        <w:t>sei-mata karilena sabāre samāna</w:t>
      </w:r>
    </w:p>
    <w:p w14:paraId="7BBEDC79" w14:textId="6D308E0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respectfully gave everyone charity according to their qualification.</w:t>
      </w:r>
    </w:p>
    <w:p w14:paraId="641D02D8" w14:textId="10A055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15.125</w:t>
      </w:r>
    </w:p>
    <w:p w14:paraId="480300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A547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mahā-prīte āśīrvāda kari’ vipra-gaṇa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gṛhe calilena sabe karite bhojana</w:t>
      </w:r>
    </w:p>
    <w:p w14:paraId="55805473" w14:textId="3991D2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affectionately blessed Viśvambhara and went inside His house to eat.</w:t>
      </w:r>
    </w:p>
    <w:p w14:paraId="3734B617" w14:textId="6D9B02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15.126</w:t>
      </w:r>
    </w:p>
    <w:p w14:paraId="7C3A6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53E8DF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aparāhna velā āsi’ lāgila haite</w:t>
      </w:r>
      <w:r w:rsidRPr="00790008">
        <w:rPr>
          <w:rStyle w:val="BookTitle"/>
          <w:rFonts w:asciiTheme="minorHAnsi" w:hAnsiTheme="minorHAnsi" w:cstheme="minorHAnsi"/>
          <w:b w:val="0"/>
          <w:bCs w:val="0"/>
          <w:color w:val="000000"/>
          <w:sz w:val="28"/>
          <w:szCs w:val="28"/>
        </w:rPr>
        <w:br/>
        <w:t>sabāi prabhura veśa lāgilā karite</w:t>
      </w:r>
    </w:p>
    <w:p w14:paraId="0596DAC8" w14:textId="04628D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afternoon approached, everyone began to dress the Lord.</w:t>
      </w:r>
    </w:p>
    <w:p w14:paraId="0753EE9F" w14:textId="2584F8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15.127</w:t>
      </w:r>
    </w:p>
    <w:p w14:paraId="39F5F3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67283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 lepita kari’ sakala śrī-aṅga</w:t>
      </w:r>
      <w:r w:rsidRPr="00790008">
        <w:rPr>
          <w:rStyle w:val="BookTitle"/>
          <w:rFonts w:asciiTheme="minorHAnsi" w:hAnsiTheme="minorHAnsi" w:cstheme="minorHAnsi"/>
          <w:b w:val="0"/>
          <w:bCs w:val="0"/>
          <w:color w:val="000000"/>
          <w:sz w:val="28"/>
          <w:szCs w:val="28"/>
        </w:rPr>
        <w:br/>
        <w:t>madhye madhye sarvatra dilena tathi gandha</w:t>
      </w:r>
    </w:p>
    <w:p w14:paraId="11A56BA3" w14:textId="27C5B7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limbs were smeared with sandalwood pulp in which aguru had been mixed.</w:t>
      </w:r>
    </w:p>
    <w:p w14:paraId="121F11E7" w14:textId="5CCA10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15.128</w:t>
      </w:r>
    </w:p>
    <w:p w14:paraId="4CFE7B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5520EC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ardha-candrākṛti kari’ lalāṭe candana</w:t>
      </w:r>
      <w:r w:rsidRPr="00790008">
        <w:rPr>
          <w:rStyle w:val="BookTitle"/>
          <w:rFonts w:asciiTheme="minorHAnsi" w:hAnsiTheme="minorHAnsi" w:cstheme="minorHAnsi"/>
          <w:b w:val="0"/>
          <w:bCs w:val="0"/>
          <w:color w:val="000000"/>
          <w:sz w:val="28"/>
          <w:szCs w:val="28"/>
        </w:rPr>
        <w:br/>
        <w:t>tathi-madhye gandhera tilaka suśobhana</w:t>
      </w:r>
    </w:p>
    <w:p w14:paraId="15CFB3DF" w14:textId="0D5D73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smeared with sandalwood paste in the shape of a half-moon, and an enchanting tilaka mark was drawn through it with aguru.</w:t>
      </w:r>
    </w:p>
    <w:p w14:paraId="5C342A22" w14:textId="6856C3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15.129</w:t>
      </w:r>
    </w:p>
    <w:p w14:paraId="584136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6075AB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mukuṭa śobhe śrī-śira-upara</w:t>
      </w:r>
      <w:r w:rsidRPr="00790008">
        <w:rPr>
          <w:rStyle w:val="BookTitle"/>
          <w:rFonts w:asciiTheme="minorHAnsi" w:hAnsiTheme="minorHAnsi" w:cstheme="minorHAnsi"/>
          <w:b w:val="0"/>
          <w:bCs w:val="0"/>
          <w:color w:val="000000"/>
          <w:sz w:val="28"/>
          <w:szCs w:val="28"/>
        </w:rPr>
        <w:br/>
        <w:t>sugandhi-mālāya pūrṇa haila kalevara</w:t>
      </w:r>
    </w:p>
    <w:p w14:paraId="23105DA1" w14:textId="6B1003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wore a wonderful crown on His head, and fragrant flower garlands covered His body.</w:t>
      </w:r>
    </w:p>
    <w:p w14:paraId="45E4AA00" w14:textId="3D6271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15.130</w:t>
      </w:r>
    </w:p>
    <w:p w14:paraId="705AAA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4C4A8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sūkṣma-pīta-vastra, trikaccha-vidhāne</w:t>
      </w:r>
      <w:r w:rsidRPr="00790008">
        <w:rPr>
          <w:rStyle w:val="BookTitle"/>
          <w:rFonts w:asciiTheme="minorHAnsi" w:hAnsiTheme="minorHAnsi" w:cstheme="minorHAnsi"/>
          <w:b w:val="0"/>
          <w:bCs w:val="0"/>
          <w:color w:val="000000"/>
          <w:sz w:val="28"/>
          <w:szCs w:val="28"/>
        </w:rPr>
        <w:br/>
        <w:t>parāiyā kajjala dilena śrī-nayane</w:t>
      </w:r>
    </w:p>
    <w:p w14:paraId="6ED5176C" w14:textId="1D3D1B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wore fine yellow cloth with three corners tucked in, and His beautiful eyes were decorated with kajjala.</w:t>
      </w:r>
    </w:p>
    <w:p w14:paraId="7FF08D6E" w14:textId="390EB7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15.131</w:t>
      </w:r>
    </w:p>
    <w:p w14:paraId="4A6EB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131</w:t>
      </w:r>
    </w:p>
    <w:p w14:paraId="29C7C4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 dūrvā, sūtra kare kariyā bandhana</w:t>
      </w:r>
      <w:r w:rsidRPr="00790008">
        <w:rPr>
          <w:rStyle w:val="BookTitle"/>
          <w:rFonts w:asciiTheme="minorHAnsi" w:hAnsiTheme="minorHAnsi" w:cstheme="minorHAnsi"/>
          <w:b w:val="0"/>
          <w:bCs w:val="0"/>
          <w:color w:val="000000"/>
          <w:sz w:val="28"/>
          <w:szCs w:val="28"/>
        </w:rPr>
        <w:br/>
        <w:t>dharite dilena rambhā mañjarī darpaṇa</w:t>
      </w:r>
    </w:p>
    <w:p w14:paraId="05C5F9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Dūrvā grass was tied with a thread around His right wrist, and He held a mirror and a fresh banana leaf in His hands.</w:t>
      </w:r>
    </w:p>
    <w:p w14:paraId="5140ADA3" w14:textId="5BEF48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rambhā mañjarī </w:t>
      </w:r>
      <w:r w:rsidRPr="00790008">
        <w:rPr>
          <w:rStyle w:val="BookTitle"/>
          <w:rFonts w:asciiTheme="minorHAnsi" w:hAnsiTheme="minorHAnsi" w:cstheme="minorHAnsi"/>
          <w:b w:val="0"/>
          <w:bCs w:val="0"/>
          <w:color w:val="000000"/>
          <w:sz w:val="28"/>
          <w:szCs w:val="28"/>
        </w:rPr>
        <w:t>refers to newly grown banana leaves or the middle portion of a banana tree.</w:t>
      </w:r>
    </w:p>
    <w:p w14:paraId="39522094" w14:textId="1FC9CF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15.132</w:t>
      </w:r>
    </w:p>
    <w:p w14:paraId="1EB8A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6BFD46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suvarṇa-kuṇḍala dui śruti-mūle dole</w:t>
      </w:r>
      <w:r w:rsidRPr="00790008">
        <w:rPr>
          <w:rStyle w:val="BookTitle"/>
          <w:rFonts w:asciiTheme="minorHAnsi" w:hAnsiTheme="minorHAnsi" w:cstheme="minorHAnsi"/>
          <w:b w:val="0"/>
          <w:bCs w:val="0"/>
          <w:color w:val="000000"/>
          <w:sz w:val="28"/>
          <w:szCs w:val="28"/>
        </w:rPr>
        <w:br/>
        <w:t>nānā-ratna-hāra bāndhilena bāhu-mūle</w:t>
      </w:r>
    </w:p>
    <w:p w14:paraId="2F587B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ears were adorned with gold earrings, and His arms were decorated with various jeweled armlets.</w:t>
      </w:r>
    </w:p>
    <w:p w14:paraId="2BBACAC5" w14:textId="170B80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śruti-mūle </w:t>
      </w:r>
      <w:r w:rsidRPr="00790008">
        <w:rPr>
          <w:rStyle w:val="BookTitle"/>
          <w:rFonts w:asciiTheme="minorHAnsi" w:hAnsiTheme="minorHAnsi" w:cstheme="minorHAnsi"/>
          <w:b w:val="0"/>
          <w:bCs w:val="0"/>
          <w:color w:val="000000"/>
          <w:sz w:val="28"/>
          <w:szCs w:val="28"/>
        </w:rPr>
        <w:t>means “the ear lobe.”</w:t>
      </w:r>
    </w:p>
    <w:p w14:paraId="3801BAE3" w14:textId="3C86C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15.133</w:t>
      </w:r>
    </w:p>
    <w:p w14:paraId="356B6F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B3973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ye-ye śobhā kare ye-ye aṅge</w:t>
      </w:r>
      <w:r w:rsidRPr="00790008">
        <w:rPr>
          <w:rStyle w:val="BookTitle"/>
          <w:rFonts w:asciiTheme="minorHAnsi" w:hAnsiTheme="minorHAnsi" w:cstheme="minorHAnsi"/>
          <w:b w:val="0"/>
          <w:bCs w:val="0"/>
          <w:color w:val="000000"/>
          <w:sz w:val="28"/>
          <w:szCs w:val="28"/>
        </w:rPr>
        <w:br/>
        <w:t>sakala ghaṭanā sabe karilena raṅge</w:t>
      </w:r>
    </w:p>
    <w:p w14:paraId="1863FF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joyfully decorated the Lord’s limbs with appropriate items.</w:t>
      </w:r>
    </w:p>
    <w:p w14:paraId="066767CE" w14:textId="70917C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ghaṭanā karilena</w:t>
      </w:r>
      <w:r w:rsidRPr="00790008">
        <w:rPr>
          <w:rStyle w:val="BookTitle"/>
          <w:rFonts w:asciiTheme="minorHAnsi" w:hAnsiTheme="minorHAnsi" w:cstheme="minorHAnsi"/>
          <w:b w:val="0"/>
          <w:bCs w:val="0"/>
          <w:color w:val="000000"/>
          <w:sz w:val="28"/>
          <w:szCs w:val="28"/>
        </w:rPr>
        <w:t xml:space="preserve"> mean “joined,” “composed,” “beautified,” “assimilated,” or “entrusted.”</w:t>
      </w:r>
    </w:p>
    <w:p w14:paraId="4805F897" w14:textId="1AD336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15.134</w:t>
      </w:r>
    </w:p>
    <w:p w14:paraId="281E9F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3F983E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mūrti dekhi’ yata nara-nārī</w:t>
      </w:r>
      <w:r w:rsidRPr="00790008">
        <w:rPr>
          <w:rStyle w:val="BookTitle"/>
          <w:rFonts w:asciiTheme="minorHAnsi" w:hAnsiTheme="minorHAnsi" w:cstheme="minorHAnsi"/>
          <w:b w:val="0"/>
          <w:bCs w:val="0"/>
          <w:color w:val="000000"/>
          <w:sz w:val="28"/>
          <w:szCs w:val="28"/>
        </w:rPr>
        <w:br/>
        <w:t>mugdha hailena sabe āpanā’ pāśari’</w:t>
      </w:r>
    </w:p>
    <w:p w14:paraId="068E4CC4" w14:textId="6617F1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beautifully decorated form of the Lord, all the assembled men and women were overwhelmed and forgot themselves.</w:t>
      </w:r>
    </w:p>
    <w:p w14:paraId="1C23C0F7" w14:textId="41C27A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15.135</w:t>
      </w:r>
    </w:p>
    <w:p w14:paraId="22AE7B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5ABC38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prahareka velā āche, henai samaya</w:t>
      </w:r>
      <w:r w:rsidRPr="00790008">
        <w:rPr>
          <w:rStyle w:val="BookTitle"/>
          <w:rFonts w:asciiTheme="minorHAnsi" w:hAnsiTheme="minorHAnsi" w:cstheme="minorHAnsi"/>
          <w:b w:val="0"/>
          <w:bCs w:val="0"/>
          <w:color w:val="000000"/>
          <w:sz w:val="28"/>
          <w:szCs w:val="28"/>
        </w:rPr>
        <w:br/>
        <w:t>sabei balena,—“śubha karāha vijaya</w:t>
      </w:r>
    </w:p>
    <w:p w14:paraId="42CB32CA" w14:textId="4E9F92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mid afternoon, everyone said, “Now let us begin our auspicious journey.</w:t>
      </w:r>
    </w:p>
    <w:p w14:paraId="08683944" w14:textId="09F3B8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15.136</w:t>
      </w:r>
    </w:p>
    <w:p w14:paraId="21699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136</w:t>
      </w:r>
    </w:p>
    <w:p w14:paraId="658C57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prahareka sarva-navadvīpe beḍāiyā</w:t>
      </w:r>
      <w:r w:rsidRPr="00790008">
        <w:rPr>
          <w:rStyle w:val="BookTitle"/>
          <w:rFonts w:asciiTheme="minorHAnsi" w:hAnsiTheme="minorHAnsi" w:cstheme="minorHAnsi"/>
          <w:b w:val="0"/>
          <w:bCs w:val="0"/>
          <w:color w:val="000000"/>
          <w:sz w:val="28"/>
          <w:szCs w:val="28"/>
        </w:rPr>
        <w:br/>
        <w:t>kanyā-gṛhe yāibena godhūli kariyā”</w:t>
      </w:r>
    </w:p>
    <w:p w14:paraId="0C304D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will pass through the streets of Navadvīpa for a few hours and arrive at the bride’s house right at dusk.”</w:t>
      </w:r>
    </w:p>
    <w:p w14:paraId="362007CE" w14:textId="4F47AF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explanation of </w:t>
      </w:r>
      <w:r w:rsidRPr="00790008">
        <w:rPr>
          <w:rStyle w:val="BookTitle"/>
          <w:rFonts w:asciiTheme="minorHAnsi" w:hAnsiTheme="minorHAnsi" w:cstheme="minorHAnsi"/>
          <w:b w:val="0"/>
          <w:bCs w:val="0"/>
          <w:i/>
          <w:iCs/>
          <w:color w:val="000000"/>
          <w:sz w:val="28"/>
          <w:szCs w:val="28"/>
        </w:rPr>
        <w:t xml:space="preserve">godhūli </w:t>
      </w:r>
      <w:r w:rsidRPr="00790008">
        <w:rPr>
          <w:rStyle w:val="BookTitle"/>
          <w:rFonts w:asciiTheme="minorHAnsi" w:hAnsiTheme="minorHAnsi" w:cstheme="minorHAnsi"/>
          <w:b w:val="0"/>
          <w:bCs w:val="0"/>
          <w:color w:val="000000"/>
          <w:sz w:val="28"/>
          <w:szCs w:val="28"/>
        </w:rPr>
        <w:t xml:space="preserve">one should refer the purport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91.</w:t>
      </w:r>
    </w:p>
    <w:p w14:paraId="05D835AB" w14:textId="2B409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15.137</w:t>
      </w:r>
    </w:p>
    <w:p w14:paraId="528F8D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0F3CB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divya dolā kari buddhimanta-khāna</w:t>
      </w:r>
      <w:r w:rsidRPr="00790008">
        <w:rPr>
          <w:rStyle w:val="BookTitle"/>
          <w:rFonts w:asciiTheme="minorHAnsi" w:hAnsiTheme="minorHAnsi" w:cstheme="minorHAnsi"/>
          <w:b w:val="0"/>
          <w:bCs w:val="0"/>
          <w:color w:val="000000"/>
          <w:sz w:val="28"/>
          <w:szCs w:val="28"/>
        </w:rPr>
        <w:br/>
        <w:t>hariṣe āniyā karilena upasthāna</w:t>
      </w:r>
    </w:p>
    <w:p w14:paraId="081EDB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Buddhimanta Khān happily brought an exquisite palanquin for the Lord.</w:t>
      </w:r>
    </w:p>
    <w:p w14:paraId="11A6D743" w14:textId="34219A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upasthāna karilena </w:t>
      </w:r>
      <w:r w:rsidRPr="00790008">
        <w:rPr>
          <w:rStyle w:val="BookTitle"/>
          <w:rFonts w:asciiTheme="minorHAnsi" w:hAnsiTheme="minorHAnsi" w:cstheme="minorHAnsi"/>
          <w:b w:val="0"/>
          <w:bCs w:val="0"/>
          <w:color w:val="000000"/>
          <w:sz w:val="28"/>
          <w:szCs w:val="28"/>
        </w:rPr>
        <w:t>means “[a divine palanquin] was brought before,” in other words, “set in front.”</w:t>
      </w:r>
    </w:p>
    <w:p w14:paraId="489CCCFA" w14:textId="259231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15.138</w:t>
      </w:r>
    </w:p>
    <w:p w14:paraId="427070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8C0C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vādya-gīte uṭhila parama kolāhala</w:t>
      </w:r>
      <w:r w:rsidRPr="00790008">
        <w:rPr>
          <w:rStyle w:val="BookTitle"/>
          <w:rFonts w:asciiTheme="minorHAnsi" w:hAnsiTheme="minorHAnsi" w:cstheme="minorHAnsi"/>
          <w:b w:val="0"/>
          <w:bCs w:val="0"/>
          <w:color w:val="000000"/>
          <w:sz w:val="28"/>
          <w:szCs w:val="28"/>
        </w:rPr>
        <w:br/>
        <w:t>vipra-gaṇe kare veda-dhvani sumaṅgala</w:t>
      </w:r>
    </w:p>
    <w:p w14:paraId="06F87C2E" w14:textId="267530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Musical instruments and singing created a tumult, while the brāhmaṇas chanted auspicious Vedic mantras.</w:t>
      </w:r>
    </w:p>
    <w:p w14:paraId="05C09F05" w14:textId="25D49B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15.139</w:t>
      </w:r>
    </w:p>
    <w:p w14:paraId="49A140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6D917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bhāṭa-gaṇe paḍite lāgilā rāyavāra</w:t>
      </w:r>
      <w:r w:rsidRPr="00790008">
        <w:rPr>
          <w:rStyle w:val="BookTitle"/>
          <w:rFonts w:asciiTheme="minorHAnsi" w:hAnsiTheme="minorHAnsi" w:cstheme="minorHAnsi"/>
          <w:b w:val="0"/>
          <w:bCs w:val="0"/>
          <w:color w:val="000000"/>
          <w:sz w:val="28"/>
          <w:szCs w:val="28"/>
        </w:rPr>
        <w:br/>
        <w:t>sarva-dike haila ānanda-avatāra</w:t>
      </w:r>
    </w:p>
    <w:p w14:paraId="294F9D6D" w14:textId="17D58E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Professional blessers began to recite various prayers. The whole scene appeared as if bliss personified had advented.</w:t>
      </w:r>
    </w:p>
    <w:p w14:paraId="6E572CE5" w14:textId="333867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15.140</w:t>
      </w:r>
    </w:p>
    <w:p w14:paraId="216246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9CDF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jananīre pradakṣiṇa kari’</w:t>
      </w:r>
      <w:r w:rsidRPr="00790008">
        <w:rPr>
          <w:rStyle w:val="BookTitle"/>
          <w:rFonts w:asciiTheme="minorHAnsi" w:hAnsiTheme="minorHAnsi" w:cstheme="minorHAnsi"/>
          <w:b w:val="0"/>
          <w:bCs w:val="0"/>
          <w:color w:val="000000"/>
          <w:sz w:val="28"/>
          <w:szCs w:val="28"/>
        </w:rPr>
        <w:br/>
        <w:t>vipra-gaṇe namaskari’ bahu mānya kari’</w:t>
      </w:r>
    </w:p>
    <w:p w14:paraId="167CE350" w14:textId="01711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circumambulated His mother and offered obeisances to the brāhmaṇas.</w:t>
      </w:r>
    </w:p>
    <w:p w14:paraId="50293519" w14:textId="26A931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15.141</w:t>
      </w:r>
    </w:p>
    <w:p w14:paraId="57E6F3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141</w:t>
      </w:r>
    </w:p>
    <w:p w14:paraId="47EB33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dolāya vasilā śrī-gaurāṅga mahāśaya</w:t>
      </w:r>
      <w:r w:rsidRPr="00790008">
        <w:rPr>
          <w:rStyle w:val="BookTitle"/>
          <w:rFonts w:asciiTheme="minorHAnsi" w:hAnsiTheme="minorHAnsi" w:cstheme="minorHAnsi"/>
          <w:b w:val="0"/>
          <w:bCs w:val="0"/>
          <w:color w:val="000000"/>
          <w:sz w:val="28"/>
          <w:szCs w:val="28"/>
        </w:rPr>
        <w:br/>
        <w:t>sarva-dike uṭhila maṅgala jaya-jaya</w:t>
      </w:r>
    </w:p>
    <w:p w14:paraId="76CE6226" w14:textId="1E4B40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as He got into the palanquin, auspicious sounds of “Jaya! Jaya!” were heard in all directions.</w:t>
      </w:r>
    </w:p>
    <w:p w14:paraId="669835D4" w14:textId="1E1BD4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15.142</w:t>
      </w:r>
    </w:p>
    <w:p w14:paraId="7855E0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41B9ED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nārī-gaṇe dite lāgilena jayakāra</w:t>
      </w:r>
      <w:r w:rsidRPr="00790008">
        <w:rPr>
          <w:rStyle w:val="BookTitle"/>
          <w:rFonts w:asciiTheme="minorHAnsi" w:hAnsiTheme="minorHAnsi" w:cstheme="minorHAnsi"/>
          <w:b w:val="0"/>
          <w:bCs w:val="0"/>
          <w:color w:val="000000"/>
          <w:sz w:val="28"/>
          <w:szCs w:val="28"/>
        </w:rPr>
        <w:br/>
        <w:t>śubha-dhvani vinā kona-dike nāhi āra</w:t>
      </w:r>
    </w:p>
    <w:p w14:paraId="33D8350E" w14:textId="2522C3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women joined in with sounds of ulu-dhvani, nothing other than auspicious vibrations could be heard.</w:t>
      </w:r>
    </w:p>
    <w:p w14:paraId="087819B4" w14:textId="3E410A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15.143</w:t>
      </w:r>
    </w:p>
    <w:p w14:paraId="027ECA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C5479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vijaya karilena gaṅgā-tīre</w:t>
      </w:r>
      <w:r w:rsidRPr="00790008">
        <w:rPr>
          <w:rStyle w:val="BookTitle"/>
          <w:rFonts w:asciiTheme="minorHAnsi" w:hAnsiTheme="minorHAnsi" w:cstheme="minorHAnsi"/>
          <w:b w:val="0"/>
          <w:bCs w:val="0"/>
          <w:color w:val="000000"/>
          <w:sz w:val="28"/>
          <w:szCs w:val="28"/>
        </w:rPr>
        <w:br/>
        <w:t>ardha-candra dekhilena śirera upare</w:t>
      </w:r>
    </w:p>
    <w:p w14:paraId="394B68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procession first proceeded to the bank of the Ganges, where the half-moon was seen overhead.</w:t>
      </w:r>
    </w:p>
    <w:p w14:paraId="77F3F0C3" w14:textId="22E153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ardha-candra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pūrṇa-candra</w:t>
      </w:r>
      <w:r w:rsidRPr="00790008">
        <w:rPr>
          <w:rStyle w:val="BookTitle"/>
          <w:rFonts w:asciiTheme="minorHAnsi" w:hAnsiTheme="minorHAnsi" w:cstheme="minorHAnsi"/>
          <w:b w:val="0"/>
          <w:bCs w:val="0"/>
          <w:color w:val="000000"/>
          <w:sz w:val="28"/>
          <w:szCs w:val="28"/>
        </w:rPr>
        <w:t xml:space="preserve">. On the evening of the full moon, the moon is seen on the eastern horizon. It is not seen directly above. From the eighth day of the waxing moon up to Ekādaśī, the eleventh day of the moon, half of the moon is seen directly overhead in the evening. Therefore the reading </w:t>
      </w:r>
      <w:r w:rsidRPr="00790008">
        <w:rPr>
          <w:rStyle w:val="BookTitle"/>
          <w:rFonts w:asciiTheme="minorHAnsi" w:hAnsiTheme="minorHAnsi" w:cstheme="minorHAnsi"/>
          <w:b w:val="0"/>
          <w:bCs w:val="0"/>
          <w:i/>
          <w:iCs/>
          <w:color w:val="000000"/>
          <w:sz w:val="28"/>
          <w:szCs w:val="28"/>
        </w:rPr>
        <w:t>pūrṇa-candra</w:t>
      </w:r>
      <w:r w:rsidRPr="00790008">
        <w:rPr>
          <w:rStyle w:val="BookTitle"/>
          <w:rFonts w:asciiTheme="minorHAnsi" w:hAnsiTheme="minorHAnsi" w:cstheme="minorHAnsi"/>
          <w:b w:val="0"/>
          <w:bCs w:val="0"/>
          <w:color w:val="000000"/>
          <w:sz w:val="28"/>
          <w:szCs w:val="28"/>
        </w:rPr>
        <w:t xml:space="preserve"> is not appropriate here.</w:t>
      </w:r>
    </w:p>
    <w:p w14:paraId="64685629" w14:textId="6308BE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15.144</w:t>
      </w:r>
    </w:p>
    <w:p w14:paraId="11BE3D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2F33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dīpa lāgila jvalite</w:t>
      </w:r>
      <w:r w:rsidRPr="00790008">
        <w:rPr>
          <w:rStyle w:val="BookTitle"/>
          <w:rFonts w:asciiTheme="minorHAnsi" w:hAnsiTheme="minorHAnsi" w:cstheme="minorHAnsi"/>
          <w:b w:val="0"/>
          <w:bCs w:val="0"/>
          <w:color w:val="000000"/>
          <w:sz w:val="28"/>
          <w:szCs w:val="28"/>
        </w:rPr>
        <w:br/>
        <w:t>nānā-vidha bāji saba lāgila karite</w:t>
      </w:r>
    </w:p>
    <w:p w14:paraId="47ADCCE5" w14:textId="1FB9B8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lamps were lit, and various fireworks were set off.</w:t>
      </w:r>
    </w:p>
    <w:p w14:paraId="719A4322" w14:textId="455CB0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15.145</w:t>
      </w:r>
    </w:p>
    <w:p w14:paraId="460E56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928D3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yata padātika buddhimanta-khāṅra</w:t>
      </w:r>
      <w:r w:rsidRPr="00790008">
        <w:rPr>
          <w:rStyle w:val="BookTitle"/>
          <w:rFonts w:asciiTheme="minorHAnsi" w:hAnsiTheme="minorHAnsi" w:cstheme="minorHAnsi"/>
          <w:b w:val="0"/>
          <w:bCs w:val="0"/>
          <w:color w:val="000000"/>
          <w:sz w:val="28"/>
          <w:szCs w:val="28"/>
        </w:rPr>
        <w:br/>
        <w:t>calilā dui-sāri hai’ yata pāṭoyāra</w:t>
      </w:r>
    </w:p>
    <w:p w14:paraId="421840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procession was led by Buddhimanta Khān’s infantry, followed by the city tax collectors.</w:t>
      </w:r>
    </w:p>
    <w:p w14:paraId="71CD1EBB" w14:textId="1D041E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sāri</w:t>
      </w:r>
      <w:r w:rsidRPr="00790008">
        <w:rPr>
          <w:rStyle w:val="BookTitle"/>
          <w:rFonts w:asciiTheme="minorHAnsi" w:hAnsiTheme="minorHAnsi" w:cstheme="minorHAnsi"/>
          <w:b w:val="0"/>
          <w:bCs w:val="0"/>
          <w:color w:val="000000"/>
          <w:sz w:val="28"/>
          <w:szCs w:val="28"/>
        </w:rPr>
        <w:t xml:space="preserve"> (formed when </w:t>
      </w:r>
      <w:r w:rsidRPr="00790008">
        <w:rPr>
          <w:rStyle w:val="BookTitle"/>
          <w:rFonts w:asciiTheme="minorHAnsi" w:hAnsiTheme="minorHAnsi" w:cstheme="minorHAnsi"/>
          <w:b w:val="0"/>
          <w:bCs w:val="0"/>
          <w:i/>
          <w:iCs/>
          <w:color w:val="000000"/>
          <w:sz w:val="28"/>
          <w:szCs w:val="28"/>
        </w:rPr>
        <w:t xml:space="preserve">ṇic </w:t>
      </w:r>
      <w:r w:rsidRPr="00790008">
        <w:rPr>
          <w:rStyle w:val="BookTitle"/>
          <w:rFonts w:asciiTheme="minorHAnsi" w:hAnsiTheme="minorHAnsi" w:cstheme="minorHAnsi"/>
          <w:b w:val="0"/>
          <w:bCs w:val="0"/>
          <w:color w:val="000000"/>
          <w:sz w:val="28"/>
          <w:szCs w:val="28"/>
        </w:rPr>
        <w:t xml:space="preserve">is added to the Sanskrit verb </w:t>
      </w:r>
      <w:r w:rsidRPr="00790008">
        <w:rPr>
          <w:rStyle w:val="BookTitle"/>
          <w:rFonts w:asciiTheme="minorHAnsi" w:hAnsiTheme="minorHAnsi" w:cstheme="minorHAnsi"/>
          <w:b w:val="0"/>
          <w:bCs w:val="0"/>
          <w:i/>
          <w:iCs/>
          <w:color w:val="000000"/>
          <w:sz w:val="28"/>
          <w:szCs w:val="28"/>
        </w:rPr>
        <w:t>sṛ</w:t>
      </w:r>
      <w:r w:rsidRPr="00790008">
        <w:rPr>
          <w:rStyle w:val="BookTitle"/>
          <w:rFonts w:asciiTheme="minorHAnsi" w:hAnsiTheme="minorHAnsi" w:cstheme="minorHAnsi"/>
          <w:b w:val="0"/>
          <w:bCs w:val="0"/>
          <w:color w:val="000000"/>
          <w:sz w:val="28"/>
          <w:szCs w:val="28"/>
        </w:rPr>
        <w:t xml:space="preserve">) means “row” or </w:t>
      </w:r>
      <w:r w:rsidRPr="00790008">
        <w:rPr>
          <w:rStyle w:val="BookTitle"/>
          <w:rFonts w:asciiTheme="minorHAnsi" w:hAnsiTheme="minorHAnsi" w:cstheme="minorHAnsi"/>
          <w:b w:val="0"/>
          <w:bCs w:val="0"/>
          <w:color w:val="000000"/>
          <w:sz w:val="28"/>
          <w:szCs w:val="28"/>
        </w:rPr>
        <w:lastRenderedPageBreak/>
        <w:t>“class.”</w:t>
      </w:r>
    </w:p>
    <w:p w14:paraId="6520DE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pāṭoyāra </w:t>
      </w:r>
      <w:r w:rsidRPr="00790008">
        <w:rPr>
          <w:rStyle w:val="BookTitle"/>
          <w:rFonts w:asciiTheme="minorHAnsi" w:hAnsiTheme="minorHAnsi" w:cstheme="minorHAnsi"/>
          <w:b w:val="0"/>
          <w:bCs w:val="0"/>
          <w:color w:val="000000"/>
          <w:sz w:val="28"/>
          <w:szCs w:val="28"/>
        </w:rPr>
        <w:t xml:space="preserve">(used in ancient Bengali) refers to one who is expert in carrying out the worldly dealings of his master. It also refers to an accountant, a tax-collector, or a clerk. In common language a </w:t>
      </w:r>
      <w:r w:rsidRPr="00790008">
        <w:rPr>
          <w:rStyle w:val="BookTitle"/>
          <w:rFonts w:asciiTheme="minorHAnsi" w:hAnsiTheme="minorHAnsi" w:cstheme="minorHAnsi"/>
          <w:b w:val="0"/>
          <w:bCs w:val="0"/>
          <w:i/>
          <w:iCs/>
          <w:color w:val="000000"/>
          <w:sz w:val="28"/>
          <w:szCs w:val="28"/>
        </w:rPr>
        <w:t xml:space="preserve">pāṭoyāra </w:t>
      </w:r>
      <w:r w:rsidRPr="00790008">
        <w:rPr>
          <w:rStyle w:val="BookTitle"/>
          <w:rFonts w:asciiTheme="minorHAnsi" w:hAnsiTheme="minorHAnsi" w:cstheme="minorHAnsi"/>
          <w:b w:val="0"/>
          <w:bCs w:val="0"/>
          <w:color w:val="000000"/>
          <w:sz w:val="28"/>
          <w:szCs w:val="28"/>
        </w:rPr>
        <w:t xml:space="preserve">is called a </w:t>
      </w:r>
      <w:r w:rsidRPr="00790008">
        <w:rPr>
          <w:rStyle w:val="BookTitle"/>
          <w:rFonts w:asciiTheme="minorHAnsi" w:hAnsiTheme="minorHAnsi" w:cstheme="minorHAnsi"/>
          <w:b w:val="0"/>
          <w:bCs w:val="0"/>
          <w:i/>
          <w:iCs/>
          <w:color w:val="000000"/>
          <w:sz w:val="28"/>
          <w:szCs w:val="28"/>
        </w:rPr>
        <w:t>gomastā</w:t>
      </w:r>
      <w:r w:rsidRPr="00790008">
        <w:rPr>
          <w:rStyle w:val="BookTitle"/>
          <w:rFonts w:asciiTheme="minorHAnsi" w:hAnsiTheme="minorHAnsi" w:cstheme="minorHAnsi"/>
          <w:b w:val="0"/>
          <w:bCs w:val="0"/>
          <w:color w:val="000000"/>
          <w:sz w:val="28"/>
          <w:szCs w:val="28"/>
        </w:rPr>
        <w:t>.</w:t>
      </w:r>
    </w:p>
    <w:p w14:paraId="3915E339" w14:textId="0CA1A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15.146</w:t>
      </w:r>
    </w:p>
    <w:p w14:paraId="17BADE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3EEF05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nānā-varṇe patākā calila tā’ra pāche</w:t>
      </w:r>
      <w:r w:rsidRPr="00790008">
        <w:rPr>
          <w:rStyle w:val="BookTitle"/>
          <w:rFonts w:asciiTheme="minorHAnsi" w:hAnsiTheme="minorHAnsi" w:cstheme="minorHAnsi"/>
          <w:b w:val="0"/>
          <w:bCs w:val="0"/>
          <w:color w:val="000000"/>
          <w:sz w:val="28"/>
          <w:szCs w:val="28"/>
        </w:rPr>
        <w:br/>
        <w:t>vidūṣaka-sakala calilā nānā-kāce</w:t>
      </w:r>
    </w:p>
    <w:p w14:paraId="2C3590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in turn were followed by people carrying various colored flags. Next came a group of jesters, who dressed in various costumes.</w:t>
      </w:r>
    </w:p>
    <w:p w14:paraId="5B5036F7" w14:textId="376802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vidūṣaka</w:t>
      </w:r>
      <w:r w:rsidRPr="00790008">
        <w:rPr>
          <w:rStyle w:val="BookTitle"/>
          <w:rFonts w:asciiTheme="minorHAnsi" w:hAnsiTheme="minorHAnsi" w:cstheme="minorHAnsi"/>
          <w:b w:val="0"/>
          <w:bCs w:val="0"/>
          <w:color w:val="000000"/>
          <w:sz w:val="28"/>
          <w:szCs w:val="28"/>
        </w:rPr>
        <w:t xml:space="preserve"> refers to a joker, a flatterer, or one who makes caricatures.</w:t>
      </w:r>
    </w:p>
    <w:p w14:paraId="2F597EF1" w14:textId="67D32B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15.147</w:t>
      </w:r>
    </w:p>
    <w:p w14:paraId="1767BB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245DB3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nartaka vā nā jāni kateka sampradāya</w:t>
      </w:r>
      <w:r w:rsidRPr="00790008">
        <w:rPr>
          <w:rStyle w:val="BookTitle"/>
          <w:rFonts w:asciiTheme="minorHAnsi" w:hAnsiTheme="minorHAnsi" w:cstheme="minorHAnsi"/>
          <w:b w:val="0"/>
          <w:bCs w:val="0"/>
          <w:color w:val="000000"/>
          <w:sz w:val="28"/>
          <w:szCs w:val="28"/>
        </w:rPr>
        <w:br/>
        <w:t>parama-ullāse divya nṛtya kari’ yāya</w:t>
      </w:r>
    </w:p>
    <w:p w14:paraId="5E9FCA7F" w14:textId="72C5AB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followed by diverse groups of dancers, who all danced jubilantly.</w:t>
      </w:r>
    </w:p>
    <w:p w14:paraId="33286180" w14:textId="170EB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15.148-149</w:t>
      </w:r>
    </w:p>
    <w:p w14:paraId="2F312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148-149</w:t>
      </w:r>
    </w:p>
    <w:p w14:paraId="0C86771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jayaḍhāka, vīraḍhāka, mṛdaṅga, kāhāla</w:t>
      </w:r>
      <w:r w:rsidRPr="00790008">
        <w:rPr>
          <w:rStyle w:val="BookTitle"/>
          <w:rFonts w:asciiTheme="minorHAnsi" w:hAnsiTheme="minorHAnsi" w:cstheme="minorHAnsi"/>
          <w:b w:val="0"/>
          <w:bCs w:val="0"/>
          <w:color w:val="000000"/>
          <w:sz w:val="28"/>
          <w:szCs w:val="28"/>
        </w:rPr>
        <w:br/>
        <w:t>paṭaha, dagaḍa, śaṅkha, vaṁśī, karatāla</w:t>
      </w:r>
    </w:p>
    <w:p w14:paraId="02556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varaṅga, śiṅgā, pañca-śabdī-vādya bāje yata</w:t>
      </w:r>
      <w:r w:rsidRPr="00790008">
        <w:rPr>
          <w:rStyle w:val="BookTitle"/>
          <w:rFonts w:asciiTheme="minorHAnsi" w:hAnsiTheme="minorHAnsi" w:cstheme="minorHAnsi"/>
          <w:b w:val="0"/>
          <w:bCs w:val="0"/>
          <w:color w:val="000000"/>
          <w:sz w:val="28"/>
          <w:szCs w:val="28"/>
        </w:rPr>
        <w:br/>
        <w:t>ke likhibe,—vādya-bhāṇḍa bāji’ yāya kata?</w:t>
      </w:r>
    </w:p>
    <w:p w14:paraId="66DD7496" w14:textId="39BF7E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Various musical instruments were played like jayaḍhākas, vīraḍhākas, mṛdaṅgas, kāhālas, kettledrums, snare drums, conchshells, flutes, karatālas, varaṅgas, horns, and pañca-śabdīs. Who can name all the instruments that were played?</w:t>
      </w:r>
    </w:p>
    <w:p w14:paraId="58CE8884" w14:textId="57CB45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15.150</w:t>
      </w:r>
    </w:p>
    <w:p w14:paraId="06580A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33A4CA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lakṣa-lakṣa śiśu vādya-bhāṇḍera bhitare</w:t>
      </w:r>
      <w:r w:rsidRPr="00790008">
        <w:rPr>
          <w:rStyle w:val="BookTitle"/>
          <w:rFonts w:asciiTheme="minorHAnsi" w:hAnsiTheme="minorHAnsi" w:cstheme="minorHAnsi"/>
          <w:b w:val="0"/>
          <w:bCs w:val="0"/>
          <w:color w:val="000000"/>
          <w:sz w:val="28"/>
          <w:szCs w:val="28"/>
        </w:rPr>
        <w:br/>
        <w:t>raṅge nāci’ yāya, dekhi’ hāsena īśvare</w:t>
      </w:r>
    </w:p>
    <w:p w14:paraId="782476CB" w14:textId="208BF0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Millions of children danced along with the music, while the Lord watched and smiled.</w:t>
      </w:r>
    </w:p>
    <w:p w14:paraId="29EE3B7D" w14:textId="2BAC43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15.151</w:t>
      </w:r>
    </w:p>
    <w:p w14:paraId="336CFA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027A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 mahā-kautuka dekhi’ śiṣura ki dāya</w:t>
      </w:r>
      <w:r w:rsidRPr="00790008">
        <w:rPr>
          <w:rStyle w:val="BookTitle"/>
          <w:rFonts w:asciiTheme="minorHAnsi" w:hAnsiTheme="minorHAnsi" w:cstheme="minorHAnsi"/>
          <w:b w:val="0"/>
          <w:bCs w:val="0"/>
          <w:color w:val="000000"/>
          <w:sz w:val="28"/>
          <w:szCs w:val="28"/>
        </w:rPr>
        <w:br/>
        <w:t>jñānavān sabe lajjā chāḍi’ nāci’ yāya</w:t>
      </w:r>
    </w:p>
    <w:p w14:paraId="42D5B559" w14:textId="53F384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children, even the learned scholars gave up their inhibitions and danced.</w:t>
      </w:r>
    </w:p>
    <w:p w14:paraId="1B9AFCA3" w14:textId="690868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15.152</w:t>
      </w:r>
    </w:p>
    <w:p w14:paraId="23DAC2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6C3F80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āsiyā gaṅgā-tīre kata-kṣaṇa</w:t>
      </w:r>
      <w:r w:rsidRPr="00790008">
        <w:rPr>
          <w:rStyle w:val="BookTitle"/>
          <w:rFonts w:asciiTheme="minorHAnsi" w:hAnsiTheme="minorHAnsi" w:cstheme="minorHAnsi"/>
          <w:b w:val="0"/>
          <w:bCs w:val="0"/>
          <w:color w:val="000000"/>
          <w:sz w:val="28"/>
          <w:szCs w:val="28"/>
        </w:rPr>
        <w:br/>
        <w:t>karilena nṛtya, gīta, ānanda-bājana</w:t>
      </w:r>
    </w:p>
    <w:p w14:paraId="527C9F13" w14:textId="4CEE47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arrived at the bank of the Ganges, they sang, danced, and played musical instruments for some time.</w:t>
      </w:r>
    </w:p>
    <w:p w14:paraId="11EF876D" w14:textId="714298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15.153</w:t>
      </w:r>
    </w:p>
    <w:p w14:paraId="2D2B2D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29343E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puṣpa-vṛṣṭi kari’ gaṅgā namaskari’</w:t>
      </w:r>
      <w:r w:rsidRPr="00790008">
        <w:rPr>
          <w:rStyle w:val="BookTitle"/>
          <w:rFonts w:asciiTheme="minorHAnsi" w:hAnsiTheme="minorHAnsi" w:cstheme="minorHAnsi"/>
          <w:b w:val="0"/>
          <w:bCs w:val="0"/>
          <w:color w:val="000000"/>
          <w:sz w:val="28"/>
          <w:szCs w:val="28"/>
        </w:rPr>
        <w:br/>
        <w:t>bhramena kautuke sarva-navadvīpa-purī</w:t>
      </w:r>
    </w:p>
    <w:p w14:paraId="20396BE6" w14:textId="5B42B5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showered flowers on the Ganges and offered her obeisances, then they proceeded to happily move through the streets of Navadvīpa.</w:t>
      </w:r>
    </w:p>
    <w:p w14:paraId="55ED2BD2" w14:textId="099D3D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15.154</w:t>
      </w:r>
    </w:p>
    <w:p w14:paraId="06B70C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273F9C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ati-amānuṣī vivāha-sambhāra</w:t>
      </w:r>
      <w:r w:rsidRPr="00790008">
        <w:rPr>
          <w:rStyle w:val="BookTitle"/>
          <w:rFonts w:asciiTheme="minorHAnsi" w:hAnsiTheme="minorHAnsi" w:cstheme="minorHAnsi"/>
          <w:b w:val="0"/>
          <w:bCs w:val="0"/>
          <w:color w:val="000000"/>
          <w:sz w:val="28"/>
          <w:szCs w:val="28"/>
        </w:rPr>
        <w:br/>
        <w:t>sarva-loka-citte mahā pāya camatkāra</w:t>
      </w:r>
    </w:p>
    <w:p w14:paraId="583E22A5" w14:textId="5442F1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astonished to see the extraordinary marriage procession.</w:t>
      </w:r>
    </w:p>
    <w:p w14:paraId="62C3FD37" w14:textId="5698D2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15.155</w:t>
      </w:r>
    </w:p>
    <w:p w14:paraId="13D60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2325BE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vibhā dekhiyāchi”—loke bale</w:t>
      </w:r>
      <w:r w:rsidRPr="00790008">
        <w:rPr>
          <w:rStyle w:val="BookTitle"/>
          <w:rFonts w:asciiTheme="minorHAnsi" w:hAnsiTheme="minorHAnsi" w:cstheme="minorHAnsi"/>
          <w:b w:val="0"/>
          <w:bCs w:val="0"/>
          <w:color w:val="000000"/>
          <w:sz w:val="28"/>
          <w:szCs w:val="28"/>
        </w:rPr>
        <w:br/>
        <w:t>“e-mata samṛddhi nāhi dekhi kona-kāle”</w:t>
      </w:r>
    </w:p>
    <w:p w14:paraId="496234FE" w14:textId="4E5161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remarked, “We’ve seen large marriages in the past, but we’ve never seen anything as opulent as this.”</w:t>
      </w:r>
    </w:p>
    <w:p w14:paraId="5797CDE3" w14:textId="50DA7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15.156</w:t>
      </w:r>
    </w:p>
    <w:p w14:paraId="75C260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0108F4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strī-puruṣe prabhure dekhiyā</w:t>
      </w:r>
      <w:r w:rsidRPr="00790008">
        <w:rPr>
          <w:rStyle w:val="BookTitle"/>
          <w:rFonts w:asciiTheme="minorHAnsi" w:hAnsiTheme="minorHAnsi" w:cstheme="minorHAnsi"/>
          <w:b w:val="0"/>
          <w:bCs w:val="0"/>
          <w:color w:val="000000"/>
          <w:sz w:val="28"/>
          <w:szCs w:val="28"/>
        </w:rPr>
        <w:br/>
        <w:t>ānande bhāsaye dekhi’ sukṛti nadīyā</w:t>
      </w:r>
    </w:p>
    <w:p w14:paraId="2D747902" w14:textId="7A1B36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men and women of Nadia who saw the Lord’s marriage procession all floated in an ocean of bliss.</w:t>
      </w:r>
    </w:p>
    <w:p w14:paraId="68531CEA" w14:textId="547D6F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15.157</w:t>
      </w:r>
    </w:p>
    <w:p w14:paraId="578919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157</w:t>
      </w:r>
    </w:p>
    <w:p w14:paraId="2C8C39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yā’ra rūpavatī kanyā āche ghare</w:t>
      </w:r>
      <w:r w:rsidRPr="00790008">
        <w:rPr>
          <w:rStyle w:val="BookTitle"/>
          <w:rFonts w:asciiTheme="minorHAnsi" w:hAnsiTheme="minorHAnsi" w:cstheme="minorHAnsi"/>
          <w:b w:val="0"/>
          <w:bCs w:val="0"/>
          <w:color w:val="000000"/>
          <w:sz w:val="28"/>
          <w:szCs w:val="28"/>
        </w:rPr>
        <w:br/>
        <w:t>sei-saba vipra sabe vimariṣa kare</w:t>
      </w:r>
    </w:p>
    <w:p w14:paraId="06344BB9" w14:textId="4F91EF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brāhmaṇas who had beautiful daughters at home simply lamented.</w:t>
      </w:r>
    </w:p>
    <w:p w14:paraId="1F49AA90" w14:textId="7897AA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15.158</w:t>
      </w:r>
    </w:p>
    <w:p w14:paraId="68210C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263380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vare kanyā nāhi pārilāṅa dite</w:t>
      </w:r>
      <w:r w:rsidRPr="00790008">
        <w:rPr>
          <w:rStyle w:val="BookTitle"/>
          <w:rFonts w:asciiTheme="minorHAnsi" w:hAnsiTheme="minorHAnsi" w:cstheme="minorHAnsi"/>
          <w:b w:val="0"/>
          <w:bCs w:val="0"/>
          <w:color w:val="000000"/>
          <w:sz w:val="28"/>
          <w:szCs w:val="28"/>
        </w:rPr>
        <w:br/>
        <w:t>āpanāra bhāgya nāhi, haibe ke-mate?”</w:t>
      </w:r>
    </w:p>
    <w:p w14:paraId="21804309" w14:textId="1A78C5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are most unfortunate, so how could we marry our daughters to such a boy?”</w:t>
      </w:r>
    </w:p>
    <w:p w14:paraId="50987E6B" w14:textId="3C872C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15.159</w:t>
      </w:r>
    </w:p>
    <w:p w14:paraId="0536BA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11368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navadvīpa-vāsīra caraṇe namaskāra</w:t>
      </w:r>
      <w:r w:rsidRPr="00790008">
        <w:rPr>
          <w:rStyle w:val="BookTitle"/>
          <w:rFonts w:asciiTheme="minorHAnsi" w:hAnsiTheme="minorHAnsi" w:cstheme="minorHAnsi"/>
          <w:b w:val="0"/>
          <w:bCs w:val="0"/>
          <w:color w:val="000000"/>
          <w:sz w:val="28"/>
          <w:szCs w:val="28"/>
        </w:rPr>
        <w:br/>
        <w:t>e saba ānanda dekhibāre śakti yā’ra</w:t>
      </w:r>
    </w:p>
    <w:p w14:paraId="33EB15FF" w14:textId="20D9DD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obeisances unto the residences of Navadvīpa who were qualified to see such pastimes.</w:t>
      </w:r>
    </w:p>
    <w:p w14:paraId="5CB79B85" w14:textId="61561C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15.160</w:t>
      </w:r>
    </w:p>
    <w:p w14:paraId="0AD62C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65386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raṅge prabhu nagare nagare</w:t>
      </w:r>
      <w:r w:rsidRPr="00790008">
        <w:rPr>
          <w:rStyle w:val="BookTitle"/>
          <w:rFonts w:asciiTheme="minorHAnsi" w:hAnsiTheme="minorHAnsi" w:cstheme="minorHAnsi"/>
          <w:b w:val="0"/>
          <w:bCs w:val="0"/>
          <w:color w:val="000000"/>
          <w:sz w:val="28"/>
          <w:szCs w:val="28"/>
        </w:rPr>
        <w:br/>
        <w:t>bhramena kautuke sarva-navadvīpa-pure</w:t>
      </w:r>
    </w:p>
    <w:p w14:paraId="00DDCA30" w14:textId="40AADF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joyfully moved throughout every quarter of Navadvīpa.</w:t>
      </w:r>
    </w:p>
    <w:p w14:paraId="57A2475D" w14:textId="6C0451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15.161</w:t>
      </w:r>
    </w:p>
    <w:p w14:paraId="07988F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467BE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godhūli-samaya āsi’ praveśa haite</w:t>
      </w:r>
      <w:r w:rsidRPr="00790008">
        <w:rPr>
          <w:rStyle w:val="BookTitle"/>
          <w:rFonts w:asciiTheme="minorHAnsi" w:hAnsiTheme="minorHAnsi" w:cstheme="minorHAnsi"/>
          <w:b w:val="0"/>
          <w:bCs w:val="0"/>
          <w:color w:val="000000"/>
          <w:sz w:val="28"/>
          <w:szCs w:val="28"/>
        </w:rPr>
        <w:br/>
        <w:t>āilena rāja-paṇḍitera mandirete</w:t>
      </w:r>
    </w:p>
    <w:p w14:paraId="4872AF39" w14:textId="7D6929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at dusk the procession arrived at the house of Sanātana Miśra.</w:t>
      </w:r>
    </w:p>
    <w:p w14:paraId="72B90B19" w14:textId="5289D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15.162</w:t>
      </w:r>
    </w:p>
    <w:p w14:paraId="3FEBC5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3030D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mahā-jaya-jayakāra lāgila haite</w:t>
      </w:r>
      <w:r w:rsidRPr="00790008">
        <w:rPr>
          <w:rStyle w:val="BookTitle"/>
          <w:rFonts w:asciiTheme="minorHAnsi" w:hAnsiTheme="minorHAnsi" w:cstheme="minorHAnsi"/>
          <w:b w:val="0"/>
          <w:bCs w:val="0"/>
          <w:color w:val="000000"/>
          <w:sz w:val="28"/>
          <w:szCs w:val="28"/>
        </w:rPr>
        <w:br/>
        <w:t>dui vādya-bhāṇḍa vāde lāgila bājite</w:t>
      </w:r>
    </w:p>
    <w:p w14:paraId="7069EE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there was a tumultuous sound of ulu-dhvani, and the musicians of both parties competed with each other.</w:t>
      </w:r>
    </w:p>
    <w:p w14:paraId="5789B499" w14:textId="1DFF90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vāde </w:t>
      </w:r>
      <w:r w:rsidRPr="00790008">
        <w:rPr>
          <w:rStyle w:val="BookTitle"/>
          <w:rFonts w:asciiTheme="minorHAnsi" w:hAnsiTheme="minorHAnsi" w:cstheme="minorHAnsi"/>
          <w:b w:val="0"/>
          <w:bCs w:val="0"/>
          <w:color w:val="000000"/>
          <w:sz w:val="28"/>
          <w:szCs w:val="28"/>
        </w:rPr>
        <w:t xml:space="preserve">means “competing,” therefore on the basis of challenging each </w:t>
      </w:r>
      <w:r w:rsidRPr="00790008">
        <w:rPr>
          <w:rStyle w:val="BookTitle"/>
          <w:rFonts w:asciiTheme="minorHAnsi" w:hAnsiTheme="minorHAnsi" w:cstheme="minorHAnsi"/>
          <w:b w:val="0"/>
          <w:bCs w:val="0"/>
          <w:color w:val="000000"/>
          <w:sz w:val="28"/>
          <w:szCs w:val="28"/>
        </w:rPr>
        <w:lastRenderedPageBreak/>
        <w:t>other.</w:t>
      </w:r>
    </w:p>
    <w:p w14:paraId="58E23FBA" w14:textId="432BCF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15.163</w:t>
      </w:r>
    </w:p>
    <w:p w14:paraId="7AB39C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A912F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parama-sambhrame rāja-paṇḍita āsiyā</w:t>
      </w:r>
      <w:r w:rsidRPr="00790008">
        <w:rPr>
          <w:rStyle w:val="BookTitle"/>
          <w:rFonts w:asciiTheme="minorHAnsi" w:hAnsiTheme="minorHAnsi" w:cstheme="minorHAnsi"/>
          <w:b w:val="0"/>
          <w:bCs w:val="0"/>
          <w:color w:val="000000"/>
          <w:sz w:val="28"/>
          <w:szCs w:val="28"/>
        </w:rPr>
        <w:br/>
        <w:t>dolā haite kole kari’ vasāilā laiyā</w:t>
      </w:r>
    </w:p>
    <w:p w14:paraId="64E5B6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came out and greeted the Lord with great respect. He escorted the groom off the palanquin, embraced Him, and offered Him a suitable seat.</w:t>
      </w:r>
    </w:p>
    <w:p w14:paraId="07446FBB" w14:textId="2B011D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dolā </w:t>
      </w:r>
      <w:r w:rsidRPr="00790008">
        <w:rPr>
          <w:rStyle w:val="BookTitle"/>
          <w:rFonts w:asciiTheme="minorHAnsi" w:hAnsiTheme="minorHAnsi" w:cstheme="minorHAnsi"/>
          <w:b w:val="0"/>
          <w:bCs w:val="0"/>
          <w:color w:val="000000"/>
          <w:sz w:val="28"/>
          <w:szCs w:val="28"/>
        </w:rPr>
        <w:t>(a local word) means “palanquin” or “litter.”</w:t>
      </w:r>
    </w:p>
    <w:p w14:paraId="677EFF4B" w14:textId="057C0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15.164</w:t>
      </w:r>
    </w:p>
    <w:p w14:paraId="0E14E0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3F82B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puṣpa-vṛṣṭi karilena santoṣe āpane</w:t>
      </w:r>
      <w:r w:rsidRPr="00790008">
        <w:rPr>
          <w:rStyle w:val="BookTitle"/>
          <w:rFonts w:asciiTheme="minorHAnsi" w:hAnsiTheme="minorHAnsi" w:cstheme="minorHAnsi"/>
          <w:b w:val="0"/>
          <w:bCs w:val="0"/>
          <w:color w:val="000000"/>
          <w:sz w:val="28"/>
          <w:szCs w:val="28"/>
        </w:rPr>
        <w:br/>
        <w:t>jāmātā dekhiyā harṣe deha nāhi jāne</w:t>
      </w:r>
    </w:p>
    <w:p w14:paraId="24AA06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Sanātana Miśra showered the groom with flowers, he forgot himself in happiness.</w:t>
      </w:r>
    </w:p>
    <w:p w14:paraId="7CAE4A78" w14:textId="5B92AA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harṣe deha nāhi jāne </w:t>
      </w:r>
      <w:r w:rsidRPr="00790008">
        <w:rPr>
          <w:rStyle w:val="BookTitle"/>
          <w:rFonts w:asciiTheme="minorHAnsi" w:hAnsiTheme="minorHAnsi" w:cstheme="minorHAnsi"/>
          <w:b w:val="0"/>
          <w:bCs w:val="0"/>
          <w:color w:val="000000"/>
          <w:sz w:val="28"/>
          <w:szCs w:val="28"/>
        </w:rPr>
        <w:t>means “he forgot himself out of ecstasy.”</w:t>
      </w:r>
    </w:p>
    <w:p w14:paraId="456BDBC6" w14:textId="0BC13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15.165</w:t>
      </w:r>
    </w:p>
    <w:p w14:paraId="55DB10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62D82A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varaṇera saba sāmagrī āniyā</w:t>
      </w:r>
      <w:r w:rsidRPr="00790008">
        <w:rPr>
          <w:rStyle w:val="BookTitle"/>
          <w:rFonts w:asciiTheme="minorHAnsi" w:hAnsiTheme="minorHAnsi" w:cstheme="minorHAnsi"/>
          <w:b w:val="0"/>
          <w:bCs w:val="0"/>
          <w:color w:val="000000"/>
          <w:sz w:val="28"/>
          <w:szCs w:val="28"/>
        </w:rPr>
        <w:br/>
        <w:t>jāmātā varite vipra vasilā āsiyā</w:t>
      </w:r>
    </w:p>
    <w:p w14:paraId="0ECF41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Sanātana Miśra brought the appropriate ingredients and sat down to offer welcome to his son-in-law.</w:t>
      </w:r>
    </w:p>
    <w:p w14:paraId="675D2CFF" w14:textId="29BB3A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varaṇa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vṛ</w:t>
      </w:r>
      <w:r w:rsidRPr="00790008">
        <w:rPr>
          <w:rStyle w:val="BookTitle"/>
          <w:rFonts w:asciiTheme="minorHAnsi" w:hAnsiTheme="minorHAnsi" w:cstheme="minorHAnsi"/>
          <w:b w:val="0"/>
          <w:bCs w:val="0"/>
          <w:color w:val="000000"/>
          <w:sz w:val="28"/>
          <w:szCs w:val="28"/>
        </w:rPr>
        <w:t>—“to cover”+</w:t>
      </w:r>
      <w:r w:rsidRPr="00790008">
        <w:rPr>
          <w:rStyle w:val="BookTitle"/>
          <w:rFonts w:asciiTheme="minorHAnsi" w:hAnsiTheme="minorHAnsi" w:cstheme="minorHAnsi"/>
          <w:b w:val="0"/>
          <w:bCs w:val="0"/>
          <w:i/>
          <w:iCs/>
          <w:color w:val="000000"/>
          <w:sz w:val="28"/>
          <w:szCs w:val="28"/>
        </w:rPr>
        <w:t>anaṭ</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karaṇe</w:t>
      </w:r>
      <w:r w:rsidRPr="00790008">
        <w:rPr>
          <w:rStyle w:val="BookTitle"/>
          <w:rFonts w:asciiTheme="minorHAnsi" w:hAnsiTheme="minorHAnsi" w:cstheme="minorHAnsi"/>
          <w:b w:val="0"/>
          <w:bCs w:val="0"/>
          <w:color w:val="000000"/>
          <w:sz w:val="28"/>
          <w:szCs w:val="28"/>
        </w:rPr>
        <w:t>) means “a cloth used in welcoming during marriages or worship of the demigods.”</w:t>
      </w:r>
    </w:p>
    <w:p w14:paraId="7C941637" w14:textId="0C881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15.166</w:t>
      </w:r>
    </w:p>
    <w:p w14:paraId="582525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01B17D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pādya, arghya, ācamanīya, vastra, alaṅkāra</w:t>
      </w:r>
      <w:r w:rsidRPr="00790008">
        <w:rPr>
          <w:rStyle w:val="BookTitle"/>
          <w:rFonts w:asciiTheme="minorHAnsi" w:hAnsiTheme="minorHAnsi" w:cstheme="minorHAnsi"/>
          <w:b w:val="0"/>
          <w:bCs w:val="0"/>
          <w:color w:val="000000"/>
          <w:sz w:val="28"/>
          <w:szCs w:val="28"/>
        </w:rPr>
        <w:br/>
        <w:t>yathā-vidhi diyā kailā varaṇa-vyabhāra</w:t>
      </w:r>
    </w:p>
    <w:p w14:paraId="001331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duly performed the welcome ceremony by offering pādya, arghya, ācamanīya, cloth, and ornaments.</w:t>
      </w:r>
    </w:p>
    <w:p w14:paraId="5456F43D" w14:textId="4011A5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pādya</w:t>
      </w:r>
      <w:r w:rsidRPr="00790008">
        <w:rPr>
          <w:rStyle w:val="BookTitle"/>
          <w:rFonts w:asciiTheme="minorHAnsi" w:hAnsiTheme="minorHAnsi" w:cstheme="minorHAnsi"/>
          <w:b w:val="0"/>
          <w:bCs w:val="0"/>
          <w:color w:val="000000"/>
          <w:sz w:val="28"/>
          <w:szCs w:val="28"/>
        </w:rPr>
        <w:t xml:space="preserve"> refers to water for washing the feet.</w:t>
      </w:r>
    </w:p>
    <w:p w14:paraId="26E4B7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arghya </w:t>
      </w:r>
      <w:r w:rsidRPr="00790008">
        <w:rPr>
          <w:rStyle w:val="BookTitle"/>
          <w:rFonts w:asciiTheme="minorHAnsi" w:hAnsiTheme="minorHAnsi" w:cstheme="minorHAnsi"/>
          <w:b w:val="0"/>
          <w:bCs w:val="0"/>
          <w:color w:val="000000"/>
          <w:sz w:val="28"/>
          <w:szCs w:val="28"/>
        </w:rPr>
        <w:t xml:space="preserve">refers to ingredients that are offered in the hands for worship. These ingredients are listed in the </w:t>
      </w:r>
      <w:r w:rsidRPr="00790008">
        <w:rPr>
          <w:rStyle w:val="BookTitle"/>
          <w:rFonts w:asciiTheme="minorHAnsi" w:hAnsiTheme="minorHAnsi" w:cstheme="minorHAnsi"/>
          <w:b w:val="0"/>
          <w:bCs w:val="0"/>
          <w:i/>
          <w:iCs/>
          <w:color w:val="000000"/>
          <w:sz w:val="28"/>
          <w:szCs w:val="28"/>
        </w:rPr>
        <w:t xml:space="preserve">Kāśī-khaṇḍa </w:t>
      </w:r>
      <w:r w:rsidRPr="00790008">
        <w:rPr>
          <w:rStyle w:val="BookTitle"/>
          <w:rFonts w:asciiTheme="minorHAnsi" w:hAnsiTheme="minorHAnsi" w:cstheme="minorHAnsi"/>
          <w:b w:val="0"/>
          <w:bCs w:val="0"/>
          <w:color w:val="000000"/>
          <w:sz w:val="28"/>
          <w:szCs w:val="28"/>
        </w:rPr>
        <w:t xml:space="preserve">as follows: “The following eight ingredients are offered as </w:t>
      </w:r>
      <w:r w:rsidRPr="00790008">
        <w:rPr>
          <w:rStyle w:val="BookTitle"/>
          <w:rFonts w:asciiTheme="minorHAnsi" w:hAnsiTheme="minorHAnsi" w:cstheme="minorHAnsi"/>
          <w:b w:val="0"/>
          <w:bCs w:val="0"/>
          <w:i/>
          <w:iCs/>
          <w:color w:val="000000"/>
          <w:sz w:val="28"/>
          <w:szCs w:val="28"/>
        </w:rPr>
        <w:t>arghya</w:t>
      </w:r>
      <w:r w:rsidRPr="00790008">
        <w:rPr>
          <w:rStyle w:val="BookTitle"/>
          <w:rFonts w:asciiTheme="minorHAnsi" w:hAnsiTheme="minorHAnsi" w:cstheme="minorHAnsi"/>
          <w:b w:val="0"/>
          <w:bCs w:val="0"/>
          <w:color w:val="000000"/>
          <w:sz w:val="28"/>
          <w:szCs w:val="28"/>
        </w:rPr>
        <w:t xml:space="preserve">: water, milk,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yogurt, ghee, rice, </w:t>
      </w:r>
      <w:r w:rsidRPr="00790008">
        <w:rPr>
          <w:rStyle w:val="BookTitle"/>
          <w:rFonts w:asciiTheme="minorHAnsi" w:hAnsiTheme="minorHAnsi" w:cstheme="minorHAnsi"/>
          <w:b w:val="0"/>
          <w:bCs w:val="0"/>
          <w:color w:val="000000"/>
          <w:sz w:val="28"/>
          <w:szCs w:val="28"/>
        </w:rPr>
        <w:lastRenderedPageBreak/>
        <w:t>barley, and white mustard.”</w:t>
      </w:r>
    </w:p>
    <w:p w14:paraId="2F6C26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ācamanīya</w:t>
      </w:r>
      <w:r w:rsidRPr="00790008">
        <w:rPr>
          <w:rStyle w:val="BookTitle"/>
          <w:rFonts w:asciiTheme="minorHAnsi" w:hAnsiTheme="minorHAnsi" w:cstheme="minorHAnsi"/>
          <w:b w:val="0"/>
          <w:bCs w:val="0"/>
          <w:color w:val="000000"/>
          <w:sz w:val="28"/>
          <w:szCs w:val="28"/>
        </w:rPr>
        <w:t xml:space="preserve"> refers to water meant for washing the mouth. It is stated: “Water that is pure and devoid of foam that is offered for washing the mouth is known as </w:t>
      </w:r>
      <w:r w:rsidRPr="00790008">
        <w:rPr>
          <w:rStyle w:val="BookTitle"/>
          <w:rFonts w:asciiTheme="minorHAnsi" w:hAnsiTheme="minorHAnsi" w:cstheme="minorHAnsi"/>
          <w:b w:val="0"/>
          <w:bCs w:val="0"/>
          <w:i/>
          <w:iCs/>
          <w:color w:val="000000"/>
          <w:sz w:val="28"/>
          <w:szCs w:val="28"/>
        </w:rPr>
        <w:t>ācamanīya</w:t>
      </w:r>
      <w:r w:rsidRPr="00790008">
        <w:rPr>
          <w:rStyle w:val="BookTitle"/>
          <w:rFonts w:asciiTheme="minorHAnsi" w:hAnsiTheme="minorHAnsi" w:cstheme="minorHAnsi"/>
          <w:b w:val="0"/>
          <w:bCs w:val="0"/>
          <w:color w:val="000000"/>
          <w:sz w:val="28"/>
          <w:szCs w:val="28"/>
        </w:rPr>
        <w:t>.”</w:t>
      </w:r>
    </w:p>
    <w:p w14:paraId="62FC1D0E" w14:textId="6A112D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15.167</w:t>
      </w:r>
    </w:p>
    <w:p w14:paraId="7CF390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1F3366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tā’na patnī nārī-gaṇera sahite</w:t>
      </w:r>
      <w:r w:rsidRPr="00790008">
        <w:rPr>
          <w:rStyle w:val="BookTitle"/>
          <w:rFonts w:asciiTheme="minorHAnsi" w:hAnsiTheme="minorHAnsi" w:cstheme="minorHAnsi"/>
          <w:b w:val="0"/>
          <w:bCs w:val="0"/>
          <w:color w:val="000000"/>
          <w:sz w:val="28"/>
          <w:szCs w:val="28"/>
        </w:rPr>
        <w:br/>
        <w:t>maṅgala-vidhāna āsi’ lāgilā karite</w:t>
      </w:r>
    </w:p>
    <w:p w14:paraId="4E6306EF" w14:textId="1137A7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Sanātana Miśra’s wife and other ladies also welcomed the groom according to prescribed regulations.</w:t>
      </w:r>
    </w:p>
    <w:p w14:paraId="480DDBCF" w14:textId="01A7AB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15.168</w:t>
      </w:r>
    </w:p>
    <w:p w14:paraId="56B67D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6B3F2D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dhānya-dūrvā dilena prabhura śrī-mastake</w:t>
      </w:r>
      <w:r w:rsidRPr="00790008">
        <w:rPr>
          <w:rStyle w:val="BookTitle"/>
          <w:rFonts w:asciiTheme="minorHAnsi" w:hAnsiTheme="minorHAnsi" w:cstheme="minorHAnsi"/>
          <w:b w:val="0"/>
          <w:bCs w:val="0"/>
          <w:color w:val="000000"/>
          <w:sz w:val="28"/>
          <w:szCs w:val="28"/>
        </w:rPr>
        <w:br/>
        <w:t>ārati karilā sapta-ghṛtera pradīpe</w:t>
      </w:r>
    </w:p>
    <w:p w14:paraId="7671ECFB" w14:textId="11E3CD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first placed dūrvā grass and rice paddy on the head of the Lord, then she offered Him ārati with a ghee lamp of seven wicks.</w:t>
      </w:r>
    </w:p>
    <w:p w14:paraId="0B9D5C76" w14:textId="68F03D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15.169</w:t>
      </w:r>
    </w:p>
    <w:p w14:paraId="2EF0D7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72BB93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kaḍi pheli’ karilena jayakāra</w:t>
      </w:r>
      <w:r w:rsidRPr="00790008">
        <w:rPr>
          <w:rStyle w:val="BookTitle"/>
          <w:rFonts w:asciiTheme="minorHAnsi" w:hAnsiTheme="minorHAnsi" w:cstheme="minorHAnsi"/>
          <w:b w:val="0"/>
          <w:bCs w:val="0"/>
          <w:color w:val="000000"/>
          <w:sz w:val="28"/>
          <w:szCs w:val="28"/>
        </w:rPr>
        <w:br/>
        <w:t>ei-mata yata kichu kari’ lokācāra</w:t>
      </w:r>
    </w:p>
    <w:p w14:paraId="20639BA7" w14:textId="71D425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showered the Lord with puffed rice paddy and coins while uttering sounds of triumph, and this way all the rituals in current practice were performed.</w:t>
      </w:r>
    </w:p>
    <w:p w14:paraId="285720D3" w14:textId="41B857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15.170</w:t>
      </w:r>
    </w:p>
    <w:p w14:paraId="3192F9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071C93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sarva-alaṅkāre bhūṣita kariyā</w:t>
      </w:r>
      <w:r w:rsidRPr="00790008">
        <w:rPr>
          <w:rStyle w:val="BookTitle"/>
          <w:rFonts w:asciiTheme="minorHAnsi" w:hAnsiTheme="minorHAnsi" w:cstheme="minorHAnsi"/>
          <w:b w:val="0"/>
          <w:bCs w:val="0"/>
          <w:color w:val="000000"/>
          <w:sz w:val="28"/>
          <w:szCs w:val="28"/>
        </w:rPr>
        <w:br/>
        <w:t>lakṣmī-devī ānilena āsane dhariyā</w:t>
      </w:r>
    </w:p>
    <w:p w14:paraId="0BC5D4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Viṣṇupriyā, who was nicely decorated, was then carried on a seat to the marriage arena.</w:t>
      </w:r>
    </w:p>
    <w:p w14:paraId="7D9A0D9C" w14:textId="7B6278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similar to that found in this and the following eight verses is seen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verses 94-99.</w:t>
      </w:r>
    </w:p>
    <w:p w14:paraId="1A0915E8" w14:textId="25BB1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15.171</w:t>
      </w:r>
    </w:p>
    <w:p w14:paraId="699A1F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783FEC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harṣe prabhura sakala āpta-gaṇe</w:t>
      </w:r>
      <w:r w:rsidRPr="00790008">
        <w:rPr>
          <w:rStyle w:val="BookTitle"/>
          <w:rFonts w:asciiTheme="minorHAnsi" w:hAnsiTheme="minorHAnsi" w:cstheme="minorHAnsi"/>
          <w:b w:val="0"/>
          <w:bCs w:val="0"/>
          <w:color w:val="000000"/>
          <w:sz w:val="28"/>
          <w:szCs w:val="28"/>
        </w:rPr>
        <w:br/>
        <w:t>prabhureha tulilena dhariyā āsane</w:t>
      </w:r>
    </w:p>
    <w:p w14:paraId="5E77986C" w14:textId="6E601C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Thereafter, the Lord’s relatives joyfully lifted Him by raising His seat.</w:t>
      </w:r>
    </w:p>
    <w:p w14:paraId="2D1F3E14" w14:textId="25BF77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15.172</w:t>
      </w:r>
    </w:p>
    <w:p w14:paraId="229D4C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EA87F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madhye antaḥpaṭa dhari’ lokācāre</w:t>
      </w:r>
      <w:r w:rsidRPr="00790008">
        <w:rPr>
          <w:rStyle w:val="BookTitle"/>
          <w:rFonts w:asciiTheme="minorHAnsi" w:hAnsiTheme="minorHAnsi" w:cstheme="minorHAnsi"/>
          <w:b w:val="0"/>
          <w:bCs w:val="0"/>
          <w:color w:val="000000"/>
          <w:sz w:val="28"/>
          <w:szCs w:val="28"/>
        </w:rPr>
        <w:br/>
        <w:t>sapta pradakṣiṇa karāilena kanyāre</w:t>
      </w:r>
    </w:p>
    <w:p w14:paraId="6FB98F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current practice, the Lord was blindfolded with a cloth and the bride was made to circumambulate Him seven times.</w:t>
      </w:r>
    </w:p>
    <w:p w14:paraId="3060CD13" w14:textId="3F7111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antaḥpaṭa</w:t>
      </w:r>
      <w:r w:rsidRPr="00790008">
        <w:rPr>
          <w:rStyle w:val="BookTitle"/>
          <w:rFonts w:asciiTheme="minorHAnsi" w:hAnsiTheme="minorHAnsi" w:cstheme="minorHAnsi"/>
          <w:b w:val="0"/>
          <w:bCs w:val="0"/>
          <w:color w:val="000000"/>
          <w:sz w:val="28"/>
          <w:szCs w:val="28"/>
        </w:rPr>
        <w:t xml:space="preserve"> refers to either a piece of cloth that is used to cover the groom during the marriage or a curtain.</w:t>
      </w:r>
    </w:p>
    <w:p w14:paraId="0CA81BC9" w14:textId="10A391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15.173</w:t>
      </w:r>
    </w:p>
    <w:p w14:paraId="283EA5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A9D2B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pradakṣiṇa kari’ sāta bāra</w:t>
      </w:r>
      <w:r w:rsidRPr="00790008">
        <w:rPr>
          <w:rStyle w:val="BookTitle"/>
          <w:rFonts w:asciiTheme="minorHAnsi" w:hAnsiTheme="minorHAnsi" w:cstheme="minorHAnsi"/>
          <w:b w:val="0"/>
          <w:bCs w:val="0"/>
          <w:color w:val="000000"/>
          <w:sz w:val="28"/>
          <w:szCs w:val="28"/>
        </w:rPr>
        <w:br/>
        <w:t>rahilena sammukhe kariyā namaskāra</w:t>
      </w:r>
    </w:p>
    <w:p w14:paraId="42264538" w14:textId="711FC3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circumambulation, Viṣṇupriyā came before the Lord and offered Him obeisances.</w:t>
      </w:r>
    </w:p>
    <w:p w14:paraId="513A50D5" w14:textId="251D78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15.174</w:t>
      </w:r>
    </w:p>
    <w:p w14:paraId="453BCC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CF596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puṣpa phelāpheli lāgila haite</w:t>
      </w:r>
      <w:r w:rsidRPr="00790008">
        <w:rPr>
          <w:rStyle w:val="BookTitle"/>
          <w:rFonts w:asciiTheme="minorHAnsi" w:hAnsiTheme="minorHAnsi" w:cstheme="minorHAnsi"/>
          <w:b w:val="0"/>
          <w:bCs w:val="0"/>
          <w:color w:val="000000"/>
          <w:sz w:val="28"/>
          <w:szCs w:val="28"/>
        </w:rPr>
        <w:br/>
        <w:t>dui vādya-bhāṇḍa mahā lāgila bājite</w:t>
      </w:r>
    </w:p>
    <w:p w14:paraId="5DFD5F2F" w14:textId="2A8C21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then showered flowers on the couple, and the two groups of musicians began to play.</w:t>
      </w:r>
    </w:p>
    <w:p w14:paraId="5C398775" w14:textId="191809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15.175</w:t>
      </w:r>
    </w:p>
    <w:p w14:paraId="260E77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482B2B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strī-puruṣe kare jaya-dhvani</w:t>
      </w:r>
      <w:r w:rsidRPr="00790008">
        <w:rPr>
          <w:rStyle w:val="BookTitle"/>
          <w:rFonts w:asciiTheme="minorHAnsi" w:hAnsiTheme="minorHAnsi" w:cstheme="minorHAnsi"/>
          <w:b w:val="0"/>
          <w:bCs w:val="0"/>
          <w:color w:val="000000"/>
          <w:sz w:val="28"/>
          <w:szCs w:val="28"/>
        </w:rPr>
        <w:br/>
        <w:t>ānanda āsiyā avatarilā āpani</w:t>
      </w:r>
    </w:p>
    <w:p w14:paraId="4CC37915" w14:textId="54AB3C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men and women all offered loud praise from all sides, it appeared as though the personification of happiness had incarnated there.</w:t>
      </w:r>
    </w:p>
    <w:p w14:paraId="02090841" w14:textId="48A2E6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15.176</w:t>
      </w:r>
    </w:p>
    <w:p w14:paraId="2F8E4F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A0776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lakṣmī jagan-mātā prabhura caraṇe</w:t>
      </w:r>
      <w:r w:rsidRPr="00790008">
        <w:rPr>
          <w:rStyle w:val="BookTitle"/>
          <w:rFonts w:asciiTheme="minorHAnsi" w:hAnsiTheme="minorHAnsi" w:cstheme="minorHAnsi"/>
          <w:b w:val="0"/>
          <w:bCs w:val="0"/>
          <w:color w:val="000000"/>
          <w:sz w:val="28"/>
          <w:szCs w:val="28"/>
        </w:rPr>
        <w:br/>
        <w:t>mālā diyā karilena ātma-samarpaṇe</w:t>
      </w:r>
    </w:p>
    <w:p w14:paraId="4850BE61" w14:textId="3B3DB9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universal mother, Viṣṇupriyā, then offered a flower garland to the Lord and surrendered herself at His lotus feet.</w:t>
      </w:r>
    </w:p>
    <w:p w14:paraId="5CA46F4C" w14:textId="504C88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15.177</w:t>
      </w:r>
    </w:p>
    <w:p w14:paraId="2B4E8B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177</w:t>
      </w:r>
    </w:p>
    <w:p w14:paraId="5EA91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gauracandra prabhu īṣat hāsiyā</w:t>
      </w:r>
      <w:r w:rsidRPr="00790008">
        <w:rPr>
          <w:rStyle w:val="BookTitle"/>
          <w:rFonts w:asciiTheme="minorHAnsi" w:hAnsiTheme="minorHAnsi" w:cstheme="minorHAnsi"/>
          <w:b w:val="0"/>
          <w:bCs w:val="0"/>
          <w:color w:val="000000"/>
          <w:sz w:val="28"/>
          <w:szCs w:val="28"/>
        </w:rPr>
        <w:br/>
        <w:t>lakṣmīra galāya mālā dilena tuliyā</w:t>
      </w:r>
    </w:p>
    <w:p w14:paraId="1B7AF7BB" w14:textId="1B5D2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Lord Gauracandra sweetly smiled as He offered a flower garland to Viṣṇupriyā.</w:t>
      </w:r>
    </w:p>
    <w:p w14:paraId="577E7DA0" w14:textId="5B146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15.178</w:t>
      </w:r>
    </w:p>
    <w:p w14:paraId="2AA641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83CC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nārāyaṇe puṣpa-phelāpheli</w:t>
      </w:r>
      <w:r w:rsidRPr="00790008">
        <w:rPr>
          <w:rStyle w:val="BookTitle"/>
          <w:rFonts w:asciiTheme="minorHAnsi" w:hAnsiTheme="minorHAnsi" w:cstheme="minorHAnsi"/>
          <w:b w:val="0"/>
          <w:bCs w:val="0"/>
          <w:color w:val="000000"/>
          <w:sz w:val="28"/>
          <w:szCs w:val="28"/>
        </w:rPr>
        <w:br/>
        <w:t>karite lāgilā hai mahā-kutuhalī</w:t>
      </w:r>
    </w:p>
    <w:p w14:paraId="384F11CF" w14:textId="1804B9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Lakṣmī and Nārāyaṇa happily showered flowers on each other.</w:t>
      </w:r>
    </w:p>
    <w:p w14:paraId="4C6AFBB4" w14:textId="278959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15.179</w:t>
      </w:r>
    </w:p>
    <w:p w14:paraId="3F4709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7DB4B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 devatā saba alakṣita-rūpe</w:t>
      </w:r>
      <w:r w:rsidRPr="00790008">
        <w:rPr>
          <w:rStyle w:val="BookTitle"/>
          <w:rFonts w:asciiTheme="minorHAnsi" w:hAnsiTheme="minorHAnsi" w:cstheme="minorHAnsi"/>
          <w:b w:val="0"/>
          <w:bCs w:val="0"/>
          <w:color w:val="000000"/>
          <w:sz w:val="28"/>
          <w:szCs w:val="28"/>
        </w:rPr>
        <w:br/>
        <w:t>puṣpa-vṛṣṭi lāgilena karite kautuke</w:t>
      </w:r>
    </w:p>
    <w:p w14:paraId="5AFA17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Unseen by common people, the demigods headed by Brahmā joyfully showered flowers on the couple.</w:t>
      </w:r>
    </w:p>
    <w:p w14:paraId="0595B38E" w14:textId="3CC7E0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watching the transcendental pastimes of receiving and offering service through the exchange of garlands between Gaura-Nārāyaṇa and Śrīmatī Viṣṇupriyā-devī, who is nondifferent from Mahā-Lakṣmī, Brahmā and the demigods, who are devotees of Lord Viṣṇu, joyfully showered flowers while remaining unseen by people.</w:t>
      </w:r>
    </w:p>
    <w:p w14:paraId="5B15FEFD" w14:textId="6CE470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15.180</w:t>
      </w:r>
    </w:p>
    <w:p w14:paraId="75E41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2DCC12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ānanda-vivāda lakṣmī-gaṇe prabhu-gaṇe</w:t>
      </w:r>
      <w:r w:rsidRPr="00790008">
        <w:rPr>
          <w:rStyle w:val="BookTitle"/>
          <w:rFonts w:asciiTheme="minorHAnsi" w:hAnsiTheme="minorHAnsi" w:cstheme="minorHAnsi"/>
          <w:b w:val="0"/>
          <w:bCs w:val="0"/>
          <w:color w:val="000000"/>
          <w:sz w:val="28"/>
          <w:szCs w:val="28"/>
        </w:rPr>
        <w:br/>
        <w:t>ucca kari’ vara-kanyā tole harṣa mane</w:t>
      </w:r>
    </w:p>
    <w:p w14:paraId="7ABB05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associates of the bride lifted her and the associates of the groom lifted Him in a joyous competition over who could lift higher.</w:t>
      </w:r>
    </w:p>
    <w:p w14:paraId="0EA3757B" w14:textId="4764A2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ānanda-vivāda </w:t>
      </w:r>
      <w:r w:rsidRPr="00790008">
        <w:rPr>
          <w:rStyle w:val="BookTitle"/>
          <w:rFonts w:asciiTheme="minorHAnsi" w:hAnsiTheme="minorHAnsi" w:cstheme="minorHAnsi"/>
          <w:b w:val="0"/>
          <w:bCs w:val="0"/>
          <w:color w:val="000000"/>
          <w:sz w:val="28"/>
          <w:szCs w:val="28"/>
        </w:rPr>
        <w:t xml:space="preserve">refers to a joyful competition between two parties. The phrase </w:t>
      </w:r>
      <w:r w:rsidRPr="00790008">
        <w:rPr>
          <w:rStyle w:val="BookTitle"/>
          <w:rFonts w:asciiTheme="minorHAnsi" w:hAnsiTheme="minorHAnsi" w:cstheme="minorHAnsi"/>
          <w:b w:val="0"/>
          <w:bCs w:val="0"/>
          <w:i/>
          <w:iCs/>
          <w:color w:val="000000"/>
          <w:sz w:val="28"/>
          <w:szCs w:val="28"/>
        </w:rPr>
        <w:t xml:space="preserve">lakṣmī-gaṇe </w:t>
      </w:r>
      <w:r w:rsidRPr="00790008">
        <w:rPr>
          <w:rStyle w:val="BookTitle"/>
          <w:rFonts w:asciiTheme="minorHAnsi" w:hAnsiTheme="minorHAnsi" w:cstheme="minorHAnsi"/>
          <w:b w:val="0"/>
          <w:bCs w:val="0"/>
          <w:color w:val="000000"/>
          <w:sz w:val="28"/>
          <w:szCs w:val="28"/>
        </w:rPr>
        <w:t xml:space="preserve">refers to the persons in Viṣṇupriyā-devī’s party. The phrase </w:t>
      </w:r>
      <w:r w:rsidRPr="00790008">
        <w:rPr>
          <w:rStyle w:val="BookTitle"/>
          <w:rFonts w:asciiTheme="minorHAnsi" w:hAnsiTheme="minorHAnsi" w:cstheme="minorHAnsi"/>
          <w:b w:val="0"/>
          <w:bCs w:val="0"/>
          <w:i/>
          <w:iCs/>
          <w:color w:val="000000"/>
          <w:sz w:val="28"/>
          <w:szCs w:val="28"/>
        </w:rPr>
        <w:t xml:space="preserve">prabhu-gaṇe </w:t>
      </w:r>
      <w:r w:rsidRPr="00790008">
        <w:rPr>
          <w:rStyle w:val="BookTitle"/>
          <w:rFonts w:asciiTheme="minorHAnsi" w:hAnsiTheme="minorHAnsi" w:cstheme="minorHAnsi"/>
          <w:b w:val="0"/>
          <w:bCs w:val="0"/>
          <w:color w:val="000000"/>
          <w:sz w:val="28"/>
          <w:szCs w:val="28"/>
        </w:rPr>
        <w:t>refers to the persons in Viśvambhara’s party.</w:t>
      </w:r>
    </w:p>
    <w:p w14:paraId="2FDE96DF" w14:textId="32259D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15.181</w:t>
      </w:r>
    </w:p>
    <w:p w14:paraId="094EC2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3F687F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jine’ prabhu-gaṇe, kṣaṇe lakṣmī-gaṇe</w:t>
      </w:r>
      <w:r w:rsidRPr="00790008">
        <w:rPr>
          <w:rStyle w:val="BookTitle"/>
          <w:rFonts w:asciiTheme="minorHAnsi" w:hAnsiTheme="minorHAnsi" w:cstheme="minorHAnsi"/>
          <w:b w:val="0"/>
          <w:bCs w:val="0"/>
          <w:color w:val="000000"/>
          <w:sz w:val="28"/>
          <w:szCs w:val="28"/>
        </w:rPr>
        <w:br/>
        <w:t>hāsi’ hāsi’ prabhure bolaya sarva-jane</w:t>
      </w:r>
    </w:p>
    <w:p w14:paraId="5B5309A7" w14:textId="08DDC8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moment the associates of the Lord would win, and the next moment the associates of Viṣṇupriyā would win. The people would smile as they informed the Lord [who was still blindfolded] of the results.</w:t>
      </w:r>
    </w:p>
    <w:p w14:paraId="1BA64162" w14:textId="5DC422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15.182</w:t>
      </w:r>
    </w:p>
    <w:p w14:paraId="54270D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5D191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īṣat hāsilā prabhu sundara śrī-mukhe</w:t>
      </w:r>
      <w:r w:rsidRPr="00790008">
        <w:rPr>
          <w:rStyle w:val="BookTitle"/>
          <w:rFonts w:asciiTheme="minorHAnsi" w:hAnsiTheme="minorHAnsi" w:cstheme="minorHAnsi"/>
          <w:b w:val="0"/>
          <w:bCs w:val="0"/>
          <w:color w:val="000000"/>
          <w:sz w:val="28"/>
          <w:szCs w:val="28"/>
        </w:rPr>
        <w:br/>
        <w:t>dekhi’ sarva-loka bhāse parānanda-sukhe</w:t>
      </w:r>
    </w:p>
    <w:p w14:paraId="4F093119" w14:textId="26DDCB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sweetly in reciprocation. In this way everyone there floated in an ocean of ecstasy.</w:t>
      </w:r>
    </w:p>
    <w:p w14:paraId="2EAD5FA1" w14:textId="463186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15.183</w:t>
      </w:r>
    </w:p>
    <w:p w14:paraId="4C3A6B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3C16E2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mahātāpa-dīpa jvale</w:t>
      </w:r>
      <w:r w:rsidRPr="00790008">
        <w:rPr>
          <w:rStyle w:val="BookTitle"/>
          <w:rFonts w:asciiTheme="minorHAnsi" w:hAnsiTheme="minorHAnsi" w:cstheme="minorHAnsi"/>
          <w:b w:val="0"/>
          <w:bCs w:val="0"/>
          <w:color w:val="000000"/>
          <w:sz w:val="28"/>
          <w:szCs w:val="28"/>
        </w:rPr>
        <w:br/>
        <w:t>karṇe kichu nāhi śuni vādya-kolāhale</w:t>
      </w:r>
    </w:p>
    <w:p w14:paraId="79C03F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torches illuminated the arena, and nothing could be heard other than singing and the playing of musical instruments.</w:t>
      </w:r>
    </w:p>
    <w:p w14:paraId="3E5EAF52" w14:textId="73C579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mahātāpa-dīpa </w:t>
      </w:r>
      <w:r w:rsidRPr="00790008">
        <w:rPr>
          <w:rStyle w:val="BookTitle"/>
          <w:rFonts w:asciiTheme="minorHAnsi" w:hAnsiTheme="minorHAnsi" w:cstheme="minorHAnsi"/>
          <w:b w:val="0"/>
          <w:bCs w:val="0"/>
          <w:color w:val="000000"/>
          <w:sz w:val="28"/>
          <w:szCs w:val="28"/>
        </w:rPr>
        <w:t xml:space="preserve">(derived from the Farsi word </w:t>
      </w:r>
      <w:r w:rsidRPr="00790008">
        <w:rPr>
          <w:rStyle w:val="BookTitle"/>
          <w:rFonts w:asciiTheme="minorHAnsi" w:hAnsiTheme="minorHAnsi" w:cstheme="minorHAnsi"/>
          <w:b w:val="0"/>
          <w:bCs w:val="0"/>
          <w:i/>
          <w:iCs/>
          <w:color w:val="000000"/>
          <w:sz w:val="28"/>
          <w:szCs w:val="28"/>
        </w:rPr>
        <w:t>mahtāv</w:t>
      </w:r>
      <w:r w:rsidRPr="00790008">
        <w:rPr>
          <w:rStyle w:val="BookTitle"/>
          <w:rFonts w:asciiTheme="minorHAnsi" w:hAnsiTheme="minorHAnsi" w:cstheme="minorHAnsi"/>
          <w:b w:val="0"/>
          <w:bCs w:val="0"/>
          <w:color w:val="000000"/>
          <w:sz w:val="28"/>
          <w:szCs w:val="28"/>
        </w:rPr>
        <w:t>) means “colorful fire,” “torch,” or “lantern.”</w:t>
      </w:r>
    </w:p>
    <w:p w14:paraId="5178A039" w14:textId="3F0DC3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15.184</w:t>
      </w:r>
    </w:p>
    <w:p w14:paraId="1BA796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481358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mukha-candrikāra mahā-vādya-jaya-dhvani</w:t>
      </w:r>
      <w:r w:rsidRPr="00790008">
        <w:rPr>
          <w:rStyle w:val="BookTitle"/>
          <w:rFonts w:asciiTheme="minorHAnsi" w:hAnsiTheme="minorHAnsi" w:cstheme="minorHAnsi"/>
          <w:b w:val="0"/>
          <w:bCs w:val="0"/>
          <w:color w:val="000000"/>
          <w:sz w:val="28"/>
          <w:szCs w:val="28"/>
        </w:rPr>
        <w:br/>
        <w:t>sakala-brahmāṇḍe paśileka, hena śuni</w:t>
      </w:r>
    </w:p>
    <w:p w14:paraId="332302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when the bride and groom exchanged glances, the tumultuous sound of music filled the entire universe.</w:t>
      </w:r>
    </w:p>
    <w:p w14:paraId="21683FCA" w14:textId="5F469D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śrī mukha-candrikā </w:t>
      </w:r>
      <w:r w:rsidRPr="00790008">
        <w:rPr>
          <w:rStyle w:val="BookTitle"/>
          <w:rFonts w:asciiTheme="minorHAnsi" w:hAnsiTheme="minorHAnsi" w:cstheme="minorHAnsi"/>
          <w:b w:val="0"/>
          <w:bCs w:val="0"/>
          <w:color w:val="000000"/>
          <w:sz w:val="28"/>
          <w:szCs w:val="28"/>
        </w:rPr>
        <w:t xml:space="preserve">refers to the bride and groom’s auspicious glancing at each other. One may 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100.</w:t>
      </w:r>
    </w:p>
    <w:p w14:paraId="3763DF9B" w14:textId="2AF7E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15.185</w:t>
      </w:r>
    </w:p>
    <w:p w14:paraId="0D861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9B4E1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śrī-mukha-candrikā kari’ raṅge</w:t>
      </w:r>
      <w:r w:rsidRPr="00790008">
        <w:rPr>
          <w:rStyle w:val="BookTitle"/>
          <w:rFonts w:asciiTheme="minorHAnsi" w:hAnsiTheme="minorHAnsi" w:cstheme="minorHAnsi"/>
          <w:b w:val="0"/>
          <w:bCs w:val="0"/>
          <w:color w:val="000000"/>
          <w:sz w:val="28"/>
          <w:szCs w:val="28"/>
        </w:rPr>
        <w:br/>
        <w:t>vasilena śrī-gaurasundara lakṣmī-saṅge</w:t>
      </w:r>
    </w:p>
    <w:p w14:paraId="5B3A61E8" w14:textId="29493C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exchanging glances, Śrī Gaurasundara sat down with Viṣṇupriyā.</w:t>
      </w:r>
    </w:p>
    <w:p w14:paraId="69CAE0BD" w14:textId="790E80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15.186</w:t>
      </w:r>
    </w:p>
    <w:p w14:paraId="271C9C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3229CF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parama-harṣa-mane</w:t>
      </w:r>
      <w:r w:rsidRPr="00790008">
        <w:rPr>
          <w:rStyle w:val="BookTitle"/>
          <w:rFonts w:asciiTheme="minorHAnsi" w:hAnsiTheme="minorHAnsi" w:cstheme="minorHAnsi"/>
          <w:b w:val="0"/>
          <w:bCs w:val="0"/>
          <w:color w:val="000000"/>
          <w:sz w:val="28"/>
          <w:szCs w:val="28"/>
        </w:rPr>
        <w:br/>
        <w:t>vasilena karibāre kanyā-sampradāne</w:t>
      </w:r>
    </w:p>
    <w:p w14:paraId="6999C4AE" w14:textId="2B31D7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At that time the ecstatic Śrī Sanātana Miśra sat down to offer his daughter in marriage.</w:t>
      </w:r>
    </w:p>
    <w:p w14:paraId="4B1B2EB0" w14:textId="54D39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15.187</w:t>
      </w:r>
    </w:p>
    <w:p w14:paraId="6CDAE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0363F9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pādya, arghya, ācamanīya yathā-vidhi-mate</w:t>
      </w:r>
      <w:r w:rsidRPr="00790008">
        <w:rPr>
          <w:rStyle w:val="BookTitle"/>
          <w:rFonts w:asciiTheme="minorHAnsi" w:hAnsiTheme="minorHAnsi" w:cstheme="minorHAnsi"/>
          <w:b w:val="0"/>
          <w:bCs w:val="0"/>
          <w:color w:val="000000"/>
          <w:sz w:val="28"/>
          <w:szCs w:val="28"/>
        </w:rPr>
        <w:br/>
        <w:t>kriyā kari’ lāgilena saṅkalpa karite</w:t>
      </w:r>
    </w:p>
    <w:p w14:paraId="72428256" w14:textId="090441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Vedic injunctions, Sanātana Miśra offered the Lord pādya, arghya, and ācamanīya. Then he chanted the prescribed mantras for giving his daughter in marriage.</w:t>
      </w:r>
    </w:p>
    <w:p w14:paraId="7C8F14E6" w14:textId="2A1696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15.188</w:t>
      </w:r>
    </w:p>
    <w:p w14:paraId="1821BE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08F2C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viṣṇu-prīti kāmya kari’ śrī-lakṣmīra pitā</w:t>
      </w:r>
      <w:r w:rsidRPr="00790008">
        <w:rPr>
          <w:rStyle w:val="BookTitle"/>
          <w:rFonts w:asciiTheme="minorHAnsi" w:hAnsiTheme="minorHAnsi" w:cstheme="minorHAnsi"/>
          <w:b w:val="0"/>
          <w:bCs w:val="0"/>
          <w:color w:val="000000"/>
          <w:sz w:val="28"/>
          <w:szCs w:val="28"/>
        </w:rPr>
        <w:br/>
        <w:t>prabhura śrī-haste samarpilena duhitā</w:t>
      </w:r>
    </w:p>
    <w:p w14:paraId="7B3708CB" w14:textId="2D78A8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desire to please Lord Viṣṇu, Sanātana Miśra then offered his daughter into the sacred hands of the Lord.</w:t>
      </w:r>
    </w:p>
    <w:p w14:paraId="09594BC9" w14:textId="306DF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15.189</w:t>
      </w:r>
    </w:p>
    <w:p w14:paraId="41BD11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3A324D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divya dhenu, bhūmi, śayyā, dāsī, dāsa</w:t>
      </w:r>
      <w:r w:rsidRPr="00790008">
        <w:rPr>
          <w:rStyle w:val="BookTitle"/>
          <w:rFonts w:asciiTheme="minorHAnsi" w:hAnsiTheme="minorHAnsi" w:cstheme="minorHAnsi"/>
          <w:b w:val="0"/>
          <w:bCs w:val="0"/>
          <w:color w:val="000000"/>
          <w:sz w:val="28"/>
          <w:szCs w:val="28"/>
        </w:rPr>
        <w:br/>
        <w:t>aneka yautuka diyā karilā ullāsa</w:t>
      </w:r>
    </w:p>
    <w:p w14:paraId="27058A45" w14:textId="63FB49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thereafter joyfully gave cows, land, bedding, servants, and maidservants to the couple.</w:t>
      </w:r>
    </w:p>
    <w:p w14:paraId="1A9652E8" w14:textId="5916A4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15.190</w:t>
      </w:r>
    </w:p>
    <w:p w14:paraId="13F75F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2FC6A7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 vasāilena prabhura vāma-pāśe</w:t>
      </w:r>
      <w:r w:rsidRPr="00790008">
        <w:rPr>
          <w:rStyle w:val="BookTitle"/>
          <w:rFonts w:asciiTheme="minorHAnsi" w:hAnsiTheme="minorHAnsi" w:cstheme="minorHAnsi"/>
          <w:b w:val="0"/>
          <w:bCs w:val="0"/>
          <w:color w:val="000000"/>
          <w:sz w:val="28"/>
          <w:szCs w:val="28"/>
        </w:rPr>
        <w:br/>
        <w:t>homa-karma karite lāgilā tabe śeṣe</w:t>
      </w:r>
    </w:p>
    <w:p w14:paraId="6169561A" w14:textId="36C7F3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invited Viṣṇupriyā to sit on the Lord’s left side and then began to perform the fire sacrifice.</w:t>
      </w:r>
    </w:p>
    <w:p w14:paraId="211915CA" w14:textId="4D0F27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15.191</w:t>
      </w:r>
    </w:p>
    <w:p w14:paraId="5A65AC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12AE0A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vedācāra lokācāra yata kichu āche</w:t>
      </w:r>
      <w:r w:rsidRPr="00790008">
        <w:rPr>
          <w:rStyle w:val="BookTitle"/>
          <w:rFonts w:asciiTheme="minorHAnsi" w:hAnsiTheme="minorHAnsi" w:cstheme="minorHAnsi"/>
          <w:b w:val="0"/>
          <w:bCs w:val="0"/>
          <w:color w:val="000000"/>
          <w:sz w:val="28"/>
          <w:szCs w:val="28"/>
        </w:rPr>
        <w:br/>
        <w:t>saba kari’ vara-kanyā dhare nilā pāche</w:t>
      </w:r>
    </w:p>
    <w:p w14:paraId="49527EFB" w14:textId="73049A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the rituals prescribed by the Vedas and local custom, Sanātana Miśra took the couple inside the house.</w:t>
      </w:r>
    </w:p>
    <w:p w14:paraId="7CDE3B72" w14:textId="17174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15.192</w:t>
      </w:r>
    </w:p>
    <w:p w14:paraId="749B83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192</w:t>
      </w:r>
    </w:p>
    <w:p w14:paraId="237715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vaikuṇṭha haila rāja-paṇḍita-āvāse</w:t>
      </w:r>
      <w:r w:rsidRPr="00790008">
        <w:rPr>
          <w:rStyle w:val="BookTitle"/>
          <w:rFonts w:asciiTheme="minorHAnsi" w:hAnsiTheme="minorHAnsi" w:cstheme="minorHAnsi"/>
          <w:b w:val="0"/>
          <w:bCs w:val="0"/>
          <w:color w:val="000000"/>
          <w:sz w:val="28"/>
          <w:szCs w:val="28"/>
        </w:rPr>
        <w:br/>
        <w:t>bhojana karite yāi’ vasilena śeṣe</w:t>
      </w:r>
    </w:p>
    <w:p w14:paraId="1329299D" w14:textId="39D7B6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Vaikuṇṭha manifested in the house of Sanātana Miśra. Finally they all sat to take their meal.</w:t>
      </w:r>
    </w:p>
    <w:p w14:paraId="2D2E189E" w14:textId="6D3323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15.193</w:t>
      </w:r>
    </w:p>
    <w:p w14:paraId="5C7342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727111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sukhe rātri sumaṅgale</w:t>
      </w:r>
      <w:r w:rsidRPr="00790008">
        <w:rPr>
          <w:rStyle w:val="BookTitle"/>
          <w:rFonts w:asciiTheme="minorHAnsi" w:hAnsiTheme="minorHAnsi" w:cstheme="minorHAnsi"/>
          <w:b w:val="0"/>
          <w:bCs w:val="0"/>
          <w:color w:val="000000"/>
          <w:sz w:val="28"/>
          <w:szCs w:val="28"/>
        </w:rPr>
        <w:br/>
        <w:t>lakṣmī-kṛṣṇa ekatra rahilā kutūhale</w:t>
      </w:r>
    </w:p>
    <w:p w14:paraId="29BC57B3" w14:textId="2A6EA9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their meal, the Supreme Lord and His wife joyfully spent the auspicious night together.</w:t>
      </w:r>
    </w:p>
    <w:p w14:paraId="397D49E4" w14:textId="361675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15.194</w:t>
      </w:r>
    </w:p>
    <w:p w14:paraId="16887D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1867ED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sanātana-paṇḍitera goṣṭhīra sahite</w:t>
      </w:r>
      <w:r w:rsidRPr="00790008">
        <w:rPr>
          <w:rStyle w:val="BookTitle"/>
          <w:rFonts w:asciiTheme="minorHAnsi" w:hAnsiTheme="minorHAnsi" w:cstheme="minorHAnsi"/>
          <w:b w:val="0"/>
          <w:bCs w:val="0"/>
          <w:color w:val="000000"/>
          <w:sz w:val="28"/>
          <w:szCs w:val="28"/>
        </w:rPr>
        <w:br/>
        <w:t>ye sukha haila, tāhā ke pāre kahite?</w:t>
      </w:r>
    </w:p>
    <w:p w14:paraId="653D03E7" w14:textId="76A7A4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happiness enjoyed by Sanātana Miśra and his family members?</w:t>
      </w:r>
    </w:p>
    <w:p w14:paraId="70CB9400" w14:textId="662681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15.195</w:t>
      </w:r>
    </w:p>
    <w:p w14:paraId="4CF9B1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CF43F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nagnajit, janaka, bhīṣmaka, jāmbuvanta</w:t>
      </w:r>
      <w:r w:rsidRPr="00790008">
        <w:rPr>
          <w:rStyle w:val="BookTitle"/>
          <w:rFonts w:asciiTheme="minorHAnsi" w:hAnsiTheme="minorHAnsi" w:cstheme="minorHAnsi"/>
          <w:b w:val="0"/>
          <w:bCs w:val="0"/>
          <w:color w:val="000000"/>
          <w:sz w:val="28"/>
          <w:szCs w:val="28"/>
        </w:rPr>
        <w:br/>
        <w:t>pūrve tāṅ’rā yehena hailā bhāgyavanta</w:t>
      </w:r>
    </w:p>
    <w:p w14:paraId="688554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Kings of the past like Nagnajit, Janaka, Bhīṣmaka, and Jāmbavān all experience good fortune.</w:t>
      </w:r>
    </w:p>
    <w:p w14:paraId="7E282400" w14:textId="612877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Nagnajit was a most pious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king of Ayodhyā. Lord Kṛṣṇa’s queen, Satyā, appeared as his beloved daughter, so according to the name of her father she was also known as Nāgnajitī. According to the stipulation put forward by Nagnajit, Lord Kṛṣṇa easily subdued seven ferocious, sharp-horned, indomitable bulls who could not tolerate even the scent of their opposition and thus duly married Śrīmatī Satyā, or Nīlā-devī.</w:t>
      </w:r>
    </w:p>
    <w:p w14:paraId="64FA09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the incidents related with Nagnajit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(10.58.32-55) and the incidents related with Karṇa’s conquest in the </w:t>
      </w:r>
      <w:r w:rsidRPr="00790008">
        <w:rPr>
          <w:rStyle w:val="BookTitle"/>
          <w:rFonts w:asciiTheme="minorHAnsi" w:hAnsiTheme="minorHAnsi" w:cstheme="minorHAnsi"/>
          <w:b w:val="0"/>
          <w:bCs w:val="0"/>
          <w:i/>
          <w:iCs/>
          <w:color w:val="000000"/>
          <w:sz w:val="28"/>
          <w:szCs w:val="28"/>
        </w:rPr>
        <w:t xml:space="preserve">Ghoṣa-yātrā-parva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w:t>
      </w:r>
    </w:p>
    <w:p w14:paraId="675C12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Janaka, the King of Videha, or Mithila, was the eldest son of Hrasvaromā. He was also known as Śīradhvaja. While plowing a tract of land to be used for a sacrificial </w:t>
      </w:r>
      <w:r w:rsidRPr="00790008">
        <w:rPr>
          <w:rStyle w:val="BookTitle"/>
          <w:rFonts w:asciiTheme="minorHAnsi" w:hAnsiTheme="minorHAnsi" w:cstheme="minorHAnsi"/>
          <w:b w:val="0"/>
          <w:bCs w:val="0"/>
          <w:color w:val="000000"/>
          <w:sz w:val="28"/>
          <w:szCs w:val="28"/>
        </w:rPr>
        <w:lastRenderedPageBreak/>
        <w:t>performance, he obtained a self-manifest daughter from the tip of the plowshare and therefore he became known as Śīradhvaja and that daughter became known as Sītā. His duly begotten daughter was named Ūrmilā, and her younger brother’s name was Kuśadhvaja.</w:t>
      </w:r>
    </w:p>
    <w:p w14:paraId="523BE2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Previously, after the destruction of Dakṣa’s sacrifice, Lord Śiva entrusted his own bow to the hands of Devarāta, who was the predecessor of Janaka. With a desire to offer his self-manifest adopted daughter, goddess Sītādevī, to a suitable heroic groom, Janaka established a test of valor (in other words, whoever was able by great strength to pull the string of the above-mentioned bow would alone receive this jewel-like daughter as his wife). But what to speak of pulling the string of Lord Śiva’s bow,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kings of various kingdoms who came to Mithila with a desire for the hand of Sītādevī were not even able to pick up the bow. One day the great sage Viśvāmitra came to the saintly King Janaka’s sacrificial arena accompanied by Lord Rāma and Lakṣmaṇa, the two sons of Daśaratha, the King of Ayodhyā. When they heard the stipulation of Janaka, the King of Videha, on the following day, Lord Śrī Rāmacandra, on the signal of Viśvāmitra and Janaka, easily pulled the string of Lord Śiva’s enormous bow in front of innumerable spectators and broke it in two pieces with a tumultuous sound. Thereafter He duly married His Mahā-Lakṣmī, Śrīmatī Sītādevī.</w:t>
      </w:r>
    </w:p>
    <w:p w14:paraId="5E6A28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this pastime,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(9.13.18), the </w:t>
      </w:r>
      <w:r w:rsidRPr="00790008">
        <w:rPr>
          <w:rStyle w:val="BookTitle"/>
          <w:rFonts w:asciiTheme="minorHAnsi" w:hAnsiTheme="minorHAnsi" w:cstheme="minorHAnsi"/>
          <w:b w:val="0"/>
          <w:bCs w:val="0"/>
          <w:i/>
          <w:iCs/>
          <w:color w:val="000000"/>
          <w:sz w:val="28"/>
          <w:szCs w:val="28"/>
        </w:rPr>
        <w:t xml:space="preserve">Viṣṇu Purāṇa </w:t>
      </w:r>
      <w:r w:rsidRPr="00790008">
        <w:rPr>
          <w:rStyle w:val="BookTitle"/>
          <w:rFonts w:asciiTheme="minorHAnsi" w:hAnsiTheme="minorHAnsi" w:cstheme="minorHAnsi"/>
          <w:b w:val="0"/>
          <w:bCs w:val="0"/>
          <w:color w:val="000000"/>
          <w:sz w:val="28"/>
          <w:szCs w:val="28"/>
        </w:rPr>
        <w:t xml:space="preserve">(4.5.12),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in the portion of the </w:t>
      </w:r>
      <w:r w:rsidRPr="00790008">
        <w:rPr>
          <w:rStyle w:val="BookTitle"/>
          <w:rFonts w:asciiTheme="minorHAnsi" w:hAnsiTheme="minorHAnsi" w:cstheme="minorHAnsi"/>
          <w:b w:val="0"/>
          <w:bCs w:val="0"/>
          <w:i/>
          <w:iCs/>
          <w:color w:val="000000"/>
          <w:sz w:val="28"/>
          <w:szCs w:val="28"/>
        </w:rPr>
        <w:t xml:space="preserve">Vana-parva </w:t>
      </w:r>
      <w:r w:rsidRPr="00790008">
        <w:rPr>
          <w:rStyle w:val="BookTitle"/>
          <w:rFonts w:asciiTheme="minorHAnsi" w:hAnsiTheme="minorHAnsi" w:cstheme="minorHAnsi"/>
          <w:b w:val="0"/>
          <w:bCs w:val="0"/>
          <w:color w:val="000000"/>
          <w:sz w:val="28"/>
          <w:szCs w:val="28"/>
        </w:rPr>
        <w:t xml:space="preserve">(273.9) dealing with Draupadī’s kidnapping and in the </w:t>
      </w:r>
      <w:r w:rsidRPr="00790008">
        <w:rPr>
          <w:rStyle w:val="BookTitle"/>
          <w:rFonts w:asciiTheme="minorHAnsi" w:hAnsiTheme="minorHAnsi" w:cstheme="minorHAnsi"/>
          <w:b w:val="0"/>
          <w:bCs w:val="0"/>
          <w:i/>
          <w:iCs/>
          <w:color w:val="000000"/>
          <w:sz w:val="28"/>
          <w:szCs w:val="28"/>
        </w:rPr>
        <w:t xml:space="preserve">Sabhā-parva </w:t>
      </w:r>
      <w:r w:rsidRPr="00790008">
        <w:rPr>
          <w:rStyle w:val="BookTitle"/>
          <w:rFonts w:asciiTheme="minorHAnsi" w:hAnsiTheme="minorHAnsi" w:cstheme="minorHAnsi"/>
          <w:b w:val="0"/>
          <w:bCs w:val="0"/>
          <w:color w:val="000000"/>
          <w:sz w:val="28"/>
          <w:szCs w:val="28"/>
        </w:rPr>
        <w:t>(8.19).</w:t>
      </w:r>
    </w:p>
    <w:p w14:paraId="29A518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His conversation with Aṣṭāvakra Muni is found in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Chapters 132-134; his conversation with Pañcaśikha Muni on spiritual topics is found in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Chapters 221 and 324; his conversation with his wife regarding a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duty and necessity for maintaining his subjects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18; his conversation with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Aśma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27; his displaying heaven and hell to his soldiers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99; his remaining fixed in consciousness even upon the burning of Mithila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223; Śrī Śukadeva Gosvāmī’s coming before him and their conversation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333; his conversation with Māṇḍavya Muni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296; and his conversation with Yājñavalkya Muni regarding the creation of the living entities is found in the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Chapters 315-323.</w:t>
      </w:r>
    </w:p>
    <w:p w14:paraId="3D96B9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his dynasty,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Ninth Canto, Chapter 13;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Part 4, Chapter 5; and the </w:t>
      </w:r>
      <w:r w:rsidRPr="00790008">
        <w:rPr>
          <w:rStyle w:val="BookTitle"/>
          <w:rFonts w:asciiTheme="minorHAnsi" w:hAnsiTheme="minorHAnsi" w:cstheme="minorHAnsi"/>
          <w:b w:val="0"/>
          <w:bCs w:val="0"/>
          <w:i/>
          <w:iCs/>
          <w:color w:val="000000"/>
          <w:sz w:val="28"/>
          <w:szCs w:val="28"/>
        </w:rPr>
        <w:t xml:space="preserve">Vāyu </w:t>
      </w:r>
      <w:r w:rsidRPr="00790008">
        <w:rPr>
          <w:rStyle w:val="BookTitle"/>
          <w:rFonts w:asciiTheme="minorHAnsi" w:hAnsiTheme="minorHAnsi" w:cstheme="minorHAnsi"/>
          <w:b w:val="0"/>
          <w:bCs w:val="0"/>
          <w:i/>
          <w:iCs/>
          <w:color w:val="000000"/>
          <w:sz w:val="28"/>
          <w:szCs w:val="28"/>
        </w:rPr>
        <w:lastRenderedPageBreak/>
        <w:t>Purāṇa</w:t>
      </w:r>
      <w:r w:rsidRPr="00790008">
        <w:rPr>
          <w:rStyle w:val="BookTitle"/>
          <w:rFonts w:asciiTheme="minorHAnsi" w:hAnsiTheme="minorHAnsi" w:cstheme="minorHAnsi"/>
          <w:b w:val="0"/>
          <w:bCs w:val="0"/>
          <w:color w:val="000000"/>
          <w:sz w:val="28"/>
          <w:szCs w:val="28"/>
        </w:rPr>
        <w:t xml:space="preserve">, Chapter 89. Apart from these, one should refer to the Vālmīki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Ādi-kāṇḍa</w:t>
      </w:r>
      <w:r w:rsidRPr="00790008">
        <w:rPr>
          <w:rStyle w:val="BookTitle"/>
          <w:rFonts w:asciiTheme="minorHAnsi" w:hAnsiTheme="minorHAnsi" w:cstheme="minorHAnsi"/>
          <w:b w:val="0"/>
          <w:bCs w:val="0"/>
          <w:color w:val="000000"/>
          <w:sz w:val="28"/>
          <w:szCs w:val="28"/>
        </w:rPr>
        <w:t>, Chapter 31, verses 6-13, Chapter 47, verse 19, Chapter 48, verse 10, Chapter 50, Chapter 65, verses 31-49, Chapter 66, Chapter 70, verses 19 and 45, Chapter 71, Chapter 72, verse 18, Chapter 73, verses 10-36, and Chapter 74, verses 1-7.</w:t>
      </w:r>
    </w:p>
    <w:p w14:paraId="5A5EF1F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Bhīṣmaka was the King of Vidarbha, or Kuṇḍina. He had five sons—Rukmī, Rukmaratha, Rukmabāhu, Rukmakeśa, and Rukmamālī—and one daughter named Rukmiṇī, who was nondifferent from Mahā-Lakṣmī. After hearing from the mouths of people about the attractive form, qualities, and pastimes of Lord Kṛṣṇa, Rukmiṇīdevī mentally accepted Lord Kṛṣṇa as her husband. Lord Kṛṣṇa also considered Rukmiṇīdevī as an appropriate wife and decided to marry her. But the evil-minded Rukmī, who was most envious of Lord Kṛṣṇa, decided to offer his sister to the hands of Śiśupāla, the son of Damaghoṣa, the King of Cedi. When Rukmiṇīdevī came to know of this plan, she became extremely morose and one day before the marriage she sent a letter with a reliable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to Lord Kṛṣṇa. After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handed Rukmiṇī’s letter to Lord Kṛṣṇa and revealed her appeal, Kṛṣṇa left for Vidarbha on a chariot pulled by horses that were so fast that they arrived on the same night. Kṛṣṇa then sent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to Rukmiṇī with assurance of His willingness to accept her hand in marriage. When Balarāma heard that Kṛṣṇa had gone alone to Vidarbha, He took many Yādava soldiers and also went to Vidarbha. With a desire to fight Kṛṣṇa and Balarāma, Śiśupāla, who was the born enemy of Kṛṣṇa, also came to Vidarbha with like-minded persons like Śālva, Jarāsandha, Dantavakra, Pauṇḍraka, and Vidūratha. Meanwhile, out of affection for his son Rukmī, Bhīṣmaka, the King of Kuṇḍina, made elaborate arrangements for offering his daughter to Śiśupāla. When Vidarbha-nandinī Rukmiṇī slowly came near Kṛṣṇa after worshiping goddess Ambikā in a temple on the day of the marriage, Kṛṣṇa immediately snatched her in front of all the enemy kings just as a lion snatches its prey, and with the help of Baladeva He completely defeated Śiśupāla, Jarāsandha, and all the other kings who were desirous of fighting and thereafter returned to Dvārakā and duly married Mahā-Lakṣmī.</w:t>
      </w:r>
    </w:p>
    <w:p w14:paraId="0775D7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further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52, verses 16-26, Chapter 53, verses 7-21, 32-38, and 55-57, Chapter 54, verses 1-53, Chapter 61, verses 20-40;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Sabhā-parva</w:t>
      </w:r>
      <w:r w:rsidRPr="00790008">
        <w:rPr>
          <w:rStyle w:val="BookTitle"/>
          <w:rFonts w:asciiTheme="minorHAnsi" w:hAnsiTheme="minorHAnsi" w:cstheme="minorHAnsi"/>
          <w:b w:val="0"/>
          <w:bCs w:val="0"/>
          <w:color w:val="000000"/>
          <w:sz w:val="28"/>
          <w:szCs w:val="28"/>
        </w:rPr>
        <w:t xml:space="preserve">, Chapter 4, verse 37, and Chapter 32, verse 13;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Part Five, Chapters 26 and 28, verses 6-28; and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Second Parva, Chapters 103 and 118.</w:t>
      </w:r>
    </w:p>
    <w:p w14:paraId="4ED9B8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Jāmbavān, the king of the bears, was a wise devotee of Śrī Rāma and one of the </w:t>
      </w:r>
      <w:r w:rsidRPr="00790008">
        <w:rPr>
          <w:rStyle w:val="BookTitle"/>
          <w:rFonts w:asciiTheme="minorHAnsi" w:hAnsiTheme="minorHAnsi" w:cstheme="minorHAnsi"/>
          <w:b w:val="0"/>
          <w:bCs w:val="0"/>
          <w:color w:val="000000"/>
          <w:sz w:val="28"/>
          <w:szCs w:val="28"/>
        </w:rPr>
        <w:lastRenderedPageBreak/>
        <w:t>four ministers of Sugrīva, the emperor of the monkeys and King of Kiṣkindhyā. It is said that he was born during the yawning of grandfather Brahmā. He was the father of Mahā-Lakṣmī Jāmbavatī-devī, the queen of Lord Kṛṣṇa. On account of worshiping the sun-god, Satrājit, a king in the Sātvata dynasty, received the precious Syamantaka jewel from him. When Lord Kṛṣṇa requested the Syamantaka jewel on behalf of Ugrasena, the King of the Yadus, he refused. One day, when Prasena, the brother of Satrājit, went out hunting wearing the Syamantaka jewel on his neck, a lion attacked and killed him and took the Syamantaka jewel within its cave. Later, Jāmbavān, the king of the bears, killed that lion and gave the jewel to his son to play with.</w:t>
      </w:r>
    </w:p>
    <w:p w14:paraId="118E70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when Lord Kṛṣṇa heard that people were accusing Him of killing Prasena, He took some residents of Dvārakā and went to search for Prasena in order to free Himself from this accusation. They first found that Prasena had been killed by a lion and later found that the lion had been killed by Jāmbavān at the foot of the mountain. Thereafter Kṛṣṇa ordered the residents to wait outside as He entered the bear king’s formidable mountain cave, wherein He saw the jewel being played within the hands of a boy. As soon as He attempted to take the jewel away, the nurse cried loudly out of fear due to seeing a strange human form. Hearing the nurse’s cry, Jāmbavān, the king of the bears, appeared on the scene in a very angry mood and, being bewildered by the illusory energy of Viṣṇu, he wrestled with Kṛṣṇa day and night for twenty-eight days without understanding the glories of Kṛṣṇa, who is nondifferent from his worshipable Lord Rāmacandra. Finally he became completely exhausted, and his body began to shiver as he offered prayers to Lord Kṛṣṇa, realizing that He was his worshipable Lord, Śrī Rāmacandra. As a result of receiving the Lord’s mercy, he regained his strength, and then the Lord revealed His purpose to him. Thereafter Ṛkṣarāja, Jāmbavān, presented the Syamantaka jewel and his daughter, Jāmbavatī, to Lord Kṛṣṇa. The Lord then returned to Dvārakā and duly married Jāmbavatī. One should refer in this connection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56, verses 14-32;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Fourth Canto, Chapter 13, verses 18-33;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Sabhā-parva</w:t>
      </w:r>
      <w:r w:rsidRPr="00790008">
        <w:rPr>
          <w:rStyle w:val="BookTitle"/>
          <w:rFonts w:asciiTheme="minorHAnsi" w:hAnsiTheme="minorHAnsi" w:cstheme="minorHAnsi"/>
          <w:b w:val="0"/>
          <w:bCs w:val="0"/>
          <w:color w:val="000000"/>
          <w:sz w:val="28"/>
          <w:szCs w:val="28"/>
        </w:rPr>
        <w:t xml:space="preserve">, Chapter 57, verse 23,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in the section related with Draupadī’s kidnapping, Chapter 279, verses 23, Chapter 282, verse 8, Chapter 288, verse 13, and Chapter 289, verse 3. Apart from these, one may see the Vālmīki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Chapter 39, verse 26, Chapter 41, verse 2 (</w:t>
      </w:r>
      <w:r w:rsidRPr="00790008">
        <w:rPr>
          <w:rStyle w:val="BookTitle"/>
          <w:rFonts w:asciiTheme="minorHAnsi" w:hAnsiTheme="minorHAnsi" w:cstheme="minorHAnsi"/>
          <w:b w:val="0"/>
          <w:bCs w:val="0"/>
          <w:i/>
          <w:iCs/>
          <w:color w:val="000000"/>
          <w:sz w:val="28"/>
          <w:szCs w:val="28"/>
        </w:rPr>
        <w:t>pitāmaha-sutaṁ caiva jāmbavantaṁ mahaujasam</w:t>
      </w:r>
      <w:r w:rsidRPr="00790008">
        <w:rPr>
          <w:rStyle w:val="BookTitle"/>
          <w:rFonts w:asciiTheme="minorHAnsi" w:hAnsiTheme="minorHAnsi" w:cstheme="minorHAnsi"/>
          <w:b w:val="0"/>
          <w:bCs w:val="0"/>
          <w:color w:val="000000"/>
          <w:sz w:val="28"/>
          <w:szCs w:val="28"/>
        </w:rPr>
        <w:t xml:space="preserve">—“The most powerful Jāmbavān was the son of Grandfather Brahmā.”), Chapter 65, verses 10-35, Chapter 66, Chapter 67, verses 31-35,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xml:space="preserve">, Chapter 58, verses 2-7, </w:t>
      </w:r>
      <w:r w:rsidRPr="00790008">
        <w:rPr>
          <w:rStyle w:val="BookTitle"/>
          <w:rFonts w:asciiTheme="minorHAnsi" w:hAnsiTheme="minorHAnsi" w:cstheme="minorHAnsi"/>
          <w:b w:val="0"/>
          <w:bCs w:val="0"/>
          <w:color w:val="000000"/>
          <w:sz w:val="28"/>
          <w:szCs w:val="28"/>
        </w:rPr>
        <w:lastRenderedPageBreak/>
        <w:t xml:space="preserve">Chapter 60, verses 14-20,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Chapter 27, verses 11-14, Chapter 50, verses 8-12, and Chapter 74, verses 13-35.</w:t>
      </w:r>
    </w:p>
    <w:p w14:paraId="207FE747" w14:textId="76FA61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15.196</w:t>
      </w:r>
    </w:p>
    <w:p w14:paraId="65D848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27C10C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ebe goṣṭhī-saha sanātana</w:t>
      </w:r>
      <w:r w:rsidRPr="00790008">
        <w:rPr>
          <w:rStyle w:val="BookTitle"/>
          <w:rFonts w:asciiTheme="minorHAnsi" w:hAnsiTheme="minorHAnsi" w:cstheme="minorHAnsi"/>
          <w:b w:val="0"/>
          <w:bCs w:val="0"/>
          <w:color w:val="000000"/>
          <w:sz w:val="28"/>
          <w:szCs w:val="28"/>
        </w:rPr>
        <w:br/>
        <w:t>pāilena pūrva-viṣṇu-sevāra kāraṇa</w:t>
      </w:r>
    </w:p>
    <w:p w14:paraId="307D1F93" w14:textId="313A61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good fortune was now experienced by Sanātana Miśra and his family due to the previous service of Lord Viṣṇu.</w:t>
      </w:r>
    </w:p>
    <w:p w14:paraId="4B31284A" w14:textId="29C314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15.197</w:t>
      </w:r>
    </w:p>
    <w:p w14:paraId="37E369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1DE574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rātri-prabhāte ye chila lokācāra</w:t>
      </w:r>
      <w:r w:rsidRPr="00790008">
        <w:rPr>
          <w:rStyle w:val="BookTitle"/>
          <w:rFonts w:asciiTheme="minorHAnsi" w:hAnsiTheme="minorHAnsi" w:cstheme="minorHAnsi"/>
          <w:b w:val="0"/>
          <w:bCs w:val="0"/>
          <w:color w:val="000000"/>
          <w:sz w:val="28"/>
          <w:szCs w:val="28"/>
        </w:rPr>
        <w:br/>
        <w:t>sakala karilā sarva-bhuvanera sāra</w:t>
      </w:r>
    </w:p>
    <w:p w14:paraId="25B5453E" w14:textId="3414D2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next morning the most fortunate Sanātana Miśra executed all the necessary traditional rituals.</w:t>
      </w:r>
    </w:p>
    <w:p w14:paraId="362E275A" w14:textId="02313D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15.198</w:t>
      </w:r>
    </w:p>
    <w:p w14:paraId="23A87A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230118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aparāhne gṛhe āsibāra haila kāla</w:t>
      </w:r>
      <w:r w:rsidRPr="00790008">
        <w:rPr>
          <w:rStyle w:val="BookTitle"/>
          <w:rFonts w:asciiTheme="minorHAnsi" w:hAnsiTheme="minorHAnsi" w:cstheme="minorHAnsi"/>
          <w:b w:val="0"/>
          <w:bCs w:val="0"/>
          <w:color w:val="000000"/>
          <w:sz w:val="28"/>
          <w:szCs w:val="28"/>
        </w:rPr>
        <w:br/>
        <w:t>vādya, gīta, nṛtya haite lāgila viśāla</w:t>
      </w:r>
    </w:p>
    <w:p w14:paraId="2E28F89F" w14:textId="06AC81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when it was time for the Lord to return home, the musicians, singers, and dancers began their performances.</w:t>
      </w:r>
    </w:p>
    <w:p w14:paraId="74D6C898" w14:textId="793F24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15.199</w:t>
      </w:r>
    </w:p>
    <w:p w14:paraId="6EDA71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2B1F27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jaya-dhvani lāgila haite</w:t>
      </w:r>
      <w:r w:rsidRPr="00790008">
        <w:rPr>
          <w:rStyle w:val="BookTitle"/>
          <w:rFonts w:asciiTheme="minorHAnsi" w:hAnsiTheme="minorHAnsi" w:cstheme="minorHAnsi"/>
          <w:b w:val="0"/>
          <w:bCs w:val="0"/>
          <w:color w:val="000000"/>
          <w:sz w:val="28"/>
          <w:szCs w:val="28"/>
        </w:rPr>
        <w:br/>
        <w:t>nārī-gaṇa jayakāra lāgilena dite</w:t>
      </w:r>
    </w:p>
    <w:p w14:paraId="431DF1D6" w14:textId="7C1776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sound of joy filled all directions, and the ladies joined in by making auspicious sounds of ulu-dhvani.</w:t>
      </w:r>
    </w:p>
    <w:p w14:paraId="6ED37B21" w14:textId="262F30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15.200</w:t>
      </w:r>
    </w:p>
    <w:p w14:paraId="422790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26AF96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vipra-gaṇa āśīrvāda lāgilā karite</w:t>
      </w:r>
      <w:r w:rsidRPr="00790008">
        <w:rPr>
          <w:rStyle w:val="BookTitle"/>
          <w:rFonts w:asciiTheme="minorHAnsi" w:hAnsiTheme="minorHAnsi" w:cstheme="minorHAnsi"/>
          <w:b w:val="0"/>
          <w:bCs w:val="0"/>
          <w:color w:val="000000"/>
          <w:sz w:val="28"/>
          <w:szCs w:val="28"/>
        </w:rPr>
        <w:br/>
        <w:t>yātrā-yogya śloka sabe lāgilā paḍite</w:t>
      </w:r>
    </w:p>
    <w:p w14:paraId="49C4E608" w14:textId="653B15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offered their blessings by reciting verses appropriate for an auspicious journey.</w:t>
      </w:r>
    </w:p>
    <w:p w14:paraId="21B99341" w14:textId="69FB94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15.201</w:t>
      </w:r>
    </w:p>
    <w:p w14:paraId="6752EF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4DE8E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ḍhāka, paṭaha, sānāñi, vaḍaṅga, karatāla</w:t>
      </w:r>
      <w:r w:rsidRPr="00790008">
        <w:rPr>
          <w:rStyle w:val="BookTitle"/>
          <w:rFonts w:asciiTheme="minorHAnsi" w:hAnsiTheme="minorHAnsi" w:cstheme="minorHAnsi"/>
          <w:b w:val="0"/>
          <w:bCs w:val="0"/>
          <w:color w:val="000000"/>
          <w:sz w:val="28"/>
          <w:szCs w:val="28"/>
        </w:rPr>
        <w:br/>
        <w:t>anyo’nye vāda kari’ bājāya viśāla</w:t>
      </w:r>
    </w:p>
    <w:p w14:paraId="5EAA5CBB" w14:textId="391AA2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musicians competitively played their ḍhākas, kettledrums, sānāñi, vaḍaṅgas, and karatālas.</w:t>
      </w:r>
    </w:p>
    <w:p w14:paraId="48B4592F" w14:textId="595CB5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15.202</w:t>
      </w:r>
    </w:p>
    <w:p w14:paraId="49CE45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6B37D5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namaskari’ sarva-mānya-gaṇa</w:t>
      </w:r>
      <w:r w:rsidRPr="00790008">
        <w:rPr>
          <w:rStyle w:val="BookTitle"/>
          <w:rFonts w:asciiTheme="minorHAnsi" w:hAnsiTheme="minorHAnsi" w:cstheme="minorHAnsi"/>
          <w:b w:val="0"/>
          <w:bCs w:val="0"/>
          <w:color w:val="000000"/>
          <w:sz w:val="28"/>
          <w:szCs w:val="28"/>
        </w:rPr>
        <w:br/>
        <w:t>lakṣmī-saṅge dolāya karilā ārohaṇa</w:t>
      </w:r>
    </w:p>
    <w:p w14:paraId="14396C66" w14:textId="7A60B6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offered His obeisances to the respectable persons there and sat on the palanquin with Viṣṇupriyā.</w:t>
      </w:r>
    </w:p>
    <w:p w14:paraId="7A004B8F" w14:textId="3FFFF9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15.203</w:t>
      </w:r>
    </w:p>
    <w:p w14:paraId="785FAA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3EAACB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 sabe kari’ jaya-dhvani</w:t>
      </w:r>
      <w:r w:rsidRPr="00790008">
        <w:rPr>
          <w:rStyle w:val="BookTitle"/>
          <w:rFonts w:asciiTheme="minorHAnsi" w:hAnsiTheme="minorHAnsi" w:cstheme="minorHAnsi"/>
          <w:b w:val="0"/>
          <w:bCs w:val="0"/>
          <w:color w:val="000000"/>
          <w:sz w:val="28"/>
          <w:szCs w:val="28"/>
        </w:rPr>
        <w:br/>
        <w:t>calilena laiyā tabe dvija-kulamaṇi</w:t>
      </w:r>
    </w:p>
    <w:p w14:paraId="79D9BD52" w14:textId="58187E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best of the brāhmaṇas departed along with His associates, while everyone chanted “Hari! Hari!”</w:t>
      </w:r>
    </w:p>
    <w:p w14:paraId="3140F70A" w14:textId="77EC3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15.204</w:t>
      </w:r>
    </w:p>
    <w:p w14:paraId="245205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44EE9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yata loka dekhe, caliyā āsite</w:t>
      </w:r>
      <w:r w:rsidRPr="00790008">
        <w:rPr>
          <w:rStyle w:val="BookTitle"/>
          <w:rFonts w:asciiTheme="minorHAnsi" w:hAnsiTheme="minorHAnsi" w:cstheme="minorHAnsi"/>
          <w:b w:val="0"/>
          <w:bCs w:val="0"/>
          <w:color w:val="000000"/>
          <w:sz w:val="28"/>
          <w:szCs w:val="28"/>
        </w:rPr>
        <w:br/>
        <w:t>’dhanya-dhanya’ sabei praśaṁse bahu-mate</w:t>
      </w:r>
    </w:p>
    <w:p w14:paraId="2DECED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who saw the Lord on the way glorified Him with appropriate words.</w:t>
      </w:r>
    </w:p>
    <w:p w14:paraId="139C5831" w14:textId="5E1385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similar to that found in this and the following five verses is seen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verses 111-116.</w:t>
      </w:r>
    </w:p>
    <w:p w14:paraId="6FF00872" w14:textId="07864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15.205</w:t>
      </w:r>
    </w:p>
    <w:p w14:paraId="6680E3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C5B92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strī-gaṇa dekhiyā bale,—“ei bhāgyavatī</w:t>
      </w:r>
      <w:r w:rsidRPr="00790008">
        <w:rPr>
          <w:rStyle w:val="BookTitle"/>
          <w:rFonts w:asciiTheme="minorHAnsi" w:hAnsiTheme="minorHAnsi" w:cstheme="minorHAnsi"/>
          <w:b w:val="0"/>
          <w:bCs w:val="0"/>
          <w:color w:val="000000"/>
          <w:sz w:val="28"/>
          <w:szCs w:val="28"/>
        </w:rPr>
        <w:br/>
        <w:t>kata janma sevilena kamalā-pārvatī”</w:t>
      </w:r>
    </w:p>
    <w:p w14:paraId="0099032B" w14:textId="10A1DB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said, “She is very fortunate. She must have served Lakṣmī and Pārvatī for many lifetimes.”</w:t>
      </w:r>
    </w:p>
    <w:p w14:paraId="091B3A4D" w14:textId="45DA27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15.206</w:t>
      </w:r>
    </w:p>
    <w:p w14:paraId="74985F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593DEC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bale,—“ei hena bujhi hara-gaurī</w:t>
      </w:r>
      <w:r w:rsidRPr="00790008">
        <w:rPr>
          <w:rStyle w:val="BookTitle"/>
          <w:rFonts w:asciiTheme="minorHAnsi" w:hAnsiTheme="minorHAnsi" w:cstheme="minorHAnsi"/>
          <w:b w:val="0"/>
          <w:bCs w:val="0"/>
          <w:color w:val="000000"/>
          <w:sz w:val="28"/>
          <w:szCs w:val="28"/>
        </w:rPr>
        <w:br/>
        <w:t>keha bale,—“hena bujhi kamalā śrī-hari</w:t>
      </w:r>
    </w:p>
    <w:p w14:paraId="6C870B46" w14:textId="50048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Someone said, “They look just like Śiva and Pārvatī,” while someone else said, “They look like Lakṣmī and Lord Hari.”</w:t>
      </w:r>
    </w:p>
    <w:p w14:paraId="13C8645C" w14:textId="38CA36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15.207</w:t>
      </w:r>
    </w:p>
    <w:p w14:paraId="09BECE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1753CA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bale,—“ei dui kāmadeva-rati</w:t>
      </w:r>
      <w:r w:rsidRPr="00790008">
        <w:rPr>
          <w:rStyle w:val="BookTitle"/>
          <w:rFonts w:asciiTheme="minorHAnsi" w:hAnsiTheme="minorHAnsi" w:cstheme="minorHAnsi"/>
          <w:b w:val="0"/>
          <w:bCs w:val="0"/>
          <w:color w:val="000000"/>
          <w:sz w:val="28"/>
          <w:szCs w:val="28"/>
        </w:rPr>
        <w:br/>
        <w:t>keha bale,—“indra-śacī laya mora mati</w:t>
      </w:r>
    </w:p>
    <w:p w14:paraId="2622F9AE" w14:textId="37A02FB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said, “This couple look just like Kamadeva and Rati,” and someone said, “They look like Indra and Śacī.”</w:t>
      </w:r>
    </w:p>
    <w:p w14:paraId="26D1589C" w14:textId="1E8186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15.208</w:t>
      </w:r>
    </w:p>
    <w:p w14:paraId="48412E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6604A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bale,—“hena bujhi rāmacandra-sītā</w:t>
      </w:r>
      <w:r w:rsidRPr="00790008">
        <w:rPr>
          <w:rStyle w:val="BookTitle"/>
          <w:rFonts w:asciiTheme="minorHAnsi" w:hAnsiTheme="minorHAnsi" w:cstheme="minorHAnsi"/>
          <w:b w:val="0"/>
          <w:bCs w:val="0"/>
          <w:color w:val="000000"/>
          <w:sz w:val="28"/>
          <w:szCs w:val="28"/>
        </w:rPr>
        <w:br/>
        <w:t>ei-mata bale yata sukṛti-vanitā</w:t>
      </w:r>
    </w:p>
    <w:p w14:paraId="4CAE95D1" w14:textId="049C2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“They look like Rāma and Sītā.” In this way all the pious ladies talked amongst themselves.</w:t>
      </w:r>
    </w:p>
    <w:p w14:paraId="60B658E7" w14:textId="7845BE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15.209</w:t>
      </w:r>
    </w:p>
    <w:p w14:paraId="4E7D77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780B9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bhāgyavanta strī-puruṣa nadīyāra</w:t>
      </w:r>
      <w:r w:rsidRPr="00790008">
        <w:rPr>
          <w:rStyle w:val="BookTitle"/>
          <w:rFonts w:asciiTheme="minorHAnsi" w:hAnsiTheme="minorHAnsi" w:cstheme="minorHAnsi"/>
          <w:b w:val="0"/>
          <w:bCs w:val="0"/>
          <w:color w:val="000000"/>
          <w:sz w:val="28"/>
          <w:szCs w:val="28"/>
        </w:rPr>
        <w:br/>
        <w:t>e saba sampatti dekhibāra śakti yā’ra</w:t>
      </w:r>
    </w:p>
    <w:p w14:paraId="7A54207D" w14:textId="6716FD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men and women of Nadia were so fortunate that they were able to see the opulences of the Supreme Lord and His consort.</w:t>
      </w:r>
    </w:p>
    <w:p w14:paraId="086F4D4E" w14:textId="0B680F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15.210</w:t>
      </w:r>
    </w:p>
    <w:p w14:paraId="30F560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4A054B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lakṣmī-nārāyaṇera maṅgala-dṛṣṭipāte</w:t>
      </w:r>
      <w:r w:rsidRPr="00790008">
        <w:rPr>
          <w:rStyle w:val="BookTitle"/>
          <w:rFonts w:asciiTheme="minorHAnsi" w:hAnsiTheme="minorHAnsi" w:cstheme="minorHAnsi"/>
          <w:b w:val="0"/>
          <w:bCs w:val="0"/>
          <w:color w:val="000000"/>
          <w:sz w:val="28"/>
          <w:szCs w:val="28"/>
        </w:rPr>
        <w:br/>
        <w:t>sukha-maya sarva loka haila nadīyāte</w:t>
      </w:r>
    </w:p>
    <w:p w14:paraId="59399565" w14:textId="706E14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auspicious glance of Lakṣmī-Nārāyaṇa, all the people of Nadia became happy in all respects.</w:t>
      </w:r>
    </w:p>
    <w:p w14:paraId="1125263A" w14:textId="69544B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15.211</w:t>
      </w:r>
    </w:p>
    <w:p w14:paraId="59382D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0B05AA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nṛtya, gīta, vādya, puṣpa varṣite varṣite</w:t>
      </w:r>
      <w:r w:rsidRPr="00790008">
        <w:rPr>
          <w:rStyle w:val="BookTitle"/>
          <w:rFonts w:asciiTheme="minorHAnsi" w:hAnsiTheme="minorHAnsi" w:cstheme="minorHAnsi"/>
          <w:b w:val="0"/>
          <w:bCs w:val="0"/>
          <w:color w:val="000000"/>
          <w:sz w:val="28"/>
          <w:szCs w:val="28"/>
        </w:rPr>
        <w:br/>
        <w:t>parama-ānande āilena sarva-pathe</w:t>
      </w:r>
    </w:p>
    <w:p w14:paraId="4464B988" w14:textId="483096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Lord’s marriage party passed through the streets, they danced, sang, played musical instruments, and showered flowers in great ecstasy.</w:t>
      </w:r>
    </w:p>
    <w:p w14:paraId="672E7D0E" w14:textId="1B89B3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15.212</w:t>
      </w:r>
    </w:p>
    <w:p w14:paraId="7D807C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66ECD7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 śubha-kṣaṇe prabhu sakala-maṅgale</w:t>
      </w:r>
      <w:r w:rsidRPr="00790008">
        <w:rPr>
          <w:rStyle w:val="BookTitle"/>
          <w:rFonts w:asciiTheme="minorHAnsi" w:hAnsiTheme="minorHAnsi" w:cstheme="minorHAnsi"/>
          <w:b w:val="0"/>
          <w:bCs w:val="0"/>
          <w:color w:val="000000"/>
          <w:sz w:val="28"/>
          <w:szCs w:val="28"/>
        </w:rPr>
        <w:br/>
        <w:t>āilena gṛhe lakṣmī-kṛṣṇa kutūhale</w:t>
      </w:r>
    </w:p>
    <w:p w14:paraId="0937273C" w14:textId="735D8C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moment the Lord and Viṣṇupriyā arrived home in a merry mood.</w:t>
      </w:r>
    </w:p>
    <w:p w14:paraId="23E8D455" w14:textId="6DB851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15.213</w:t>
      </w:r>
    </w:p>
    <w:p w14:paraId="362688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0FA772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 pati-vratā-gaṇa saṅge laiyā</w:t>
      </w:r>
      <w:r w:rsidRPr="00790008">
        <w:rPr>
          <w:rStyle w:val="BookTitle"/>
          <w:rFonts w:asciiTheme="minorHAnsi" w:hAnsiTheme="minorHAnsi" w:cstheme="minorHAnsi"/>
          <w:b w:val="0"/>
          <w:bCs w:val="0"/>
          <w:color w:val="000000"/>
          <w:sz w:val="28"/>
          <w:szCs w:val="28"/>
        </w:rPr>
        <w:br/>
        <w:t>putra-vadhū ghare ānilena harṣa haiyā</w:t>
      </w:r>
    </w:p>
    <w:p w14:paraId="1F3720E3" w14:textId="271C9C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Thereupon Mother Śacī and other chaste women joyfully welcomed their daughter-in-law home.</w:t>
      </w:r>
    </w:p>
    <w:p w14:paraId="20F5558C" w14:textId="6A117B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15.214</w:t>
      </w:r>
    </w:p>
    <w:p w14:paraId="7EDF8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7B401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āsi’ vasilena lakṣmī-nārāyaṇa</w:t>
      </w:r>
      <w:r w:rsidRPr="00790008">
        <w:rPr>
          <w:rStyle w:val="BookTitle"/>
          <w:rFonts w:asciiTheme="minorHAnsi" w:hAnsiTheme="minorHAnsi" w:cstheme="minorHAnsi"/>
          <w:b w:val="0"/>
          <w:bCs w:val="0"/>
          <w:color w:val="000000"/>
          <w:sz w:val="28"/>
          <w:szCs w:val="28"/>
        </w:rPr>
        <w:br/>
        <w:t>jaya-dhvani-maya haila sakala bhuvana</w:t>
      </w:r>
    </w:p>
    <w:p w14:paraId="798B0583" w14:textId="25E272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Lakṣmī-Nārāyaṇa sat inside the house, the whole house was filled with sounds of joy.</w:t>
      </w:r>
    </w:p>
    <w:p w14:paraId="655F6800" w14:textId="7BC624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15.215</w:t>
      </w:r>
    </w:p>
    <w:p w14:paraId="1825B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C9C38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ānanda haila, se akathya-kathana</w:t>
      </w:r>
      <w:r w:rsidRPr="00790008">
        <w:rPr>
          <w:rStyle w:val="BookTitle"/>
          <w:rFonts w:asciiTheme="minorHAnsi" w:hAnsiTheme="minorHAnsi" w:cstheme="minorHAnsi"/>
          <w:b w:val="0"/>
          <w:bCs w:val="0"/>
          <w:color w:val="000000"/>
          <w:sz w:val="28"/>
          <w:szCs w:val="28"/>
        </w:rPr>
        <w:br/>
        <w:t>se mahimā kon jane karibe varṇana?</w:t>
      </w:r>
    </w:p>
    <w:p w14:paraId="5A23DE92" w14:textId="63FEAF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ecstasy that was experienced there is beyond words, therefore who can describe its glories?</w:t>
      </w:r>
    </w:p>
    <w:p w14:paraId="2D1E63A7" w14:textId="2F0CBD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15.216</w:t>
      </w:r>
    </w:p>
    <w:p w14:paraId="01E1C4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16D328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mūrtira vibhā dekhile nayane</w:t>
      </w:r>
      <w:r w:rsidRPr="00790008">
        <w:rPr>
          <w:rStyle w:val="BookTitle"/>
          <w:rFonts w:asciiTheme="minorHAnsi" w:hAnsiTheme="minorHAnsi" w:cstheme="minorHAnsi"/>
          <w:b w:val="0"/>
          <w:bCs w:val="0"/>
          <w:color w:val="000000"/>
          <w:sz w:val="28"/>
          <w:szCs w:val="28"/>
        </w:rPr>
        <w:br/>
        <w:t>pāpa-mukta hai’ yāya vaikuṇṭha-bhuvane</w:t>
      </w:r>
    </w:p>
    <w:p w14:paraId="4E6727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sees the marriage ceremony of the Supreme Lord is freed from all sinful reactions and returns to Vaikuṇṭha.</w:t>
      </w:r>
    </w:p>
    <w:p w14:paraId="6BD7105D" w14:textId="7554B9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marriages based on sense gratification between ordinary men and women are known as </w:t>
      </w:r>
      <w:r w:rsidRPr="00790008">
        <w:rPr>
          <w:rStyle w:val="BookTitle"/>
          <w:rFonts w:asciiTheme="minorHAnsi" w:hAnsiTheme="minorHAnsi" w:cstheme="minorHAnsi"/>
          <w:b w:val="0"/>
          <w:bCs w:val="0"/>
          <w:i/>
          <w:iCs/>
          <w:color w:val="000000"/>
          <w:sz w:val="28"/>
          <w:szCs w:val="28"/>
        </w:rPr>
        <w:t>bandhana</w:t>
      </w:r>
      <w:r w:rsidRPr="00790008">
        <w:rPr>
          <w:rStyle w:val="BookTitle"/>
          <w:rFonts w:asciiTheme="minorHAnsi" w:hAnsiTheme="minorHAnsi" w:cstheme="minorHAnsi"/>
          <w:b w:val="0"/>
          <w:bCs w:val="0"/>
          <w:color w:val="000000"/>
          <w:sz w:val="28"/>
          <w:szCs w:val="28"/>
        </w:rPr>
        <w:t>, or bondage. But if a materialist sees the marriage pastimes of Śrī Gaura-Nārāyaṇa, the Lord of Vaikuṇṭha, with goddess Śrīmatī Viṣṇupriyā-Lakṣmī, then his desire for material enjoyment is vanquished, and as a result of the awakening of transcendental knowledge he will be freed from material existence and attain Vaikuṇṭha.</w:t>
      </w:r>
    </w:p>
    <w:p w14:paraId="349BBB45" w14:textId="09EC4C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15.217</w:t>
      </w:r>
    </w:p>
    <w:p w14:paraId="556C06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75FAC7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vibhā loka dekhaye sākṣāt</w:t>
      </w:r>
      <w:r w:rsidRPr="00790008">
        <w:rPr>
          <w:rStyle w:val="BookTitle"/>
          <w:rFonts w:asciiTheme="minorHAnsi" w:hAnsiTheme="minorHAnsi" w:cstheme="minorHAnsi"/>
          <w:b w:val="0"/>
          <w:bCs w:val="0"/>
          <w:color w:val="000000"/>
          <w:sz w:val="28"/>
          <w:szCs w:val="28"/>
        </w:rPr>
        <w:br/>
        <w:t>teñi tā’na nāma—’dayāmaya’ ’dīnanātha’</w:t>
      </w:r>
    </w:p>
    <w:p w14:paraId="4B664D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allowed everyone to see His marriage, He is known as Dayāmaya, or He who is most merciful, and Dīnanātha, or He who is the Lord of the fallen.</w:t>
      </w:r>
    </w:p>
    <w:p w14:paraId="6B5C0E38" w14:textId="6661A7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destroy the desire for material enjoyment by imparting transcendental knowledge to miserly and materially attached fallen persons, to bring them to their original constitutional position in Vaikuṇṭha, and to award them the eligibility for service that is rarely attained by the demigods, the most merciful Lord exhibited His transcendental marriage pastimes before the eyes of the general people. That is why the pious faithful devotees humbly address the Lord by various names like Ahaituka-kṛpāmaya (He who is causelessly merciful), Amandodayā-dayā-sindhu (He who is an all-auspicious ocean of mercy), and Dīna-bandhu (He who is the friend of the fallen), which are indicative of His causeless mercy.</w:t>
      </w:r>
    </w:p>
    <w:p w14:paraId="459A7201" w14:textId="589608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15.218</w:t>
      </w:r>
    </w:p>
    <w:p w14:paraId="51146D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27D4E8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yata naṭa, bhāṭa, bhikṣuka-gaṇere</w:t>
      </w:r>
      <w:r w:rsidRPr="00790008">
        <w:rPr>
          <w:rStyle w:val="BookTitle"/>
          <w:rFonts w:asciiTheme="minorHAnsi" w:hAnsiTheme="minorHAnsi" w:cstheme="minorHAnsi"/>
          <w:b w:val="0"/>
          <w:bCs w:val="0"/>
          <w:color w:val="000000"/>
          <w:sz w:val="28"/>
          <w:szCs w:val="28"/>
        </w:rPr>
        <w:br/>
        <w:t>tuṣilena vastra-dhana-vacane sabāre</w:t>
      </w:r>
    </w:p>
    <w:p w14:paraId="2E5F65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satisfied everyone—the dancers, the professional blessers, and the beggars—with cloth, money, and sweet words.</w:t>
      </w:r>
    </w:p>
    <w:p w14:paraId="2F5F7138" w14:textId="2EB344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take note of how the Lord, as an ideal householder and teacher of people, duly respected and awarded gifts to the proper candidates.</w:t>
      </w:r>
    </w:p>
    <w:p w14:paraId="7B872DCF" w14:textId="6BA9F8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15.219</w:t>
      </w:r>
    </w:p>
    <w:p w14:paraId="0BF54E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59051D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āpta-gaṇe, sabāre pratyeke</w:t>
      </w:r>
      <w:r w:rsidRPr="00790008">
        <w:rPr>
          <w:rStyle w:val="BookTitle"/>
          <w:rFonts w:asciiTheme="minorHAnsi" w:hAnsiTheme="minorHAnsi" w:cstheme="minorHAnsi"/>
          <w:b w:val="0"/>
          <w:bCs w:val="0"/>
          <w:color w:val="000000"/>
          <w:sz w:val="28"/>
          <w:szCs w:val="28"/>
        </w:rPr>
        <w:br/>
        <w:t>āpane īśvara vastra dilena kautuke</w:t>
      </w:r>
    </w:p>
    <w:p w14:paraId="04ABA435" w14:textId="2DE8DA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also happily gave cloth to each of the brāhmaṇas, relatives, and friends.</w:t>
      </w:r>
    </w:p>
    <w:p w14:paraId="47C74099" w14:textId="3388B9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15.220</w:t>
      </w:r>
    </w:p>
    <w:p w14:paraId="420602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3763EA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buddhimanta-khāne prabhu dilā āliṅgana</w:t>
      </w:r>
      <w:r w:rsidRPr="00790008">
        <w:rPr>
          <w:rStyle w:val="BookTitle"/>
          <w:rFonts w:asciiTheme="minorHAnsi" w:hAnsiTheme="minorHAnsi" w:cstheme="minorHAnsi"/>
          <w:b w:val="0"/>
          <w:bCs w:val="0"/>
          <w:color w:val="000000"/>
          <w:sz w:val="28"/>
          <w:szCs w:val="28"/>
        </w:rPr>
        <w:br/>
        <w:t>tāhāna ānanda ati akathya-kathana</w:t>
      </w:r>
    </w:p>
    <w:p w14:paraId="16A53230" w14:textId="34478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Then the Lord mercifully embraced Buddhimanta Khān, who felt such ecstasy that it is beyond all description.</w:t>
      </w:r>
    </w:p>
    <w:p w14:paraId="5A831F2C" w14:textId="2F2C48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15.221</w:t>
      </w:r>
    </w:p>
    <w:p w14:paraId="734FBC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412ADA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līlāra kabhu nāhi pariccheda</w:t>
      </w:r>
      <w:r w:rsidRPr="00790008">
        <w:rPr>
          <w:rStyle w:val="BookTitle"/>
          <w:rFonts w:asciiTheme="minorHAnsi" w:hAnsiTheme="minorHAnsi" w:cstheme="minorHAnsi"/>
          <w:b w:val="0"/>
          <w:bCs w:val="0"/>
          <w:color w:val="000000"/>
          <w:sz w:val="28"/>
          <w:szCs w:val="28"/>
        </w:rPr>
        <w:br/>
        <w:t>’āvirbhāva’ ’tirobhāva’ ei kahe veda</w:t>
      </w:r>
    </w:p>
    <w:p w14:paraId="2F17E8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Vedas describe the Lord’s “appearance” and “disappearance,” there is actually no end to His pastimes.</w:t>
      </w:r>
    </w:p>
    <w:p w14:paraId="117F1F06" w14:textId="1CBD8E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propensity for fruitive activities in the living entities is interrupted in due course of time, no one should illegitimately and offensively consider that the transcendental pastimes of the Supreme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equal to the fruitive endeavors of the ordinary living entities. That is why the Vedic literatures have emphatically pointed out the eternal difference between the activities of the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thus forewarned everyone about the dangerous Māyāvāda philosophy. When the Lord with His eternal abode and associates appears (before the eyes of people) in this material world from Goloka-dhāma, it is called the Lord’s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āvirbhāva</w:t>
      </w:r>
      <w:r w:rsidRPr="00790008">
        <w:rPr>
          <w:rStyle w:val="BookTitle"/>
          <w:rFonts w:asciiTheme="minorHAnsi" w:hAnsiTheme="minorHAnsi" w:cstheme="minorHAnsi"/>
          <w:b w:val="0"/>
          <w:bCs w:val="0"/>
          <w:color w:val="000000"/>
          <w:sz w:val="28"/>
          <w:szCs w:val="28"/>
        </w:rPr>
        <w:t xml:space="preserve">, and when the Lord with His eternal abode and associates returns (disappears from the eyes of people) to His eternally unmanifest kingdom of Goloka-dhāma from this material world, it is called the Lord’s </w:t>
      </w:r>
      <w:r w:rsidRPr="00790008">
        <w:rPr>
          <w:rStyle w:val="BookTitle"/>
          <w:rFonts w:asciiTheme="minorHAnsi" w:hAnsiTheme="minorHAnsi" w:cstheme="minorHAnsi"/>
          <w:b w:val="0"/>
          <w:bCs w:val="0"/>
          <w:i/>
          <w:iCs/>
          <w:color w:val="000000"/>
          <w:sz w:val="28"/>
          <w:szCs w:val="28"/>
        </w:rPr>
        <w:t xml:space="preserve">antardhāna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tirobhāva</w:t>
      </w:r>
      <w:r w:rsidRPr="00790008">
        <w:rPr>
          <w:rStyle w:val="BookTitle"/>
          <w:rFonts w:asciiTheme="minorHAnsi" w:hAnsiTheme="minorHAnsi" w:cstheme="minorHAnsi"/>
          <w:b w:val="0"/>
          <w:bCs w:val="0"/>
          <w:color w:val="000000"/>
          <w:sz w:val="28"/>
          <w:szCs w:val="28"/>
        </w:rPr>
        <w:t>. By these activities, the Lord demonstrates the difference between His transcendental pastimes and the birth and death of ordinary living entities. The pastimes of the Supreme Lord are actually unbroken and uninterrupted.</w:t>
      </w:r>
    </w:p>
    <w:p w14:paraId="54D5DFA7" w14:textId="1D630F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15.222</w:t>
      </w:r>
    </w:p>
    <w:p w14:paraId="2BF1E5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1EE4D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daṇḍeke e saba līlā yata haiyāche</w:t>
      </w:r>
      <w:r w:rsidRPr="00790008">
        <w:rPr>
          <w:rStyle w:val="BookTitle"/>
          <w:rFonts w:asciiTheme="minorHAnsi" w:hAnsiTheme="minorHAnsi" w:cstheme="minorHAnsi"/>
          <w:b w:val="0"/>
          <w:bCs w:val="0"/>
          <w:color w:val="000000"/>
          <w:sz w:val="28"/>
          <w:szCs w:val="28"/>
        </w:rPr>
        <w:br/>
        <w:t>śata-varṣe tāhā ke varṇibe,—hena āche?</w:t>
      </w:r>
    </w:p>
    <w:p w14:paraId="20D6B29E" w14:textId="240CEC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in one hundred years the pastimes that the Lord performs in a half hour?</w:t>
      </w:r>
    </w:p>
    <w:p w14:paraId="678F10CB" w14:textId="304A69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15.223</w:t>
      </w:r>
    </w:p>
    <w:p w14:paraId="76841A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34301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ājñā dhari’ śire</w:t>
      </w:r>
      <w:r w:rsidRPr="00790008">
        <w:rPr>
          <w:rStyle w:val="BookTitle"/>
          <w:rFonts w:asciiTheme="minorHAnsi" w:hAnsiTheme="minorHAnsi" w:cstheme="minorHAnsi"/>
          <w:b w:val="0"/>
          <w:bCs w:val="0"/>
          <w:color w:val="000000"/>
          <w:sz w:val="28"/>
          <w:szCs w:val="28"/>
        </w:rPr>
        <w:br/>
        <w:t>sūtra-mātra likhi āmi kṛpā-anusāre</w:t>
      </w:r>
    </w:p>
    <w:p w14:paraId="111EC5BA" w14:textId="4B8479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 have accepted the order of Nityānanda Svarūpa on my head, and by His mercy </w:t>
      </w:r>
      <w:r w:rsidRPr="00790008">
        <w:rPr>
          <w:rStyle w:val="BookTitle"/>
          <w:rFonts w:asciiTheme="minorHAnsi" w:hAnsiTheme="minorHAnsi" w:cstheme="minorHAnsi"/>
          <w:b/>
          <w:bCs/>
          <w:color w:val="800000"/>
          <w:sz w:val="28"/>
          <w:szCs w:val="28"/>
        </w:rPr>
        <w:lastRenderedPageBreak/>
        <w:t>I am briefly writing about these pastimes.</w:t>
      </w:r>
    </w:p>
    <w:p w14:paraId="64942BFD" w14:textId="75071C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15.224</w:t>
      </w:r>
    </w:p>
    <w:p w14:paraId="23686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7D245B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īśvara-līlā ye paḍe, ye śune</w:t>
      </w:r>
      <w:r w:rsidRPr="00790008">
        <w:rPr>
          <w:rStyle w:val="BookTitle"/>
          <w:rFonts w:asciiTheme="minorHAnsi" w:hAnsiTheme="minorHAnsi" w:cstheme="minorHAnsi"/>
          <w:b w:val="0"/>
          <w:bCs w:val="0"/>
          <w:color w:val="000000"/>
          <w:sz w:val="28"/>
          <w:szCs w:val="28"/>
        </w:rPr>
        <w:br/>
        <w:t>se avaśya viharaye gauracandra-sane</w:t>
      </w:r>
    </w:p>
    <w:p w14:paraId="3DDFBDC2" w14:textId="33B335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reads or hears these pastimes of the Supreme Lord certainly associates with Lord Gauracandra.</w:t>
      </w:r>
    </w:p>
    <w:p w14:paraId="4B7F97F0" w14:textId="6E644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15.225</w:t>
      </w:r>
    </w:p>
    <w:p w14:paraId="78F4B1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626B0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B2E3EBD" w14:textId="76D28A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829D2B7"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Fifteen, entitled, “The Marriage of Śrī Viṣṇupriyā.”</w:t>
      </w:r>
    </w:p>
    <w:p w14:paraId="2785B2A3" w14:textId="14576160"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16: The Glories of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Harid</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 xml:space="preserve">sa </w:t>
      </w:r>
      <w:r w:rsidR="006E5183">
        <w:rPr>
          <w:rStyle w:val="BookTitle"/>
          <w:rFonts w:asciiTheme="minorHAnsi" w:hAnsiTheme="minorHAnsi" w:cstheme="minorHAnsi"/>
          <w:b w:val="0"/>
          <w:bCs w:val="0"/>
          <w:vanish w:val="0"/>
          <w:color w:val="004080"/>
          <w:sz w:val="20"/>
          <w:szCs w:val="20"/>
        </w:rPr>
        <w:t>Ṭ</w:t>
      </w:r>
      <w:r w:rsidRPr="00790008">
        <w:rPr>
          <w:rStyle w:val="BookTitle"/>
          <w:rFonts w:asciiTheme="minorHAnsi" w:hAnsiTheme="minorHAnsi" w:cstheme="minorHAnsi"/>
          <w:b w:val="0"/>
          <w:bCs w:val="0"/>
          <w:vanish w:val="0"/>
          <w:color w:val="004080"/>
          <w:sz w:val="20"/>
          <w:szCs w:val="20"/>
        </w:rPr>
        <w:t>h</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kura</w:t>
      </w:r>
    </w:p>
    <w:p w14:paraId="4F22F03B"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Sixteen: The Glories of Śrī Haridāsa Ṭhākura</w:t>
      </w:r>
    </w:p>
    <w:p w14:paraId="0A66D92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glories of Ṭhākura Śrī Haridāsa, the godless condition of Navadvīpa at that time, the meeting of Haridāsa with Advaita Ācārya, the Kazi’s complaint against Haridāsa, the various tortures such as beating with sticks in twenty-two marketplaces, the astonishment of the Mohammedan king on seeing the opulence of Haridāsa, the king’s instruction to freely perform </w:t>
      </w:r>
      <w:r w:rsidRPr="00790008">
        <w:rPr>
          <w:rStyle w:val="BookTitle"/>
          <w:rFonts w:asciiTheme="minorHAnsi" w:hAnsiTheme="minorHAnsi" w:cstheme="minorHAnsi"/>
          <w:b w:val="0"/>
          <w:bCs w:val="0"/>
          <w:i/>
          <w:iCs/>
          <w:color w:val="000000"/>
          <w:sz w:val="28"/>
          <w:szCs w:val="28"/>
        </w:rPr>
        <w:t>kṛṣṇa-saṅkīrtana</w:t>
      </w:r>
      <w:r w:rsidRPr="00790008">
        <w:rPr>
          <w:rStyle w:val="BookTitle"/>
          <w:rFonts w:asciiTheme="minorHAnsi" w:hAnsiTheme="minorHAnsi" w:cstheme="minorHAnsi"/>
          <w:b w:val="0"/>
          <w:bCs w:val="0"/>
          <w:color w:val="000000"/>
          <w:sz w:val="28"/>
          <w:szCs w:val="28"/>
        </w:rPr>
        <w:t xml:space="preserve">, the execution of Haridāsa’s chanting 300,000 names of Kṛṣṇa within a cave at Phuliyā, the description of a great snake who lived in that cave, the imitation of a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the miserable fate of the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Harinadī, who was an offender at the feet of the Vaiṣṇavas and who was opposed to the loud chanting of the holy names.</w:t>
      </w:r>
    </w:p>
    <w:p w14:paraId="26A69A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Śrīman Mahāprabhu enacted His pastimes as a householder and a teacher, the entire country was devoid of spiritual practices. Everyone was simply inclined for insignificant ordinary enjoyment. Even those who studied or taught literatures like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had no respect for </w:t>
      </w:r>
      <w:r w:rsidRPr="00790008">
        <w:rPr>
          <w:rStyle w:val="BookTitle"/>
          <w:rFonts w:asciiTheme="minorHAnsi" w:hAnsiTheme="minorHAnsi" w:cstheme="minorHAnsi"/>
          <w:b w:val="0"/>
          <w:bCs w:val="0"/>
          <w:i/>
          <w:iCs/>
          <w:color w:val="000000"/>
          <w:sz w:val="28"/>
          <w:szCs w:val="28"/>
        </w:rPr>
        <w:t>kṛṣṇa-saṅkīrtana</w:t>
      </w:r>
      <w:r w:rsidRPr="00790008">
        <w:rPr>
          <w:rStyle w:val="BookTitle"/>
          <w:rFonts w:asciiTheme="minorHAnsi" w:hAnsiTheme="minorHAnsi" w:cstheme="minorHAnsi"/>
          <w:b w:val="0"/>
          <w:bCs w:val="0"/>
          <w:color w:val="000000"/>
          <w:sz w:val="28"/>
          <w:szCs w:val="28"/>
        </w:rPr>
        <w:t xml:space="preserve">, which is the purport of all scriptures and the life and soul of all education. Since </w:t>
      </w:r>
      <w:r w:rsidRPr="00790008">
        <w:rPr>
          <w:rStyle w:val="BookTitle"/>
          <w:rFonts w:asciiTheme="minorHAnsi" w:hAnsiTheme="minorHAnsi" w:cstheme="minorHAnsi"/>
          <w:b w:val="0"/>
          <w:bCs w:val="0"/>
          <w:color w:val="000000"/>
          <w:sz w:val="28"/>
          <w:szCs w:val="28"/>
        </w:rPr>
        <w:lastRenderedPageBreak/>
        <w:t>only a few pure devotees chanted the holy names of Kṛṣṇa together in a solitary place, they became the target of everyone’s harassment, teasing, and mischief. The devotees could not find a single sympathetic person to whom they could reveal their mental distress. At such a time Ṭhākura Haridāsa arrived at Navadvīpa.</w:t>
      </w:r>
    </w:p>
    <w:p w14:paraId="60716EA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appeared in the village of Buḍhana. By his mercy, the holy names of Kṛṣṇa were preached in that area. On the pretext of living on the bank of the Ganges, Haridāsa first came to Phuliyā and then went to the house of Advaita Ācārya in Śāntipura, where he became intoxicated by chanting the holy names of Kṛṣṇa in the association of Advaita Ācārya. Being maddened with love of Kṛṣṇa in the form of chanting His holy names, Haridāsa was, more than anyone, free from the least inclination for things other than Kṛṣṇa. Seeing His pure transformations of ecstasy,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Phuliyā began to show him special respect. At that time the most sinful Kazi complained against Haridāsa to the Mohammedan king that although Haridāsa was born in a Mohammedan family he followed and preached the names of the Hindu’s God.</w:t>
      </w:r>
    </w:p>
    <w:p w14:paraId="7AAE7C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men came to take Haridāsa to the king, he fearlessly accompanied them to his court. Considering, “If we get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Haridāsa in the prison house then our pains of miserable prison life will be vanquished,” the prisoners humbly and submissively informed the prison guards about their desire to see Haridāsa Ṭhākura. Śrī Haridāsa also informed the prisoners that their present condition of freedom from material enjoyment was favorable for worshiping Lord Śrī Hari and instructed them to always engage in all conditions in Kṛṣṇa’s service, which is the soul’s real independence.</w:t>
      </w:r>
    </w:p>
    <w:p w14:paraId="12DA86FF" w14:textId="787BE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Mohammedan king asked Haridāsa why he took to Hindu religion, he replied that the Supreme Lord is one nondual substance and He belongs to everyone. He is situated in everyone’s heart as the director, and the living entity acts in whatever way the Lord inspires him. By the request of the most sinful Kazi, the Mohammedan king advised Haridāsa to accept his own religion, failing which he would be severely punished. But Haridāsa replied that even if his body was cut into pieces and his life air left the body he would never give up his </w:t>
      </w:r>
      <w:r w:rsidRPr="00790008">
        <w:rPr>
          <w:rStyle w:val="BookTitle"/>
          <w:rFonts w:asciiTheme="minorHAnsi" w:hAnsiTheme="minorHAnsi" w:cstheme="minorHAnsi"/>
          <w:b w:val="0"/>
          <w:bCs w:val="0"/>
          <w:i/>
          <w:iCs/>
          <w:color w:val="000000"/>
          <w:sz w:val="28"/>
          <w:szCs w:val="28"/>
        </w:rPr>
        <w:t>sva</w:t>
      </w:r>
      <w:ins w:id="249" w:author="your servant" w:date="2020-08-30T19:34:00Z">
        <w:r w:rsidR="009D7B0A">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in the form of chanting the holy names of Hari. In other words, he would never in any condition give up the living entity’s constitutional duties. Although by the order of the Kazi, the miscreants mercilessly beat Haridāsa in twenty-two marketplaces, no sign of death or any misery was found in the body of Haridāsa. Seeing this, the sinful followers of the king became very astonished. Haridāsa was constantly engaged in the ecstasy of chanting the holy names of the Lord; </w:t>
      </w:r>
      <w:r w:rsidRPr="00790008">
        <w:rPr>
          <w:rStyle w:val="BookTitle"/>
          <w:rFonts w:asciiTheme="minorHAnsi" w:hAnsiTheme="minorHAnsi" w:cstheme="minorHAnsi"/>
          <w:b w:val="0"/>
          <w:bCs w:val="0"/>
          <w:color w:val="000000"/>
          <w:sz w:val="28"/>
          <w:szCs w:val="28"/>
        </w:rPr>
        <w:lastRenderedPageBreak/>
        <w:t>therefore, like Prahlāda, he did not feel any misery in spite of such beating. On the contrary, he felt sorry for the unfortunate miscreants who were committing grave offences by torturing a Vaiṣṇava. Haridāsa thus prayed to the Lord to forgive their offences.</w:t>
      </w:r>
    </w:p>
    <w:p w14:paraId="6479B0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that the sinful followers of the king would be severely punished due to being unable to kill him, Haridāsa entered into ecstatic meditation and appeared to be dead. The Kazi considered that if Haridāsa was buried he would attain a higher destination, therefore he ordered his followers to throw Haridāsa into the Ganges for his degradation. Since Viśvambhara was present in the body of Haridāsa at that time, in spite of everyone’s endeavor they could not move him even an inch. After being thrown in the Ganges, Haridāsa floated to the bank. He regained his consciousness and came to the village of Phuliyā while loudly chanting the holy names of Kṛṣṇa. Seeing this opulence of Haridāsa, the Mohammedans considered him a great prophet and began to offer him obeisances. Even the Mohammedan king glorified Haridāsa and begged him for forgiveness with folded hands and then gave Haridāsa permission to chant the holy names of Kṛṣṇa and freely wander anywhere within his kingdom.</w:t>
      </w:r>
    </w:p>
    <w:p w14:paraId="2B87B7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Phuliyā again saw Haridāsa, they became extremely joyful. Out of humility, Haridāsa said that only by good fortunate had he received a token punishment for his great offence of hearing blasphemy of Lord Viṣṇu. Haridāsa then began to chant the holy names 300,000 times a day within a cave on the bank of the Ganges. A fierce poisonous snake lived within that cave, therefore no one could remain there for a long time due to feeling a burning sensation from the intense poison. When the snakebite doctors came to know of the snake’s presence within the cave, they requested Haridāsa to leave the place. When on everyone’s request Haridāsa consented to leave the cave the following day, the snake came out of his hole and left the cave that very evening.</w:t>
      </w:r>
    </w:p>
    <w:p w14:paraId="108EB8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in a rich man’s house a snake charmer was glorifying Kṛṣṇa’s pastimes at Kāliyā-daha. As soon as Haridāsa heard the glories of Kṛṣṇa, he fell unconscious on the ground. Pure ecstatic transformations manifested in his transcendental body. Everyone began to take dust from Haridāsa’s feet and smear it all over their bodies. Seeing this, a cheating, low-class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began to display artificial emotions by imitating Haridāsa in order to attain more prestige. When the snake charmer understood the duplicity of the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severely beat him with a stick. Then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helplessly left that place. The snake charmer then explained to everyone the authenticity of Haridāsa and the duplicity of the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w:t>
      </w:r>
    </w:p>
    <w:p w14:paraId="4E42DF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atheists at that time were opposed to the loud chanting of the holy names. They even considered that as a result of the loud chanting of the holy names they would face famine and their peaceful lives would be disturbed. When a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the village of Harinadī related his concocted views opposed to loud chanting, Haridāsa established the supremacy and </w:t>
      </w:r>
      <w:r w:rsidRPr="00790008">
        <w:rPr>
          <w:rStyle w:val="BookTitle"/>
          <w:rFonts w:asciiTheme="minorHAnsi" w:hAnsiTheme="minorHAnsi" w:cstheme="minorHAnsi"/>
          <w:b w:val="0"/>
          <w:bCs w:val="0"/>
          <w:i/>
          <w:iCs/>
          <w:color w:val="000000"/>
          <w:sz w:val="28"/>
          <w:szCs w:val="28"/>
        </w:rPr>
        <w:t>anartha</w:t>
      </w:r>
      <w:r w:rsidRPr="00790008">
        <w:rPr>
          <w:rStyle w:val="BookTitle"/>
          <w:rFonts w:asciiTheme="minorHAnsi" w:hAnsiTheme="minorHAnsi" w:cstheme="minorHAnsi"/>
          <w:b w:val="0"/>
          <w:bCs w:val="0"/>
          <w:color w:val="000000"/>
          <w:sz w:val="28"/>
          <w:szCs w:val="28"/>
        </w:rPr>
        <w:t xml:space="preserve"> destroying potency of loud chanting through scriptural reasoning. This atheistic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did not believe the statements of Haridāsa that were based on scriptures and accepted Haridāsa as belonging to a particular caste. A few days after swearing that he would cut off the nose and ears of Haridāsa if his words were proven false, the very nose and ears of that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fell off due to smallpox. Haridāsa then left for Navadvīpa with a desire to associate with the devotees headed by Śrī Advaita Ācārya.</w:t>
      </w:r>
    </w:p>
    <w:p w14:paraId="768477E1" w14:textId="5E4A8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w:t>
      </w:r>
    </w:p>
    <w:p w14:paraId="52F7D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8207C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dīna-bandhu śrī-gaurasundara</w:t>
      </w:r>
      <w:r w:rsidRPr="00790008">
        <w:rPr>
          <w:rStyle w:val="BookTitle"/>
          <w:rFonts w:asciiTheme="minorHAnsi" w:hAnsiTheme="minorHAnsi" w:cstheme="minorHAnsi"/>
          <w:b w:val="0"/>
          <w:bCs w:val="0"/>
          <w:color w:val="000000"/>
          <w:sz w:val="28"/>
          <w:szCs w:val="28"/>
        </w:rPr>
        <w:br/>
        <w:t>jaya jaya lakṣmī-kānta sabāra īśvara</w:t>
      </w:r>
    </w:p>
    <w:p w14:paraId="10F7BF54" w14:textId="15458C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Gaurasundara, the friend of the poor. All glories to the Supreme Lord, the beloved of Lakṣmī.</w:t>
      </w:r>
    </w:p>
    <w:p w14:paraId="0B73A115" w14:textId="636C3F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w:t>
      </w:r>
    </w:p>
    <w:p w14:paraId="6DF752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454C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bhakta-rakṣā hetu avatāra</w:t>
      </w:r>
      <w:r w:rsidRPr="00790008">
        <w:rPr>
          <w:rStyle w:val="BookTitle"/>
          <w:rFonts w:asciiTheme="minorHAnsi" w:hAnsiTheme="minorHAnsi" w:cstheme="minorHAnsi"/>
          <w:b w:val="0"/>
          <w:bCs w:val="0"/>
          <w:color w:val="000000"/>
          <w:sz w:val="28"/>
          <w:szCs w:val="28"/>
        </w:rPr>
        <w:br/>
        <w:t>jaya sarva-kāla-satya kīrtana-vihāra</w:t>
      </w:r>
    </w:p>
    <w:p w14:paraId="553EB823" w14:textId="015EFE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who has incarnated to protect the devotees. All glories to Him who enjoys the chanting of the holy names and who is the eternal Absolute Truth.</w:t>
      </w:r>
    </w:p>
    <w:p w14:paraId="622AE9CF" w14:textId="5B3ED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w:t>
      </w:r>
    </w:p>
    <w:p w14:paraId="235894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43C1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bhakta-goṣṭhī-sahita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60601D6B" w14:textId="32B63C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along with His associates. By hearing the topics of Lord Caitanya, one attains devotional service to the Lord.</w:t>
      </w:r>
    </w:p>
    <w:p w14:paraId="62556AE2" w14:textId="5D03E3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w:t>
      </w:r>
    </w:p>
    <w:p w14:paraId="01F258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08AB4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ati amṛtera dhāra</w:t>
      </w:r>
      <w:r w:rsidRPr="00790008">
        <w:rPr>
          <w:rStyle w:val="BookTitle"/>
          <w:rFonts w:asciiTheme="minorHAnsi" w:hAnsiTheme="minorHAnsi" w:cstheme="minorHAnsi"/>
          <w:b w:val="0"/>
          <w:bCs w:val="0"/>
          <w:color w:val="000000"/>
          <w:sz w:val="28"/>
          <w:szCs w:val="28"/>
        </w:rPr>
        <w:br/>
        <w:t>yahiṅ gaurāṅgera sarva-mohana vihāra</w:t>
      </w:r>
    </w:p>
    <w:p w14:paraId="3DFD58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topics of Ādi-khaṇḍa are like a stream of nectar, full of the enchanting descriptions of Lord Gaurāṅga’s pastimes.</w:t>
      </w:r>
    </w:p>
    <w:p w14:paraId="1FC927C1" w14:textId="43480B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sarva-mohana vihāra</w:t>
      </w:r>
      <w:r w:rsidRPr="00790008">
        <w:rPr>
          <w:rStyle w:val="BookTitle"/>
          <w:rFonts w:asciiTheme="minorHAnsi" w:hAnsiTheme="minorHAnsi" w:cstheme="minorHAnsi"/>
          <w:b w:val="0"/>
          <w:bCs w:val="0"/>
          <w:color w:val="000000"/>
          <w:sz w:val="28"/>
          <w:szCs w:val="28"/>
        </w:rPr>
        <w:t xml:space="preserve"> is explained as follows: Both those who see and those who hear about Gaurasundara’s pastimes as a child and youth are enchanted. The concocted consideration of </w:t>
      </w:r>
      <w:r w:rsidRPr="00790008">
        <w:rPr>
          <w:rStyle w:val="BookTitle"/>
          <w:rFonts w:asciiTheme="minorHAnsi" w:hAnsiTheme="minorHAnsi" w:cstheme="minorHAnsi"/>
          <w:b w:val="0"/>
          <w:bCs w:val="0"/>
          <w:i/>
          <w:iCs/>
          <w:color w:val="000000"/>
          <w:sz w:val="28"/>
          <w:szCs w:val="28"/>
        </w:rPr>
        <w:t xml:space="preserve">parakīya </w:t>
      </w:r>
      <w:r w:rsidRPr="00790008">
        <w:rPr>
          <w:rStyle w:val="BookTitle"/>
          <w:rFonts w:asciiTheme="minorHAnsi" w:hAnsiTheme="minorHAnsi" w:cstheme="minorHAnsi"/>
          <w:b w:val="0"/>
          <w:bCs w:val="0"/>
          <w:color w:val="000000"/>
          <w:sz w:val="28"/>
          <w:szCs w:val="28"/>
        </w:rPr>
        <w:t xml:space="preserve">attributed to Gaurasundara by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is not the purport of the phrase </w:t>
      </w:r>
      <w:r w:rsidRPr="00790008">
        <w:rPr>
          <w:rStyle w:val="BookTitle"/>
          <w:rFonts w:asciiTheme="minorHAnsi" w:hAnsiTheme="minorHAnsi" w:cstheme="minorHAnsi"/>
          <w:b w:val="0"/>
          <w:bCs w:val="0"/>
          <w:i/>
          <w:iCs/>
          <w:color w:val="000000"/>
          <w:sz w:val="28"/>
          <w:szCs w:val="28"/>
        </w:rPr>
        <w:t>sarva-mohana</w:t>
      </w:r>
      <w:r w:rsidRPr="00790008">
        <w:rPr>
          <w:rStyle w:val="BookTitle"/>
          <w:rFonts w:asciiTheme="minorHAnsi" w:hAnsiTheme="minorHAnsi" w:cstheme="minorHAnsi"/>
          <w:b w:val="0"/>
          <w:bCs w:val="0"/>
          <w:color w:val="000000"/>
          <w:sz w:val="28"/>
          <w:szCs w:val="28"/>
        </w:rPr>
        <w:t>.</w:t>
      </w:r>
    </w:p>
    <w:p w14:paraId="0306ED82" w14:textId="7F23C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w:t>
      </w:r>
    </w:p>
    <w:p w14:paraId="3BD258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6B50A1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navadvīpe</w:t>
      </w:r>
      <w:r w:rsidRPr="00790008">
        <w:rPr>
          <w:rStyle w:val="BookTitle"/>
          <w:rFonts w:asciiTheme="minorHAnsi" w:hAnsiTheme="minorHAnsi" w:cstheme="minorHAnsi"/>
          <w:b w:val="0"/>
          <w:bCs w:val="0"/>
          <w:color w:val="000000"/>
          <w:sz w:val="28"/>
          <w:szCs w:val="28"/>
        </w:rPr>
        <w:br/>
        <w:t>gṛhastha haiyā paḍāyena dvija-rūpe</w:t>
      </w:r>
    </w:p>
    <w:p w14:paraId="2EFCF73A" w14:textId="2CD7BB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continued teaching as a householder.</w:t>
      </w:r>
    </w:p>
    <w:p w14:paraId="39A52DA2" w14:textId="0E8979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w:t>
      </w:r>
    </w:p>
    <w:p w14:paraId="10D477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5DB3A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prema-bhakti-prakāśa nimitta avatāra</w:t>
      </w:r>
      <w:r w:rsidRPr="00790008">
        <w:rPr>
          <w:rStyle w:val="BookTitle"/>
          <w:rFonts w:asciiTheme="minorHAnsi" w:hAnsiTheme="minorHAnsi" w:cstheme="minorHAnsi"/>
          <w:b w:val="0"/>
          <w:bCs w:val="0"/>
          <w:color w:val="000000"/>
          <w:sz w:val="28"/>
          <w:szCs w:val="28"/>
        </w:rPr>
        <w:br/>
        <w:t>tāhā kichu nā karena, icchā se tāṅhāra</w:t>
      </w:r>
    </w:p>
    <w:p w14:paraId="4AF627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incarnated to distribute love and devotion, but by His supreme will He had not yet begun.</w:t>
      </w:r>
    </w:p>
    <w:p w14:paraId="4D90D9D3" w14:textId="3B4116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Gaurasundara appeared to distribute loving devotional service to Kṛṣṇa, in His childhood pastimes He did not manifest such devotional service. This is proof of His independent will. His supreme will is absolute and independent. If a living entity, by awakening his subordinate nature, can understand His desire, then the eternally controlled living entity will no longer try to illegitimately dominate Him.</w:t>
      </w:r>
    </w:p>
    <w:p w14:paraId="49015F53" w14:textId="4D058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w:t>
      </w:r>
    </w:p>
    <w:p w14:paraId="54B2C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3E8DE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 paramārtha-śunya sakala saṁsāra</w:t>
      </w:r>
      <w:r w:rsidRPr="00790008">
        <w:rPr>
          <w:rStyle w:val="BookTitle"/>
          <w:rFonts w:asciiTheme="minorHAnsi" w:hAnsiTheme="minorHAnsi" w:cstheme="minorHAnsi"/>
          <w:b w:val="0"/>
          <w:bCs w:val="0"/>
          <w:color w:val="000000"/>
          <w:sz w:val="28"/>
          <w:szCs w:val="28"/>
        </w:rPr>
        <w:br/>
        <w:t>tuccha-rasa viṣaye se ādara sabāra</w:t>
      </w:r>
    </w:p>
    <w:p w14:paraId="3E58F6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entire world was devoid of spiritual practice, for everyone was attached to insignificant sense gratification.</w:t>
      </w:r>
    </w:p>
    <w:p w14:paraId="73AA9E4F" w14:textId="60447C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During the time of Gaurasundara, the living entities of this material world were extremely maddened by the insignificant taste of sense objects. Instead of realizing that the only purpose of life was to make spiritual advancement, people were eager for their own sense enjoyment and averse to the service of Kṛṣṇa. In fact, the community of sense enjoyers, who glorify religiosity, economic development, and sense gratification, and the community of renunciates, who </w:t>
      </w:r>
      <w:r w:rsidRPr="00790008">
        <w:rPr>
          <w:rStyle w:val="BookTitle"/>
          <w:rFonts w:asciiTheme="minorHAnsi" w:hAnsiTheme="minorHAnsi" w:cstheme="minorHAnsi"/>
          <w:b w:val="0"/>
          <w:bCs w:val="0"/>
          <w:color w:val="000000"/>
          <w:sz w:val="28"/>
          <w:szCs w:val="28"/>
        </w:rPr>
        <w:lastRenderedPageBreak/>
        <w:t>aspire for liberation from material existence, became completely devoid of devotional service to Kṛṣṇa. Not even the slightest propensity for serving Kṛṣṇa could be found in their hearts at any time. One may refer to the purport on the following verse 308.</w:t>
      </w:r>
    </w:p>
    <w:p w14:paraId="73882E70" w14:textId="0A4000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w:t>
      </w:r>
    </w:p>
    <w:p w14:paraId="4A6A74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6FDAB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vā paḍāya ye-ye-jana</w:t>
      </w:r>
      <w:r w:rsidRPr="00790008">
        <w:rPr>
          <w:rStyle w:val="BookTitle"/>
          <w:rFonts w:asciiTheme="minorHAnsi" w:hAnsiTheme="minorHAnsi" w:cstheme="minorHAnsi"/>
          <w:b w:val="0"/>
          <w:bCs w:val="0"/>
          <w:color w:val="000000"/>
          <w:sz w:val="28"/>
          <w:szCs w:val="28"/>
        </w:rPr>
        <w:br/>
        <w:t>tā’rā o nā bale, nā balaya kṛṣṇa-saṅkīrtana</w:t>
      </w:r>
    </w:p>
    <w:p w14:paraId="295A43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recited or heard Bhagavad-gītā or Śrīmad Bhāgavatam never engaged in saṅkīrtana.</w:t>
      </w:r>
    </w:p>
    <w:p w14:paraId="06F7DDE8" w14:textId="75E691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if some persons exhibited an attempt to teach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in spite of studying these devotional scriptures, they never engaged in congregational chanting of the holy names, nor did they realize that such chanting was the only purport of the devotional scriptures, nor did they induce others to engage in congregational chanting.</w:t>
      </w:r>
    </w:p>
    <w:p w14:paraId="6E08C493" w14:textId="622BD6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w:t>
      </w:r>
    </w:p>
    <w:p w14:paraId="616A3D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286E3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tāli diyā se sakala bhakta-gaṇa</w:t>
      </w:r>
      <w:r w:rsidRPr="00790008">
        <w:rPr>
          <w:rStyle w:val="BookTitle"/>
          <w:rFonts w:asciiTheme="minorHAnsi" w:hAnsiTheme="minorHAnsi" w:cstheme="minorHAnsi"/>
          <w:b w:val="0"/>
          <w:bCs w:val="0"/>
          <w:color w:val="000000"/>
          <w:sz w:val="28"/>
          <w:szCs w:val="28"/>
        </w:rPr>
        <w:br/>
        <w:t>āpanā-āpani meli’ karena kīrtana</w:t>
      </w:r>
    </w:p>
    <w:p w14:paraId="64990CCA" w14:textId="0C9E1A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performed kīrtana among themselves while simply clapping their hands.</w:t>
      </w:r>
    </w:p>
    <w:p w14:paraId="5E8C851C" w14:textId="0BDF1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w:t>
      </w:r>
    </w:p>
    <w:p w14:paraId="4FDB7A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BCC4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 o upahāsa karaye sabāre</w:t>
      </w:r>
      <w:r w:rsidRPr="00790008">
        <w:rPr>
          <w:rStyle w:val="BookTitle"/>
          <w:rFonts w:asciiTheme="minorHAnsi" w:hAnsiTheme="minorHAnsi" w:cstheme="minorHAnsi"/>
          <w:b w:val="0"/>
          <w:bCs w:val="0"/>
          <w:color w:val="000000"/>
          <w:sz w:val="28"/>
          <w:szCs w:val="28"/>
        </w:rPr>
        <w:br/>
        <w:t>“ihārā ki kārye ḍāk chāḍe uccasvare</w:t>
      </w:r>
    </w:p>
    <w:p w14:paraId="64942F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people still criticized them by saying, “Why are they chanting so loudly?</w:t>
      </w:r>
    </w:p>
    <w:p w14:paraId="72F97533" w14:textId="06D2EB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ḍāk</w:t>
      </w:r>
      <w:r w:rsidRPr="00790008">
        <w:rPr>
          <w:rStyle w:val="BookTitle"/>
          <w:rFonts w:asciiTheme="minorHAnsi" w:hAnsiTheme="minorHAnsi" w:cstheme="minorHAnsi"/>
          <w:b w:val="0"/>
          <w:bCs w:val="0"/>
          <w:color w:val="000000"/>
          <w:sz w:val="28"/>
          <w:szCs w:val="28"/>
        </w:rPr>
        <w:t xml:space="preserve"> is found in local language and means “a loud sound made in the mouth,” “a scream,” “a call,” “an utterance,” or “an address.”</w:t>
      </w:r>
    </w:p>
    <w:p w14:paraId="671209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chāḍe</w:t>
      </w:r>
      <w:r w:rsidRPr="00790008">
        <w:rPr>
          <w:rStyle w:val="BookTitle"/>
          <w:rFonts w:asciiTheme="minorHAnsi" w:hAnsiTheme="minorHAnsi" w:cstheme="minorHAnsi"/>
          <w:b w:val="0"/>
          <w:bCs w:val="0"/>
          <w:color w:val="000000"/>
          <w:sz w:val="28"/>
          <w:szCs w:val="28"/>
        </w:rPr>
        <w:t xml:space="preserve"> (coming from a local corruption of the word </w:t>
      </w:r>
      <w:r w:rsidRPr="00790008">
        <w:rPr>
          <w:rStyle w:val="BookTitle"/>
          <w:rFonts w:asciiTheme="minorHAnsi" w:hAnsiTheme="minorHAnsi" w:cstheme="minorHAnsi"/>
          <w:b w:val="0"/>
          <w:bCs w:val="0"/>
          <w:i/>
          <w:iCs/>
          <w:color w:val="000000"/>
          <w:sz w:val="28"/>
          <w:szCs w:val="28"/>
        </w:rPr>
        <w:t>sāra</w:t>
      </w:r>
      <w:r w:rsidRPr="00790008">
        <w:rPr>
          <w:rStyle w:val="BookTitle"/>
          <w:rFonts w:asciiTheme="minorHAnsi" w:hAnsiTheme="minorHAnsi" w:cstheme="minorHAnsi"/>
          <w:b w:val="0"/>
          <w:bCs w:val="0"/>
          <w:color w:val="000000"/>
          <w:sz w:val="28"/>
          <w:szCs w:val="28"/>
        </w:rPr>
        <w:t xml:space="preserve">, which is derived from the Sanskrit verb </w:t>
      </w:r>
      <w:r w:rsidRPr="00790008">
        <w:rPr>
          <w:rStyle w:val="BookTitle"/>
          <w:rFonts w:asciiTheme="minorHAnsi" w:hAnsiTheme="minorHAnsi" w:cstheme="minorHAnsi"/>
          <w:b w:val="0"/>
          <w:bCs w:val="0"/>
          <w:i/>
          <w:iCs/>
          <w:color w:val="000000"/>
          <w:sz w:val="28"/>
          <w:szCs w:val="28"/>
        </w:rPr>
        <w:t>sṛ</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ṇic,</w:t>
      </w:r>
      <w:r w:rsidRPr="00790008">
        <w:rPr>
          <w:rStyle w:val="BookTitle"/>
          <w:rFonts w:asciiTheme="minorHAnsi" w:hAnsiTheme="minorHAnsi" w:cstheme="minorHAnsi"/>
          <w:b w:val="0"/>
          <w:bCs w:val="0"/>
          <w:color w:val="000000"/>
          <w:sz w:val="28"/>
          <w:szCs w:val="28"/>
        </w:rPr>
        <w:t xml:space="preserve"> and the verb </w:t>
      </w:r>
      <w:r w:rsidRPr="00790008">
        <w:rPr>
          <w:rStyle w:val="BookTitle"/>
          <w:rFonts w:asciiTheme="minorHAnsi" w:hAnsiTheme="minorHAnsi" w:cstheme="minorHAnsi"/>
          <w:b w:val="0"/>
          <w:bCs w:val="0"/>
          <w:i/>
          <w:iCs/>
          <w:color w:val="000000"/>
          <w:sz w:val="28"/>
          <w:szCs w:val="28"/>
        </w:rPr>
        <w:t>chāḍā,</w:t>
      </w:r>
      <w:r w:rsidRPr="00790008">
        <w:rPr>
          <w:rStyle w:val="BookTitle"/>
          <w:rFonts w:asciiTheme="minorHAnsi" w:hAnsiTheme="minorHAnsi" w:cstheme="minorHAnsi"/>
          <w:b w:val="0"/>
          <w:bCs w:val="0"/>
          <w:color w:val="000000"/>
          <w:sz w:val="28"/>
          <w:szCs w:val="28"/>
        </w:rPr>
        <w:t xml:space="preserve"> which comes from the Hindi word </w:t>
      </w:r>
      <w:r w:rsidRPr="00790008">
        <w:rPr>
          <w:rStyle w:val="BookTitle"/>
          <w:rFonts w:asciiTheme="minorHAnsi" w:hAnsiTheme="minorHAnsi" w:cstheme="minorHAnsi"/>
          <w:b w:val="0"/>
          <w:bCs w:val="0"/>
          <w:i/>
          <w:iCs/>
          <w:color w:val="000000"/>
          <w:sz w:val="28"/>
          <w:szCs w:val="28"/>
        </w:rPr>
        <w:t>choḍnā</w:t>
      </w:r>
      <w:r w:rsidRPr="00790008">
        <w:rPr>
          <w:rStyle w:val="BookTitle"/>
          <w:rFonts w:asciiTheme="minorHAnsi" w:hAnsiTheme="minorHAnsi" w:cstheme="minorHAnsi"/>
          <w:b w:val="0"/>
          <w:bCs w:val="0"/>
          <w:color w:val="000000"/>
          <w:sz w:val="28"/>
          <w:szCs w:val="28"/>
        </w:rPr>
        <w:t>) means “to release or let out,” in other words, “to release from one’s mouth.”</w:t>
      </w:r>
    </w:p>
    <w:p w14:paraId="3A13D8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ḍāk chāḍe</w:t>
      </w:r>
      <w:r w:rsidRPr="00790008">
        <w:rPr>
          <w:rStyle w:val="BookTitle"/>
          <w:rFonts w:asciiTheme="minorHAnsi" w:hAnsiTheme="minorHAnsi" w:cstheme="minorHAnsi"/>
          <w:b w:val="0"/>
          <w:bCs w:val="0"/>
          <w:color w:val="000000"/>
          <w:sz w:val="28"/>
          <w:szCs w:val="28"/>
        </w:rPr>
        <w:t xml:space="preserve"> thus means “shouting” or “making noise.” Those devotees who chanted the names of Kṛṣṇa while clapping their hands were ridiculed by </w:t>
      </w:r>
      <w:r w:rsidRPr="00790008">
        <w:rPr>
          <w:rStyle w:val="BookTitle"/>
          <w:rFonts w:asciiTheme="minorHAnsi" w:hAnsiTheme="minorHAnsi" w:cstheme="minorHAnsi"/>
          <w:b w:val="0"/>
          <w:bCs w:val="0"/>
          <w:color w:val="000000"/>
          <w:sz w:val="28"/>
          <w:szCs w:val="28"/>
        </w:rPr>
        <w:lastRenderedPageBreak/>
        <w:t>foolish persons who were bewildered by the illusory energy and devoid of chanting the holy names of Kṛṣṇa. Such persons did not at all understand the purpose of loudly chanting the names of Kṛṣṇa.</w:t>
      </w:r>
    </w:p>
    <w:p w14:paraId="2668C644" w14:textId="2B04A3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w:t>
      </w:r>
    </w:p>
    <w:p w14:paraId="1C8AD5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23A6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āmi-brahma, āmātei vaise nirañjana</w:t>
      </w:r>
      <w:r w:rsidRPr="00790008">
        <w:rPr>
          <w:rStyle w:val="BookTitle"/>
          <w:rFonts w:asciiTheme="minorHAnsi" w:hAnsiTheme="minorHAnsi" w:cstheme="minorHAnsi"/>
          <w:b w:val="0"/>
          <w:bCs w:val="0"/>
          <w:color w:val="000000"/>
          <w:sz w:val="28"/>
          <w:szCs w:val="28"/>
        </w:rPr>
        <w:br/>
        <w:t>dāsa-prabhu-bheda vā karaye ki-kāraṇa?”</w:t>
      </w:r>
    </w:p>
    <w:p w14:paraId="2B14BA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the Supreme Brahman. Within me sits the Absolute Truth. So, where is the difference between master and servant?”</w:t>
      </w:r>
    </w:p>
    <w:p w14:paraId="04AC400A" w14:textId="23EF36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nirañjana </w:t>
      </w:r>
      <w:r w:rsidRPr="00790008">
        <w:rPr>
          <w:rStyle w:val="BookTitle"/>
          <w:rFonts w:asciiTheme="minorHAnsi" w:hAnsiTheme="minorHAnsi" w:cstheme="minorHAnsi"/>
          <w:b w:val="0"/>
          <w:bCs w:val="0"/>
          <w:color w:val="000000"/>
          <w:sz w:val="28"/>
          <w:szCs w:val="28"/>
        </w:rPr>
        <w:t xml:space="preserve">refers to one who is without </w:t>
      </w:r>
      <w:r w:rsidRPr="00790008">
        <w:rPr>
          <w:rStyle w:val="BookTitle"/>
          <w:rFonts w:asciiTheme="minorHAnsi" w:hAnsiTheme="minorHAnsi" w:cstheme="minorHAnsi"/>
          <w:b w:val="0"/>
          <w:bCs w:val="0"/>
          <w:i/>
          <w:iCs/>
          <w:color w:val="000000"/>
          <w:sz w:val="28"/>
          <w:szCs w:val="28"/>
        </w:rPr>
        <w:t>añjana</w:t>
      </w:r>
      <w:r w:rsidRPr="00790008">
        <w:rPr>
          <w:rStyle w:val="BookTitle"/>
          <w:rFonts w:asciiTheme="minorHAnsi" w:hAnsiTheme="minorHAnsi" w:cstheme="minorHAnsi"/>
          <w:b w:val="0"/>
          <w:bCs w:val="0"/>
          <w:color w:val="000000"/>
          <w:sz w:val="28"/>
          <w:szCs w:val="28"/>
        </w:rPr>
        <w:t xml:space="preserve"> (material designations born of the illusory energy or nescience), one who is devoid of false identification, one who is faultless, one who is spotless, or one who is pure. In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tadā vidvān puṇya-pāpe vidhūya nirañjanaḥ paramaṁ sāmyam upaiti</w:t>
      </w:r>
      <w:r w:rsidRPr="00790008">
        <w:rPr>
          <w:rStyle w:val="BookTitle"/>
          <w:rFonts w:asciiTheme="minorHAnsi" w:hAnsiTheme="minorHAnsi" w:cstheme="minorHAnsi"/>
          <w:b w:val="0"/>
          <w:bCs w:val="0"/>
          <w:color w:val="000000"/>
          <w:sz w:val="28"/>
          <w:szCs w:val="28"/>
        </w:rPr>
        <w:t>—“Then that intelligent person transcends both pious and impious activities, becomes free from worldly bondage, and enters the divine abode of the Lord.”</w:t>
      </w:r>
    </w:p>
    <w:p w14:paraId="5F2174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dāsa-prabhu-bheda </w:t>
      </w:r>
      <w:r w:rsidRPr="00790008">
        <w:rPr>
          <w:rStyle w:val="BookTitle"/>
          <w:rFonts w:asciiTheme="minorHAnsi" w:hAnsiTheme="minorHAnsi" w:cstheme="minorHAnsi"/>
          <w:b w:val="0"/>
          <w:bCs w:val="0"/>
          <w:color w:val="000000"/>
          <w:sz w:val="28"/>
          <w:szCs w:val="28"/>
        </w:rPr>
        <w:t xml:space="preserve">is explained as follows: The transcendental relationship, in the form of </w:t>
      </w:r>
      <w:r w:rsidRPr="00790008">
        <w:rPr>
          <w:rStyle w:val="BookTitle"/>
          <w:rFonts w:asciiTheme="minorHAnsi" w:hAnsiTheme="minorHAnsi" w:cstheme="minorHAnsi"/>
          <w:b w:val="0"/>
          <w:bCs w:val="0"/>
          <w:i/>
          <w:iCs/>
          <w:color w:val="000000"/>
          <w:sz w:val="28"/>
          <w:szCs w:val="28"/>
        </w:rPr>
        <w:t>prabhu-dāsa</w:t>
      </w:r>
      <w:r w:rsidRPr="00790008">
        <w:rPr>
          <w:rStyle w:val="BookTitle"/>
          <w:rFonts w:asciiTheme="minorHAnsi" w:hAnsiTheme="minorHAnsi" w:cstheme="minorHAnsi"/>
          <w:b w:val="0"/>
          <w:bCs w:val="0"/>
          <w:color w:val="000000"/>
          <w:sz w:val="28"/>
          <w:szCs w:val="28"/>
        </w:rPr>
        <w:t xml:space="preserve">, between the Supreme Brahman (the almighty fully conscious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the minutely conscious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the purport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Vedic desire tree, the natural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and the essence of Vedic knowledge or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which are the head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218348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following are a few Vedic references regarding the phrase </w:t>
      </w:r>
      <w:r w:rsidRPr="00790008">
        <w:rPr>
          <w:rStyle w:val="BookTitle"/>
          <w:rFonts w:asciiTheme="minorHAnsi" w:hAnsiTheme="minorHAnsi" w:cstheme="minorHAnsi"/>
          <w:b w:val="0"/>
          <w:bCs w:val="0"/>
          <w:i/>
          <w:iCs/>
          <w:color w:val="000000"/>
          <w:sz w:val="28"/>
          <w:szCs w:val="28"/>
        </w:rPr>
        <w:t>dāsa-prabhu-bheda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(3.2.3) and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(1.2.23) it is stated: </w:t>
      </w:r>
      <w:r w:rsidRPr="00790008">
        <w:rPr>
          <w:rStyle w:val="BookTitle"/>
          <w:rFonts w:asciiTheme="minorHAnsi" w:hAnsiTheme="minorHAnsi" w:cstheme="minorHAnsi"/>
          <w:b w:val="0"/>
          <w:bCs w:val="0"/>
          <w:i/>
          <w:iCs/>
          <w:color w:val="000000"/>
          <w:sz w:val="28"/>
          <w:szCs w:val="28"/>
        </w:rPr>
        <w:t>yam evaiṣa vṛṇute tena labhyas tasyaiṣa ātmā vivṛṇute tanūṁ svām</w:t>
      </w:r>
      <w:r w:rsidRPr="00790008">
        <w:rPr>
          <w:rStyle w:val="BookTitle"/>
          <w:rFonts w:asciiTheme="minorHAnsi" w:hAnsiTheme="minorHAnsi" w:cstheme="minorHAnsi"/>
          <w:b w:val="0"/>
          <w:bCs w:val="0"/>
          <w:color w:val="000000"/>
          <w:sz w:val="28"/>
          <w:szCs w:val="28"/>
        </w:rPr>
        <w:t xml:space="preserve">—“The Lord is obtained only by one whom He Himself chooses. To such a person He manifests His own form.” Also in the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(2.1.1 and 4) it is stated: </w:t>
      </w:r>
      <w:r w:rsidRPr="00790008">
        <w:rPr>
          <w:rStyle w:val="BookTitle"/>
          <w:rFonts w:asciiTheme="minorHAnsi" w:hAnsiTheme="minorHAnsi" w:cstheme="minorHAnsi"/>
          <w:b w:val="0"/>
          <w:bCs w:val="0"/>
          <w:i/>
          <w:iCs/>
          <w:color w:val="000000"/>
          <w:sz w:val="28"/>
          <w:szCs w:val="28"/>
        </w:rPr>
        <w:t>kaścid dhīraḥ pratyag ātmānam aikṣad āvṛtta-cakṣur amṛtatvam icchan</w:t>
      </w:r>
      <w:r w:rsidRPr="00790008">
        <w:rPr>
          <w:rStyle w:val="BookTitle"/>
          <w:rFonts w:asciiTheme="minorHAnsi" w:hAnsiTheme="minorHAnsi" w:cstheme="minorHAnsi"/>
          <w:b w:val="0"/>
          <w:bCs w:val="0"/>
          <w:color w:val="000000"/>
          <w:sz w:val="28"/>
          <w:szCs w:val="28"/>
        </w:rPr>
        <w:t xml:space="preserve">—“With a desire to attain immortality, a sober practitioner sees the Supreme Lord while closing his eyes,” and </w:t>
      </w:r>
      <w:r w:rsidRPr="00790008">
        <w:rPr>
          <w:rStyle w:val="BookTitle"/>
          <w:rFonts w:asciiTheme="minorHAnsi" w:hAnsiTheme="minorHAnsi" w:cstheme="minorHAnsi"/>
          <w:b w:val="0"/>
          <w:bCs w:val="0"/>
          <w:i/>
          <w:iCs/>
          <w:color w:val="000000"/>
          <w:sz w:val="28"/>
          <w:szCs w:val="28"/>
        </w:rPr>
        <w:t>mahāntaṁ vibhum ātmānaṁ matvā dhīro na śocati</w:t>
      </w:r>
      <w:r w:rsidRPr="00790008">
        <w:rPr>
          <w:rStyle w:val="BookTitle"/>
          <w:rFonts w:asciiTheme="minorHAnsi" w:hAnsiTheme="minorHAnsi" w:cstheme="minorHAnsi"/>
          <w:b w:val="0"/>
          <w:bCs w:val="0"/>
          <w:color w:val="000000"/>
          <w:sz w:val="28"/>
          <w:szCs w:val="28"/>
        </w:rPr>
        <w:t xml:space="preserve">—“A sober worshiper, after realizing the great, all-pervading Supersoul no longer laments.”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(2.2.3) it is stated: </w:t>
      </w:r>
      <w:r w:rsidRPr="00790008">
        <w:rPr>
          <w:rStyle w:val="BookTitle"/>
          <w:rFonts w:asciiTheme="minorHAnsi" w:hAnsiTheme="minorHAnsi" w:cstheme="minorHAnsi"/>
          <w:b w:val="0"/>
          <w:bCs w:val="0"/>
          <w:i/>
          <w:iCs/>
          <w:color w:val="000000"/>
          <w:sz w:val="28"/>
          <w:szCs w:val="28"/>
        </w:rPr>
        <w:t>madhye vāmanam āsīnaṁ viśve devā upāsate</w:t>
      </w:r>
      <w:r w:rsidRPr="00790008">
        <w:rPr>
          <w:rStyle w:val="BookTitle"/>
          <w:rFonts w:asciiTheme="minorHAnsi" w:hAnsiTheme="minorHAnsi" w:cstheme="minorHAnsi"/>
          <w:b w:val="0"/>
          <w:bCs w:val="0"/>
          <w:color w:val="000000"/>
          <w:sz w:val="28"/>
          <w:szCs w:val="28"/>
        </w:rPr>
        <w:t xml:space="preserve">—“Śrī Vāmanadeva is sitting amongst all the demigods, who are worshiping Him.”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(2.2.12-13) it is stated: </w:t>
      </w:r>
      <w:r w:rsidRPr="00790008">
        <w:rPr>
          <w:rStyle w:val="BookTitle"/>
          <w:rFonts w:asciiTheme="minorHAnsi" w:hAnsiTheme="minorHAnsi" w:cstheme="minorHAnsi"/>
          <w:b w:val="0"/>
          <w:bCs w:val="0"/>
          <w:i/>
          <w:iCs/>
          <w:color w:val="000000"/>
          <w:sz w:val="28"/>
          <w:szCs w:val="28"/>
        </w:rPr>
        <w:t>tam ātmasthaṁ ye’ nupaśyanti dhīras-teṣāṁ sukhaṁ śāśvataṁ (śānti śāśvatī) netareṣām</w:t>
      </w:r>
      <w:r w:rsidRPr="00790008">
        <w:rPr>
          <w:rStyle w:val="BookTitle"/>
          <w:rFonts w:asciiTheme="minorHAnsi" w:hAnsiTheme="minorHAnsi" w:cstheme="minorHAnsi"/>
          <w:b w:val="0"/>
          <w:bCs w:val="0"/>
          <w:color w:val="000000"/>
          <w:sz w:val="28"/>
          <w:szCs w:val="28"/>
        </w:rPr>
        <w:t xml:space="preserve">—“Only the </w:t>
      </w:r>
      <w:r w:rsidRPr="00790008">
        <w:rPr>
          <w:rStyle w:val="BookTitle"/>
          <w:rFonts w:asciiTheme="minorHAnsi" w:hAnsiTheme="minorHAnsi" w:cstheme="minorHAnsi"/>
          <w:b w:val="0"/>
          <w:bCs w:val="0"/>
          <w:color w:val="000000"/>
          <w:sz w:val="28"/>
          <w:szCs w:val="28"/>
        </w:rPr>
        <w:lastRenderedPageBreak/>
        <w:t xml:space="preserve">wise person who can see that Supreme Soul within his heart becomes peaceful and enjoys transcendental bliss.”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(2.3.8) it is stated: </w:t>
      </w:r>
      <w:r w:rsidRPr="00790008">
        <w:rPr>
          <w:rStyle w:val="BookTitle"/>
          <w:rFonts w:asciiTheme="minorHAnsi" w:hAnsiTheme="minorHAnsi" w:cstheme="minorHAnsi"/>
          <w:b w:val="0"/>
          <w:bCs w:val="0"/>
          <w:i/>
          <w:iCs/>
          <w:color w:val="000000"/>
          <w:sz w:val="28"/>
          <w:szCs w:val="28"/>
        </w:rPr>
        <w:t>yaj jñātvā mucyate jantur amṛtatvaṁ ca gacchati</w:t>
      </w:r>
      <w:r w:rsidRPr="00790008">
        <w:rPr>
          <w:rStyle w:val="BookTitle"/>
          <w:rFonts w:asciiTheme="minorHAnsi" w:hAnsiTheme="minorHAnsi" w:cstheme="minorHAnsi"/>
          <w:b w:val="0"/>
          <w:bCs w:val="0"/>
          <w:color w:val="000000"/>
          <w:sz w:val="28"/>
          <w:szCs w:val="28"/>
        </w:rPr>
        <w:t xml:space="preserve">—“By knowing Him, even the animals attain liberation and become immortal.”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(2.3.17) it is stated: </w:t>
      </w:r>
      <w:r w:rsidRPr="00790008">
        <w:rPr>
          <w:rStyle w:val="BookTitle"/>
          <w:rFonts w:asciiTheme="minorHAnsi" w:hAnsiTheme="minorHAnsi" w:cstheme="minorHAnsi"/>
          <w:b w:val="0"/>
          <w:bCs w:val="0"/>
          <w:i/>
          <w:iCs/>
          <w:color w:val="000000"/>
          <w:sz w:val="28"/>
          <w:szCs w:val="28"/>
        </w:rPr>
        <w:t>taṁ vidyāc chukram amṛtam</w:t>
      </w:r>
      <w:r w:rsidRPr="00790008">
        <w:rPr>
          <w:rStyle w:val="BookTitle"/>
          <w:rFonts w:asciiTheme="minorHAnsi" w:hAnsiTheme="minorHAnsi" w:cstheme="minorHAnsi"/>
          <w:b w:val="0"/>
          <w:bCs w:val="0"/>
          <w:color w:val="000000"/>
          <w:sz w:val="28"/>
          <w:szCs w:val="28"/>
        </w:rPr>
        <w:t>—“Know for certain that He is pure and immortal.”</w:t>
      </w:r>
    </w:p>
    <w:p w14:paraId="4477DF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(1.1.4) it is stated: </w:t>
      </w:r>
      <w:r w:rsidRPr="00790008">
        <w:rPr>
          <w:rStyle w:val="BookTitle"/>
          <w:rFonts w:asciiTheme="minorHAnsi" w:hAnsiTheme="minorHAnsi" w:cstheme="minorHAnsi"/>
          <w:b w:val="0"/>
          <w:bCs w:val="0"/>
          <w:i/>
          <w:iCs/>
          <w:color w:val="000000"/>
          <w:sz w:val="28"/>
          <w:szCs w:val="28"/>
        </w:rPr>
        <w:t>dve vidye veditavya iti, ha sma yad brahma-vido vadanti–parā caivāparā ca</w:t>
      </w:r>
      <w:r w:rsidRPr="00790008">
        <w:rPr>
          <w:rStyle w:val="BookTitle"/>
          <w:rFonts w:asciiTheme="minorHAnsi" w:hAnsiTheme="minorHAnsi" w:cstheme="minorHAnsi"/>
          <w:b w:val="0"/>
          <w:bCs w:val="0"/>
          <w:color w:val="000000"/>
          <w:sz w:val="28"/>
          <w:szCs w:val="28"/>
        </w:rPr>
        <w:t>—“There are two kinds of educational systems. One deals with transcendental knowledge [</w:t>
      </w:r>
      <w:r w:rsidRPr="00790008">
        <w:rPr>
          <w:rStyle w:val="BookTitle"/>
          <w:rFonts w:asciiTheme="minorHAnsi" w:hAnsiTheme="minorHAnsi" w:cstheme="minorHAnsi"/>
          <w:b w:val="0"/>
          <w:bCs w:val="0"/>
          <w:i/>
          <w:iCs/>
          <w:color w:val="000000"/>
          <w:sz w:val="28"/>
          <w:szCs w:val="28"/>
        </w:rPr>
        <w:t>parā vidyā</w:t>
      </w:r>
      <w:r w:rsidRPr="00790008">
        <w:rPr>
          <w:rStyle w:val="BookTitle"/>
          <w:rFonts w:asciiTheme="minorHAnsi" w:hAnsiTheme="minorHAnsi" w:cstheme="minorHAnsi"/>
          <w:b w:val="0"/>
          <w:bCs w:val="0"/>
          <w:color w:val="000000"/>
          <w:sz w:val="28"/>
          <w:szCs w:val="28"/>
        </w:rPr>
        <w:t>] and the other with material knowledge [</w:t>
      </w:r>
      <w:r w:rsidRPr="00790008">
        <w:rPr>
          <w:rStyle w:val="BookTitle"/>
          <w:rFonts w:asciiTheme="minorHAnsi" w:hAnsiTheme="minorHAnsi" w:cstheme="minorHAnsi"/>
          <w:b w:val="0"/>
          <w:bCs w:val="0"/>
          <w:i/>
          <w:iCs/>
          <w:color w:val="000000"/>
          <w:sz w:val="28"/>
          <w:szCs w:val="28"/>
        </w:rPr>
        <w:t>aparā vidyā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(1.2.12 and 13) it says: </w:t>
      </w:r>
      <w:r w:rsidRPr="00790008">
        <w:rPr>
          <w:rStyle w:val="BookTitle"/>
          <w:rFonts w:asciiTheme="minorHAnsi" w:hAnsiTheme="minorHAnsi" w:cstheme="minorHAnsi"/>
          <w:b w:val="0"/>
          <w:bCs w:val="0"/>
          <w:i/>
          <w:iCs/>
          <w:color w:val="000000"/>
          <w:sz w:val="28"/>
          <w:szCs w:val="28"/>
        </w:rPr>
        <w:t>tad-vijñānārthaṁ sa gurum evābhigacchet</w:t>
      </w:r>
      <w:r w:rsidRPr="00790008">
        <w:rPr>
          <w:rStyle w:val="BookTitle"/>
          <w:rFonts w:asciiTheme="minorHAnsi" w:hAnsiTheme="minorHAnsi" w:cstheme="minorHAnsi"/>
          <w:b w:val="0"/>
          <w:bCs w:val="0"/>
          <w:color w:val="000000"/>
          <w:sz w:val="28"/>
          <w:szCs w:val="28"/>
        </w:rPr>
        <w:t xml:space="preserve">—“In order to understand the transcendental science, one must approach a bona fide spiritual master,” and </w:t>
      </w:r>
      <w:r w:rsidRPr="00790008">
        <w:rPr>
          <w:rStyle w:val="BookTitle"/>
          <w:rFonts w:asciiTheme="minorHAnsi" w:hAnsiTheme="minorHAnsi" w:cstheme="minorHAnsi"/>
          <w:b w:val="0"/>
          <w:bCs w:val="0"/>
          <w:i/>
          <w:iCs/>
          <w:color w:val="000000"/>
          <w:sz w:val="28"/>
          <w:szCs w:val="28"/>
        </w:rPr>
        <w:t>tasmai sa vidvān upasannāyayenākṣaraṁ puruṣaṁ veda satyaṁ provāca tāṁ tattvato brahma-vidyām</w:t>
      </w:r>
      <w:r w:rsidRPr="00790008">
        <w:rPr>
          <w:rStyle w:val="BookTitle"/>
          <w:rFonts w:asciiTheme="minorHAnsi" w:hAnsiTheme="minorHAnsi" w:cstheme="minorHAnsi"/>
          <w:b w:val="0"/>
          <w:bCs w:val="0"/>
          <w:color w:val="000000"/>
          <w:sz w:val="28"/>
          <w:szCs w:val="28"/>
        </w:rPr>
        <w:t xml:space="preserve">—“The spiritual master properly instructs a surrendered disciple about the Absolute Truth by which a disciple will understand the inexhaustible Lord.”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(2.1.10) states: </w:t>
      </w:r>
      <w:r w:rsidRPr="00790008">
        <w:rPr>
          <w:rStyle w:val="BookTitle"/>
          <w:rFonts w:asciiTheme="minorHAnsi" w:hAnsiTheme="minorHAnsi" w:cstheme="minorHAnsi"/>
          <w:b w:val="0"/>
          <w:bCs w:val="0"/>
          <w:i/>
          <w:iCs/>
          <w:color w:val="000000"/>
          <w:sz w:val="28"/>
          <w:szCs w:val="28"/>
        </w:rPr>
        <w:t>etad yo veda nihitaṁ guhāyāṁ so ’vidyā-granthiṁ vikiratiha saumya</w:t>
      </w:r>
      <w:r w:rsidRPr="00790008">
        <w:rPr>
          <w:rStyle w:val="BookTitle"/>
          <w:rFonts w:asciiTheme="minorHAnsi" w:hAnsiTheme="minorHAnsi" w:cstheme="minorHAnsi"/>
          <w:b w:val="0"/>
          <w:bCs w:val="0"/>
          <w:color w:val="000000"/>
          <w:sz w:val="28"/>
          <w:szCs w:val="28"/>
        </w:rPr>
        <w:t xml:space="preserve">—“O beautiful one, he who knows this most confidential knowledge of the Supreme Brahman is freed from material bondage born of nescience.”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(2.2.7 and 9) state: </w:t>
      </w:r>
      <w:r w:rsidRPr="00790008">
        <w:rPr>
          <w:rStyle w:val="BookTitle"/>
          <w:rFonts w:asciiTheme="minorHAnsi" w:hAnsiTheme="minorHAnsi" w:cstheme="minorHAnsi"/>
          <w:b w:val="0"/>
          <w:bCs w:val="0"/>
          <w:i/>
          <w:iCs/>
          <w:color w:val="000000"/>
          <w:sz w:val="28"/>
          <w:szCs w:val="28"/>
        </w:rPr>
        <w:t>tad vijñānena paripaśyanti dhīrā ānanda-rūpam amṛtam yad vibhāti</w:t>
      </w:r>
      <w:r w:rsidRPr="00790008">
        <w:rPr>
          <w:rStyle w:val="BookTitle"/>
          <w:rFonts w:asciiTheme="minorHAnsi" w:hAnsiTheme="minorHAnsi" w:cstheme="minorHAnsi"/>
          <w:b w:val="0"/>
          <w:bCs w:val="0"/>
          <w:color w:val="000000"/>
          <w:sz w:val="28"/>
          <w:szCs w:val="28"/>
        </w:rPr>
        <w:t>—“By knowledge of the Absolute Truth, the sober practitioners realize that blissful, immortal, all-pervading Supreme Lord,” and</w:t>
      </w:r>
    </w:p>
    <w:p w14:paraId="45CC9F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hiraṇmaye pare kośe      virajaṁ brahma niṣkalam</w:t>
      </w:r>
      <w:r w:rsidRPr="00790008">
        <w:rPr>
          <w:rStyle w:val="BookTitle"/>
          <w:rFonts w:asciiTheme="minorHAnsi" w:hAnsiTheme="minorHAnsi" w:cstheme="minorHAnsi"/>
          <w:b w:val="0"/>
          <w:bCs w:val="0"/>
          <w:color w:val="000000"/>
          <w:sz w:val="28"/>
          <w:szCs w:val="28"/>
        </w:rPr>
        <w:br/>
        <w:t>tac chubhraṁ jyotiṣāṁ jyotis      tad yad ātma-vido viduḥ</w:t>
      </w:r>
    </w:p>
    <w:p w14:paraId="56045F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is the Supreme Brahman, devoid of any connection with </w:t>
      </w:r>
      <w:r w:rsidRPr="00790008">
        <w:rPr>
          <w:rStyle w:val="BookTitle"/>
          <w:rFonts w:asciiTheme="minorHAnsi" w:hAnsiTheme="minorHAnsi" w:cstheme="minorHAnsi"/>
          <w:b w:val="0"/>
          <w:bCs w:val="0"/>
          <w:i/>
          <w:iCs/>
          <w:color w:val="000000"/>
          <w:sz w:val="28"/>
          <w:szCs w:val="28"/>
        </w:rPr>
        <w:t xml:space="preserve">māyā </w:t>
      </w:r>
      <w:r w:rsidRPr="00790008">
        <w:rPr>
          <w:rStyle w:val="BookTitle"/>
          <w:rFonts w:asciiTheme="minorHAnsi" w:hAnsiTheme="minorHAnsi" w:cstheme="minorHAnsi"/>
          <w:b w:val="0"/>
          <w:bCs w:val="0"/>
          <w:color w:val="000000"/>
          <w:sz w:val="28"/>
          <w:szCs w:val="28"/>
        </w:rPr>
        <w:t xml:space="preserve">and without any transformation, and He resides in the effulgent supreme abode beyond the material covering. The self-realized souls know Him to be the bright illumination of the sun.” Also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(3.1.1-3),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Chapter 4, and </w:t>
      </w:r>
      <w:r w:rsidRPr="00790008">
        <w:rPr>
          <w:rStyle w:val="BookTitle"/>
          <w:rFonts w:asciiTheme="minorHAnsi" w:hAnsiTheme="minorHAnsi" w:cstheme="minorHAnsi"/>
          <w:b w:val="0"/>
          <w:bCs w:val="0"/>
          <w:i/>
          <w:iCs/>
          <w:color w:val="000000"/>
          <w:sz w:val="28"/>
          <w:szCs w:val="28"/>
        </w:rPr>
        <w:t xml:space="preserve">Ṛk-saṁhitā </w:t>
      </w:r>
      <w:r w:rsidRPr="00790008">
        <w:rPr>
          <w:rStyle w:val="BookTitle"/>
          <w:rFonts w:asciiTheme="minorHAnsi" w:hAnsiTheme="minorHAnsi" w:cstheme="minorHAnsi"/>
          <w:b w:val="0"/>
          <w:bCs w:val="0"/>
          <w:color w:val="000000"/>
          <w:sz w:val="28"/>
          <w:szCs w:val="28"/>
        </w:rPr>
        <w:t>(2.3.17) state:</w:t>
      </w:r>
    </w:p>
    <w:p w14:paraId="00E1500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dvā suparṇā sayujā sakhāyā</w:t>
      </w:r>
      <w:r w:rsidRPr="00790008">
        <w:rPr>
          <w:rStyle w:val="BookTitle"/>
          <w:rFonts w:asciiTheme="minorHAnsi" w:hAnsiTheme="minorHAnsi" w:cstheme="minorHAnsi"/>
          <w:b w:val="0"/>
          <w:bCs w:val="0"/>
          <w:color w:val="000000"/>
          <w:sz w:val="28"/>
          <w:szCs w:val="28"/>
        </w:rPr>
        <w:br/>
        <w:t>samānaṁ vṛkṣaṁ pariṣasvajāte</w:t>
      </w:r>
      <w:r w:rsidRPr="00790008">
        <w:rPr>
          <w:rStyle w:val="BookTitle"/>
          <w:rFonts w:asciiTheme="minorHAnsi" w:hAnsiTheme="minorHAnsi" w:cstheme="minorHAnsi"/>
          <w:b w:val="0"/>
          <w:bCs w:val="0"/>
          <w:color w:val="000000"/>
          <w:sz w:val="28"/>
          <w:szCs w:val="28"/>
        </w:rPr>
        <w:br/>
        <w:t>tayor anyaḥ pippalaṁ svādv atty</w:t>
      </w:r>
      <w:r w:rsidRPr="00790008">
        <w:rPr>
          <w:rStyle w:val="BookTitle"/>
          <w:rFonts w:asciiTheme="minorHAnsi" w:hAnsiTheme="minorHAnsi" w:cstheme="minorHAnsi"/>
          <w:b w:val="0"/>
          <w:bCs w:val="0"/>
          <w:color w:val="000000"/>
          <w:sz w:val="28"/>
          <w:szCs w:val="28"/>
        </w:rPr>
        <w:br/>
        <w:t>anaśnann anyo ’bhicākaśīti</w:t>
      </w:r>
    </w:p>
    <w:p w14:paraId="5EC909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“Two companion birds sit together in the shelter of the same </w:t>
      </w:r>
      <w:r w:rsidRPr="00790008">
        <w:rPr>
          <w:rStyle w:val="BookTitle"/>
          <w:rFonts w:asciiTheme="minorHAnsi" w:hAnsiTheme="minorHAnsi" w:cstheme="minorHAnsi"/>
          <w:b w:val="0"/>
          <w:bCs w:val="0"/>
          <w:i/>
          <w:iCs/>
          <w:color w:val="000000"/>
          <w:sz w:val="28"/>
          <w:szCs w:val="28"/>
        </w:rPr>
        <w:t xml:space="preserve">pippala </w:t>
      </w:r>
      <w:r w:rsidRPr="00790008">
        <w:rPr>
          <w:rStyle w:val="BookTitle"/>
          <w:rFonts w:asciiTheme="minorHAnsi" w:hAnsiTheme="minorHAnsi" w:cstheme="minorHAnsi"/>
          <w:b w:val="0"/>
          <w:bCs w:val="0"/>
          <w:color w:val="000000"/>
          <w:sz w:val="28"/>
          <w:szCs w:val="28"/>
        </w:rPr>
        <w:t>tree. One of them is relishing the taste of the tree’s berries, while the other refrains from eating and instead watches over His friend.</w:t>
      </w:r>
    </w:p>
    <w:p w14:paraId="616DC52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samāne vṛkṣe puruṣo nimagno</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’nīśayā śocati muhyamānaḥ</w:t>
      </w:r>
      <w:r w:rsidRPr="00790008">
        <w:rPr>
          <w:rStyle w:val="BookTitle"/>
          <w:rFonts w:asciiTheme="minorHAnsi" w:hAnsiTheme="minorHAnsi" w:cstheme="minorHAnsi"/>
          <w:b w:val="0"/>
          <w:bCs w:val="0"/>
          <w:color w:val="000000"/>
          <w:sz w:val="28"/>
          <w:szCs w:val="28"/>
        </w:rPr>
        <w:br/>
        <w:t>juṣṭaṁ yadā paśyaty anyam īśam</w:t>
      </w:r>
      <w:r w:rsidRPr="00790008">
        <w:rPr>
          <w:rStyle w:val="BookTitle"/>
          <w:rFonts w:asciiTheme="minorHAnsi" w:hAnsiTheme="minorHAnsi" w:cstheme="minorHAnsi"/>
          <w:b w:val="0"/>
          <w:bCs w:val="0"/>
          <w:color w:val="000000"/>
          <w:sz w:val="28"/>
          <w:szCs w:val="28"/>
        </w:rPr>
        <w:br/>
        <w:t>asya mahimānam eti vīta-śokaḥ</w:t>
      </w:r>
    </w:p>
    <w:p w14:paraId="4B31C8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two birds are in the same tree, the enjoying bird is full of anxiety and morose; but if somehow he turns to his friend, the Lord, and knows His glories, at once he is freed from all anxiety.</w:t>
      </w:r>
    </w:p>
    <w:p w14:paraId="4FE3EF1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paśyaḥ paśyate rukma-varṇaṁ</w:t>
      </w:r>
      <w:r w:rsidRPr="00790008">
        <w:rPr>
          <w:rStyle w:val="BookTitle"/>
          <w:rFonts w:asciiTheme="minorHAnsi" w:hAnsiTheme="minorHAnsi" w:cstheme="minorHAnsi"/>
          <w:b w:val="0"/>
          <w:bCs w:val="0"/>
          <w:color w:val="000000"/>
          <w:sz w:val="28"/>
          <w:szCs w:val="28"/>
        </w:rPr>
        <w:br/>
        <w:t>kartāram īśaṁ puruṣaṁ brahma-yonim</w:t>
      </w:r>
      <w:r w:rsidRPr="00790008">
        <w:rPr>
          <w:rStyle w:val="BookTitle"/>
          <w:rFonts w:asciiTheme="minorHAnsi" w:hAnsiTheme="minorHAnsi" w:cstheme="minorHAnsi"/>
          <w:b w:val="0"/>
          <w:bCs w:val="0"/>
          <w:color w:val="000000"/>
          <w:sz w:val="28"/>
          <w:szCs w:val="28"/>
        </w:rPr>
        <w:br/>
        <w:t>tadā vidyān puṇya-pāpe vidhūya</w:t>
      </w:r>
      <w:r w:rsidRPr="00790008">
        <w:rPr>
          <w:rStyle w:val="BookTitle"/>
          <w:rFonts w:asciiTheme="minorHAnsi" w:hAnsiTheme="minorHAnsi" w:cstheme="minorHAnsi"/>
          <w:b w:val="0"/>
          <w:bCs w:val="0"/>
          <w:color w:val="000000"/>
          <w:sz w:val="28"/>
          <w:szCs w:val="28"/>
        </w:rPr>
        <w:br/>
        <w:t>nirañjanaḥ paramaṁ sāmyam upaiti</w:t>
      </w:r>
    </w:p>
    <w:p w14:paraId="765752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realizes the golden form of Lord Gaurāṅga, who is the ultimate actor and the source of the Supreme Brahman, he attains the highest knowledge. He transcends both pious and impious activities, becomes free from worldly bondage, and enters the divine abode of the Lord.”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(3.1.4) states: </w:t>
      </w:r>
      <w:r w:rsidRPr="00790008">
        <w:rPr>
          <w:rStyle w:val="BookTitle"/>
          <w:rFonts w:asciiTheme="minorHAnsi" w:hAnsiTheme="minorHAnsi" w:cstheme="minorHAnsi"/>
          <w:b w:val="0"/>
          <w:bCs w:val="0"/>
          <w:i/>
          <w:iCs/>
          <w:color w:val="000000"/>
          <w:sz w:val="28"/>
          <w:szCs w:val="28"/>
        </w:rPr>
        <w:t>ātma-krīḍa ātma-ratiḥ kriyāvāneṣa brahma-vidāṁ variṣṭaḥ</w:t>
      </w:r>
      <w:r w:rsidRPr="00790008">
        <w:rPr>
          <w:rStyle w:val="BookTitle"/>
          <w:rFonts w:asciiTheme="minorHAnsi" w:hAnsiTheme="minorHAnsi" w:cstheme="minorHAnsi"/>
          <w:b w:val="0"/>
          <w:bCs w:val="0"/>
          <w:color w:val="000000"/>
          <w:sz w:val="28"/>
          <w:szCs w:val="28"/>
        </w:rPr>
        <w:t xml:space="preserve">—“A practitioner who plays with the self-sporting Supreme Lord and whose love and attachment is directed towards the Lord is the topmost knower of Brahman.”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(3.1.5) says: </w:t>
      </w:r>
      <w:r w:rsidRPr="00790008">
        <w:rPr>
          <w:rStyle w:val="BookTitle"/>
          <w:rFonts w:asciiTheme="minorHAnsi" w:hAnsiTheme="minorHAnsi" w:cstheme="minorHAnsi"/>
          <w:b w:val="0"/>
          <w:bCs w:val="0"/>
          <w:i/>
          <w:iCs/>
          <w:color w:val="000000"/>
          <w:sz w:val="28"/>
          <w:szCs w:val="28"/>
        </w:rPr>
        <w:t>yaṁ paśyanti yatayaḥ kṣīṇa-doṣāḥ</w:t>
      </w:r>
      <w:r w:rsidRPr="00790008">
        <w:rPr>
          <w:rStyle w:val="BookTitle"/>
          <w:rFonts w:asciiTheme="minorHAnsi" w:hAnsiTheme="minorHAnsi" w:cstheme="minorHAnsi"/>
          <w:b w:val="0"/>
          <w:bCs w:val="0"/>
          <w:color w:val="000000"/>
          <w:sz w:val="28"/>
          <w:szCs w:val="28"/>
        </w:rPr>
        <w:t xml:space="preserve">—“He whom the faultless renounced practitioners see.”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(3.1.8) states: </w:t>
      </w:r>
      <w:r w:rsidRPr="00790008">
        <w:rPr>
          <w:rStyle w:val="BookTitle"/>
          <w:rFonts w:asciiTheme="minorHAnsi" w:hAnsiTheme="minorHAnsi" w:cstheme="minorHAnsi"/>
          <w:b w:val="0"/>
          <w:bCs w:val="0"/>
          <w:i/>
          <w:iCs/>
          <w:color w:val="000000"/>
          <w:sz w:val="28"/>
          <w:szCs w:val="28"/>
        </w:rPr>
        <w:t>jñāna-prasādena viśuddha-sattvas tu taṁ paśyate niṣkalaṁ dhyāyamānaḥ</w:t>
      </w:r>
      <w:r w:rsidRPr="00790008">
        <w:rPr>
          <w:rStyle w:val="BookTitle"/>
          <w:rFonts w:asciiTheme="minorHAnsi" w:hAnsiTheme="minorHAnsi" w:cstheme="minorHAnsi"/>
          <w:b w:val="0"/>
          <w:bCs w:val="0"/>
          <w:color w:val="000000"/>
          <w:sz w:val="28"/>
          <w:szCs w:val="28"/>
        </w:rPr>
        <w:t xml:space="preserve">—“If by the mercy of spiritual knowledge one meditates on the unchangable, pure Supreme Lord, he can get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Him.”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(3.1.9) says: </w:t>
      </w:r>
      <w:r w:rsidRPr="00790008">
        <w:rPr>
          <w:rStyle w:val="BookTitle"/>
          <w:rFonts w:asciiTheme="minorHAnsi" w:hAnsiTheme="minorHAnsi" w:cstheme="minorHAnsi"/>
          <w:b w:val="0"/>
          <w:bCs w:val="0"/>
          <w:i/>
          <w:iCs/>
          <w:color w:val="000000"/>
          <w:sz w:val="28"/>
          <w:szCs w:val="28"/>
        </w:rPr>
        <w:t>eṣo ’ṇur ātmā cetasā veditavyaḥ</w:t>
      </w:r>
      <w:r w:rsidRPr="00790008">
        <w:rPr>
          <w:rStyle w:val="BookTitle"/>
          <w:rFonts w:asciiTheme="minorHAnsi" w:hAnsiTheme="minorHAnsi" w:cstheme="minorHAnsi"/>
          <w:b w:val="0"/>
          <w:bCs w:val="0"/>
          <w:color w:val="000000"/>
          <w:sz w:val="28"/>
          <w:szCs w:val="28"/>
        </w:rPr>
        <w:t xml:space="preserve">—“The soul is atomic in size and can be perceived by perfect intelligence.”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(3.2.1) says: </w:t>
      </w:r>
      <w:r w:rsidRPr="00790008">
        <w:rPr>
          <w:rStyle w:val="BookTitle"/>
          <w:rFonts w:asciiTheme="minorHAnsi" w:hAnsiTheme="minorHAnsi" w:cstheme="minorHAnsi"/>
          <w:b w:val="0"/>
          <w:bCs w:val="0"/>
          <w:i/>
          <w:iCs/>
          <w:color w:val="000000"/>
          <w:sz w:val="28"/>
          <w:szCs w:val="28"/>
        </w:rPr>
        <w:t>upāsate puruṣaṁ ye hy akāmās te śukram etad ativartanti dhīrāḥ</w:t>
      </w:r>
      <w:r w:rsidRPr="00790008">
        <w:rPr>
          <w:rStyle w:val="BookTitle"/>
          <w:rFonts w:asciiTheme="minorHAnsi" w:hAnsiTheme="minorHAnsi" w:cstheme="minorHAnsi"/>
          <w:b w:val="0"/>
          <w:bCs w:val="0"/>
          <w:color w:val="000000"/>
          <w:sz w:val="28"/>
          <w:szCs w:val="28"/>
        </w:rPr>
        <w:t xml:space="preserve">—“Those sober persons who worship the most pure personality, Śrī Kṛṣṇa, become free from all material desires and are liberated from the bondage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(3.2.4) states: </w:t>
      </w:r>
      <w:r w:rsidRPr="00790008">
        <w:rPr>
          <w:rStyle w:val="BookTitle"/>
          <w:rFonts w:asciiTheme="minorHAnsi" w:hAnsiTheme="minorHAnsi" w:cstheme="minorHAnsi"/>
          <w:b w:val="0"/>
          <w:bCs w:val="0"/>
          <w:i/>
          <w:iCs/>
          <w:color w:val="000000"/>
          <w:sz w:val="28"/>
          <w:szCs w:val="28"/>
        </w:rPr>
        <w:t>nāyam ātmā bala-hīnena labhyo etair upāyair yatate yas tu vidvāṁs tasyaiṣa ātmā viśate brahma-dhāma</w:t>
      </w:r>
      <w:r w:rsidRPr="00790008">
        <w:rPr>
          <w:rStyle w:val="BookTitle"/>
          <w:rFonts w:asciiTheme="minorHAnsi" w:hAnsiTheme="minorHAnsi" w:cstheme="minorHAnsi"/>
          <w:b w:val="0"/>
          <w:bCs w:val="0"/>
          <w:color w:val="000000"/>
          <w:sz w:val="28"/>
          <w:szCs w:val="28"/>
        </w:rPr>
        <w:t xml:space="preserve">—“A person devoid of strength in devotional service cannot achieve the Supreme Soul, the Lord. Only one who is eager to practice devotional service through the process of </w:t>
      </w:r>
      <w:commentRangeStart w:id="250"/>
      <w:r w:rsidRPr="00790008">
        <w:rPr>
          <w:rStyle w:val="BookTitle"/>
          <w:rFonts w:asciiTheme="minorHAnsi" w:hAnsiTheme="minorHAnsi" w:cstheme="minorHAnsi"/>
          <w:b w:val="0"/>
          <w:bCs w:val="0"/>
          <w:color w:val="000000"/>
          <w:sz w:val="28"/>
          <w:szCs w:val="28"/>
        </w:rPr>
        <w:t xml:space="preserve">chanting His holy names </w:t>
      </w:r>
      <w:commentRangeEnd w:id="250"/>
      <w:r w:rsidR="007F0C57">
        <w:rPr>
          <w:rStyle w:val="CommentReference"/>
          <w:color w:val="auto"/>
        </w:rPr>
        <w:commentReference w:id="250"/>
      </w:r>
      <w:r w:rsidRPr="00790008">
        <w:rPr>
          <w:rStyle w:val="BookTitle"/>
          <w:rFonts w:asciiTheme="minorHAnsi" w:hAnsiTheme="minorHAnsi" w:cstheme="minorHAnsi"/>
          <w:b w:val="0"/>
          <w:bCs w:val="0"/>
          <w:color w:val="000000"/>
          <w:sz w:val="28"/>
          <w:szCs w:val="28"/>
        </w:rPr>
        <w:t xml:space="preserve">can enter the supreme abode of the Lord.”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(3.2.8) states: </w:t>
      </w:r>
      <w:r w:rsidRPr="00790008">
        <w:rPr>
          <w:rStyle w:val="BookTitle"/>
          <w:rFonts w:asciiTheme="minorHAnsi" w:hAnsiTheme="minorHAnsi" w:cstheme="minorHAnsi"/>
          <w:b w:val="0"/>
          <w:bCs w:val="0"/>
          <w:i/>
          <w:iCs/>
          <w:color w:val="000000"/>
          <w:sz w:val="28"/>
          <w:szCs w:val="28"/>
        </w:rPr>
        <w:t>tathā vidvān nāma-rūpād vimuktaḥ parāt-paraṁ puruṣam upaiti divyam</w:t>
      </w:r>
      <w:r w:rsidRPr="00790008">
        <w:rPr>
          <w:rStyle w:val="BookTitle"/>
          <w:rFonts w:asciiTheme="minorHAnsi" w:hAnsiTheme="minorHAnsi" w:cstheme="minorHAnsi"/>
          <w:b w:val="0"/>
          <w:bCs w:val="0"/>
          <w:color w:val="000000"/>
          <w:sz w:val="28"/>
          <w:szCs w:val="28"/>
        </w:rPr>
        <w:t>—“At that time a Vaiṣṇava, conversant with the knowledge of the Absolute Truth, becomes free from material names and forms and attains the transcendental Supreme Lord, Śrī Kṛṣṇa.”</w:t>
      </w:r>
    </w:p>
    <w:p w14:paraId="0F0D13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Taittirīya Upaniṣad</w:t>
      </w:r>
      <w:r w:rsidRPr="00790008">
        <w:rPr>
          <w:rStyle w:val="BookTitle"/>
          <w:rFonts w:asciiTheme="minorHAnsi" w:hAnsiTheme="minorHAnsi" w:cstheme="minorHAnsi"/>
          <w:b w:val="0"/>
          <w:bCs w:val="0"/>
          <w:color w:val="000000"/>
          <w:sz w:val="28"/>
          <w:szCs w:val="28"/>
        </w:rPr>
        <w:t xml:space="preserve"> (2.4) it is stated: </w:t>
      </w:r>
      <w:r w:rsidRPr="00790008">
        <w:rPr>
          <w:rStyle w:val="BookTitle"/>
          <w:rFonts w:asciiTheme="minorHAnsi" w:hAnsiTheme="minorHAnsi" w:cstheme="minorHAnsi"/>
          <w:b w:val="0"/>
          <w:bCs w:val="0"/>
          <w:i/>
          <w:iCs/>
          <w:color w:val="000000"/>
          <w:sz w:val="28"/>
          <w:szCs w:val="28"/>
        </w:rPr>
        <w:t xml:space="preserve">ānandaṁ brahmaṇo vidvān na bibheti </w:t>
      </w:r>
      <w:r w:rsidRPr="00790008">
        <w:rPr>
          <w:rStyle w:val="BookTitle"/>
          <w:rFonts w:asciiTheme="minorHAnsi" w:hAnsiTheme="minorHAnsi" w:cstheme="minorHAnsi"/>
          <w:b w:val="0"/>
          <w:bCs w:val="0"/>
          <w:i/>
          <w:iCs/>
          <w:color w:val="000000"/>
          <w:sz w:val="28"/>
          <w:szCs w:val="28"/>
        </w:rPr>
        <w:lastRenderedPageBreak/>
        <w:t>kadācana</w:t>
      </w:r>
      <w:r w:rsidRPr="00790008">
        <w:rPr>
          <w:rStyle w:val="BookTitle"/>
          <w:rFonts w:asciiTheme="minorHAnsi" w:hAnsiTheme="minorHAnsi" w:cstheme="minorHAnsi"/>
          <w:b w:val="0"/>
          <w:bCs w:val="0"/>
          <w:color w:val="000000"/>
          <w:sz w:val="28"/>
          <w:szCs w:val="28"/>
        </w:rPr>
        <w:t xml:space="preserve">—“After achieving the loving service of the Supreme Lord, a practioner becomes fearless.”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(2.5) states: </w:t>
      </w:r>
      <w:r w:rsidRPr="00790008">
        <w:rPr>
          <w:rStyle w:val="BookTitle"/>
          <w:rFonts w:asciiTheme="minorHAnsi" w:hAnsiTheme="minorHAnsi" w:cstheme="minorHAnsi"/>
          <w:b w:val="0"/>
          <w:bCs w:val="0"/>
          <w:i/>
          <w:iCs/>
          <w:color w:val="000000"/>
          <w:sz w:val="28"/>
          <w:szCs w:val="28"/>
        </w:rPr>
        <w:t>ātmānandamayaḥ. ānanda ātmā brahma pucchaṁ pratiṣṭhā</w:t>
      </w:r>
      <w:r w:rsidRPr="00790008">
        <w:rPr>
          <w:rStyle w:val="BookTitle"/>
          <w:rFonts w:asciiTheme="minorHAnsi" w:hAnsiTheme="minorHAnsi" w:cstheme="minorHAnsi"/>
          <w:b w:val="0"/>
          <w:bCs w:val="0"/>
          <w:color w:val="000000"/>
          <w:sz w:val="28"/>
          <w:szCs w:val="28"/>
        </w:rPr>
        <w:t xml:space="preserve">—“The Supreme Lord is full of ecstasy. The impersonal Brahman is His bodily effulgence. He is the source of Brahman.”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(2.7.1) states: </w:t>
      </w:r>
      <w:r w:rsidRPr="00790008">
        <w:rPr>
          <w:rStyle w:val="BookTitle"/>
          <w:rFonts w:asciiTheme="minorHAnsi" w:hAnsiTheme="minorHAnsi" w:cstheme="minorHAnsi"/>
          <w:b w:val="0"/>
          <w:bCs w:val="0"/>
          <w:i/>
          <w:iCs/>
          <w:color w:val="000000"/>
          <w:sz w:val="28"/>
          <w:szCs w:val="28"/>
        </w:rPr>
        <w:t>yad vai tat sukṛtam raso vai saḥ, rasaṁ hy evāyaṁ labdhvānandī bhavati. eṣa hy evānandayati. atha so ’bhayaṁ gato bhavati—</w:t>
      </w:r>
      <w:r w:rsidRPr="00790008">
        <w:rPr>
          <w:rStyle w:val="BookTitle"/>
          <w:rFonts w:asciiTheme="minorHAnsi" w:hAnsiTheme="minorHAnsi" w:cstheme="minorHAnsi"/>
          <w:b w:val="0"/>
          <w:bCs w:val="0"/>
          <w:color w:val="000000"/>
          <w:sz w:val="28"/>
          <w:szCs w:val="28"/>
        </w:rPr>
        <w:t xml:space="preserve">“When one understands the Personality of Godhead, the reservoir of pleasure, Kṛṣṇa, he actually becomes transcendentally blissful. He alone is the source of all pleasure. Therefore by knowing Him one becomes fearless.”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(3.6) states: </w:t>
      </w:r>
      <w:r w:rsidRPr="00790008">
        <w:rPr>
          <w:rStyle w:val="BookTitle"/>
          <w:rFonts w:asciiTheme="minorHAnsi" w:hAnsiTheme="minorHAnsi" w:cstheme="minorHAnsi"/>
          <w:b w:val="0"/>
          <w:bCs w:val="0"/>
          <w:i/>
          <w:iCs/>
          <w:color w:val="000000"/>
          <w:sz w:val="28"/>
          <w:szCs w:val="28"/>
        </w:rPr>
        <w:t>ānando brahmeti vyajānāt. ānandoddhy eva khilvimāni bhūtāni jāyante. ānandena jātāni jīvanti. ānandaṁ prayanty abhisaṁviśantīti. tad brahmety upāsīta</w:t>
      </w:r>
      <w:r w:rsidRPr="00790008">
        <w:rPr>
          <w:rStyle w:val="BookTitle"/>
          <w:rFonts w:asciiTheme="minorHAnsi" w:hAnsiTheme="minorHAnsi" w:cstheme="minorHAnsi"/>
          <w:b w:val="0"/>
          <w:bCs w:val="0"/>
          <w:color w:val="000000"/>
          <w:sz w:val="28"/>
          <w:szCs w:val="28"/>
        </w:rPr>
        <w:t>—“By undergoing austerity, he realized the blissful Supreme Brahman, from whom all living entities are born, by whom the living entities are maintained, and into whom the living entities enter at the time of annihilation. One should worship Him alone.”</w:t>
      </w:r>
    </w:p>
    <w:p w14:paraId="03BC25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(1.1) states: </w:t>
      </w:r>
      <w:r w:rsidRPr="00790008">
        <w:rPr>
          <w:rStyle w:val="BookTitle"/>
          <w:rFonts w:asciiTheme="minorHAnsi" w:hAnsiTheme="minorHAnsi" w:cstheme="minorHAnsi"/>
          <w:b w:val="0"/>
          <w:bCs w:val="0"/>
          <w:i/>
          <w:iCs/>
          <w:color w:val="000000"/>
          <w:sz w:val="28"/>
          <w:szCs w:val="28"/>
        </w:rPr>
        <w:t>om ity etad akṣaram udgītha-mupāsīta</w:t>
      </w:r>
      <w:r w:rsidRPr="00790008">
        <w:rPr>
          <w:rStyle w:val="BookTitle"/>
          <w:rFonts w:asciiTheme="minorHAnsi" w:hAnsiTheme="minorHAnsi" w:cstheme="minorHAnsi"/>
          <w:b w:val="0"/>
          <w:bCs w:val="0"/>
          <w:color w:val="000000"/>
          <w:sz w:val="28"/>
          <w:szCs w:val="28"/>
        </w:rPr>
        <w:t xml:space="preserve">—“One should worship with the hymns of the </w:t>
      </w:r>
      <w:r w:rsidRPr="00790008">
        <w:rPr>
          <w:rStyle w:val="BookTitle"/>
          <w:rFonts w:asciiTheme="minorHAnsi" w:hAnsiTheme="minorHAnsi" w:cstheme="minorHAnsi"/>
          <w:b w:val="0"/>
          <w:bCs w:val="0"/>
          <w:i/>
          <w:iCs/>
          <w:color w:val="000000"/>
          <w:sz w:val="28"/>
          <w:szCs w:val="28"/>
        </w:rPr>
        <w:t xml:space="preserve">Sāma Veda </w:t>
      </w:r>
      <w:r w:rsidRPr="00790008">
        <w:rPr>
          <w:rStyle w:val="BookTitle"/>
          <w:rFonts w:asciiTheme="minorHAnsi" w:hAnsiTheme="minorHAnsi" w:cstheme="minorHAnsi"/>
          <w:b w:val="0"/>
          <w:bCs w:val="0"/>
          <w:color w:val="000000"/>
          <w:sz w:val="28"/>
          <w:szCs w:val="28"/>
        </w:rPr>
        <w:t xml:space="preserve">that inexhaustible Lord, who is nondifferent from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(3.14) states: </w:t>
      </w:r>
      <w:r w:rsidRPr="00790008">
        <w:rPr>
          <w:rStyle w:val="BookTitle"/>
          <w:rFonts w:asciiTheme="minorHAnsi" w:hAnsiTheme="minorHAnsi" w:cstheme="minorHAnsi"/>
          <w:b w:val="0"/>
          <w:bCs w:val="0"/>
          <w:i/>
          <w:iCs/>
          <w:color w:val="000000"/>
          <w:sz w:val="28"/>
          <w:szCs w:val="28"/>
        </w:rPr>
        <w:t>sarvaṁ khalv idaṁ brahma taj jalāniti śānta upāsīta</w:t>
      </w:r>
      <w:r w:rsidRPr="00790008">
        <w:rPr>
          <w:rStyle w:val="BookTitle"/>
          <w:rFonts w:asciiTheme="minorHAnsi" w:hAnsiTheme="minorHAnsi" w:cstheme="minorHAnsi"/>
          <w:b w:val="0"/>
          <w:bCs w:val="0"/>
          <w:color w:val="000000"/>
          <w:sz w:val="28"/>
          <w:szCs w:val="28"/>
        </w:rPr>
        <w:t xml:space="preserve">—“Whatever we see is a manifestation of Brahman. Everything is created, maintained, and annihilated by Brahman. Therefore one should peacefully worship Him.” In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(4.9) it is stated: </w:t>
      </w:r>
      <w:r w:rsidRPr="00790008">
        <w:rPr>
          <w:rStyle w:val="BookTitle"/>
          <w:rFonts w:asciiTheme="minorHAnsi" w:hAnsiTheme="minorHAnsi" w:cstheme="minorHAnsi"/>
          <w:b w:val="0"/>
          <w:bCs w:val="0"/>
          <w:i/>
          <w:iCs/>
          <w:color w:val="000000"/>
          <w:sz w:val="28"/>
          <w:szCs w:val="28"/>
        </w:rPr>
        <w:t>ācāryāddhy eva vidyā viditā sādhiṣṭhaṁ prāpayatīti</w:t>
      </w:r>
      <w:r w:rsidRPr="00790008">
        <w:rPr>
          <w:rStyle w:val="BookTitle"/>
          <w:rFonts w:asciiTheme="minorHAnsi" w:hAnsiTheme="minorHAnsi" w:cstheme="minorHAnsi"/>
          <w:b w:val="0"/>
          <w:bCs w:val="0"/>
          <w:color w:val="000000"/>
          <w:sz w:val="28"/>
          <w:szCs w:val="28"/>
        </w:rPr>
        <w:t xml:space="preserve">—“One should learn devotional service from an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and worship the Lord, then he will certainly attain his goal of life.”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(6.8.16) states: </w:t>
      </w:r>
      <w:r w:rsidRPr="00790008">
        <w:rPr>
          <w:rStyle w:val="BookTitle"/>
          <w:rFonts w:asciiTheme="minorHAnsi" w:hAnsiTheme="minorHAnsi" w:cstheme="minorHAnsi"/>
          <w:b w:val="0"/>
          <w:bCs w:val="0"/>
          <w:i/>
          <w:iCs/>
          <w:color w:val="000000"/>
          <w:sz w:val="28"/>
          <w:szCs w:val="28"/>
        </w:rPr>
        <w:t>sa ātmā tat tvam asi śvetaketo īti</w:t>
      </w:r>
      <w:r w:rsidRPr="00790008">
        <w:rPr>
          <w:rStyle w:val="BookTitle"/>
          <w:rFonts w:asciiTheme="minorHAnsi" w:hAnsiTheme="minorHAnsi" w:cstheme="minorHAnsi"/>
          <w:b w:val="0"/>
          <w:bCs w:val="0"/>
          <w:color w:val="000000"/>
          <w:sz w:val="28"/>
          <w:szCs w:val="28"/>
        </w:rPr>
        <w:t xml:space="preserve">—“You are that soul, O Śvetaketu.” </w:t>
      </w:r>
      <w:r w:rsidRPr="00790008">
        <w:rPr>
          <w:rStyle w:val="BookTitle"/>
          <w:rFonts w:asciiTheme="minorHAnsi" w:hAnsiTheme="minorHAnsi" w:cstheme="minorHAnsi"/>
          <w:b w:val="0"/>
          <w:bCs w:val="0"/>
          <w:i/>
          <w:iCs/>
          <w:color w:val="000000"/>
          <w:sz w:val="28"/>
          <w:szCs w:val="28"/>
        </w:rPr>
        <w:t>Chāndogya</w:t>
      </w:r>
      <w:r w:rsidRPr="00790008">
        <w:rPr>
          <w:rStyle w:val="BookTitle"/>
          <w:rFonts w:asciiTheme="minorHAnsi" w:hAnsiTheme="minorHAnsi" w:cstheme="minorHAnsi"/>
          <w:b w:val="0"/>
          <w:bCs w:val="0"/>
          <w:color w:val="000000"/>
          <w:sz w:val="28"/>
          <w:szCs w:val="28"/>
        </w:rPr>
        <w:t xml:space="preserve"> (6.14) states: </w:t>
      </w:r>
      <w:r w:rsidRPr="00790008">
        <w:rPr>
          <w:rStyle w:val="BookTitle"/>
          <w:rFonts w:asciiTheme="minorHAnsi" w:hAnsiTheme="minorHAnsi" w:cstheme="minorHAnsi"/>
          <w:b w:val="0"/>
          <w:bCs w:val="0"/>
          <w:i/>
          <w:iCs/>
          <w:color w:val="000000"/>
          <w:sz w:val="28"/>
          <w:szCs w:val="28"/>
        </w:rPr>
        <w:t>ācāryavān puruṣo veda</w:t>
      </w:r>
      <w:r w:rsidRPr="00790008">
        <w:rPr>
          <w:rStyle w:val="BookTitle"/>
          <w:rFonts w:asciiTheme="minorHAnsi" w:hAnsiTheme="minorHAnsi" w:cstheme="minorHAnsi"/>
          <w:b w:val="0"/>
          <w:bCs w:val="0"/>
          <w:color w:val="000000"/>
          <w:sz w:val="28"/>
          <w:szCs w:val="28"/>
        </w:rPr>
        <w:t xml:space="preserve">—“One who approaches a bona fide spiritual master can understand everything about spiritual realization.”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(7.25) states: </w:t>
      </w:r>
      <w:r w:rsidRPr="00790008">
        <w:rPr>
          <w:rStyle w:val="BookTitle"/>
          <w:rFonts w:asciiTheme="minorHAnsi" w:hAnsiTheme="minorHAnsi" w:cstheme="minorHAnsi"/>
          <w:b w:val="0"/>
          <w:bCs w:val="0"/>
          <w:i/>
          <w:iCs/>
          <w:color w:val="000000"/>
          <w:sz w:val="28"/>
          <w:szCs w:val="28"/>
        </w:rPr>
        <w:t>ātmaivedaṁ sarvam iti sa vā eṣa evaṁ paśyannevaṁ manvān evaṁ vijānann ātma-ratir ātma-krīḍa ātma-mithuna ātmānandaḥ sa svarāḍ bhavati</w:t>
      </w:r>
      <w:r w:rsidRPr="00790008">
        <w:rPr>
          <w:rStyle w:val="BookTitle"/>
          <w:rFonts w:asciiTheme="minorHAnsi" w:hAnsiTheme="minorHAnsi" w:cstheme="minorHAnsi"/>
          <w:b w:val="0"/>
          <w:bCs w:val="0"/>
          <w:color w:val="000000"/>
          <w:sz w:val="28"/>
          <w:szCs w:val="28"/>
        </w:rPr>
        <w:t xml:space="preserve">—“A practitioner who knows that this entire world is a form of the supreme soul, the Lord, who is self-satisfied, self-sporting, and engaged in enjoying pastimes with His associates, thus lives with the Lord as a distinct entity. Such a person then attains loving service to the Lord and becomes freed from material bondage.”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(8.3) states: </w:t>
      </w:r>
      <w:r w:rsidRPr="00790008">
        <w:rPr>
          <w:rStyle w:val="BookTitle"/>
          <w:rFonts w:asciiTheme="minorHAnsi" w:hAnsiTheme="minorHAnsi" w:cstheme="minorHAnsi"/>
          <w:b w:val="0"/>
          <w:bCs w:val="0"/>
          <w:i/>
          <w:iCs/>
          <w:color w:val="000000"/>
          <w:sz w:val="28"/>
          <w:szCs w:val="28"/>
        </w:rPr>
        <w:t>atha ya eṣa samprasādo ’smāc charīrāt samutthāya paraṁ jyoti-rūpa-sampadya svena rūpeṇābhiniṣpadyata eṣa ātmeti hovācaitad amṛtam bhayam etad brahmeti, tasya ha vā etasya brahmaṇo nāma satyam iti</w:t>
      </w:r>
      <w:r w:rsidRPr="00790008">
        <w:rPr>
          <w:rStyle w:val="BookTitle"/>
          <w:rFonts w:asciiTheme="minorHAnsi" w:hAnsiTheme="minorHAnsi" w:cstheme="minorHAnsi"/>
          <w:b w:val="0"/>
          <w:bCs w:val="0"/>
          <w:color w:val="000000"/>
          <w:sz w:val="28"/>
          <w:szCs w:val="28"/>
        </w:rPr>
        <w:t xml:space="preserve">—“Then the liberated soul who has achieved the causeless mercy of the Lord leaves his body and attains the supreme effulgent Lord. He is then reinstated in his </w:t>
      </w:r>
      <w:r w:rsidRPr="00790008">
        <w:rPr>
          <w:rStyle w:val="BookTitle"/>
          <w:rFonts w:asciiTheme="minorHAnsi" w:hAnsiTheme="minorHAnsi" w:cstheme="minorHAnsi"/>
          <w:b w:val="0"/>
          <w:bCs w:val="0"/>
          <w:color w:val="000000"/>
          <w:sz w:val="28"/>
          <w:szCs w:val="28"/>
        </w:rPr>
        <w:lastRenderedPageBreak/>
        <w:t xml:space="preserve">constitutional position as a servant of the Lord. He then reaches the conclusion that the Lord is the immortal, fearless, and almighty Supreme Soul.”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(8.12) states: </w:t>
      </w:r>
      <w:r w:rsidRPr="00790008">
        <w:rPr>
          <w:rStyle w:val="BookTitle"/>
          <w:rFonts w:asciiTheme="minorHAnsi" w:hAnsiTheme="minorHAnsi" w:cstheme="minorHAnsi"/>
          <w:b w:val="0"/>
          <w:bCs w:val="0"/>
          <w:i/>
          <w:iCs/>
          <w:color w:val="000000"/>
          <w:sz w:val="28"/>
          <w:szCs w:val="28"/>
        </w:rPr>
        <w:t>sa uttamaḥ puruṣaḥ sa tatra paryeti jakṣat krīḍan ramamāṇaḥ. taṁ vā etaṁ devā ātmānam upāsate</w:t>
      </w:r>
      <w:r w:rsidRPr="00790008">
        <w:rPr>
          <w:rStyle w:val="BookTitle"/>
          <w:rFonts w:asciiTheme="minorHAnsi" w:hAnsiTheme="minorHAnsi" w:cstheme="minorHAnsi"/>
          <w:b w:val="0"/>
          <w:bCs w:val="0"/>
          <w:color w:val="000000"/>
          <w:sz w:val="28"/>
          <w:szCs w:val="28"/>
        </w:rPr>
        <w:t xml:space="preserve">—“The topmost person is he who achieves the Supreme Lord through devotional service. He enjoys food and sports in the abode of the Lord. The demigods worship that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(8.13) also states: </w:t>
      </w:r>
      <w:r w:rsidRPr="00790008">
        <w:rPr>
          <w:rStyle w:val="BookTitle"/>
          <w:rFonts w:asciiTheme="minorHAnsi" w:hAnsiTheme="minorHAnsi" w:cstheme="minorHAnsi"/>
          <w:b w:val="0"/>
          <w:bCs w:val="0"/>
          <w:i/>
          <w:iCs/>
          <w:color w:val="000000"/>
          <w:sz w:val="28"/>
          <w:szCs w:val="28"/>
        </w:rPr>
        <w:t>śyāmāc chavalaṁ prapadye śavalāc chyāmaṁ prapadye. vidhūya pāpaṁdhūtvā śarīram kṛtaṁ kṛtātmā brahma-lokam-abhisambhavāmīti</w:t>
      </w:r>
      <w:r w:rsidRPr="00790008">
        <w:rPr>
          <w:rStyle w:val="BookTitle"/>
          <w:rFonts w:asciiTheme="minorHAnsi" w:hAnsiTheme="minorHAnsi" w:cstheme="minorHAnsi"/>
          <w:b w:val="0"/>
          <w:bCs w:val="0"/>
          <w:color w:val="000000"/>
          <w:sz w:val="28"/>
          <w:szCs w:val="28"/>
        </w:rPr>
        <w:t>—“For receiving the mercy of Kṛṣṇa, I surrender unto His energy [Rādhā], and for receiving the mercy of His energy, I surrender unto Kṛṣṇa. By worshiping Them a practitioner becomes freed from all sinful reactions and, being fully satisfied, he goes to the eternal abode of the Lord.”</w:t>
      </w:r>
    </w:p>
    <w:p w14:paraId="63FACE1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(1.4) states: </w:t>
      </w:r>
      <w:r w:rsidRPr="00790008">
        <w:rPr>
          <w:rStyle w:val="BookTitle"/>
          <w:rFonts w:asciiTheme="minorHAnsi" w:hAnsiTheme="minorHAnsi" w:cstheme="minorHAnsi"/>
          <w:b w:val="0"/>
          <w:bCs w:val="0"/>
          <w:i/>
          <w:iCs/>
          <w:color w:val="000000"/>
          <w:sz w:val="28"/>
          <w:szCs w:val="28"/>
        </w:rPr>
        <w:t>ātmānam eva priyam upāsīta</w:t>
      </w:r>
      <w:r w:rsidRPr="00790008">
        <w:rPr>
          <w:rStyle w:val="BookTitle"/>
          <w:rFonts w:asciiTheme="minorHAnsi" w:hAnsiTheme="minorHAnsi" w:cstheme="minorHAnsi"/>
          <w:b w:val="0"/>
          <w:bCs w:val="0"/>
          <w:color w:val="000000"/>
          <w:sz w:val="28"/>
          <w:szCs w:val="28"/>
        </w:rPr>
        <w:t xml:space="preserve">—“One should worship the Supreme Lord, who is most dear to everyone.”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(2.1) states: </w:t>
      </w:r>
      <w:r w:rsidRPr="00790008">
        <w:rPr>
          <w:rStyle w:val="BookTitle"/>
          <w:rFonts w:asciiTheme="minorHAnsi" w:hAnsiTheme="minorHAnsi" w:cstheme="minorHAnsi"/>
          <w:b w:val="0"/>
          <w:bCs w:val="0"/>
          <w:i/>
          <w:iCs/>
          <w:color w:val="000000"/>
          <w:sz w:val="28"/>
          <w:szCs w:val="28"/>
        </w:rPr>
        <w:t>maitasmin saṁvadiṣṭā indro vaikuṇṭho ’parājitā seneti vā aham etam upāsa iti</w:t>
      </w:r>
      <w:r w:rsidRPr="00790008">
        <w:rPr>
          <w:rStyle w:val="BookTitle"/>
          <w:rFonts w:asciiTheme="minorHAnsi" w:hAnsiTheme="minorHAnsi" w:cstheme="minorHAnsi"/>
          <w:b w:val="0"/>
          <w:bCs w:val="0"/>
          <w:color w:val="000000"/>
          <w:sz w:val="28"/>
          <w:szCs w:val="28"/>
        </w:rPr>
        <w:t xml:space="preserve">—“Do not argue on this topic. I worship that Lord Hari who is full of six opulences, who resides in Vaikuṇṭha, and whose associates are unconquerable.”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(2.1) further states: </w:t>
      </w:r>
      <w:r w:rsidRPr="00790008">
        <w:rPr>
          <w:rStyle w:val="BookTitle"/>
          <w:rFonts w:asciiTheme="minorHAnsi" w:hAnsiTheme="minorHAnsi" w:cstheme="minorHAnsi"/>
          <w:b w:val="0"/>
          <w:bCs w:val="0"/>
          <w:i/>
          <w:iCs/>
          <w:color w:val="000000"/>
          <w:sz w:val="28"/>
          <w:szCs w:val="28"/>
        </w:rPr>
        <w:t>yathāgneḥ kṣudrā visphuliṅgā vyuccaranty evam evāsmād ātmanaḥ sarve prāṇāḥ sarve lokāḥ sarve devāḥ sarvāṇi bhūtāni vyuccaranti. tasyopaniṣat satyasya satyam iti.</w:t>
      </w:r>
      <w:r w:rsidRPr="00790008">
        <w:rPr>
          <w:rStyle w:val="BookTitle"/>
          <w:rFonts w:asciiTheme="minorHAnsi" w:hAnsiTheme="minorHAnsi" w:cstheme="minorHAnsi"/>
          <w:b w:val="0"/>
          <w:bCs w:val="0"/>
          <w:color w:val="000000"/>
          <w:sz w:val="28"/>
          <w:szCs w:val="28"/>
        </w:rPr>
        <w:t xml:space="preserve">—“Just as small sparks emanate from a big fire, similarly all living entities, all planets, all the demigods, and all material elements such as the earth emanate from the supreme soul, Śrī Govinda. His instructions are the supreme truth.”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(3.8) states: </w:t>
      </w:r>
      <w:r w:rsidRPr="00790008">
        <w:rPr>
          <w:rStyle w:val="BookTitle"/>
          <w:rFonts w:asciiTheme="minorHAnsi" w:hAnsiTheme="minorHAnsi" w:cstheme="minorHAnsi"/>
          <w:b w:val="0"/>
          <w:bCs w:val="0"/>
          <w:i/>
          <w:iCs/>
          <w:color w:val="000000"/>
          <w:sz w:val="28"/>
          <w:szCs w:val="28"/>
        </w:rPr>
        <w:t>ya etad akṣaraṁ gārgi viditvāsmāl-lokāt praiti sa brāhmaṇaḥ—</w:t>
      </w:r>
      <w:r w:rsidRPr="00790008">
        <w:rPr>
          <w:rStyle w:val="BookTitle"/>
          <w:rFonts w:asciiTheme="minorHAnsi" w:hAnsiTheme="minorHAnsi" w:cstheme="minorHAnsi"/>
          <w:b w:val="0"/>
          <w:bCs w:val="0"/>
          <w:color w:val="000000"/>
          <w:sz w:val="28"/>
          <w:szCs w:val="28"/>
        </w:rPr>
        <w:t xml:space="preserve">“O Gārgi, one who is acquainted with that infallible truth by which one transcends death is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(4.4) states: </w:t>
      </w:r>
      <w:r w:rsidRPr="00790008">
        <w:rPr>
          <w:rStyle w:val="BookTitle"/>
          <w:rFonts w:asciiTheme="minorHAnsi" w:hAnsiTheme="minorHAnsi" w:cstheme="minorHAnsi"/>
          <w:b w:val="0"/>
          <w:bCs w:val="0"/>
          <w:i/>
          <w:iCs/>
          <w:color w:val="000000"/>
          <w:sz w:val="28"/>
          <w:szCs w:val="28"/>
        </w:rPr>
        <w:t>brahmaiva san brahāpyeti. tam etaṁ vedānuvacanena brāhmaṇā vividiṣanti</w:t>
      </w:r>
      <w:r w:rsidRPr="00790008">
        <w:rPr>
          <w:rStyle w:val="BookTitle"/>
          <w:rFonts w:asciiTheme="minorHAnsi" w:hAnsiTheme="minorHAnsi" w:cstheme="minorHAnsi"/>
          <w:b w:val="0"/>
          <w:bCs w:val="0"/>
          <w:color w:val="000000"/>
          <w:sz w:val="28"/>
          <w:szCs w:val="28"/>
        </w:rPr>
        <w:t xml:space="preserve">—“He becomes as good as Brahman and attains Brahman. The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can understand this Supreme Brahman, the Lord, through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(4.5) states: </w:t>
      </w:r>
      <w:r w:rsidRPr="00790008">
        <w:rPr>
          <w:rStyle w:val="BookTitle"/>
          <w:rFonts w:asciiTheme="minorHAnsi" w:hAnsiTheme="minorHAnsi" w:cstheme="minorHAnsi"/>
          <w:b w:val="0"/>
          <w:bCs w:val="0"/>
          <w:i/>
          <w:iCs/>
          <w:color w:val="000000"/>
          <w:sz w:val="28"/>
          <w:szCs w:val="28"/>
        </w:rPr>
        <w:t>ātmā vā are draṣṭavyaḥ śrotavyo mantavyo nididhyāsitavyaḥ</w:t>
      </w:r>
      <w:r w:rsidRPr="00790008">
        <w:rPr>
          <w:rStyle w:val="BookTitle"/>
          <w:rFonts w:asciiTheme="minorHAnsi" w:hAnsiTheme="minorHAnsi" w:cstheme="minorHAnsi"/>
          <w:b w:val="0"/>
          <w:bCs w:val="0"/>
          <w:color w:val="000000"/>
          <w:sz w:val="28"/>
          <w:szCs w:val="28"/>
        </w:rPr>
        <w:t xml:space="preserve">—“O Maitreyi, one should constantly follow, see, hear, and remember this supreme soul, Lord Govinda.”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(5.5) states: </w:t>
      </w:r>
      <w:r w:rsidRPr="00790008">
        <w:rPr>
          <w:rStyle w:val="BookTitle"/>
          <w:rFonts w:asciiTheme="minorHAnsi" w:hAnsiTheme="minorHAnsi" w:cstheme="minorHAnsi"/>
          <w:b w:val="0"/>
          <w:bCs w:val="0"/>
          <w:i/>
          <w:iCs/>
          <w:color w:val="000000"/>
          <w:sz w:val="28"/>
          <w:szCs w:val="28"/>
        </w:rPr>
        <w:t>te devā satyam evopāsate tad etat try-ākṣaraṁ satyam iti</w:t>
      </w:r>
      <w:r w:rsidRPr="00790008">
        <w:rPr>
          <w:rStyle w:val="BookTitle"/>
          <w:rFonts w:asciiTheme="minorHAnsi" w:hAnsiTheme="minorHAnsi" w:cstheme="minorHAnsi"/>
          <w:b w:val="0"/>
          <w:bCs w:val="0"/>
          <w:color w:val="000000"/>
          <w:sz w:val="28"/>
          <w:szCs w:val="28"/>
        </w:rPr>
        <w:t>—“The demigods worship this Absolute Truth. Therefore these three syllables—</w:t>
      </w:r>
      <w:r w:rsidRPr="00790008">
        <w:rPr>
          <w:rStyle w:val="BookTitle"/>
          <w:rFonts w:asciiTheme="minorHAnsi" w:hAnsiTheme="minorHAnsi" w:cstheme="minorHAnsi"/>
          <w:b w:val="0"/>
          <w:bCs w:val="0"/>
          <w:i/>
          <w:iCs/>
          <w:color w:val="000000"/>
          <w:sz w:val="28"/>
          <w:szCs w:val="28"/>
        </w:rPr>
        <w:t>sa, tī, aṁ</w:t>
      </w:r>
      <w:r w:rsidRPr="00790008">
        <w:rPr>
          <w:rStyle w:val="BookTitle"/>
          <w:rFonts w:asciiTheme="minorHAnsi" w:hAnsiTheme="minorHAnsi" w:cstheme="minorHAnsi"/>
          <w:b w:val="0"/>
          <w:bCs w:val="0"/>
          <w:color w:val="000000"/>
          <w:sz w:val="28"/>
          <w:szCs w:val="28"/>
        </w:rPr>
        <w:t>—are the eternal truth [</w:t>
      </w:r>
      <w:r w:rsidRPr="00790008">
        <w:rPr>
          <w:rStyle w:val="BookTitle"/>
          <w:rFonts w:asciiTheme="minorHAnsi" w:hAnsiTheme="minorHAnsi" w:cstheme="minorHAnsi"/>
          <w:b w:val="0"/>
          <w:bCs w:val="0"/>
          <w:i/>
          <w:iCs/>
          <w:color w:val="000000"/>
          <w:sz w:val="28"/>
          <w:szCs w:val="28"/>
        </w:rPr>
        <w:t>satyam</w:t>
      </w:r>
      <w:r w:rsidRPr="00790008">
        <w:rPr>
          <w:rStyle w:val="BookTitle"/>
          <w:rFonts w:asciiTheme="minorHAnsi" w:hAnsiTheme="minorHAnsi" w:cstheme="minorHAnsi"/>
          <w:b w:val="0"/>
          <w:bCs w:val="0"/>
          <w:color w:val="000000"/>
          <w:sz w:val="28"/>
          <w:szCs w:val="28"/>
        </w:rPr>
        <w:t>].”</w:t>
      </w:r>
    </w:p>
    <w:p w14:paraId="27C170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(1.7) it is stated: </w:t>
      </w:r>
      <w:r w:rsidRPr="00790008">
        <w:rPr>
          <w:rStyle w:val="BookTitle"/>
          <w:rFonts w:asciiTheme="minorHAnsi" w:hAnsiTheme="minorHAnsi" w:cstheme="minorHAnsi"/>
          <w:b w:val="0"/>
          <w:bCs w:val="0"/>
          <w:i/>
          <w:iCs/>
          <w:color w:val="000000"/>
          <w:sz w:val="28"/>
          <w:szCs w:val="28"/>
        </w:rPr>
        <w:t>brahma-vido viditvā līnā brahmaṇi tat parā yoni muktāḥ</w:t>
      </w:r>
      <w:r w:rsidRPr="00790008">
        <w:rPr>
          <w:rStyle w:val="BookTitle"/>
          <w:rFonts w:asciiTheme="minorHAnsi" w:hAnsiTheme="minorHAnsi" w:cstheme="minorHAnsi"/>
          <w:b w:val="0"/>
          <w:bCs w:val="0"/>
          <w:color w:val="000000"/>
          <w:sz w:val="28"/>
          <w:szCs w:val="28"/>
        </w:rPr>
        <w:t xml:space="preserve">—“Knowing that this Supreme Brahman is beyond material creation, the knowers of Brahman become inclined towards Him, and as a result </w:t>
      </w:r>
      <w:r w:rsidRPr="00790008">
        <w:rPr>
          <w:rStyle w:val="BookTitle"/>
          <w:rFonts w:asciiTheme="minorHAnsi" w:hAnsiTheme="minorHAnsi" w:cstheme="minorHAnsi"/>
          <w:b w:val="0"/>
          <w:bCs w:val="0"/>
          <w:color w:val="000000"/>
          <w:sz w:val="28"/>
          <w:szCs w:val="28"/>
        </w:rPr>
        <w:lastRenderedPageBreak/>
        <w:t xml:space="preserve">of serving Him they become free from the five types of miseries—living within the womb, taking birth, becoming diseased, growing old, and dying.”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(1.8) states: </w:t>
      </w:r>
      <w:r w:rsidRPr="00790008">
        <w:rPr>
          <w:rStyle w:val="BookTitle"/>
          <w:rFonts w:asciiTheme="minorHAnsi" w:hAnsiTheme="minorHAnsi" w:cstheme="minorHAnsi"/>
          <w:b w:val="0"/>
          <w:bCs w:val="0"/>
          <w:i/>
          <w:iCs/>
          <w:color w:val="000000"/>
          <w:sz w:val="28"/>
          <w:szCs w:val="28"/>
        </w:rPr>
        <w:t>bhoktṛ bhāvāj jñātvā devaḥ mucyate sarva pāśaiḥ</w:t>
      </w:r>
      <w:r w:rsidRPr="00790008">
        <w:rPr>
          <w:rStyle w:val="BookTitle"/>
          <w:rFonts w:asciiTheme="minorHAnsi" w:hAnsiTheme="minorHAnsi" w:cstheme="minorHAnsi"/>
          <w:b w:val="0"/>
          <w:bCs w:val="0"/>
          <w:color w:val="000000"/>
          <w:sz w:val="28"/>
          <w:szCs w:val="28"/>
        </w:rPr>
        <w:t xml:space="preserve">—“If one understands the Supreme Lord, in other words, if one worships Him with full knowledge, then he becomes freed from all bondage.”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(1.9) says: </w:t>
      </w:r>
      <w:r w:rsidRPr="00790008">
        <w:rPr>
          <w:rStyle w:val="BookTitle"/>
          <w:rFonts w:asciiTheme="minorHAnsi" w:hAnsiTheme="minorHAnsi" w:cstheme="minorHAnsi"/>
          <w:b w:val="0"/>
          <w:bCs w:val="0"/>
          <w:i/>
          <w:iCs/>
          <w:color w:val="000000"/>
          <w:sz w:val="28"/>
          <w:szCs w:val="28"/>
        </w:rPr>
        <w:t>jñājñau dvāv ajāv īśānīśau</w:t>
      </w:r>
      <w:r w:rsidRPr="00790008">
        <w:rPr>
          <w:rStyle w:val="BookTitle"/>
          <w:rFonts w:asciiTheme="minorHAnsi" w:hAnsiTheme="minorHAnsi" w:cstheme="minorHAnsi"/>
          <w:b w:val="0"/>
          <w:bCs w:val="0"/>
          <w:color w:val="000000"/>
          <w:sz w:val="28"/>
          <w:szCs w:val="28"/>
        </w:rPr>
        <w:t xml:space="preserve">—“Both the Supreme Lord and the living entities are spiritual. Of the two, the Supreme Lord is great, omnipotent, and omniscient, and the living entities are minute, subordinate spiritual sparks and therefore eligible to possess limited knowledge and be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But both are eternal.”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(1.10) says: </w:t>
      </w:r>
      <w:r w:rsidRPr="00790008">
        <w:rPr>
          <w:rStyle w:val="BookTitle"/>
          <w:rFonts w:asciiTheme="minorHAnsi" w:hAnsiTheme="minorHAnsi" w:cstheme="minorHAnsi"/>
          <w:b w:val="0"/>
          <w:bCs w:val="0"/>
          <w:i/>
          <w:iCs/>
          <w:color w:val="000000"/>
          <w:sz w:val="28"/>
          <w:szCs w:val="28"/>
        </w:rPr>
        <w:t>haraḥ kṣarātmānāv īśate deva ekaḥ</w:t>
      </w:r>
      <w:r w:rsidRPr="00790008">
        <w:rPr>
          <w:rStyle w:val="BookTitle"/>
          <w:rFonts w:asciiTheme="minorHAnsi" w:hAnsiTheme="minorHAnsi" w:cstheme="minorHAnsi"/>
          <w:b w:val="0"/>
          <w:bCs w:val="0"/>
          <w:color w:val="000000"/>
          <w:sz w:val="28"/>
          <w:szCs w:val="28"/>
        </w:rPr>
        <w:t xml:space="preserve">—“Although the living entities are inexhaustible, being proud by considering themselves the enjoyers of material objects, they are prone to be conditioned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Both material nature and the living entities are energies of and controlled by the Supreme Lord. The Supreme Lord is one without a second.”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(1.11) states: </w:t>
      </w:r>
      <w:r w:rsidRPr="00790008">
        <w:rPr>
          <w:rStyle w:val="BookTitle"/>
          <w:rFonts w:asciiTheme="minorHAnsi" w:hAnsiTheme="minorHAnsi" w:cstheme="minorHAnsi"/>
          <w:b w:val="0"/>
          <w:bCs w:val="0"/>
          <w:i/>
          <w:iCs/>
          <w:color w:val="000000"/>
          <w:sz w:val="28"/>
          <w:szCs w:val="28"/>
        </w:rPr>
        <w:t>jñātvā devaṁ sarva-pāśāpahāniḥ</w:t>
      </w:r>
      <w:r w:rsidRPr="00790008">
        <w:rPr>
          <w:rStyle w:val="BookTitle"/>
          <w:rFonts w:asciiTheme="minorHAnsi" w:hAnsiTheme="minorHAnsi" w:cstheme="minorHAnsi"/>
          <w:b w:val="0"/>
          <w:bCs w:val="0"/>
          <w:color w:val="000000"/>
          <w:sz w:val="28"/>
          <w:szCs w:val="28"/>
        </w:rPr>
        <w:t xml:space="preserve">—“When one realizes the Supreme Lord in truth, he becomes freed from all material bondage.”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(1.12) states: </w:t>
      </w:r>
      <w:r w:rsidRPr="00790008">
        <w:rPr>
          <w:rStyle w:val="BookTitle"/>
          <w:rFonts w:asciiTheme="minorHAnsi" w:hAnsiTheme="minorHAnsi" w:cstheme="minorHAnsi"/>
          <w:b w:val="0"/>
          <w:bCs w:val="0"/>
          <w:i/>
          <w:iCs/>
          <w:color w:val="000000"/>
          <w:sz w:val="28"/>
          <w:szCs w:val="28"/>
        </w:rPr>
        <w:t>nātaḥ paraṁ veditavyaṁ hi kiñcit</w:t>
      </w:r>
      <w:r w:rsidRPr="00790008">
        <w:rPr>
          <w:rStyle w:val="BookTitle"/>
          <w:rFonts w:asciiTheme="minorHAnsi" w:hAnsiTheme="minorHAnsi" w:cstheme="minorHAnsi"/>
          <w:b w:val="0"/>
          <w:bCs w:val="0"/>
          <w:color w:val="000000"/>
          <w:sz w:val="28"/>
          <w:szCs w:val="28"/>
        </w:rPr>
        <w:t xml:space="preserve">—“The Supreme Lord alone is the living entities’ object of meditation.”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(1.15) also states: </w:t>
      </w:r>
      <w:r w:rsidRPr="00790008">
        <w:rPr>
          <w:rStyle w:val="BookTitle"/>
          <w:rFonts w:asciiTheme="minorHAnsi" w:hAnsiTheme="minorHAnsi" w:cstheme="minorHAnsi"/>
          <w:b w:val="0"/>
          <w:bCs w:val="0"/>
          <w:i/>
          <w:iCs/>
          <w:color w:val="000000"/>
          <w:sz w:val="28"/>
          <w:szCs w:val="28"/>
        </w:rPr>
        <w:t>evam ātmātmani gṛhyate ’sau satyenainaṁ tapasā yo ’nupaśyati</w:t>
      </w:r>
      <w:r w:rsidRPr="00790008">
        <w:rPr>
          <w:rStyle w:val="BookTitle"/>
          <w:rFonts w:asciiTheme="minorHAnsi" w:hAnsiTheme="minorHAnsi" w:cstheme="minorHAnsi"/>
          <w:b w:val="0"/>
          <w:bCs w:val="0"/>
          <w:color w:val="000000"/>
          <w:sz w:val="28"/>
          <w:szCs w:val="28"/>
        </w:rPr>
        <w:t xml:space="preserve">—“The Supersoul is situated within the core of everyone’s heart. One who searches after that Supreme Lord through meditation and austerity can see Him within his heart.”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(2.15) states:</w:t>
      </w:r>
    </w:p>
    <w:p w14:paraId="4302A2D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yadātma-tattvena tu brahma-tattvaṁ</w:t>
      </w:r>
      <w:r w:rsidRPr="00790008">
        <w:rPr>
          <w:rStyle w:val="BookTitle"/>
          <w:rFonts w:asciiTheme="minorHAnsi" w:hAnsiTheme="minorHAnsi" w:cstheme="minorHAnsi"/>
          <w:b w:val="0"/>
          <w:bCs w:val="0"/>
          <w:color w:val="000000"/>
          <w:sz w:val="28"/>
          <w:szCs w:val="28"/>
        </w:rPr>
        <w:br/>
        <w:t>dīpopameneha yuktaḥ prapaśyet</w:t>
      </w:r>
      <w:r w:rsidRPr="00790008">
        <w:rPr>
          <w:rStyle w:val="BookTitle"/>
          <w:rFonts w:asciiTheme="minorHAnsi" w:hAnsiTheme="minorHAnsi" w:cstheme="minorHAnsi"/>
          <w:b w:val="0"/>
          <w:bCs w:val="0"/>
          <w:color w:val="000000"/>
          <w:sz w:val="28"/>
          <w:szCs w:val="28"/>
        </w:rPr>
        <w:br/>
        <w:t>ajaṁ dhruvaṁ sarva-tattvair viśuddhaṁ</w:t>
      </w:r>
      <w:r w:rsidRPr="00790008">
        <w:rPr>
          <w:rStyle w:val="BookTitle"/>
          <w:rFonts w:asciiTheme="minorHAnsi" w:hAnsiTheme="minorHAnsi" w:cstheme="minorHAnsi"/>
          <w:b w:val="0"/>
          <w:bCs w:val="0"/>
          <w:color w:val="000000"/>
          <w:sz w:val="28"/>
          <w:szCs w:val="28"/>
        </w:rPr>
        <w:br/>
        <w:t xml:space="preserve"> jñātvā devaṁ mucyate sarva-pāśaiḥ</w:t>
      </w:r>
    </w:p>
    <w:p w14:paraId="572D25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the mercy of the Supreme Lord, there is no alternative for the living entities to get freedom from material bondage. Moreover, in order to receive His mercy, a living entity requires self-realization just as the darkness inside a pot can only be dissipated by a lamp. Similarly, due to our ignorance the Supreme Lord, who is the controller of the entire universe, appears unreal to us. When a living entity realizes himself, he will automatically realize the Supreme Lord. Through knowledge of self-realization a living entity understands that though the Supreme Lord is situated within his heart, He does not take birth like an ordinary living entity. He is aloof from material activities, untouched by nescience, infallible, and supremely pure. Knowing this, the living entity becomes freed from all bondage.” </w:t>
      </w:r>
      <w:r w:rsidRPr="00790008">
        <w:rPr>
          <w:rStyle w:val="BookTitle"/>
          <w:rFonts w:asciiTheme="minorHAnsi" w:hAnsiTheme="minorHAnsi" w:cstheme="minorHAnsi"/>
          <w:b w:val="0"/>
          <w:bCs w:val="0"/>
          <w:i/>
          <w:iCs/>
          <w:color w:val="000000"/>
          <w:sz w:val="28"/>
          <w:szCs w:val="28"/>
        </w:rPr>
        <w:t>Śvetāśvatara</w:t>
      </w:r>
      <w:r w:rsidRPr="00790008">
        <w:rPr>
          <w:rStyle w:val="BookTitle"/>
          <w:rFonts w:asciiTheme="minorHAnsi" w:hAnsiTheme="minorHAnsi" w:cstheme="minorHAnsi"/>
          <w:b w:val="0"/>
          <w:bCs w:val="0"/>
          <w:color w:val="000000"/>
          <w:sz w:val="28"/>
          <w:szCs w:val="28"/>
        </w:rPr>
        <w:t xml:space="preserve"> (3.1) states: </w:t>
      </w:r>
      <w:r w:rsidRPr="00790008">
        <w:rPr>
          <w:rStyle w:val="BookTitle"/>
          <w:rFonts w:asciiTheme="minorHAnsi" w:hAnsiTheme="minorHAnsi" w:cstheme="minorHAnsi"/>
          <w:b w:val="0"/>
          <w:bCs w:val="0"/>
          <w:i/>
          <w:iCs/>
          <w:color w:val="000000"/>
          <w:sz w:val="28"/>
          <w:szCs w:val="28"/>
        </w:rPr>
        <w:t xml:space="preserve">ya eko jāla-vān īśata īśanībhiḥ sarvāl lokān īśata </w:t>
      </w:r>
      <w:r w:rsidRPr="00790008">
        <w:rPr>
          <w:rStyle w:val="BookTitle"/>
          <w:rFonts w:asciiTheme="minorHAnsi" w:hAnsiTheme="minorHAnsi" w:cstheme="minorHAnsi"/>
          <w:b w:val="0"/>
          <w:bCs w:val="0"/>
          <w:i/>
          <w:iCs/>
          <w:color w:val="000000"/>
          <w:sz w:val="28"/>
          <w:szCs w:val="28"/>
        </w:rPr>
        <w:lastRenderedPageBreak/>
        <w:t>īśanībhiḥ</w:t>
      </w:r>
      <w:r w:rsidRPr="00790008">
        <w:rPr>
          <w:rStyle w:val="BookTitle"/>
          <w:rFonts w:asciiTheme="minorHAnsi" w:hAnsiTheme="minorHAnsi" w:cstheme="minorHAnsi"/>
          <w:b w:val="0"/>
          <w:bCs w:val="0"/>
          <w:color w:val="000000"/>
          <w:sz w:val="28"/>
          <w:szCs w:val="28"/>
        </w:rPr>
        <w:t xml:space="preserve">—“Through His own internal potency, the Supreme Absolute Truth controls the living entities, the material nature, the time factor, their characteristics, and their activities, which are all subordinate to Him.”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(3.4) states: </w:t>
      </w:r>
      <w:r w:rsidRPr="00790008">
        <w:rPr>
          <w:rStyle w:val="BookTitle"/>
          <w:rFonts w:asciiTheme="minorHAnsi" w:hAnsiTheme="minorHAnsi" w:cstheme="minorHAnsi"/>
          <w:b w:val="0"/>
          <w:bCs w:val="0"/>
          <w:i/>
          <w:iCs/>
          <w:color w:val="000000"/>
          <w:sz w:val="28"/>
          <w:szCs w:val="28"/>
        </w:rPr>
        <w:t>sa no buddhyā śubhayā saṁyunaktu</w:t>
      </w:r>
      <w:r w:rsidRPr="00790008">
        <w:rPr>
          <w:rStyle w:val="BookTitle"/>
          <w:rFonts w:asciiTheme="minorHAnsi" w:hAnsiTheme="minorHAnsi" w:cstheme="minorHAnsi"/>
          <w:b w:val="0"/>
          <w:bCs w:val="0"/>
          <w:color w:val="000000"/>
          <w:sz w:val="28"/>
          <w:szCs w:val="28"/>
        </w:rPr>
        <w:t xml:space="preserve">—“May the Supreme Lord give us pure intelligence so that we can fix our mind in worshiping Him.”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(3.7) states: </w:t>
      </w:r>
      <w:r w:rsidRPr="00790008">
        <w:rPr>
          <w:rStyle w:val="BookTitle"/>
          <w:rFonts w:asciiTheme="minorHAnsi" w:hAnsiTheme="minorHAnsi" w:cstheme="minorHAnsi"/>
          <w:b w:val="0"/>
          <w:bCs w:val="0"/>
          <w:i/>
          <w:iCs/>
          <w:color w:val="000000"/>
          <w:sz w:val="28"/>
          <w:szCs w:val="28"/>
        </w:rPr>
        <w:t>viśvasyaikaṁ pariveṣṭitāram īśaṁ taṁ jñātvāmṛtā bhavanti</w:t>
      </w:r>
      <w:r w:rsidRPr="00790008">
        <w:rPr>
          <w:rStyle w:val="BookTitle"/>
          <w:rFonts w:asciiTheme="minorHAnsi" w:hAnsiTheme="minorHAnsi" w:cstheme="minorHAnsi"/>
          <w:b w:val="0"/>
          <w:bCs w:val="0"/>
          <w:color w:val="000000"/>
          <w:sz w:val="28"/>
          <w:szCs w:val="28"/>
        </w:rPr>
        <w:t xml:space="preserve">—“This entire universe is within His grip. He is all-pervading and one without a second. Everything has emanated from Him. He is the supreme controller. If one meditates on Him in this way, he achieves immortality.”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(3.8) says: </w:t>
      </w:r>
      <w:r w:rsidRPr="00790008">
        <w:rPr>
          <w:rStyle w:val="BookTitle"/>
          <w:rFonts w:asciiTheme="minorHAnsi" w:hAnsiTheme="minorHAnsi" w:cstheme="minorHAnsi"/>
          <w:b w:val="0"/>
          <w:bCs w:val="0"/>
          <w:i/>
          <w:iCs/>
          <w:color w:val="000000"/>
          <w:sz w:val="28"/>
          <w:szCs w:val="28"/>
        </w:rPr>
        <w:t>tam eva viditvāti mṛtyum eti nānyaḥ panthā vidyate ’yanāya</w:t>
      </w:r>
      <w:r w:rsidRPr="00790008">
        <w:rPr>
          <w:rStyle w:val="BookTitle"/>
          <w:rFonts w:asciiTheme="minorHAnsi" w:hAnsiTheme="minorHAnsi" w:cstheme="minorHAnsi"/>
          <w:b w:val="0"/>
          <w:bCs w:val="0"/>
          <w:color w:val="000000"/>
          <w:sz w:val="28"/>
          <w:szCs w:val="28"/>
        </w:rPr>
        <w:t xml:space="preserve">—“One can attain the perfect stage of liberation from birth and death simply by knowing the Lord, the Supreme Personality of Godhead. There is no other way to achieve this perfection.”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(3.10) states: </w:t>
      </w:r>
      <w:r w:rsidRPr="00790008">
        <w:rPr>
          <w:rStyle w:val="BookTitle"/>
          <w:rFonts w:asciiTheme="minorHAnsi" w:hAnsiTheme="minorHAnsi" w:cstheme="minorHAnsi"/>
          <w:b w:val="0"/>
          <w:bCs w:val="0"/>
          <w:i/>
          <w:iCs/>
          <w:color w:val="000000"/>
          <w:sz w:val="28"/>
          <w:szCs w:val="28"/>
        </w:rPr>
        <w:t>ya etad vidur amṛtās te bhavanty athetare duḥkham evāpiyanti</w:t>
      </w:r>
      <w:r w:rsidRPr="00790008">
        <w:rPr>
          <w:rStyle w:val="BookTitle"/>
          <w:rFonts w:asciiTheme="minorHAnsi" w:hAnsiTheme="minorHAnsi" w:cstheme="minorHAnsi"/>
          <w:b w:val="0"/>
          <w:bCs w:val="0"/>
          <w:color w:val="000000"/>
          <w:sz w:val="28"/>
          <w:szCs w:val="28"/>
        </w:rPr>
        <w:t xml:space="preserve">—“Those who know this Supreme Brahman become immortal, and those who do not know Him suffer the miseries of the material world.”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(3.17) says: </w:t>
      </w:r>
      <w:r w:rsidRPr="00790008">
        <w:rPr>
          <w:rStyle w:val="BookTitle"/>
          <w:rFonts w:asciiTheme="minorHAnsi" w:hAnsiTheme="minorHAnsi" w:cstheme="minorHAnsi"/>
          <w:b w:val="0"/>
          <w:bCs w:val="0"/>
          <w:i/>
          <w:iCs/>
          <w:color w:val="000000"/>
          <w:sz w:val="28"/>
          <w:szCs w:val="28"/>
        </w:rPr>
        <w:t>sarvasya prabhum īśānaṁ sarvasya śaraṇaṁ bṛhat</w:t>
      </w:r>
      <w:r w:rsidRPr="00790008">
        <w:rPr>
          <w:rStyle w:val="BookTitle"/>
          <w:rFonts w:asciiTheme="minorHAnsi" w:hAnsiTheme="minorHAnsi" w:cstheme="minorHAnsi"/>
          <w:b w:val="0"/>
          <w:bCs w:val="0"/>
          <w:color w:val="000000"/>
          <w:sz w:val="28"/>
          <w:szCs w:val="28"/>
        </w:rPr>
        <w:t xml:space="preserve">—“That Supreme Personality of Godhead, the Supersoul, is the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xml:space="preserve">, or master, of all living entities; therefore He is the ultimate shelter of all living entities.”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(3.20) states: </w:t>
      </w:r>
      <w:r w:rsidRPr="00790008">
        <w:rPr>
          <w:rStyle w:val="BookTitle"/>
          <w:rFonts w:asciiTheme="minorHAnsi" w:hAnsiTheme="minorHAnsi" w:cstheme="minorHAnsi"/>
          <w:b w:val="0"/>
          <w:bCs w:val="0"/>
          <w:i/>
          <w:iCs/>
          <w:color w:val="000000"/>
          <w:sz w:val="28"/>
          <w:szCs w:val="28"/>
        </w:rPr>
        <w:t>tam akratuṁ paśyati vīta-śoko dhātuḥ prasādān mahimānamīśam</w:t>
      </w:r>
      <w:r w:rsidRPr="00790008">
        <w:rPr>
          <w:rStyle w:val="BookTitle"/>
          <w:rFonts w:asciiTheme="minorHAnsi" w:hAnsiTheme="minorHAnsi" w:cstheme="minorHAnsi"/>
          <w:b w:val="0"/>
          <w:bCs w:val="0"/>
          <w:color w:val="000000"/>
          <w:sz w:val="28"/>
          <w:szCs w:val="28"/>
        </w:rPr>
        <w:t xml:space="preserve">—“When one’s contamination due to sense gratification is destroyed by His mercy and one develops attachment for the service of the Supreme Lord, such a person becomes fully satisfied and sees the glorious Lord. In this way he becomes freed from all lamentation.”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(4.13) says: </w:t>
      </w:r>
      <w:r w:rsidRPr="00790008">
        <w:rPr>
          <w:rStyle w:val="BookTitle"/>
          <w:rFonts w:asciiTheme="minorHAnsi" w:hAnsiTheme="minorHAnsi" w:cstheme="minorHAnsi"/>
          <w:b w:val="0"/>
          <w:bCs w:val="0"/>
          <w:i/>
          <w:iCs/>
          <w:color w:val="000000"/>
          <w:sz w:val="28"/>
          <w:szCs w:val="28"/>
        </w:rPr>
        <w:t>kasmai devāya haviṣā vidhema</w:t>
      </w:r>
      <w:r w:rsidRPr="00790008">
        <w:rPr>
          <w:rStyle w:val="BookTitle"/>
          <w:rFonts w:asciiTheme="minorHAnsi" w:hAnsiTheme="minorHAnsi" w:cstheme="minorHAnsi"/>
          <w:b w:val="0"/>
          <w:bCs w:val="0"/>
          <w:color w:val="000000"/>
          <w:sz w:val="28"/>
          <w:szCs w:val="28"/>
        </w:rPr>
        <w:t xml:space="preserve">—“To Him, the Personality of Godhead, we offer our worship with oblations of ghee.”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(4.15) states: </w:t>
      </w:r>
      <w:r w:rsidRPr="00790008">
        <w:rPr>
          <w:rStyle w:val="BookTitle"/>
          <w:rFonts w:asciiTheme="minorHAnsi" w:hAnsiTheme="minorHAnsi" w:cstheme="minorHAnsi"/>
          <w:b w:val="0"/>
          <w:bCs w:val="0"/>
          <w:i/>
          <w:iCs/>
          <w:color w:val="000000"/>
          <w:sz w:val="28"/>
          <w:szCs w:val="28"/>
        </w:rPr>
        <w:t>tam eva jñātvā mṛtyu pāśāś chinati</w:t>
      </w:r>
      <w:r w:rsidRPr="00790008">
        <w:rPr>
          <w:rStyle w:val="BookTitle"/>
          <w:rFonts w:asciiTheme="minorHAnsi" w:hAnsiTheme="minorHAnsi" w:cstheme="minorHAnsi"/>
          <w:b w:val="0"/>
          <w:bCs w:val="0"/>
          <w:color w:val="000000"/>
          <w:sz w:val="28"/>
          <w:szCs w:val="28"/>
        </w:rPr>
        <w:t xml:space="preserve">—“When a human being realizes and worships Him, his material bondage is cut to pieces.”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(6.7) states: </w:t>
      </w:r>
      <w:r w:rsidRPr="00790008">
        <w:rPr>
          <w:rStyle w:val="BookTitle"/>
          <w:rFonts w:asciiTheme="minorHAnsi" w:hAnsiTheme="minorHAnsi" w:cstheme="minorHAnsi"/>
          <w:b w:val="0"/>
          <w:bCs w:val="0"/>
          <w:i/>
          <w:iCs/>
          <w:color w:val="000000"/>
          <w:sz w:val="28"/>
          <w:szCs w:val="28"/>
        </w:rPr>
        <w:t>vidāma devaṁ bhuvaneśam īḍyam</w:t>
      </w:r>
      <w:r w:rsidRPr="00790008">
        <w:rPr>
          <w:rStyle w:val="BookTitle"/>
          <w:rFonts w:asciiTheme="minorHAnsi" w:hAnsiTheme="minorHAnsi" w:cstheme="minorHAnsi"/>
          <w:b w:val="0"/>
          <w:bCs w:val="0"/>
          <w:color w:val="000000"/>
          <w:sz w:val="28"/>
          <w:szCs w:val="28"/>
        </w:rPr>
        <w:t xml:space="preserve">—“We meditate on the Supreme Lord, who is worshipable to material leaders and controllers.”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(6.13) states: </w:t>
      </w:r>
      <w:r w:rsidRPr="00790008">
        <w:rPr>
          <w:rStyle w:val="BookTitle"/>
          <w:rFonts w:asciiTheme="minorHAnsi" w:hAnsiTheme="minorHAnsi" w:cstheme="minorHAnsi"/>
          <w:b w:val="0"/>
          <w:bCs w:val="0"/>
          <w:i/>
          <w:iCs/>
          <w:color w:val="000000"/>
          <w:sz w:val="28"/>
          <w:szCs w:val="28"/>
        </w:rPr>
        <w:t>jñātvā devaṁ mucyate sarva-pāśaiḥ</w:t>
      </w:r>
      <w:r w:rsidRPr="00790008">
        <w:rPr>
          <w:rStyle w:val="BookTitle"/>
          <w:rFonts w:asciiTheme="minorHAnsi" w:hAnsiTheme="minorHAnsi" w:cstheme="minorHAnsi"/>
          <w:b w:val="0"/>
          <w:bCs w:val="0"/>
          <w:color w:val="000000"/>
          <w:sz w:val="28"/>
          <w:szCs w:val="28"/>
        </w:rPr>
        <w:t xml:space="preserve">—“Therefore one should know Him in truth and engage in His devotional service. In this way one will be relieved from all bondage born of nescience.”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(6.18) says: </w:t>
      </w:r>
      <w:r w:rsidRPr="00790008">
        <w:rPr>
          <w:rStyle w:val="BookTitle"/>
          <w:rFonts w:asciiTheme="minorHAnsi" w:hAnsiTheme="minorHAnsi" w:cstheme="minorHAnsi"/>
          <w:b w:val="0"/>
          <w:bCs w:val="0"/>
          <w:i/>
          <w:iCs/>
          <w:color w:val="000000"/>
          <w:sz w:val="28"/>
          <w:szCs w:val="28"/>
        </w:rPr>
        <w:t>taṁ ha devam ātma-buddhi-prakāśaṁ mumukṣur vai śaraṇam ahaṁ prapadye</w:t>
      </w:r>
      <w:r w:rsidRPr="00790008">
        <w:rPr>
          <w:rStyle w:val="BookTitle"/>
          <w:rFonts w:asciiTheme="minorHAnsi" w:hAnsiTheme="minorHAnsi" w:cstheme="minorHAnsi"/>
          <w:b w:val="0"/>
          <w:bCs w:val="0"/>
          <w:color w:val="000000"/>
          <w:sz w:val="28"/>
          <w:szCs w:val="28"/>
        </w:rPr>
        <w:t xml:space="preserve">—“One must surrender unto the Supreme Personality of Godhead if he at all wants liberation.” Then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(6.23) states:</w:t>
      </w:r>
    </w:p>
    <w:p w14:paraId="7A170A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60F1A4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“Only unto those great souls who have implicit faith in both the Lord and the spiritual master are all the imports of Vedic knowledge automatically revealed.”</w:t>
      </w:r>
    </w:p>
    <w:p w14:paraId="314A2FB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(1.1.17) it is stated: </w:t>
      </w:r>
      <w:r w:rsidRPr="00790008">
        <w:rPr>
          <w:rStyle w:val="BookTitle"/>
          <w:rFonts w:asciiTheme="minorHAnsi" w:hAnsiTheme="minorHAnsi" w:cstheme="minorHAnsi"/>
          <w:b w:val="0"/>
          <w:bCs w:val="0"/>
          <w:i/>
          <w:iCs/>
          <w:color w:val="000000"/>
          <w:sz w:val="28"/>
          <w:szCs w:val="28"/>
        </w:rPr>
        <w:t>bhedavyapadeśāc ca</w:t>
      </w:r>
      <w:r w:rsidRPr="00790008">
        <w:rPr>
          <w:rStyle w:val="BookTitle"/>
          <w:rFonts w:asciiTheme="minorHAnsi" w:hAnsiTheme="minorHAnsi" w:cstheme="minorHAnsi"/>
          <w:b w:val="0"/>
          <w:bCs w:val="0"/>
          <w:color w:val="000000"/>
          <w:sz w:val="28"/>
          <w:szCs w:val="28"/>
        </w:rPr>
        <w:t xml:space="preserve">—“Since the blissful Lord is different from the living entities, He cannot be accepted as belonging to the category of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(1.1.21) also states: </w:t>
      </w:r>
      <w:r w:rsidRPr="00790008">
        <w:rPr>
          <w:rStyle w:val="BookTitle"/>
          <w:rFonts w:asciiTheme="minorHAnsi" w:hAnsiTheme="minorHAnsi" w:cstheme="minorHAnsi"/>
          <w:b w:val="0"/>
          <w:bCs w:val="0"/>
          <w:i/>
          <w:iCs/>
          <w:color w:val="000000"/>
          <w:sz w:val="28"/>
          <w:szCs w:val="28"/>
        </w:rPr>
        <w:t>bhedavyapadeśāc cānyaḥ—</w:t>
      </w:r>
      <w:r w:rsidRPr="00790008">
        <w:rPr>
          <w:rStyle w:val="BookTitle"/>
          <w:rFonts w:asciiTheme="minorHAnsi" w:hAnsiTheme="minorHAnsi" w:cstheme="minorHAnsi"/>
          <w:b w:val="0"/>
          <w:bCs w:val="0"/>
          <w:color w:val="000000"/>
          <w:sz w:val="28"/>
          <w:szCs w:val="28"/>
        </w:rPr>
        <w:t xml:space="preserve">“The Supersoul has been ascertained as different from exalted living entities like the sun-god, therefore the Supersoul is certainly different from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(1.1.29) states: </w:t>
      </w:r>
      <w:r w:rsidRPr="00790008">
        <w:rPr>
          <w:rStyle w:val="BookTitle"/>
          <w:rFonts w:asciiTheme="minorHAnsi" w:hAnsiTheme="minorHAnsi" w:cstheme="minorHAnsi"/>
          <w:b w:val="0"/>
          <w:bCs w:val="0"/>
          <w:i/>
          <w:iCs/>
          <w:color w:val="000000"/>
          <w:sz w:val="28"/>
          <w:szCs w:val="28"/>
        </w:rPr>
        <w:t>na vakturātmopadeśād iti ced adhyātma sambandha bhūmā hy asmin</w:t>
      </w:r>
      <w:r w:rsidRPr="00790008">
        <w:rPr>
          <w:rStyle w:val="BookTitle"/>
          <w:rFonts w:asciiTheme="minorHAnsi" w:hAnsiTheme="minorHAnsi" w:cstheme="minorHAnsi"/>
          <w:b w:val="0"/>
          <w:bCs w:val="0"/>
          <w:color w:val="000000"/>
          <w:sz w:val="28"/>
          <w:szCs w:val="28"/>
        </w:rPr>
        <w:t xml:space="preserve">—“The Lord has established Himself as the only worshipable object. The characteristics of the Supersoul are found in the individual soul to a great extent, yet the Supersoul is the ecstatic and almighty life and soul of the living entity.”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(1.2.8) states: </w:t>
      </w:r>
      <w:r w:rsidRPr="00790008">
        <w:rPr>
          <w:rStyle w:val="BookTitle"/>
          <w:rFonts w:asciiTheme="minorHAnsi" w:hAnsiTheme="minorHAnsi" w:cstheme="minorHAnsi"/>
          <w:b w:val="0"/>
          <w:bCs w:val="0"/>
          <w:i/>
          <w:iCs/>
          <w:color w:val="000000"/>
          <w:sz w:val="28"/>
          <w:szCs w:val="28"/>
        </w:rPr>
        <w:t>sambhoga prāptir iti cen na vaiśeṣyāt</w:t>
      </w:r>
      <w:r w:rsidRPr="00790008">
        <w:rPr>
          <w:rStyle w:val="BookTitle"/>
          <w:rFonts w:asciiTheme="minorHAnsi" w:hAnsiTheme="minorHAnsi" w:cstheme="minorHAnsi"/>
          <w:b w:val="0"/>
          <w:bCs w:val="0"/>
          <w:color w:val="000000"/>
          <w:sz w:val="28"/>
          <w:szCs w:val="28"/>
        </w:rPr>
        <w:t xml:space="preserve">—“The distinction between the living entity and the Supreme Lord is that the living entity possesses a material body and is therefore under the control of karma. But even though the Supreme Lord dwells within the bodies of the living entities, He is not under the control of karma. That is why He is not subjected to the feelings of material happiness and distress.”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(1.2.11) states: </w:t>
      </w:r>
      <w:r w:rsidRPr="00790008">
        <w:rPr>
          <w:rStyle w:val="BookTitle"/>
          <w:rFonts w:asciiTheme="minorHAnsi" w:hAnsiTheme="minorHAnsi" w:cstheme="minorHAnsi"/>
          <w:b w:val="0"/>
          <w:bCs w:val="0"/>
          <w:i/>
          <w:iCs/>
          <w:color w:val="000000"/>
          <w:sz w:val="28"/>
          <w:szCs w:val="28"/>
        </w:rPr>
        <w:t>guhāṁ praviṣṭavātmānau hi tad darśanāt</w:t>
      </w:r>
      <w:r w:rsidRPr="00790008">
        <w:rPr>
          <w:rStyle w:val="BookTitle"/>
          <w:rFonts w:asciiTheme="minorHAnsi" w:hAnsiTheme="minorHAnsi" w:cstheme="minorHAnsi"/>
          <w:b w:val="0"/>
          <w:bCs w:val="0"/>
          <w:color w:val="000000"/>
          <w:sz w:val="28"/>
          <w:szCs w:val="28"/>
        </w:rPr>
        <w:t xml:space="preserve">—“Both the living entity and the Supreme Lord are situated within the core of the living entity’s heart. This is well-known through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(1.2.17) states: </w:t>
      </w:r>
      <w:r w:rsidRPr="00790008">
        <w:rPr>
          <w:rStyle w:val="BookTitle"/>
          <w:rFonts w:asciiTheme="minorHAnsi" w:hAnsiTheme="minorHAnsi" w:cstheme="minorHAnsi"/>
          <w:b w:val="0"/>
          <w:bCs w:val="0"/>
          <w:i/>
          <w:iCs/>
          <w:color w:val="000000"/>
          <w:sz w:val="28"/>
          <w:szCs w:val="28"/>
        </w:rPr>
        <w:t>anavasthiter asambhavā ca netaraḥ</w:t>
      </w:r>
      <w:r w:rsidRPr="00790008">
        <w:rPr>
          <w:rStyle w:val="BookTitle"/>
          <w:rFonts w:asciiTheme="minorHAnsi" w:hAnsiTheme="minorHAnsi" w:cstheme="minorHAnsi"/>
          <w:b w:val="0"/>
          <w:bCs w:val="0"/>
          <w:color w:val="000000"/>
          <w:sz w:val="28"/>
          <w:szCs w:val="28"/>
        </w:rPr>
        <w:t xml:space="preserve">—“The personality within your eyes is none other than the Supreme Brahman, the Supreme Personality of Godhead. The characteristics of Brahman such as immorality cannot remain in a reflection, in the sun-god, or in the ordinary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(1.2.20) states: </w:t>
      </w:r>
      <w:r w:rsidRPr="00790008">
        <w:rPr>
          <w:rStyle w:val="BookTitle"/>
          <w:rFonts w:asciiTheme="minorHAnsi" w:hAnsiTheme="minorHAnsi" w:cstheme="minorHAnsi"/>
          <w:b w:val="0"/>
          <w:bCs w:val="0"/>
          <w:i/>
          <w:iCs/>
          <w:color w:val="000000"/>
          <w:sz w:val="28"/>
          <w:szCs w:val="28"/>
        </w:rPr>
        <w:t>śārīraś cobhaye ’pi hi bhedenainamadhīyate</w:t>
      </w:r>
      <w:r w:rsidRPr="00790008">
        <w:rPr>
          <w:rStyle w:val="BookTitle"/>
          <w:rFonts w:asciiTheme="minorHAnsi" w:hAnsiTheme="minorHAnsi" w:cstheme="minorHAnsi"/>
          <w:b w:val="0"/>
          <w:bCs w:val="0"/>
          <w:color w:val="000000"/>
          <w:sz w:val="28"/>
          <w:szCs w:val="28"/>
        </w:rPr>
        <w:t xml:space="preserve">—“Both the living entity and the Supersoul are present within the body. But the followers of the Kāṇva and Mādhyandina branches of the </w:t>
      </w:r>
      <w:r w:rsidRPr="00790008">
        <w:rPr>
          <w:rStyle w:val="BookTitle"/>
          <w:rFonts w:asciiTheme="minorHAnsi" w:hAnsiTheme="minorHAnsi" w:cstheme="minorHAnsi"/>
          <w:b w:val="0"/>
          <w:bCs w:val="0"/>
          <w:i/>
          <w:iCs/>
          <w:color w:val="000000"/>
          <w:sz w:val="28"/>
          <w:szCs w:val="28"/>
        </w:rPr>
        <w:t xml:space="preserve">Veda </w:t>
      </w:r>
      <w:r w:rsidRPr="00790008">
        <w:rPr>
          <w:rStyle w:val="BookTitle"/>
          <w:rFonts w:asciiTheme="minorHAnsi" w:hAnsiTheme="minorHAnsi" w:cstheme="minorHAnsi"/>
          <w:b w:val="0"/>
          <w:bCs w:val="0"/>
          <w:color w:val="000000"/>
          <w:sz w:val="28"/>
          <w:szCs w:val="28"/>
        </w:rPr>
        <w:t xml:space="preserve">accept the Supersoul as different than the individual soul.”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(1.2.28) states: </w:t>
      </w:r>
      <w:r w:rsidRPr="00790008">
        <w:rPr>
          <w:rStyle w:val="BookTitle"/>
          <w:rFonts w:asciiTheme="minorHAnsi" w:hAnsiTheme="minorHAnsi" w:cstheme="minorHAnsi"/>
          <w:b w:val="0"/>
          <w:bCs w:val="0"/>
          <w:i/>
          <w:iCs/>
          <w:color w:val="000000"/>
          <w:sz w:val="28"/>
          <w:szCs w:val="28"/>
        </w:rPr>
        <w:t>ataeva na devatā bhūtaṁ ca</w:t>
      </w:r>
      <w:r w:rsidRPr="00790008">
        <w:rPr>
          <w:rStyle w:val="BookTitle"/>
          <w:rFonts w:asciiTheme="minorHAnsi" w:hAnsiTheme="minorHAnsi" w:cstheme="minorHAnsi"/>
          <w:b w:val="0"/>
          <w:bCs w:val="0"/>
          <w:color w:val="000000"/>
          <w:sz w:val="28"/>
          <w:szCs w:val="28"/>
        </w:rPr>
        <w:t xml:space="preserve">—“Neither the living entities nor the demigods are fit to be called Vaiśvānara, or the Supersoul. Only Lord Viṣṇu is the Supersoul.”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(1.3.5) states: </w:t>
      </w:r>
      <w:r w:rsidRPr="00790008">
        <w:rPr>
          <w:rStyle w:val="BookTitle"/>
          <w:rFonts w:asciiTheme="minorHAnsi" w:hAnsiTheme="minorHAnsi" w:cstheme="minorHAnsi"/>
          <w:b w:val="0"/>
          <w:bCs w:val="0"/>
          <w:i/>
          <w:iCs/>
          <w:color w:val="000000"/>
          <w:sz w:val="28"/>
          <w:szCs w:val="28"/>
        </w:rPr>
        <w:t>bhedavyapadeṣāt</w:t>
      </w:r>
      <w:r w:rsidRPr="00790008">
        <w:rPr>
          <w:rStyle w:val="BookTitle"/>
          <w:rFonts w:asciiTheme="minorHAnsi" w:hAnsiTheme="minorHAnsi" w:cstheme="minorHAnsi"/>
          <w:b w:val="0"/>
          <w:bCs w:val="0"/>
          <w:color w:val="000000"/>
          <w:sz w:val="28"/>
          <w:szCs w:val="28"/>
        </w:rPr>
        <w:t xml:space="preserve">—“The Supreme Lord is one and the object of knowledge, whereas the living entities are many and the knowers. Thus they are different.”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(1.3.7) states: </w:t>
      </w:r>
      <w:r w:rsidRPr="00790008">
        <w:rPr>
          <w:rStyle w:val="BookTitle"/>
          <w:rFonts w:asciiTheme="minorHAnsi" w:hAnsiTheme="minorHAnsi" w:cstheme="minorHAnsi"/>
          <w:b w:val="0"/>
          <w:bCs w:val="0"/>
          <w:i/>
          <w:iCs/>
          <w:color w:val="000000"/>
          <w:sz w:val="28"/>
          <w:szCs w:val="28"/>
        </w:rPr>
        <w:t>sthityadanābhyāṁ ca</w:t>
      </w:r>
      <w:r w:rsidRPr="00790008">
        <w:rPr>
          <w:rStyle w:val="BookTitle"/>
          <w:rFonts w:asciiTheme="minorHAnsi" w:hAnsiTheme="minorHAnsi" w:cstheme="minorHAnsi"/>
          <w:b w:val="0"/>
          <w:bCs w:val="0"/>
          <w:color w:val="000000"/>
          <w:sz w:val="28"/>
          <w:szCs w:val="28"/>
        </w:rPr>
        <w:t xml:space="preserve">—“One remains in the tree of material existence simply as the witness while the other enjoys the fruits of that tree in the form of the results of karma, therefore they are different.”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(1.3.12) states: </w:t>
      </w:r>
      <w:r w:rsidRPr="00790008">
        <w:rPr>
          <w:rStyle w:val="BookTitle"/>
          <w:rFonts w:asciiTheme="minorHAnsi" w:hAnsiTheme="minorHAnsi" w:cstheme="minorHAnsi"/>
          <w:b w:val="0"/>
          <w:bCs w:val="0"/>
          <w:i/>
          <w:iCs/>
          <w:color w:val="000000"/>
          <w:sz w:val="28"/>
          <w:szCs w:val="28"/>
        </w:rPr>
        <w:t>anya bhāvavyavṛteś ca</w:t>
      </w:r>
      <w:r w:rsidRPr="00790008">
        <w:rPr>
          <w:rStyle w:val="BookTitle"/>
          <w:rFonts w:asciiTheme="minorHAnsi" w:hAnsiTheme="minorHAnsi" w:cstheme="minorHAnsi"/>
          <w:b w:val="0"/>
          <w:bCs w:val="0"/>
          <w:color w:val="000000"/>
          <w:sz w:val="28"/>
          <w:szCs w:val="28"/>
        </w:rPr>
        <w:t xml:space="preserve">—“He is unseen yet He sees everything. He is unheard yet He is the object of hearing. Therefore </w:t>
      </w:r>
      <w:r w:rsidRPr="00790008">
        <w:rPr>
          <w:rStyle w:val="BookTitle"/>
          <w:rFonts w:asciiTheme="minorHAnsi" w:hAnsiTheme="minorHAnsi" w:cstheme="minorHAnsi"/>
          <w:b w:val="0"/>
          <w:bCs w:val="0"/>
          <w:color w:val="000000"/>
          <w:sz w:val="28"/>
          <w:szCs w:val="28"/>
        </w:rPr>
        <w:lastRenderedPageBreak/>
        <w:t xml:space="preserve">none other than the Supreme Brahman is inexhaustible.”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(1.3.18) states: </w:t>
      </w:r>
      <w:r w:rsidRPr="00790008">
        <w:rPr>
          <w:rStyle w:val="BookTitle"/>
          <w:rFonts w:asciiTheme="minorHAnsi" w:hAnsiTheme="minorHAnsi" w:cstheme="minorHAnsi"/>
          <w:b w:val="0"/>
          <w:bCs w:val="0"/>
          <w:i/>
          <w:iCs/>
          <w:color w:val="000000"/>
          <w:sz w:val="28"/>
          <w:szCs w:val="28"/>
        </w:rPr>
        <w:t>itaraparāmarśāt sa iti cen nāsambhavāt</w:t>
      </w:r>
      <w:r w:rsidRPr="00790008">
        <w:rPr>
          <w:rStyle w:val="BookTitle"/>
          <w:rFonts w:asciiTheme="minorHAnsi" w:hAnsiTheme="minorHAnsi" w:cstheme="minorHAnsi"/>
          <w:b w:val="0"/>
          <w:bCs w:val="0"/>
          <w:color w:val="000000"/>
          <w:sz w:val="28"/>
          <w:szCs w:val="28"/>
        </w:rPr>
        <w:t xml:space="preserve">—“While describing the word </w:t>
      </w:r>
      <w:r w:rsidRPr="00790008">
        <w:rPr>
          <w:rStyle w:val="BookTitle"/>
          <w:rFonts w:asciiTheme="minorHAnsi" w:hAnsiTheme="minorHAnsi" w:cstheme="minorHAnsi"/>
          <w:b w:val="0"/>
          <w:bCs w:val="0"/>
          <w:i/>
          <w:iCs/>
          <w:color w:val="000000"/>
          <w:sz w:val="28"/>
          <w:szCs w:val="28"/>
        </w:rPr>
        <w:t xml:space="preserve">dahara, </w:t>
      </w:r>
      <w:r w:rsidRPr="00790008">
        <w:rPr>
          <w:rStyle w:val="BookTitle"/>
          <w:rFonts w:asciiTheme="minorHAnsi" w:hAnsiTheme="minorHAnsi" w:cstheme="minorHAnsi"/>
          <w:b w:val="0"/>
          <w:bCs w:val="0"/>
          <w:color w:val="000000"/>
          <w:sz w:val="28"/>
          <w:szCs w:val="28"/>
        </w:rPr>
        <w:t xml:space="preserve">or the Supersoul, the living entities are also sometimes referred to as </w:t>
      </w:r>
      <w:r w:rsidRPr="00790008">
        <w:rPr>
          <w:rStyle w:val="BookTitle"/>
          <w:rFonts w:asciiTheme="minorHAnsi" w:hAnsiTheme="minorHAnsi" w:cstheme="minorHAnsi"/>
          <w:b w:val="0"/>
          <w:bCs w:val="0"/>
          <w:i/>
          <w:iCs/>
          <w:color w:val="000000"/>
          <w:sz w:val="28"/>
          <w:szCs w:val="28"/>
        </w:rPr>
        <w:t>dahara</w:t>
      </w:r>
      <w:r w:rsidRPr="00790008">
        <w:rPr>
          <w:rStyle w:val="BookTitle"/>
          <w:rFonts w:asciiTheme="minorHAnsi" w:hAnsiTheme="minorHAnsi" w:cstheme="minorHAnsi"/>
          <w:b w:val="0"/>
          <w:bCs w:val="0"/>
          <w:color w:val="000000"/>
          <w:sz w:val="28"/>
          <w:szCs w:val="28"/>
        </w:rPr>
        <w:t xml:space="preserve">. Therefore one should not consider the Supersoul as an ordinary living entity, because the eight extraordinary qualities attributed to the Supersoul can never fully manifest in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(1.3.20) states: </w:t>
      </w:r>
      <w:r w:rsidRPr="00790008">
        <w:rPr>
          <w:rStyle w:val="BookTitle"/>
          <w:rFonts w:asciiTheme="minorHAnsi" w:hAnsiTheme="minorHAnsi" w:cstheme="minorHAnsi"/>
          <w:b w:val="0"/>
          <w:bCs w:val="0"/>
          <w:i/>
          <w:iCs/>
          <w:color w:val="000000"/>
          <w:sz w:val="28"/>
          <w:szCs w:val="28"/>
        </w:rPr>
        <w:t>anyārthaś ca parāmaṛśaḥ</w:t>
      </w:r>
      <w:r w:rsidRPr="00790008">
        <w:rPr>
          <w:rStyle w:val="BookTitle"/>
          <w:rFonts w:asciiTheme="minorHAnsi" w:hAnsiTheme="minorHAnsi" w:cstheme="minorHAnsi"/>
          <w:b w:val="0"/>
          <w:bCs w:val="0"/>
          <w:color w:val="000000"/>
          <w:sz w:val="28"/>
          <w:szCs w:val="28"/>
        </w:rPr>
        <w:t xml:space="preserve">—“The mention of the living entities in relation to the word </w:t>
      </w:r>
      <w:r w:rsidRPr="00790008">
        <w:rPr>
          <w:rStyle w:val="BookTitle"/>
          <w:rFonts w:asciiTheme="minorHAnsi" w:hAnsiTheme="minorHAnsi" w:cstheme="minorHAnsi"/>
          <w:b w:val="0"/>
          <w:bCs w:val="0"/>
          <w:i/>
          <w:iCs/>
          <w:color w:val="000000"/>
          <w:sz w:val="28"/>
          <w:szCs w:val="28"/>
        </w:rPr>
        <w:t>dahara</w:t>
      </w:r>
      <w:r w:rsidRPr="00790008">
        <w:rPr>
          <w:rStyle w:val="BookTitle"/>
          <w:rFonts w:asciiTheme="minorHAnsi" w:hAnsiTheme="minorHAnsi" w:cstheme="minorHAnsi"/>
          <w:b w:val="0"/>
          <w:bCs w:val="0"/>
          <w:color w:val="000000"/>
          <w:sz w:val="28"/>
          <w:szCs w:val="28"/>
        </w:rPr>
        <w:t xml:space="preserve">, or Supersoul, indicates that the living entities are meant to acquire knowledge about the Supersoul. When a living entity achieves the Supreme Brahman through His service, he can also access these eight extraordinary qualities.”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(1.3.42) states: </w:t>
      </w:r>
      <w:r w:rsidRPr="00790008">
        <w:rPr>
          <w:rStyle w:val="BookTitle"/>
          <w:rFonts w:asciiTheme="minorHAnsi" w:hAnsiTheme="minorHAnsi" w:cstheme="minorHAnsi"/>
          <w:b w:val="0"/>
          <w:bCs w:val="0"/>
          <w:i/>
          <w:iCs/>
          <w:color w:val="000000"/>
          <w:sz w:val="28"/>
          <w:szCs w:val="28"/>
        </w:rPr>
        <w:t>suṣuptayutkrāntyor bhedena</w:t>
      </w:r>
      <w:r w:rsidRPr="00790008">
        <w:rPr>
          <w:rStyle w:val="BookTitle"/>
          <w:rFonts w:asciiTheme="minorHAnsi" w:hAnsiTheme="minorHAnsi" w:cstheme="minorHAnsi"/>
          <w:b w:val="0"/>
          <w:bCs w:val="0"/>
          <w:color w:val="000000"/>
          <w:sz w:val="28"/>
          <w:szCs w:val="28"/>
        </w:rPr>
        <w:t xml:space="preserve">—“Both during deep sleep and after giving up the body, the living entity and the Supreme Brahman remain different. It is improper to say that a liberated soul becomes the Supreme Brahman. Moreover, the living entity does not possess the quality of omniscience, hence the difference is certain.”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(2.1.23) states: </w:t>
      </w:r>
      <w:r w:rsidRPr="00790008">
        <w:rPr>
          <w:rStyle w:val="BookTitle"/>
          <w:rFonts w:asciiTheme="minorHAnsi" w:hAnsiTheme="minorHAnsi" w:cstheme="minorHAnsi"/>
          <w:b w:val="0"/>
          <w:bCs w:val="0"/>
          <w:i/>
          <w:iCs/>
          <w:color w:val="000000"/>
          <w:sz w:val="28"/>
          <w:szCs w:val="28"/>
        </w:rPr>
        <w:t>adhikan tu bheda nirddeśāt</w:t>
      </w:r>
      <w:r w:rsidRPr="00790008">
        <w:rPr>
          <w:rStyle w:val="BookTitle"/>
          <w:rFonts w:asciiTheme="minorHAnsi" w:hAnsiTheme="minorHAnsi" w:cstheme="minorHAnsi"/>
          <w:b w:val="0"/>
          <w:bCs w:val="0"/>
          <w:color w:val="000000"/>
          <w:sz w:val="28"/>
          <w:szCs w:val="28"/>
        </w:rPr>
        <w:t xml:space="preserve">—“Since the Supreme Lord possesses unlimited potencies, He is superior to the living entities. The scriptures conclude that the Supreme Lord and the living entities are different because the living entities are subjected to lamentation and bewilderment whereas the Supreme Lord is full of opulences.”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(2.3.20) states: </w:t>
      </w:r>
      <w:r w:rsidRPr="00790008">
        <w:rPr>
          <w:rStyle w:val="BookTitle"/>
          <w:rFonts w:asciiTheme="minorHAnsi" w:hAnsiTheme="minorHAnsi" w:cstheme="minorHAnsi"/>
          <w:b w:val="0"/>
          <w:bCs w:val="0"/>
          <w:i/>
          <w:iCs/>
          <w:color w:val="000000"/>
          <w:sz w:val="28"/>
          <w:szCs w:val="28"/>
        </w:rPr>
        <w:t>utkrāntigatyāgatīnām</w:t>
      </w:r>
      <w:r w:rsidRPr="00790008">
        <w:rPr>
          <w:rStyle w:val="BookTitle"/>
          <w:rFonts w:asciiTheme="minorHAnsi" w:hAnsiTheme="minorHAnsi" w:cstheme="minorHAnsi"/>
          <w:b w:val="0"/>
          <w:bCs w:val="0"/>
          <w:color w:val="000000"/>
          <w:sz w:val="28"/>
          <w:szCs w:val="28"/>
        </w:rPr>
        <w:t xml:space="preserve">—“The living entity is infinitesimal, so he gives up his body, wanders to other planets, and again returns to this world to enjoy the fruits of his karma. The Lord is infinite and all-pervading, so these things are not applicable to Him.”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 28) states: </w:t>
      </w:r>
      <w:r w:rsidRPr="00790008">
        <w:rPr>
          <w:rStyle w:val="BookTitle"/>
          <w:rFonts w:asciiTheme="minorHAnsi" w:hAnsiTheme="minorHAnsi" w:cstheme="minorHAnsi"/>
          <w:b w:val="0"/>
          <w:bCs w:val="0"/>
          <w:i/>
          <w:iCs/>
          <w:color w:val="000000"/>
          <w:sz w:val="28"/>
          <w:szCs w:val="28"/>
        </w:rPr>
        <w:t>pṛthag upadeśāt</w:t>
      </w:r>
      <w:r w:rsidRPr="00790008">
        <w:rPr>
          <w:rStyle w:val="BookTitle"/>
          <w:rFonts w:asciiTheme="minorHAnsi" w:hAnsiTheme="minorHAnsi" w:cstheme="minorHAnsi"/>
          <w:b w:val="0"/>
          <w:bCs w:val="0"/>
          <w:color w:val="000000"/>
          <w:sz w:val="28"/>
          <w:szCs w:val="28"/>
        </w:rPr>
        <w:t xml:space="preserve">—“The constitutional knowledge of the soul is eternal. When the material designations of a conditioned living entity are vanquished, his original consciousness is revived.”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(2.3.29) states: </w:t>
      </w:r>
      <w:r w:rsidRPr="00790008">
        <w:rPr>
          <w:rStyle w:val="BookTitle"/>
          <w:rFonts w:asciiTheme="minorHAnsi" w:hAnsiTheme="minorHAnsi" w:cstheme="minorHAnsi"/>
          <w:b w:val="0"/>
          <w:bCs w:val="0"/>
          <w:i/>
          <w:iCs/>
          <w:color w:val="000000"/>
          <w:sz w:val="28"/>
          <w:szCs w:val="28"/>
        </w:rPr>
        <w:t>tad guṇa-sāratvāt tad vyapadeśaḥ prājñavat</w:t>
      </w:r>
      <w:r w:rsidRPr="00790008">
        <w:rPr>
          <w:rStyle w:val="BookTitle"/>
          <w:rFonts w:asciiTheme="minorHAnsi" w:hAnsiTheme="minorHAnsi" w:cstheme="minorHAnsi"/>
          <w:b w:val="0"/>
          <w:bCs w:val="0"/>
          <w:color w:val="000000"/>
          <w:sz w:val="28"/>
          <w:szCs w:val="28"/>
        </w:rPr>
        <w:t xml:space="preserve">—“Although the living entity is called the knower, he is full of knowledge because this quality is constitutionally present in him exactly the same way as Lord Viṣṇu is declared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to be omniscient, yet He is full of eternal knowledge.”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(2.3.43) states: </w:t>
      </w:r>
      <w:r w:rsidRPr="00790008">
        <w:rPr>
          <w:rStyle w:val="BookTitle"/>
          <w:rFonts w:asciiTheme="minorHAnsi" w:hAnsiTheme="minorHAnsi" w:cstheme="minorHAnsi"/>
          <w:b w:val="0"/>
          <w:bCs w:val="0"/>
          <w:i/>
          <w:iCs/>
          <w:color w:val="000000"/>
          <w:sz w:val="28"/>
          <w:szCs w:val="28"/>
        </w:rPr>
        <w:t>aṁśo nānāvyapadeśāt</w:t>
      </w:r>
      <w:r w:rsidRPr="00790008">
        <w:rPr>
          <w:rStyle w:val="BookTitle"/>
          <w:rFonts w:asciiTheme="minorHAnsi" w:hAnsiTheme="minorHAnsi" w:cstheme="minorHAnsi"/>
          <w:b w:val="0"/>
          <w:bCs w:val="0"/>
          <w:color w:val="000000"/>
          <w:sz w:val="28"/>
          <w:szCs w:val="28"/>
        </w:rPr>
        <w:t xml:space="preserve">—“The living entities are parts and parcels of the Supreme Lord, they are not the Supreme Brahman Himself. Their relationship with the Lord is that of dependence on the Lord.”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(2.3.50) states: </w:t>
      </w:r>
      <w:r w:rsidRPr="00790008">
        <w:rPr>
          <w:rStyle w:val="BookTitle"/>
          <w:rFonts w:asciiTheme="minorHAnsi" w:hAnsiTheme="minorHAnsi" w:cstheme="minorHAnsi"/>
          <w:b w:val="0"/>
          <w:bCs w:val="0"/>
          <w:i/>
          <w:iCs/>
          <w:color w:val="000000"/>
          <w:sz w:val="28"/>
          <w:szCs w:val="28"/>
        </w:rPr>
        <w:t>ābhāsa eva ca</w:t>
      </w:r>
      <w:r w:rsidRPr="00790008">
        <w:rPr>
          <w:rStyle w:val="BookTitle"/>
          <w:rFonts w:asciiTheme="minorHAnsi" w:hAnsiTheme="minorHAnsi" w:cstheme="minorHAnsi"/>
          <w:b w:val="0"/>
          <w:bCs w:val="0"/>
          <w:color w:val="000000"/>
          <w:sz w:val="28"/>
          <w:szCs w:val="28"/>
        </w:rPr>
        <w:t xml:space="preserve">—“Both the living entities and the incarnations such as Matsya have been described as </w:t>
      </w:r>
      <w:r w:rsidRPr="00790008">
        <w:rPr>
          <w:rStyle w:val="BookTitle"/>
          <w:rFonts w:asciiTheme="minorHAnsi" w:hAnsiTheme="minorHAnsi" w:cstheme="minorHAnsi"/>
          <w:b w:val="0"/>
          <w:bCs w:val="0"/>
          <w:i/>
          <w:iCs/>
          <w:color w:val="000000"/>
          <w:sz w:val="28"/>
          <w:szCs w:val="28"/>
        </w:rPr>
        <w:t>aṁśas</w:t>
      </w:r>
      <w:r w:rsidRPr="00790008">
        <w:rPr>
          <w:rStyle w:val="BookTitle"/>
          <w:rFonts w:asciiTheme="minorHAnsi" w:hAnsiTheme="minorHAnsi" w:cstheme="minorHAnsi"/>
          <w:b w:val="0"/>
          <w:bCs w:val="0"/>
          <w:color w:val="000000"/>
          <w:sz w:val="28"/>
          <w:szCs w:val="28"/>
        </w:rPr>
        <w:t xml:space="preserve">, or parts. Yet the opponents’ attempt to establish equality between the incarnations of the Lord and the living entities with the argument that both are parts of the Supreme Lord is simply a reflection of the truth and is </w:t>
      </w:r>
      <w:r w:rsidRPr="00790008">
        <w:rPr>
          <w:rStyle w:val="BookTitle"/>
          <w:rFonts w:asciiTheme="minorHAnsi" w:hAnsiTheme="minorHAnsi" w:cstheme="minorHAnsi"/>
          <w:b w:val="0"/>
          <w:bCs w:val="0"/>
          <w:color w:val="000000"/>
          <w:sz w:val="28"/>
          <w:szCs w:val="28"/>
        </w:rPr>
        <w:lastRenderedPageBreak/>
        <w:t xml:space="preserve">contaminated by the fault of </w:t>
      </w:r>
      <w:r w:rsidRPr="00790008">
        <w:rPr>
          <w:rStyle w:val="BookTitle"/>
          <w:rFonts w:asciiTheme="minorHAnsi" w:hAnsiTheme="minorHAnsi" w:cstheme="minorHAnsi"/>
          <w:b w:val="0"/>
          <w:bCs w:val="0"/>
          <w:i/>
          <w:iCs/>
          <w:color w:val="000000"/>
          <w:sz w:val="28"/>
          <w:szCs w:val="28"/>
        </w:rPr>
        <w:t>sat-pratipakṣa</w:t>
      </w:r>
      <w:r w:rsidRPr="00790008">
        <w:rPr>
          <w:rStyle w:val="BookTitle"/>
          <w:rFonts w:asciiTheme="minorHAnsi" w:hAnsiTheme="minorHAnsi" w:cstheme="minorHAnsi"/>
          <w:b w:val="0"/>
          <w:bCs w:val="0"/>
          <w:color w:val="000000"/>
          <w:sz w:val="28"/>
          <w:szCs w:val="28"/>
        </w:rPr>
        <w:t xml:space="preserve">, or ’honest opposition.’ The incarnations such as Matsya are parts because they have been invested with partial potencies whereas the living entities are parts because they are localized and minute in quantity.” There are innumerable such Vedic statements and </w:t>
      </w:r>
      <w:r w:rsidRPr="00790008">
        <w:rPr>
          <w:rStyle w:val="BookTitle"/>
          <w:rFonts w:asciiTheme="minorHAnsi" w:hAnsiTheme="minorHAnsi" w:cstheme="minorHAnsi"/>
          <w:b w:val="0"/>
          <w:bCs w:val="0"/>
          <w:i/>
          <w:iCs/>
          <w:color w:val="000000"/>
          <w:sz w:val="28"/>
          <w:szCs w:val="28"/>
        </w:rPr>
        <w:t xml:space="preserve">sūtras </w:t>
      </w:r>
      <w:r w:rsidRPr="00790008">
        <w:rPr>
          <w:rStyle w:val="BookTitle"/>
          <w:rFonts w:asciiTheme="minorHAnsi" w:hAnsiTheme="minorHAnsi" w:cstheme="minorHAnsi"/>
          <w:b w:val="0"/>
          <w:bCs w:val="0"/>
          <w:color w:val="000000"/>
          <w:sz w:val="28"/>
          <w:szCs w:val="28"/>
        </w:rPr>
        <w:t xml:space="preserve">that describe the relationship between </w:t>
      </w:r>
      <w:r w:rsidRPr="00790008">
        <w:rPr>
          <w:rStyle w:val="BookTitle"/>
          <w:rFonts w:asciiTheme="minorHAnsi" w:hAnsiTheme="minorHAnsi" w:cstheme="minorHAnsi"/>
          <w:b w:val="0"/>
          <w:bCs w:val="0"/>
          <w:i/>
          <w:iCs/>
          <w:color w:val="000000"/>
          <w:sz w:val="28"/>
          <w:szCs w:val="28"/>
        </w:rPr>
        <w:t xml:space="preserve">dāsa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or between the living entities and Viṣṇu.</w:t>
      </w:r>
    </w:p>
    <w:p w14:paraId="061480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proud scholars who were envious of the Vaiṣṇavas and who ridiculed the process of chanting the holy names of Kṛṣṇa used to say, “The living entity is the Supreme Brahman. In other words, there is no difference between the living entity and the Supreme Brahman, therefore we find no reason for the Vaiṣṇavas to consider that Viṣṇu is the master and the living entities are His eternal servants.” Due to such person’s material considerations or conceptions, they thought that the relationship of master and servant between Viṣṇu and the living entities is certainly abominable, contaminated by the material modes, and temporary.</w:t>
      </w:r>
    </w:p>
    <w:p w14:paraId="5B89071E" w14:textId="78000C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w:t>
      </w:r>
    </w:p>
    <w:p w14:paraId="32E2EB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6BFD2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saṁsārī-sakala bale,—“māgiyā khāite</w:t>
      </w:r>
      <w:r w:rsidRPr="00790008">
        <w:rPr>
          <w:rStyle w:val="BookTitle"/>
          <w:rFonts w:asciiTheme="minorHAnsi" w:hAnsiTheme="minorHAnsi" w:cstheme="minorHAnsi"/>
          <w:b w:val="0"/>
          <w:bCs w:val="0"/>
          <w:color w:val="000000"/>
          <w:sz w:val="28"/>
          <w:szCs w:val="28"/>
        </w:rPr>
        <w:br/>
        <w:t>ḍākiyā balaye ’hari’ loka jānāite”</w:t>
      </w:r>
    </w:p>
    <w:p w14:paraId="2B0466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materialists said, “They loudly chant the name of Hari to attract attention for collecting alms.”</w:t>
      </w:r>
    </w:p>
    <w:p w14:paraId="4EDCF0E7" w14:textId="5554A3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saṁsārī-sakala </w:t>
      </w:r>
      <w:r w:rsidRPr="00790008">
        <w:rPr>
          <w:rStyle w:val="BookTitle"/>
          <w:rFonts w:asciiTheme="minorHAnsi" w:hAnsiTheme="minorHAnsi" w:cstheme="minorHAnsi"/>
          <w:b w:val="0"/>
          <w:bCs w:val="0"/>
          <w:color w:val="000000"/>
          <w:sz w:val="28"/>
          <w:szCs w:val="28"/>
        </w:rPr>
        <w:t>refers to those persons who illicitly enjoy the tongue, belly, and genitals, who are greedy for insignificant mundane prestige, who are lusty for lavishly enjoying material happiness, who are averse to the worship of Kṛṣṇa, who consider the body as all-in-all, and who are attached to material objects. While seeing the chanters of Kṛṣṇa’s names through their glasses colored with the desire for their own material sense gratification, such persons used to deride the devotees by saying that they live in this world simply for the purpose of filling their bellies and obtaining mundane prestige, like themselves, while they externally loudly chant the names of Hari.</w:t>
      </w:r>
    </w:p>
    <w:p w14:paraId="0D12A4B0" w14:textId="3D800B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w:t>
      </w:r>
    </w:p>
    <w:p w14:paraId="1F44B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3C1A9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“e-gulāra ghara-dvāra phelāi bhāṅgiyā”</w:t>
      </w:r>
      <w:r w:rsidRPr="00790008">
        <w:rPr>
          <w:rStyle w:val="BookTitle"/>
          <w:rFonts w:asciiTheme="minorHAnsi" w:hAnsiTheme="minorHAnsi" w:cstheme="minorHAnsi"/>
          <w:b w:val="0"/>
          <w:bCs w:val="0"/>
          <w:color w:val="000000"/>
          <w:sz w:val="28"/>
          <w:szCs w:val="28"/>
        </w:rPr>
        <w:br/>
        <w:t>ei yukti kare saba-nadīyā miliyā</w:t>
      </w:r>
    </w:p>
    <w:p w14:paraId="6821D0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people of Nadia met together and decided, “Let us break their doors and </w:t>
      </w:r>
      <w:r w:rsidRPr="00790008">
        <w:rPr>
          <w:rStyle w:val="BookTitle"/>
          <w:rFonts w:asciiTheme="minorHAnsi" w:hAnsiTheme="minorHAnsi" w:cstheme="minorHAnsi"/>
          <w:b/>
          <w:bCs/>
          <w:color w:val="800000"/>
          <w:sz w:val="28"/>
          <w:szCs w:val="28"/>
        </w:rPr>
        <w:lastRenderedPageBreak/>
        <w:t>houses.”</w:t>
      </w:r>
    </w:p>
    <w:p w14:paraId="246A523F" w14:textId="62DD8A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(according to the opinion of some,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comes from the Bengali verb </w:t>
      </w:r>
      <w:r w:rsidRPr="00790008">
        <w:rPr>
          <w:rStyle w:val="BookTitle"/>
          <w:rFonts w:asciiTheme="minorHAnsi" w:hAnsiTheme="minorHAnsi" w:cstheme="minorHAnsi"/>
          <w:b w:val="0"/>
          <w:bCs w:val="0"/>
          <w:i/>
          <w:iCs/>
          <w:color w:val="000000"/>
          <w:sz w:val="28"/>
          <w:szCs w:val="28"/>
        </w:rPr>
        <w:t>phelā</w:t>
      </w:r>
      <w:r w:rsidRPr="00790008">
        <w:rPr>
          <w:rStyle w:val="BookTitle"/>
          <w:rFonts w:asciiTheme="minorHAnsi" w:hAnsiTheme="minorHAnsi" w:cstheme="minorHAnsi"/>
          <w:b w:val="0"/>
          <w:bCs w:val="0"/>
          <w:color w:val="000000"/>
          <w:sz w:val="28"/>
          <w:szCs w:val="28"/>
        </w:rPr>
        <w:t xml:space="preserve">, which is derived from the Hindi verb </w:t>
      </w:r>
      <w:r w:rsidRPr="00790008">
        <w:rPr>
          <w:rStyle w:val="BookTitle"/>
          <w:rFonts w:asciiTheme="minorHAnsi" w:hAnsiTheme="minorHAnsi" w:cstheme="minorHAnsi"/>
          <w:b w:val="0"/>
          <w:bCs w:val="0"/>
          <w:i/>
          <w:iCs/>
          <w:color w:val="000000"/>
          <w:sz w:val="28"/>
          <w:szCs w:val="28"/>
        </w:rPr>
        <w:t>phekanā</w:t>
      </w:r>
      <w:r w:rsidRPr="00790008">
        <w:rPr>
          <w:rStyle w:val="BookTitle"/>
          <w:rFonts w:asciiTheme="minorHAnsi" w:hAnsiTheme="minorHAnsi" w:cstheme="minorHAnsi"/>
          <w:b w:val="0"/>
          <w:bCs w:val="0"/>
          <w:color w:val="000000"/>
          <w:sz w:val="28"/>
          <w:szCs w:val="28"/>
        </w:rPr>
        <w:t xml:space="preserve">, which is again derived from the Sanskrit verb </w:t>
      </w:r>
      <w:r w:rsidRPr="00790008">
        <w:rPr>
          <w:rStyle w:val="BookTitle"/>
          <w:rFonts w:asciiTheme="minorHAnsi" w:hAnsiTheme="minorHAnsi" w:cstheme="minorHAnsi"/>
          <w:b w:val="0"/>
          <w:bCs w:val="0"/>
          <w:i/>
          <w:iCs/>
          <w:color w:val="000000"/>
          <w:sz w:val="28"/>
          <w:szCs w:val="28"/>
        </w:rPr>
        <w:t>kṣep</w:t>
      </w:r>
      <w:r w:rsidRPr="00790008">
        <w:rPr>
          <w:rStyle w:val="BookTitle"/>
          <w:rFonts w:asciiTheme="minorHAnsi" w:hAnsiTheme="minorHAnsi" w:cstheme="minorHAnsi"/>
          <w:b w:val="0"/>
          <w:bCs w:val="0"/>
          <w:color w:val="000000"/>
          <w:sz w:val="28"/>
          <w:szCs w:val="28"/>
        </w:rPr>
        <w:t xml:space="preserve">; in another opinion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comes from the Sanskrit root </w:t>
      </w:r>
      <w:r w:rsidRPr="00790008">
        <w:rPr>
          <w:rStyle w:val="BookTitle"/>
          <w:rFonts w:asciiTheme="minorHAnsi" w:hAnsiTheme="minorHAnsi" w:cstheme="minorHAnsi"/>
          <w:b w:val="0"/>
          <w:bCs w:val="0"/>
          <w:i/>
          <w:iCs/>
          <w:color w:val="000000"/>
          <w:sz w:val="28"/>
          <w:szCs w:val="28"/>
        </w:rPr>
        <w:t>phel</w:t>
      </w:r>
      <w:r w:rsidRPr="00790008">
        <w:rPr>
          <w:rStyle w:val="BookTitle"/>
          <w:rFonts w:asciiTheme="minorHAnsi" w:hAnsiTheme="minorHAnsi" w:cstheme="minorHAnsi"/>
          <w:b w:val="0"/>
          <w:bCs w:val="0"/>
          <w:color w:val="000000"/>
          <w:sz w:val="28"/>
          <w:szCs w:val="28"/>
        </w:rPr>
        <w:t xml:space="preserve">, which means “to leave something” or “to move something,” while in yet another opinion the Bengali word </w:t>
      </w:r>
      <w:r w:rsidRPr="00790008">
        <w:rPr>
          <w:rStyle w:val="BookTitle"/>
          <w:rFonts w:asciiTheme="minorHAnsi" w:hAnsiTheme="minorHAnsi" w:cstheme="minorHAnsi"/>
          <w:b w:val="0"/>
          <w:bCs w:val="0"/>
          <w:i/>
          <w:iCs/>
          <w:color w:val="000000"/>
          <w:sz w:val="28"/>
          <w:szCs w:val="28"/>
        </w:rPr>
        <w:t>phelāna</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peraṇa, pelana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pelhan</w:t>
      </w:r>
      <w:r w:rsidRPr="00790008">
        <w:rPr>
          <w:rStyle w:val="BookTitle"/>
          <w:rFonts w:asciiTheme="minorHAnsi" w:hAnsiTheme="minorHAnsi" w:cstheme="minorHAnsi"/>
          <w:b w:val="0"/>
          <w:bCs w:val="0"/>
          <w:color w:val="000000"/>
          <w:sz w:val="28"/>
          <w:szCs w:val="28"/>
        </w:rPr>
        <w:t xml:space="preserve">, which are corruptions of the Sanskrit word </w:t>
      </w:r>
      <w:r w:rsidRPr="00790008">
        <w:rPr>
          <w:rStyle w:val="BookTitle"/>
          <w:rFonts w:asciiTheme="minorHAnsi" w:hAnsiTheme="minorHAnsi" w:cstheme="minorHAnsi"/>
          <w:b w:val="0"/>
          <w:bCs w:val="0"/>
          <w:i/>
          <w:iCs/>
          <w:color w:val="000000"/>
          <w:sz w:val="28"/>
          <w:szCs w:val="28"/>
        </w:rPr>
        <w:t>preraṇa</w:t>
      </w:r>
      <w:r w:rsidRPr="00790008">
        <w:rPr>
          <w:rStyle w:val="BookTitle"/>
          <w:rFonts w:asciiTheme="minorHAnsi" w:hAnsiTheme="minorHAnsi" w:cstheme="minorHAnsi"/>
          <w:b w:val="0"/>
          <w:bCs w:val="0"/>
          <w:color w:val="000000"/>
          <w:sz w:val="28"/>
          <w:szCs w:val="28"/>
        </w:rPr>
        <w:t>) in this place is used to indicate the completion of an activity. It may also mean “to give,” “to end,” “to complete,” or “to finish.”</w:t>
      </w:r>
    </w:p>
    <w:p w14:paraId="1DE203A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houses of those who loudly engage in congregational chanting the names of Kṛṣṇa should be broken to pieces, picked up, and thrown away.” Atheistic Hindus who were envious of Hari, Guru, and Vaiṣṇava and who were sick with jealousy used to maintain such envious mentality against the peaceful, humble, innocent Vaiṣṇavas.</w:t>
      </w:r>
    </w:p>
    <w:p w14:paraId="02B292BC" w14:textId="06D3F8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w:t>
      </w:r>
    </w:p>
    <w:p w14:paraId="17B3D5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4B914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pāyena duḥkha sarva-bhakta-gaṇe</w:t>
      </w:r>
      <w:r w:rsidRPr="00790008">
        <w:rPr>
          <w:rStyle w:val="BookTitle"/>
          <w:rFonts w:asciiTheme="minorHAnsi" w:hAnsiTheme="minorHAnsi" w:cstheme="minorHAnsi"/>
          <w:b w:val="0"/>
          <w:bCs w:val="0"/>
          <w:color w:val="000000"/>
          <w:sz w:val="28"/>
          <w:szCs w:val="28"/>
        </w:rPr>
        <w:br/>
        <w:t>sambhāṣā karena, hena nā pāyena jane</w:t>
      </w:r>
    </w:p>
    <w:p w14:paraId="00E67E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all the devotees felt great distress. They could not even find anyone qualified to speak with.</w:t>
      </w:r>
    </w:p>
    <w:p w14:paraId="53725251" w14:textId="74411C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the sinful and atheistic mentality of the envious nondevotees, the devotees of the Lord could not find any suitable person to converse with or to reciprocate within affectionate exchanges.</w:t>
      </w:r>
    </w:p>
    <w:p w14:paraId="63CCC3AB" w14:textId="59D25A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w:t>
      </w:r>
    </w:p>
    <w:p w14:paraId="417B53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50953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śūnya dekhi’ bhakta-gaṇa sakala-saṁsāra</w:t>
      </w:r>
      <w:r w:rsidRPr="00790008">
        <w:rPr>
          <w:rStyle w:val="BookTitle"/>
          <w:rFonts w:asciiTheme="minorHAnsi" w:hAnsiTheme="minorHAnsi" w:cstheme="minorHAnsi"/>
          <w:b w:val="0"/>
          <w:bCs w:val="0"/>
          <w:color w:val="000000"/>
          <w:sz w:val="28"/>
          <w:szCs w:val="28"/>
        </w:rPr>
        <w:br/>
        <w:t>’hā kṛṣṇa’ baliyā duḥkha bhāvena apāra</w:t>
      </w:r>
    </w:p>
    <w:p w14:paraId="035B6B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saw the entire world as devoid of devotional service, so they prayed to Kṛṣṇa in great distress.</w:t>
      </w:r>
    </w:p>
    <w:p w14:paraId="6F29B678" w14:textId="258BE8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śūnya </w:t>
      </w:r>
      <w:r w:rsidRPr="00790008">
        <w:rPr>
          <w:rStyle w:val="BookTitle"/>
          <w:rFonts w:asciiTheme="minorHAnsi" w:hAnsiTheme="minorHAnsi" w:cstheme="minorHAnsi"/>
          <w:b w:val="0"/>
          <w:bCs w:val="0"/>
          <w:color w:val="000000"/>
          <w:sz w:val="28"/>
          <w:szCs w:val="28"/>
        </w:rPr>
        <w:t>means “devoid of devotion to Lord Kṛṣṇa.” Seeing the absence of pure devotional service throughout Navadvīpa at that time, the pure devotees of the Lord always prayed to Kṛṣṇa and deeply considered how to remove the unlimited miseries of the distressed, conditioned living entities.</w:t>
      </w:r>
    </w:p>
    <w:p w14:paraId="2E4A15AD" w14:textId="568130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w:t>
      </w:r>
    </w:p>
    <w:p w14:paraId="6B2E5F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3E757B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hena kāle tathāya āilā haridāsa</w:t>
      </w:r>
      <w:r w:rsidRPr="00790008">
        <w:rPr>
          <w:rStyle w:val="BookTitle"/>
          <w:rFonts w:asciiTheme="minorHAnsi" w:hAnsiTheme="minorHAnsi" w:cstheme="minorHAnsi"/>
          <w:b w:val="0"/>
          <w:bCs w:val="0"/>
          <w:color w:val="000000"/>
          <w:sz w:val="28"/>
          <w:szCs w:val="28"/>
        </w:rPr>
        <w:br/>
        <w:t>śuddha-viṣṇu-bhakti yāṅ’ra vigrahe prakāśa</w:t>
      </w:r>
    </w:p>
    <w:p w14:paraId="77F16A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Haridāsa Ṭhākura arrived in Navadvīpa. He was the personification of pure devotion to Lord Viṣṇu.</w:t>
      </w:r>
    </w:p>
    <w:p w14:paraId="606B0EF8" w14:textId="654736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pure devotees were lamenting the absence of pure devotional service throughout the entire country, at that time, by the will of Kṛṣṇa, Śrī Haridāsa Ṭhākura arrived in Śrī Navadvīpa-Māyāpur. Śrī Haridāsa Ṭhākura was not a preacher of pseudo devotional service. He was always engaged in the unalloyed execution of pure devotional service, which is without any ulterior motives, which is free from speculation on the impersonal Brahman, and which is devoid of the desire for enjoying material happiness.</w:t>
      </w:r>
    </w:p>
    <w:p w14:paraId="062A1750" w14:textId="0D5647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w:t>
      </w:r>
    </w:p>
    <w:p w14:paraId="17CD1C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308C1E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śuna haridāsa-ṭhākurera kathā</w:t>
      </w:r>
      <w:r w:rsidRPr="00790008">
        <w:rPr>
          <w:rStyle w:val="BookTitle"/>
          <w:rFonts w:asciiTheme="minorHAnsi" w:hAnsiTheme="minorHAnsi" w:cstheme="minorHAnsi"/>
          <w:b w:val="0"/>
          <w:bCs w:val="0"/>
          <w:color w:val="000000"/>
          <w:sz w:val="28"/>
          <w:szCs w:val="28"/>
        </w:rPr>
        <w:br/>
        <w:t>yāhāra śravaṇe kṛṣṇa pāibe sarvathā</w:t>
      </w:r>
    </w:p>
    <w:p w14:paraId="4E8531E7" w14:textId="3C0F43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the topics of Śrīla Haridāsa Ṭhākura, for by hearing this narration one certainly attains Kṛṣṇa.</w:t>
      </w:r>
    </w:p>
    <w:p w14:paraId="66D8558A" w14:textId="10CD8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w:t>
      </w:r>
    </w:p>
    <w:p w14:paraId="14567B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7BC68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buḍhāna-grāmete avatīrṇa haridāsa</w:t>
      </w:r>
      <w:r w:rsidRPr="00790008">
        <w:rPr>
          <w:rStyle w:val="BookTitle"/>
          <w:rFonts w:asciiTheme="minorHAnsi" w:hAnsiTheme="minorHAnsi" w:cstheme="minorHAnsi"/>
          <w:b w:val="0"/>
          <w:bCs w:val="0"/>
          <w:color w:val="000000"/>
          <w:sz w:val="28"/>
          <w:szCs w:val="28"/>
        </w:rPr>
        <w:br/>
        <w:t>se-bhāgye se-saba deśe kīrtana-prakāśa</w:t>
      </w:r>
    </w:p>
    <w:p w14:paraId="469F4C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Ṭhākura appeared in the village of Buḍhana, and as a result that province is filled with kīrtana even today.</w:t>
      </w:r>
    </w:p>
    <w:p w14:paraId="71C461A8" w14:textId="039357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Ṭhākura is an eternally perfect associate of the Lord. He appeared in a Mohammedan family, in the village of Buḍhana, within the district of Jessore. Due to his mercy, many persons in the district of Jessore obtained piety and became faithful to the chanting of Kṛṣṇa’s holy names.</w:t>
      </w:r>
    </w:p>
    <w:p w14:paraId="15E367FD" w14:textId="452B23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w:t>
      </w:r>
    </w:p>
    <w:p w14:paraId="50191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AB8F5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thākiyā āilā gaṅgā-tīre</w:t>
      </w:r>
      <w:r w:rsidRPr="00790008">
        <w:rPr>
          <w:rStyle w:val="BookTitle"/>
          <w:rFonts w:asciiTheme="minorHAnsi" w:hAnsiTheme="minorHAnsi" w:cstheme="minorHAnsi"/>
          <w:b w:val="0"/>
          <w:bCs w:val="0"/>
          <w:color w:val="000000"/>
          <w:sz w:val="28"/>
          <w:szCs w:val="28"/>
        </w:rPr>
        <w:br/>
        <w:t>āsiyā rahilā phuliyāya śāntipure</w:t>
      </w:r>
    </w:p>
    <w:p w14:paraId="09F681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residing there for some time, he came to the bank of the Ganges at Phuliyā, near Śāntipura.</w:t>
      </w:r>
    </w:p>
    <w:p w14:paraId="60C35044" w14:textId="6857C3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Phuliyā is a remote village near Śāntipura. Ṭhākura Haridāsa lived for some time in </w:t>
      </w:r>
      <w:r w:rsidRPr="00790008">
        <w:rPr>
          <w:rStyle w:val="BookTitle"/>
          <w:rFonts w:asciiTheme="minorHAnsi" w:hAnsiTheme="minorHAnsi" w:cstheme="minorHAnsi"/>
          <w:b w:val="0"/>
          <w:bCs w:val="0"/>
          <w:color w:val="000000"/>
          <w:sz w:val="28"/>
          <w:szCs w:val="28"/>
        </w:rPr>
        <w:lastRenderedPageBreak/>
        <w:t>both Phuliyā and Śāntipura, both of which are situated on the banks of the Ganges.</w:t>
      </w:r>
    </w:p>
    <w:p w14:paraId="3FEB34FE" w14:textId="23B96E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w:t>
      </w:r>
    </w:p>
    <w:p w14:paraId="3D5CCA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1A8C21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tāhāna saṅga ācārya-gosāñi</w:t>
      </w:r>
      <w:r w:rsidRPr="00790008">
        <w:rPr>
          <w:rStyle w:val="BookTitle"/>
          <w:rFonts w:asciiTheme="minorHAnsi" w:hAnsiTheme="minorHAnsi" w:cstheme="minorHAnsi"/>
          <w:b w:val="0"/>
          <w:bCs w:val="0"/>
          <w:color w:val="000000"/>
          <w:sz w:val="28"/>
          <w:szCs w:val="28"/>
        </w:rPr>
        <w:br/>
        <w:t>huṅkāra karena, ānandera anta nāi</w:t>
      </w:r>
    </w:p>
    <w:p w14:paraId="3F22A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obtaining Haridāsa’s association, Advaita Ācārya roared in unlimited ecstasy.</w:t>
      </w:r>
    </w:p>
    <w:p w14:paraId="352D8658" w14:textId="50E012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Having received the association of Ṭhākura Haridāsa, Śrī Advaita Prabhu felt great happiness and often expressed an outburst of this joy.</w:t>
      </w:r>
    </w:p>
    <w:p w14:paraId="2E87B1AA" w14:textId="67DCEB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w:t>
      </w:r>
    </w:p>
    <w:p w14:paraId="26B79C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9BCB7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 o advaita-deva-saṅge</w:t>
      </w:r>
      <w:r w:rsidRPr="00790008">
        <w:rPr>
          <w:rStyle w:val="BookTitle"/>
          <w:rFonts w:asciiTheme="minorHAnsi" w:hAnsiTheme="minorHAnsi" w:cstheme="minorHAnsi"/>
          <w:b w:val="0"/>
          <w:bCs w:val="0"/>
          <w:color w:val="000000"/>
          <w:sz w:val="28"/>
          <w:szCs w:val="28"/>
        </w:rPr>
        <w:br/>
        <w:t>bhāsena govinda-rasa-samudra-taraṅge</w:t>
      </w:r>
    </w:p>
    <w:p w14:paraId="317EE56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Similarly, in the association of Advaita Prabhu, Haridāsa Ṭhākura floated in the waves of the ocean of Kṛṣṇa consciousness.</w:t>
      </w:r>
    </w:p>
    <w:p w14:paraId="5EE15272" w14:textId="5E4E74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the influence of Śrī Advaita Prabhu’s association, Haridāsa Ṭhākura also floated in the ocean of the transcendental mellows of Kṛṣṇa consciousness. Many people think that since Haridāsa Ṭhākura was busy in only chanting the holy names, he did not enter into relishing the transcendental mellows in relationship with Govinda. Such belief of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is most erroneous, because the holy names of Kṛṣṇa are the bestowers of all spiritual benedictions and nondifferent from Kṛṣṇa, the embodiment of all transcendental mellows. Simply by chanting the holy names of Kṛṣṇa, one relishes the transcendental mellows related with Kṛṣṇa. There is no possibility of relishing the transcendental mellows related with Kṛṣṇa by any other process. Ṭhākura Haridāsa was the actual knower of the transcendental mellows related with Kṛṣṇa, and he is the principle teacher for understanding </w:t>
      </w:r>
      <w:r w:rsidRPr="00790008">
        <w:rPr>
          <w:rStyle w:val="BookTitle"/>
          <w:rFonts w:asciiTheme="minorHAnsi" w:hAnsiTheme="minorHAnsi" w:cstheme="minorHAnsi"/>
          <w:b w:val="0"/>
          <w:bCs w:val="0"/>
          <w:i/>
          <w:iCs/>
          <w:color w:val="000000"/>
          <w:sz w:val="28"/>
          <w:szCs w:val="28"/>
        </w:rPr>
        <w:t>rasa-śāstras</w:t>
      </w:r>
      <w:r w:rsidRPr="00790008">
        <w:rPr>
          <w:rStyle w:val="BookTitle"/>
          <w:rFonts w:asciiTheme="minorHAnsi" w:hAnsiTheme="minorHAnsi" w:cstheme="minorHAnsi"/>
          <w:b w:val="0"/>
          <w:bCs w:val="0"/>
          <w:color w:val="000000"/>
          <w:sz w:val="28"/>
          <w:szCs w:val="28"/>
        </w:rPr>
        <w:t>, or literatures filled with the transcendental mellows related with Kṛṣṇa. Due to committing offenses against the holy names of the Lord, the sentimental</w:t>
      </w:r>
      <w:r w:rsidRPr="00790008">
        <w:rPr>
          <w:rStyle w:val="BookTitle"/>
          <w:rFonts w:asciiTheme="minorHAnsi" w:hAnsiTheme="minorHAnsi" w:cstheme="minorHAnsi"/>
          <w:b w:val="0"/>
          <w:bCs w:val="0"/>
          <w:i/>
          <w:iCs/>
          <w:color w:val="000000"/>
          <w:sz w:val="28"/>
          <w:szCs w:val="28"/>
        </w:rPr>
        <w:t xml:space="preserve"> 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sampradāyas </w:t>
      </w:r>
      <w:r w:rsidRPr="00790008">
        <w:rPr>
          <w:rStyle w:val="BookTitle"/>
          <w:rFonts w:asciiTheme="minorHAnsi" w:hAnsiTheme="minorHAnsi" w:cstheme="minorHAnsi"/>
          <w:b w:val="0"/>
          <w:bCs w:val="0"/>
          <w:color w:val="000000"/>
          <w:sz w:val="28"/>
          <w:szCs w:val="28"/>
        </w:rPr>
        <w:t>become bewildered with material enjoyment and thus have no information regarding the transcendental mellows related with the holy names.</w:t>
      </w:r>
    </w:p>
    <w:p w14:paraId="0524C8FE" w14:textId="6AD071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w:t>
      </w:r>
    </w:p>
    <w:p w14:paraId="6F3F69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D381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haridāsa gaṅgā-tīre-tīre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bhrameṇa kautuke ’kṛṣṇa’ bali’ uccasvare</w:t>
      </w:r>
    </w:p>
    <w:p w14:paraId="2DFA76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would continually wander on the banks of the Ganges while loudly chanting the names of Kṛṣṇa.</w:t>
      </w:r>
    </w:p>
    <w:p w14:paraId="764B4A1F" w14:textId="6C3450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situation of Haridāsa Ṭhākura, it is stated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3.11):</w:t>
      </w:r>
    </w:p>
    <w:p w14:paraId="416770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kṣāntir avyartha-kālatvaṁ      viraktir māna-śūnyatā</w:t>
      </w:r>
      <w:r w:rsidRPr="00790008">
        <w:rPr>
          <w:rStyle w:val="BookTitle"/>
          <w:rFonts w:asciiTheme="minorHAnsi" w:hAnsiTheme="minorHAnsi" w:cstheme="minorHAnsi"/>
          <w:b w:val="0"/>
          <w:bCs w:val="0"/>
          <w:color w:val="000000"/>
          <w:sz w:val="28"/>
          <w:szCs w:val="28"/>
        </w:rPr>
        <w:br/>
        <w:t>āśā-bandhaḥ samutkaṇṭhā      nāma-gāne sadā ruciḥ</w:t>
      </w:r>
      <w:r w:rsidRPr="00790008">
        <w:rPr>
          <w:rStyle w:val="BookTitle"/>
          <w:rFonts w:asciiTheme="minorHAnsi" w:hAnsiTheme="minorHAnsi" w:cstheme="minorHAnsi"/>
          <w:b w:val="0"/>
          <w:bCs w:val="0"/>
          <w:color w:val="000000"/>
          <w:sz w:val="28"/>
          <w:szCs w:val="28"/>
        </w:rPr>
        <w:br/>
        <w:t>āsaktis tad-guṇākhyāne      prītis tad-vasati-sthale</w:t>
      </w:r>
      <w:r w:rsidRPr="00790008">
        <w:rPr>
          <w:rStyle w:val="BookTitle"/>
          <w:rFonts w:asciiTheme="minorHAnsi" w:hAnsiTheme="minorHAnsi" w:cstheme="minorHAnsi"/>
          <w:b w:val="0"/>
          <w:bCs w:val="0"/>
          <w:color w:val="000000"/>
          <w:sz w:val="28"/>
          <w:szCs w:val="28"/>
        </w:rPr>
        <w:br/>
        <w:t>ity ādayo ’nubhāvāḥ syur      jāta-bhāvāṅkure jane</w:t>
      </w:r>
    </w:p>
    <w:p w14:paraId="3846BA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seed of ecstatic emotion for Kṛṣṇa fructifies, the following nine symptoms manifest in one’s behavior: forgiveness, concern that time should not be wasted, detachment, absence of false prestige, hope, eagerness, a taste for chanting the holy name of the Lord, attachment to descriptions of the transcendental qualities of the Lord, and affection for those places where the Lord resides–that is, a temple or a holy place like Vṛndāvana. These are all called </w:t>
      </w:r>
      <w:r w:rsidRPr="00790008">
        <w:rPr>
          <w:rStyle w:val="BookTitle"/>
          <w:rFonts w:asciiTheme="minorHAnsi" w:hAnsiTheme="minorHAnsi" w:cstheme="minorHAnsi"/>
          <w:b w:val="0"/>
          <w:bCs w:val="0"/>
          <w:i/>
          <w:iCs/>
          <w:color w:val="000000"/>
          <w:sz w:val="28"/>
          <w:szCs w:val="28"/>
        </w:rPr>
        <w:t>anubhāvas</w:t>
      </w:r>
      <w:r w:rsidRPr="00790008">
        <w:rPr>
          <w:rStyle w:val="BookTitle"/>
          <w:rFonts w:asciiTheme="minorHAnsi" w:hAnsiTheme="minorHAnsi" w:cstheme="minorHAnsi"/>
          <w:b w:val="0"/>
          <w:bCs w:val="0"/>
          <w:color w:val="000000"/>
          <w:sz w:val="28"/>
          <w:szCs w:val="28"/>
        </w:rPr>
        <w:t xml:space="preserve">, subordinate signs of ecstatic emotion. They are visible in a person in whose heart the seed of love of God has begun to fructify.” 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(11.2.40), Kavi, one of the nine Yogendras, says to Nimi, the King of Videha, as follows:</w:t>
      </w:r>
    </w:p>
    <w:p w14:paraId="0C5F20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evaṁ-vrataḥ sva-priya-nāma-kīrtyā</w:t>
      </w:r>
      <w:r w:rsidRPr="00790008">
        <w:rPr>
          <w:rStyle w:val="BookTitle"/>
          <w:rFonts w:asciiTheme="minorHAnsi" w:hAnsiTheme="minorHAnsi" w:cstheme="minorHAnsi"/>
          <w:b w:val="0"/>
          <w:bCs w:val="0"/>
          <w:color w:val="000000"/>
          <w:sz w:val="28"/>
          <w:szCs w:val="28"/>
        </w:rPr>
        <w:br/>
        <w:t>jātānurāgo druta-citta uccaiḥ</w:t>
      </w:r>
      <w:r w:rsidRPr="00790008">
        <w:rPr>
          <w:rStyle w:val="BookTitle"/>
          <w:rFonts w:asciiTheme="minorHAnsi" w:hAnsiTheme="minorHAnsi" w:cstheme="minorHAnsi"/>
          <w:b w:val="0"/>
          <w:bCs w:val="0"/>
          <w:color w:val="000000"/>
          <w:sz w:val="28"/>
          <w:szCs w:val="28"/>
        </w:rPr>
        <w:br/>
        <w:t>hasaty atho roditi rauti gāyaty</w:t>
      </w:r>
      <w:r w:rsidRPr="00790008">
        <w:rPr>
          <w:rStyle w:val="BookTitle"/>
          <w:rFonts w:asciiTheme="minorHAnsi" w:hAnsiTheme="minorHAnsi" w:cstheme="minorHAnsi"/>
          <w:b w:val="0"/>
          <w:bCs w:val="0"/>
          <w:color w:val="000000"/>
          <w:sz w:val="28"/>
          <w:szCs w:val="28"/>
        </w:rPr>
        <w:br/>
        <w:t>unmāda-van nṛtyati loka-bāhyaḥ</w:t>
      </w:r>
    </w:p>
    <w:p w14:paraId="386769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chanting the holy name of the Supreme Lord, one comes to the stage of love of Godhead. Then the devotee is fixed in his vow as an eternal servant of the Lord, and he gradually becomes very much attached to a particular name and form of the Supreme Personality of Godhead. As his heart melts with ecstatic love, he laughs very loudly or cries or shouts. Sometimes he sings and dances like a madman, for he is indifferent to public opinion.” [This purport applies to verses 22-32.]</w:t>
      </w:r>
    </w:p>
    <w:p w14:paraId="72552417" w14:textId="73F2AB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w:t>
      </w:r>
    </w:p>
    <w:p w14:paraId="47567A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01DFE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viṣaya-sukhete viraktera agragaṇya</w:t>
      </w:r>
      <w:r w:rsidRPr="00790008">
        <w:rPr>
          <w:rStyle w:val="BookTitle"/>
          <w:rFonts w:asciiTheme="minorHAnsi" w:hAnsiTheme="minorHAnsi" w:cstheme="minorHAnsi"/>
          <w:b w:val="0"/>
          <w:bCs w:val="0"/>
          <w:color w:val="000000"/>
          <w:sz w:val="28"/>
          <w:szCs w:val="28"/>
        </w:rPr>
        <w:br/>
        <w:t>kṛṣṇa-nāme paripūrṇa śrī-vadana dhanya</w:t>
      </w:r>
    </w:p>
    <w:p w14:paraId="55C622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Haridāsa was most renounced in the matter of material enjoyment, and his </w:t>
      </w:r>
      <w:r w:rsidRPr="00790008">
        <w:rPr>
          <w:rStyle w:val="BookTitle"/>
          <w:rFonts w:asciiTheme="minorHAnsi" w:hAnsiTheme="minorHAnsi" w:cstheme="minorHAnsi"/>
          <w:b/>
          <w:bCs/>
          <w:color w:val="800000"/>
          <w:sz w:val="28"/>
          <w:szCs w:val="28"/>
        </w:rPr>
        <w:lastRenderedPageBreak/>
        <w:t>mouth was always beautified with the chanting of Lord Kṛṣṇa’s names.</w:t>
      </w:r>
    </w:p>
    <w:p w14:paraId="5C97861A" w14:textId="7C9406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tongue of Śrī Haridāsa Ṭhākura was always engaged in chanting the holy names of Kṛṣṇa. His tongue, which constantly chanted the names of Kṛṣṇa, was extraordinarily attractive. Since he was completely indifferent to material enjoyment, detachment for all such enjoyment awakened in him. The holy names of Kṛṣṇa never dance on the tongues of those who are material enjoyers. Those who are busy enjoying the six mundane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whose hearts are always disturbed with desires and greed for material happiness never develop any taste for chanting the holy names of the Lord. The pseudo renunciates who are aloof from the chanting of the names of Kṛṣṇa are also indifferent to chanting like the material enjoyers. Ṭhākura Haridāsa was completely detached from enjoying material happiness and thus remained on the topmost platform.</w:t>
      </w:r>
    </w:p>
    <w:p w14:paraId="3C0085DD" w14:textId="57F6D9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w:t>
      </w:r>
    </w:p>
    <w:p w14:paraId="7B1C30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047029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kṣaṇeka govinda-nāme nāhika virakti</w:t>
      </w:r>
      <w:r w:rsidRPr="00790008">
        <w:rPr>
          <w:rStyle w:val="BookTitle"/>
          <w:rFonts w:asciiTheme="minorHAnsi" w:hAnsiTheme="minorHAnsi" w:cstheme="minorHAnsi"/>
          <w:b w:val="0"/>
          <w:bCs w:val="0"/>
          <w:color w:val="000000"/>
          <w:sz w:val="28"/>
          <w:szCs w:val="28"/>
        </w:rPr>
        <w:br/>
        <w:t>bhakti-rase anukṣaṇa haya nānā mūrti</w:t>
      </w:r>
    </w:p>
    <w:p w14:paraId="323B5B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give up chanting the names of Govinda for even a moment, and as a result he was constantly manifesting various ecstatic symptoms.</w:t>
      </w:r>
    </w:p>
    <w:p w14:paraId="09788751" w14:textId="2D15A3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Haridāsa was never in any way indifferent to chanting the names of Govinda; he was constantly merged in the transcendental mellows related with Kṛṣṇa.</w:t>
      </w:r>
    </w:p>
    <w:p w14:paraId="6FEBF169" w14:textId="1394D2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w:t>
      </w:r>
    </w:p>
    <w:p w14:paraId="499931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78B0E6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karena nṛtya āpanā-āpani</w:t>
      </w:r>
      <w:r w:rsidRPr="00790008">
        <w:rPr>
          <w:rStyle w:val="BookTitle"/>
          <w:rFonts w:asciiTheme="minorHAnsi" w:hAnsiTheme="minorHAnsi" w:cstheme="minorHAnsi"/>
          <w:b w:val="0"/>
          <w:bCs w:val="0"/>
          <w:color w:val="000000"/>
          <w:sz w:val="28"/>
          <w:szCs w:val="28"/>
        </w:rPr>
        <w:br/>
        <w:t>kakhano karena matta-siṁha-prāya dhvani</w:t>
      </w:r>
    </w:p>
    <w:p w14:paraId="0A803C90" w14:textId="5DEA18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danced alone, and sometimes he roared like a mad lion.</w:t>
      </w:r>
    </w:p>
    <w:p w14:paraId="74A025C5" w14:textId="1D958A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w:t>
      </w:r>
    </w:p>
    <w:p w14:paraId="3ED5DF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973E5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vā uccaiḥsvare karena rodana</w:t>
      </w:r>
      <w:r w:rsidRPr="00790008">
        <w:rPr>
          <w:rStyle w:val="BookTitle"/>
          <w:rFonts w:asciiTheme="minorHAnsi" w:hAnsiTheme="minorHAnsi" w:cstheme="minorHAnsi"/>
          <w:b w:val="0"/>
          <w:bCs w:val="0"/>
          <w:color w:val="000000"/>
          <w:sz w:val="28"/>
          <w:szCs w:val="28"/>
        </w:rPr>
        <w:br/>
        <w:t>aṭṭa-aṭṭa mahā-hāsya hāsena kakhana</w:t>
      </w:r>
    </w:p>
    <w:p w14:paraId="209178F4" w14:textId="358C7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cried loudly, and sometimes he laughed loudly.</w:t>
      </w:r>
    </w:p>
    <w:p w14:paraId="07D9F8F8" w14:textId="2CE576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w:t>
      </w:r>
    </w:p>
    <w:p w14:paraId="5030EA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DDB4D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garjjena ati huṅkāra kariyā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kakhano mūrcchita hai’ thākena paḍiyā</w:t>
      </w:r>
    </w:p>
    <w:p w14:paraId="0B64FA55" w14:textId="1E4AFD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roared loudly, and sometimes he fell to the ground unconscious.</w:t>
      </w:r>
    </w:p>
    <w:p w14:paraId="3BE443B4" w14:textId="448E73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w:t>
      </w:r>
    </w:p>
    <w:p w14:paraId="3F062C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530C9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alaukika śabda balena ḍākiyā</w:t>
      </w:r>
      <w:r w:rsidRPr="00790008">
        <w:rPr>
          <w:rStyle w:val="BookTitle"/>
          <w:rFonts w:asciiTheme="minorHAnsi" w:hAnsiTheme="minorHAnsi" w:cstheme="minorHAnsi"/>
          <w:b w:val="0"/>
          <w:bCs w:val="0"/>
          <w:color w:val="000000"/>
          <w:sz w:val="28"/>
          <w:szCs w:val="28"/>
        </w:rPr>
        <w:br/>
        <w:t>kṣaṇe tāi vākhānena uttama kariyā</w:t>
      </w:r>
    </w:p>
    <w:p w14:paraId="54903CC8" w14:textId="212861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would utter some unnatural sounds, for which he would later give some profound meaning.</w:t>
      </w:r>
    </w:p>
    <w:p w14:paraId="3C78AB4F" w14:textId="4B7F3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w:t>
      </w:r>
    </w:p>
    <w:p w14:paraId="7C50C9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3548D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aśrupāta, romaharṣa, hāsya, mūrcchā, gharma</w:t>
      </w:r>
      <w:r w:rsidRPr="00790008">
        <w:rPr>
          <w:rStyle w:val="BookTitle"/>
          <w:rFonts w:asciiTheme="minorHAnsi" w:hAnsiTheme="minorHAnsi" w:cstheme="minorHAnsi"/>
          <w:b w:val="0"/>
          <w:bCs w:val="0"/>
          <w:color w:val="000000"/>
          <w:sz w:val="28"/>
          <w:szCs w:val="28"/>
        </w:rPr>
        <w:br/>
        <w:t>kṛṣṇa-bhakti-vikārera yata āche marma</w:t>
      </w:r>
    </w:p>
    <w:p w14:paraId="50D34F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manifested all the different ecstatic symptoms like crying, hairs standing on end, laughing, losing consciousness, and perspiring.</w:t>
      </w:r>
    </w:p>
    <w:p w14:paraId="57390D22" w14:textId="2A3BBD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kṛṣṇa-bhakti-vikāra</w:t>
      </w:r>
      <w:r w:rsidRPr="00790008">
        <w:rPr>
          <w:rStyle w:val="BookTitle"/>
          <w:rFonts w:asciiTheme="minorHAnsi" w:hAnsiTheme="minorHAnsi" w:cstheme="minorHAnsi"/>
          <w:b w:val="0"/>
          <w:bCs w:val="0"/>
          <w:color w:val="000000"/>
          <w:sz w:val="28"/>
          <w:szCs w:val="28"/>
        </w:rPr>
        <w:t xml:space="preserve"> indicates the following eight transformations of ecstatic love: </w:t>
      </w:r>
      <w:r w:rsidRPr="00790008">
        <w:rPr>
          <w:rStyle w:val="BookTitle"/>
          <w:rFonts w:asciiTheme="minorHAnsi" w:hAnsiTheme="minorHAnsi" w:cstheme="minorHAnsi"/>
          <w:b w:val="0"/>
          <w:bCs w:val="0"/>
          <w:i/>
          <w:iCs/>
          <w:color w:val="000000"/>
          <w:sz w:val="28"/>
          <w:szCs w:val="28"/>
        </w:rPr>
        <w:t xml:space="preserve">stambha </w:t>
      </w:r>
      <w:r w:rsidRPr="00790008">
        <w:rPr>
          <w:rStyle w:val="BookTitle"/>
          <w:rFonts w:asciiTheme="minorHAnsi" w:hAnsiTheme="minorHAnsi" w:cstheme="minorHAnsi"/>
          <w:b w:val="0"/>
          <w:bCs w:val="0"/>
          <w:color w:val="000000"/>
          <w:sz w:val="28"/>
          <w:szCs w:val="28"/>
        </w:rPr>
        <w:t xml:space="preserve">(being stunned), </w:t>
      </w:r>
      <w:r w:rsidRPr="00790008">
        <w:rPr>
          <w:rStyle w:val="BookTitle"/>
          <w:rFonts w:asciiTheme="minorHAnsi" w:hAnsiTheme="minorHAnsi" w:cstheme="minorHAnsi"/>
          <w:b w:val="0"/>
          <w:bCs w:val="0"/>
          <w:i/>
          <w:iCs/>
          <w:color w:val="000000"/>
          <w:sz w:val="28"/>
          <w:szCs w:val="28"/>
        </w:rPr>
        <w:t>sveda</w:t>
      </w:r>
      <w:r w:rsidRPr="00790008">
        <w:rPr>
          <w:rStyle w:val="BookTitle"/>
          <w:rFonts w:asciiTheme="minorHAnsi" w:hAnsiTheme="minorHAnsi" w:cstheme="minorHAnsi"/>
          <w:b w:val="0"/>
          <w:bCs w:val="0"/>
          <w:color w:val="000000"/>
          <w:sz w:val="28"/>
          <w:szCs w:val="28"/>
        </w:rPr>
        <w:t xml:space="preserve"> (perspiring), </w:t>
      </w:r>
      <w:r w:rsidRPr="00790008">
        <w:rPr>
          <w:rStyle w:val="BookTitle"/>
          <w:rFonts w:asciiTheme="minorHAnsi" w:hAnsiTheme="minorHAnsi" w:cstheme="minorHAnsi"/>
          <w:b w:val="0"/>
          <w:bCs w:val="0"/>
          <w:i/>
          <w:iCs/>
          <w:color w:val="000000"/>
          <w:sz w:val="28"/>
          <w:szCs w:val="28"/>
        </w:rPr>
        <w:t xml:space="preserve">romāñca </w:t>
      </w:r>
      <w:r w:rsidRPr="00790008">
        <w:rPr>
          <w:rStyle w:val="BookTitle"/>
          <w:rFonts w:asciiTheme="minorHAnsi" w:hAnsiTheme="minorHAnsi" w:cstheme="minorHAnsi"/>
          <w:b w:val="0"/>
          <w:bCs w:val="0"/>
          <w:color w:val="000000"/>
          <w:sz w:val="28"/>
          <w:szCs w:val="28"/>
        </w:rPr>
        <w:t xml:space="preserve">(hairs standing on end), </w:t>
      </w:r>
      <w:r w:rsidRPr="00790008">
        <w:rPr>
          <w:rStyle w:val="BookTitle"/>
          <w:rFonts w:asciiTheme="minorHAnsi" w:hAnsiTheme="minorHAnsi" w:cstheme="minorHAnsi"/>
          <w:b w:val="0"/>
          <w:bCs w:val="0"/>
          <w:i/>
          <w:iCs/>
          <w:color w:val="000000"/>
          <w:sz w:val="28"/>
          <w:szCs w:val="28"/>
        </w:rPr>
        <w:t>svara-bheda</w:t>
      </w:r>
      <w:r w:rsidRPr="00790008">
        <w:rPr>
          <w:rStyle w:val="BookTitle"/>
          <w:rFonts w:asciiTheme="minorHAnsi" w:hAnsiTheme="minorHAnsi" w:cstheme="minorHAnsi"/>
          <w:b w:val="0"/>
          <w:bCs w:val="0"/>
          <w:color w:val="000000"/>
          <w:sz w:val="28"/>
          <w:szCs w:val="28"/>
        </w:rPr>
        <w:t xml:space="preserve"> (choking),</w:t>
      </w:r>
      <w:r w:rsidRPr="00790008">
        <w:rPr>
          <w:rStyle w:val="BookTitle"/>
          <w:rFonts w:asciiTheme="minorHAnsi" w:hAnsiTheme="minorHAnsi" w:cstheme="minorHAnsi"/>
          <w:b w:val="0"/>
          <w:bCs w:val="0"/>
          <w:i/>
          <w:iCs/>
          <w:color w:val="000000"/>
          <w:sz w:val="28"/>
          <w:szCs w:val="28"/>
        </w:rPr>
        <w:t xml:space="preserve"> vepathu,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kampa </w:t>
      </w:r>
      <w:r w:rsidRPr="00790008">
        <w:rPr>
          <w:rStyle w:val="BookTitle"/>
          <w:rFonts w:asciiTheme="minorHAnsi" w:hAnsiTheme="minorHAnsi" w:cstheme="minorHAnsi"/>
          <w:b w:val="0"/>
          <w:bCs w:val="0"/>
          <w:color w:val="000000"/>
          <w:sz w:val="28"/>
          <w:szCs w:val="28"/>
        </w:rPr>
        <w:t xml:space="preserve">(trembling), </w:t>
      </w:r>
      <w:r w:rsidRPr="00790008">
        <w:rPr>
          <w:rStyle w:val="BookTitle"/>
          <w:rFonts w:asciiTheme="minorHAnsi" w:hAnsiTheme="minorHAnsi" w:cstheme="minorHAnsi"/>
          <w:b w:val="0"/>
          <w:bCs w:val="0"/>
          <w:i/>
          <w:iCs/>
          <w:color w:val="000000"/>
          <w:sz w:val="28"/>
          <w:szCs w:val="28"/>
        </w:rPr>
        <w:t xml:space="preserve">vaivarṇya </w:t>
      </w:r>
      <w:r w:rsidRPr="00790008">
        <w:rPr>
          <w:rStyle w:val="BookTitle"/>
          <w:rFonts w:asciiTheme="minorHAnsi" w:hAnsiTheme="minorHAnsi" w:cstheme="minorHAnsi"/>
          <w:b w:val="0"/>
          <w:bCs w:val="0"/>
          <w:color w:val="000000"/>
          <w:sz w:val="28"/>
          <w:szCs w:val="28"/>
        </w:rPr>
        <w:t xml:space="preserve">(fading of color), </w:t>
      </w:r>
      <w:r w:rsidRPr="00790008">
        <w:rPr>
          <w:rStyle w:val="BookTitle"/>
          <w:rFonts w:asciiTheme="minorHAnsi" w:hAnsiTheme="minorHAnsi" w:cstheme="minorHAnsi"/>
          <w:b w:val="0"/>
          <w:bCs w:val="0"/>
          <w:i/>
          <w:iCs/>
          <w:color w:val="000000"/>
          <w:sz w:val="28"/>
          <w:szCs w:val="28"/>
        </w:rPr>
        <w:t>aśru</w:t>
      </w:r>
      <w:r w:rsidRPr="00790008">
        <w:rPr>
          <w:rStyle w:val="BookTitle"/>
          <w:rFonts w:asciiTheme="minorHAnsi" w:hAnsiTheme="minorHAnsi" w:cstheme="minorHAnsi"/>
          <w:b w:val="0"/>
          <w:bCs w:val="0"/>
          <w:color w:val="000000"/>
          <w:sz w:val="28"/>
          <w:szCs w:val="28"/>
        </w:rPr>
        <w:t xml:space="preserve"> (weeping), and </w:t>
      </w:r>
      <w:r w:rsidRPr="00790008">
        <w:rPr>
          <w:rStyle w:val="BookTitle"/>
          <w:rFonts w:asciiTheme="minorHAnsi" w:hAnsiTheme="minorHAnsi" w:cstheme="minorHAnsi"/>
          <w:b w:val="0"/>
          <w:bCs w:val="0"/>
          <w:i/>
          <w:iCs/>
          <w:color w:val="000000"/>
          <w:sz w:val="28"/>
          <w:szCs w:val="28"/>
        </w:rPr>
        <w:t xml:space="preserve">pralaya,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mūrchā </w:t>
      </w:r>
      <w:r w:rsidRPr="00790008">
        <w:rPr>
          <w:rStyle w:val="BookTitle"/>
          <w:rFonts w:asciiTheme="minorHAnsi" w:hAnsiTheme="minorHAnsi" w:cstheme="minorHAnsi"/>
          <w:b w:val="0"/>
          <w:bCs w:val="0"/>
          <w:color w:val="000000"/>
          <w:sz w:val="28"/>
          <w:szCs w:val="28"/>
        </w:rPr>
        <w:t>(devastation).</w:t>
      </w:r>
    </w:p>
    <w:p w14:paraId="42B9C08C" w14:textId="02C4C1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w:t>
      </w:r>
    </w:p>
    <w:p w14:paraId="6B1C8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3697B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haridāsa mātra nṛtye praveśile</w:t>
      </w:r>
      <w:r w:rsidRPr="00790008">
        <w:rPr>
          <w:rStyle w:val="BookTitle"/>
          <w:rFonts w:asciiTheme="minorHAnsi" w:hAnsiTheme="minorHAnsi" w:cstheme="minorHAnsi"/>
          <w:b w:val="0"/>
          <w:bCs w:val="0"/>
          <w:color w:val="000000"/>
          <w:sz w:val="28"/>
          <w:szCs w:val="28"/>
        </w:rPr>
        <w:br/>
        <w:t>sakala āsiyā tā’na śrī-vigrahe mile</w:t>
      </w:r>
    </w:p>
    <w:p w14:paraId="440763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Haridāsa began to dance, these symptoms would all manifest in his body.</w:t>
      </w:r>
    </w:p>
    <w:p w14:paraId="14341C76" w14:textId="559B5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śrī-vigraha</w:t>
      </w:r>
      <w:r w:rsidRPr="00790008">
        <w:rPr>
          <w:rStyle w:val="BookTitle"/>
          <w:rFonts w:asciiTheme="minorHAnsi" w:hAnsiTheme="minorHAnsi" w:cstheme="minorHAnsi"/>
          <w:b w:val="0"/>
          <w:bCs w:val="0"/>
          <w:color w:val="000000"/>
          <w:sz w:val="28"/>
          <w:szCs w:val="28"/>
        </w:rPr>
        <w:t xml:space="preserve"> is explained as follows: The body of Śrī Haridāsa Ṭhākura is not a lump of blood, flesh, and skin like that of an ordinary fruitive worker. As a result of serving the holy names, various pure ecstatic transformations would manifest in his transcendental body. The Vaiṣṇava associates of the Lord who are inclined towards His service manifest many pure ecstatic transformations in their transcendental bodies unlike the ordinary fruitive workers, who become averse to the cultivation of Kṛṣṇa consciousness while gratifying their material bodies.</w:t>
      </w:r>
    </w:p>
    <w:p w14:paraId="2E348940" w14:textId="56031F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w:t>
      </w:r>
    </w:p>
    <w:p w14:paraId="308220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A977F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ānanda-dhārā, tite sarva-aṅga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ati-pāṣaṇḍī o dekhi’ pāya mahā-raṅga</w:t>
      </w:r>
    </w:p>
    <w:p w14:paraId="29F42E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Haridāsa’s entire body became wet, as tears of love flowed from his eyes. Even staunch atheists would offer him respect.</w:t>
      </w:r>
    </w:p>
    <w:p w14:paraId="44D1647C" w14:textId="6A8FCE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Haridāsa Ṭhākura chanted the names of Kṛṣṇa out of love, tears flowed from his eyes and his entire body would become wet. Even the most atheistic offenders, who were devoid of devotional service, became astonished on seeing such transcendentally ecstatic transformations.</w:t>
      </w:r>
    </w:p>
    <w:p w14:paraId="3008D399" w14:textId="4EEE3F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16.32</w:t>
      </w:r>
    </w:p>
    <w:p w14:paraId="5DAA53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2C07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se adbhuta aṅge śrī-pulakāvali</w:t>
      </w:r>
      <w:r w:rsidRPr="00790008">
        <w:rPr>
          <w:rStyle w:val="BookTitle"/>
          <w:rFonts w:asciiTheme="minorHAnsi" w:hAnsiTheme="minorHAnsi" w:cstheme="minorHAnsi"/>
          <w:b w:val="0"/>
          <w:bCs w:val="0"/>
          <w:color w:val="000000"/>
          <w:sz w:val="28"/>
          <w:szCs w:val="28"/>
        </w:rPr>
        <w:br/>
        <w:t>brahmā-śiva o dekhiyā hayena kutūhalī</w:t>
      </w:r>
    </w:p>
    <w:p w14:paraId="39E05A4F" w14:textId="00F785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Brahmā and Śiva were satisfied to see the wonderful manifestation of Haridāsa’s hair standing on end.</w:t>
      </w:r>
    </w:p>
    <w:p w14:paraId="6EF55D4A" w14:textId="0A8A91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16.33</w:t>
      </w:r>
    </w:p>
    <w:p w14:paraId="5608E2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64C561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phuliyā-grāmera yata brāhmaṇa-sakala</w:t>
      </w:r>
      <w:r w:rsidRPr="00790008">
        <w:rPr>
          <w:rStyle w:val="BookTitle"/>
          <w:rFonts w:asciiTheme="minorHAnsi" w:hAnsiTheme="minorHAnsi" w:cstheme="minorHAnsi"/>
          <w:b w:val="0"/>
          <w:bCs w:val="0"/>
          <w:color w:val="000000"/>
          <w:sz w:val="28"/>
          <w:szCs w:val="28"/>
        </w:rPr>
        <w:br/>
        <w:t>sabei tāhāne dekhi’ hailā vihvala</w:t>
      </w:r>
    </w:p>
    <w:p w14:paraId="181723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of Phuliyā were overwhelmed upon seeing Haridāsa.</w:t>
      </w:r>
    </w:p>
    <w:p w14:paraId="63E21CC7" w14:textId="17AE62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Upon seeing the bodily transformations of Ṭhākura Haridāsa, the Phuliyā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engaged in fruitive activities realized the uselessness of such temporary activities and became overwhelmed by seeing those waves of love. All of them developed special respect for him.</w:t>
      </w:r>
    </w:p>
    <w:p w14:paraId="7476FA00" w14:textId="089D4C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16.34</w:t>
      </w:r>
    </w:p>
    <w:p w14:paraId="1361BE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3A6DDD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tāhāne baḍa janmila viśvāsa</w:t>
      </w:r>
      <w:r w:rsidRPr="00790008">
        <w:rPr>
          <w:rStyle w:val="BookTitle"/>
          <w:rFonts w:asciiTheme="minorHAnsi" w:hAnsiTheme="minorHAnsi" w:cstheme="minorHAnsi"/>
          <w:b w:val="0"/>
          <w:bCs w:val="0"/>
          <w:color w:val="000000"/>
          <w:sz w:val="28"/>
          <w:szCs w:val="28"/>
        </w:rPr>
        <w:br/>
        <w:t>phuliyāya rahilena prabhu-haridāsa</w:t>
      </w:r>
    </w:p>
    <w:p w14:paraId="62574B61" w14:textId="03499F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Haridāsa Prabhu resided in Phuliyā, everyone there developed great faith in him.</w:t>
      </w:r>
    </w:p>
    <w:p w14:paraId="49F3BCAD" w14:textId="14EEB4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16.35</w:t>
      </w:r>
    </w:p>
    <w:p w14:paraId="269A1D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646423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gaṅgā-snāna kari’ niravadhi hari-nāma</w:t>
      </w:r>
      <w:r w:rsidRPr="00790008">
        <w:rPr>
          <w:rStyle w:val="BookTitle"/>
          <w:rFonts w:asciiTheme="minorHAnsi" w:hAnsiTheme="minorHAnsi" w:cstheme="minorHAnsi"/>
          <w:b w:val="0"/>
          <w:bCs w:val="0"/>
          <w:color w:val="000000"/>
          <w:sz w:val="28"/>
          <w:szCs w:val="28"/>
        </w:rPr>
        <w:br/>
        <w:t>ucca kari’ laiyā bulena sarva-sthāna</w:t>
      </w:r>
    </w:p>
    <w:p w14:paraId="63FC5505" w14:textId="23CF57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would regularly take bath in the Ganges and then loudly chant the names of Lord Hari while wandering about.</w:t>
      </w:r>
    </w:p>
    <w:p w14:paraId="625684C5" w14:textId="7F2C53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16.36</w:t>
      </w:r>
    </w:p>
    <w:p w14:paraId="2C305F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37B31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 giyā mulukera adhipati-sthāne</w:t>
      </w:r>
      <w:r w:rsidRPr="00790008">
        <w:rPr>
          <w:rStyle w:val="BookTitle"/>
          <w:rFonts w:asciiTheme="minorHAnsi" w:hAnsiTheme="minorHAnsi" w:cstheme="minorHAnsi"/>
          <w:b w:val="0"/>
          <w:bCs w:val="0"/>
          <w:color w:val="000000"/>
          <w:sz w:val="28"/>
          <w:szCs w:val="28"/>
        </w:rPr>
        <w:br/>
        <w:t>kahileka tāhāna sakala vivaraṇe</w:t>
      </w:r>
    </w:p>
    <w:p w14:paraId="7A3A30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went to the king of Bengal and complained about Haridāsa.</w:t>
      </w:r>
    </w:p>
    <w:p w14:paraId="0B26D782" w14:textId="4AC81E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Kazi, the Moslem justice of Phuliyā, informed his respected superior, the king of Bengal, about the activities of Haridāsa.</w:t>
      </w:r>
    </w:p>
    <w:p w14:paraId="6C2645CE" w14:textId="768E4F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16.37</w:t>
      </w:r>
    </w:p>
    <w:p w14:paraId="1350D6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A03F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 haiyā kare hindura ācāra</w:t>
      </w:r>
      <w:r w:rsidRPr="00790008">
        <w:rPr>
          <w:rStyle w:val="BookTitle"/>
          <w:rFonts w:asciiTheme="minorHAnsi" w:hAnsiTheme="minorHAnsi" w:cstheme="minorHAnsi"/>
          <w:b w:val="0"/>
          <w:bCs w:val="0"/>
          <w:color w:val="000000"/>
          <w:sz w:val="28"/>
          <w:szCs w:val="28"/>
        </w:rPr>
        <w:br/>
        <w:t>bhāla-mate tāre āni’ karaha vicāra”</w:t>
      </w:r>
    </w:p>
    <w:p w14:paraId="3C0CF3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is a Moslem, but he follows the religion of the Hindus. Please call him and consider his case.”</w:t>
      </w:r>
    </w:p>
    <w:p w14:paraId="1F012188" w14:textId="2568AE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Ṭhākura Haridāsa appeared in a Moslem family and acted contrary to the behavior of the Moslems, according to their consideration he had committed a grave offense and must be punished. Considering in this way, the Kazi complained to the king.</w:t>
      </w:r>
    </w:p>
    <w:p w14:paraId="09702AFD" w14:textId="15452C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16.38</w:t>
      </w:r>
    </w:p>
    <w:p w14:paraId="2F2DD1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FF2B1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pāpīra vacana śuni’ seha pāpa-mati</w:t>
      </w:r>
      <w:r w:rsidRPr="00790008">
        <w:rPr>
          <w:rStyle w:val="BookTitle"/>
          <w:rFonts w:asciiTheme="minorHAnsi" w:hAnsiTheme="minorHAnsi" w:cstheme="minorHAnsi"/>
          <w:b w:val="0"/>
          <w:bCs w:val="0"/>
          <w:color w:val="000000"/>
          <w:sz w:val="28"/>
          <w:szCs w:val="28"/>
        </w:rPr>
        <w:br/>
        <w:t>dhari’ ānāila tā’ne ati śīghragati</w:t>
      </w:r>
    </w:p>
    <w:p w14:paraId="72DA52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the sinful Kazi, the sinful king immediately called for Haridāsa.</w:t>
      </w:r>
    </w:p>
    <w:p w14:paraId="18DDDB23" w14:textId="57F1D0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sinful king, who was hostile to devotional service, ordered that Haridāsa be arrested without delay.</w:t>
      </w:r>
    </w:p>
    <w:p w14:paraId="122C8C0F" w14:textId="5EE145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16.39</w:t>
      </w:r>
    </w:p>
    <w:p w14:paraId="5205D3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762BB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prasāde haridāsa mahāśaya</w:t>
      </w:r>
      <w:r w:rsidRPr="00790008">
        <w:rPr>
          <w:rStyle w:val="BookTitle"/>
          <w:rFonts w:asciiTheme="minorHAnsi" w:hAnsiTheme="minorHAnsi" w:cstheme="minorHAnsi"/>
          <w:b w:val="0"/>
          <w:bCs w:val="0"/>
          <w:color w:val="000000"/>
          <w:sz w:val="28"/>
          <w:szCs w:val="28"/>
        </w:rPr>
        <w:br/>
        <w:t>yavanera ki dāya, kāler o nāhi bhaya</w:t>
      </w:r>
    </w:p>
    <w:p w14:paraId="5ABC52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Kṛṣṇa, Śrī Haridāsa was not even afraid of death personified, so what speak of the Moslem rulers.</w:t>
      </w:r>
    </w:p>
    <w:p w14:paraId="7C594C80" w14:textId="3CA9D7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Mahāśaya, who was glorious by the mercy of the Lord, was not afraid of the Moslem king as he came before him. What to speak of an ordinary human being, he was not even afraid of Yamarāja, the destroyer of all.</w:t>
      </w:r>
    </w:p>
    <w:p w14:paraId="08D8B726" w14:textId="35477C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16.40</w:t>
      </w:r>
    </w:p>
    <w:p w14:paraId="7CF6EE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2012B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kṛṣṇa’ baliyā calilā sei-kṣaṇe</w:t>
      </w:r>
      <w:r w:rsidRPr="00790008">
        <w:rPr>
          <w:rStyle w:val="BookTitle"/>
          <w:rFonts w:asciiTheme="minorHAnsi" w:hAnsiTheme="minorHAnsi" w:cstheme="minorHAnsi"/>
          <w:b w:val="0"/>
          <w:bCs w:val="0"/>
          <w:color w:val="000000"/>
          <w:sz w:val="28"/>
          <w:szCs w:val="28"/>
        </w:rPr>
        <w:br/>
        <w:t>muluka-patira āge dilā daraśane</w:t>
      </w:r>
    </w:p>
    <w:p w14:paraId="6803047D" w14:textId="11B89A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Chanting the name of Kṛṣṇa, he immediately went to see the king.</w:t>
      </w:r>
    </w:p>
    <w:p w14:paraId="56D01995" w14:textId="65CB30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16.41</w:t>
      </w:r>
    </w:p>
    <w:p w14:paraId="087251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7FFEB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śuniñā gamana</w:t>
      </w:r>
      <w:r w:rsidRPr="00790008">
        <w:rPr>
          <w:rStyle w:val="BookTitle"/>
          <w:rFonts w:asciiTheme="minorHAnsi" w:hAnsiTheme="minorHAnsi" w:cstheme="minorHAnsi"/>
          <w:b w:val="0"/>
          <w:bCs w:val="0"/>
          <w:color w:val="000000"/>
          <w:sz w:val="28"/>
          <w:szCs w:val="28"/>
        </w:rPr>
        <w:br/>
        <w:t>hariṣe-viṣāda hailā yata susajjana</w:t>
      </w:r>
    </w:p>
    <w:p w14:paraId="517C50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about Haridāsa’s departure to see the king, pious persons felt morose in the midst of their happiness.</w:t>
      </w:r>
    </w:p>
    <w:p w14:paraId="4B96710A" w14:textId="05B37A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Upon hearing that the Moslem king had arrested Ṭhākura Haridāsa in order to torture him, the local residents became extremely distressed. They were already happy from hearing about Haridāsa Ṭhākura’s loud chanting of the holy names and his pure ecstatic transformations. But by now hearing and fearing about the inevitable oppression of Haridāsa, they became depressed in the midst of their happiness resulting from seeing him.</w:t>
      </w:r>
    </w:p>
    <w:p w14:paraId="657B5AC8" w14:textId="5455FA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16.42</w:t>
      </w:r>
    </w:p>
    <w:p w14:paraId="485695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1C6D45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loka yata āche bandī-ghare</w:t>
      </w:r>
      <w:r w:rsidRPr="00790008">
        <w:rPr>
          <w:rStyle w:val="BookTitle"/>
          <w:rFonts w:asciiTheme="minorHAnsi" w:hAnsiTheme="minorHAnsi" w:cstheme="minorHAnsi"/>
          <w:b w:val="0"/>
          <w:bCs w:val="0"/>
          <w:color w:val="000000"/>
          <w:sz w:val="28"/>
          <w:szCs w:val="28"/>
        </w:rPr>
        <w:br/>
        <w:t>tā’rā saba hṛṣṭa haila śuniñā antare</w:t>
      </w:r>
    </w:p>
    <w:p w14:paraId="5CACA8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respectable persons in prison heard that Haridāsa had come to see the king, they became pleased at heart.</w:t>
      </w:r>
    </w:p>
    <w:p w14:paraId="005A421F" w14:textId="29166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arrested, Ṭhākura Haridāsa was put in prison like an ordinary criminal. Already many prestigious persons had been imprisoned there. These persons became extremely joyful on receiving the association of this transcendental sadhu.</w:t>
      </w:r>
    </w:p>
    <w:p w14:paraId="21A74C12" w14:textId="77D960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16.43</w:t>
      </w:r>
    </w:p>
    <w:p w14:paraId="2A1E19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EC666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“parama-vaiṣṇava haridāsa mahāśaya</w:t>
      </w:r>
      <w:r w:rsidRPr="00790008">
        <w:rPr>
          <w:rStyle w:val="BookTitle"/>
          <w:rFonts w:asciiTheme="minorHAnsi" w:hAnsiTheme="minorHAnsi" w:cstheme="minorHAnsi"/>
          <w:b w:val="0"/>
          <w:bCs w:val="0"/>
          <w:color w:val="000000"/>
          <w:sz w:val="28"/>
          <w:szCs w:val="28"/>
        </w:rPr>
        <w:br/>
        <w:t>tā’ne dekhi’ bandi-duḥkha haibeka kṣaya”</w:t>
      </w:r>
    </w:p>
    <w:p w14:paraId="77387D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is a great Vaiṣṇava. By seeing him, our distress due to imprisonment will be vanquished.”</w:t>
      </w:r>
    </w:p>
    <w:p w14:paraId="2EFF65CE" w14:textId="66DAE9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prisoners began to consider that by seeing such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lastRenderedPageBreak/>
        <w:t xml:space="preserve">mahātmā </w:t>
      </w:r>
      <w:r w:rsidRPr="00790008">
        <w:rPr>
          <w:rStyle w:val="BookTitle"/>
          <w:rFonts w:asciiTheme="minorHAnsi" w:hAnsiTheme="minorHAnsi" w:cstheme="minorHAnsi"/>
          <w:b w:val="0"/>
          <w:bCs w:val="0"/>
          <w:color w:val="000000"/>
          <w:sz w:val="28"/>
          <w:szCs w:val="28"/>
        </w:rPr>
        <w:t>as Haridāsa, their miseries would be diminished.</w:t>
      </w:r>
    </w:p>
    <w:p w14:paraId="16F159CB" w14:textId="1CE18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16.44</w:t>
      </w:r>
    </w:p>
    <w:p w14:paraId="440E7E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41E1A4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rakṣaka-lokere sabe sādhana kariyā</w:t>
      </w:r>
      <w:r w:rsidRPr="00790008">
        <w:rPr>
          <w:rStyle w:val="BookTitle"/>
          <w:rFonts w:asciiTheme="minorHAnsi" w:hAnsiTheme="minorHAnsi" w:cstheme="minorHAnsi"/>
          <w:b w:val="0"/>
          <w:bCs w:val="0"/>
          <w:color w:val="000000"/>
          <w:sz w:val="28"/>
          <w:szCs w:val="28"/>
        </w:rPr>
        <w:br/>
        <w:t>rahilena bandi-gaṇa eka-dṛṣṭi haiyā</w:t>
      </w:r>
    </w:p>
    <w:p w14:paraId="1357C1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prisoners tactfully persuaded the guards to let them see Haridāsa without disturbance.</w:t>
      </w:r>
    </w:p>
    <w:p w14:paraId="64F4C965" w14:textId="4D24AE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sādhana </w:t>
      </w:r>
      <w:r w:rsidRPr="00790008">
        <w:rPr>
          <w:rStyle w:val="BookTitle"/>
          <w:rFonts w:asciiTheme="minorHAnsi" w:hAnsiTheme="minorHAnsi" w:cstheme="minorHAnsi"/>
          <w:b w:val="0"/>
          <w:bCs w:val="0"/>
          <w:color w:val="000000"/>
          <w:sz w:val="28"/>
          <w:szCs w:val="28"/>
        </w:rPr>
        <w:t>means “the method for achieving one’s goal,” “flattery,” “earnest entreaty,” “submissive request,” or “adulation.”</w:t>
      </w:r>
    </w:p>
    <w:p w14:paraId="1DDF07E7" w14:textId="3B7FB5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16.45</w:t>
      </w:r>
    </w:p>
    <w:p w14:paraId="103EE5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086C7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haridāsa-ṭhākura āilā sei-sthāne</w:t>
      </w:r>
      <w:r w:rsidRPr="00790008">
        <w:rPr>
          <w:rStyle w:val="BookTitle"/>
          <w:rFonts w:asciiTheme="minorHAnsi" w:hAnsiTheme="minorHAnsi" w:cstheme="minorHAnsi"/>
          <w:b w:val="0"/>
          <w:bCs w:val="0"/>
          <w:color w:val="000000"/>
          <w:sz w:val="28"/>
          <w:szCs w:val="28"/>
        </w:rPr>
        <w:br/>
        <w:t>bandi-sabe dekhi’ kṛpā-dṛṣṭi haila mane</w:t>
      </w:r>
    </w:p>
    <w:p w14:paraId="2569C918" w14:textId="086AE8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Haridāsa Ṭhākura came there and saw the prisoners, he glanced mercifully upon them.</w:t>
      </w:r>
    </w:p>
    <w:p w14:paraId="665476F5" w14:textId="5EB271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16.46</w:t>
      </w:r>
    </w:p>
    <w:p w14:paraId="51647B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6FF603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caraṇa dekhiyā</w:t>
      </w:r>
      <w:r w:rsidRPr="00790008">
        <w:rPr>
          <w:rStyle w:val="BookTitle"/>
          <w:rFonts w:asciiTheme="minorHAnsi" w:hAnsiTheme="minorHAnsi" w:cstheme="minorHAnsi"/>
          <w:b w:val="0"/>
          <w:bCs w:val="0"/>
          <w:color w:val="000000"/>
          <w:sz w:val="28"/>
          <w:szCs w:val="28"/>
        </w:rPr>
        <w:br/>
        <w:t>rahilena bandi-gaṇa praṇati kariyā</w:t>
      </w:r>
    </w:p>
    <w:p w14:paraId="13BDB87F" w14:textId="454480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lotus feet of Haridāsa Ṭhākura, all the prisoners offered obeisances to him.</w:t>
      </w:r>
    </w:p>
    <w:p w14:paraId="705B9136" w14:textId="6AD923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16.47</w:t>
      </w:r>
    </w:p>
    <w:p w14:paraId="03DEC3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CB529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kamala-nayana</w:t>
      </w:r>
      <w:r w:rsidRPr="00790008">
        <w:rPr>
          <w:rStyle w:val="BookTitle"/>
          <w:rFonts w:asciiTheme="minorHAnsi" w:hAnsiTheme="minorHAnsi" w:cstheme="minorHAnsi"/>
          <w:b w:val="0"/>
          <w:bCs w:val="0"/>
          <w:color w:val="000000"/>
          <w:sz w:val="28"/>
          <w:szCs w:val="28"/>
        </w:rPr>
        <w:br/>
        <w:t>sarva-manohara mukha-candra anupama</w:t>
      </w:r>
    </w:p>
    <w:p w14:paraId="360DE4D9" w14:textId="4BE5DF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Haridāsa’s hands reached to his knees, his eyes were like lotus petals, and his enchanting moonlike face was beyond compare.</w:t>
      </w:r>
    </w:p>
    <w:p w14:paraId="4E112CC0" w14:textId="02A67C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16.48</w:t>
      </w:r>
    </w:p>
    <w:p w14:paraId="03EEAC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469AA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kari’ sabe karilena namaskāra</w:t>
      </w:r>
      <w:r w:rsidRPr="00790008">
        <w:rPr>
          <w:rStyle w:val="BookTitle"/>
          <w:rFonts w:asciiTheme="minorHAnsi" w:hAnsiTheme="minorHAnsi" w:cstheme="minorHAnsi"/>
          <w:b w:val="0"/>
          <w:bCs w:val="0"/>
          <w:color w:val="000000"/>
          <w:sz w:val="28"/>
          <w:szCs w:val="28"/>
        </w:rPr>
        <w:br/>
        <w:t>sabāra haila kṛṣṇa-bhaktira vikāra</w:t>
      </w:r>
    </w:p>
    <w:p w14:paraId="079F6B0C" w14:textId="5CFF3B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devotedly offered obeisances to him, ecstatic devotional symptoms manifest in their bodies.</w:t>
      </w:r>
    </w:p>
    <w:p w14:paraId="09DA6881" w14:textId="03B969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16.49</w:t>
      </w:r>
    </w:p>
    <w:p w14:paraId="1AE7D8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49</w:t>
      </w:r>
    </w:p>
    <w:p w14:paraId="4E01E8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bhakti dekhe prabhu-haridāsa</w:t>
      </w:r>
      <w:r w:rsidRPr="00790008">
        <w:rPr>
          <w:rStyle w:val="BookTitle"/>
          <w:rFonts w:asciiTheme="minorHAnsi" w:hAnsiTheme="minorHAnsi" w:cstheme="minorHAnsi"/>
          <w:b w:val="0"/>
          <w:bCs w:val="0"/>
          <w:color w:val="000000"/>
          <w:sz w:val="28"/>
          <w:szCs w:val="28"/>
        </w:rPr>
        <w:br/>
        <w:t>bandi-saba dekhi’ tāna haila kṛpā-hāsa</w:t>
      </w:r>
    </w:p>
    <w:p w14:paraId="5E3509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Haridāsa saw the prisoners’ devotion, he mercifully smiled at them.</w:t>
      </w:r>
    </w:p>
    <w:p w14:paraId="61D6FF11" w14:textId="28B260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the prisoners, Haridāsa compassionately displayed his smiling face to them.</w:t>
      </w:r>
    </w:p>
    <w:p w14:paraId="1004220B" w14:textId="4CB4F4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16.50</w:t>
      </w:r>
    </w:p>
    <w:p w14:paraId="099AC4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0576A3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“thāka thāka, ekhana āchaha yena-rūpe”</w:t>
      </w:r>
      <w:r w:rsidRPr="00790008">
        <w:rPr>
          <w:rStyle w:val="BookTitle"/>
          <w:rFonts w:asciiTheme="minorHAnsi" w:hAnsiTheme="minorHAnsi" w:cstheme="minorHAnsi"/>
          <w:b w:val="0"/>
          <w:bCs w:val="0"/>
          <w:color w:val="000000"/>
          <w:sz w:val="28"/>
          <w:szCs w:val="28"/>
        </w:rPr>
        <w:br/>
        <w:t>gupta-āśīrvāda kari’ hāsena kautuke</w:t>
      </w:r>
    </w:p>
    <w:p w14:paraId="7B994434" w14:textId="3A3E5C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curious smile, Haridāsa gave them an ambiguous blessing. “Stay there. Stay as you are now.”</w:t>
      </w:r>
    </w:p>
    <w:p w14:paraId="41DA8876" w14:textId="2A2BE0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16.51</w:t>
      </w:r>
    </w:p>
    <w:p w14:paraId="77B1DD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E9938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bujhiyā tāhāna se durjñeya vacana</w:t>
      </w:r>
      <w:r w:rsidRPr="00790008">
        <w:rPr>
          <w:rStyle w:val="BookTitle"/>
          <w:rFonts w:asciiTheme="minorHAnsi" w:hAnsiTheme="minorHAnsi" w:cstheme="minorHAnsi"/>
          <w:b w:val="0"/>
          <w:bCs w:val="0"/>
          <w:color w:val="000000"/>
          <w:sz w:val="28"/>
          <w:szCs w:val="28"/>
        </w:rPr>
        <w:br/>
        <w:t>bandi-saba haila kichu viṣādita-mana</w:t>
      </w:r>
    </w:p>
    <w:p w14:paraId="3867A23C" w14:textId="336C58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Unable to understand his equivocal words, the prisoners felt morose.</w:t>
      </w:r>
    </w:p>
    <w:p w14:paraId="7AC79D2D" w14:textId="209F1B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16.52</w:t>
      </w:r>
    </w:p>
    <w:p w14:paraId="56E5CF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506B7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pāche kṛpā-yukta hai’ haridāsa</w:t>
      </w:r>
      <w:r w:rsidRPr="00790008">
        <w:rPr>
          <w:rStyle w:val="BookTitle"/>
          <w:rFonts w:asciiTheme="minorHAnsi" w:hAnsiTheme="minorHAnsi" w:cstheme="minorHAnsi"/>
          <w:b w:val="0"/>
          <w:bCs w:val="0"/>
          <w:color w:val="000000"/>
          <w:sz w:val="28"/>
          <w:szCs w:val="28"/>
        </w:rPr>
        <w:br/>
        <w:t>gupta āśīrvāda kahe kariyā prakāśa</w:t>
      </w:r>
    </w:p>
    <w:p w14:paraId="6075A7ED" w14:textId="37158A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after, however, Haridāsa mercifully explained the meaning of his mysterious blessing.</w:t>
      </w:r>
    </w:p>
    <w:p w14:paraId="1CB813A7" w14:textId="09A181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16.53</w:t>
      </w:r>
    </w:p>
    <w:p w14:paraId="5CD6BE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30F64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tomā’-sabāre ye kailuṅ āśīrvāda</w:t>
      </w:r>
      <w:r w:rsidRPr="00790008">
        <w:rPr>
          <w:rStyle w:val="BookTitle"/>
          <w:rFonts w:asciiTheme="minorHAnsi" w:hAnsiTheme="minorHAnsi" w:cstheme="minorHAnsi"/>
          <w:b w:val="0"/>
          <w:bCs w:val="0"/>
          <w:color w:val="000000"/>
          <w:sz w:val="28"/>
          <w:szCs w:val="28"/>
        </w:rPr>
        <w:br/>
        <w:t>tāra artha nā bujhiyā bhāvaha viṣāda</w:t>
      </w:r>
    </w:p>
    <w:p w14:paraId="75DC83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not understood the meaning of the blessings I gave, and therefore you are lamenting.</w:t>
      </w:r>
    </w:p>
    <w:p w14:paraId="26563DC6" w14:textId="33B65B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Upon seeing the all-auspicious smile of Ṭhākura Haridāsa, the imprisoned criminals became morose, not understanding that the smile was a confidential blessing in disguise. Seeing their moroseness, Ṭhākura Mahāśaya said to them, “I have blessed you with an auspicious smile. Do consider it otherwise and feel sad.”</w:t>
      </w:r>
    </w:p>
    <w:p w14:paraId="558C9119" w14:textId="570AA0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16.54</w:t>
      </w:r>
    </w:p>
    <w:p w14:paraId="0CA740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54</w:t>
      </w:r>
    </w:p>
    <w:p w14:paraId="59D500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manda āśīrvāda āmi kakhano nā kari</w:t>
      </w:r>
      <w:r w:rsidRPr="00790008">
        <w:rPr>
          <w:rStyle w:val="BookTitle"/>
          <w:rFonts w:asciiTheme="minorHAnsi" w:hAnsiTheme="minorHAnsi" w:cstheme="minorHAnsi"/>
          <w:b w:val="0"/>
          <w:bCs w:val="0"/>
          <w:color w:val="000000"/>
          <w:sz w:val="28"/>
          <w:szCs w:val="28"/>
        </w:rPr>
        <w:br/>
        <w:t>mana diyā sabe ihā bujhaha vicāri’</w:t>
      </w:r>
    </w:p>
    <w:p w14:paraId="04D31A69" w14:textId="607DEC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never award inauspicious benedictions. Carefully try to understand as I explain.</w:t>
      </w:r>
    </w:p>
    <w:p w14:paraId="31A8EE6F" w14:textId="66A174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16.55</w:t>
      </w:r>
    </w:p>
    <w:p w14:paraId="38CFE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50CCC0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krṣṇa-prati tomā’-sabākāra mana</w:t>
      </w:r>
      <w:r w:rsidRPr="00790008">
        <w:rPr>
          <w:rStyle w:val="BookTitle"/>
          <w:rFonts w:asciiTheme="minorHAnsi" w:hAnsiTheme="minorHAnsi" w:cstheme="minorHAnsi"/>
          <w:b w:val="0"/>
          <w:bCs w:val="0"/>
          <w:color w:val="000000"/>
          <w:sz w:val="28"/>
          <w:szCs w:val="28"/>
        </w:rPr>
        <w:br/>
        <w:t>yena āche, ei-mata thāku sarva-kṣaṇa</w:t>
      </w:r>
    </w:p>
    <w:p w14:paraId="10DED9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your minds are presently fixed on Kṛṣṇa, let them stay that way forever.</w:t>
      </w:r>
    </w:p>
    <w:p w14:paraId="5F199B42" w14:textId="27AC1C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Haridāsa said to the prisoners, “Your present state of mind is auspicious for you, because you have received the opportunity to cultivate Kṛṣṇa consciousness by giving up endeavors for material enjoyment. Therefore always remain engaged in chanting Kṛṣṇa’s names and in remembering Kṛṣṇa. If you get freedom from prison life and again indulge in sense gratification, then as a result of associating with wicked persons who are averse to the Lord you will forget the Supreme Lord. As long as the endeavor for material enjoyment is prominent in the living entity, there is no possibility for him to worship Kṛṣṇa. The goal of the material enjoyers is diametrically opposite to Kṛṣṇa. The conditioned souls who are devoid of devotional service to Kṛṣṇa are always merged in topics related to their wives and children, which are the center of their enjoyment. If by the mercy of the Lord a person in this dangerous situation meets a saintly person, his taste for material enjoyment will be turned into taste for the service of the Supreme Lord. When one gives up the cultivation of Kṛṣṇa consciousness, then his natural material propensities will submerse him in a mire of offenses. I do not mean that you should remain suffering within this prison, but in your present condition you have the opportunity to constantly chant the holy names of the Lord. Therefore do not be distressed. The Vaiṣṇavas always bless all living entities with the words: ’May your devotion to the Supreme Lord be fixed.’ I consider this the greatest mercy towards the living entities. Your prison life will soon be finished. Never give up your determination for serving the Supreme Lord in any condition.” [This purport also applies to the next twelve verses.]</w:t>
      </w:r>
    </w:p>
    <w:p w14:paraId="7466223E" w14:textId="718FB4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16.56</w:t>
      </w:r>
    </w:p>
    <w:p w14:paraId="0D3C9A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3E4A4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nitya kṛṣṇa-nāma kṛṣṇera cintana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 meli’ karite thākaha anukṣaṇa</w:t>
      </w:r>
    </w:p>
    <w:p w14:paraId="391D77DC" w14:textId="59F916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you can all together constantly chant the names of Kṛṣṇa and think of Kṛṣṇa.</w:t>
      </w:r>
    </w:p>
    <w:p w14:paraId="3A8C0DBC" w14:textId="2BE6F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16.57</w:t>
      </w:r>
    </w:p>
    <w:p w14:paraId="29F7C4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7E68C6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hiṁsā nāhi, nāhi prajāra pīḍana</w:t>
      </w:r>
      <w:r w:rsidRPr="00790008">
        <w:rPr>
          <w:rStyle w:val="BookTitle"/>
          <w:rFonts w:asciiTheme="minorHAnsi" w:hAnsiTheme="minorHAnsi" w:cstheme="minorHAnsi"/>
          <w:b w:val="0"/>
          <w:bCs w:val="0"/>
          <w:color w:val="000000"/>
          <w:sz w:val="28"/>
          <w:szCs w:val="28"/>
        </w:rPr>
        <w:br/>
        <w:t>’kṛṣṇa’ bali’ kākuvāde karaha cintana</w:t>
      </w:r>
    </w:p>
    <w:p w14:paraId="5DD81EB1" w14:textId="35970A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“Here you have no envy or trouble from others, so you can humbly chant and think of Kṛṣṇa.</w:t>
      </w:r>
    </w:p>
    <w:p w14:paraId="471E5F51" w14:textId="475BC3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16.58</w:t>
      </w:r>
    </w:p>
    <w:p w14:paraId="733B79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605AD1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giyā viṣayete pravartile</w:t>
      </w:r>
      <w:r w:rsidRPr="00790008">
        <w:rPr>
          <w:rStyle w:val="BookTitle"/>
          <w:rFonts w:asciiTheme="minorHAnsi" w:hAnsiTheme="minorHAnsi" w:cstheme="minorHAnsi"/>
          <w:b w:val="0"/>
          <w:bCs w:val="0"/>
          <w:color w:val="000000"/>
          <w:sz w:val="28"/>
          <w:szCs w:val="28"/>
        </w:rPr>
        <w:br/>
        <w:t>sabe ihā pāsaribe, gele duṣṭa-mele</w:t>
      </w:r>
    </w:p>
    <w:p w14:paraId="47E199F1" w14:textId="14857E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if you again return to material enjoyment, by bad association you’ll forget everything about Kṛṣṇa.</w:t>
      </w:r>
    </w:p>
    <w:p w14:paraId="34DB8ECA" w14:textId="5F9A64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16.59</w:t>
      </w:r>
    </w:p>
    <w:p w14:paraId="6601A5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020D2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viṣaya thākite kṛṣṇa-prema nāhi haya</w:t>
      </w:r>
      <w:r w:rsidRPr="00790008">
        <w:rPr>
          <w:rStyle w:val="BookTitle"/>
          <w:rFonts w:asciiTheme="minorHAnsi" w:hAnsiTheme="minorHAnsi" w:cstheme="minorHAnsi"/>
          <w:b w:val="0"/>
          <w:bCs w:val="0"/>
          <w:color w:val="000000"/>
          <w:sz w:val="28"/>
          <w:szCs w:val="28"/>
        </w:rPr>
        <w:br/>
        <w:t>viṣayīra dūre kṛṣṇa jāniha niścaya</w:t>
      </w:r>
    </w:p>
    <w:p w14:paraId="0FA91426" w14:textId="17325C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cannot achieve love for Kṛṣṇa as long as he is engaged in sense gratification. You should know for certain that Kṛṣṇa is far away from such persons.</w:t>
      </w:r>
    </w:p>
    <w:p w14:paraId="6476BA96" w14:textId="221062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16.60</w:t>
      </w:r>
    </w:p>
    <w:p w14:paraId="39E102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1DCE27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 āviṣṭa mana baḍai jañjāla</w:t>
      </w:r>
      <w:r w:rsidRPr="00790008">
        <w:rPr>
          <w:rStyle w:val="BookTitle"/>
          <w:rFonts w:asciiTheme="minorHAnsi" w:hAnsiTheme="minorHAnsi" w:cstheme="minorHAnsi"/>
          <w:b w:val="0"/>
          <w:bCs w:val="0"/>
          <w:color w:val="000000"/>
          <w:sz w:val="28"/>
          <w:szCs w:val="28"/>
        </w:rPr>
        <w:br/>
        <w:t>strī-putra-māyā-jāla, ei saba ’kāla’</w:t>
      </w:r>
    </w:p>
    <w:p w14:paraId="6B72D0B7" w14:textId="4CA62B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mind that is absorbed in material enjoyment is a great disturbance. Attachment for wife and children are the binding ropes of illusion that lead one to death.</w:t>
      </w:r>
    </w:p>
    <w:p w14:paraId="2EBDEC0D" w14:textId="7D71EC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16.61</w:t>
      </w:r>
    </w:p>
    <w:p w14:paraId="471574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4D8CD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kona bhāgyavān sādhu-saṅga pāya</w:t>
      </w:r>
      <w:r w:rsidRPr="00790008">
        <w:rPr>
          <w:rStyle w:val="BookTitle"/>
          <w:rFonts w:asciiTheme="minorHAnsi" w:hAnsiTheme="minorHAnsi" w:cstheme="minorHAnsi"/>
          <w:b w:val="0"/>
          <w:bCs w:val="0"/>
          <w:color w:val="000000"/>
          <w:sz w:val="28"/>
          <w:szCs w:val="28"/>
        </w:rPr>
        <w:br/>
        <w:t>viṣaye āveśa chāḍi’ kṛṣṇere bhajaya</w:t>
      </w:r>
    </w:p>
    <w:p w14:paraId="534B8EDB" w14:textId="08DAD0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by providence a fortunate person achieves the association of a devotee, he </w:t>
      </w:r>
      <w:r w:rsidRPr="00790008">
        <w:rPr>
          <w:rStyle w:val="BookTitle"/>
          <w:rFonts w:asciiTheme="minorHAnsi" w:hAnsiTheme="minorHAnsi" w:cstheme="minorHAnsi"/>
          <w:b/>
          <w:bCs/>
          <w:color w:val="800000"/>
          <w:sz w:val="28"/>
          <w:szCs w:val="28"/>
        </w:rPr>
        <w:lastRenderedPageBreak/>
        <w:t>gives up his attachment for material enjoyment and worships Kṛṣṇa.</w:t>
      </w:r>
    </w:p>
    <w:p w14:paraId="14B43929" w14:textId="485CEB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16.62</w:t>
      </w:r>
    </w:p>
    <w:p w14:paraId="610185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9ACB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saba aparādha habe punar-bāra</w:t>
      </w:r>
      <w:r w:rsidRPr="00790008">
        <w:rPr>
          <w:rStyle w:val="BookTitle"/>
          <w:rFonts w:asciiTheme="minorHAnsi" w:hAnsiTheme="minorHAnsi" w:cstheme="minorHAnsi"/>
          <w:b w:val="0"/>
          <w:bCs w:val="0"/>
          <w:color w:val="000000"/>
          <w:sz w:val="28"/>
          <w:szCs w:val="28"/>
        </w:rPr>
        <w:br/>
        <w:t>viṣayera dharma ei,—śuna kathā-sāra</w:t>
      </w:r>
    </w:p>
    <w:p w14:paraId="24713262" w14:textId="2FE39A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conclusion, the nature of material enjoyment is that one makes the same mistake again and again.</w:t>
      </w:r>
    </w:p>
    <w:p w14:paraId="25A6A8BA" w14:textId="00866C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16.63</w:t>
      </w:r>
    </w:p>
    <w:p w14:paraId="05A3BA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F8C39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 thāka’,—hena āśīrvāda nāhi kari</w:t>
      </w:r>
      <w:r w:rsidRPr="00790008">
        <w:rPr>
          <w:rStyle w:val="BookTitle"/>
          <w:rFonts w:asciiTheme="minorHAnsi" w:hAnsiTheme="minorHAnsi" w:cstheme="minorHAnsi"/>
          <w:b w:val="0"/>
          <w:bCs w:val="0"/>
          <w:color w:val="000000"/>
          <w:sz w:val="28"/>
          <w:szCs w:val="28"/>
        </w:rPr>
        <w:br/>
        <w:t>“viṣaya pāsara’, ahar-niśa bala hari”</w:t>
      </w:r>
    </w:p>
    <w:p w14:paraId="7A66F742" w14:textId="02194C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did not mean ’Stay there in prison,’ but rather stay free from thoughts of material enjoyment and always chant the name of Hari.</w:t>
      </w:r>
    </w:p>
    <w:p w14:paraId="5B2890DE" w14:textId="0D452E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16.64</w:t>
      </w:r>
    </w:p>
    <w:p w14:paraId="3E4A72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86EE7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chale karilāṅa āmi ei āśīrvāda</w:t>
      </w:r>
      <w:r w:rsidRPr="00790008">
        <w:rPr>
          <w:rStyle w:val="BookTitle"/>
          <w:rFonts w:asciiTheme="minorHAnsi" w:hAnsiTheme="minorHAnsi" w:cstheme="minorHAnsi"/>
          <w:b w:val="0"/>
          <w:bCs w:val="0"/>
          <w:color w:val="000000"/>
          <w:sz w:val="28"/>
          <w:szCs w:val="28"/>
        </w:rPr>
        <w:br/>
        <w:t>tilārddheka nā bhāviha tomarā viṣāda</w:t>
      </w:r>
    </w:p>
    <w:p w14:paraId="3F4915C6" w14:textId="61983D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 not even slightly lament that I gave you this blessing in an ambiguous way.</w:t>
      </w:r>
    </w:p>
    <w:p w14:paraId="71D52F75" w14:textId="5F5D2C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16.65</w:t>
      </w:r>
    </w:p>
    <w:p w14:paraId="1A8A9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259BFD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sarva-jīva-prati dayā-darśana āmāra</w:t>
      </w:r>
      <w:r w:rsidRPr="00790008">
        <w:rPr>
          <w:rStyle w:val="BookTitle"/>
          <w:rFonts w:asciiTheme="minorHAnsi" w:hAnsiTheme="minorHAnsi" w:cstheme="minorHAnsi"/>
          <w:b w:val="0"/>
          <w:bCs w:val="0"/>
          <w:color w:val="000000"/>
          <w:sz w:val="28"/>
          <w:szCs w:val="28"/>
        </w:rPr>
        <w:br/>
        <w:t>kṛṣṇe dṛḍha-bhakti hauka tomā’-sabākāra</w:t>
      </w:r>
    </w:p>
    <w:p w14:paraId="6280A31D" w14:textId="41A658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glance mercifully on all living entities. May you all have firm devotion for Lord Kṛṣṇa.</w:t>
      </w:r>
    </w:p>
    <w:p w14:paraId="7BFE76EF" w14:textId="0D5B5B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16.66</w:t>
      </w:r>
    </w:p>
    <w:p w14:paraId="6C25A2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7FFB33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“cintā nāhi,—dina dui-tinera bhitare</w:t>
      </w:r>
      <w:r w:rsidRPr="00790008">
        <w:rPr>
          <w:rStyle w:val="BookTitle"/>
          <w:rFonts w:asciiTheme="minorHAnsi" w:hAnsiTheme="minorHAnsi" w:cstheme="minorHAnsi"/>
          <w:b w:val="0"/>
          <w:bCs w:val="0"/>
          <w:color w:val="000000"/>
          <w:sz w:val="28"/>
          <w:szCs w:val="28"/>
        </w:rPr>
        <w:br/>
        <w:t>bandhana ghucibe,—ei kahiluṅ tomāre</w:t>
      </w:r>
    </w:p>
    <w:p w14:paraId="316F85B3" w14:textId="6C61D3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worry, I guarantee that within two or three days you will be freed.</w:t>
      </w:r>
    </w:p>
    <w:p w14:paraId="1E68EAE9" w14:textId="401FC7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16.67</w:t>
      </w:r>
    </w:p>
    <w:p w14:paraId="3A08C0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3C68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viṣayete thāka, kibā, thāka yathā-tathā</w:t>
      </w:r>
      <w:r w:rsidRPr="00790008">
        <w:rPr>
          <w:rStyle w:val="BookTitle"/>
          <w:rFonts w:asciiTheme="minorHAnsi" w:hAnsiTheme="minorHAnsi" w:cstheme="minorHAnsi"/>
          <w:b w:val="0"/>
          <w:bCs w:val="0"/>
          <w:color w:val="000000"/>
          <w:sz w:val="28"/>
          <w:szCs w:val="28"/>
        </w:rPr>
        <w:br/>
        <w:t>ei buddhi kabhu nā pāsariha sarvathā”</w:t>
      </w:r>
    </w:p>
    <w:p w14:paraId="1FFB0AA9" w14:textId="62E484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“Whether you are a householder or a renunciant—whatever you are—don’t forget these instructions at any cost.”</w:t>
      </w:r>
    </w:p>
    <w:p w14:paraId="7CD4C411" w14:textId="78B508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16.68</w:t>
      </w:r>
    </w:p>
    <w:p w14:paraId="0972B5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229A56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bandi-sakalera kari’ śubhānusandhāna</w:t>
      </w:r>
      <w:r w:rsidRPr="00790008">
        <w:rPr>
          <w:rStyle w:val="BookTitle"/>
          <w:rFonts w:asciiTheme="minorHAnsi" w:hAnsiTheme="minorHAnsi" w:cstheme="minorHAnsi"/>
          <w:b w:val="0"/>
          <w:bCs w:val="0"/>
          <w:color w:val="000000"/>
          <w:sz w:val="28"/>
          <w:szCs w:val="28"/>
        </w:rPr>
        <w:br/>
        <w:t>āilena mulukera adhipati-sthāna</w:t>
      </w:r>
    </w:p>
    <w:p w14:paraId="619BB297" w14:textId="21D279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offering the prisoners his best wishes, Haridāsa went before the king.</w:t>
      </w:r>
    </w:p>
    <w:p w14:paraId="2D1F3EB2" w14:textId="5F7706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16.69</w:t>
      </w:r>
    </w:p>
    <w:p w14:paraId="22B50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0B371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ati-manohara teja dekhiyā tāhāna</w:t>
      </w:r>
      <w:r w:rsidRPr="00790008">
        <w:rPr>
          <w:rStyle w:val="BookTitle"/>
          <w:rFonts w:asciiTheme="minorHAnsi" w:hAnsiTheme="minorHAnsi" w:cstheme="minorHAnsi"/>
          <w:b w:val="0"/>
          <w:bCs w:val="0"/>
          <w:color w:val="000000"/>
          <w:sz w:val="28"/>
          <w:szCs w:val="28"/>
        </w:rPr>
        <w:br/>
        <w:t>parama-gaurave vasibāre dilā sthāna</w:t>
      </w:r>
    </w:p>
    <w:p w14:paraId="19C8CF10" w14:textId="15E301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king saw Haridāsa’s brilliant effulgence, he respectfully offered him a seat.</w:t>
      </w:r>
    </w:p>
    <w:p w14:paraId="47BC5654" w14:textId="5FD4C3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16.70</w:t>
      </w:r>
    </w:p>
    <w:p w14:paraId="1F48B3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42009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jijñāse tāṅ’re mulukera pati</w:t>
      </w:r>
      <w:r w:rsidRPr="00790008">
        <w:rPr>
          <w:rStyle w:val="BookTitle"/>
          <w:rFonts w:asciiTheme="minorHAnsi" w:hAnsiTheme="minorHAnsi" w:cstheme="minorHAnsi"/>
          <w:b w:val="0"/>
          <w:bCs w:val="0"/>
          <w:color w:val="000000"/>
          <w:sz w:val="28"/>
          <w:szCs w:val="28"/>
        </w:rPr>
        <w:br/>
        <w:t>“kene, bhāi, tomāra ki-rūpa dekhi mati?</w:t>
      </w:r>
    </w:p>
    <w:p w14:paraId="0A311890" w14:textId="3F2679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king personally inquired, “My dear brother, why do you have such a mentality?</w:t>
      </w:r>
    </w:p>
    <w:p w14:paraId="1887F30E" w14:textId="7EFB77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16.71</w:t>
      </w:r>
    </w:p>
    <w:p w14:paraId="328410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68A00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bhāgye, dekha, tumi haiyācha yavana</w:t>
      </w:r>
      <w:r w:rsidRPr="00790008">
        <w:rPr>
          <w:rStyle w:val="BookTitle"/>
          <w:rFonts w:asciiTheme="minorHAnsi" w:hAnsiTheme="minorHAnsi" w:cstheme="minorHAnsi"/>
          <w:b w:val="0"/>
          <w:bCs w:val="0"/>
          <w:color w:val="000000"/>
          <w:sz w:val="28"/>
          <w:szCs w:val="28"/>
        </w:rPr>
        <w:br/>
        <w:t>tabe kene hindura ācāre deha’ mana?</w:t>
      </w:r>
    </w:p>
    <w:p w14:paraId="46B763E2" w14:textId="2AFDE0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good fortune you’ve been born a Moslem, so why do you follow the religious practices of the Hindus?</w:t>
      </w:r>
    </w:p>
    <w:p w14:paraId="047FACEC" w14:textId="1FA6E3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16.72</w:t>
      </w:r>
    </w:p>
    <w:p w14:paraId="311988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1D149A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āmarā hindure dekhi’ nāhi khāi bhāta</w:t>
      </w:r>
      <w:r w:rsidRPr="00790008">
        <w:rPr>
          <w:rStyle w:val="BookTitle"/>
          <w:rFonts w:asciiTheme="minorHAnsi" w:hAnsiTheme="minorHAnsi" w:cstheme="minorHAnsi"/>
          <w:b w:val="0"/>
          <w:bCs w:val="0"/>
          <w:color w:val="000000"/>
          <w:sz w:val="28"/>
          <w:szCs w:val="28"/>
        </w:rPr>
        <w:br/>
        <w:t>tāhā chāḍa’ hai’ tumi mahā-vaṁśa-jāta</w:t>
      </w:r>
    </w:p>
    <w:p w14:paraId="679E617D" w14:textId="5E772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don’t even eat rice that’s been touched by Hindus, so why are you degrading yourself? You’ve been born in a high family.</w:t>
      </w:r>
    </w:p>
    <w:p w14:paraId="420ED7A5" w14:textId="00673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16.73</w:t>
      </w:r>
    </w:p>
    <w:p w14:paraId="4E73A9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35A9AD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jāti-dharma laṅghi’ kara anya-vyavahāra</w:t>
      </w:r>
      <w:r w:rsidRPr="00790008">
        <w:rPr>
          <w:rStyle w:val="BookTitle"/>
          <w:rFonts w:asciiTheme="minorHAnsi" w:hAnsiTheme="minorHAnsi" w:cstheme="minorHAnsi"/>
          <w:b w:val="0"/>
          <w:bCs w:val="0"/>
          <w:color w:val="000000"/>
          <w:sz w:val="28"/>
          <w:szCs w:val="28"/>
        </w:rPr>
        <w:br/>
        <w:t>paraloke kemane vā pāibā nistāra?</w:t>
      </w:r>
    </w:p>
    <w:p w14:paraId="4A424784" w14:textId="3A7856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“You’re transgressing your caste and religion to follow the religion of others. How will you attain salvation?</w:t>
      </w:r>
    </w:p>
    <w:p w14:paraId="6BBE6B97" w14:textId="28335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16.74</w:t>
      </w:r>
    </w:p>
    <w:p w14:paraId="03327B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08F50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jāniyā ye kichu karilā anācāra</w:t>
      </w:r>
      <w:r w:rsidRPr="00790008">
        <w:rPr>
          <w:rStyle w:val="BookTitle"/>
          <w:rFonts w:asciiTheme="minorHAnsi" w:hAnsiTheme="minorHAnsi" w:cstheme="minorHAnsi"/>
          <w:b w:val="0"/>
          <w:bCs w:val="0"/>
          <w:color w:val="000000"/>
          <w:sz w:val="28"/>
          <w:szCs w:val="28"/>
        </w:rPr>
        <w:br/>
        <w:t>se pāpa ghucāha kari’ kalmā uccāra”</w:t>
      </w:r>
    </w:p>
    <w:p w14:paraId="16037E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sinful activities you’ve unknowingly performed can be cleared by uttering kalmā.</w:t>
      </w:r>
    </w:p>
    <w:p w14:paraId="4DAE40C5" w14:textId="504584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Considering that Haridāsa Ṭhākura was related to him as his brother, the Mohammedan king told him, “I want to know why you have been degraded like this. There is no family superior to the Moslem family. By great fortune you have taken birth in a Moslem family, so why have you accepted the behavior of the inferior Hindus. We do not eat rice touched by the Hindus because they are low-class. You have taken birth in a great family, so it is not proper to degrade yourself into a lower family. How will you be delivered after death if you transgress the Mohammedan religious principles and following other religious principles? Give up such sinful behavior and recite the Cāhāra Kalmā, then you will be freed from the sin incurred by following the Hindu religion.</w:t>
      </w:r>
    </w:p>
    <w:p w14:paraId="30F7A4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Kalmā</w:t>
      </w:r>
      <w:r w:rsidRPr="00790008">
        <w:rPr>
          <w:rStyle w:val="BookTitle"/>
          <w:rFonts w:asciiTheme="minorHAnsi" w:hAnsiTheme="minorHAnsi" w:cstheme="minorHAnsi"/>
          <w:b w:val="0"/>
          <w:bCs w:val="0"/>
          <w:color w:val="000000"/>
          <w:sz w:val="28"/>
          <w:szCs w:val="28"/>
        </w:rPr>
        <w:t xml:space="preserve"> (an Arabic word) means “word” or “statement.” </w:t>
      </w:r>
      <w:r w:rsidRPr="00790008">
        <w:rPr>
          <w:rStyle w:val="BookTitle"/>
          <w:rFonts w:asciiTheme="minorHAnsi" w:hAnsiTheme="minorHAnsi" w:cstheme="minorHAnsi"/>
          <w:b w:val="0"/>
          <w:bCs w:val="0"/>
          <w:i/>
          <w:iCs/>
          <w:color w:val="000000"/>
          <w:sz w:val="28"/>
          <w:szCs w:val="28"/>
        </w:rPr>
        <w:t>Kalmā</w:t>
      </w:r>
      <w:r w:rsidRPr="00790008">
        <w:rPr>
          <w:rStyle w:val="BookTitle"/>
          <w:rFonts w:asciiTheme="minorHAnsi" w:hAnsiTheme="minorHAnsi" w:cstheme="minorHAnsi"/>
          <w:b w:val="0"/>
          <w:bCs w:val="0"/>
          <w:color w:val="000000"/>
          <w:sz w:val="28"/>
          <w:szCs w:val="28"/>
        </w:rPr>
        <w:t xml:space="preserve"> refers to a passage from the Koran indicating the acceptance of Mohammed’s Islam religion.</w:t>
      </w:r>
    </w:p>
    <w:p w14:paraId="276EA1A9" w14:textId="659A4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16.75</w:t>
      </w:r>
    </w:p>
    <w:p w14:paraId="5A3C9E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DBD61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māyā-mohitera vākya haridāsa</w:t>
      </w:r>
      <w:r w:rsidRPr="00790008">
        <w:rPr>
          <w:rStyle w:val="BookTitle"/>
          <w:rFonts w:asciiTheme="minorHAnsi" w:hAnsiTheme="minorHAnsi" w:cstheme="minorHAnsi"/>
          <w:b w:val="0"/>
          <w:bCs w:val="0"/>
          <w:color w:val="000000"/>
          <w:sz w:val="28"/>
          <w:szCs w:val="28"/>
        </w:rPr>
        <w:br/>
        <w:t>“ano viṣṇu-māyā” bali’ haila mahā-hāsa</w:t>
      </w:r>
    </w:p>
    <w:p w14:paraId="177E3E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king, who was illusioned by māyā, Haridāsa simply laughed and said, “How wonderfully the illusory energy acts.”</w:t>
      </w:r>
    </w:p>
    <w:p w14:paraId="149B47B6" w14:textId="1F1584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the words of the materially conditioned Mohammedan king, Ṭhākura Haridāsa thought, “Such a statement befits a person who is bewildered by the illusory energy of Lord Viṣṇu.” Since the conditioned souls accept all material ingredients as objects for their sense gratification, they are cheated from realizing the Supreme Lord. The Lord is fully transcendental, and material ingredients are objects of sense gratification for the conditioned souls. Therefore Haridāsa Ṭhākura realized the uselessness of the Mohammedan king’s words.</w:t>
      </w:r>
    </w:p>
    <w:p w14:paraId="241ACF16" w14:textId="10699A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16.76-77</w:t>
      </w:r>
    </w:p>
    <w:p w14:paraId="33873A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76-77</w:t>
      </w:r>
    </w:p>
    <w:p w14:paraId="65E708E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balite lāgilā tā’re madhura uttara</w:t>
      </w:r>
      <w:r w:rsidRPr="00790008">
        <w:rPr>
          <w:rStyle w:val="BookTitle"/>
          <w:rFonts w:asciiTheme="minorHAnsi" w:hAnsiTheme="minorHAnsi" w:cstheme="minorHAnsi"/>
          <w:b w:val="0"/>
          <w:bCs w:val="0"/>
          <w:color w:val="000000"/>
          <w:sz w:val="28"/>
          <w:szCs w:val="28"/>
        </w:rPr>
        <w:br/>
        <w:t>“śuna, bāpa, sabārai ekai īśvara</w:t>
      </w:r>
    </w:p>
    <w:p w14:paraId="6327C7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nāma-mātra bheda kare hinduye yavane</w:t>
      </w:r>
      <w:r w:rsidRPr="00790008">
        <w:rPr>
          <w:rStyle w:val="BookTitle"/>
          <w:rFonts w:asciiTheme="minorHAnsi" w:hAnsiTheme="minorHAnsi" w:cstheme="minorHAnsi"/>
          <w:b w:val="0"/>
          <w:bCs w:val="0"/>
          <w:color w:val="000000"/>
          <w:sz w:val="28"/>
          <w:szCs w:val="28"/>
        </w:rPr>
        <w:br/>
        <w:t>paramārthe ’eka’ kahe korāṇe purāṇe</w:t>
      </w:r>
    </w:p>
    <w:p w14:paraId="2D3D24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sweetly said to the king, “Listen, dear sir. The Supreme Lord of all is one without a second. The Hindus and Moslems differentiate the Lord only by name, but in spiritual vision the Lord is one. This is confirmed in the Purāṇas and the Koran.</w:t>
      </w:r>
    </w:p>
    <w:p w14:paraId="31A63100" w14:textId="613AF1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Still, displaying causeless mercy on the Moslem king, Ṭhākura Haridāsa began to sweetly speak as follows: “The Supreme Personality of Godhead is one, eternal, nondual, and the Lord of all living entities. That one Lord is the controller of the Hindus, Moslems, young and old, and male and female. Hindus and non-Hindu Moslems who are ignorant of the science of the Supreme Lord foolishly oppose each other by concocting two different Gods with separate names, but when they give up such discrimination and difference of opinion and indifferently consider their respective religious scriptures,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and the Koran, then they will never find such differences in the Absolute Truth.</w:t>
      </w:r>
    </w:p>
    <w:p w14:paraId="4FB2A3EB" w14:textId="6586AA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16.78</w:t>
      </w:r>
    </w:p>
    <w:p w14:paraId="13473C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6AFA8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śudha nitya-vastu akhaṇḍa avyaya</w:t>
      </w:r>
      <w:r w:rsidRPr="00790008">
        <w:rPr>
          <w:rStyle w:val="BookTitle"/>
          <w:rFonts w:asciiTheme="minorHAnsi" w:hAnsiTheme="minorHAnsi" w:cstheme="minorHAnsi"/>
          <w:b w:val="0"/>
          <w:bCs w:val="0"/>
          <w:color w:val="000000"/>
          <w:sz w:val="28"/>
          <w:szCs w:val="28"/>
        </w:rPr>
        <w:br/>
        <w:t>paripūrṇa haiyā vaise sabāra hṛdaya</w:t>
      </w:r>
    </w:p>
    <w:p w14:paraId="337986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pure, eternal, nondual, inexhaustible Lord sits in the heart of everyone.</w:t>
      </w:r>
    </w:p>
    <w:p w14:paraId="5D5DBD4B" w14:textId="1DAA9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is pure, free from contamination, and untouched by sinful reactions. He is imperishable and ever-existing. The Supreme Lord cannot be divided by secular consideration. The Supreme Lord does not expand or diminish under the control of the time factor. Therefore He resides in the hearts of all living entities, including the Hindus and Moslems, as the undivided Supersoul. The same Lord who is situated in the hearts of the Moslems is situated in the hearts of the Hindus. Being impure as a result of aversion to the Supreme Lord from time immemorial and thus under the control of temporary misconceptions based on mundane time, place, and person, the living entities consider themselves the enjoyers and become averse to the service of the Lord due to not understanding the undivided Supersoul as the complete whole. Rather, they wrongly consider </w:t>
      </w:r>
      <w:r w:rsidRPr="00790008">
        <w:rPr>
          <w:rStyle w:val="BookTitle"/>
          <w:rFonts w:asciiTheme="minorHAnsi" w:hAnsiTheme="minorHAnsi" w:cstheme="minorHAnsi"/>
          <w:b w:val="0"/>
          <w:bCs w:val="0"/>
          <w:color w:val="000000"/>
          <w:sz w:val="28"/>
          <w:szCs w:val="28"/>
        </w:rPr>
        <w:lastRenderedPageBreak/>
        <w:t>Him a fragmented living entity like themselves. If only they give up their concocted material enjoyment and mental speculation based on the desire for liberation and engage in devotional service, then they will know Him as the only worshipable Lord.</w:t>
      </w:r>
    </w:p>
    <w:p w14:paraId="7033BDE9" w14:textId="0E42BA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16.79</w:t>
      </w:r>
    </w:p>
    <w:p w14:paraId="0C0981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62311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prabhu yāre yena laoyāyena mana</w:t>
      </w:r>
      <w:r w:rsidRPr="00790008">
        <w:rPr>
          <w:rStyle w:val="BookTitle"/>
          <w:rFonts w:asciiTheme="minorHAnsi" w:hAnsiTheme="minorHAnsi" w:cstheme="minorHAnsi"/>
          <w:b w:val="0"/>
          <w:bCs w:val="0"/>
          <w:color w:val="000000"/>
          <w:sz w:val="28"/>
          <w:szCs w:val="28"/>
        </w:rPr>
        <w:br/>
        <w:t>sei-mata karma kare sakala bhuvana</w:t>
      </w:r>
    </w:p>
    <w:p w14:paraId="4BF538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induces everyone to work in a particular way, and everyone in the entire world acts accordingly.</w:t>
      </w:r>
    </w:p>
    <w:p w14:paraId="15AA9D28" w14:textId="5818D6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Following the whims of their minds, the conditioned souls act according to the inspiration they receive from that undivided, inexhaustible, eternally pure Supreme Lord, who directs them to act.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(18.61) it is stated:</w:t>
      </w:r>
    </w:p>
    <w:p w14:paraId="4D5BCF3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īśvaraḥ sarva-bhūtānāṁ      hṛd-deśe ’rjuna tiṣṭhati</w:t>
      </w:r>
      <w:r w:rsidRPr="00790008">
        <w:rPr>
          <w:rStyle w:val="BookTitle"/>
          <w:rFonts w:asciiTheme="minorHAnsi" w:hAnsiTheme="minorHAnsi" w:cstheme="minorHAnsi"/>
          <w:b w:val="0"/>
          <w:bCs w:val="0"/>
          <w:color w:val="000000"/>
          <w:sz w:val="28"/>
          <w:szCs w:val="28"/>
        </w:rPr>
        <w:br/>
        <w:t>bhrāmayan sarva-bhūtāni      yantrārūḍhāni māyayā</w:t>
      </w:r>
    </w:p>
    <w:p w14:paraId="562A2A7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is situated in everyone’s heart, O Arjuna, and is directing the wanderings of all living entities, who are seated as on a machine, made of the material energy.”</w:t>
      </w:r>
    </w:p>
    <w:p w14:paraId="2AAC89ED" w14:textId="0B9BAD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16.80</w:t>
      </w:r>
    </w:p>
    <w:p w14:paraId="383409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1CE89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nāma guṇa sakala jagate</w:t>
      </w:r>
      <w:r w:rsidRPr="00790008">
        <w:rPr>
          <w:rStyle w:val="BookTitle"/>
          <w:rFonts w:asciiTheme="minorHAnsi" w:hAnsiTheme="minorHAnsi" w:cstheme="minorHAnsi"/>
          <w:b w:val="0"/>
          <w:bCs w:val="0"/>
          <w:color w:val="000000"/>
          <w:sz w:val="28"/>
          <w:szCs w:val="28"/>
        </w:rPr>
        <w:br/>
        <w:t>balena sakale mātra nija-śāstra-mate</w:t>
      </w:r>
    </w:p>
    <w:p w14:paraId="4F0DCA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names and qualities of that Lord are chanted by everyone according to their respective scriptural injunctions.</w:t>
      </w:r>
    </w:p>
    <w:p w14:paraId="6E316E18" w14:textId="1990475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names, forms, qualities, associates, and pastimes of the Supreme Lord are interpreted differently in different parts of the world by different preachers according to their respective scriptures.</w:t>
      </w:r>
    </w:p>
    <w:p w14:paraId="79597D16" w14:textId="3C4EFA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16.81</w:t>
      </w:r>
    </w:p>
    <w:p w14:paraId="7920A4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0FC306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īśvara, se punaḥ sabāra bhāva laya</w:t>
      </w:r>
      <w:r w:rsidRPr="00790008">
        <w:rPr>
          <w:rStyle w:val="BookTitle"/>
          <w:rFonts w:asciiTheme="minorHAnsi" w:hAnsiTheme="minorHAnsi" w:cstheme="minorHAnsi"/>
          <w:b w:val="0"/>
          <w:bCs w:val="0"/>
          <w:color w:val="000000"/>
          <w:sz w:val="28"/>
          <w:szCs w:val="28"/>
        </w:rPr>
        <w:br/>
        <w:t>hiṁsā karilei se tāhāna hiṁsā haya</w:t>
      </w:r>
    </w:p>
    <w:p w14:paraId="67A2E6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accepts the devotion of everyone, but if anyone is envious of His children, then He retaliates.</w:t>
      </w:r>
    </w:p>
    <w:p w14:paraId="6D9CECE6" w14:textId="5F0BED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Janārdana, who is </w:t>
      </w:r>
      <w:r w:rsidRPr="00790008">
        <w:rPr>
          <w:rStyle w:val="BookTitle"/>
          <w:rFonts w:asciiTheme="minorHAnsi" w:hAnsiTheme="minorHAnsi" w:cstheme="minorHAnsi"/>
          <w:b w:val="0"/>
          <w:bCs w:val="0"/>
          <w:i/>
          <w:iCs/>
          <w:color w:val="000000"/>
          <w:sz w:val="28"/>
          <w:szCs w:val="28"/>
        </w:rPr>
        <w:t>bhāva-grāhī</w:t>
      </w:r>
      <w:r w:rsidRPr="00790008">
        <w:rPr>
          <w:rStyle w:val="BookTitle"/>
          <w:rFonts w:asciiTheme="minorHAnsi" w:hAnsiTheme="minorHAnsi" w:cstheme="minorHAnsi"/>
          <w:b w:val="0"/>
          <w:bCs w:val="0"/>
          <w:color w:val="000000"/>
          <w:sz w:val="28"/>
          <w:szCs w:val="28"/>
        </w:rPr>
        <w:t xml:space="preserve">, or appreciative of one’s sentiments, is served </w:t>
      </w:r>
      <w:r w:rsidRPr="00790008">
        <w:rPr>
          <w:rStyle w:val="BookTitle"/>
          <w:rFonts w:asciiTheme="minorHAnsi" w:hAnsiTheme="minorHAnsi" w:cstheme="minorHAnsi"/>
          <w:b w:val="0"/>
          <w:bCs w:val="0"/>
          <w:color w:val="000000"/>
          <w:sz w:val="28"/>
          <w:szCs w:val="28"/>
        </w:rPr>
        <w:lastRenderedPageBreak/>
        <w:t xml:space="preserve">by everyone according to their respective moods. If a person rejects or envies the mood of another, then such feelings are actually targeted towards the Supreme Lord. Therefore a living entity should never envy other living entities. If one tries to uproot and convert the internal mood of another person into that of his own narrow-mindedness, then the result will be not only criticism of another’s religion but enviousness of the Supreme Lord, who is the goal of all religion. Service and envy directed to the Supreme Lord are two separate matters. If one misidentifies envy as service to the Supreme Lord, then he will be opposed to the service of the Supreme Lord and ultimately become envious of the devotees. When a living entity becomes devoid of loving service to the Lord, he becomes sometimes a sense enjoyer, sometimes a fruitive worker, sometimes an impersonalist, sometimes a </w:t>
      </w:r>
      <w:r w:rsidRPr="00790008">
        <w:rPr>
          <w:rStyle w:val="BookTitle"/>
          <w:rFonts w:asciiTheme="minorHAnsi" w:hAnsiTheme="minorHAnsi" w:cstheme="minorHAnsi"/>
          <w:b w:val="0"/>
          <w:bCs w:val="0"/>
          <w:i/>
          <w:iCs/>
          <w:color w:val="000000"/>
          <w:sz w:val="28"/>
          <w:szCs w:val="28"/>
        </w:rPr>
        <w:t>haṭha-yogī</w:t>
      </w:r>
      <w:r w:rsidRPr="00790008">
        <w:rPr>
          <w:rStyle w:val="BookTitle"/>
          <w:rFonts w:asciiTheme="minorHAnsi" w:hAnsiTheme="minorHAnsi" w:cstheme="minorHAnsi"/>
          <w:b w:val="0"/>
          <w:bCs w:val="0"/>
          <w:color w:val="000000"/>
          <w:sz w:val="28"/>
          <w:szCs w:val="28"/>
        </w:rPr>
        <w:t xml:space="preserve">, and sometimes a </w:t>
      </w:r>
      <w:r w:rsidRPr="00790008">
        <w:rPr>
          <w:rStyle w:val="BookTitle"/>
          <w:rFonts w:asciiTheme="minorHAnsi" w:hAnsiTheme="minorHAnsi" w:cstheme="minorHAnsi"/>
          <w:b w:val="0"/>
          <w:bCs w:val="0"/>
          <w:i/>
          <w:iCs/>
          <w:color w:val="000000"/>
          <w:sz w:val="28"/>
          <w:szCs w:val="28"/>
        </w:rPr>
        <w:t>rāja-yogī</w:t>
      </w:r>
      <w:r w:rsidRPr="00790008">
        <w:rPr>
          <w:rStyle w:val="BookTitle"/>
          <w:rFonts w:asciiTheme="minorHAnsi" w:hAnsiTheme="minorHAnsi" w:cstheme="minorHAnsi"/>
          <w:b w:val="0"/>
          <w:bCs w:val="0"/>
          <w:color w:val="000000"/>
          <w:sz w:val="28"/>
          <w:szCs w:val="28"/>
        </w:rPr>
        <w:t>. To engage such persons in the service of Lord Mukunda for their eternal benefit is not an act or form of envy. Rather, inducing such persons to engage in activities of sense gratification instead of the service of the Lord is to give indulgence to envious activities and therefore must be given up.</w:t>
      </w:r>
    </w:p>
    <w:p w14:paraId="383921B3" w14:textId="784EFB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16.82</w:t>
      </w:r>
    </w:p>
    <w:p w14:paraId="02CEA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DDDFD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āmāre se īśvara yehena</w:t>
      </w:r>
      <w:r w:rsidRPr="00790008">
        <w:rPr>
          <w:rStyle w:val="BookTitle"/>
          <w:rFonts w:asciiTheme="minorHAnsi" w:hAnsiTheme="minorHAnsi" w:cstheme="minorHAnsi"/>
          <w:b w:val="0"/>
          <w:bCs w:val="0"/>
          <w:color w:val="000000"/>
          <w:sz w:val="28"/>
          <w:szCs w:val="28"/>
        </w:rPr>
        <w:br/>
        <w:t>laoyāiyāchena citte, kari āmi tena</w:t>
      </w:r>
    </w:p>
    <w:p w14:paraId="6A252F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am only acting under the inspiration of the Supreme Lord.</w:t>
      </w:r>
    </w:p>
    <w:p w14:paraId="0FF55337" w14:textId="6F63FE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this reason I am engaged in the service of the Lord according to the inspiration that He has given me. A person makes progress in the service of the Lord by acting in whatever way the Lord inspires him.”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(10.10) it is stated:</w:t>
      </w:r>
    </w:p>
    <w:p w14:paraId="51862E6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teṣāṁ satata-yuktānāṁ      bhajatāṁ prīti-pūrvakam</w:t>
      </w:r>
      <w:r w:rsidRPr="00790008">
        <w:rPr>
          <w:rStyle w:val="BookTitle"/>
          <w:rFonts w:asciiTheme="minorHAnsi" w:hAnsiTheme="minorHAnsi" w:cstheme="minorHAnsi"/>
          <w:b w:val="0"/>
          <w:bCs w:val="0"/>
          <w:color w:val="000000"/>
          <w:sz w:val="28"/>
          <w:szCs w:val="28"/>
        </w:rPr>
        <w:br/>
        <w:t>dadāmi buddhi-yogaṁ taṁ      yena mām upayānti te</w:t>
      </w:r>
    </w:p>
    <w:p w14:paraId="23AF4C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 those who are constantly devoted to serving Me with love, I give the understanding by which they can come to Me.”</w:t>
      </w:r>
    </w:p>
    <w:p w14:paraId="170E53B4" w14:textId="17B8F4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16.83</w:t>
      </w:r>
    </w:p>
    <w:p w14:paraId="1BADE9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2236C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hindu-kule keha yena haiyā brāhmaṇa</w:t>
      </w:r>
      <w:r w:rsidRPr="00790008">
        <w:rPr>
          <w:rStyle w:val="BookTitle"/>
          <w:rFonts w:asciiTheme="minorHAnsi" w:hAnsiTheme="minorHAnsi" w:cstheme="minorHAnsi"/>
          <w:b w:val="0"/>
          <w:bCs w:val="0"/>
          <w:color w:val="000000"/>
          <w:sz w:val="28"/>
          <w:szCs w:val="28"/>
        </w:rPr>
        <w:br/>
        <w:t>āpane āsiyā haya icchāya yavana</w:t>
      </w:r>
    </w:p>
    <w:p w14:paraId="68F6CA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his own desire, a Hindu brāhmaṇa may also become a Moslem.</w:t>
      </w:r>
    </w:p>
    <w:p w14:paraId="544961AA" w14:textId="2F9E5A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I have taken birth in a Moslem family yet by the will of the Lord I have </w:t>
      </w:r>
      <w:r w:rsidRPr="00790008">
        <w:rPr>
          <w:rStyle w:val="BookTitle"/>
          <w:rFonts w:asciiTheme="minorHAnsi" w:hAnsiTheme="minorHAnsi" w:cstheme="minorHAnsi"/>
          <w:b w:val="0"/>
          <w:bCs w:val="0"/>
          <w:color w:val="000000"/>
          <w:sz w:val="28"/>
          <w:szCs w:val="28"/>
        </w:rPr>
        <w:lastRenderedPageBreak/>
        <w:t xml:space="preserve">engaged in devotional service to Viṣṇu, as befitting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 person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can also give up his brahminical duties by the will of the Lord and follow social codes that are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under the influence of his mental whims.”</w:t>
      </w:r>
    </w:p>
    <w:p w14:paraId="1E348D9A" w14:textId="01662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16.84</w:t>
      </w:r>
    </w:p>
    <w:p w14:paraId="61291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4CB5A9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hindu vā ki kare tā’re, yāra yei karma</w:t>
      </w:r>
      <w:r w:rsidRPr="00790008">
        <w:rPr>
          <w:rStyle w:val="BookTitle"/>
          <w:rFonts w:asciiTheme="minorHAnsi" w:hAnsiTheme="minorHAnsi" w:cstheme="minorHAnsi"/>
          <w:b w:val="0"/>
          <w:bCs w:val="0"/>
          <w:color w:val="000000"/>
          <w:sz w:val="28"/>
          <w:szCs w:val="28"/>
        </w:rPr>
        <w:br/>
        <w:t>āpane ye maila, tā’re māriyā ki dharma</w:t>
      </w:r>
    </w:p>
    <w:p w14:paraId="2D4E4F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can the Hindus do? That is his karma. If one is already dead, then what is the use of killing him?</w:t>
      </w:r>
    </w:p>
    <w:p w14:paraId="26C43916" w14:textId="5EB3A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living entities achieve appropriate punishment or reward for the activities they perform under the influence of their respective tastes, therefore there is no need for their separate punishment. It is stated: </w:t>
      </w:r>
      <w:r w:rsidRPr="00790008">
        <w:rPr>
          <w:rStyle w:val="BookTitle"/>
          <w:rFonts w:asciiTheme="minorHAnsi" w:hAnsiTheme="minorHAnsi" w:cstheme="minorHAnsi"/>
          <w:b w:val="0"/>
          <w:bCs w:val="0"/>
          <w:i/>
          <w:iCs/>
          <w:color w:val="000000"/>
          <w:sz w:val="28"/>
          <w:szCs w:val="28"/>
        </w:rPr>
        <w:t>svakarma-phala-bhuk pumān</w:t>
      </w:r>
      <w:r w:rsidRPr="00790008">
        <w:rPr>
          <w:rStyle w:val="BookTitle"/>
          <w:rFonts w:asciiTheme="minorHAnsi" w:hAnsiTheme="minorHAnsi" w:cstheme="minorHAnsi"/>
          <w:b w:val="0"/>
          <w:bCs w:val="0"/>
          <w:color w:val="000000"/>
          <w:sz w:val="28"/>
          <w:szCs w:val="28"/>
        </w:rPr>
        <w:t>—“Every human being enjoys the fruits of his karma.”</w:t>
      </w:r>
    </w:p>
    <w:p w14:paraId="50CEC1CE" w14:textId="465A6F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16.85</w:t>
      </w:r>
    </w:p>
    <w:p w14:paraId="26EDDA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E0E80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mahāśaya, tumi ebe karaha vicāra</w:t>
      </w:r>
      <w:r w:rsidRPr="00790008">
        <w:rPr>
          <w:rStyle w:val="BookTitle"/>
          <w:rFonts w:asciiTheme="minorHAnsi" w:hAnsiTheme="minorHAnsi" w:cstheme="minorHAnsi"/>
          <w:b w:val="0"/>
          <w:bCs w:val="0"/>
          <w:color w:val="000000"/>
          <w:sz w:val="28"/>
          <w:szCs w:val="28"/>
        </w:rPr>
        <w:br/>
        <w:t>yadi doṣa thāke, śāsti karaha āmāra”</w:t>
      </w:r>
    </w:p>
    <w:p w14:paraId="6A87AC58" w14:textId="703861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sir, now you can judge. If I’m at fault, then you may punish me.”</w:t>
      </w:r>
    </w:p>
    <w:p w14:paraId="71EBAD71" w14:textId="55742F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16.86</w:t>
      </w:r>
    </w:p>
    <w:p w14:paraId="7969C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468CBA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susatya-vacana</w:t>
      </w:r>
      <w:r w:rsidRPr="00790008">
        <w:rPr>
          <w:rStyle w:val="BookTitle"/>
          <w:rFonts w:asciiTheme="minorHAnsi" w:hAnsiTheme="minorHAnsi" w:cstheme="minorHAnsi"/>
          <w:b w:val="0"/>
          <w:bCs w:val="0"/>
          <w:color w:val="000000"/>
          <w:sz w:val="28"/>
          <w:szCs w:val="28"/>
        </w:rPr>
        <w:br/>
        <w:t>śuniyā santoṣa haila sakala yavana</w:t>
      </w:r>
    </w:p>
    <w:p w14:paraId="0E7929A8" w14:textId="4D6C15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Haridāsa’s conclusive statements, the Moslems were all satisfied.</w:t>
      </w:r>
    </w:p>
    <w:p w14:paraId="593FD53E" w14:textId="5A422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16.87</w:t>
      </w:r>
    </w:p>
    <w:p w14:paraId="00E482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47810D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pāpī kājī muluka-patire</w:t>
      </w:r>
      <w:r w:rsidRPr="00790008">
        <w:rPr>
          <w:rStyle w:val="BookTitle"/>
          <w:rFonts w:asciiTheme="minorHAnsi" w:hAnsiTheme="minorHAnsi" w:cstheme="minorHAnsi"/>
          <w:b w:val="0"/>
          <w:bCs w:val="0"/>
          <w:color w:val="000000"/>
          <w:sz w:val="28"/>
          <w:szCs w:val="28"/>
        </w:rPr>
        <w:br/>
        <w:t>balile lāgilā,—“śāsti karaha ihāre</w:t>
      </w:r>
    </w:p>
    <w:p w14:paraId="370C92C9" w14:textId="1FCE46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the sinful Kazi instigated the king, saying, “Punish him.</w:t>
      </w:r>
    </w:p>
    <w:p w14:paraId="7867F512" w14:textId="211A06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16.88</w:t>
      </w:r>
    </w:p>
    <w:p w14:paraId="47319B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D5007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duṣṭa, āro duṣṭa karibe aneka</w:t>
      </w:r>
      <w:r w:rsidRPr="00790008">
        <w:rPr>
          <w:rStyle w:val="BookTitle"/>
          <w:rFonts w:asciiTheme="minorHAnsi" w:hAnsiTheme="minorHAnsi" w:cstheme="minorHAnsi"/>
          <w:b w:val="0"/>
          <w:bCs w:val="0"/>
          <w:color w:val="000000"/>
          <w:sz w:val="28"/>
          <w:szCs w:val="28"/>
        </w:rPr>
        <w:br/>
        <w:t>yavana-kulete amahimā ānibeka</w:t>
      </w:r>
    </w:p>
    <w:p w14:paraId="48D73031" w14:textId="3CEF24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“This miscreant will simply create other miscreants, and he’ll bring a bad name </w:t>
      </w:r>
      <w:r w:rsidRPr="00790008">
        <w:rPr>
          <w:rStyle w:val="BookTitle"/>
          <w:rFonts w:asciiTheme="minorHAnsi" w:hAnsiTheme="minorHAnsi" w:cstheme="minorHAnsi"/>
          <w:b/>
          <w:bCs/>
          <w:color w:val="800000"/>
          <w:sz w:val="28"/>
          <w:szCs w:val="28"/>
        </w:rPr>
        <w:lastRenderedPageBreak/>
        <w:t>to the Moslem community.</w:t>
      </w:r>
    </w:p>
    <w:p w14:paraId="0260B44D" w14:textId="13D8DF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16.89</w:t>
      </w:r>
    </w:p>
    <w:p w14:paraId="52F1A2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3CC5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ihāra śāsti kara’ bhāla-mate</w:t>
      </w:r>
      <w:r w:rsidRPr="00790008">
        <w:rPr>
          <w:rStyle w:val="BookTitle"/>
          <w:rFonts w:asciiTheme="minorHAnsi" w:hAnsiTheme="minorHAnsi" w:cstheme="minorHAnsi"/>
          <w:b w:val="0"/>
          <w:bCs w:val="0"/>
          <w:color w:val="000000"/>
          <w:sz w:val="28"/>
          <w:szCs w:val="28"/>
        </w:rPr>
        <w:br/>
        <w:t>nahe vā āpana-śāstra baluka mukhete”</w:t>
      </w:r>
    </w:p>
    <w:p w14:paraId="79BC42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punish him in an exemplary way, or at least make him recite the confession from the Koran.”</w:t>
      </w:r>
    </w:p>
    <w:p w14:paraId="408205D7" w14:textId="305CF8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atheist Kazi instigated the king by complaining against Haridāsa Ṭhākura as follows: “The example of following Hindu principles that Haridāsa is setting will certainly bring infamy to the Moslem community, and in the future many Moslems will bring further defamation and disrepute to the Moslem religion by following him. Therefore you should severely punish him as a warning to others so that this may not happen. Otherwise Haridāsa should personally repent and beg forgiveness for his actions, then only can he be excused from punishment.”</w:t>
      </w:r>
    </w:p>
    <w:p w14:paraId="5726EDE2" w14:textId="5BAF45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90-91</w:t>
      </w:r>
    </w:p>
    <w:p w14:paraId="0B80DC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90-91</w:t>
      </w:r>
    </w:p>
    <w:p w14:paraId="699FCAE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bale mulukera pati,—“āre bhāi!</w:t>
      </w:r>
      <w:r w:rsidRPr="00790008">
        <w:rPr>
          <w:rStyle w:val="BookTitle"/>
          <w:rFonts w:asciiTheme="minorHAnsi" w:hAnsiTheme="minorHAnsi" w:cstheme="minorHAnsi"/>
          <w:b w:val="0"/>
          <w:bCs w:val="0"/>
          <w:color w:val="000000"/>
          <w:sz w:val="28"/>
          <w:szCs w:val="28"/>
        </w:rPr>
        <w:br/>
        <w:t>āpanāra śāstra bala, tabe cintā nāi</w:t>
      </w:r>
    </w:p>
    <w:p w14:paraId="142C0A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karibe śāsti saba kājī-gaṇe</w:t>
      </w:r>
      <w:r w:rsidRPr="00790008">
        <w:rPr>
          <w:rStyle w:val="BookTitle"/>
          <w:rFonts w:asciiTheme="minorHAnsi" w:hAnsiTheme="minorHAnsi" w:cstheme="minorHAnsi"/>
          <w:b w:val="0"/>
          <w:bCs w:val="0"/>
          <w:color w:val="000000"/>
          <w:sz w:val="28"/>
          <w:szCs w:val="28"/>
        </w:rPr>
        <w:br/>
        <w:t>balibā o pāche, āra laghu haibā kene”</w:t>
      </w:r>
    </w:p>
    <w:p w14:paraId="06748E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again requested Haridāsa, “O brother, just recite the confession from the Koran and you’ll have nothing to worry about. Otherwise the sinful Kazis will punish you, and you’ll be forced to recite the Koran anyway. In this way you’ll be humiliated.”</w:t>
      </w:r>
    </w:p>
    <w:p w14:paraId="0A1A1809" w14:textId="465A04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king said to Haridāsa, “If you give up the behavior of persons who are opposed to our religious principles and follow the Moslem literatures and behavior, then there is no need for you to fear or worry. Otherwise the Kazi and his men will severely punish you. Even now I am giving you a warning. Why should you diminish your prestige by unnecessarily being punished later on?”</w:t>
      </w:r>
    </w:p>
    <w:p w14:paraId="2618BD1B" w14:textId="3E299B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16.92</w:t>
      </w:r>
    </w:p>
    <w:p w14:paraId="1E1B72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06D13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balena,—“ye karāna īśvare</w:t>
      </w:r>
      <w:r w:rsidRPr="00790008">
        <w:rPr>
          <w:rStyle w:val="BookTitle"/>
          <w:rFonts w:asciiTheme="minorHAnsi" w:hAnsiTheme="minorHAnsi" w:cstheme="minorHAnsi"/>
          <w:b w:val="0"/>
          <w:bCs w:val="0"/>
          <w:color w:val="000000"/>
          <w:sz w:val="28"/>
          <w:szCs w:val="28"/>
        </w:rPr>
        <w:br/>
        <w:t>tāhā bai āra keha karite nā pāre</w:t>
      </w:r>
    </w:p>
    <w:p w14:paraId="3BEE9F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said, “One cannot do anything other than what the Supreme Lord desires.</w:t>
      </w:r>
    </w:p>
    <w:p w14:paraId="650FDF24" w14:textId="4091FE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Hearing the king’s words, Haridāsa fearlessly replied, “Whatever the Supreme Lord wills, that alone will happen. Apart from that no one can do anything.”</w:t>
      </w:r>
    </w:p>
    <w:p w14:paraId="2CF05BEB" w14:textId="38E884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16.93</w:t>
      </w:r>
    </w:p>
    <w:p w14:paraId="1C0319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615E3F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aparādha-anurūpa yā’ra yei phala</w:t>
      </w:r>
      <w:r w:rsidRPr="00790008">
        <w:rPr>
          <w:rStyle w:val="BookTitle"/>
          <w:rFonts w:asciiTheme="minorHAnsi" w:hAnsiTheme="minorHAnsi" w:cstheme="minorHAnsi"/>
          <w:b w:val="0"/>
          <w:bCs w:val="0"/>
          <w:color w:val="000000"/>
          <w:sz w:val="28"/>
          <w:szCs w:val="28"/>
        </w:rPr>
        <w:br/>
        <w:t>īśvare se kare,—ihā jāniha kevala</w:t>
      </w:r>
    </w:p>
    <w:p w14:paraId="78969D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the Lord awards the results of one’s offenses.</w:t>
      </w:r>
    </w:p>
    <w:p w14:paraId="1D0FDDCB" w14:textId="4C65C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alone is the bestower of the living entities’ fruits of action. The sense of being the doer that living entities who are bewildered by false ego attribute to themselves in the course of their activities is only due to false pride. Only the supreme will of the Lord yields fruits. Although the living entities are instruments, the supreme will of the Lord is most powerful.</w:t>
      </w:r>
    </w:p>
    <w:p w14:paraId="04BC7F01" w14:textId="58C0A7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16.94</w:t>
      </w:r>
    </w:p>
    <w:p w14:paraId="4E60FD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5FCE00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khaṇḍa khaṇḍa hai deha yāya yadi prāṇa</w:t>
      </w:r>
      <w:r w:rsidRPr="00790008">
        <w:rPr>
          <w:rStyle w:val="BookTitle"/>
          <w:rFonts w:asciiTheme="minorHAnsi" w:hAnsiTheme="minorHAnsi" w:cstheme="minorHAnsi"/>
          <w:b w:val="0"/>
          <w:bCs w:val="0"/>
          <w:color w:val="000000"/>
          <w:sz w:val="28"/>
          <w:szCs w:val="28"/>
        </w:rPr>
        <w:br/>
        <w:t>tabu āmi vadane nā chāḍi hari-nāma</w:t>
      </w:r>
    </w:p>
    <w:p w14:paraId="04D40FF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my body is cut into pieces and I give up my life, I will never give up chanting the Lord’s holy name.”</w:t>
      </w:r>
    </w:p>
    <w:p w14:paraId="7128B4C4" w14:textId="452057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material body, which is received from the mother and father, is not permanent. The life that is averse to the service of Kṛṣṇa and which is presently absorbed in material happiness is also perishable or changeable. But the holy names of the Supreme Lord and the Supreme Lord Himself are not two separate objects. Spiritual names are not like the names of material objects that are invented by human beings within the time factor. The spiritual name and the possessor of the name are one. Therefore I can never give up chanting the holy names and repose my faith in my gross and subtle bodies. The constitutional position of a living entity is that he is the eternal servant of Kṛṣṇa. In other words, every living entity is a Vaiṣṇava. The Vaiṣṇavas have no other activities than chanting the holy names of Śrī Hari. The only duty of both the practitioner and the perfected being is to chant the holy names of the Lord. I cannot give this up to follow man-made social behavior. Even if the result is that society and its administrators torture me as much as they want, I am prepared to tolerate it all with a smiling face. I will never give up the eternal service of Hari to run after temporary material happiness. I have no other activity than congregationally chanting the spiritual names of Kṛṣṇa that I have received through disciplic </w:t>
      </w:r>
      <w:r w:rsidRPr="00790008">
        <w:rPr>
          <w:rStyle w:val="BookTitle"/>
          <w:rFonts w:asciiTheme="minorHAnsi" w:hAnsiTheme="minorHAnsi" w:cstheme="minorHAnsi"/>
          <w:b w:val="0"/>
          <w:bCs w:val="0"/>
          <w:color w:val="000000"/>
          <w:sz w:val="28"/>
          <w:szCs w:val="28"/>
        </w:rPr>
        <w:lastRenderedPageBreak/>
        <w:t>succession. Both the body and the mind are distinct from ’I,’ the owner of the body, because ’I’ am eternal, while the body and mind are temporary.”</w:t>
      </w:r>
    </w:p>
    <w:p w14:paraId="41ABA9B5" w14:textId="22C93E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16.95</w:t>
      </w:r>
    </w:p>
    <w:p w14:paraId="719A4A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7F16C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tāhāna vākya mulukera pati</w:t>
      </w:r>
      <w:r w:rsidRPr="00790008">
        <w:rPr>
          <w:rStyle w:val="BookTitle"/>
          <w:rFonts w:asciiTheme="minorHAnsi" w:hAnsiTheme="minorHAnsi" w:cstheme="minorHAnsi"/>
          <w:b w:val="0"/>
          <w:bCs w:val="0"/>
          <w:color w:val="000000"/>
          <w:sz w:val="28"/>
          <w:szCs w:val="28"/>
        </w:rPr>
        <w:br/>
        <w:t>jijñāsila,—“ebe ki karibā ihā-prati?”</w:t>
      </w:r>
    </w:p>
    <w:p w14:paraId="58B2DEC7" w14:textId="7D068B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Haridāsa’s statement, the king asked the Kazi, “Now what will you do with him?”</w:t>
      </w:r>
    </w:p>
    <w:p w14:paraId="61196B28" w14:textId="307F62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16.96</w:t>
      </w:r>
    </w:p>
    <w:p w14:paraId="2730C8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5938B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 bale,—“bāiśa bājāre beḍi’ māri’</w:t>
      </w:r>
      <w:r w:rsidRPr="00790008">
        <w:rPr>
          <w:rStyle w:val="BookTitle"/>
          <w:rFonts w:asciiTheme="minorHAnsi" w:hAnsiTheme="minorHAnsi" w:cstheme="minorHAnsi"/>
          <w:b w:val="0"/>
          <w:bCs w:val="0"/>
          <w:color w:val="000000"/>
          <w:sz w:val="28"/>
          <w:szCs w:val="28"/>
        </w:rPr>
        <w:br/>
        <w:t>prāṇa laha, āra kichu vicāra nā kari’</w:t>
      </w:r>
    </w:p>
    <w:p w14:paraId="0AF211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replied, “He should be beaten in the twenty-two marketplaces. Take his life in this way. That is my opinion.</w:t>
      </w:r>
    </w:p>
    <w:p w14:paraId="12C46128" w14:textId="567614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end, the atheist Kazi proposed to the king as follows: “Let Haridāsa be beaten in each of the twenty-two marketplaces within Ambuyā-muluka, then he will die. This is the proper punishment for the sin he has incurred by accepting the behavior of the Hindus and chanting the names of the Hindus’ God.”</w:t>
      </w:r>
    </w:p>
    <w:p w14:paraId="12D00484" w14:textId="632E6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16.97</w:t>
      </w:r>
    </w:p>
    <w:p w14:paraId="5149EC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58821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bāiśa-bājāre mārileha yadi jīye</w:t>
      </w:r>
      <w:r w:rsidRPr="00790008">
        <w:rPr>
          <w:rStyle w:val="BookTitle"/>
          <w:rFonts w:asciiTheme="minorHAnsi" w:hAnsiTheme="minorHAnsi" w:cstheme="minorHAnsi"/>
          <w:b w:val="0"/>
          <w:bCs w:val="0"/>
          <w:color w:val="000000"/>
          <w:sz w:val="28"/>
          <w:szCs w:val="28"/>
        </w:rPr>
        <w:br/>
        <w:t>tabe jāni,—jñānī-saba sāccā kathā kahe”</w:t>
      </w:r>
    </w:p>
    <w:p w14:paraId="1115D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survives being beaten in twenty-two marketplaces, then we’ll understand that he’s actually knowledgeable and his words are true.”</w:t>
      </w:r>
    </w:p>
    <w:p w14:paraId="34A62B83" w14:textId="03849A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in spite of being beaten in twenty-two marketplaces, Haridāsa remains alive, then we will know that he is truthful and nonduplicitous. And if he dies, then his punishment was proper.”</w:t>
      </w:r>
    </w:p>
    <w:p w14:paraId="65E01748" w14:textId="1F2EEF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16.98</w:t>
      </w:r>
    </w:p>
    <w:p w14:paraId="60EA05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2ADF2C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pāika-sakale ḍāki’ tarja kari’ kahe</w:t>
      </w:r>
      <w:r w:rsidRPr="00790008">
        <w:rPr>
          <w:rStyle w:val="BookTitle"/>
          <w:rFonts w:asciiTheme="minorHAnsi" w:hAnsiTheme="minorHAnsi" w:cstheme="minorHAnsi"/>
          <w:b w:val="0"/>
          <w:bCs w:val="0"/>
          <w:color w:val="000000"/>
          <w:sz w:val="28"/>
          <w:szCs w:val="28"/>
        </w:rPr>
        <w:br/>
        <w:t>“e-mata māribi,—yena prāṇa nāhi rahe</w:t>
      </w:r>
    </w:p>
    <w:p w14:paraId="4F5B28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then called the guards and sternly ordered them, “Beat him in such a way that he will die.</w:t>
      </w:r>
    </w:p>
    <w:p w14:paraId="65ED7680" w14:textId="0F3A6C5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pāika</w:t>
      </w:r>
      <w:r w:rsidRPr="00790008">
        <w:rPr>
          <w:rStyle w:val="BookTitle"/>
          <w:rFonts w:asciiTheme="minorHAnsi" w:hAnsiTheme="minorHAnsi" w:cstheme="minorHAnsi"/>
          <w:b w:val="0"/>
          <w:bCs w:val="0"/>
          <w:color w:val="000000"/>
          <w:sz w:val="28"/>
          <w:szCs w:val="28"/>
        </w:rPr>
        <w:t xml:space="preserve"> (derived from the word </w:t>
      </w:r>
      <w:r w:rsidRPr="00790008">
        <w:rPr>
          <w:rStyle w:val="BookTitle"/>
          <w:rFonts w:asciiTheme="minorHAnsi" w:hAnsiTheme="minorHAnsi" w:cstheme="minorHAnsi"/>
          <w:b w:val="0"/>
          <w:bCs w:val="0"/>
          <w:i/>
          <w:iCs/>
          <w:color w:val="000000"/>
          <w:sz w:val="28"/>
          <w:szCs w:val="28"/>
        </w:rPr>
        <w:t>padātika</w:t>
      </w:r>
      <w:r w:rsidRPr="00790008">
        <w:rPr>
          <w:rStyle w:val="BookTitle"/>
          <w:rFonts w:asciiTheme="minorHAnsi" w:hAnsiTheme="minorHAnsi" w:cstheme="minorHAnsi"/>
          <w:b w:val="0"/>
          <w:bCs w:val="0"/>
          <w:color w:val="000000"/>
          <w:sz w:val="28"/>
          <w:szCs w:val="28"/>
        </w:rPr>
        <w:t>) means “guards” or “servants.”</w:t>
      </w:r>
    </w:p>
    <w:p w14:paraId="61E7EBA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servant guards were ordered to severely beat Haridāsa more than needed to make his life air leave the body.</w:t>
      </w:r>
    </w:p>
    <w:p w14:paraId="19488019" w14:textId="07E473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16.99</w:t>
      </w:r>
    </w:p>
    <w:p w14:paraId="0D6700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E678C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 haiyā yei hinduyāni kare</w:t>
      </w:r>
      <w:r w:rsidRPr="00790008">
        <w:rPr>
          <w:rStyle w:val="BookTitle"/>
          <w:rFonts w:asciiTheme="minorHAnsi" w:hAnsiTheme="minorHAnsi" w:cstheme="minorHAnsi"/>
          <w:b w:val="0"/>
          <w:bCs w:val="0"/>
          <w:color w:val="000000"/>
          <w:sz w:val="28"/>
          <w:szCs w:val="28"/>
        </w:rPr>
        <w:br/>
        <w:t>prāṇānta haile śeṣe e pāpa haite tare’”</w:t>
      </w:r>
    </w:p>
    <w:p w14:paraId="614D85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Moslem who follows the Hindu religion is killed, then he’ll be delivered from that sin.”</w:t>
      </w:r>
    </w:p>
    <w:p w14:paraId="5DE3E115" w14:textId="773C59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death sentence is proper punishment for Moslems who give up their religion and follow the religion and behavior of the infidel Hindus. There is no sin more grave than for a non-Hindu to accept the Hindu religion; death is the only atonement for such a sin.”</w:t>
      </w:r>
    </w:p>
    <w:p w14:paraId="0A3EC4CA" w14:textId="083DF7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16.100</w:t>
      </w:r>
    </w:p>
    <w:p w14:paraId="25102A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589DD4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pāpīra vacane sei pāpī ājñā dila</w:t>
      </w:r>
      <w:r w:rsidRPr="00790008">
        <w:rPr>
          <w:rStyle w:val="BookTitle"/>
          <w:rFonts w:asciiTheme="minorHAnsi" w:hAnsiTheme="minorHAnsi" w:cstheme="minorHAnsi"/>
          <w:b w:val="0"/>
          <w:bCs w:val="0"/>
          <w:color w:val="000000"/>
          <w:sz w:val="28"/>
          <w:szCs w:val="28"/>
        </w:rPr>
        <w:br/>
        <w:t>duṣṭa-gaṇe āsi’ haridāsere dharila</w:t>
      </w:r>
    </w:p>
    <w:p w14:paraId="2DCCB9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Instigated by the words of the sinful Kazi, the sinful king gave his order and the miscreant guards arrested Haridāsa.</w:t>
      </w:r>
    </w:p>
    <w:p w14:paraId="7BB58ADE" w14:textId="760B62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sins of those who envy the Vaiṣṇavas are understood to have fully matured. Since the atheist Kazi caused mischief to Haridāsa Ṭhākura, both he and the king were extremely sinful. The guards who arrested Haridāsa Ṭhākura on the order of their sinful masters were also affected by sinful reactions.</w:t>
      </w:r>
    </w:p>
    <w:p w14:paraId="7E9D5FCE" w14:textId="4F531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16.101</w:t>
      </w:r>
    </w:p>
    <w:p w14:paraId="76715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865E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bājāre-bājāre saba beḍi’ duṣṭa-gaṇe</w:t>
      </w:r>
      <w:r w:rsidRPr="00790008">
        <w:rPr>
          <w:rStyle w:val="BookTitle"/>
          <w:rFonts w:asciiTheme="minorHAnsi" w:hAnsiTheme="minorHAnsi" w:cstheme="minorHAnsi"/>
          <w:b w:val="0"/>
          <w:bCs w:val="0"/>
          <w:color w:val="000000"/>
          <w:sz w:val="28"/>
          <w:szCs w:val="28"/>
        </w:rPr>
        <w:br/>
        <w:t>māre se nirjīva kari’ mahā-krodha-mane</w:t>
      </w:r>
    </w:p>
    <w:p w14:paraId="0DFD8208" w14:textId="39E745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miscreant guards thereafter took Haridāsa from market to market and mercilessly beat him.</w:t>
      </w:r>
    </w:p>
    <w:p w14:paraId="51722507" w14:textId="4E9CE1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16.102</w:t>
      </w:r>
    </w:p>
    <w:p w14:paraId="23035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B971A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kṛṣṇa’ smaraṇa karena haridāsa</w:t>
      </w:r>
      <w:r w:rsidRPr="00790008">
        <w:rPr>
          <w:rStyle w:val="BookTitle"/>
          <w:rFonts w:asciiTheme="minorHAnsi" w:hAnsiTheme="minorHAnsi" w:cstheme="minorHAnsi"/>
          <w:b w:val="0"/>
          <w:bCs w:val="0"/>
          <w:color w:val="000000"/>
          <w:sz w:val="28"/>
          <w:szCs w:val="28"/>
        </w:rPr>
        <w:br/>
        <w:t>nāmānande deha-duḥkha nā haya prakāśa</w:t>
      </w:r>
    </w:p>
    <w:p w14:paraId="11BC5596" w14:textId="78B8FB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simply remembered the name of Kṛṣṇa, and on account of that ecstatic remembrance he felt no pain.</w:t>
      </w:r>
    </w:p>
    <w:p w14:paraId="012C1BEF" w14:textId="29291C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16.103</w:t>
      </w:r>
    </w:p>
    <w:p w14:paraId="14385B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7F5B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haridāsa-dehe atyanta prahāra</w:t>
      </w:r>
      <w:r w:rsidRPr="00790008">
        <w:rPr>
          <w:rStyle w:val="BookTitle"/>
          <w:rFonts w:asciiTheme="minorHAnsi" w:hAnsiTheme="minorHAnsi" w:cstheme="minorHAnsi"/>
          <w:b w:val="0"/>
          <w:bCs w:val="0"/>
          <w:color w:val="000000"/>
          <w:sz w:val="28"/>
          <w:szCs w:val="28"/>
        </w:rPr>
        <w:br/>
        <w:t>sujana-sakala duḥkha bhāvena apāra</w:t>
      </w:r>
    </w:p>
    <w:p w14:paraId="3B085D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people were greatly distressed to see the excessive beating of Haridāsa.</w:t>
      </w:r>
    </w:p>
    <w:p w14:paraId="1A8D2542" w14:textId="21E72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and seeing the severe beating and unjustified oppression of Ṭhākura Haridāsa, the saintly persons became extremely distressed. Some of them openly declared, “By oppressing the Vaiṣṇavas in this way, great inauspiciousness will soon fall on this kingdom. Simply as a result of torturing the Vaiṣṇavas, the world faces various miseries like famine, drought, plague, and war.</w:t>
      </w:r>
    </w:p>
    <w:p w14:paraId="33DB16D7" w14:textId="12A5D8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16.104</w:t>
      </w:r>
    </w:p>
    <w:p w14:paraId="770802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952DF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bale,—“ucchana haibe sarva-rājya</w:t>
      </w:r>
      <w:r w:rsidRPr="00790008">
        <w:rPr>
          <w:rStyle w:val="BookTitle"/>
          <w:rFonts w:asciiTheme="minorHAnsi" w:hAnsiTheme="minorHAnsi" w:cstheme="minorHAnsi"/>
          <w:b w:val="0"/>
          <w:bCs w:val="0"/>
          <w:color w:val="000000"/>
          <w:sz w:val="28"/>
          <w:szCs w:val="28"/>
        </w:rPr>
        <w:br/>
        <w:t>se-nimitte sujanere kare hena kārya”</w:t>
      </w:r>
    </w:p>
    <w:p w14:paraId="37B1481F" w14:textId="483F8E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 entire kingdom will be destroyed because they’re torturing such a saintly person.”</w:t>
      </w:r>
    </w:p>
    <w:p w14:paraId="27289053" w14:textId="65E3F6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16.105</w:t>
      </w:r>
    </w:p>
    <w:p w14:paraId="5A3589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ABA9E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rājā-ujīrere keha śāpe krodha-mane</w:t>
      </w:r>
      <w:r w:rsidRPr="00790008">
        <w:rPr>
          <w:rStyle w:val="BookTitle"/>
          <w:rFonts w:asciiTheme="minorHAnsi" w:hAnsiTheme="minorHAnsi" w:cstheme="minorHAnsi"/>
          <w:b w:val="0"/>
          <w:bCs w:val="0"/>
          <w:color w:val="000000"/>
          <w:sz w:val="28"/>
          <w:szCs w:val="28"/>
        </w:rPr>
        <w:br/>
        <w:t>mārāmāri karite o uṭhe kona jane</w:t>
      </w:r>
    </w:p>
    <w:p w14:paraId="423BB8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angrily cursed the king and the Kazi, and someone else was prepared to fight them.</w:t>
      </w:r>
    </w:p>
    <w:p w14:paraId="666E4AFA" w14:textId="60796B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result of the Moslems’ misbehavior towards Haridāsa Ṭhākura, the </w:t>
      </w:r>
      <w:r w:rsidRPr="00491CB0">
        <w:rPr>
          <w:rStyle w:val="BookTitle"/>
          <w:rFonts w:asciiTheme="minorHAnsi" w:hAnsiTheme="minorHAnsi" w:cstheme="minorHAnsi"/>
          <w:b w:val="0"/>
          <w:bCs w:val="0"/>
          <w:i/>
          <w:iCs/>
          <w:color w:val="000000"/>
          <w:sz w:val="28"/>
          <w:szCs w:val="28"/>
          <w:rPrChange w:id="251" w:author="your servant" w:date="2020-08-31T11:59:00Z">
            <w:rPr>
              <w:rStyle w:val="BookTitle"/>
              <w:rFonts w:asciiTheme="minorHAnsi" w:hAnsiTheme="minorHAnsi" w:cstheme="minorHAnsi"/>
              <w:b w:val="0"/>
              <w:bCs w:val="0"/>
              <w:color w:val="000000"/>
              <w:sz w:val="28"/>
              <w:szCs w:val="28"/>
            </w:rPr>
          </w:rPrChange>
        </w:rPr>
        <w:t>s</w:t>
      </w:r>
      <w:ins w:id="252" w:author="your servant" w:date="2020-08-31T11:59:00Z">
        <w:r w:rsidR="00491CB0" w:rsidRPr="00491CB0">
          <w:rPr>
            <w:rStyle w:val="BookTitle"/>
            <w:rFonts w:asciiTheme="minorHAnsi" w:hAnsiTheme="minorHAnsi" w:cstheme="minorHAnsi"/>
            <w:b w:val="0"/>
            <w:bCs w:val="0"/>
            <w:i/>
            <w:iCs/>
            <w:color w:val="000000"/>
            <w:sz w:val="28"/>
            <w:szCs w:val="28"/>
            <w:rPrChange w:id="253" w:author="your servant" w:date="2020-08-31T11:59:00Z">
              <w:rPr>
                <w:rStyle w:val="BookTitle"/>
                <w:rFonts w:asciiTheme="minorHAnsi" w:hAnsiTheme="minorHAnsi" w:cstheme="minorHAnsi"/>
                <w:b w:val="0"/>
                <w:bCs w:val="0"/>
                <w:color w:val="000000"/>
                <w:sz w:val="28"/>
                <w:szCs w:val="28"/>
              </w:rPr>
            </w:rPrChange>
          </w:rPr>
          <w:t>ā</w:t>
        </w:r>
      </w:ins>
      <w:r w:rsidRPr="00491CB0">
        <w:rPr>
          <w:rStyle w:val="BookTitle"/>
          <w:rFonts w:asciiTheme="minorHAnsi" w:hAnsiTheme="minorHAnsi" w:cstheme="minorHAnsi"/>
          <w:b w:val="0"/>
          <w:bCs w:val="0"/>
          <w:i/>
          <w:iCs/>
          <w:color w:val="000000"/>
          <w:sz w:val="28"/>
          <w:szCs w:val="28"/>
          <w:rPrChange w:id="254" w:author="your servant" w:date="2020-08-31T11:59: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became most angry and displeased at heart. Some of them mentally cursed the king and his minister, and some sowed the seed of discontent in order to bring about a revolution in the state.</w:t>
      </w:r>
    </w:p>
    <w:p w14:paraId="303F4FA8" w14:textId="6B606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16.106</w:t>
      </w:r>
    </w:p>
    <w:p w14:paraId="07DFBD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000D2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giyā yavana-gaṇera pā’ye dhare</w:t>
      </w:r>
      <w:r w:rsidRPr="00790008">
        <w:rPr>
          <w:rStyle w:val="BookTitle"/>
          <w:rFonts w:asciiTheme="minorHAnsi" w:hAnsiTheme="minorHAnsi" w:cstheme="minorHAnsi"/>
          <w:b w:val="0"/>
          <w:bCs w:val="0"/>
          <w:color w:val="000000"/>
          <w:sz w:val="28"/>
          <w:szCs w:val="28"/>
        </w:rPr>
        <w:br/>
        <w:t>“kichu diba, alpa kari’ māraha uhāre”</w:t>
      </w:r>
    </w:p>
    <w:p w14:paraId="38AE68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fell at the feet of the Moslems and said, “I’ll give you some money if you don’t beat him so hard.”</w:t>
      </w:r>
    </w:p>
    <w:p w14:paraId="4953C699" w14:textId="083372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of them fell at the feet of the Moslems who were mercilessly beating </w:t>
      </w:r>
      <w:r w:rsidRPr="00790008">
        <w:rPr>
          <w:rStyle w:val="BookTitle"/>
          <w:rFonts w:asciiTheme="minorHAnsi" w:hAnsiTheme="minorHAnsi" w:cstheme="minorHAnsi"/>
          <w:b w:val="0"/>
          <w:bCs w:val="0"/>
          <w:color w:val="000000"/>
          <w:sz w:val="28"/>
          <w:szCs w:val="28"/>
        </w:rPr>
        <w:lastRenderedPageBreak/>
        <w:t>Haridāsa and begged their mercy to spare his life, and some of them tried to stop the beating with bribes.</w:t>
      </w:r>
    </w:p>
    <w:p w14:paraId="2DF6C562" w14:textId="7DAD77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16.107</w:t>
      </w:r>
    </w:p>
    <w:p w14:paraId="6EFF0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1C81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dayā nāhi janme pāpi-gaṇe</w:t>
      </w:r>
      <w:r w:rsidRPr="00790008">
        <w:rPr>
          <w:rStyle w:val="BookTitle"/>
          <w:rFonts w:asciiTheme="minorHAnsi" w:hAnsiTheme="minorHAnsi" w:cstheme="minorHAnsi"/>
          <w:b w:val="0"/>
          <w:bCs w:val="0"/>
          <w:color w:val="000000"/>
          <w:sz w:val="28"/>
          <w:szCs w:val="28"/>
        </w:rPr>
        <w:br/>
        <w:t>bājāre-bājāre māre mahā-krodha-mane</w:t>
      </w:r>
    </w:p>
    <w:p w14:paraId="7115D134" w14:textId="7A9499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the sinful guards showed no mercy, and they continued angrily beating Haridāsa from market to market.</w:t>
      </w:r>
    </w:p>
    <w:p w14:paraId="6D07B8D7" w14:textId="0B4B83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16.108</w:t>
      </w:r>
    </w:p>
    <w:p w14:paraId="5C4B01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D647B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prasāde haridāsera śarīre</w:t>
      </w:r>
      <w:r w:rsidRPr="00790008">
        <w:rPr>
          <w:rStyle w:val="BookTitle"/>
          <w:rFonts w:asciiTheme="minorHAnsi" w:hAnsiTheme="minorHAnsi" w:cstheme="minorHAnsi"/>
          <w:b w:val="0"/>
          <w:bCs w:val="0"/>
          <w:color w:val="000000"/>
          <w:sz w:val="28"/>
          <w:szCs w:val="28"/>
        </w:rPr>
        <w:br/>
        <w:t>alpa duḥkho nāhi janme eteka prahāre</w:t>
      </w:r>
    </w:p>
    <w:p w14:paraId="418E6613" w14:textId="6372FD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Kṛṣṇa, Haridāsa felt no pain whatsoever in spite of such heavy beating.</w:t>
      </w:r>
    </w:p>
    <w:p w14:paraId="0EEEC7DD" w14:textId="717854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16.109</w:t>
      </w:r>
    </w:p>
    <w:p w14:paraId="79761E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4764A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asura-prahāre yena prahlāda-vigrahe</w:t>
      </w:r>
      <w:r w:rsidRPr="00790008">
        <w:rPr>
          <w:rStyle w:val="BookTitle"/>
          <w:rFonts w:asciiTheme="minorHAnsi" w:hAnsiTheme="minorHAnsi" w:cstheme="minorHAnsi"/>
          <w:b w:val="0"/>
          <w:bCs w:val="0"/>
          <w:color w:val="000000"/>
          <w:sz w:val="28"/>
          <w:szCs w:val="28"/>
        </w:rPr>
        <w:br/>
        <w:t>kona duḥkha nā jānila,—sarva-śāstre kahe</w:t>
      </w:r>
    </w:p>
    <w:p w14:paraId="4C15E0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scriptures explain that Prahlāda felt no pain when he was mercilessly beaten by the demons.</w:t>
      </w:r>
    </w:p>
    <w:p w14:paraId="55278979" w14:textId="15DCA0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Hiraṇyakaśipu tortured his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son, Prahlāda, in various ways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7.5.33-53 and 7.8.1-13), the sinful Moslems also began to torture Haridāsa Ṭhākura in various ways. But like Bhakta-rāja Prahlāda, he did not feel a tinge of misery. The quality of tolerance like this is natural for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They are so busy in constantly serving the Supreme Lord that incidents of the external world like torture cannot give them any anxiety. That is why Śrī Gaurasundara has stated in His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xml:space="preserve"> that only one who is more tolerant than a tree is able to glorify the topics of Kṛṣṇa, not others. If a practitioner is intolerant, then he will not be able to glorify Hari because we have seen by innumerable cases in this world that persons who are averse to the Supreme Lord have unfairly and unnecessarily attacked the all-auspicious honest preacher engaged in chanting the names of Hari and have tried to close his mouth, which is engaged in glorifying Hari. The sinful society that is intoxicated by pride related with family, caste, wealth, and material education always tries to completely stop glorification of Hari, which is the only Absolute Truth. Even on </w:t>
      </w:r>
      <w:r w:rsidRPr="00790008">
        <w:rPr>
          <w:rStyle w:val="BookTitle"/>
          <w:rFonts w:asciiTheme="minorHAnsi" w:hAnsiTheme="minorHAnsi" w:cstheme="minorHAnsi"/>
          <w:b w:val="0"/>
          <w:bCs w:val="0"/>
          <w:color w:val="000000"/>
          <w:sz w:val="28"/>
          <w:szCs w:val="28"/>
        </w:rPr>
        <w:lastRenderedPageBreak/>
        <w:t xml:space="preserve">the dishonest pretext of duplicitously joining the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 xml:space="preserve">party in name, they silently oppose chanting the holy names, which are </w:t>
      </w:r>
      <w:r w:rsidRPr="00790008">
        <w:rPr>
          <w:rStyle w:val="BookTitle"/>
          <w:rFonts w:asciiTheme="minorHAnsi" w:hAnsiTheme="minorHAnsi" w:cstheme="minorHAnsi"/>
          <w:b w:val="0"/>
          <w:bCs w:val="0"/>
          <w:i/>
          <w:iCs/>
          <w:color w:val="000000"/>
          <w:sz w:val="28"/>
          <w:szCs w:val="28"/>
        </w:rPr>
        <w:t>satya-vastu</w:t>
      </w:r>
      <w:r w:rsidRPr="00790008">
        <w:rPr>
          <w:rStyle w:val="BookTitle"/>
          <w:rFonts w:asciiTheme="minorHAnsi" w:hAnsiTheme="minorHAnsi" w:cstheme="minorHAnsi"/>
          <w:b w:val="0"/>
          <w:bCs w:val="0"/>
          <w:color w:val="000000"/>
          <w:sz w:val="28"/>
          <w:szCs w:val="28"/>
        </w:rPr>
        <w:t>, the Absolute Truth.</w:t>
      </w:r>
    </w:p>
    <w:p w14:paraId="68D1CAAF" w14:textId="518AF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16.110</w:t>
      </w:r>
    </w:p>
    <w:p w14:paraId="535992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A442F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yavanera aśeṣa prahāre</w:t>
      </w:r>
      <w:r w:rsidRPr="00790008">
        <w:rPr>
          <w:rStyle w:val="BookTitle"/>
          <w:rFonts w:asciiTheme="minorHAnsi" w:hAnsiTheme="minorHAnsi" w:cstheme="minorHAnsi"/>
          <w:b w:val="0"/>
          <w:bCs w:val="0"/>
          <w:color w:val="000000"/>
          <w:sz w:val="28"/>
          <w:szCs w:val="28"/>
        </w:rPr>
        <w:br/>
        <w:t>duḥkha nā janmaye haridāsa-ṭhākurere</w:t>
      </w:r>
    </w:p>
    <w:p w14:paraId="2293D5F4" w14:textId="7902C4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same way, Haridāsa felt no pain as he was mercilessly beaten by the Moslems.</w:t>
      </w:r>
    </w:p>
    <w:p w14:paraId="1C83C197" w14:textId="2A6F31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16.111</w:t>
      </w:r>
    </w:p>
    <w:p w14:paraId="05A69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7087F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haridāsa-smaraṇe o e duḥkha sarvathā</w:t>
      </w:r>
      <w:r w:rsidRPr="00790008">
        <w:rPr>
          <w:rStyle w:val="BookTitle"/>
          <w:rFonts w:asciiTheme="minorHAnsi" w:hAnsiTheme="minorHAnsi" w:cstheme="minorHAnsi"/>
          <w:b w:val="0"/>
          <w:bCs w:val="0"/>
          <w:color w:val="000000"/>
          <w:sz w:val="28"/>
          <w:szCs w:val="28"/>
        </w:rPr>
        <w:br/>
        <w:t>chiṇḍe sei-kṣaṇe, haridāsera ki kathā</w:t>
      </w:r>
    </w:p>
    <w:p w14:paraId="624B0D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Haridāsa himself, even one who remembers his activities is immediately relieved of all material miseries.</w:t>
      </w:r>
    </w:p>
    <w:p w14:paraId="4E39C2DE" w14:textId="7E6420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Haridāsa feeling distress due to the severe torture, all the distress of even a person who remembers this incomparable tolerance of Haridāsa will also be completely destroyed.</w:t>
      </w:r>
    </w:p>
    <w:p w14:paraId="18F5A9A6" w14:textId="77578F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16.112</w:t>
      </w:r>
    </w:p>
    <w:p w14:paraId="237A07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9BA7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ye-sakala pāpi-gaṇa tāṅ’re māre</w:t>
      </w:r>
      <w:r w:rsidRPr="00790008">
        <w:rPr>
          <w:rStyle w:val="BookTitle"/>
          <w:rFonts w:asciiTheme="minorHAnsi" w:hAnsiTheme="minorHAnsi" w:cstheme="minorHAnsi"/>
          <w:b w:val="0"/>
          <w:bCs w:val="0"/>
          <w:color w:val="000000"/>
          <w:sz w:val="28"/>
          <w:szCs w:val="28"/>
        </w:rPr>
        <w:br/>
        <w:t>tā’ra lāgi’ duḥkha-mātra bhāvena antare</w:t>
      </w:r>
    </w:p>
    <w:p w14:paraId="431FF1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Rather Haridāsa felt sorry for the sinful guards who were engaged in beating him and he prayed.</w:t>
      </w:r>
    </w:p>
    <w:p w14:paraId="16355FD3" w14:textId="744CD8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benefit and deliverance of those sinful offenders who defy the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Vaiṣṇavas, the saintly persons consider them candidates for their mercy and feel concerned within their hearts. Such characteristics are also seen in the lives of Jesus Christ and Prophet Mohammed.</w:t>
      </w:r>
    </w:p>
    <w:p w14:paraId="18A9F234" w14:textId="435242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16.113</w:t>
      </w:r>
    </w:p>
    <w:p w14:paraId="4ABD72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9B91D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jīvere, kṛṣṇa! karaha prasāda</w:t>
      </w:r>
      <w:r w:rsidRPr="00790008">
        <w:rPr>
          <w:rStyle w:val="BookTitle"/>
          <w:rFonts w:asciiTheme="minorHAnsi" w:hAnsiTheme="minorHAnsi" w:cstheme="minorHAnsi"/>
          <w:b w:val="0"/>
          <w:bCs w:val="0"/>
          <w:color w:val="000000"/>
          <w:sz w:val="28"/>
          <w:szCs w:val="28"/>
        </w:rPr>
        <w:br/>
        <w:t>mora drohe nahu e-sabāra aparādha”</w:t>
      </w:r>
    </w:p>
    <w:p w14:paraId="55D6313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Be merciful on these living entities! Forgive their offense of torturing me.”</w:t>
      </w:r>
    </w:p>
    <w:p w14:paraId="232BE48D" w14:textId="3B7A17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If one defies the devotees of the Lord, the Supreme Lord becomes greatly displeased. Realizing that the Supreme Lord would be greatly displeased by the torture inflicted on him by the sinful Moslems, Ṭhākura Haridāsa prayed at the lotus feet of the Lord for their benefit. The devotees of the Lord never pray, “Let the minds of the living entities always remain distracted from the service of the lotus feet of Kṛṣṇa,” as this brings about their ruination. The Vaiṣṇava Ṭhākuras, who are compassionate to all living entities, never become the cause of other’s inauspiciousness.</w:t>
      </w:r>
    </w:p>
    <w:p w14:paraId="65EBAE04" w14:textId="22169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16.114</w:t>
      </w:r>
    </w:p>
    <w:p w14:paraId="1D7FC3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55B707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pāpi-gaṇa nagare-nagare</w:t>
      </w:r>
      <w:r w:rsidRPr="00790008">
        <w:rPr>
          <w:rStyle w:val="BookTitle"/>
          <w:rFonts w:asciiTheme="minorHAnsi" w:hAnsiTheme="minorHAnsi" w:cstheme="minorHAnsi"/>
          <w:b w:val="0"/>
          <w:bCs w:val="0"/>
          <w:color w:val="000000"/>
          <w:sz w:val="28"/>
          <w:szCs w:val="28"/>
        </w:rPr>
        <w:br/>
        <w:t>prahāra karaye haridāsa-ṭhākurere</w:t>
      </w:r>
    </w:p>
    <w:p w14:paraId="3514C909" w14:textId="6DA7B4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sinful guards beat Haridāsa Ṭhākura in the various marketplaces.</w:t>
      </w:r>
    </w:p>
    <w:p w14:paraId="79712513" w14:textId="25030D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16.115</w:t>
      </w:r>
    </w:p>
    <w:p w14:paraId="04A83C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556C1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dṛḍha kari’ māre tā’rā prāṇa laibāre</w:t>
      </w:r>
      <w:r w:rsidRPr="00790008">
        <w:rPr>
          <w:rStyle w:val="BookTitle"/>
          <w:rFonts w:asciiTheme="minorHAnsi" w:hAnsiTheme="minorHAnsi" w:cstheme="minorHAnsi"/>
          <w:b w:val="0"/>
          <w:bCs w:val="0"/>
          <w:color w:val="000000"/>
          <w:sz w:val="28"/>
          <w:szCs w:val="28"/>
        </w:rPr>
        <w:br/>
        <w:t>manaḥ-smṛti nāhi haridāsera prahāre</w:t>
      </w:r>
    </w:p>
    <w:p w14:paraId="520B0C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beat him severely in order to kill him, but Haridāsa was not even disturbed by their beating.</w:t>
      </w:r>
    </w:p>
    <w:p w14:paraId="5D707BB1" w14:textId="152BF2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bewildered by waves of thoughts about the external world, the ordinary conditioned souls accept their own flickering mind as the director of all their activities. But since the devotees of the Lord are constantly engaged in the service of Hari, they do not engage their mind in enjoying external material objects. Rather, they do not retain any memory of any material incident or object. In other words, they have completely forgotten all false bodily identification. It is stated: </w:t>
      </w:r>
      <w:r w:rsidRPr="00790008">
        <w:rPr>
          <w:rStyle w:val="BookTitle"/>
          <w:rFonts w:asciiTheme="minorHAnsi" w:hAnsiTheme="minorHAnsi" w:cstheme="minorHAnsi"/>
          <w:b w:val="0"/>
          <w:bCs w:val="0"/>
          <w:i/>
          <w:iCs/>
          <w:color w:val="000000"/>
          <w:sz w:val="28"/>
          <w:szCs w:val="28"/>
        </w:rPr>
        <w:t>kṛṣṇa-nāme prīta, jaḍe udāsīna, nirdoṣa ānanda-maya</w:t>
      </w:r>
      <w:r w:rsidRPr="00790008">
        <w:rPr>
          <w:rStyle w:val="BookTitle"/>
          <w:rFonts w:asciiTheme="minorHAnsi" w:hAnsiTheme="minorHAnsi" w:cstheme="minorHAnsi"/>
          <w:b w:val="0"/>
          <w:bCs w:val="0"/>
          <w:color w:val="000000"/>
          <w:sz w:val="28"/>
          <w:szCs w:val="28"/>
        </w:rPr>
        <w:t>—“They are attached to the holy names of Kṛṣṇa, indifferent to material objects, faultless, and always joyful.”</w:t>
      </w:r>
    </w:p>
    <w:p w14:paraId="3F4622FF" w14:textId="2E9346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16.116</w:t>
      </w:r>
    </w:p>
    <w:p w14:paraId="00B967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60F80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vismita haiyā bhāve sakala yavane</w:t>
      </w:r>
      <w:r w:rsidRPr="00790008">
        <w:rPr>
          <w:rStyle w:val="BookTitle"/>
          <w:rFonts w:asciiTheme="minorHAnsi" w:hAnsiTheme="minorHAnsi" w:cstheme="minorHAnsi"/>
          <w:b w:val="0"/>
          <w:bCs w:val="0"/>
          <w:color w:val="000000"/>
          <w:sz w:val="28"/>
          <w:szCs w:val="28"/>
        </w:rPr>
        <w:br/>
        <w:t>“manuṣyera prāṇa ki rahaye e māraṇe?</w:t>
      </w:r>
    </w:p>
    <w:p w14:paraId="2B9D2357" w14:textId="2F713B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were astonished to see this, and thought, “Can a human being survive after such a beating?</w:t>
      </w:r>
    </w:p>
    <w:p w14:paraId="466177C1" w14:textId="15A193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16.117</w:t>
      </w:r>
    </w:p>
    <w:p w14:paraId="243BF4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6022F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dui tina bājāre mārile loka mare</w:t>
      </w:r>
      <w:r w:rsidRPr="00790008">
        <w:rPr>
          <w:rStyle w:val="BookTitle"/>
          <w:rFonts w:asciiTheme="minorHAnsi" w:hAnsiTheme="minorHAnsi" w:cstheme="minorHAnsi"/>
          <w:b w:val="0"/>
          <w:bCs w:val="0"/>
          <w:color w:val="000000"/>
          <w:sz w:val="28"/>
          <w:szCs w:val="28"/>
        </w:rPr>
        <w:br/>
        <w:t>bāiśa-bājāre mārilāṅa ye ihāre</w:t>
      </w:r>
    </w:p>
    <w:p w14:paraId="1581BFED" w14:textId="3BB66A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beat someone in two or three marketplaces, they die. But we’ve beaten him in twenty-two marketplaces.”</w:t>
      </w:r>
    </w:p>
    <w:p w14:paraId="2DACA6DD" w14:textId="76905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16.118</w:t>
      </w:r>
    </w:p>
    <w:p w14:paraId="538A35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96308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mare o nā, āro dekhi,—hāse kṣaṇe kṣaṇe”</w:t>
      </w:r>
      <w:r w:rsidRPr="00790008">
        <w:rPr>
          <w:rStyle w:val="BookTitle"/>
          <w:rFonts w:asciiTheme="minorHAnsi" w:hAnsiTheme="minorHAnsi" w:cstheme="minorHAnsi"/>
          <w:b w:val="0"/>
          <w:bCs w:val="0"/>
          <w:color w:val="000000"/>
          <w:sz w:val="28"/>
          <w:szCs w:val="28"/>
        </w:rPr>
        <w:br/>
        <w:t>“e puruṣa pīra vā?”—sabei bhāve mane</w:t>
      </w:r>
    </w:p>
    <w:p w14:paraId="1B9E3E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thought, “He has not died, and moreover we see that he is smiling! Is he a powerful saint?”</w:t>
      </w:r>
    </w:p>
    <w:p w14:paraId="2AF289E1" w14:textId="0CDD29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pīra </w:t>
      </w:r>
      <w:r w:rsidRPr="00790008">
        <w:rPr>
          <w:rStyle w:val="BookTitle"/>
          <w:rFonts w:asciiTheme="minorHAnsi" w:hAnsiTheme="minorHAnsi" w:cstheme="minorHAnsi"/>
          <w:b w:val="0"/>
          <w:bCs w:val="0"/>
          <w:color w:val="000000"/>
          <w:sz w:val="28"/>
          <w:szCs w:val="28"/>
        </w:rPr>
        <w:t>(a Farsi word) refers to a Mohammedan saintly person who knows God or a widely respected great personality with extraordinary powers.</w:t>
      </w:r>
    </w:p>
    <w:p w14:paraId="35A0499E" w14:textId="3F5D72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16.119</w:t>
      </w:r>
    </w:p>
    <w:p w14:paraId="6134F3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E5AD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yavana-sakala bale,—“ohe haridāsa!</w:t>
      </w:r>
      <w:r w:rsidRPr="00790008">
        <w:rPr>
          <w:rStyle w:val="BookTitle"/>
          <w:rFonts w:asciiTheme="minorHAnsi" w:hAnsiTheme="minorHAnsi" w:cstheme="minorHAnsi"/>
          <w:b w:val="0"/>
          <w:bCs w:val="0"/>
          <w:color w:val="000000"/>
          <w:sz w:val="28"/>
          <w:szCs w:val="28"/>
        </w:rPr>
        <w:br/>
        <w:t>tomā’ haite āmā’-sabāra haibeka nāśa</w:t>
      </w:r>
    </w:p>
    <w:p w14:paraId="7DB168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then said, “O Haridāsa, we’ll be killed because of you!</w:t>
      </w:r>
    </w:p>
    <w:p w14:paraId="6CB1E20D" w14:textId="20BFEB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Moslem servants who had severely beaten Haridāsa said to him, “If we cannot somehow or other beat you to death, our masters will be very angry with us. Then they will kill us out of anger.”</w:t>
      </w:r>
    </w:p>
    <w:p w14:paraId="7F39F7B7" w14:textId="7E965A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16.120</w:t>
      </w:r>
    </w:p>
    <w:p w14:paraId="6DE13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0AC87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prahāre o prāṇa nā yāya tomāra</w:t>
      </w:r>
      <w:r w:rsidRPr="00790008">
        <w:rPr>
          <w:rStyle w:val="BookTitle"/>
          <w:rFonts w:asciiTheme="minorHAnsi" w:hAnsiTheme="minorHAnsi" w:cstheme="minorHAnsi"/>
          <w:b w:val="0"/>
          <w:bCs w:val="0"/>
          <w:color w:val="000000"/>
          <w:sz w:val="28"/>
          <w:szCs w:val="28"/>
        </w:rPr>
        <w:br/>
        <w:t>kājī prāṇa laibeka āmā’ sabākāra”</w:t>
      </w:r>
    </w:p>
    <w:p w14:paraId="40876B99" w14:textId="2F271E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we’ve beaten you so much, you’re still alive. Therefore the Kazi will kill us.”</w:t>
      </w:r>
    </w:p>
    <w:p w14:paraId="26379BDC" w14:textId="07A3BB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16.121-122</w:t>
      </w:r>
    </w:p>
    <w:p w14:paraId="3E6301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121-122</w:t>
      </w:r>
    </w:p>
    <w:p w14:paraId="772FA11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haridāsa mahāśaya</w:t>
      </w:r>
      <w:r w:rsidRPr="00790008">
        <w:rPr>
          <w:rStyle w:val="BookTitle"/>
          <w:rFonts w:asciiTheme="minorHAnsi" w:hAnsiTheme="minorHAnsi" w:cstheme="minorHAnsi"/>
          <w:b w:val="0"/>
          <w:bCs w:val="0"/>
          <w:color w:val="000000"/>
          <w:sz w:val="28"/>
          <w:szCs w:val="28"/>
        </w:rPr>
        <w:br/>
        <w:t>“āmi jīle tomā’ sabāra manda yadi haya</w:t>
      </w:r>
    </w:p>
    <w:p w14:paraId="39A120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āmi mari,—ei dekha vidyamāna”</w:t>
      </w:r>
      <w:r w:rsidRPr="00790008">
        <w:rPr>
          <w:rStyle w:val="BookTitle"/>
          <w:rFonts w:asciiTheme="minorHAnsi" w:hAnsiTheme="minorHAnsi" w:cstheme="minorHAnsi"/>
          <w:b w:val="0"/>
          <w:bCs w:val="0"/>
          <w:color w:val="000000"/>
          <w:sz w:val="28"/>
          <w:szCs w:val="28"/>
        </w:rPr>
        <w:br/>
        <w:t>eta bale’ āviṣṭa hailā kari’ dhyāna</w:t>
      </w:r>
    </w:p>
    <w:p w14:paraId="00A0D5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Haridāsa smiled and said, “If my remaining alive creates a problem for you, then I will give up my body right now.” After saying this, Haridāsa entered into deep </w:t>
      </w:r>
      <w:r w:rsidRPr="00790008">
        <w:rPr>
          <w:rStyle w:val="BookTitle"/>
          <w:rFonts w:asciiTheme="minorHAnsi" w:hAnsiTheme="minorHAnsi" w:cstheme="minorHAnsi"/>
          <w:b/>
          <w:bCs/>
          <w:color w:val="800000"/>
          <w:sz w:val="28"/>
          <w:szCs w:val="28"/>
        </w:rPr>
        <w:lastRenderedPageBreak/>
        <w:t>meditation on Kṛṣṇa.</w:t>
      </w:r>
    </w:p>
    <w:p w14:paraId="44CCA433" w14:textId="19FFAD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replied, “Though I have been severely beaten by you, if my remaining alive causes any harm for you, I can immediately give up my body to check this inauspiciousness.” After speaking in this way, Haridāsa entered into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by meditating on the Supreme Lord within his heart, saturated with pure goodness, and thus enacted the pastime of dying. Due to being in deep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on the Supreme Lord, his inhaling and exhaling could not be openly perceived.</w:t>
      </w:r>
    </w:p>
    <w:p w14:paraId="79C4246C" w14:textId="624713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16.123</w:t>
      </w:r>
    </w:p>
    <w:p w14:paraId="74B632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C8836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sarva-śakti-samanvita prabhu-haridāsa</w:t>
      </w:r>
      <w:r w:rsidRPr="00790008">
        <w:rPr>
          <w:rStyle w:val="BookTitle"/>
          <w:rFonts w:asciiTheme="minorHAnsi" w:hAnsiTheme="minorHAnsi" w:cstheme="minorHAnsi"/>
          <w:b w:val="0"/>
          <w:bCs w:val="0"/>
          <w:color w:val="000000"/>
          <w:sz w:val="28"/>
          <w:szCs w:val="28"/>
        </w:rPr>
        <w:br/>
        <w:t>hailena aceṣṭa, kothā o nāhi śvāsa</w:t>
      </w:r>
    </w:p>
    <w:p w14:paraId="633F2921" w14:textId="757A36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who was endowed with all mystic powers, then became motionless and his breathing stopped.</w:t>
      </w:r>
    </w:p>
    <w:p w14:paraId="0919B494" w14:textId="596CE3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16.124</w:t>
      </w:r>
    </w:p>
    <w:p w14:paraId="3A3140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11F4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yavana-gaṇa vismita haila</w:t>
      </w:r>
      <w:r w:rsidRPr="00790008">
        <w:rPr>
          <w:rStyle w:val="BookTitle"/>
          <w:rFonts w:asciiTheme="minorHAnsi" w:hAnsiTheme="minorHAnsi" w:cstheme="minorHAnsi"/>
          <w:b w:val="0"/>
          <w:bCs w:val="0"/>
          <w:color w:val="000000"/>
          <w:sz w:val="28"/>
          <w:szCs w:val="28"/>
        </w:rPr>
        <w:br/>
        <w:t>muluka-patira dvāre laiyā phelāila</w:t>
      </w:r>
    </w:p>
    <w:p w14:paraId="145D083B" w14:textId="409D64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the Moslems were struck with wonder, and they took the lifeless body of Haridāsa before the king.</w:t>
      </w:r>
    </w:p>
    <w:p w14:paraId="50116A97" w14:textId="393C18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16.125</w:t>
      </w:r>
    </w:p>
    <w:p w14:paraId="473314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0DB221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“māṭi deha’ niñā” bale mulukera pati</w:t>
      </w:r>
      <w:r w:rsidRPr="00790008">
        <w:rPr>
          <w:rStyle w:val="BookTitle"/>
          <w:rFonts w:asciiTheme="minorHAnsi" w:hAnsiTheme="minorHAnsi" w:cstheme="minorHAnsi"/>
          <w:b w:val="0"/>
          <w:bCs w:val="0"/>
          <w:color w:val="000000"/>
          <w:sz w:val="28"/>
          <w:szCs w:val="28"/>
        </w:rPr>
        <w:br/>
        <w:t>kājī kahe,—“tabe ta pāibe bhāla-gati</w:t>
      </w:r>
    </w:p>
    <w:p w14:paraId="295C31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ordered them, “Bury him,” but the Kazi countered, “Then he will achieve a higher destination.</w:t>
      </w:r>
    </w:p>
    <w:p w14:paraId="2BF23FDB" w14:textId="353410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māṭi deha’ </w:t>
      </w:r>
      <w:r w:rsidRPr="00790008">
        <w:rPr>
          <w:rStyle w:val="BookTitle"/>
          <w:rFonts w:asciiTheme="minorHAnsi" w:hAnsiTheme="minorHAnsi" w:cstheme="minorHAnsi"/>
          <w:b w:val="0"/>
          <w:bCs w:val="0"/>
          <w:color w:val="000000"/>
          <w:sz w:val="28"/>
          <w:szCs w:val="28"/>
        </w:rPr>
        <w:t xml:space="preserve">means “to lay underground or set in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or “to bury.”</w:t>
      </w:r>
    </w:p>
    <w:p w14:paraId="078887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atheist Kazi said, “Haridāsa has taken birth in a high-class Moslem family, so we should not bury him, because then he would attain a higher destination. It is the religious belief of the Moslems that if one buries a dead body, then the owner of the body attains a superior destination. Therefore, if the deadlike body of Haridāsa Ṭhākura is thrown into the Ganges rather than buried, it will be a proper punishment for his sinful activities of accepting Hindu religion and chanting the names of the Hindu’s God, and he will suffer miseries forever.”</w:t>
      </w:r>
    </w:p>
    <w:p w14:paraId="1BB1FD67" w14:textId="24B4B9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16.126</w:t>
      </w:r>
    </w:p>
    <w:p w14:paraId="16531F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126</w:t>
      </w:r>
    </w:p>
    <w:p w14:paraId="02A79A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hai’ yena karileka nīca-karma</w:t>
      </w:r>
      <w:r w:rsidRPr="00790008">
        <w:rPr>
          <w:rStyle w:val="BookTitle"/>
          <w:rFonts w:asciiTheme="minorHAnsi" w:hAnsiTheme="minorHAnsi" w:cstheme="minorHAnsi"/>
          <w:b w:val="0"/>
          <w:bCs w:val="0"/>
          <w:color w:val="000000"/>
          <w:sz w:val="28"/>
          <w:szCs w:val="28"/>
        </w:rPr>
        <w:br/>
        <w:t>ataeva ihāre yuyāya hena dharma</w:t>
      </w:r>
    </w:p>
    <w:p w14:paraId="1789149B" w14:textId="05AAC0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already born in a good Moslem family, but he engaged in degraded Hindu practices. Therefore he does not deserve a higher destination.</w:t>
      </w:r>
    </w:p>
    <w:p w14:paraId="00E84113" w14:textId="000DAE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16.127</w:t>
      </w:r>
    </w:p>
    <w:p w14:paraId="691523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3299C2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māṭi dile paraloke haibeka bhāla</w:t>
      </w:r>
      <w:r w:rsidRPr="00790008">
        <w:rPr>
          <w:rStyle w:val="BookTitle"/>
          <w:rFonts w:asciiTheme="minorHAnsi" w:hAnsiTheme="minorHAnsi" w:cstheme="minorHAnsi"/>
          <w:b w:val="0"/>
          <w:bCs w:val="0"/>
          <w:color w:val="000000"/>
          <w:sz w:val="28"/>
          <w:szCs w:val="28"/>
        </w:rPr>
        <w:br/>
        <w:t>gāṅge phela,—yena duḥkha pāya cirakāla</w:t>
      </w:r>
    </w:p>
    <w:p w14:paraId="09703E5D" w14:textId="72E412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bury him, he will certainly attain a better destination in his next life. Better throw him in the Ganges, so that he’ll suffer forever.”</w:t>
      </w:r>
    </w:p>
    <w:p w14:paraId="32152225" w14:textId="26EB3D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16.128</w:t>
      </w:r>
    </w:p>
    <w:p w14:paraId="6FCBAD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637B27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kājīra vacane saba dhariyā yavane</w:t>
      </w:r>
      <w:r w:rsidRPr="00790008">
        <w:rPr>
          <w:rStyle w:val="BookTitle"/>
          <w:rFonts w:asciiTheme="minorHAnsi" w:hAnsiTheme="minorHAnsi" w:cstheme="minorHAnsi"/>
          <w:b w:val="0"/>
          <w:bCs w:val="0"/>
          <w:color w:val="000000"/>
          <w:sz w:val="28"/>
          <w:szCs w:val="28"/>
        </w:rPr>
        <w:br/>
        <w:t>gāṅge phelāite sabe tole giyā tā’ne</w:t>
      </w:r>
    </w:p>
    <w:p w14:paraId="236AC729" w14:textId="4FD618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Kazi’s instructions, the guards took Haridāsa’s body to throw in the Ganges.</w:t>
      </w:r>
    </w:p>
    <w:p w14:paraId="52673B92" w14:textId="576E58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16.129</w:t>
      </w:r>
    </w:p>
    <w:p w14:paraId="5D653B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574198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gāṅge nite tole yadi yavana-sakala</w:t>
      </w:r>
      <w:r w:rsidRPr="00790008">
        <w:rPr>
          <w:rStyle w:val="BookTitle"/>
          <w:rFonts w:asciiTheme="minorHAnsi" w:hAnsiTheme="minorHAnsi" w:cstheme="minorHAnsi"/>
          <w:b w:val="0"/>
          <w:bCs w:val="0"/>
          <w:color w:val="000000"/>
          <w:sz w:val="28"/>
          <w:szCs w:val="28"/>
        </w:rPr>
        <w:br/>
        <w:t>vasilena haridāsa haiyā niścala</w:t>
      </w:r>
    </w:p>
    <w:p w14:paraId="46132471" w14:textId="06B7E1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the Moslems were about to throw his body in the Ganges, Haridāsa </w:t>
      </w:r>
      <w:commentRangeStart w:id="255"/>
      <w:r w:rsidRPr="00790008">
        <w:rPr>
          <w:rStyle w:val="BookTitle"/>
          <w:rFonts w:asciiTheme="minorHAnsi" w:hAnsiTheme="minorHAnsi" w:cstheme="minorHAnsi"/>
          <w:b/>
          <w:bCs/>
          <w:color w:val="800000"/>
          <w:sz w:val="28"/>
          <w:szCs w:val="28"/>
        </w:rPr>
        <w:t xml:space="preserve">sat </w:t>
      </w:r>
      <w:commentRangeEnd w:id="255"/>
      <w:r w:rsidR="00491CB0">
        <w:rPr>
          <w:rStyle w:val="CommentReference"/>
          <w:b w:val="0"/>
          <w:bCs w:val="0"/>
          <w:color w:val="auto"/>
        </w:rPr>
        <w:commentReference w:id="255"/>
      </w:r>
      <w:r w:rsidRPr="00790008">
        <w:rPr>
          <w:rStyle w:val="BookTitle"/>
          <w:rFonts w:asciiTheme="minorHAnsi" w:hAnsiTheme="minorHAnsi" w:cstheme="minorHAnsi"/>
          <w:b/>
          <w:bCs/>
          <w:color w:val="800000"/>
          <w:sz w:val="28"/>
          <w:szCs w:val="28"/>
        </w:rPr>
        <w:t>there immovable.</w:t>
      </w:r>
    </w:p>
    <w:p w14:paraId="6769E2BB" w14:textId="5AAAAA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16.130</w:t>
      </w:r>
    </w:p>
    <w:p w14:paraId="642C1E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1F1ED6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dhyānānande vasilā ṭhākura haridāsa</w:t>
      </w:r>
      <w:r w:rsidRPr="00790008">
        <w:rPr>
          <w:rStyle w:val="BookTitle"/>
          <w:rFonts w:asciiTheme="minorHAnsi" w:hAnsiTheme="minorHAnsi" w:cstheme="minorHAnsi"/>
          <w:b w:val="0"/>
          <w:bCs w:val="0"/>
          <w:color w:val="000000"/>
          <w:sz w:val="28"/>
          <w:szCs w:val="28"/>
        </w:rPr>
        <w:br/>
        <w:t>viśvambhara dehe āsi’ hailā parakāśa</w:t>
      </w:r>
    </w:p>
    <w:p w14:paraId="1922FF9F" w14:textId="0A8EB0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Haridāsa sat there in ecstatic meditation, Lord Viśvambhara entered his body.</w:t>
      </w:r>
    </w:p>
    <w:p w14:paraId="6EB546C8" w14:textId="3A043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16.131</w:t>
      </w:r>
    </w:p>
    <w:p w14:paraId="3B6966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76B95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viśvambhara-adhiṣṭhāna haila śarīre</w:t>
      </w:r>
      <w:r w:rsidRPr="00790008">
        <w:rPr>
          <w:rStyle w:val="BookTitle"/>
          <w:rFonts w:asciiTheme="minorHAnsi" w:hAnsiTheme="minorHAnsi" w:cstheme="minorHAnsi"/>
          <w:b w:val="0"/>
          <w:bCs w:val="0"/>
          <w:color w:val="000000"/>
          <w:sz w:val="28"/>
          <w:szCs w:val="28"/>
        </w:rPr>
        <w:br/>
        <w:t>kā’ra śakti āche haridāse nāḍibāre?</w:t>
      </w:r>
    </w:p>
    <w:p w14:paraId="500146FA" w14:textId="7D2104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Who had the power to move Haridāsa’s body, when it had become the abode of Lord Viśvambhara?</w:t>
      </w:r>
    </w:p>
    <w:p w14:paraId="5C0CBF08" w14:textId="02A9CB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16.132</w:t>
      </w:r>
    </w:p>
    <w:p w14:paraId="70098A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42489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mahā-balavanta saba catur-dike ṭhele</w:t>
      </w:r>
      <w:r w:rsidRPr="00790008">
        <w:rPr>
          <w:rStyle w:val="BookTitle"/>
          <w:rFonts w:asciiTheme="minorHAnsi" w:hAnsiTheme="minorHAnsi" w:cstheme="minorHAnsi"/>
          <w:b w:val="0"/>
          <w:bCs w:val="0"/>
          <w:color w:val="000000"/>
          <w:sz w:val="28"/>
          <w:szCs w:val="28"/>
        </w:rPr>
        <w:br/>
        <w:t>mahā-stambha-prāya prabhu āchena niścale</w:t>
      </w:r>
    </w:p>
    <w:p w14:paraId="0A3BEA43" w14:textId="3F051D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strongest Moslems tried to push Haridāsa, they found he was as immovable as a stone pillar.</w:t>
      </w:r>
    </w:p>
    <w:p w14:paraId="3796B5C7" w14:textId="4B2DF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16.133</w:t>
      </w:r>
    </w:p>
    <w:p w14:paraId="2BC857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23ED0B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kṛṣṇānanda-sudhā-sindhu-madhye haridāsa</w:t>
      </w:r>
      <w:r w:rsidRPr="00790008">
        <w:rPr>
          <w:rStyle w:val="BookTitle"/>
          <w:rFonts w:asciiTheme="minorHAnsi" w:hAnsiTheme="minorHAnsi" w:cstheme="minorHAnsi"/>
          <w:b w:val="0"/>
          <w:bCs w:val="0"/>
          <w:color w:val="000000"/>
          <w:sz w:val="28"/>
          <w:szCs w:val="28"/>
        </w:rPr>
        <w:br/>
        <w:t>magna hai’ āchena, bāhya nāhi parakāśa</w:t>
      </w:r>
    </w:p>
    <w:p w14:paraId="034118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remained absorbed in the nectarean ocean of love for Kṛṣṇa and had no external feelings.</w:t>
      </w:r>
    </w:p>
    <w:p w14:paraId="5C1DFEF5" w14:textId="50E52E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kṛṣṇānanda-sudhā-sindhu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of ecstatic love for Kṛṣṇa.</w:t>
      </w:r>
    </w:p>
    <w:p w14:paraId="05CAE4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bāhya </w:t>
      </w:r>
      <w:r w:rsidRPr="00790008">
        <w:rPr>
          <w:rStyle w:val="BookTitle"/>
          <w:rFonts w:asciiTheme="minorHAnsi" w:hAnsiTheme="minorHAnsi" w:cstheme="minorHAnsi"/>
          <w:b w:val="0"/>
          <w:bCs w:val="0"/>
          <w:color w:val="000000"/>
          <w:sz w:val="28"/>
          <w:szCs w:val="28"/>
        </w:rPr>
        <w:t>means “external consciousness.”</w:t>
      </w:r>
    </w:p>
    <w:p w14:paraId="53BA75F5" w14:textId="28B0DD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16.134</w:t>
      </w:r>
    </w:p>
    <w:p w14:paraId="334C0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6C038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antarīkṣe, kibā pṛthvīte, gaṅgāya</w:t>
      </w:r>
      <w:r w:rsidRPr="00790008">
        <w:rPr>
          <w:rStyle w:val="BookTitle"/>
          <w:rFonts w:asciiTheme="minorHAnsi" w:hAnsiTheme="minorHAnsi" w:cstheme="minorHAnsi"/>
          <w:b w:val="0"/>
          <w:bCs w:val="0"/>
          <w:color w:val="000000"/>
          <w:sz w:val="28"/>
          <w:szCs w:val="28"/>
        </w:rPr>
        <w:br/>
        <w:t>nā jānena haridāsa āchena kothāya</w:t>
      </w:r>
    </w:p>
    <w:p w14:paraId="716E5A7A" w14:textId="57D523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even know whether he was in the sky, on the land, or in the waters of the Ganges.</w:t>
      </w:r>
    </w:p>
    <w:p w14:paraId="3191E039" w14:textId="63FC3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16.135</w:t>
      </w:r>
    </w:p>
    <w:p w14:paraId="4453C5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193734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prahlādera yehena smaraṇa kṛṣṇa-bhakti</w:t>
      </w:r>
      <w:r w:rsidRPr="00790008">
        <w:rPr>
          <w:rStyle w:val="BookTitle"/>
          <w:rFonts w:asciiTheme="minorHAnsi" w:hAnsiTheme="minorHAnsi" w:cstheme="minorHAnsi"/>
          <w:b w:val="0"/>
          <w:bCs w:val="0"/>
          <w:color w:val="000000"/>
          <w:sz w:val="28"/>
          <w:szCs w:val="28"/>
        </w:rPr>
        <w:br/>
        <w:t>sei-mata haridāsa ṭhākurera śakti</w:t>
      </w:r>
    </w:p>
    <w:p w14:paraId="79E53D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had the same ability as Prahlāda Mahārāja to remain fixed in remembrance of the Supreme Lord Kṛṣṇa.</w:t>
      </w:r>
    </w:p>
    <w:p w14:paraId="4CCBE91E" w14:textId="73435A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devotional service of Prahlāda Mahārāja, Nārada Muni narrates his characteristics to Yudhiṣṭhira Mahārāja in the following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(7.4.36, 38, and 41): “Who could list the innumerable transcendental qualities of Prahlāda Mahārāja? He had unflinching faith in Vāsudeva, Lord Kṛṣṇa [the son of Vasudeva], and unalloyed devotion to Him. His attachment to Lord </w:t>
      </w:r>
      <w:r w:rsidRPr="00790008">
        <w:rPr>
          <w:rStyle w:val="BookTitle"/>
          <w:rFonts w:asciiTheme="minorHAnsi" w:hAnsiTheme="minorHAnsi" w:cstheme="minorHAnsi"/>
          <w:b w:val="0"/>
          <w:bCs w:val="0"/>
          <w:color w:val="000000"/>
          <w:sz w:val="28"/>
          <w:szCs w:val="28"/>
        </w:rPr>
        <w:lastRenderedPageBreak/>
        <w:t>Kṛṣṇa was natural because of his previous devotional service. Although his good qualities cannot be enumerated, they prove that he was a great soul [</w:t>
      </w:r>
      <w:r w:rsidRPr="00790008">
        <w:rPr>
          <w:rStyle w:val="BookTitle"/>
          <w:rFonts w:asciiTheme="minorHAnsi" w:hAnsiTheme="minorHAnsi" w:cstheme="minorHAnsi"/>
          <w:b w:val="0"/>
          <w:bCs w:val="0"/>
          <w:i/>
          <w:iCs/>
          <w:color w:val="000000"/>
          <w:sz w:val="28"/>
          <w:szCs w:val="28"/>
        </w:rPr>
        <w:t>mahātmā</w:t>
      </w:r>
      <w:r w:rsidRPr="00790008">
        <w:rPr>
          <w:rStyle w:val="BookTitle"/>
          <w:rFonts w:asciiTheme="minorHAnsi" w:hAnsiTheme="minorHAnsi" w:cstheme="minorHAnsi"/>
          <w:b w:val="0"/>
          <w:bCs w:val="0"/>
          <w:color w:val="000000"/>
          <w:sz w:val="28"/>
          <w:szCs w:val="28"/>
        </w:rPr>
        <w:t xml:space="preserve">]. Prahlāda Mahārāja was always absorbed in thought of Kṛṣṇa. Thus, being always embraced by the Lord, he did not know how his bodily necessities, such as sitting, walking, eating, lying down, drinking and talking, were being automatically performed. Sometimes, feeling the touch of the Lord’s lotus hands, he became spiritually jubilant and remained silent, his hairs standing on end and tears gliding down from his half-closed eyes because of his love for the Lord.”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(7.9.6-7) further states: “By the touch of Lord Nṛsiṁhadeva’s hand on Prahlāda Mahārāja’s head, Prahlāda was completely freed of all material contaminations and desires, as if he had been thoroughly cleansed. Therefore he at once became transcendentally situated, and all the symptoms of ecstasy became manifest in his body. His heart filled with love, and his eyes with tears, and thus he was able to completely capture the lotus feet of the Lord within the core of his heart. Prahlāda Mahārāja fixed his mind and sight upon Lord Nṛsiṁhadeva with full attention in complete trance.”</w:t>
      </w:r>
    </w:p>
    <w:p w14:paraId="45BAFC8A" w14:textId="2F2947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16.136</w:t>
      </w:r>
    </w:p>
    <w:p w14:paraId="31770F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AA883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ei saba kichu citra nahe</w:t>
      </w:r>
      <w:r w:rsidRPr="00790008">
        <w:rPr>
          <w:rStyle w:val="BookTitle"/>
          <w:rFonts w:asciiTheme="minorHAnsi" w:hAnsiTheme="minorHAnsi" w:cstheme="minorHAnsi"/>
          <w:b w:val="0"/>
          <w:bCs w:val="0"/>
          <w:color w:val="000000"/>
          <w:sz w:val="28"/>
          <w:szCs w:val="28"/>
        </w:rPr>
        <w:br/>
        <w:t>niravadhi gauracandra yāṅhāna hṛdaye</w:t>
      </w:r>
    </w:p>
    <w:p w14:paraId="2E270B19" w14:textId="75F247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not at all astonishing for Haridāsa, for Lord Gauracandra constantly resides in his heart.</w:t>
      </w:r>
    </w:p>
    <w:p w14:paraId="2AE17A7A" w14:textId="012C18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16.137-138</w:t>
      </w:r>
    </w:p>
    <w:p w14:paraId="27245D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137-138</w:t>
      </w:r>
    </w:p>
    <w:p w14:paraId="391982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rākṣasera bandhane yehena hanūmān</w:t>
      </w:r>
      <w:r w:rsidRPr="00790008">
        <w:rPr>
          <w:rStyle w:val="BookTitle"/>
          <w:rFonts w:asciiTheme="minorHAnsi" w:hAnsiTheme="minorHAnsi" w:cstheme="minorHAnsi"/>
          <w:b w:val="0"/>
          <w:bCs w:val="0"/>
          <w:color w:val="000000"/>
          <w:sz w:val="28"/>
          <w:szCs w:val="28"/>
        </w:rPr>
        <w:br/>
        <w:t>āpane lailā kari’ brahmāra samāna</w:t>
      </w:r>
    </w:p>
    <w:p w14:paraId="7DF520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haridāsa yavana-prahāra</w:t>
      </w:r>
      <w:r w:rsidRPr="00790008">
        <w:rPr>
          <w:rStyle w:val="BookTitle"/>
          <w:rFonts w:asciiTheme="minorHAnsi" w:hAnsiTheme="minorHAnsi" w:cstheme="minorHAnsi"/>
          <w:b w:val="0"/>
          <w:bCs w:val="0"/>
          <w:color w:val="000000"/>
          <w:sz w:val="28"/>
          <w:szCs w:val="28"/>
        </w:rPr>
        <w:br/>
        <w:t>jagatera śikṣā lāgi’ karilā svīkāra</w:t>
      </w:r>
    </w:p>
    <w:p w14:paraId="53E2F3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fighting with the demons, Hanumān respectfully welcomed the brahmāstra weapon released by Indrajit. Similarly, Haridāsa Ṭhākura accepted the beating of the Moslems in order to teach the world.</w:t>
      </w:r>
    </w:p>
    <w:p w14:paraId="034300FD" w14:textId="6A6586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Hanumān protected the prestige of the </w:t>
      </w:r>
      <w:r w:rsidRPr="00790008">
        <w:rPr>
          <w:rStyle w:val="BookTitle"/>
          <w:rFonts w:asciiTheme="minorHAnsi" w:hAnsiTheme="minorHAnsi" w:cstheme="minorHAnsi"/>
          <w:b w:val="0"/>
          <w:bCs w:val="0"/>
          <w:i/>
          <w:iCs/>
          <w:color w:val="000000"/>
          <w:sz w:val="28"/>
          <w:szCs w:val="28"/>
        </w:rPr>
        <w:t>brahmāstra</w:t>
      </w:r>
      <w:r w:rsidRPr="00790008">
        <w:rPr>
          <w:rStyle w:val="BookTitle"/>
          <w:rFonts w:asciiTheme="minorHAnsi" w:hAnsiTheme="minorHAnsi" w:cstheme="minorHAnsi"/>
          <w:b w:val="0"/>
          <w:bCs w:val="0"/>
          <w:color w:val="000000"/>
          <w:sz w:val="28"/>
          <w:szCs w:val="28"/>
        </w:rPr>
        <w:t xml:space="preserve"> weapon released by Indrajit, the son of Rāvaṇa, the king of the demons, by falling under its influence during the conquest of Laṅkā (see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xml:space="preserve">, Chapter 48, verses 36-45), Haridāsa also accepted the cruel severe beating of the Moslems in order </w:t>
      </w:r>
      <w:r w:rsidRPr="00790008">
        <w:rPr>
          <w:rStyle w:val="BookTitle"/>
          <w:rFonts w:asciiTheme="minorHAnsi" w:hAnsiTheme="minorHAnsi" w:cstheme="minorHAnsi"/>
          <w:b w:val="0"/>
          <w:bCs w:val="0"/>
          <w:color w:val="000000"/>
          <w:sz w:val="28"/>
          <w:szCs w:val="28"/>
        </w:rPr>
        <w:lastRenderedPageBreak/>
        <w:t>to set example and teach the highest ideal of tolerance to the world.</w:t>
      </w:r>
    </w:p>
    <w:p w14:paraId="3C89A94D" w14:textId="6A4F25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16.139</w:t>
      </w:r>
    </w:p>
    <w:p w14:paraId="0830BC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25A66A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“aśeṣa durgati haya, yadi yāya prāṇa</w:t>
      </w:r>
      <w:r w:rsidRPr="00790008">
        <w:rPr>
          <w:rStyle w:val="BookTitle"/>
          <w:rFonts w:asciiTheme="minorHAnsi" w:hAnsiTheme="minorHAnsi" w:cstheme="minorHAnsi"/>
          <w:b w:val="0"/>
          <w:bCs w:val="0"/>
          <w:color w:val="000000"/>
          <w:sz w:val="28"/>
          <w:szCs w:val="28"/>
        </w:rPr>
        <w:br/>
        <w:t>tathāpi vadane nā chāḍiba hari-nāma</w:t>
      </w:r>
    </w:p>
    <w:p w14:paraId="02C40E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I experience unlimited misery and die, I will never give up chanting the Lord’s holy name.”</w:t>
      </w:r>
    </w:p>
    <w:p w14:paraId="725B55B2" w14:textId="44977D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is the teaching referred to in the previous verse.</w:t>
      </w:r>
    </w:p>
    <w:p w14:paraId="34F390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Let the sense enjoyers, fruitive workers, and Māyāvādīs, who are all opposed to devotional service, behave inimically towards the devotees, yet the devotees never give up chanting the holy names of the Lord.</w:t>
      </w:r>
    </w:p>
    <w:p w14:paraId="7EF53697" w14:textId="68F729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16.140</w:t>
      </w:r>
    </w:p>
    <w:p w14:paraId="203C28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7D5E9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govinda-hena rakṣaka thākite</w:t>
      </w:r>
      <w:r w:rsidRPr="00790008">
        <w:rPr>
          <w:rStyle w:val="BookTitle"/>
          <w:rFonts w:asciiTheme="minorHAnsi" w:hAnsiTheme="minorHAnsi" w:cstheme="minorHAnsi"/>
          <w:b w:val="0"/>
          <w:bCs w:val="0"/>
          <w:color w:val="000000"/>
          <w:sz w:val="28"/>
          <w:szCs w:val="28"/>
        </w:rPr>
        <w:br/>
        <w:t>kā’ra śakti āche haridāsere laṅghite?</w:t>
      </w:r>
    </w:p>
    <w:p w14:paraId="4BD72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since Haridāsa was personally protected by Govinda, how could anyone harm him?</w:t>
      </w:r>
    </w:p>
    <w:p w14:paraId="0F3334DE" w14:textId="365DE9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anyathā, </w:t>
      </w:r>
      <w:r w:rsidRPr="00790008">
        <w:rPr>
          <w:rStyle w:val="BookTitle"/>
          <w:rFonts w:asciiTheme="minorHAnsi" w:hAnsiTheme="minorHAnsi" w:cstheme="minorHAnsi"/>
          <w:b w:val="0"/>
          <w:bCs w:val="0"/>
          <w:color w:val="000000"/>
          <w:sz w:val="28"/>
          <w:szCs w:val="28"/>
        </w:rPr>
        <w:t>or “otherwise,” refers to a situation other than if Ṭhākura Haridāsa had not exhibited the highest ideal of incomparable tolerance or had not endeavored to teach the people of the world by saying, “Even if I experience unlimited misery and die, I will never give up chanting the Lord’s holy name.”</w:t>
      </w:r>
    </w:p>
    <w:p w14:paraId="3A7FF2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Govinda alone is the maintainer of the entire universe. No one can oppose, harm, torture, oppress, or display their might on His unalloyed topmost devotee Haridāsa. No atheist has the authority to transgress Haridāsa.</w:t>
      </w:r>
    </w:p>
    <w:p w14:paraId="598802A1" w14:textId="669742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16.141</w:t>
      </w:r>
    </w:p>
    <w:p w14:paraId="51D9A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8CEC7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haridāsa-smaraṇe o e duḥkha sarvathā</w:t>
      </w:r>
      <w:r w:rsidRPr="00790008">
        <w:rPr>
          <w:rStyle w:val="BookTitle"/>
          <w:rFonts w:asciiTheme="minorHAnsi" w:hAnsiTheme="minorHAnsi" w:cstheme="minorHAnsi"/>
          <w:b w:val="0"/>
          <w:bCs w:val="0"/>
          <w:color w:val="000000"/>
          <w:sz w:val="28"/>
          <w:szCs w:val="28"/>
        </w:rPr>
        <w:br/>
        <w:t>khaṇḍe sei-kṣaṇe, haridāsera ki kathā</w:t>
      </w:r>
    </w:p>
    <w:p w14:paraId="389263A8" w14:textId="30466C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Haridāsa himself, even one who remembers his activities is immediately relieved of all material miseries.</w:t>
      </w:r>
    </w:p>
    <w:p w14:paraId="6305F58D" w14:textId="1E54BE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16.142</w:t>
      </w:r>
    </w:p>
    <w:p w14:paraId="76AA14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06C912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satya haridāsa—jagat-īśvara</w:t>
      </w:r>
      <w:r w:rsidRPr="00790008">
        <w:rPr>
          <w:rStyle w:val="BookTitle"/>
          <w:rFonts w:asciiTheme="minorHAnsi" w:hAnsiTheme="minorHAnsi" w:cstheme="minorHAnsi"/>
          <w:b w:val="0"/>
          <w:bCs w:val="0"/>
          <w:color w:val="000000"/>
          <w:sz w:val="28"/>
          <w:szCs w:val="28"/>
        </w:rPr>
        <w:br/>
        <w:t>caitanya-candrera mahā-mukhya anucara</w:t>
      </w:r>
    </w:p>
    <w:p w14:paraId="6D09CD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Haridāsa, who had the power to control the universe, was certainly one of the topmost devotees of Śrī Caitanya.</w:t>
      </w:r>
    </w:p>
    <w:p w14:paraId="6568BC2C" w14:textId="16F917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 xml:space="preserve">jagat-īśvara, </w:t>
      </w:r>
      <w:r w:rsidRPr="00790008">
        <w:rPr>
          <w:rStyle w:val="BookTitle"/>
          <w:rFonts w:asciiTheme="minorHAnsi" w:hAnsiTheme="minorHAnsi" w:cstheme="minorHAnsi"/>
          <w:b w:val="0"/>
          <w:bCs w:val="0"/>
          <w:color w:val="000000"/>
          <w:sz w:val="28"/>
          <w:szCs w:val="28"/>
        </w:rPr>
        <w:t xml:space="preserve">or “the Lord of the universe,” is </w:t>
      </w:r>
      <w:r w:rsidRPr="00790008">
        <w:rPr>
          <w:rStyle w:val="BookTitle"/>
          <w:rFonts w:asciiTheme="minorHAnsi" w:hAnsiTheme="minorHAnsi" w:cstheme="minorHAnsi"/>
          <w:b w:val="0"/>
          <w:bCs w:val="0"/>
          <w:i/>
          <w:iCs/>
          <w:color w:val="000000"/>
          <w:sz w:val="28"/>
          <w:szCs w:val="28"/>
        </w:rPr>
        <w:t>pūrva-vipra-vara</w:t>
      </w:r>
      <w:r w:rsidRPr="00790008">
        <w:rPr>
          <w:rStyle w:val="BookTitle"/>
          <w:rFonts w:asciiTheme="minorHAnsi" w:hAnsiTheme="minorHAnsi" w:cstheme="minorHAnsi"/>
          <w:b w:val="0"/>
          <w:bCs w:val="0"/>
          <w:color w:val="000000"/>
          <w:sz w:val="28"/>
          <w:szCs w:val="28"/>
        </w:rPr>
        <w:t xml:space="preserve">, or “the already qualified best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Actually Ṭhākura Haridāsa was already the crest-jewel amongst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Although the materialists see that he was born in a Moslem family, he was the greatest Vaiṣṇava, servant of the Lord, most sober, and endowed with all brahminical qualifications from time immemorial. Only those who constantly serve the Supreme Lord are decorated with the eternal brahminical qualifications from time immemorial. Some people compose imitation literatures in which they claim that Haridāsa Ṭhākura was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and thereby they attribute on him insignificant mundane social considerations born from their own ignorance. Such imaginary truth is always contrary to historical facts.</w:t>
      </w:r>
    </w:p>
    <w:p w14:paraId="7E07D6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jagat-īśvara </w:t>
      </w:r>
      <w:r w:rsidRPr="00790008">
        <w:rPr>
          <w:rStyle w:val="BookTitle"/>
          <w:rFonts w:asciiTheme="minorHAnsi" w:hAnsiTheme="minorHAnsi" w:cstheme="minorHAnsi"/>
          <w:b w:val="0"/>
          <w:bCs w:val="0"/>
          <w:color w:val="000000"/>
          <w:sz w:val="28"/>
          <w:szCs w:val="28"/>
        </w:rPr>
        <w:t xml:space="preserve">may also be an adjective for Caitanyacandra, or it may have been used to indicate the former position of Haridāsa as Lord Brahmā. Any </w:t>
      </w:r>
      <w:r w:rsidRPr="00790008">
        <w:rPr>
          <w:rStyle w:val="BookTitle"/>
          <w:rFonts w:asciiTheme="minorHAnsi" w:hAnsiTheme="minorHAnsi" w:cstheme="minorHAnsi"/>
          <w:b w:val="0"/>
          <w:bCs w:val="0"/>
          <w:i/>
          <w:iCs/>
          <w:color w:val="000000"/>
          <w:sz w:val="28"/>
          <w:szCs w:val="28"/>
        </w:rPr>
        <w:t xml:space="preserve">mahā-bhāgavata </w:t>
      </w:r>
      <w:r w:rsidRPr="00790008">
        <w:rPr>
          <w:rStyle w:val="BookTitle"/>
          <w:rFonts w:asciiTheme="minorHAnsi" w:hAnsiTheme="minorHAnsi" w:cstheme="minorHAnsi"/>
          <w:b w:val="0"/>
          <w:bCs w:val="0"/>
          <w:color w:val="000000"/>
          <w:sz w:val="28"/>
          <w:szCs w:val="28"/>
        </w:rPr>
        <w:t>who controls the six urges mentioned by Śrī Rūpa Gosvāmī is qualified to be called Gosvāmī, Jagat-īśvara, or Vaiṣṇava.</w:t>
      </w:r>
    </w:p>
    <w:p w14:paraId="0DB04F4C" w14:textId="21133D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16.143</w:t>
      </w:r>
    </w:p>
    <w:p w14:paraId="3FDECD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F57E0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haridāsa bhāsena gaṅgāya</w:t>
      </w:r>
      <w:r w:rsidRPr="00790008">
        <w:rPr>
          <w:rStyle w:val="BookTitle"/>
          <w:rFonts w:asciiTheme="minorHAnsi" w:hAnsiTheme="minorHAnsi" w:cstheme="minorHAnsi"/>
          <w:b w:val="0"/>
          <w:bCs w:val="0"/>
          <w:color w:val="000000"/>
          <w:sz w:val="28"/>
          <w:szCs w:val="28"/>
        </w:rPr>
        <w:br/>
        <w:t>kṣaṇeke haila bāhya īśvara-icchāya</w:t>
      </w:r>
    </w:p>
    <w:p w14:paraId="3F76E624" w14:textId="6AD16D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Haridāsa floated in the Ganges for some time, he regained his external consciousness by the will of the Lord.</w:t>
      </w:r>
    </w:p>
    <w:p w14:paraId="4F67CB6B" w14:textId="71729C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16.144</w:t>
      </w:r>
    </w:p>
    <w:p w14:paraId="5BF3A7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0CD95E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 pāiyā haridāsa-mahāśaya</w:t>
      </w:r>
      <w:r w:rsidRPr="00790008">
        <w:rPr>
          <w:rStyle w:val="BookTitle"/>
          <w:rFonts w:asciiTheme="minorHAnsi" w:hAnsiTheme="minorHAnsi" w:cstheme="minorHAnsi"/>
          <w:b w:val="0"/>
          <w:bCs w:val="0"/>
          <w:color w:val="000000"/>
          <w:sz w:val="28"/>
          <w:szCs w:val="28"/>
        </w:rPr>
        <w:br/>
        <w:t>tīre āsi’ uṭhilena parānanda-maya</w:t>
      </w:r>
    </w:p>
    <w:p w14:paraId="4DD4542C" w14:textId="694B67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came to the shore and got out of the water in great ecstasy.</w:t>
      </w:r>
    </w:p>
    <w:p w14:paraId="65AE046F" w14:textId="394715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16.145</w:t>
      </w:r>
    </w:p>
    <w:p w14:paraId="5FECF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B79F0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sei-mate āilena phuliyā-nagare</w:t>
      </w:r>
      <w:r w:rsidRPr="00790008">
        <w:rPr>
          <w:rStyle w:val="BookTitle"/>
          <w:rFonts w:asciiTheme="minorHAnsi" w:hAnsiTheme="minorHAnsi" w:cstheme="minorHAnsi"/>
          <w:b w:val="0"/>
          <w:bCs w:val="0"/>
          <w:color w:val="000000"/>
          <w:sz w:val="28"/>
          <w:szCs w:val="28"/>
        </w:rPr>
        <w:br/>
        <w:t>kṛṣṇa-nāma balite balite uccaiḥ-svare</w:t>
      </w:r>
    </w:p>
    <w:p w14:paraId="19A5F1EB" w14:textId="09FE4A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he started for Phuliyā while loudly chanting the names of Kṛṣṇa.</w:t>
      </w:r>
    </w:p>
    <w:p w14:paraId="0E3E741B" w14:textId="2023C3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16.146</w:t>
      </w:r>
    </w:p>
    <w:p w14:paraId="0CF8D7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6BC69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dekhiyā adbhuta-śakti sakala yavana</w:t>
      </w:r>
      <w:r w:rsidRPr="00790008">
        <w:rPr>
          <w:rStyle w:val="BookTitle"/>
          <w:rFonts w:asciiTheme="minorHAnsi" w:hAnsiTheme="minorHAnsi" w:cstheme="minorHAnsi"/>
          <w:b w:val="0"/>
          <w:bCs w:val="0"/>
          <w:color w:val="000000"/>
          <w:sz w:val="28"/>
          <w:szCs w:val="28"/>
        </w:rPr>
        <w:br/>
        <w:t>sabāra khaṇḍila hiṁsā, bhāla haila mana</w:t>
      </w:r>
    </w:p>
    <w:p w14:paraId="57C26568" w14:textId="101C3F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extraordinary potency of Haridāsa, the Moslems’ minds changed and they forgot their envy.</w:t>
      </w:r>
    </w:p>
    <w:p w14:paraId="57B93393" w14:textId="67CED3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16.147</w:t>
      </w:r>
    </w:p>
    <w:p w14:paraId="76FC84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35537C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pīra’ jñāna kari’ sabe kaila namaskāra</w:t>
      </w:r>
      <w:r w:rsidRPr="00790008">
        <w:rPr>
          <w:rStyle w:val="BookTitle"/>
          <w:rFonts w:asciiTheme="minorHAnsi" w:hAnsiTheme="minorHAnsi" w:cstheme="minorHAnsi"/>
          <w:b w:val="0"/>
          <w:bCs w:val="0"/>
          <w:color w:val="000000"/>
          <w:sz w:val="28"/>
          <w:szCs w:val="28"/>
        </w:rPr>
        <w:br/>
        <w:t>sakala yavana-gaṇa pāila nistāra</w:t>
      </w:r>
    </w:p>
    <w:p w14:paraId="343F07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considered Haridāsa a powerful saint, so they offered him obeisances. Thus they were all delivered from material bondage.</w:t>
      </w:r>
    </w:p>
    <w:p w14:paraId="781DEF41" w14:textId="2C14C7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Moslems who considered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Ṭhākura Haridāsa as worshipable and offered him their humble obeisances were freed from material bondage.</w:t>
      </w:r>
    </w:p>
    <w:p w14:paraId="2F707FBC" w14:textId="1E88FE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16.148</w:t>
      </w:r>
    </w:p>
    <w:p w14:paraId="09E11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0EEBF9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bāhya pāilena haridāsa</w:t>
      </w:r>
      <w:r w:rsidRPr="00790008">
        <w:rPr>
          <w:rStyle w:val="BookTitle"/>
          <w:rFonts w:asciiTheme="minorHAnsi" w:hAnsiTheme="minorHAnsi" w:cstheme="minorHAnsi"/>
          <w:b w:val="0"/>
          <w:bCs w:val="0"/>
          <w:color w:val="000000"/>
          <w:sz w:val="28"/>
          <w:szCs w:val="28"/>
        </w:rPr>
        <w:br/>
        <w:t>muluka-patire cāhi’ haila kṛpā-hāsa</w:t>
      </w:r>
    </w:p>
    <w:p w14:paraId="5C2B2066" w14:textId="5EEEEC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time after regaining his consciousness, Haridāsa met the King of Bengal and laughed mercifully.</w:t>
      </w:r>
    </w:p>
    <w:p w14:paraId="7D86C331" w14:textId="10E4D4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16.149</w:t>
      </w:r>
    </w:p>
    <w:p w14:paraId="35FB1C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66F8A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muluka-pati yuḍi’ dui kara</w:t>
      </w:r>
      <w:r w:rsidRPr="00790008">
        <w:rPr>
          <w:rStyle w:val="BookTitle"/>
          <w:rFonts w:asciiTheme="minorHAnsi" w:hAnsiTheme="minorHAnsi" w:cstheme="minorHAnsi"/>
          <w:b w:val="0"/>
          <w:bCs w:val="0"/>
          <w:color w:val="000000"/>
          <w:sz w:val="28"/>
          <w:szCs w:val="28"/>
        </w:rPr>
        <w:br/>
        <w:t>balite lāgila kichu vinaya-uttara</w:t>
      </w:r>
    </w:p>
    <w:p w14:paraId="11F3C011" w14:textId="0DC202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great awe and reverence, the king folded his hands and humbly said to Haridāsa.</w:t>
      </w:r>
    </w:p>
    <w:p w14:paraId="4F1BFADB" w14:textId="409524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16.150</w:t>
      </w:r>
    </w:p>
    <w:p w14:paraId="7F738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5B4DD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satya jānilāṅa,—tumi mahā-pīra</w:t>
      </w:r>
      <w:r w:rsidRPr="00790008">
        <w:rPr>
          <w:rStyle w:val="BookTitle"/>
          <w:rFonts w:asciiTheme="minorHAnsi" w:hAnsiTheme="minorHAnsi" w:cstheme="minorHAnsi"/>
          <w:b w:val="0"/>
          <w:bCs w:val="0"/>
          <w:color w:val="000000"/>
          <w:sz w:val="28"/>
          <w:szCs w:val="28"/>
        </w:rPr>
        <w:br/>
        <w:t>’eka’-jñāna tomāra se haiyāche sthira</w:t>
      </w:r>
    </w:p>
    <w:p w14:paraId="5074E7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I know for certain that you are a powerful saint, for you are firmly convinced that the Supreme Lord is one.</w:t>
      </w:r>
    </w:p>
    <w:p w14:paraId="4925F5DF" w14:textId="7111BC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eka-jñāna </w:t>
      </w:r>
      <w:r w:rsidRPr="00790008">
        <w:rPr>
          <w:rStyle w:val="BookTitle"/>
          <w:rFonts w:asciiTheme="minorHAnsi" w:hAnsiTheme="minorHAnsi" w:cstheme="minorHAnsi"/>
          <w:b w:val="0"/>
          <w:bCs w:val="0"/>
          <w:color w:val="000000"/>
          <w:sz w:val="28"/>
          <w:szCs w:val="28"/>
        </w:rPr>
        <w:t>means “to perceive the presence of the Supreme Lord in every living entity” or “to see the Lord’s variegatedness;” in other words, “to realize the nondual Absolute Truth.”</w:t>
      </w:r>
    </w:p>
    <w:p w14:paraId="50564B65" w14:textId="7A47B9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16.151</w:t>
      </w:r>
    </w:p>
    <w:p w14:paraId="199744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2BFAB3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yogī jñānī yata saba mukhe-mātra bale</w:t>
      </w:r>
      <w:r w:rsidRPr="00790008">
        <w:rPr>
          <w:rStyle w:val="BookTitle"/>
          <w:rFonts w:asciiTheme="minorHAnsi" w:hAnsiTheme="minorHAnsi" w:cstheme="minorHAnsi"/>
          <w:b w:val="0"/>
          <w:bCs w:val="0"/>
          <w:color w:val="000000"/>
          <w:sz w:val="28"/>
          <w:szCs w:val="28"/>
        </w:rPr>
        <w:br/>
        <w:t>tumi se pāilā siddhi mahā-kutūhale</w:t>
      </w:r>
    </w:p>
    <w:p w14:paraId="52935C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so-called yogis and jñānīs simply speak big words, but you have actually attained perfection.</w:t>
      </w:r>
    </w:p>
    <w:p w14:paraId="334285F7" w14:textId="2A5DC22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pseudo </w:t>
      </w:r>
      <w:r w:rsidRPr="00A511AF">
        <w:rPr>
          <w:rStyle w:val="BookTitle"/>
          <w:rFonts w:asciiTheme="minorHAnsi" w:hAnsiTheme="minorHAnsi" w:cstheme="minorHAnsi"/>
          <w:b w:val="0"/>
          <w:bCs w:val="0"/>
          <w:i/>
          <w:iCs/>
          <w:color w:val="000000"/>
          <w:sz w:val="28"/>
          <w:szCs w:val="28"/>
          <w:rPrChange w:id="256" w:author="your servant" w:date="2020-08-31T12:16:00Z">
            <w:rPr>
              <w:rStyle w:val="BookTitle"/>
              <w:rFonts w:asciiTheme="minorHAnsi" w:hAnsiTheme="minorHAnsi" w:cstheme="minorHAnsi"/>
              <w:b w:val="0"/>
              <w:bCs w:val="0"/>
              <w:color w:val="000000"/>
              <w:sz w:val="28"/>
              <w:szCs w:val="28"/>
            </w:rPr>
          </w:rPrChange>
        </w:rPr>
        <w:t>yog</w:t>
      </w:r>
      <w:ins w:id="257" w:author="your servant" w:date="2020-08-31T12:16:00Z">
        <w:r w:rsidR="00A511AF" w:rsidRPr="00A511AF">
          <w:rPr>
            <w:rStyle w:val="BookTitle"/>
            <w:rFonts w:asciiTheme="minorHAnsi" w:hAnsiTheme="minorHAnsi" w:cstheme="minorHAnsi"/>
            <w:b w:val="0"/>
            <w:bCs w:val="0"/>
            <w:i/>
            <w:iCs/>
            <w:color w:val="000000"/>
            <w:sz w:val="28"/>
            <w:szCs w:val="28"/>
            <w:rPrChange w:id="258" w:author="your servant" w:date="2020-08-31T12:16:00Z">
              <w:rPr>
                <w:rStyle w:val="BookTitle"/>
                <w:rFonts w:asciiTheme="minorHAnsi" w:hAnsiTheme="minorHAnsi" w:cstheme="minorHAnsi"/>
                <w:b w:val="0"/>
                <w:bCs w:val="0"/>
                <w:color w:val="000000"/>
                <w:sz w:val="28"/>
                <w:szCs w:val="28"/>
              </w:rPr>
            </w:rPrChange>
          </w:rPr>
          <w:t>ī</w:t>
        </w:r>
      </w:ins>
      <w:r w:rsidRPr="00A511AF">
        <w:rPr>
          <w:rStyle w:val="BookTitle"/>
          <w:rFonts w:asciiTheme="minorHAnsi" w:hAnsiTheme="minorHAnsi" w:cstheme="minorHAnsi"/>
          <w:b w:val="0"/>
          <w:bCs w:val="0"/>
          <w:i/>
          <w:iCs/>
          <w:color w:val="000000"/>
          <w:sz w:val="28"/>
          <w:szCs w:val="28"/>
          <w:rPrChange w:id="259" w:author="your servant" w:date="2020-08-31T12:1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pseudo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speak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or transcendental knowledge beyond duality,</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simply to make a show of being liberal, but you, Haridāsa, are actually a real, perfected </w:t>
      </w:r>
      <w:r w:rsidRPr="00790008">
        <w:rPr>
          <w:rStyle w:val="BookTitle"/>
          <w:rFonts w:asciiTheme="minorHAnsi" w:hAnsiTheme="minorHAnsi" w:cstheme="minorHAnsi"/>
          <w:b w:val="0"/>
          <w:bCs w:val="0"/>
          <w:i/>
          <w:iCs/>
          <w:color w:val="000000"/>
          <w:sz w:val="28"/>
          <w:szCs w:val="28"/>
        </w:rPr>
        <w:t>mahā-puruṣa</w:t>
      </w:r>
      <w:r w:rsidRPr="00790008">
        <w:rPr>
          <w:rStyle w:val="BookTitle"/>
          <w:rFonts w:asciiTheme="minorHAnsi" w:hAnsiTheme="minorHAnsi" w:cstheme="minorHAnsi"/>
          <w:b w:val="0"/>
          <w:bCs w:val="0"/>
          <w:color w:val="000000"/>
          <w:sz w:val="28"/>
          <w:szCs w:val="28"/>
        </w:rPr>
        <w:t>, or great personality.”</w:t>
      </w:r>
    </w:p>
    <w:p w14:paraId="1A1A2A9A" w14:textId="0C2318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16.152</w:t>
      </w:r>
    </w:p>
    <w:p w14:paraId="78E10F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2BF66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tomāre dekhite mui āiluṅ ethāre</w:t>
      </w:r>
      <w:r w:rsidRPr="00790008">
        <w:rPr>
          <w:rStyle w:val="BookTitle"/>
          <w:rFonts w:asciiTheme="minorHAnsi" w:hAnsiTheme="minorHAnsi" w:cstheme="minorHAnsi"/>
          <w:b w:val="0"/>
          <w:bCs w:val="0"/>
          <w:color w:val="000000"/>
          <w:sz w:val="28"/>
          <w:szCs w:val="28"/>
        </w:rPr>
        <w:br/>
        <w:t>saba doṣa, mahāśaya! kṣamibā āmāre</w:t>
      </w:r>
    </w:p>
    <w:p w14:paraId="64647B69" w14:textId="4BCDD7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sir, I have personally come to meet you, therefore please forgive all my offenses.</w:t>
      </w:r>
    </w:p>
    <w:p w14:paraId="7DDF4FFF" w14:textId="3DC59E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16.153</w:t>
      </w:r>
    </w:p>
    <w:p w14:paraId="7B0CD6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7615A2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tomāra sama,—śatru-mitra nāi</w:t>
      </w:r>
      <w:r w:rsidRPr="00790008">
        <w:rPr>
          <w:rStyle w:val="BookTitle"/>
          <w:rFonts w:asciiTheme="minorHAnsi" w:hAnsiTheme="minorHAnsi" w:cstheme="minorHAnsi"/>
          <w:b w:val="0"/>
          <w:bCs w:val="0"/>
          <w:color w:val="000000"/>
          <w:sz w:val="28"/>
          <w:szCs w:val="28"/>
        </w:rPr>
        <w:br/>
        <w:t>tomā’ cine,—hena jana tribhuvane nāi</w:t>
      </w:r>
    </w:p>
    <w:p w14:paraId="24D09D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equal to everyone—both friend and enemy—but there is no one in the three worlds who can understand you.</w:t>
      </w:r>
    </w:p>
    <w:p w14:paraId="3C710322" w14:textId="7A5B8A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 the strength of their mundane knowledge, the materialists cannot understand the position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Actually no one is the friend or enemy of a Vaiṣṇava. Because he considers everyone in the world as a Vaiṣṇava, he is the friend of everyone, and being devoid of conception of mundane enjoyment, he sees everyone, friends and enemies, equally.</w:t>
      </w:r>
    </w:p>
    <w:p w14:paraId="5692000C" w14:textId="09333D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16.154</w:t>
      </w:r>
    </w:p>
    <w:p w14:paraId="3A18BE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7D2ADF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tumi, śubha kara’ āpana-icchāya</w:t>
      </w:r>
      <w:r w:rsidRPr="00790008">
        <w:rPr>
          <w:rStyle w:val="BookTitle"/>
          <w:rFonts w:asciiTheme="minorHAnsi" w:hAnsiTheme="minorHAnsi" w:cstheme="minorHAnsi"/>
          <w:b w:val="0"/>
          <w:bCs w:val="0"/>
          <w:color w:val="000000"/>
          <w:sz w:val="28"/>
          <w:szCs w:val="28"/>
        </w:rPr>
        <w:br/>
        <w:t>gaṅgā-tīre thāka giyā nirjana-gophāya</w:t>
      </w:r>
    </w:p>
    <w:p w14:paraId="7C8A18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free to go wherever you wish. You may go stay in a cave on the bank of the Ganges or wherever you desire.</w:t>
      </w:r>
    </w:p>
    <w:p w14:paraId="72220B0E" w14:textId="722B27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gophāya </w:t>
      </w:r>
      <w:r w:rsidRPr="00790008">
        <w:rPr>
          <w:rStyle w:val="BookTitle"/>
          <w:rFonts w:asciiTheme="minorHAnsi" w:hAnsiTheme="minorHAnsi" w:cstheme="minorHAnsi"/>
          <w:b w:val="0"/>
          <w:bCs w:val="0"/>
          <w:color w:val="000000"/>
          <w:sz w:val="28"/>
          <w:szCs w:val="28"/>
        </w:rPr>
        <w:t xml:space="preserve">(derived from the Sanskrit word </w:t>
      </w:r>
      <w:r w:rsidRPr="00790008">
        <w:rPr>
          <w:rStyle w:val="BookTitle"/>
          <w:rFonts w:asciiTheme="minorHAnsi" w:hAnsiTheme="minorHAnsi" w:cstheme="minorHAnsi"/>
          <w:b w:val="0"/>
          <w:bCs w:val="0"/>
          <w:i/>
          <w:iCs/>
          <w:color w:val="000000"/>
          <w:sz w:val="28"/>
          <w:szCs w:val="28"/>
        </w:rPr>
        <w:t xml:space="preserve">guhā </w:t>
      </w:r>
      <w:r w:rsidRPr="00790008">
        <w:rPr>
          <w:rStyle w:val="BookTitle"/>
          <w:rFonts w:asciiTheme="minorHAnsi" w:hAnsiTheme="minorHAnsi" w:cstheme="minorHAnsi"/>
          <w:b w:val="0"/>
          <w:bCs w:val="0"/>
          <w:color w:val="000000"/>
          <w:sz w:val="28"/>
          <w:szCs w:val="28"/>
        </w:rPr>
        <w:t xml:space="preserve">and Hindi word </w:t>
      </w:r>
      <w:r w:rsidRPr="00790008">
        <w:rPr>
          <w:rStyle w:val="BookTitle"/>
          <w:rFonts w:asciiTheme="minorHAnsi" w:hAnsiTheme="minorHAnsi" w:cstheme="minorHAnsi"/>
          <w:b w:val="0"/>
          <w:bCs w:val="0"/>
          <w:i/>
          <w:iCs/>
          <w:color w:val="000000"/>
          <w:sz w:val="28"/>
          <w:szCs w:val="28"/>
        </w:rPr>
        <w:t>guphā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means “a vacant cave.”</w:t>
      </w:r>
    </w:p>
    <w:p w14:paraId="1F0F0E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king said, “O Haridāsa, now you are freed from arrest, therefore by your own sweet will you may go to a secluded cave on the bank of the Ganges near Phuliyā and begin to worship your beloved Lord without disturbance. Though we are most abominable and sinful, please forgive all our unforgivable offenses and glance mercifully on us.”</w:t>
      </w:r>
    </w:p>
    <w:p w14:paraId="1FB3B130" w14:textId="516799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16.155</w:t>
      </w:r>
    </w:p>
    <w:p w14:paraId="4BA12E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170E66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āpana-icchāya tumi thāka yathā-tathā</w:t>
      </w:r>
      <w:r w:rsidRPr="00790008">
        <w:rPr>
          <w:rStyle w:val="BookTitle"/>
          <w:rFonts w:asciiTheme="minorHAnsi" w:hAnsiTheme="minorHAnsi" w:cstheme="minorHAnsi"/>
          <w:b w:val="0"/>
          <w:bCs w:val="0"/>
          <w:color w:val="000000"/>
          <w:sz w:val="28"/>
          <w:szCs w:val="28"/>
        </w:rPr>
        <w:br/>
        <w:t>ye tomāra icchā, tāi karaha sarvathā”</w:t>
      </w:r>
    </w:p>
    <w:p w14:paraId="53F72CDB" w14:textId="70D784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you may stay wherever you like and do whatever you please.”</w:t>
      </w:r>
    </w:p>
    <w:p w14:paraId="4C80C212" w14:textId="39FCFC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16.156</w:t>
      </w:r>
    </w:p>
    <w:p w14:paraId="02A217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15EE8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caraṇa dekhile</w:t>
      </w:r>
      <w:r w:rsidRPr="00790008">
        <w:rPr>
          <w:rStyle w:val="BookTitle"/>
          <w:rFonts w:asciiTheme="minorHAnsi" w:hAnsiTheme="minorHAnsi" w:cstheme="minorHAnsi"/>
          <w:b w:val="0"/>
          <w:bCs w:val="0"/>
          <w:color w:val="000000"/>
          <w:sz w:val="28"/>
          <w:szCs w:val="28"/>
        </w:rPr>
        <w:br/>
        <w:t>uttamera ki dāya, yavana dekhi’ bhule’</w:t>
      </w:r>
    </w:p>
    <w:p w14:paraId="0285CB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upper classes, on seeing the lotus feet of Haridāsa Ṭhākura, even the Moslems forgot themselves.</w:t>
      </w:r>
    </w:p>
    <w:p w14:paraId="53B074A0" w14:textId="58E920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Moslems are generally devoid of devotional service to the Supreme Lord. If sense enjoyers, fruitive workers, and mental speculators, who are all relatively superior to the Moslems, realize the magnanimous, glorious lotus feet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Ṭhākura Haridāsa, then they will permanently retire from engagement in the their respective sense gratification. On seeing Haridāsa, even Moslems who were sinful and extremely averse to the Lord forgot their endeavors to oppose devotional service, which were induced by the urges of their senses.</w:t>
      </w:r>
    </w:p>
    <w:p w14:paraId="337709A6" w14:textId="01445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16.157</w:t>
      </w:r>
    </w:p>
    <w:p w14:paraId="78B9F1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2B9E64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krodhe ānileka māribāra tare</w:t>
      </w:r>
      <w:r w:rsidRPr="00790008">
        <w:rPr>
          <w:rStyle w:val="BookTitle"/>
          <w:rFonts w:asciiTheme="minorHAnsi" w:hAnsiTheme="minorHAnsi" w:cstheme="minorHAnsi"/>
          <w:b w:val="0"/>
          <w:bCs w:val="0"/>
          <w:color w:val="000000"/>
          <w:sz w:val="28"/>
          <w:szCs w:val="28"/>
        </w:rPr>
        <w:br/>
        <w:t>’pīra’-jñāna kari’ āro pā’ye pāche dhare</w:t>
      </w:r>
    </w:p>
    <w:p w14:paraId="3AECC5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had angrily taken him to be killed, but they ultimately accepted him as a powerful saint.</w:t>
      </w:r>
    </w:p>
    <w:p w14:paraId="7DAA6405" w14:textId="61EC22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Oh, how wonderful are the uncommon glories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Ṭhākuras! By seeing the extraordinary shining example of Ṭhākura Haridāsa’s forgiveness and tolerance, that same king who was previously envious of the Ṭhākura, who had angrily arrested him in order to severely punish him, who hated Lord Viṣṇu and the Vaiṣṇavas, and who was most </w:t>
      </w:r>
      <w:r w:rsidRPr="00790008">
        <w:rPr>
          <w:rStyle w:val="BookTitle"/>
          <w:rFonts w:asciiTheme="minorHAnsi" w:hAnsiTheme="minorHAnsi" w:cstheme="minorHAnsi"/>
          <w:b w:val="0"/>
          <w:bCs w:val="0"/>
          <w:color w:val="000000"/>
          <w:sz w:val="28"/>
          <w:szCs w:val="28"/>
        </w:rPr>
        <w:lastRenderedPageBreak/>
        <w:t>sinful now accepts Ṭhākura Haridāsa as a worshipable, uncommon, great personality sent by God. Not only that, being purified by the fire of repentance, that most sinful, atheistic, offensive king begged forgiveness for all his offenses and was obliged to offer obeisances at the Ṭhākura’s lotus feet.</w:t>
      </w:r>
    </w:p>
    <w:p w14:paraId="0CCBFEE4" w14:textId="30F7F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16.158</w:t>
      </w:r>
    </w:p>
    <w:p w14:paraId="08FE3A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42A432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yavanere kṛpā-dṛṣṭi kariyā prakāśa</w:t>
      </w:r>
      <w:r w:rsidRPr="00790008">
        <w:rPr>
          <w:rStyle w:val="BookTitle"/>
          <w:rFonts w:asciiTheme="minorHAnsi" w:hAnsiTheme="minorHAnsi" w:cstheme="minorHAnsi"/>
          <w:b w:val="0"/>
          <w:bCs w:val="0"/>
          <w:color w:val="000000"/>
          <w:sz w:val="28"/>
          <w:szCs w:val="28"/>
        </w:rPr>
        <w:br/>
        <w:t>phuliyāya āilā ṭhākura-haridāsa</w:t>
      </w:r>
    </w:p>
    <w:p w14:paraId="603DBBED" w14:textId="767A08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glancing mercifully on the Moslems, Ṭhākura Haridāsa entered Phuliyā.</w:t>
      </w:r>
    </w:p>
    <w:p w14:paraId="3B5F4D63" w14:textId="2FC5E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16.159-161</w:t>
      </w:r>
    </w:p>
    <w:p w14:paraId="5228A4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159-161</w:t>
      </w:r>
    </w:p>
    <w:p w14:paraId="7C2BA0A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hari-nāma laite laite</w:t>
      </w:r>
      <w:r w:rsidRPr="00790008">
        <w:rPr>
          <w:rStyle w:val="BookTitle"/>
          <w:rFonts w:asciiTheme="minorHAnsi" w:hAnsiTheme="minorHAnsi" w:cstheme="minorHAnsi"/>
          <w:b w:val="0"/>
          <w:bCs w:val="0"/>
          <w:color w:val="000000"/>
          <w:sz w:val="28"/>
          <w:szCs w:val="28"/>
        </w:rPr>
        <w:br/>
        <w:t>āilena haridāsa brāhmaṇa-sabhāte</w:t>
      </w:r>
    </w:p>
    <w:p w14:paraId="30BF1D8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dekhi’ phuliyāra vipra-gaṇa</w:t>
      </w:r>
      <w:r w:rsidRPr="00790008">
        <w:rPr>
          <w:rStyle w:val="BookTitle"/>
          <w:rFonts w:asciiTheme="minorHAnsi" w:hAnsiTheme="minorHAnsi" w:cstheme="minorHAnsi"/>
          <w:b w:val="0"/>
          <w:bCs w:val="0"/>
          <w:color w:val="000000"/>
          <w:sz w:val="28"/>
          <w:szCs w:val="28"/>
        </w:rPr>
        <w:br/>
        <w:t>sabei hailā ati parānanda-mana</w:t>
      </w:r>
    </w:p>
    <w:p w14:paraId="404A26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hari-dhvani vipra-gaṇa lāgilā karite</w:t>
      </w:r>
      <w:r w:rsidRPr="00790008">
        <w:rPr>
          <w:rStyle w:val="BookTitle"/>
          <w:rFonts w:asciiTheme="minorHAnsi" w:hAnsiTheme="minorHAnsi" w:cstheme="minorHAnsi"/>
          <w:b w:val="0"/>
          <w:bCs w:val="0"/>
          <w:color w:val="000000"/>
          <w:sz w:val="28"/>
          <w:szCs w:val="28"/>
        </w:rPr>
        <w:br/>
        <w:t>haridāsa lāgilena ānande nācite</w:t>
      </w:r>
    </w:p>
    <w:p w14:paraId="0388CE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loudly chanted the names of Hari, he arrived before an assembly of brāhmaṇas. Seeing Haridāsa, the brāhmaṇas were filled with happiness. The brāhmaṇas then began to chant the names of Hari, and Haridāsa began to dance in ecstasy.</w:t>
      </w:r>
    </w:p>
    <w:p w14:paraId="1CC3B8E4" w14:textId="285FF0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relieved from the torture and repression of the king and the Kazi and in order to benefit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Phuliyā, Ṭhākura Haridāsa arrived there while loudly chanting the names of Hari. Due to narrow-minded sectarianism and social aversion towards devotional service, some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did not previously consider it proper to accept Haridāsa as the spiritual master for awarding the holy names. But now after hearing about his extraordinary unlimited prowess, all the prestigious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accepted him as the giver of the holy names, which are nondifferent from the Lord Himself. All of them happily began to respect Haridāsa.</w:t>
      </w:r>
    </w:p>
    <w:p w14:paraId="1B98B688" w14:textId="08F18E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16.162</w:t>
      </w:r>
    </w:p>
    <w:p w14:paraId="4C9F3F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5FB09A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ananta haridāsera vikāra</w:t>
      </w:r>
      <w:r w:rsidRPr="00790008">
        <w:rPr>
          <w:rStyle w:val="BookTitle"/>
          <w:rFonts w:asciiTheme="minorHAnsi" w:hAnsiTheme="minorHAnsi" w:cstheme="minorHAnsi"/>
          <w:b w:val="0"/>
          <w:bCs w:val="0"/>
          <w:color w:val="000000"/>
          <w:sz w:val="28"/>
          <w:szCs w:val="28"/>
        </w:rPr>
        <w:br/>
        <w:t>āśru, kampa, hāsya, mūrcchā, pulaka, huṅkāra</w:t>
      </w:r>
    </w:p>
    <w:p w14:paraId="6DFD0C7B" w14:textId="77ADC0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Haridāsa displayed endless ecstatic transformations like crying, shivering, </w:t>
      </w:r>
      <w:r w:rsidRPr="00790008">
        <w:rPr>
          <w:rStyle w:val="BookTitle"/>
          <w:rFonts w:asciiTheme="minorHAnsi" w:hAnsiTheme="minorHAnsi" w:cstheme="minorHAnsi"/>
          <w:b/>
          <w:bCs/>
          <w:color w:val="800000"/>
          <w:sz w:val="28"/>
          <w:szCs w:val="28"/>
        </w:rPr>
        <w:lastRenderedPageBreak/>
        <w:t>laughing, falling unconscious, hairs standing on end, and roaring.</w:t>
      </w:r>
    </w:p>
    <w:p w14:paraId="1FD4CBF0" w14:textId="733649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16.163</w:t>
      </w:r>
    </w:p>
    <w:p w14:paraId="41A076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7E9BE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āchāḍa khāyena haridāsa prema-rase</w:t>
      </w:r>
      <w:r w:rsidRPr="00790008">
        <w:rPr>
          <w:rStyle w:val="BookTitle"/>
          <w:rFonts w:asciiTheme="minorHAnsi" w:hAnsiTheme="minorHAnsi" w:cstheme="minorHAnsi"/>
          <w:b w:val="0"/>
          <w:bCs w:val="0"/>
          <w:color w:val="000000"/>
          <w:sz w:val="28"/>
          <w:szCs w:val="28"/>
        </w:rPr>
        <w:br/>
        <w:t>dekhiyā brāhmaṇa-gaṇa mahānande bhāse</w:t>
      </w:r>
    </w:p>
    <w:p w14:paraId="30A75E64" w14:textId="152D1C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in ecstatic love, Haridāsa crashed to the ground. Seeing this, the brāhmaṇas began to float in ecstasy.</w:t>
      </w:r>
    </w:p>
    <w:p w14:paraId="1FDCFD38" w14:textId="7A59CD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16.164</w:t>
      </w:r>
    </w:p>
    <w:p w14:paraId="7BEB0D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39D8CD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sthira hai’ kṣaṇeke vasilā haridāsa</w:t>
      </w:r>
      <w:r w:rsidRPr="00790008">
        <w:rPr>
          <w:rStyle w:val="BookTitle"/>
          <w:rFonts w:asciiTheme="minorHAnsi" w:hAnsiTheme="minorHAnsi" w:cstheme="minorHAnsi"/>
          <w:b w:val="0"/>
          <w:bCs w:val="0"/>
          <w:color w:val="000000"/>
          <w:sz w:val="28"/>
          <w:szCs w:val="28"/>
        </w:rPr>
        <w:br/>
        <w:t>vipra-gaṇa vasilena beḍi’ cāripāśa</w:t>
      </w:r>
    </w:p>
    <w:p w14:paraId="0CE221D8" w14:textId="3E78C2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when Haridāsa became pacified, the brāhmaṇas sat around him.</w:t>
      </w:r>
    </w:p>
    <w:p w14:paraId="5A390F65" w14:textId="4BB707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16.165</w:t>
      </w:r>
    </w:p>
    <w:p w14:paraId="5A106A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7053E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balena,—“śunaha vipra-gaṇa!</w:t>
      </w:r>
      <w:r w:rsidRPr="00790008">
        <w:rPr>
          <w:rStyle w:val="BookTitle"/>
          <w:rFonts w:asciiTheme="minorHAnsi" w:hAnsiTheme="minorHAnsi" w:cstheme="minorHAnsi"/>
          <w:b w:val="0"/>
          <w:bCs w:val="0"/>
          <w:color w:val="000000"/>
          <w:sz w:val="28"/>
          <w:szCs w:val="28"/>
        </w:rPr>
        <w:br/>
        <w:t>duḥkha nā bhāviha kichu āmāra kāraṇa</w:t>
      </w:r>
    </w:p>
    <w:p w14:paraId="6CF1EC7B" w14:textId="4D57A9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then said, “O brāhmaṇas, please listen. Don’t feel sorry for me.</w:t>
      </w:r>
    </w:p>
    <w:p w14:paraId="180A147C" w14:textId="212389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16.166</w:t>
      </w:r>
    </w:p>
    <w:p w14:paraId="55C09E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67B867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prabhu-nindā āmi ye śuniluṅ apāra</w:t>
      </w:r>
      <w:r w:rsidRPr="00790008">
        <w:rPr>
          <w:rStyle w:val="BookTitle"/>
          <w:rFonts w:asciiTheme="minorHAnsi" w:hAnsiTheme="minorHAnsi" w:cstheme="minorHAnsi"/>
          <w:b w:val="0"/>
          <w:bCs w:val="0"/>
          <w:color w:val="000000"/>
          <w:sz w:val="28"/>
          <w:szCs w:val="28"/>
        </w:rPr>
        <w:br/>
        <w:t>tā’ra śāsti karilena īśvara āmāra</w:t>
      </w:r>
    </w:p>
    <w:p w14:paraId="3693F3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heard so much blasphemy of the Lord. That is why He has punished me.</w:t>
      </w:r>
    </w:p>
    <w:p w14:paraId="325C3A3B" w14:textId="326061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considering himself an ordinary conditioned soul, forced to enjoy the fruits of karma, Haridāsa humbly said, “I had to hear topics that were averse to the Lord as punishment for my previous misdeeds and aversion to the Lord. Due to my tolerance I did not adequately protest the harsh statements of persons who were averse to the Lord. That is why the Lord has awarded this punishment to me.” The Lord awards severe punishment to those who even after hearing blasphemy against the Lord and His devotees do not protest in order to make a show of tolerance. Even after hearing blasphemous words against Hari, Guru, and Vaiṣṇava,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attempt to justify their abominable, mean, duplicitous nature as ’Vaiṣṇava etiquette,’ guarantees their frightful degradation. Ṭhākura Haridāsa was truly the highest ideal of tolerance, and because the deceitful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 xml:space="preserve">tries to artificially imitate the quality of his </w:t>
      </w:r>
      <w:r w:rsidRPr="00790008">
        <w:rPr>
          <w:rStyle w:val="BookTitle"/>
          <w:rFonts w:asciiTheme="minorHAnsi" w:hAnsiTheme="minorHAnsi" w:cstheme="minorHAnsi"/>
          <w:b w:val="0"/>
          <w:bCs w:val="0"/>
          <w:color w:val="000000"/>
          <w:sz w:val="28"/>
          <w:szCs w:val="28"/>
        </w:rPr>
        <w:lastRenderedPageBreak/>
        <w:t xml:space="preserve">tolerance, they ultimately achieve various miseries in life. Since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is personally free from the blasphemy of others, he does not possess the external mundane urges to blaspheme or praise, talk unnecessarily or gossip. But since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not situated on such an exalted platform, their endeavors to imitate result in abominable duplicity. Therefore they inevitably suffer miseries. In order to preach this topic to the deceitful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Haridāsa Ṭhākura, like an ordinary human being, invoked the philosophy of enjoying fruitive results.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forced to enjoy the fruits of their activities, but Haridāsa Ṭhākura, the crest-jewel among liberated souls and a chanter of the holy names of Hari, is certainly not forced to enjoy the fruits of his activities. Śrīla Rūpa Gosvāmīpāda has described this topic in his </w:t>
      </w:r>
      <w:r w:rsidRPr="00790008">
        <w:rPr>
          <w:rStyle w:val="BookTitle"/>
          <w:rFonts w:asciiTheme="minorHAnsi" w:hAnsiTheme="minorHAnsi" w:cstheme="minorHAnsi"/>
          <w:b w:val="0"/>
          <w:bCs w:val="0"/>
          <w:i/>
          <w:iCs/>
          <w:color w:val="000000"/>
          <w:sz w:val="28"/>
          <w:szCs w:val="28"/>
        </w:rPr>
        <w:t xml:space="preserve">Śrī Nāmāṣṭaka </w:t>
      </w:r>
      <w:r w:rsidRPr="00790008">
        <w:rPr>
          <w:rStyle w:val="BookTitle"/>
          <w:rFonts w:asciiTheme="minorHAnsi" w:hAnsiTheme="minorHAnsi" w:cstheme="minorHAnsi"/>
          <w:b w:val="0"/>
          <w:bCs w:val="0"/>
          <w:color w:val="000000"/>
          <w:sz w:val="28"/>
          <w:szCs w:val="28"/>
        </w:rPr>
        <w:t>(4) as follows:</w:t>
      </w:r>
    </w:p>
    <w:p w14:paraId="1732C70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yad-brahma-sākṣāt-kṛti-niṣṭhayāpi</w:t>
      </w:r>
      <w:r w:rsidRPr="00790008">
        <w:rPr>
          <w:rStyle w:val="BookTitle"/>
          <w:rFonts w:asciiTheme="minorHAnsi" w:hAnsiTheme="minorHAnsi" w:cstheme="minorHAnsi"/>
          <w:b w:val="0"/>
          <w:bCs w:val="0"/>
          <w:color w:val="000000"/>
          <w:sz w:val="28"/>
          <w:szCs w:val="28"/>
        </w:rPr>
        <w:br/>
        <w:t>vināśam āyāti vinā na bhogaiḥ</w:t>
      </w:r>
      <w:r w:rsidRPr="00790008">
        <w:rPr>
          <w:rStyle w:val="BookTitle"/>
          <w:rFonts w:asciiTheme="minorHAnsi" w:hAnsiTheme="minorHAnsi" w:cstheme="minorHAnsi"/>
          <w:b w:val="0"/>
          <w:bCs w:val="0"/>
          <w:color w:val="000000"/>
          <w:sz w:val="28"/>
          <w:szCs w:val="28"/>
        </w:rPr>
        <w:br/>
        <w:t>apaiti nāma sphuraṇena tat te</w:t>
      </w:r>
      <w:r w:rsidRPr="00790008">
        <w:rPr>
          <w:rStyle w:val="BookTitle"/>
          <w:rFonts w:asciiTheme="minorHAnsi" w:hAnsiTheme="minorHAnsi" w:cstheme="minorHAnsi"/>
          <w:b w:val="0"/>
          <w:bCs w:val="0"/>
          <w:color w:val="000000"/>
          <w:sz w:val="28"/>
          <w:szCs w:val="28"/>
        </w:rPr>
        <w:br/>
        <w:t>prārabdha-karmeti virauti vedaḥ</w:t>
      </w:r>
    </w:p>
    <w:p w14:paraId="1209DF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seeds of sinful activities that cause rebirth for their fruition are not totally destroyed despite realization of oneness with Brahman through constant meditation. But, O Lord, as soon as Your holy names manifest on the tongue (even in the form of </w:t>
      </w:r>
      <w:r w:rsidRPr="00790008">
        <w:rPr>
          <w:rStyle w:val="BookTitle"/>
          <w:rFonts w:asciiTheme="minorHAnsi" w:hAnsiTheme="minorHAnsi" w:cstheme="minorHAnsi"/>
          <w:b w:val="0"/>
          <w:bCs w:val="0"/>
          <w:i/>
          <w:iCs/>
          <w:color w:val="000000"/>
          <w:sz w:val="28"/>
          <w:szCs w:val="28"/>
        </w:rPr>
        <w:t>nāmābhāsa</w:t>
      </w:r>
      <w:r w:rsidRPr="00790008">
        <w:rPr>
          <w:rStyle w:val="BookTitle"/>
          <w:rFonts w:asciiTheme="minorHAnsi" w:hAnsiTheme="minorHAnsi" w:cstheme="minorHAnsi"/>
          <w:b w:val="0"/>
          <w:bCs w:val="0"/>
          <w:color w:val="000000"/>
          <w:sz w:val="28"/>
          <w:szCs w:val="28"/>
        </w:rPr>
        <w:t xml:space="preserve">) all seeds of sinful activities are totally uprooted. This is elaborately glorified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1FD53B5F" w14:textId="425FD9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16.167</w:t>
      </w:r>
    </w:p>
    <w:p w14:paraId="525366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7E5D6A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haila, ithe baḍa pāiluṅ santoṣa</w:t>
      </w:r>
      <w:r w:rsidRPr="00790008">
        <w:rPr>
          <w:rStyle w:val="BookTitle"/>
          <w:rFonts w:asciiTheme="minorHAnsi" w:hAnsiTheme="minorHAnsi" w:cstheme="minorHAnsi"/>
          <w:b w:val="0"/>
          <w:bCs w:val="0"/>
          <w:color w:val="000000"/>
          <w:sz w:val="28"/>
          <w:szCs w:val="28"/>
        </w:rPr>
        <w:br/>
        <w:t>alpa śāsti kari’ kṣamilena baḍa-doṣa</w:t>
      </w:r>
    </w:p>
    <w:p w14:paraId="01215D9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satisfied, for whatever happened to me was for my benefit. The Lord has relieved me of my great offense by awarding me a token punishment.</w:t>
      </w:r>
    </w:p>
    <w:p w14:paraId="7935857C" w14:textId="64ED5D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even after hearing the blasphemy of Viṣṇu and the Vaiṣṇavas display their ’cleverness’ by posing as advanced and liberal (?) on the pretext of artificial gentleness or tolerance without understanding the real purport of </w:t>
      </w:r>
      <w:r w:rsidRPr="00790008">
        <w:rPr>
          <w:rStyle w:val="BookTitle"/>
          <w:rFonts w:asciiTheme="minorHAnsi" w:hAnsiTheme="minorHAnsi" w:cstheme="minorHAnsi"/>
          <w:b w:val="0"/>
          <w:bCs w:val="0"/>
          <w:i/>
          <w:iCs/>
          <w:color w:val="000000"/>
          <w:sz w:val="28"/>
          <w:szCs w:val="28"/>
        </w:rPr>
        <w:t>taror api sahiṣṇu</w:t>
      </w:r>
      <w:r w:rsidRPr="00790008">
        <w:rPr>
          <w:rStyle w:val="BookTitle"/>
          <w:rFonts w:asciiTheme="minorHAnsi" w:hAnsiTheme="minorHAnsi" w:cstheme="minorHAnsi"/>
          <w:b w:val="0"/>
          <w:bCs w:val="0"/>
          <w:color w:val="000000"/>
          <w:sz w:val="28"/>
          <w:szCs w:val="28"/>
        </w:rPr>
        <w:t xml:space="preserve">—“more tolerant than a tree” are understood to be enjoying the results of their grave offenses. One should not consider such grave offenses as trivial and advertise sense gratification aimed at accumulating mundane fame as worship of Hari. For this reason, in order to instruct the people of the world,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Ṭhākura Haridāsa pointed out the great faults of the foolish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display artificial humility, by humbly saying: “I have heard blasphemy of Hari, </w:t>
      </w:r>
      <w:r w:rsidRPr="00790008">
        <w:rPr>
          <w:rStyle w:val="BookTitle"/>
          <w:rFonts w:asciiTheme="minorHAnsi" w:hAnsiTheme="minorHAnsi" w:cstheme="minorHAnsi"/>
          <w:b w:val="0"/>
          <w:bCs w:val="0"/>
          <w:color w:val="000000"/>
          <w:sz w:val="28"/>
          <w:szCs w:val="28"/>
        </w:rPr>
        <w:lastRenderedPageBreak/>
        <w:t xml:space="preserve">Guru, and Vaiṣṇava without hesitation; therefore I am a great offender. Since I did not protest, it would have been proper if Hari, Guru, and Vaiṣṇava had awarded me more severe punishment; but the Lord is most merciful. He awarded me only the token punishment of being inhumanly tortured by the servants of the king and thus freed me from the offenses born from blasphemy of Viṣṇu and the Vaiṣṇavas. In this way He has proved Himself as causelessly merciful, by which my happiness and satisfaction is increased.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(10.14.8) Lord Brahmā prays to the Lord as follows:</w:t>
      </w:r>
    </w:p>
    <w:p w14:paraId="154EED7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 te ’nukampāṁ su-samīkṣamāṇo</w:t>
      </w:r>
      <w:r w:rsidRPr="00790008">
        <w:rPr>
          <w:rStyle w:val="BookTitle"/>
          <w:rFonts w:asciiTheme="minorHAnsi" w:hAnsiTheme="minorHAnsi" w:cstheme="minorHAnsi"/>
          <w:b w:val="0"/>
          <w:bCs w:val="0"/>
          <w:color w:val="000000"/>
          <w:sz w:val="28"/>
          <w:szCs w:val="28"/>
        </w:rPr>
        <w:br/>
        <w:t>bhuñjāna evātma-kṛtaṁ vipākam</w:t>
      </w:r>
      <w:r w:rsidRPr="00790008">
        <w:rPr>
          <w:rStyle w:val="BookTitle"/>
          <w:rFonts w:asciiTheme="minorHAnsi" w:hAnsiTheme="minorHAnsi" w:cstheme="minorHAnsi"/>
          <w:b w:val="0"/>
          <w:bCs w:val="0"/>
          <w:color w:val="000000"/>
          <w:sz w:val="28"/>
          <w:szCs w:val="28"/>
        </w:rPr>
        <w:br/>
        <w:t>hṛd-vāg-vapurbhir vidadhan namas te</w:t>
      </w:r>
      <w:r w:rsidRPr="00790008">
        <w:rPr>
          <w:rStyle w:val="BookTitle"/>
          <w:rFonts w:asciiTheme="minorHAnsi" w:hAnsiTheme="minorHAnsi" w:cstheme="minorHAnsi"/>
          <w:b w:val="0"/>
          <w:bCs w:val="0"/>
          <w:color w:val="000000"/>
          <w:sz w:val="28"/>
          <w:szCs w:val="28"/>
        </w:rPr>
        <w:br/>
        <w:t>jīveta yo mukti-pade sa dāya-bhāk</w:t>
      </w:r>
    </w:p>
    <w:p w14:paraId="0FF7EA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Lord, one who earnestly waits for You to bestow Your causeless mercy upon him, all the while patiently suffering the reactions of his past misdeeds and offering You respectful obeisances with his heart, words and body, is surely eligible for liberation, for it has become his rightful claim.’ In order to distort and change the meaning and purport of this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verse, I failed to protest; that was my greatest mistake.”</w:t>
      </w:r>
    </w:p>
    <w:p w14:paraId="34EF2A80" w14:textId="5BEDB5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16.168</w:t>
      </w:r>
    </w:p>
    <w:p w14:paraId="563E38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48067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kumbhipāka haya viṣṇu-nindana-śravaṇe</w:t>
      </w:r>
      <w:r w:rsidRPr="00790008">
        <w:rPr>
          <w:rStyle w:val="BookTitle"/>
          <w:rFonts w:asciiTheme="minorHAnsi" w:hAnsiTheme="minorHAnsi" w:cstheme="minorHAnsi"/>
          <w:b w:val="0"/>
          <w:bCs w:val="0"/>
          <w:color w:val="000000"/>
          <w:sz w:val="28"/>
          <w:szCs w:val="28"/>
        </w:rPr>
        <w:br/>
        <w:t>tāhā āmi vistara śuniluṅ pāpa-kāṇe</w:t>
      </w:r>
    </w:p>
    <w:p w14:paraId="233593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blasphemy of Lord Viṣṇu is sent to the hell known as Kumbhīpāka, and with my sinful ears I heard so much blasphemy of the Lord.</w:t>
      </w:r>
    </w:p>
    <w:p w14:paraId="211B2C02" w14:textId="781045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stated in the scriptures that an atheist who hears blasphemy of the Supreme Lord but does not protest attains the most painful hell known as Kumbhīpāka after death.</w:t>
      </w:r>
    </w:p>
    <w:p w14:paraId="2A7409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(4.4.17) Satī spoke to Prajāpati Dakṣa as follows: “If one hears an irresponsible person blaspheme the master and controller of religion, one should block his ears and go away if unable to punish him. But if one is able to kill, then one should by force cut out the blasphemer’s tongue and kill the offender, and after that one should give up his own life.” This is the devotees’ only remedy.</w:t>
      </w:r>
    </w:p>
    <w:p w14:paraId="408D925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(265) it is stated: “If one hears blasphemy of Viṣṇu and the Vaiṣṇavas, he incurs great sin:</w:t>
      </w:r>
    </w:p>
    <w:p w14:paraId="12331A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nindāṁ bhagavataḥ śṛṇvaṁs      tat-parasya janasya vā</w:t>
      </w:r>
      <w:r w:rsidRPr="00790008">
        <w:rPr>
          <w:rStyle w:val="BookTitle"/>
          <w:rFonts w:asciiTheme="minorHAnsi" w:hAnsiTheme="minorHAnsi" w:cstheme="minorHAnsi"/>
          <w:b w:val="0"/>
          <w:bCs w:val="0"/>
          <w:color w:val="000000"/>
          <w:sz w:val="28"/>
          <w:szCs w:val="28"/>
        </w:rPr>
        <w:br/>
        <w:t>tato nāpaiti yaḥ so ’pi      yāty adhaḥ sukṛtāc cyutaḥ</w:t>
      </w:r>
    </w:p>
    <w:p w14:paraId="4D9BAB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“’Anyone who fails to immediately leave a place where criticism of the Supreme Lord or His faithful devotee is heard will certainly fall down, bereft of his pious credit.’ Only an incapable person should leave that place, otherwise a capable person must cut out the tongue of one who blasphemes Viṣṇu and the Vaiṣṇavas. If one is incapable of doing either, then he should give up his body.”</w:t>
      </w:r>
    </w:p>
    <w:p w14:paraId="680ED49E" w14:textId="756308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16.169</w:t>
      </w:r>
    </w:p>
    <w:p w14:paraId="1BFF95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29662B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yogya śāsti karilena īśvara tāhāra</w:t>
      </w:r>
      <w:r w:rsidRPr="00790008">
        <w:rPr>
          <w:rStyle w:val="BookTitle"/>
          <w:rFonts w:asciiTheme="minorHAnsi" w:hAnsiTheme="minorHAnsi" w:cstheme="minorHAnsi"/>
          <w:b w:val="0"/>
          <w:bCs w:val="0"/>
          <w:color w:val="000000"/>
          <w:sz w:val="28"/>
          <w:szCs w:val="28"/>
        </w:rPr>
        <w:br/>
        <w:t>hena pāpa āra yena nahe punar-bāra”</w:t>
      </w:r>
    </w:p>
    <w:p w14:paraId="442FED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Lord has given me an appropriate punishment so that I may not commit such sins in the future.”</w:t>
      </w:r>
    </w:p>
    <w:p w14:paraId="1FFDC518" w14:textId="59559B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 the imitative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in mind, Haridāsa spoke the following words of instruction: “As a Vaiṣṇava, I will never again hear blasphemy against Viṣṇu and the Vaiṣṇavas under the shelter of </w:t>
      </w:r>
      <w:r w:rsidRPr="00790008">
        <w:rPr>
          <w:rStyle w:val="BookTitle"/>
          <w:rFonts w:asciiTheme="minorHAnsi" w:hAnsiTheme="minorHAnsi" w:cstheme="minorHAnsi"/>
          <w:b w:val="0"/>
          <w:bCs w:val="0"/>
          <w:i/>
          <w:iCs/>
          <w:color w:val="000000"/>
          <w:sz w:val="28"/>
          <w:szCs w:val="28"/>
        </w:rPr>
        <w:t xml:space="preserve">tṛṇād api sunīcatā </w:t>
      </w:r>
      <w:r w:rsidRPr="00790008">
        <w:rPr>
          <w:rStyle w:val="BookTitle"/>
          <w:rFonts w:asciiTheme="minorHAnsi" w:hAnsiTheme="minorHAnsi" w:cstheme="minorHAnsi"/>
          <w:b w:val="0"/>
          <w:bCs w:val="0"/>
          <w:color w:val="000000"/>
          <w:sz w:val="28"/>
          <w:szCs w:val="28"/>
        </w:rPr>
        <w:t xml:space="preserve">or on the pretext of </w:t>
      </w:r>
      <w:r w:rsidRPr="00790008">
        <w:rPr>
          <w:rStyle w:val="BookTitle"/>
          <w:rFonts w:asciiTheme="minorHAnsi" w:hAnsiTheme="minorHAnsi" w:cstheme="minorHAnsi"/>
          <w:b w:val="0"/>
          <w:bCs w:val="0"/>
          <w:i/>
          <w:iCs/>
          <w:color w:val="000000"/>
          <w:sz w:val="28"/>
          <w:szCs w:val="28"/>
        </w:rPr>
        <w:t>taror api sahiṣṇutā</w:t>
      </w:r>
      <w:r w:rsidRPr="00790008">
        <w:rPr>
          <w:rStyle w:val="BookTitle"/>
          <w:rFonts w:asciiTheme="minorHAnsi" w:hAnsiTheme="minorHAnsi" w:cstheme="minorHAnsi"/>
          <w:b w:val="0"/>
          <w:bCs w:val="0"/>
          <w:color w:val="000000"/>
          <w:sz w:val="28"/>
          <w:szCs w:val="28"/>
        </w:rPr>
        <w:t xml:space="preserve">. I have had a sufficient lesson this time. The Lord is most merciful; He taught me by awarding a token punishment for a grave offense.” Due to misfortune, the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who are offenders of the holy names, cannot understand the actual purport and substance of these statements of Ṭhākura Haridāsa.</w:t>
      </w:r>
    </w:p>
    <w:p w14:paraId="657EEF7A" w14:textId="2459B3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16.170</w:t>
      </w:r>
    </w:p>
    <w:p w14:paraId="51B5F9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7F496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haridāsa vipra-gaṇa-saṅge</w:t>
      </w:r>
      <w:r w:rsidRPr="00790008">
        <w:rPr>
          <w:rStyle w:val="BookTitle"/>
          <w:rFonts w:asciiTheme="minorHAnsi" w:hAnsiTheme="minorHAnsi" w:cstheme="minorHAnsi"/>
          <w:b w:val="0"/>
          <w:bCs w:val="0"/>
          <w:color w:val="000000"/>
          <w:sz w:val="28"/>
          <w:szCs w:val="28"/>
        </w:rPr>
        <w:br/>
        <w:t>nirbhaye karena saṅkīrtana mahāraṅge</w:t>
      </w:r>
    </w:p>
    <w:p w14:paraId="4873488E" w14:textId="4F95FC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Haridāsa and the brāhmaṇas fearlessly enjoyed congregationally chanting the holy names of the Lord.</w:t>
      </w:r>
    </w:p>
    <w:p w14:paraId="09B33978" w14:textId="6A23A7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16.171</w:t>
      </w:r>
    </w:p>
    <w:p w14:paraId="3BB067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70ADD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tāhāne o duḥkha dila ye-saba yavane</w:t>
      </w:r>
      <w:r w:rsidRPr="00790008">
        <w:rPr>
          <w:rStyle w:val="BookTitle"/>
          <w:rFonts w:asciiTheme="minorHAnsi" w:hAnsiTheme="minorHAnsi" w:cstheme="minorHAnsi"/>
          <w:b w:val="0"/>
          <w:bCs w:val="0"/>
          <w:color w:val="000000"/>
          <w:sz w:val="28"/>
          <w:szCs w:val="28"/>
        </w:rPr>
        <w:br/>
        <w:t>savaṁśe ucchanna tā’rā haila kata-dine</w:t>
      </w:r>
    </w:p>
    <w:p w14:paraId="3E364C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Yavanas who had beaten Haridāsa, as well as their families, were all destroyed within a few days.</w:t>
      </w:r>
    </w:p>
    <w:p w14:paraId="51A42CC0" w14:textId="7DC308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sinful atheist Yavanas soon achieved the miserable results obtained by persons who torture and envy Vaiṣṇavas. In the </w:t>
      </w:r>
      <w:r w:rsidRPr="00790008">
        <w:rPr>
          <w:rStyle w:val="BookTitle"/>
          <w:rFonts w:asciiTheme="minorHAnsi" w:hAnsiTheme="minorHAnsi" w:cstheme="minorHAnsi"/>
          <w:b w:val="0"/>
          <w:bCs w:val="0"/>
          <w:i/>
          <w:iCs/>
          <w:color w:val="000000"/>
          <w:sz w:val="28"/>
          <w:szCs w:val="28"/>
        </w:rPr>
        <w:t xml:space="preserve">Skanda Purāṇa </w:t>
      </w:r>
      <w:r w:rsidRPr="00790008">
        <w:rPr>
          <w:rStyle w:val="BookTitle"/>
          <w:rFonts w:asciiTheme="minorHAnsi" w:hAnsiTheme="minorHAnsi" w:cstheme="minorHAnsi"/>
          <w:b w:val="0"/>
          <w:bCs w:val="0"/>
          <w:color w:val="000000"/>
          <w:sz w:val="28"/>
          <w:szCs w:val="28"/>
        </w:rPr>
        <w:t>it is stated:</w:t>
      </w:r>
    </w:p>
    <w:p w14:paraId="2255AFD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hanti nindati vai dveṣṭi      vaiṣṇavān nābhinandati</w:t>
      </w:r>
      <w:r w:rsidRPr="00790008">
        <w:rPr>
          <w:rStyle w:val="BookTitle"/>
          <w:rFonts w:asciiTheme="minorHAnsi" w:hAnsiTheme="minorHAnsi" w:cstheme="minorHAnsi"/>
          <w:b w:val="0"/>
          <w:bCs w:val="0"/>
          <w:color w:val="000000"/>
          <w:sz w:val="28"/>
          <w:szCs w:val="28"/>
        </w:rPr>
        <w:br/>
        <w:t>krudhyate yāti no harṣaṁ      darśane patanāni ṣaṭ</w:t>
      </w:r>
    </w:p>
    <w:p w14:paraId="4C46DE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“Whoever kills or blasphemes a Vaiṣṇava, whoever is envious of or angry with a Vaiṣṇava, and whoever does not offer obeisances or feel joy upon seeing a Vaiṣṇava certainly falls into a hellish condition.” According to this infallible scriptural decree, the Yavanas along with their families were soon destroyed by severe diseases like cholera or smallpox.</w:t>
      </w:r>
    </w:p>
    <w:p w14:paraId="55D6DFE9" w14:textId="3410F7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16.172</w:t>
      </w:r>
    </w:p>
    <w:p w14:paraId="2F58D4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313F6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haridāsa gaṅgā-tīre gophā kari’</w:t>
      </w:r>
      <w:r w:rsidRPr="00790008">
        <w:rPr>
          <w:rStyle w:val="BookTitle"/>
          <w:rFonts w:asciiTheme="minorHAnsi" w:hAnsiTheme="minorHAnsi" w:cstheme="minorHAnsi"/>
          <w:b w:val="0"/>
          <w:bCs w:val="0"/>
          <w:color w:val="000000"/>
          <w:sz w:val="28"/>
          <w:szCs w:val="28"/>
        </w:rPr>
        <w:br/>
        <w:t>thākena virale ahar-niśa kṛṣṇa smari’</w:t>
      </w:r>
    </w:p>
    <w:p w14:paraId="67CDD0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Haridāsa went and found a cave on the bank of the Ganges. He remembered Kṛṣṇa day and night as he resided alone in the cave.</w:t>
      </w:r>
    </w:p>
    <w:p w14:paraId="53A543AC" w14:textId="2E7215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remaining in a solitary cave on the bank of the Ganges at Phuliyā, Śrīla Ṭhākura Mahāśaya loudly chanted the names of Kṛṣṇa and passed his days and nights remembering the pastimes of the Lord. Sometimes he would chant the sixteen name, thirty-two syllable,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loudly, and sometimes he would chant softly. Every day he would complete the chanting of three hundred thousand holy names, or in a year he would chant one hundred million names of Hari. Many people consider chanting the names of Kṛṣṇa in a solitary place in the category of </w:t>
      </w:r>
      <w:r w:rsidRPr="00790008">
        <w:rPr>
          <w:rStyle w:val="BookTitle"/>
          <w:rFonts w:asciiTheme="minorHAnsi" w:hAnsiTheme="minorHAnsi" w:cstheme="minorHAnsi"/>
          <w:b w:val="0"/>
          <w:bCs w:val="0"/>
          <w:i/>
          <w:iCs/>
          <w:color w:val="000000"/>
          <w:sz w:val="28"/>
          <w:szCs w:val="28"/>
        </w:rPr>
        <w:t>upāṁśu-japa</w:t>
      </w:r>
      <w:r w:rsidRPr="00790008">
        <w:rPr>
          <w:rStyle w:val="BookTitle"/>
          <w:rFonts w:asciiTheme="minorHAnsi" w:hAnsiTheme="minorHAnsi" w:cstheme="minorHAnsi"/>
          <w:b w:val="0"/>
          <w:bCs w:val="0"/>
          <w:color w:val="000000"/>
          <w:sz w:val="28"/>
          <w:szCs w:val="28"/>
        </w:rPr>
        <w:t xml:space="preserve">, or “chanting very softly.” They say that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or chanting the holy names of the Lord, should not be heard by others; only the person who is chanting should hear. If the lips move, or if the holy names are recited, then the names of Kṛṣṇa will automatically be heard by others. But if one lacks faith in the Vaiṣṇavas who chant the holy names of the Lord, then by the influence of Kali he may dare to quarrel with those Vaiṣṇava chanters. Whenever the pure names of the Lord are glorified and chanted by </w:t>
      </w:r>
      <w:r w:rsidRPr="00EB7E61">
        <w:rPr>
          <w:rStyle w:val="BookTitle"/>
          <w:rFonts w:asciiTheme="minorHAnsi" w:hAnsiTheme="minorHAnsi" w:cstheme="minorHAnsi"/>
          <w:b w:val="0"/>
          <w:bCs w:val="0"/>
          <w:i/>
          <w:iCs/>
          <w:color w:val="000000"/>
          <w:sz w:val="28"/>
          <w:szCs w:val="28"/>
          <w:rPrChange w:id="260" w:author="your servant" w:date="2020-08-31T12:43:00Z">
            <w:rPr>
              <w:rStyle w:val="BookTitle"/>
              <w:rFonts w:asciiTheme="minorHAnsi" w:hAnsiTheme="minorHAnsi" w:cstheme="minorHAnsi"/>
              <w:b w:val="0"/>
              <w:bCs w:val="0"/>
              <w:color w:val="000000"/>
              <w:sz w:val="28"/>
              <w:szCs w:val="28"/>
            </w:rPr>
          </w:rPrChange>
        </w:rPr>
        <w:t>s</w:t>
      </w:r>
      <w:ins w:id="261" w:author="your servant" w:date="2020-08-31T12:43:00Z">
        <w:r w:rsidR="00EB7E61" w:rsidRPr="00EB7E61">
          <w:rPr>
            <w:rStyle w:val="BookTitle"/>
            <w:rFonts w:asciiTheme="minorHAnsi" w:hAnsiTheme="minorHAnsi" w:cstheme="minorHAnsi"/>
            <w:b w:val="0"/>
            <w:bCs w:val="0"/>
            <w:i/>
            <w:iCs/>
            <w:color w:val="000000"/>
            <w:sz w:val="28"/>
            <w:szCs w:val="28"/>
            <w:rPrChange w:id="262" w:author="your servant" w:date="2020-08-31T12:43:00Z">
              <w:rPr>
                <w:rStyle w:val="BookTitle"/>
                <w:rFonts w:asciiTheme="minorHAnsi" w:hAnsiTheme="minorHAnsi" w:cstheme="minorHAnsi"/>
                <w:b w:val="0"/>
                <w:bCs w:val="0"/>
                <w:color w:val="000000"/>
                <w:sz w:val="28"/>
                <w:szCs w:val="28"/>
              </w:rPr>
            </w:rPrChange>
          </w:rPr>
          <w:t>ā</w:t>
        </w:r>
      </w:ins>
      <w:r w:rsidRPr="00EB7E61">
        <w:rPr>
          <w:rStyle w:val="BookTitle"/>
          <w:rFonts w:asciiTheme="minorHAnsi" w:hAnsiTheme="minorHAnsi" w:cstheme="minorHAnsi"/>
          <w:b w:val="0"/>
          <w:bCs w:val="0"/>
          <w:i/>
          <w:iCs/>
          <w:color w:val="000000"/>
          <w:sz w:val="28"/>
          <w:szCs w:val="28"/>
          <w:rPrChange w:id="263" w:author="your servant" w:date="2020-08-31T12:43: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who have taken full shelter of the names, and those names do not enter the ears of others, it is called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xml:space="preserve">. Such chanting of the names of Hari in a solitary place is intended only for one’s own benefit, therefore such chanting yields no benefit for others. Even if the fixed number of holy names regularly chanted by a person who is inclined to the service of the Lord are chanted in a solitary place, faithful persons may still take advantage by secretly hearing from a distance. On the platform of </w:t>
      </w:r>
      <w:r w:rsidRPr="00790008">
        <w:rPr>
          <w:rStyle w:val="BookTitle"/>
          <w:rFonts w:asciiTheme="minorHAnsi" w:hAnsiTheme="minorHAnsi" w:cstheme="minorHAnsi"/>
          <w:b w:val="0"/>
          <w:bCs w:val="0"/>
          <w:i/>
          <w:iCs/>
          <w:color w:val="000000"/>
          <w:sz w:val="28"/>
          <w:szCs w:val="28"/>
        </w:rPr>
        <w:t>madhyama-adhikāra</w:t>
      </w:r>
      <w:r w:rsidRPr="00790008">
        <w:rPr>
          <w:rStyle w:val="BookTitle"/>
          <w:rFonts w:asciiTheme="minorHAnsi" w:hAnsiTheme="minorHAnsi" w:cstheme="minorHAnsi"/>
          <w:b w:val="0"/>
          <w:bCs w:val="0"/>
          <w:color w:val="000000"/>
          <w:sz w:val="28"/>
          <w:szCs w:val="28"/>
        </w:rPr>
        <w:t xml:space="preserve">, one may have to associate with worldly people while preaching the holy names in the course of </w:t>
      </w:r>
      <w:r w:rsidRPr="00790008">
        <w:rPr>
          <w:rStyle w:val="BookTitle"/>
          <w:rFonts w:asciiTheme="minorHAnsi" w:hAnsiTheme="minorHAnsi" w:cstheme="minorHAnsi"/>
          <w:b w:val="0"/>
          <w:bCs w:val="0"/>
          <w:i/>
          <w:iCs/>
          <w:color w:val="000000"/>
          <w:sz w:val="28"/>
          <w:szCs w:val="28"/>
        </w:rPr>
        <w:t>jīve-dayā</w:t>
      </w:r>
      <w:r w:rsidRPr="00790008">
        <w:rPr>
          <w:rStyle w:val="BookTitle"/>
          <w:rFonts w:asciiTheme="minorHAnsi" w:hAnsiTheme="minorHAnsi" w:cstheme="minorHAnsi"/>
          <w:b w:val="0"/>
          <w:bCs w:val="0"/>
          <w:color w:val="000000"/>
          <w:sz w:val="28"/>
          <w:szCs w:val="28"/>
        </w:rPr>
        <w:t xml:space="preserve">, showing compassion to the living entities, but since he preaches the holy names with </w:t>
      </w:r>
      <w:r w:rsidRPr="00790008">
        <w:rPr>
          <w:rStyle w:val="BookTitle"/>
          <w:rFonts w:asciiTheme="minorHAnsi" w:hAnsiTheme="minorHAnsi" w:cstheme="minorHAnsi"/>
          <w:b w:val="0"/>
          <w:bCs w:val="0"/>
          <w:color w:val="000000"/>
          <w:sz w:val="28"/>
          <w:szCs w:val="28"/>
        </w:rPr>
        <w:lastRenderedPageBreak/>
        <w:t xml:space="preserve">utmost attention, he does not become affected by the sinful reactions of the audience, rather he distributes mercy by removing the contamination of their sinful reactions. If while chanting the holy names of the Lord with his many disciples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becomes more or less affected by the reactions of their karma, then his falldown is assured. According to the statement, </w:t>
      </w:r>
      <w:r w:rsidRPr="00790008">
        <w:rPr>
          <w:rStyle w:val="BookTitle"/>
          <w:rFonts w:asciiTheme="minorHAnsi" w:hAnsiTheme="minorHAnsi" w:cstheme="minorHAnsi"/>
          <w:b w:val="0"/>
          <w:bCs w:val="0"/>
          <w:i/>
          <w:iCs/>
          <w:color w:val="000000"/>
          <w:sz w:val="28"/>
          <w:szCs w:val="28"/>
        </w:rPr>
        <w:t>jīvan-muktā api punar yānti saṁsāra-vāsanām</w:t>
      </w:r>
      <w:r w:rsidRPr="00790008">
        <w:rPr>
          <w:rStyle w:val="BookTitle"/>
          <w:rFonts w:asciiTheme="minorHAnsi" w:hAnsiTheme="minorHAnsi" w:cstheme="minorHAnsi"/>
          <w:b w:val="0"/>
          <w:bCs w:val="0"/>
          <w:color w:val="000000"/>
          <w:sz w:val="28"/>
          <w:szCs w:val="28"/>
        </w:rPr>
        <w:t xml:space="preserve">—“A person considered liberated in this life can again fall down and desire the material atmosphere for material enjoyment,” even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chanter of the holy names can again fall down into material existence. That is why mundane pride in the form of worldly association and accepting many disciples simply produces </w:t>
      </w:r>
      <w:r w:rsidRPr="00790008">
        <w:rPr>
          <w:rStyle w:val="BookTitle"/>
          <w:rFonts w:asciiTheme="minorHAnsi" w:hAnsiTheme="minorHAnsi" w:cstheme="minorHAnsi"/>
          <w:b w:val="0"/>
          <w:bCs w:val="0"/>
          <w:i/>
          <w:iCs/>
          <w:color w:val="000000"/>
          <w:sz w:val="28"/>
          <w:szCs w:val="28"/>
        </w:rPr>
        <w:t>ku-phala</w:t>
      </w:r>
      <w:r w:rsidRPr="00790008">
        <w:rPr>
          <w:rStyle w:val="BookTitle"/>
          <w:rFonts w:asciiTheme="minorHAnsi" w:hAnsiTheme="minorHAnsi" w:cstheme="minorHAnsi"/>
          <w:b w:val="0"/>
          <w:bCs w:val="0"/>
          <w:color w:val="000000"/>
          <w:sz w:val="28"/>
          <w:szCs w:val="28"/>
        </w:rPr>
        <w:t xml:space="preserve">, or evil results. While describing the topics of Haridāsa Ṭhākura’s devotional service, the injunction for loudly chanting and attentively hearing the holy names has been prescribed for practitioners who desire their own welfare in order to deliver from great inauspiciousness those who mistakenly consider satisfying their own senses as satisfying Hari while remaining busy in activities of sense gratification such as accepting many disciples like the immature </w:t>
      </w:r>
      <w:r w:rsidRPr="00EB7E61">
        <w:rPr>
          <w:rStyle w:val="BookTitle"/>
          <w:rFonts w:asciiTheme="minorHAnsi" w:hAnsiTheme="minorHAnsi" w:cstheme="minorHAnsi"/>
          <w:b w:val="0"/>
          <w:bCs w:val="0"/>
          <w:i/>
          <w:iCs/>
          <w:color w:val="000000"/>
          <w:sz w:val="28"/>
          <w:szCs w:val="28"/>
          <w:rPrChange w:id="264" w:author="your servant" w:date="2020-08-31T12:45:00Z">
            <w:rPr>
              <w:rStyle w:val="BookTitle"/>
              <w:rFonts w:asciiTheme="minorHAnsi" w:hAnsiTheme="minorHAnsi" w:cstheme="minorHAnsi"/>
              <w:b w:val="0"/>
              <w:bCs w:val="0"/>
              <w:color w:val="000000"/>
              <w:sz w:val="28"/>
              <w:szCs w:val="28"/>
            </w:rPr>
          </w:rPrChange>
        </w:rPr>
        <w:t>yog</w:t>
      </w:r>
      <w:ins w:id="265" w:author="your servant" w:date="2020-08-31T12:45:00Z">
        <w:r w:rsidR="00EB7E61" w:rsidRPr="00EB7E61">
          <w:rPr>
            <w:rStyle w:val="BookTitle"/>
            <w:rFonts w:asciiTheme="minorHAnsi" w:hAnsiTheme="minorHAnsi" w:cstheme="minorHAnsi"/>
            <w:b w:val="0"/>
            <w:bCs w:val="0"/>
            <w:i/>
            <w:iCs/>
            <w:color w:val="000000"/>
            <w:sz w:val="28"/>
            <w:szCs w:val="28"/>
            <w:rPrChange w:id="266" w:author="your servant" w:date="2020-08-31T12:45:00Z">
              <w:rPr>
                <w:rStyle w:val="BookTitle"/>
                <w:rFonts w:asciiTheme="minorHAnsi" w:hAnsiTheme="minorHAnsi" w:cstheme="minorHAnsi"/>
                <w:b w:val="0"/>
                <w:bCs w:val="0"/>
                <w:color w:val="000000"/>
                <w:sz w:val="28"/>
                <w:szCs w:val="28"/>
              </w:rPr>
            </w:rPrChange>
          </w:rPr>
          <w:t>ī</w:t>
        </w:r>
      </w:ins>
      <w:r w:rsidRPr="00EB7E61">
        <w:rPr>
          <w:rStyle w:val="BookTitle"/>
          <w:rFonts w:asciiTheme="minorHAnsi" w:hAnsiTheme="minorHAnsi" w:cstheme="minorHAnsi"/>
          <w:b w:val="0"/>
          <w:bCs w:val="0"/>
          <w:i/>
          <w:iCs/>
          <w:color w:val="000000"/>
          <w:sz w:val="28"/>
          <w:szCs w:val="28"/>
          <w:rPrChange w:id="267" w:author="your servant" w:date="2020-08-31T12:4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w:t>
      </w:r>
    </w:p>
    <w:p w14:paraId="062207A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śṛṇvataḥ śraddhayā nityaṁ      gṛṇataś ca sva-ceṣṭitam</w:t>
      </w:r>
      <w:r w:rsidRPr="00790008">
        <w:rPr>
          <w:rStyle w:val="BookTitle"/>
          <w:rFonts w:asciiTheme="minorHAnsi" w:hAnsiTheme="minorHAnsi" w:cstheme="minorHAnsi"/>
          <w:b w:val="0"/>
          <w:bCs w:val="0"/>
          <w:color w:val="000000"/>
          <w:sz w:val="28"/>
          <w:szCs w:val="28"/>
        </w:rPr>
        <w:br/>
        <w:t>kālena nātidīrgheṇa      bhagavān viśate hṛdi</w:t>
      </w:r>
    </w:p>
    <w:p w14:paraId="628CA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 hear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regularly and are always taking the matter very seriously will have the Personality of Godhead Śrī Kṛṣṇa manifested in their hearts within a short time.” According to the purport of this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(2.8.4), Ṭhākura Mahāśaya,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and best of the liberated souls, has taught people in general the process of remembering the pastimes of Kṛṣṇa while personally chanting and hearing the holy names of Kṛṣṇa in the course of realizing that Kṛṣṇa is nondifferent from His names, forms, qualities, associates, paraphernalia, and pastimes. Those who give up hearing and loud chanting of the holy names received from the mouths of devotees free from </w:t>
      </w:r>
      <w:r w:rsidRPr="00790008">
        <w:rPr>
          <w:rStyle w:val="BookTitle"/>
          <w:rFonts w:asciiTheme="minorHAnsi" w:hAnsiTheme="minorHAnsi" w:cstheme="minorHAnsi"/>
          <w:b w:val="0"/>
          <w:bCs w:val="0"/>
          <w:i/>
          <w:iCs/>
          <w:color w:val="000000"/>
          <w:sz w:val="28"/>
          <w:szCs w:val="28"/>
        </w:rPr>
        <w:t xml:space="preserve">nāma-aparādha </w:t>
      </w:r>
      <w:r w:rsidRPr="00790008">
        <w:rPr>
          <w:rStyle w:val="BookTitle"/>
          <w:rFonts w:asciiTheme="minorHAnsi" w:hAnsiTheme="minorHAnsi" w:cstheme="minorHAnsi"/>
          <w:b w:val="0"/>
          <w:bCs w:val="0"/>
          <w:color w:val="000000"/>
          <w:sz w:val="28"/>
          <w:szCs w:val="28"/>
        </w:rPr>
        <w:t>and in order to gratify their senses display artificial imitation of remembering the pastimes of the Lord in their impure, enjoyment prone hearts—their attempts to imitate remembrance of the Lord’s pastimes in this way is simply thirst for material enjoyment born from aversion to the Lord.</w:t>
      </w:r>
    </w:p>
    <w:p w14:paraId="47FB3035" w14:textId="4DD456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16.173</w:t>
      </w:r>
    </w:p>
    <w:p w14:paraId="0A753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215D3D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tina-lakṣa nāma dine karena grahaṇa</w:t>
      </w:r>
      <w:r w:rsidRPr="00790008">
        <w:rPr>
          <w:rStyle w:val="BookTitle"/>
          <w:rFonts w:asciiTheme="minorHAnsi" w:hAnsiTheme="minorHAnsi" w:cstheme="minorHAnsi"/>
          <w:b w:val="0"/>
          <w:bCs w:val="0"/>
          <w:color w:val="000000"/>
          <w:sz w:val="28"/>
          <w:szCs w:val="28"/>
        </w:rPr>
        <w:br/>
        <w:t>gophā haila tāṅ’ra yena vaikuṇṭha-bhavana</w:t>
      </w:r>
    </w:p>
    <w:p w14:paraId="79E219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would chant the holy name of the Lord three hundred thousand times a day, and his cave was thus transformed into Vaikuṇṭha.</w:t>
      </w:r>
    </w:p>
    <w:p w14:paraId="3A0C078D" w14:textId="5DD61B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cave in which the pure-hearted, great preacher, Hari-Nāmācārya Ṭhākura Mahāśaya loudly chanted the transcendental sound of the holy names of Lord Hari transformed into a place of Lord Kṛṣṇa’s pastimes, or Vaikuṇṭha, according to the purport of the following statement of a </w:t>
      </w:r>
      <w:r w:rsidRPr="00790008">
        <w:rPr>
          <w:rStyle w:val="BookTitle"/>
          <w:rFonts w:asciiTheme="minorHAnsi" w:hAnsiTheme="minorHAnsi" w:cstheme="minorHAnsi"/>
          <w:b w:val="0"/>
          <w:bCs w:val="0"/>
          <w:i/>
          <w:iCs/>
          <w:color w:val="000000"/>
          <w:sz w:val="28"/>
          <w:szCs w:val="28"/>
        </w:rPr>
        <w:t>mahājana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ye dina gṛhe bhajana dekhi, gṛhete goloka bhāya</w:t>
      </w:r>
      <w:r w:rsidRPr="00790008">
        <w:rPr>
          <w:rStyle w:val="BookTitle"/>
          <w:rFonts w:asciiTheme="minorHAnsi" w:hAnsiTheme="minorHAnsi" w:cstheme="minorHAnsi"/>
          <w:b w:val="0"/>
          <w:bCs w:val="0"/>
          <w:color w:val="000000"/>
          <w:sz w:val="28"/>
          <w:szCs w:val="28"/>
        </w:rPr>
        <w:t>—“One day while performing devotional practices, I saw my house transformed into Goloka Vṛndāvana.”</w:t>
      </w:r>
    </w:p>
    <w:p w14:paraId="7A8A7FD7" w14:textId="3578C1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16.174</w:t>
      </w:r>
    </w:p>
    <w:p w14:paraId="2E5750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22630D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 nāga vaise sei gophāra bhitare</w:t>
      </w:r>
      <w:r w:rsidRPr="00790008">
        <w:rPr>
          <w:rStyle w:val="BookTitle"/>
          <w:rFonts w:asciiTheme="minorHAnsi" w:hAnsiTheme="minorHAnsi" w:cstheme="minorHAnsi"/>
          <w:b w:val="0"/>
          <w:bCs w:val="0"/>
          <w:color w:val="000000"/>
          <w:sz w:val="28"/>
          <w:szCs w:val="28"/>
        </w:rPr>
        <w:br/>
        <w:t>tā’ra jvālā prāṇi-mātre sahite nā pāre</w:t>
      </w:r>
    </w:p>
    <w:p w14:paraId="797CC805" w14:textId="1119B5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huge snake lived within that cave, and no living entity could tolerate the burning atmosphere produced from its poison.</w:t>
      </w:r>
    </w:p>
    <w:p w14:paraId="431270C9" w14:textId="321C7A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16.175</w:t>
      </w:r>
    </w:p>
    <w:p w14:paraId="357DAA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35C70A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haridāsa-ṭhākurere sambhāṣā karite</w:t>
      </w:r>
      <w:r w:rsidRPr="00790008">
        <w:rPr>
          <w:rStyle w:val="BookTitle"/>
          <w:rFonts w:asciiTheme="minorHAnsi" w:hAnsiTheme="minorHAnsi" w:cstheme="minorHAnsi"/>
          <w:b w:val="0"/>
          <w:bCs w:val="0"/>
          <w:color w:val="000000"/>
          <w:sz w:val="28"/>
          <w:szCs w:val="28"/>
        </w:rPr>
        <w:br/>
        <w:t>yateka āise, keha nā pāre rahite</w:t>
      </w:r>
    </w:p>
    <w:p w14:paraId="4CD7ABF4" w14:textId="4D00E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 result, anyone who visited Haridāsa in his cave could not stay more than a few moments.</w:t>
      </w:r>
    </w:p>
    <w:p w14:paraId="08EC81B1" w14:textId="6E3EDB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16.176</w:t>
      </w:r>
    </w:p>
    <w:p w14:paraId="74381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32FA15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parama-viṣera jvālā sabei pāyena</w:t>
      </w:r>
      <w:r w:rsidRPr="00790008">
        <w:rPr>
          <w:rStyle w:val="BookTitle"/>
          <w:rFonts w:asciiTheme="minorHAnsi" w:hAnsiTheme="minorHAnsi" w:cstheme="minorHAnsi"/>
          <w:b w:val="0"/>
          <w:bCs w:val="0"/>
          <w:color w:val="000000"/>
          <w:sz w:val="28"/>
          <w:szCs w:val="28"/>
        </w:rPr>
        <w:br/>
        <w:t>haridāsa punaḥ ihā kichu nā jānena</w:t>
      </w:r>
    </w:p>
    <w:p w14:paraId="50EB3981" w14:textId="2FDFAC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felt intense burning from the poison, but Haridāsa was again completely oblivious.</w:t>
      </w:r>
    </w:p>
    <w:p w14:paraId="6B09ECFE" w14:textId="1E373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16.177</w:t>
      </w:r>
    </w:p>
    <w:p w14:paraId="76D5B2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78809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karena yukti sarva-vipra-gaṇe</w:t>
      </w:r>
      <w:r w:rsidRPr="00790008">
        <w:rPr>
          <w:rStyle w:val="BookTitle"/>
          <w:rFonts w:asciiTheme="minorHAnsi" w:hAnsiTheme="minorHAnsi" w:cstheme="minorHAnsi"/>
          <w:b w:val="0"/>
          <w:bCs w:val="0"/>
          <w:color w:val="000000"/>
          <w:sz w:val="28"/>
          <w:szCs w:val="28"/>
        </w:rPr>
        <w:br/>
        <w:t>“haridāsa-āśrame eteka jvālā kene”</w:t>
      </w:r>
    </w:p>
    <w:p w14:paraId="40FCA622" w14:textId="3F0C57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sat down together and considered, “What is that burning sensation in Haridāsa’s cave?”</w:t>
      </w:r>
    </w:p>
    <w:p w14:paraId="377E4536" w14:textId="38C2E4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16.178</w:t>
      </w:r>
    </w:p>
    <w:p w14:paraId="02320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75F84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 phuliyāya vaise mahā-vaidya-gaṇa</w:t>
      </w:r>
      <w:r w:rsidRPr="00790008">
        <w:rPr>
          <w:rStyle w:val="BookTitle"/>
          <w:rFonts w:asciiTheme="minorHAnsi" w:hAnsiTheme="minorHAnsi" w:cstheme="minorHAnsi"/>
          <w:b w:val="0"/>
          <w:bCs w:val="0"/>
          <w:color w:val="000000"/>
          <w:sz w:val="28"/>
          <w:szCs w:val="28"/>
        </w:rPr>
        <w:br/>
        <w:t>tā’rā āsi’ jānileka sarpera kāraṇa</w:t>
      </w:r>
    </w:p>
    <w:p w14:paraId="2CF2E26E" w14:textId="18EDCD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some expert physicians living in Phuliyā. When they came there, they could understand that the burning sensation was due to the presence of a snake.</w:t>
      </w:r>
    </w:p>
    <w:p w14:paraId="7CE55965" w14:textId="535B69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16.179</w:t>
      </w:r>
    </w:p>
    <w:p w14:paraId="05A363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6E1A0A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vaidya balileka,—“ei gophāra talāya</w:t>
      </w:r>
      <w:r w:rsidRPr="00790008">
        <w:rPr>
          <w:rStyle w:val="BookTitle"/>
          <w:rFonts w:asciiTheme="minorHAnsi" w:hAnsiTheme="minorHAnsi" w:cstheme="minorHAnsi"/>
          <w:b w:val="0"/>
          <w:bCs w:val="0"/>
          <w:color w:val="000000"/>
          <w:sz w:val="28"/>
          <w:szCs w:val="28"/>
        </w:rPr>
        <w:br/>
        <w:t>eka mahā nāga āche, tāhāra jvālāya</w:t>
      </w:r>
    </w:p>
    <w:p w14:paraId="302AEEA0" w14:textId="4FCFB3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physician said, “There is big snake somewhere inside the cave.</w:t>
      </w:r>
    </w:p>
    <w:p w14:paraId="7A112D0A" w14:textId="32D5C3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16.180</w:t>
      </w:r>
    </w:p>
    <w:p w14:paraId="7FF9C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56CFC8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rahite nā pāre keha,—kahiluṅ niścaya</w:t>
      </w:r>
      <w:r w:rsidRPr="00790008">
        <w:rPr>
          <w:rStyle w:val="BookTitle"/>
          <w:rFonts w:asciiTheme="minorHAnsi" w:hAnsiTheme="minorHAnsi" w:cstheme="minorHAnsi"/>
          <w:b w:val="0"/>
          <w:bCs w:val="0"/>
          <w:color w:val="000000"/>
          <w:sz w:val="28"/>
          <w:szCs w:val="28"/>
        </w:rPr>
        <w:br/>
        <w:t>haridāsa satvare caluna anyāśraya</w:t>
      </w:r>
    </w:p>
    <w:p w14:paraId="32FD70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remain here due to the effects of its poison. This is our assurance. Therefore Haridāsa should immediately go somewhere else.</w:t>
      </w:r>
    </w:p>
    <w:p w14:paraId="52F185F3" w14:textId="720132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came to see Ṭhākura Haridāsa in his </w:t>
      </w:r>
      <w:r w:rsidRPr="00790008">
        <w:rPr>
          <w:rStyle w:val="BookTitle"/>
          <w:rFonts w:asciiTheme="minorHAnsi" w:hAnsiTheme="minorHAnsi" w:cstheme="minorHAnsi"/>
          <w:b w:val="0"/>
          <w:bCs w:val="0"/>
          <w:i/>
          <w:iCs/>
          <w:color w:val="000000"/>
          <w:sz w:val="28"/>
          <w:szCs w:val="28"/>
        </w:rPr>
        <w:t xml:space="preserve">bhajana-kuṭira </w:t>
      </w:r>
      <w:r w:rsidRPr="00790008">
        <w:rPr>
          <w:rStyle w:val="BookTitle"/>
          <w:rFonts w:asciiTheme="minorHAnsi" w:hAnsiTheme="minorHAnsi" w:cstheme="minorHAnsi"/>
          <w:b w:val="0"/>
          <w:bCs w:val="0"/>
          <w:color w:val="000000"/>
          <w:sz w:val="28"/>
          <w:szCs w:val="28"/>
        </w:rPr>
        <w:t xml:space="preserve">felt great distress due to the burning poison of the snake. They could not understand where the burning heat was coming from. Later on, they brought snakebite doctors and found out that a snake lived within a hole in Haridāsa Ṭhākura’s </w:t>
      </w:r>
      <w:r w:rsidRPr="00790008">
        <w:rPr>
          <w:rStyle w:val="BookTitle"/>
          <w:rFonts w:asciiTheme="minorHAnsi" w:hAnsiTheme="minorHAnsi" w:cstheme="minorHAnsi"/>
          <w:b w:val="0"/>
          <w:bCs w:val="0"/>
          <w:i/>
          <w:iCs/>
          <w:color w:val="000000"/>
          <w:sz w:val="28"/>
          <w:szCs w:val="28"/>
        </w:rPr>
        <w:t>kuṭira</w:t>
      </w:r>
      <w:r w:rsidRPr="00790008">
        <w:rPr>
          <w:rStyle w:val="BookTitle"/>
          <w:rFonts w:asciiTheme="minorHAnsi" w:hAnsiTheme="minorHAnsi" w:cstheme="minorHAnsi"/>
          <w:b w:val="0"/>
          <w:bCs w:val="0"/>
          <w:color w:val="000000"/>
          <w:sz w:val="28"/>
          <w:szCs w:val="28"/>
        </w:rPr>
        <w:t>. Due to excessive heat from the burning poison, no one could stay there for any length of time. But Haridāsa Ṭhākura, who was solely attached to chanting the holy names and who never wasted a moment, did not feel any inconvenience at all. Considering that it is never proper to live with a cruel, deceitful, fierce, poisonous snake, the visitors requested Haridāsa to shift to another place.</w:t>
      </w:r>
    </w:p>
    <w:p w14:paraId="16AC92B9" w14:textId="690054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16.181</w:t>
      </w:r>
    </w:p>
    <w:p w14:paraId="758575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0BC83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sarpera sahita vāsa kabhu yukta naya</w:t>
      </w:r>
      <w:r w:rsidRPr="00790008">
        <w:rPr>
          <w:rStyle w:val="BookTitle"/>
          <w:rFonts w:asciiTheme="minorHAnsi" w:hAnsiTheme="minorHAnsi" w:cstheme="minorHAnsi"/>
          <w:b w:val="0"/>
          <w:bCs w:val="0"/>
          <w:color w:val="000000"/>
          <w:sz w:val="28"/>
          <w:szCs w:val="28"/>
        </w:rPr>
        <w:br/>
        <w:t>cala sabe kahi’ giyā tāhāna āśraya”</w:t>
      </w:r>
    </w:p>
    <w:p w14:paraId="41E11241" w14:textId="7C455B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wise to live with a snake. Let us go to his cave and inform him.”</w:t>
      </w:r>
    </w:p>
    <w:p w14:paraId="728616AA" w14:textId="7900CE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16.182</w:t>
      </w:r>
    </w:p>
    <w:p w14:paraId="1D205A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137C01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āsi’ haridāsa-ṭhākurere</w:t>
      </w:r>
      <w:r w:rsidRPr="00790008">
        <w:rPr>
          <w:rStyle w:val="BookTitle"/>
          <w:rFonts w:asciiTheme="minorHAnsi" w:hAnsiTheme="minorHAnsi" w:cstheme="minorHAnsi"/>
          <w:b w:val="0"/>
          <w:bCs w:val="0"/>
          <w:color w:val="000000"/>
          <w:sz w:val="28"/>
          <w:szCs w:val="28"/>
        </w:rPr>
        <w:br/>
        <w:t>kahila vṛtānta sei gophā chāḍibāre</w:t>
      </w:r>
    </w:p>
    <w:p w14:paraId="081CBD69" w14:textId="1B4DD1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Then they all went to see Haridāsa to explain the situation and request him to move.</w:t>
      </w:r>
    </w:p>
    <w:p w14:paraId="519B115A" w14:textId="1B30EF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16.183</w:t>
      </w:r>
    </w:p>
    <w:p w14:paraId="44F589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1AFA16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“mahā-nāga vaise ei gophāra bhitare</w:t>
      </w:r>
      <w:r w:rsidRPr="00790008">
        <w:rPr>
          <w:rStyle w:val="BookTitle"/>
          <w:rFonts w:asciiTheme="minorHAnsi" w:hAnsiTheme="minorHAnsi" w:cstheme="minorHAnsi"/>
          <w:b w:val="0"/>
          <w:bCs w:val="0"/>
          <w:color w:val="000000"/>
          <w:sz w:val="28"/>
          <w:szCs w:val="28"/>
        </w:rPr>
        <w:br/>
        <w:t>tāhāra jvālāya keha rahite nā pāre</w:t>
      </w:r>
    </w:p>
    <w:p w14:paraId="6F49C6B6" w14:textId="17650E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big snake living in this cave, and no one can remain here due to the effect of its poison.</w:t>
      </w:r>
    </w:p>
    <w:p w14:paraId="7C592A47" w14:textId="59C652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16.184</w:t>
      </w:r>
    </w:p>
    <w:p w14:paraId="03B7D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A0A4F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e sthāne rahite yogya naya</w:t>
      </w:r>
      <w:r w:rsidRPr="00790008">
        <w:rPr>
          <w:rStyle w:val="BookTitle"/>
          <w:rFonts w:asciiTheme="minorHAnsi" w:hAnsiTheme="minorHAnsi" w:cstheme="minorHAnsi"/>
          <w:b w:val="0"/>
          <w:bCs w:val="0"/>
          <w:color w:val="000000"/>
          <w:sz w:val="28"/>
          <w:szCs w:val="28"/>
        </w:rPr>
        <w:br/>
        <w:t>anya sthāne āsi’ tumi karaha āśraya”</w:t>
      </w:r>
    </w:p>
    <w:p w14:paraId="65D7024A" w14:textId="073291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it is not wise to live here. Please find another place to stay.”</w:t>
      </w:r>
    </w:p>
    <w:p w14:paraId="047FBF08" w14:textId="6A10A8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16.185</w:t>
      </w:r>
    </w:p>
    <w:p w14:paraId="33D04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D7613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balena,—“aneka dina āchi</w:t>
      </w:r>
      <w:r w:rsidRPr="00790008">
        <w:rPr>
          <w:rStyle w:val="BookTitle"/>
          <w:rFonts w:asciiTheme="minorHAnsi" w:hAnsiTheme="minorHAnsi" w:cstheme="minorHAnsi"/>
          <w:b w:val="0"/>
          <w:bCs w:val="0"/>
          <w:color w:val="000000"/>
          <w:sz w:val="28"/>
          <w:szCs w:val="28"/>
        </w:rPr>
        <w:br/>
        <w:t>kona jvālā-viṣa e gophāya nāhi vāsi</w:t>
      </w:r>
    </w:p>
    <w:p w14:paraId="3A231BBB" w14:textId="388911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replied, “I have been staying in this cave for many days, but I haven’t felt any burning sensation.</w:t>
      </w:r>
    </w:p>
    <w:p w14:paraId="6FEBB1EB" w14:textId="32D209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16.186-188</w:t>
      </w:r>
    </w:p>
    <w:p w14:paraId="40156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186-188</w:t>
      </w:r>
    </w:p>
    <w:p w14:paraId="113053B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duḥkha,—tomarā ye nā pāra’ sahite</w:t>
      </w:r>
      <w:r w:rsidRPr="00790008">
        <w:rPr>
          <w:rStyle w:val="BookTitle"/>
          <w:rFonts w:asciiTheme="minorHAnsi" w:hAnsiTheme="minorHAnsi" w:cstheme="minorHAnsi"/>
          <w:b w:val="0"/>
          <w:bCs w:val="0"/>
          <w:color w:val="000000"/>
          <w:sz w:val="28"/>
          <w:szCs w:val="28"/>
        </w:rPr>
        <w:br/>
        <w:t>eteke calimu kāli āmi ye-se-bhite</w:t>
      </w:r>
    </w:p>
    <w:p w14:paraId="06097D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yadi ihāte thākena mahāśaya</w:t>
      </w:r>
      <w:r w:rsidRPr="00790008">
        <w:rPr>
          <w:rStyle w:val="BookTitle"/>
          <w:rFonts w:asciiTheme="minorHAnsi" w:hAnsiTheme="minorHAnsi" w:cstheme="minorHAnsi"/>
          <w:b w:val="0"/>
          <w:bCs w:val="0"/>
          <w:color w:val="000000"/>
          <w:sz w:val="28"/>
          <w:szCs w:val="28"/>
        </w:rPr>
        <w:br/>
        <w:t>teṅho yadi kāli nā chāḍena e ālaya</w:t>
      </w:r>
    </w:p>
    <w:p w14:paraId="51C459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tabe-āmi kāli chāḍi’ yāimu sarvathā</w:t>
      </w:r>
      <w:r w:rsidRPr="00790008">
        <w:rPr>
          <w:rStyle w:val="BookTitle"/>
          <w:rFonts w:asciiTheme="minorHAnsi" w:hAnsiTheme="minorHAnsi" w:cstheme="minorHAnsi"/>
          <w:b w:val="0"/>
          <w:bCs w:val="0"/>
          <w:color w:val="000000"/>
          <w:sz w:val="28"/>
          <w:szCs w:val="28"/>
        </w:rPr>
        <w:br/>
        <w:t>cintā nāhi, tomarā balaha kṛṣṇa-gāthā”</w:t>
      </w:r>
    </w:p>
    <w:p w14:paraId="2840EF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since you are all suffering and unable to tolerate the burning of the poison, I will leave tomorrow for another place. If there is a snake in this cave and it doesn’t leave by tomorrow, then I’ll leave and go some other place. Don’t worry. Let us all chant Kṛṣṇa’s names.”</w:t>
      </w:r>
    </w:p>
    <w:p w14:paraId="68CE80D7" w14:textId="3FE0A5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reply Haridāsa said, “I have no inconvenience due to the burning poison of the snake, but since all of you are concerned about me I will leave this place for your benefit and satisfaction. Either I or the snake will leave this cave tomorrow. All of </w:t>
      </w:r>
      <w:r w:rsidRPr="00790008">
        <w:rPr>
          <w:rStyle w:val="BookTitle"/>
          <w:rFonts w:asciiTheme="minorHAnsi" w:hAnsiTheme="minorHAnsi" w:cstheme="minorHAnsi"/>
          <w:b w:val="0"/>
          <w:bCs w:val="0"/>
          <w:color w:val="000000"/>
          <w:sz w:val="28"/>
          <w:szCs w:val="28"/>
        </w:rPr>
        <w:lastRenderedPageBreak/>
        <w:t>you should give up unnecessary talking that is not related to Kṛṣṇa and constantly sing the glories of Kṛṣṇa.”</w:t>
      </w:r>
    </w:p>
    <w:p w14:paraId="5531AE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second half of verse 188, one should discuss Mahārāja Parīkṣit’s statement to the innumerable </w:t>
      </w:r>
      <w:r w:rsidRPr="00790008">
        <w:rPr>
          <w:rStyle w:val="BookTitle"/>
          <w:rFonts w:asciiTheme="minorHAnsi" w:hAnsiTheme="minorHAnsi" w:cstheme="minorHAnsi"/>
          <w:b w:val="0"/>
          <w:bCs w:val="0"/>
          <w:i/>
          <w:iCs/>
          <w:color w:val="000000"/>
          <w:sz w:val="28"/>
          <w:szCs w:val="28"/>
        </w:rPr>
        <w:t>rājarṣis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maharṣis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devarṣis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brahmarṣis </w:t>
      </w: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(1.19.15), wherein he says: “O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just accept me as a completely surrendered soul, and let mother Ganges, the representative of the Lord, also accept me in that way, for I have already taken the lotus feet of the Lord into my heart. Let the snake-bird—or whatever magical thing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created—bite me at once. I only desire that you all continue singing the deeds of Lord Viṣṇu.”</w:t>
      </w:r>
    </w:p>
    <w:p w14:paraId="6DFFF14F" w14:textId="65DFE4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16.189</w:t>
      </w:r>
    </w:p>
    <w:p w14:paraId="0ED96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761FA3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kṛṣṇa-kathā-maṅgala-kīrtane</w:t>
      </w:r>
      <w:r w:rsidRPr="00790008">
        <w:rPr>
          <w:rStyle w:val="BookTitle"/>
          <w:rFonts w:asciiTheme="minorHAnsi" w:hAnsiTheme="minorHAnsi" w:cstheme="minorHAnsi"/>
          <w:b w:val="0"/>
          <w:bCs w:val="0"/>
          <w:color w:val="000000"/>
          <w:sz w:val="28"/>
          <w:szCs w:val="28"/>
        </w:rPr>
        <w:br/>
        <w:t>thākite, adbhuta ati haila sei-kṣaṇe</w:t>
      </w:r>
    </w:p>
    <w:p w14:paraId="64A8312D" w14:textId="74AB99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they began to perform kīrtana, a wonderful incident took place.</w:t>
      </w:r>
    </w:p>
    <w:p w14:paraId="23738422" w14:textId="3B96B2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16.190</w:t>
      </w:r>
    </w:p>
    <w:p w14:paraId="21A0D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06A16C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chāḍibena’ śuniñā vacana</w:t>
      </w:r>
      <w:r w:rsidRPr="00790008">
        <w:rPr>
          <w:rStyle w:val="BookTitle"/>
          <w:rFonts w:asciiTheme="minorHAnsi" w:hAnsiTheme="minorHAnsi" w:cstheme="minorHAnsi"/>
          <w:b w:val="0"/>
          <w:bCs w:val="0"/>
          <w:color w:val="000000"/>
          <w:sz w:val="28"/>
          <w:szCs w:val="28"/>
        </w:rPr>
        <w:br/>
        <w:t>mahā-nāga chāḍilena sthāna sei-kṣaṇa</w:t>
      </w:r>
    </w:p>
    <w:p w14:paraId="6EBBAE47" w14:textId="36C38A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that Haridāsa was prepared to leave the cave, the large snake immediately left.</w:t>
      </w:r>
    </w:p>
    <w:p w14:paraId="3119D2CE" w14:textId="136835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16.191</w:t>
      </w:r>
    </w:p>
    <w:p w14:paraId="46B8E9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010C97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garta haite uṭhi’ sarpa sandhyāra praveśe</w:t>
      </w:r>
      <w:r w:rsidRPr="00790008">
        <w:rPr>
          <w:rStyle w:val="BookTitle"/>
          <w:rFonts w:asciiTheme="minorHAnsi" w:hAnsiTheme="minorHAnsi" w:cstheme="minorHAnsi"/>
          <w:b w:val="0"/>
          <w:bCs w:val="0"/>
          <w:color w:val="000000"/>
          <w:sz w:val="28"/>
          <w:szCs w:val="28"/>
        </w:rPr>
        <w:br/>
        <w:t>sabei dekhena,—calilena anya-deśe</w:t>
      </w:r>
    </w:p>
    <w:p w14:paraId="7C08B2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was early evening as everyone there saw the snake leave the cave.</w:t>
      </w:r>
    </w:p>
    <w:p w14:paraId="0E91B63B" w14:textId="5E36EC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sandhyāra praveśe</w:t>
      </w:r>
      <w:r w:rsidRPr="00790008">
        <w:rPr>
          <w:rStyle w:val="BookTitle"/>
          <w:rFonts w:asciiTheme="minorHAnsi" w:hAnsiTheme="minorHAnsi" w:cstheme="minorHAnsi"/>
          <w:b w:val="0"/>
          <w:bCs w:val="0"/>
          <w:color w:val="000000"/>
          <w:sz w:val="28"/>
          <w:szCs w:val="28"/>
        </w:rPr>
        <w:t xml:space="preserve"> means “in the evening” or “as night approached.”</w:t>
      </w:r>
    </w:p>
    <w:p w14:paraId="0708A7DD" w14:textId="669711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16.192</w:t>
      </w:r>
    </w:p>
    <w:p w14:paraId="721C86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4759CF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parama-adbhuta sarpa—mahā-bhayaṅkara</w:t>
      </w:r>
      <w:r w:rsidRPr="00790008">
        <w:rPr>
          <w:rStyle w:val="BookTitle"/>
          <w:rFonts w:asciiTheme="minorHAnsi" w:hAnsiTheme="minorHAnsi" w:cstheme="minorHAnsi"/>
          <w:b w:val="0"/>
          <w:bCs w:val="0"/>
          <w:color w:val="000000"/>
          <w:sz w:val="28"/>
          <w:szCs w:val="28"/>
        </w:rPr>
        <w:br/>
        <w:t>pīta-nīla-śukla varṇa—parama-sundara</w:t>
      </w:r>
    </w:p>
    <w:p w14:paraId="67330CA0" w14:textId="5B14C8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large wonderful snake looked most fearful, yet it was also very beautiful, being colored yellow, blue, and white.</w:t>
      </w:r>
    </w:p>
    <w:p w14:paraId="2C7831EA" w14:textId="3F48D6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16.193</w:t>
      </w:r>
    </w:p>
    <w:p w14:paraId="1A1FA5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193</w:t>
      </w:r>
    </w:p>
    <w:p w14:paraId="62D2C1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mahāmaṇi jvaliteche mastaka-upare</w:t>
      </w:r>
      <w:r w:rsidRPr="00790008">
        <w:rPr>
          <w:rStyle w:val="BookTitle"/>
          <w:rFonts w:asciiTheme="minorHAnsi" w:hAnsiTheme="minorHAnsi" w:cstheme="minorHAnsi"/>
          <w:b w:val="0"/>
          <w:bCs w:val="0"/>
          <w:color w:val="000000"/>
          <w:sz w:val="28"/>
          <w:szCs w:val="28"/>
        </w:rPr>
        <w:br/>
        <w:t>dekhi’ bhaye vipra-gaṇa ’kṛṣṇa kṛṣṇa’ smare</w:t>
      </w:r>
    </w:p>
    <w:p w14:paraId="1875B7F2" w14:textId="5B7CEE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brāhmaṇas saw the brilliant jewel adorning its head, they fearfully remembered Kṛṣṇa.</w:t>
      </w:r>
    </w:p>
    <w:p w14:paraId="771E8C3D" w14:textId="5A168D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16.194</w:t>
      </w:r>
    </w:p>
    <w:p w14:paraId="69F6EB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6CFEDA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sarpa se caliyā gela, jvālā nāhi āra</w:t>
      </w:r>
      <w:r w:rsidRPr="00790008">
        <w:rPr>
          <w:rStyle w:val="BookTitle"/>
          <w:rFonts w:asciiTheme="minorHAnsi" w:hAnsiTheme="minorHAnsi" w:cstheme="minorHAnsi"/>
          <w:b w:val="0"/>
          <w:bCs w:val="0"/>
          <w:color w:val="000000"/>
          <w:sz w:val="28"/>
          <w:szCs w:val="28"/>
        </w:rPr>
        <w:br/>
        <w:t>vipra-gaṇa hailena santoṣa apāra</w:t>
      </w:r>
    </w:p>
    <w:p w14:paraId="5BBE9688" w14:textId="4A5654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snake left that place, the brāhmaṇas were overjoyed to find that the burning sensation was gone.</w:t>
      </w:r>
    </w:p>
    <w:p w14:paraId="39A1C682" w14:textId="66342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16.195</w:t>
      </w:r>
    </w:p>
    <w:p w14:paraId="0E4940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196F3E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haridāsa ṭhākurera mahā-śakti</w:t>
      </w:r>
      <w:r w:rsidRPr="00790008">
        <w:rPr>
          <w:rStyle w:val="BookTitle"/>
          <w:rFonts w:asciiTheme="minorHAnsi" w:hAnsiTheme="minorHAnsi" w:cstheme="minorHAnsi"/>
          <w:b w:val="0"/>
          <w:bCs w:val="0"/>
          <w:color w:val="000000"/>
          <w:sz w:val="28"/>
          <w:szCs w:val="28"/>
        </w:rPr>
        <w:br/>
        <w:t>vipra-gaṇera janmila viśeṣa tāṅ’re bhakti</w:t>
      </w:r>
    </w:p>
    <w:p w14:paraId="2C6686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appreciated Haridāsa’s marvelous potency and developed great devotion for him.</w:t>
      </w:r>
    </w:p>
    <w:p w14:paraId="3E352ABD" w14:textId="74B059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departure of the great snake by the influence of Haridāsa Ṭhākura’s opulence and magnanimity, even many atheistic nondevotee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attached to yogic perfections, developed special respect for him. The seminal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obliged to enjoy the fruits of their karma and eligible for Yamarāja’s punishment thought, “Due to one’s previous misdeeds a living entity takes birth in a family lower than that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Similarly, due to his previous misdeeds (?) Haridāsa Ṭhākura has taken birth in a Moslem family. Therefore he is certainly inferior to the pious mundane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But now, seeing his easily achieved mystic opulence, who stands before Haridāsa with folded hands awaiting his instructions, they accepted him as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18B5601E" w14:textId="316FF7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16.196</w:t>
      </w:r>
    </w:p>
    <w:p w14:paraId="01350F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4C12AE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e kon prabhāva</w:t>
      </w:r>
      <w:r w:rsidRPr="00790008">
        <w:rPr>
          <w:rStyle w:val="BookTitle"/>
          <w:rFonts w:asciiTheme="minorHAnsi" w:hAnsiTheme="minorHAnsi" w:cstheme="minorHAnsi"/>
          <w:b w:val="0"/>
          <w:bCs w:val="0"/>
          <w:color w:val="000000"/>
          <w:sz w:val="28"/>
          <w:szCs w:val="28"/>
        </w:rPr>
        <w:br/>
        <w:t>yāṅ’ra vākya-mātre sthāna chāḍileka nāga</w:t>
      </w:r>
    </w:p>
    <w:p w14:paraId="71A9F5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very glorious that a snake left its cave simply on the request of Haridāsa Ṭhākura.</w:t>
      </w:r>
    </w:p>
    <w:p w14:paraId="6E9E6840" w14:textId="74335D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Only persons who are envious of others, who are attached to sense gratification, who are averse to Hari, and who cause anxiety to other living entities are bitten by snakes. But what to speak of causing anxiety, envy, or fear,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like Ṭhākura Haridāsa has such great influence that even the most envious, fierce, poisonous snake humbly carries out his order.</w:t>
      </w:r>
    </w:p>
    <w:p w14:paraId="4E124BE5" w14:textId="4B3913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16.197</w:t>
      </w:r>
    </w:p>
    <w:p w14:paraId="2EF67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4A0B59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dṛṣṭi-mātre chāḍe avidyā-bandhana</w:t>
      </w:r>
      <w:r w:rsidRPr="00790008">
        <w:rPr>
          <w:rStyle w:val="BookTitle"/>
          <w:rFonts w:asciiTheme="minorHAnsi" w:hAnsiTheme="minorHAnsi" w:cstheme="minorHAnsi"/>
          <w:b w:val="0"/>
          <w:bCs w:val="0"/>
          <w:color w:val="000000"/>
          <w:sz w:val="28"/>
          <w:szCs w:val="28"/>
        </w:rPr>
        <w:br/>
        <w:t>kṛṣṇa nā laṅghana haridāsera vacana</w:t>
      </w:r>
    </w:p>
    <w:p w14:paraId="26F03C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by his glance one’s bondage born of nescience is destroyed. Even Lord Kṛṣṇa does not transgress the words of Haridāsa.</w:t>
      </w:r>
    </w:p>
    <w:p w14:paraId="55153813" w14:textId="203EDE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one who is blessed by Haridāsa Ṭhākura is able to constantly chant the names of Hari and take shelter of the pure holy names without committing offenses, and thus his contamination of ignorance, which is the root of material enjoyment, is totally uprooted. As a result of serving Haridāsa Ṭhākura and receiving his mercy, the Supreme Lord becomes obliged.</w:t>
      </w:r>
    </w:p>
    <w:p w14:paraId="2A15014D" w14:textId="0382C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16.198</w:t>
      </w:r>
    </w:p>
    <w:p w14:paraId="02DFBC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3BFD51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śuna, tā’na adbhuta ākhyāna</w:t>
      </w:r>
      <w:r w:rsidRPr="00790008">
        <w:rPr>
          <w:rStyle w:val="BookTitle"/>
          <w:rFonts w:asciiTheme="minorHAnsi" w:hAnsiTheme="minorHAnsi" w:cstheme="minorHAnsi"/>
          <w:b w:val="0"/>
          <w:bCs w:val="0"/>
          <w:color w:val="000000"/>
          <w:sz w:val="28"/>
          <w:szCs w:val="28"/>
        </w:rPr>
        <w:br/>
        <w:t>nāgarāja ye kahilā mahimā tāhāna</w:t>
      </w:r>
    </w:p>
    <w:p w14:paraId="366A9C53" w14:textId="307963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another wonderful incident that was narrated by the king of the snakes.</w:t>
      </w:r>
    </w:p>
    <w:p w14:paraId="32FBF8FD" w14:textId="17B4D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16.199</w:t>
      </w:r>
    </w:p>
    <w:p w14:paraId="078BDD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31725B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baḍa eka lokera mandire</w:t>
      </w:r>
      <w:r w:rsidRPr="00790008">
        <w:rPr>
          <w:rStyle w:val="BookTitle"/>
          <w:rFonts w:asciiTheme="minorHAnsi" w:hAnsiTheme="minorHAnsi" w:cstheme="minorHAnsi"/>
          <w:b w:val="0"/>
          <w:bCs w:val="0"/>
          <w:color w:val="000000"/>
          <w:sz w:val="28"/>
          <w:szCs w:val="28"/>
        </w:rPr>
        <w:br/>
        <w:t>sarpa-kṣata ḍaṅka nāce vividha prakāre</w:t>
      </w:r>
    </w:p>
    <w:p w14:paraId="493976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 snake charmer was dancing in the courtyard of one wealthy man.</w:t>
      </w:r>
    </w:p>
    <w:p w14:paraId="4E80743A" w14:textId="694CFA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sarpa-kṣata </w:t>
      </w:r>
      <w:r w:rsidRPr="00790008">
        <w:rPr>
          <w:rStyle w:val="BookTitle"/>
          <w:rFonts w:asciiTheme="minorHAnsi" w:hAnsiTheme="minorHAnsi" w:cstheme="minorHAnsi"/>
          <w:b w:val="0"/>
          <w:bCs w:val="0"/>
          <w:color w:val="000000"/>
          <w:sz w:val="28"/>
          <w:szCs w:val="28"/>
        </w:rPr>
        <w:t xml:space="preserve">refers to being bitten by a snake or to a snake charmer who is possessed by the predominating deity of the snakes, Vāsuki, who is invoked by mantras when one is bitten by nonpoisonous snake. The word </w:t>
      </w:r>
      <w:r w:rsidRPr="00790008">
        <w:rPr>
          <w:rStyle w:val="BookTitle"/>
          <w:rFonts w:asciiTheme="minorHAnsi" w:hAnsiTheme="minorHAnsi" w:cstheme="minorHAnsi"/>
          <w:b w:val="0"/>
          <w:bCs w:val="0"/>
          <w:i/>
          <w:iCs/>
          <w:color w:val="000000"/>
          <w:sz w:val="28"/>
          <w:szCs w:val="28"/>
        </w:rPr>
        <w:t xml:space="preserve">ḍaṅka </w:t>
      </w:r>
      <w:r w:rsidRPr="00790008">
        <w:rPr>
          <w:rStyle w:val="BookTitle"/>
          <w:rFonts w:asciiTheme="minorHAnsi" w:hAnsiTheme="minorHAnsi" w:cstheme="minorHAnsi"/>
          <w:b w:val="0"/>
          <w:bCs w:val="0"/>
          <w:color w:val="000000"/>
          <w:sz w:val="28"/>
          <w:szCs w:val="28"/>
        </w:rPr>
        <w:t xml:space="preserve">(derived from the Hindi word </w:t>
      </w:r>
      <w:r w:rsidRPr="00790008">
        <w:rPr>
          <w:rStyle w:val="BookTitle"/>
          <w:rFonts w:asciiTheme="minorHAnsi" w:hAnsiTheme="minorHAnsi" w:cstheme="minorHAnsi"/>
          <w:b w:val="0"/>
          <w:bCs w:val="0"/>
          <w:i/>
          <w:iCs/>
          <w:color w:val="000000"/>
          <w:sz w:val="28"/>
          <w:szCs w:val="28"/>
        </w:rPr>
        <w:t>ḍaṅk</w:t>
      </w:r>
      <w:r w:rsidRPr="00790008">
        <w:rPr>
          <w:rStyle w:val="BookTitle"/>
          <w:rFonts w:asciiTheme="minorHAnsi" w:hAnsiTheme="minorHAnsi" w:cstheme="minorHAnsi"/>
          <w:b w:val="0"/>
          <w:bCs w:val="0"/>
          <w:color w:val="000000"/>
          <w:sz w:val="28"/>
          <w:szCs w:val="28"/>
        </w:rPr>
        <w:t>, meaning “hood” or “stinger”) refers to the person who makes a snake dance or to a snake charmer.</w:t>
      </w:r>
    </w:p>
    <w:p w14:paraId="30F7C22B" w14:textId="294A39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16.200</w:t>
      </w:r>
    </w:p>
    <w:p w14:paraId="2BE0B1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013E3B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mṛdaṅga-mandirā gīta—tā’ra mantra ghore</w:t>
      </w:r>
      <w:r w:rsidRPr="00790008">
        <w:rPr>
          <w:rStyle w:val="BookTitle"/>
          <w:rFonts w:asciiTheme="minorHAnsi" w:hAnsiTheme="minorHAnsi" w:cstheme="minorHAnsi"/>
          <w:b w:val="0"/>
          <w:bCs w:val="0"/>
          <w:color w:val="000000"/>
          <w:sz w:val="28"/>
          <w:szCs w:val="28"/>
        </w:rPr>
        <w:br/>
        <w:t>ḍaṅka beḍi’ sabei gāyena uccaiḥ-svare</w:t>
      </w:r>
    </w:p>
    <w:p w14:paraId="5D513C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associates played the mṛdaṅga and a flute used for snake charming as they loudly sang on all sides of the snake charmer. The snake charmer was absorbed under the influence of some mantras that he was chanting.</w:t>
      </w:r>
    </w:p>
    <w:p w14:paraId="4D0254B2" w14:textId="3C95E3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line of this verse refers to singing to the accompaniment of musical instruments like the </w:t>
      </w:r>
      <w:r w:rsidRPr="00790008">
        <w:rPr>
          <w:rStyle w:val="BookTitle"/>
          <w:rFonts w:asciiTheme="minorHAnsi" w:hAnsiTheme="minorHAnsi" w:cstheme="minorHAnsi"/>
          <w:b w:val="0"/>
          <w:bCs w:val="0"/>
          <w:i/>
          <w:iCs/>
          <w:color w:val="000000"/>
          <w:sz w:val="28"/>
          <w:szCs w:val="28"/>
        </w:rPr>
        <w:t>mṛdaṅga</w:t>
      </w:r>
      <w:r w:rsidRPr="00790008">
        <w:rPr>
          <w:rStyle w:val="BookTitle"/>
          <w:rFonts w:asciiTheme="minorHAnsi" w:hAnsiTheme="minorHAnsi" w:cstheme="minorHAnsi"/>
          <w:b w:val="0"/>
          <w:bCs w:val="0"/>
          <w:color w:val="000000"/>
          <w:sz w:val="28"/>
          <w:szCs w:val="28"/>
        </w:rPr>
        <w:t xml:space="preserve"> and cymbals or to be maddened, overwhelmed, or absorbed in the snake charmer’s chanting of mantras.</w:t>
      </w:r>
    </w:p>
    <w:p w14:paraId="6D7806C1" w14:textId="33A2FA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16.201</w:t>
      </w:r>
    </w:p>
    <w:p w14:paraId="30A80F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6DEE56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daiva-gati tathāya āilā haridāsa</w:t>
      </w:r>
      <w:r w:rsidRPr="00790008">
        <w:rPr>
          <w:rStyle w:val="BookTitle"/>
          <w:rFonts w:asciiTheme="minorHAnsi" w:hAnsiTheme="minorHAnsi" w:cstheme="minorHAnsi"/>
          <w:b w:val="0"/>
          <w:bCs w:val="0"/>
          <w:color w:val="000000"/>
          <w:sz w:val="28"/>
          <w:szCs w:val="28"/>
        </w:rPr>
        <w:br/>
        <w:t>ḍaṅka-nṛtya dekhena haiyā eka-pāśa</w:t>
      </w:r>
    </w:p>
    <w:p w14:paraId="5C0E32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Haridāsa came there and began to watch the snake charmer from the side.</w:t>
      </w:r>
    </w:p>
    <w:p w14:paraId="1C0C571F" w14:textId="1081BB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daiva-gati </w:t>
      </w:r>
      <w:r w:rsidRPr="00790008">
        <w:rPr>
          <w:rStyle w:val="BookTitle"/>
          <w:rFonts w:asciiTheme="minorHAnsi" w:hAnsiTheme="minorHAnsi" w:cstheme="minorHAnsi"/>
          <w:b w:val="0"/>
          <w:bCs w:val="0"/>
          <w:color w:val="000000"/>
          <w:sz w:val="28"/>
          <w:szCs w:val="28"/>
        </w:rPr>
        <w:t>means “without any purpose” or “by one’s own sweet will.”</w:t>
      </w:r>
    </w:p>
    <w:p w14:paraId="207712D6" w14:textId="5B8ADD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16.202</w:t>
      </w:r>
    </w:p>
    <w:p w14:paraId="131A55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17127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manuṣya-śarīre nāga-rāja mantra-bale</w:t>
      </w:r>
      <w:r w:rsidRPr="00790008">
        <w:rPr>
          <w:rStyle w:val="BookTitle"/>
          <w:rFonts w:asciiTheme="minorHAnsi" w:hAnsiTheme="minorHAnsi" w:cstheme="minorHAnsi"/>
          <w:b w:val="0"/>
          <w:bCs w:val="0"/>
          <w:color w:val="000000"/>
          <w:sz w:val="28"/>
          <w:szCs w:val="28"/>
        </w:rPr>
        <w:br/>
        <w:t>adhiṣṭhāna haiyā nācaye kutūhale</w:t>
      </w:r>
    </w:p>
    <w:p w14:paraId="57782B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power of the mantras chanted by the snake charmer, the king of snakes had appeared in the body of the snake charmer and was happily dancing.</w:t>
      </w:r>
    </w:p>
    <w:p w14:paraId="2F955E15" w14:textId="27ADF4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nāga-rāja </w:t>
      </w:r>
      <w:r w:rsidRPr="00790008">
        <w:rPr>
          <w:rStyle w:val="BookTitle"/>
          <w:rFonts w:asciiTheme="minorHAnsi" w:hAnsiTheme="minorHAnsi" w:cstheme="minorHAnsi"/>
          <w:b w:val="0"/>
          <w:bCs w:val="0"/>
          <w:color w:val="000000"/>
          <w:sz w:val="28"/>
          <w:szCs w:val="28"/>
        </w:rPr>
        <w:t>refers to Śeṣa, the devotee of Lord Viṣṇu; Ananta; or Vāsuki.</w:t>
      </w:r>
    </w:p>
    <w:p w14:paraId="104709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adhiṣṭhāna </w:t>
      </w:r>
      <w:r w:rsidRPr="00790008">
        <w:rPr>
          <w:rStyle w:val="BookTitle"/>
          <w:rFonts w:asciiTheme="minorHAnsi" w:hAnsiTheme="minorHAnsi" w:cstheme="minorHAnsi"/>
          <w:b w:val="0"/>
          <w:bCs w:val="0"/>
          <w:color w:val="000000"/>
          <w:sz w:val="28"/>
          <w:szCs w:val="28"/>
        </w:rPr>
        <w:t>means “situated” or “possessed.”</w:t>
      </w:r>
    </w:p>
    <w:p w14:paraId="103F4EC4" w14:textId="5CC5D6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16.203</w:t>
      </w:r>
    </w:p>
    <w:p w14:paraId="67BD73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5C6BA3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kāliya-dahe karilena ye nāṭya īśvare</w:t>
      </w:r>
      <w:r w:rsidRPr="00790008">
        <w:rPr>
          <w:rStyle w:val="BookTitle"/>
          <w:rFonts w:asciiTheme="minorHAnsi" w:hAnsiTheme="minorHAnsi" w:cstheme="minorHAnsi"/>
          <w:b w:val="0"/>
          <w:bCs w:val="0"/>
          <w:color w:val="000000"/>
          <w:sz w:val="28"/>
          <w:szCs w:val="28"/>
        </w:rPr>
        <w:br/>
        <w:t>sei gīta gāyena kāruṇya-ucca-svare</w:t>
      </w:r>
    </w:p>
    <w:p w14:paraId="25FC5A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snake charmer was loudly and sweetly singing about Kṛṣṇa’s dance in the Kāliya lake.</w:t>
      </w:r>
    </w:p>
    <w:p w14:paraId="2462D9F5" w14:textId="383A0C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kāliya-dahe </w:t>
      </w:r>
      <w:r w:rsidRPr="00790008">
        <w:rPr>
          <w:rStyle w:val="BookTitle"/>
          <w:rFonts w:asciiTheme="minorHAnsi" w:hAnsiTheme="minorHAnsi" w:cstheme="minorHAnsi"/>
          <w:b w:val="0"/>
          <w:bCs w:val="0"/>
          <w:color w:val="000000"/>
          <w:sz w:val="28"/>
          <w:szCs w:val="28"/>
        </w:rPr>
        <w:t xml:space="preserve">refers to the particular lake within the Kālindī River named Kāliya-daha. Being afraid of Garuḍa, the fierce poisonous snake named Kāliya, the son of Kadru and Kaśyapa, lived there with his family. For a description of this great snake Kāliya and the pastimes of Kṛṣṇa subduing this Kāliya by dancing on his heads in the Kāliya-daha,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(10.15.47-52, Chapter 16, verses 1-12 and Chapter 17, verses 1-12).</w:t>
      </w:r>
    </w:p>
    <w:p w14:paraId="7F5060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Kṛṣṇa, the master of all arts, danced on the heads of Kāliya at Kāliya-daha, the snake charmer imitated that dance while loudly singing songs about the great mercy Kṛṣṇa gave Kāliya on the pretext of awarding punishment.</w:t>
      </w:r>
    </w:p>
    <w:p w14:paraId="4996AA31" w14:textId="4F663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16.204-208</w:t>
      </w:r>
    </w:p>
    <w:p w14:paraId="340C07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204-208</w:t>
      </w:r>
    </w:p>
    <w:p w14:paraId="4C7A0AA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nija-prabhura mahimā haridāsa</w:t>
      </w:r>
      <w:r w:rsidRPr="00790008">
        <w:rPr>
          <w:rStyle w:val="BookTitle"/>
          <w:rFonts w:asciiTheme="minorHAnsi" w:hAnsiTheme="minorHAnsi" w:cstheme="minorHAnsi"/>
          <w:b w:val="0"/>
          <w:bCs w:val="0"/>
          <w:color w:val="000000"/>
          <w:sz w:val="28"/>
          <w:szCs w:val="28"/>
        </w:rPr>
        <w:br/>
        <w:t>paḍilā mūrcchita hai’ kothā nāhi śvāsa</w:t>
      </w:r>
    </w:p>
    <w:p w14:paraId="00F6783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caitanya pāi, kariyā huṅkāra</w:t>
      </w:r>
      <w:r w:rsidRPr="00790008">
        <w:rPr>
          <w:rStyle w:val="BookTitle"/>
          <w:rFonts w:asciiTheme="minorHAnsi" w:hAnsiTheme="minorHAnsi" w:cstheme="minorHAnsi"/>
          <w:b w:val="0"/>
          <w:bCs w:val="0"/>
          <w:color w:val="000000"/>
          <w:sz w:val="28"/>
          <w:szCs w:val="28"/>
        </w:rPr>
        <w:br/>
        <w:t>ānande lāgila nṛtya karite apāra</w:t>
      </w:r>
    </w:p>
    <w:p w14:paraId="0A6E928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āveśa dekhiyā</w:t>
      </w:r>
      <w:r w:rsidRPr="00790008">
        <w:rPr>
          <w:rStyle w:val="BookTitle"/>
          <w:rFonts w:asciiTheme="minorHAnsi" w:hAnsiTheme="minorHAnsi" w:cstheme="minorHAnsi"/>
          <w:b w:val="0"/>
          <w:bCs w:val="0"/>
          <w:color w:val="000000"/>
          <w:sz w:val="28"/>
          <w:szCs w:val="28"/>
        </w:rPr>
        <w:br/>
        <w:t>eka-bhita hai’ ḍaṅka rahilena giyā</w:t>
      </w:r>
    </w:p>
    <w:p w14:paraId="4EF7EF8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yāyena ṭhākura-haridāsa</w:t>
      </w:r>
      <w:r w:rsidRPr="00790008">
        <w:rPr>
          <w:rStyle w:val="BookTitle"/>
          <w:rFonts w:asciiTheme="minorHAnsi" w:hAnsiTheme="minorHAnsi" w:cstheme="minorHAnsi"/>
          <w:b w:val="0"/>
          <w:bCs w:val="0"/>
          <w:color w:val="000000"/>
          <w:sz w:val="28"/>
          <w:szCs w:val="28"/>
        </w:rPr>
        <w:br/>
        <w:t>adbhuta pulaka-aśru-kampera prakāśa</w:t>
      </w:r>
    </w:p>
    <w:p w14:paraId="3C6629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rodana karena haridāsa-mahāśaya</w:t>
      </w:r>
      <w:r w:rsidRPr="00790008">
        <w:rPr>
          <w:rStyle w:val="BookTitle"/>
          <w:rFonts w:asciiTheme="minorHAnsi" w:hAnsiTheme="minorHAnsi" w:cstheme="minorHAnsi"/>
          <w:b w:val="0"/>
          <w:bCs w:val="0"/>
          <w:color w:val="000000"/>
          <w:sz w:val="28"/>
          <w:szCs w:val="28"/>
        </w:rPr>
        <w:br/>
        <w:t>śuniñā prabhura guṇa hailā tanmaya</w:t>
      </w:r>
    </w:p>
    <w:p w14:paraId="216F86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Haridāsa heard the glorious pastimes of the Lord, he fell unconscious to the ground and his breath stopped. When he regained consciousness some moments later, he roared loudly and began to dance in ecstasy. Seeing Haridāsa’s ecstatic mood, the snake charmer stopped his dancing and stood off to the side. Ṭhākura Haridāsa rolled on the ground, and wonderful ecstatic symptoms like hairs standing on end, crying, and shivering became manifest in his body. Haridāsa was fully absorbed in ecstatic love after hearing the transcendental qualities of the Lord, and tears of love flowed from his eyes.</w:t>
      </w:r>
    </w:p>
    <w:p w14:paraId="0AB05267" w14:textId="5D18F4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Overwhelmed by the snake charmer’s songs describing Kṛṣṇa’s mercy, Haridāsa Ṭhākura fell unconscious due to an awakening of love of God. Even symptoms of external consciousness like breathing could not be found in his body. After a while he regained his external consciousness, roared loudly, and began to dance in ecstatic love of God. Seeing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Haridāsa dance in the mood of love for Kṛṣṇa, the snake charmer, who was possessed by Anantadeva, respectfully stood aside. Being absorbed in hearing and remembering Kṛṣṇa’s incomparably great quality of mercy on the fierce, cruel serpent Kāliya, Ṭhākura Haridāsa became absorbed in love of Kṛṣṇa and began to roll on the ground and cry as his transcendental body manifested tears, shivering, and hairs standing on end.</w:t>
      </w:r>
    </w:p>
    <w:p w14:paraId="2955FD28" w14:textId="780681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16.209</w:t>
      </w:r>
    </w:p>
    <w:p w14:paraId="62DDA2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1D4492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beḍi’ sabe gāyena hariṣe</w:t>
      </w:r>
      <w:r w:rsidRPr="00790008">
        <w:rPr>
          <w:rStyle w:val="BookTitle"/>
          <w:rFonts w:asciiTheme="minorHAnsi" w:hAnsiTheme="minorHAnsi" w:cstheme="minorHAnsi"/>
          <w:b w:val="0"/>
          <w:bCs w:val="0"/>
          <w:color w:val="000000"/>
          <w:sz w:val="28"/>
          <w:szCs w:val="28"/>
        </w:rPr>
        <w:br/>
        <w:t>yoḍa-haste rahi’ ḍaṅka dekhe eka-pāśe</w:t>
      </w:r>
    </w:p>
    <w:p w14:paraId="174167CE" w14:textId="36635F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everyone surrounding Haridāsa joyfully began chanting Kṛṣṇa’s glories, while the snake charmer respectfully stood to the side with folded hands.</w:t>
      </w:r>
    </w:p>
    <w:p w14:paraId="43380794" w14:textId="6F2498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16.210</w:t>
      </w:r>
    </w:p>
    <w:p w14:paraId="57878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364ED6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rahila haridāsera āveśa</w:t>
      </w:r>
      <w:r w:rsidRPr="00790008">
        <w:rPr>
          <w:rStyle w:val="BookTitle"/>
          <w:rFonts w:asciiTheme="minorHAnsi" w:hAnsiTheme="minorHAnsi" w:cstheme="minorHAnsi"/>
          <w:b w:val="0"/>
          <w:bCs w:val="0"/>
          <w:color w:val="000000"/>
          <w:sz w:val="28"/>
          <w:szCs w:val="28"/>
        </w:rPr>
        <w:br/>
        <w:t>punaḥ āsi’ ḍaṅka nṛtye karilā praveśa</w:t>
      </w:r>
    </w:p>
    <w:p w14:paraId="66088E90" w14:textId="6AAAD2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Haridāsa returned to external consciousness, the snake charmer again began to dance.</w:t>
      </w:r>
    </w:p>
    <w:p w14:paraId="7152063F" w14:textId="443B0C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16.211</w:t>
      </w:r>
    </w:p>
    <w:p w14:paraId="72C69A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61BB72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dekhiyā āveśa</w:t>
      </w:r>
      <w:r w:rsidRPr="00790008">
        <w:rPr>
          <w:rStyle w:val="BookTitle"/>
          <w:rFonts w:asciiTheme="minorHAnsi" w:hAnsiTheme="minorHAnsi" w:cstheme="minorHAnsi"/>
          <w:b w:val="0"/>
          <w:bCs w:val="0"/>
          <w:color w:val="000000"/>
          <w:sz w:val="28"/>
          <w:szCs w:val="28"/>
        </w:rPr>
        <w:br/>
        <w:t>sabei hailā ati ānanda-viśeṣa</w:t>
      </w:r>
    </w:p>
    <w:p w14:paraId="7A7CA585" w14:textId="0988D7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overwhelmed with joy after seeing Haridāsa’s ecstatic absorption.</w:t>
      </w:r>
    </w:p>
    <w:p w14:paraId="1AE6CCCA" w14:textId="0DA54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16.212</w:t>
      </w:r>
    </w:p>
    <w:p w14:paraId="234B23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18C2B6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paḍaye tāṅ’ra caraṇera dhūli</w:t>
      </w:r>
      <w:r w:rsidRPr="00790008">
        <w:rPr>
          <w:rStyle w:val="BookTitle"/>
          <w:rFonts w:asciiTheme="minorHAnsi" w:hAnsiTheme="minorHAnsi" w:cstheme="minorHAnsi"/>
          <w:b w:val="0"/>
          <w:bCs w:val="0"/>
          <w:color w:val="000000"/>
          <w:sz w:val="28"/>
          <w:szCs w:val="28"/>
        </w:rPr>
        <w:br/>
        <w:t>sabei lepena aṅge hai’ kutūhalī</w:t>
      </w:r>
    </w:p>
    <w:p w14:paraId="30194B3C" w14:textId="6F11CB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eagerly took the dust from his footprints and smeared it on their bodies.</w:t>
      </w:r>
    </w:p>
    <w:p w14:paraId="55680FE4" w14:textId="5B7264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16.213-218</w:t>
      </w:r>
    </w:p>
    <w:p w14:paraId="143688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213-218</w:t>
      </w:r>
    </w:p>
    <w:p w14:paraId="0B206FB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ḍhaṅga-vipra thāki’ seikhāne</w:t>
      </w:r>
      <w:r w:rsidRPr="00790008">
        <w:rPr>
          <w:rStyle w:val="BookTitle"/>
          <w:rFonts w:asciiTheme="minorHAnsi" w:hAnsiTheme="minorHAnsi" w:cstheme="minorHAnsi"/>
          <w:b w:val="0"/>
          <w:bCs w:val="0"/>
          <w:color w:val="000000"/>
          <w:sz w:val="28"/>
          <w:szCs w:val="28"/>
        </w:rPr>
        <w:br/>
        <w:t>“muñi o nācimu āji” gaṇe mane-mane</w:t>
      </w:r>
    </w:p>
    <w:p w14:paraId="7669D28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“bujhilāṅa,—nācilei abodha barbare</w:t>
      </w:r>
      <w:r w:rsidRPr="00790008">
        <w:rPr>
          <w:rStyle w:val="BookTitle"/>
          <w:rFonts w:asciiTheme="minorHAnsi" w:hAnsiTheme="minorHAnsi" w:cstheme="minorHAnsi"/>
          <w:b w:val="0"/>
          <w:bCs w:val="0"/>
          <w:color w:val="000000"/>
          <w:sz w:val="28"/>
          <w:szCs w:val="28"/>
        </w:rPr>
        <w:br/>
        <w:t>alpa manuṣyere o parama-bhakti kare”</w:t>
      </w:r>
    </w:p>
    <w:p w14:paraId="54BEA79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bhāvi’ sei-kṣaṇe āchāḍa khāiyā</w:t>
      </w:r>
      <w:r w:rsidRPr="00790008">
        <w:rPr>
          <w:rStyle w:val="BookTitle"/>
          <w:rFonts w:asciiTheme="minorHAnsi" w:hAnsiTheme="minorHAnsi" w:cstheme="minorHAnsi"/>
          <w:b w:val="0"/>
          <w:bCs w:val="0"/>
          <w:color w:val="000000"/>
          <w:sz w:val="28"/>
          <w:szCs w:val="28"/>
        </w:rPr>
        <w:br/>
        <w:t>paḍila yehena mahā-aceṣṭa haiyā</w:t>
      </w:r>
    </w:p>
    <w:p w14:paraId="312F186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paḍila ḍaṅkera nṛtya-sthāne</w:t>
      </w:r>
      <w:r w:rsidRPr="00790008">
        <w:rPr>
          <w:rStyle w:val="BookTitle"/>
          <w:rFonts w:asciiTheme="minorHAnsi" w:hAnsiTheme="minorHAnsi" w:cstheme="minorHAnsi"/>
          <w:b w:val="0"/>
          <w:bCs w:val="0"/>
          <w:color w:val="000000"/>
          <w:sz w:val="28"/>
          <w:szCs w:val="28"/>
        </w:rPr>
        <w:br/>
        <w:t>mārite lāgilā ḍaṅka mahā-krodha-mane</w:t>
      </w:r>
    </w:p>
    <w:p w14:paraId="76C800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āśe-pāśe ghāḍe-muḍe vetrera prahāra</w:t>
      </w:r>
      <w:r w:rsidRPr="00790008">
        <w:rPr>
          <w:rStyle w:val="BookTitle"/>
          <w:rFonts w:asciiTheme="minorHAnsi" w:hAnsiTheme="minorHAnsi" w:cstheme="minorHAnsi"/>
          <w:b w:val="0"/>
          <w:bCs w:val="0"/>
          <w:color w:val="000000"/>
          <w:sz w:val="28"/>
          <w:szCs w:val="28"/>
        </w:rPr>
        <w:br/>
        <w:t>nirghāta māraye ḍaṅka, rakṣā nāhi āra</w:t>
      </w:r>
    </w:p>
    <w:p w14:paraId="5B78D6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vetrera prahāre dvija jarjara haiyā</w:t>
      </w:r>
      <w:r w:rsidRPr="00790008">
        <w:rPr>
          <w:rStyle w:val="BookTitle"/>
          <w:rFonts w:asciiTheme="minorHAnsi" w:hAnsiTheme="minorHAnsi" w:cstheme="minorHAnsi"/>
          <w:b w:val="0"/>
          <w:bCs w:val="0"/>
          <w:color w:val="000000"/>
          <w:sz w:val="28"/>
          <w:szCs w:val="28"/>
        </w:rPr>
        <w:br/>
        <w:t>’bāpa bāpa’ bali’ śeṣe gela palāiyā</w:t>
      </w:r>
    </w:p>
    <w:p w14:paraId="669B78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pseudo brāhmaṇa who was in the audience thought, “I will also dance today. Even an illiterate fool who dances like he’s in ecstasy is greatly respected by common people.” Thinking in this way, he immediately crashed to the ground and became motionless. As soon as the pseudo brāhmaṇa fell near the dancing snake charmer, the snake charmer became angry and began severely beating the brāhmaṇa with a stick. After being beaten with a stick all over the body, the anguished brāhmaṇa ran away screaming, “Father! Father!”</w:t>
      </w:r>
    </w:p>
    <w:p w14:paraId="05E2659B" w14:textId="4E7E84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ḍhaṅga-vipra</w:t>
      </w:r>
      <w:r w:rsidRPr="00790008">
        <w:rPr>
          <w:rStyle w:val="BookTitle"/>
          <w:rFonts w:asciiTheme="minorHAnsi" w:hAnsiTheme="minorHAnsi" w:cstheme="minorHAnsi"/>
          <w:b w:val="0"/>
          <w:bCs w:val="0"/>
          <w:color w:val="000000"/>
          <w:sz w:val="28"/>
          <w:szCs w:val="28"/>
        </w:rPr>
        <w:t xml:space="preserve"> refers to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a hypocritical, deceitful, cheating, artificial, imitative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and lowest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Being puffed-up with the pride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being induced by his polluted intelligence,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tried to artificially imitate the transcendental characteristics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Haridāsa. He considered, “Due to their blind faith, whenever ordinary foolish people see or hear any dancing or singing in a petty religious function, they offer abundant respect. Therefore, since people offered such respect to Haridāsa Ṭhākura, who is an ordinary human being (?) born in a non-Hindu family, while I am born in the topmost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in Hindu society; if I can imitate the characteristics and eight ecstatic transformations of a Vaiṣṇava Ṭhākura’s love, like an actor on stage, then no one can estimate how much profit, adoration, and distinction I will achieve. When people respect an ordinary human being (?) and nonseminal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like Haridāsa Ṭhākura so much just by seeing his display of petty ordinary emotions, then if I, the son of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can simply mimic his transcendental emotions, I can’t imagine how much profit, adoration, and distinction I will receive. If I exhibit artificial emotions, then my insignificant material fame will certainly surpass the fame of the transcendental Vaiṣṇava.” Thinking in this way, in order to exhibit artificial sentiments, that atheistic, hypocritical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suddenly fell on the ground and artificially pretended to be unconscious. As soon as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deceitfully exhibited artificial sentiments by which one is naturally bound to slip and fall, the snake charmer understood his deceitfulness and saw him as a disturbance and obstruction to his own dancing and therefore began to beat him severely. He incessantly, severely, and mercilessly beat that atheist on his shoulders, head, and other bodily limbs. Due to the excessive beating, that fallen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ultimately left that place, shouting, “O father, save me! O mother, save me! I’m dying!”</w:t>
      </w:r>
    </w:p>
    <w:p w14:paraId="5960ACF2" w14:textId="071D7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16.219</w:t>
      </w:r>
    </w:p>
    <w:p w14:paraId="6CD79E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15E9CA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ḍaṅka nija-sukhe nācilā vistara</w:t>
      </w:r>
      <w:r w:rsidRPr="00790008">
        <w:rPr>
          <w:rStyle w:val="BookTitle"/>
          <w:rFonts w:asciiTheme="minorHAnsi" w:hAnsiTheme="minorHAnsi" w:cstheme="minorHAnsi"/>
          <w:b w:val="0"/>
          <w:bCs w:val="0"/>
          <w:color w:val="000000"/>
          <w:sz w:val="28"/>
          <w:szCs w:val="28"/>
        </w:rPr>
        <w:br/>
        <w:t>sabāra janmila baḍa vismaya antara</w:t>
      </w:r>
    </w:p>
    <w:p w14:paraId="727D9046" w14:textId="45CE49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snake charmer happily continued on with his dance, as everyone there watched in astonishment.</w:t>
      </w:r>
    </w:p>
    <w:p w14:paraId="5614CA2F" w14:textId="3D0E90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16.220</w:t>
      </w:r>
    </w:p>
    <w:p w14:paraId="769D57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6DF2B2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yoḍa-haste sabe jijñāsena ḍaṅka-sthāne</w:t>
      </w:r>
      <w:r w:rsidRPr="00790008">
        <w:rPr>
          <w:rStyle w:val="BookTitle"/>
          <w:rFonts w:asciiTheme="minorHAnsi" w:hAnsiTheme="minorHAnsi" w:cstheme="minorHAnsi"/>
          <w:b w:val="0"/>
          <w:bCs w:val="0"/>
          <w:color w:val="000000"/>
          <w:sz w:val="28"/>
          <w:szCs w:val="28"/>
        </w:rPr>
        <w:br/>
        <w:t>“kaha dekhi,—e-viprere mārilā vā kene?</w:t>
      </w:r>
    </w:p>
    <w:p w14:paraId="4DB1FB2F" w14:textId="4515BC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Later they all folded their hands and asked the snake charmer, “Please explain to us why you beat the brāhmaṇa.</w:t>
      </w:r>
    </w:p>
    <w:p w14:paraId="3FFE1DA7" w14:textId="72B17E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16.221</w:t>
      </w:r>
    </w:p>
    <w:p w14:paraId="12C478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61ECBA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nācite vā yoḍa-haste kene</w:t>
      </w:r>
      <w:r w:rsidRPr="00790008">
        <w:rPr>
          <w:rStyle w:val="BookTitle"/>
          <w:rFonts w:asciiTheme="minorHAnsi" w:hAnsiTheme="minorHAnsi" w:cstheme="minorHAnsi"/>
          <w:b w:val="0"/>
          <w:bCs w:val="0"/>
          <w:color w:val="000000"/>
          <w:sz w:val="28"/>
          <w:szCs w:val="28"/>
        </w:rPr>
        <w:br/>
        <w:t>rahilā,—e saba kathā kaha ta’ āpane?”</w:t>
      </w:r>
    </w:p>
    <w:p w14:paraId="58B314B5" w14:textId="12C31A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why did you stand aside with folded hands when Haridāsa was dancing?”</w:t>
      </w:r>
    </w:p>
    <w:p w14:paraId="692E3679" w14:textId="310F5D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16.222</w:t>
      </w:r>
    </w:p>
    <w:p w14:paraId="2CECAE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0C3A87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sei ḍaṅka-mukhe viṣṇu-bhakta nāga</w:t>
      </w:r>
      <w:r w:rsidRPr="00790008">
        <w:rPr>
          <w:rStyle w:val="BookTitle"/>
          <w:rFonts w:asciiTheme="minorHAnsi" w:hAnsiTheme="minorHAnsi" w:cstheme="minorHAnsi"/>
          <w:b w:val="0"/>
          <w:bCs w:val="0"/>
          <w:color w:val="000000"/>
          <w:sz w:val="28"/>
          <w:szCs w:val="28"/>
        </w:rPr>
        <w:br/>
        <w:t>kahite lāgilā haridāsera prabhāva</w:t>
      </w:r>
    </w:p>
    <w:p w14:paraId="632CD3BC" w14:textId="51C1A0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serpent devotee of Viṣṇu spoke through the mouth of the snake charmer about the glories of Haridāsa.</w:t>
      </w:r>
    </w:p>
    <w:p w14:paraId="49C3C69C" w14:textId="7EF002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16.223</w:t>
      </w:r>
    </w:p>
    <w:p w14:paraId="76A73D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75E4B4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“tomarā ye jijñāsilā,—e baḍa rahasya</w:t>
      </w:r>
      <w:r w:rsidRPr="00790008">
        <w:rPr>
          <w:rStyle w:val="BookTitle"/>
          <w:rFonts w:asciiTheme="minorHAnsi" w:hAnsiTheme="minorHAnsi" w:cstheme="minorHAnsi"/>
          <w:b w:val="0"/>
          <w:bCs w:val="0"/>
          <w:color w:val="000000"/>
          <w:sz w:val="28"/>
          <w:szCs w:val="28"/>
        </w:rPr>
        <w:br/>
        <w:t>yadyapi akathya, tabu kahimu avaśya</w:t>
      </w:r>
    </w:p>
    <w:p w14:paraId="756CD0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asked Me about a mysterious subject. Although it is confidential, I must disclose it.</w:t>
      </w:r>
    </w:p>
    <w:p w14:paraId="2EA5E562" w14:textId="75771B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audience asked the snake charmer, “O snake charmer, why did you stand to the side with folded hands when Haridāsa Ṭhākura fell unconscious in ecstatic love of God after his uncommon dancing? And why did you mercilessly beat this </w:t>
      </w:r>
      <w:r w:rsidRPr="00790008">
        <w:rPr>
          <w:rStyle w:val="BookTitle"/>
          <w:rFonts w:asciiTheme="minorHAnsi" w:hAnsiTheme="minorHAnsi" w:cstheme="minorHAnsi"/>
          <w:b w:val="0"/>
          <w:bCs w:val="0"/>
          <w:i/>
          <w:iCs/>
          <w:color w:val="000000"/>
          <w:sz w:val="28"/>
          <w:szCs w:val="28"/>
        </w:rPr>
        <w:lastRenderedPageBreak/>
        <w:t>prākṛta-sahajiyā</w:t>
      </w:r>
      <w:r w:rsidRPr="00790008">
        <w:rPr>
          <w:rStyle w:val="BookTitle"/>
          <w:rFonts w:asciiTheme="minorHAnsi" w:hAnsiTheme="minorHAnsi" w:cstheme="minorHAnsi"/>
          <w:b w:val="0"/>
          <w:bCs w:val="0"/>
          <w:color w:val="000000"/>
          <w:sz w:val="28"/>
          <w:szCs w:val="28"/>
        </w:rPr>
        <w:t xml:space="preserve"> when he fell unconscious while exhibiting his artificial sentiments?” In reply, Anantadeva, who was situated within the body of the snake charmer, spoke to everyone through the mouth of the snake charmer, “The subject matter that you have inquired about is very mysterious and indescribable. Though it is most confidential, I will certainly explain everything to you in detail.”</w:t>
      </w:r>
    </w:p>
    <w:p w14:paraId="2D5DAF81" w14:textId="4DA9C6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16.224</w:t>
      </w:r>
    </w:p>
    <w:p w14:paraId="7E22B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61912A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dekhiyā āveśa</w:t>
      </w:r>
      <w:r w:rsidRPr="00790008">
        <w:rPr>
          <w:rStyle w:val="BookTitle"/>
          <w:rFonts w:asciiTheme="minorHAnsi" w:hAnsiTheme="minorHAnsi" w:cstheme="minorHAnsi"/>
          <w:b w:val="0"/>
          <w:bCs w:val="0"/>
          <w:color w:val="000000"/>
          <w:sz w:val="28"/>
          <w:szCs w:val="28"/>
        </w:rPr>
        <w:br/>
        <w:t>tomarā ye bhakti baḍa karilā viśeṣa</w:t>
      </w:r>
    </w:p>
    <w:p w14:paraId="71088F02" w14:textId="61FA7C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all felt great reverence for Haridāsa when you saw his ecstatic dance.</w:t>
      </w:r>
    </w:p>
    <w:p w14:paraId="70632540" w14:textId="41C360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16.225</w:t>
      </w:r>
    </w:p>
    <w:p w14:paraId="26990D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359E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dekhi’ o-brāhmaṇa ḍhāṅgāti kariyā</w:t>
      </w:r>
      <w:r w:rsidRPr="00790008">
        <w:rPr>
          <w:rStyle w:val="BookTitle"/>
          <w:rFonts w:asciiTheme="minorHAnsi" w:hAnsiTheme="minorHAnsi" w:cstheme="minorHAnsi"/>
          <w:b w:val="0"/>
          <w:bCs w:val="0"/>
          <w:color w:val="000000"/>
          <w:sz w:val="28"/>
          <w:szCs w:val="28"/>
        </w:rPr>
        <w:br/>
        <w:t>paḍilā mātsarya-buddhye āchāḍa khāiyā</w:t>
      </w:r>
    </w:p>
    <w:p w14:paraId="4EBB7CBC" w14:textId="192A35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that pseudo brāhmaṇa fell to the ground in an envious imitation of Haridāsa.</w:t>
      </w:r>
    </w:p>
    <w:p w14:paraId="09AD0939" w14:textId="124D27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16.226</w:t>
      </w:r>
    </w:p>
    <w:p w14:paraId="4E4789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66F055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nṛtya-sukha bhaṅga karibāre</w:t>
      </w:r>
      <w:r w:rsidRPr="00790008">
        <w:rPr>
          <w:rStyle w:val="BookTitle"/>
          <w:rFonts w:asciiTheme="minorHAnsi" w:hAnsiTheme="minorHAnsi" w:cstheme="minorHAnsi"/>
          <w:b w:val="0"/>
          <w:bCs w:val="0"/>
          <w:color w:val="000000"/>
          <w:sz w:val="28"/>
          <w:szCs w:val="28"/>
        </w:rPr>
        <w:br/>
        <w:t>mātsarya-buddhye kon jane śakti dhare?</w:t>
      </w:r>
    </w:p>
    <w:p w14:paraId="3208155D" w14:textId="2C4826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enviously disturb the pleasure of My dancing?</w:t>
      </w:r>
    </w:p>
    <w:p w14:paraId="7B28598A" w14:textId="07F7E1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16.227</w:t>
      </w:r>
    </w:p>
    <w:p w14:paraId="55FFEB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0D9D8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haridāsa-saṅge sparddhā mithyā kari’ kare</w:t>
      </w:r>
      <w:r w:rsidRPr="00790008">
        <w:rPr>
          <w:rStyle w:val="BookTitle"/>
          <w:rFonts w:asciiTheme="minorHAnsi" w:hAnsiTheme="minorHAnsi" w:cstheme="minorHAnsi"/>
          <w:b w:val="0"/>
          <w:bCs w:val="0"/>
          <w:color w:val="000000"/>
          <w:sz w:val="28"/>
          <w:szCs w:val="28"/>
        </w:rPr>
        <w:br/>
        <w:t>ataeva śāsti bahu kariluṅ uhāre</w:t>
      </w:r>
    </w:p>
    <w:p w14:paraId="11AA8C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audacity, he tried to imitate Haridāsa, and therefore I punished him accordingly.</w:t>
      </w:r>
    </w:p>
    <w:p w14:paraId="5D4DFD64" w14:textId="6A7B27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Ṭhākura is a nonduplicitous, transcendental, spontaneous, pure devotee of the Lord, whereas this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an abominable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Artificial imitation born of false rivalry with nonduplicitous pure devotees is the fraudulent drama of hypocritical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Since this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tried to artificially imitate the activities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out of envy and hate and with a desire to cheaply acquire mundane fame from the foolish persons ignorant of the truth, I have sufficiently punished him.”</w:t>
      </w:r>
    </w:p>
    <w:p w14:paraId="13FECFE1" w14:textId="4A480B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16.228</w:t>
      </w:r>
    </w:p>
    <w:p w14:paraId="3179A9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143316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loka kari’ loka jānuka āmāre”</w:t>
      </w:r>
      <w:r w:rsidRPr="00790008">
        <w:rPr>
          <w:rStyle w:val="BookTitle"/>
          <w:rFonts w:asciiTheme="minorHAnsi" w:hAnsiTheme="minorHAnsi" w:cstheme="minorHAnsi"/>
          <w:b w:val="0"/>
          <w:bCs w:val="0"/>
          <w:color w:val="000000"/>
          <w:sz w:val="28"/>
          <w:szCs w:val="28"/>
        </w:rPr>
        <w:br/>
        <w:t>āpanāre prakaṭāi dharma-karma kare</w:t>
      </w:r>
    </w:p>
    <w:p w14:paraId="556E6C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presented himself as an important person by imitating some religious sentiments.</w:t>
      </w:r>
    </w:p>
    <w:p w14:paraId="677105E3" w14:textId="56D21B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Like this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many atheistic hypocrites with the ill-motive, “People will respect me as ’great’ or ’a devotee,’” exhibit various reflections of artificial emotions in order to cheat people. In this regard, one should discuss the definitions of </w:t>
      </w:r>
      <w:r w:rsidRPr="00790008">
        <w:rPr>
          <w:rStyle w:val="BookTitle"/>
          <w:rFonts w:asciiTheme="minorHAnsi" w:hAnsiTheme="minorHAnsi" w:cstheme="minorHAnsi"/>
          <w:b w:val="0"/>
          <w:bCs w:val="0"/>
          <w:i/>
          <w:iCs/>
          <w:color w:val="000000"/>
          <w:sz w:val="28"/>
          <w:szCs w:val="28"/>
        </w:rPr>
        <w:t xml:space="preserve">baka-vrata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vaiḍāla-vrata </w:t>
      </w:r>
      <w:r w:rsidRPr="00790008">
        <w:rPr>
          <w:rStyle w:val="BookTitle"/>
          <w:rFonts w:asciiTheme="minorHAnsi" w:hAnsiTheme="minorHAnsi" w:cstheme="minorHAnsi"/>
          <w:b w:val="0"/>
          <w:bCs w:val="0"/>
          <w:color w:val="000000"/>
          <w:sz w:val="28"/>
          <w:szCs w:val="28"/>
        </w:rPr>
        <w:t>as found in the following verses:</w:t>
      </w:r>
    </w:p>
    <w:p w14:paraId="75FBC2C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adho-dṛṣṭir naikṛtikaḥ      svārtha-sādhana-tatparaḥ</w:t>
      </w:r>
      <w:r w:rsidRPr="00790008">
        <w:rPr>
          <w:rStyle w:val="BookTitle"/>
          <w:rFonts w:asciiTheme="minorHAnsi" w:hAnsiTheme="minorHAnsi" w:cstheme="minorHAnsi"/>
          <w:b w:val="0"/>
          <w:bCs w:val="0"/>
          <w:color w:val="000000"/>
          <w:sz w:val="28"/>
          <w:szCs w:val="28"/>
        </w:rPr>
        <w:br/>
        <w:t>śaṭho mithyā-vinītaś ca      baka-vrata-paro dvijaḥ</w:t>
      </w:r>
    </w:p>
    <w:p w14:paraId="566C73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imposter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follower of </w:t>
      </w:r>
      <w:r w:rsidRPr="00790008">
        <w:rPr>
          <w:rStyle w:val="BookTitle"/>
          <w:rFonts w:asciiTheme="minorHAnsi" w:hAnsiTheme="minorHAnsi" w:cstheme="minorHAnsi"/>
          <w:b w:val="0"/>
          <w:bCs w:val="0"/>
          <w:i/>
          <w:iCs/>
          <w:color w:val="000000"/>
          <w:sz w:val="28"/>
          <w:szCs w:val="28"/>
        </w:rPr>
        <w:t xml:space="preserve">baka-vrata, </w:t>
      </w:r>
      <w:r w:rsidRPr="00790008">
        <w:rPr>
          <w:rStyle w:val="BookTitle"/>
          <w:rFonts w:asciiTheme="minorHAnsi" w:hAnsiTheme="minorHAnsi" w:cstheme="minorHAnsi"/>
          <w:b w:val="0"/>
          <w:bCs w:val="0"/>
          <w:color w:val="000000"/>
          <w:sz w:val="28"/>
          <w:szCs w:val="28"/>
        </w:rPr>
        <w:t>’the vow of the duck,’ is he who always looks down in order to make a show of humility, who is cruel, and who pretends to be submissive.</w:t>
      </w:r>
    </w:p>
    <w:p w14:paraId="199352D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dharma-dhvajī sadā lubdhaś      chādmiko loka-dambhakaḥ</w:t>
      </w:r>
      <w:r w:rsidRPr="00790008">
        <w:rPr>
          <w:rStyle w:val="BookTitle"/>
          <w:rFonts w:asciiTheme="minorHAnsi" w:hAnsiTheme="minorHAnsi" w:cstheme="minorHAnsi"/>
          <w:b w:val="0"/>
          <w:bCs w:val="0"/>
          <w:color w:val="000000"/>
          <w:sz w:val="28"/>
          <w:szCs w:val="28"/>
        </w:rPr>
        <w:br/>
        <w:t>vaiḍāla-vratiko jñeyo      hiṁsra-sarvābhisandhikaḥ</w:t>
      </w:r>
    </w:p>
    <w:p w14:paraId="43DDCC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know that the </w:t>
      </w:r>
      <w:r w:rsidRPr="00790008">
        <w:rPr>
          <w:rStyle w:val="BookTitle"/>
          <w:rFonts w:asciiTheme="minorHAnsi" w:hAnsiTheme="minorHAnsi" w:cstheme="minorHAnsi"/>
          <w:b w:val="0"/>
          <w:bCs w:val="0"/>
          <w:i/>
          <w:iCs/>
          <w:color w:val="000000"/>
          <w:sz w:val="28"/>
          <w:szCs w:val="28"/>
        </w:rPr>
        <w:t>dharma-dhvajī</w:t>
      </w:r>
      <w:r w:rsidRPr="00790008">
        <w:rPr>
          <w:rStyle w:val="BookTitle"/>
          <w:rFonts w:asciiTheme="minorHAnsi" w:hAnsiTheme="minorHAnsi" w:cstheme="minorHAnsi"/>
          <w:b w:val="0"/>
          <w:bCs w:val="0"/>
          <w:color w:val="000000"/>
          <w:sz w:val="28"/>
          <w:szCs w:val="28"/>
        </w:rPr>
        <w:t xml:space="preserve"> (who makes a false show of being religious), the person who always desires other’s wealth, the duplicitous person, the person who cheats, the envious person, and the person who blasphemes are hypocritical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who follow </w:t>
      </w:r>
      <w:r w:rsidRPr="00790008">
        <w:rPr>
          <w:rStyle w:val="BookTitle"/>
          <w:rFonts w:asciiTheme="minorHAnsi" w:hAnsiTheme="minorHAnsi" w:cstheme="minorHAnsi"/>
          <w:b w:val="0"/>
          <w:bCs w:val="0"/>
          <w:i/>
          <w:iCs/>
          <w:color w:val="000000"/>
          <w:sz w:val="28"/>
          <w:szCs w:val="28"/>
        </w:rPr>
        <w:t xml:space="preserve">vaiḍāla-vratī, </w:t>
      </w:r>
      <w:r w:rsidRPr="00790008">
        <w:rPr>
          <w:rStyle w:val="BookTitle"/>
          <w:rFonts w:asciiTheme="minorHAnsi" w:hAnsiTheme="minorHAnsi" w:cstheme="minorHAnsi"/>
          <w:b w:val="0"/>
          <w:bCs w:val="0"/>
          <w:color w:val="000000"/>
          <w:sz w:val="28"/>
          <w:szCs w:val="28"/>
        </w:rPr>
        <w:t>’the vow of a cat.’”</w:t>
      </w:r>
    </w:p>
    <w:p w14:paraId="2EFE5F19" w14:textId="4BBD00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16.229</w:t>
      </w:r>
    </w:p>
    <w:p w14:paraId="6F931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577FEF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e-sakala dāmbhikera kṛṣṇe prīti nāi</w:t>
      </w:r>
      <w:r w:rsidRPr="00790008">
        <w:rPr>
          <w:rStyle w:val="BookTitle"/>
          <w:rFonts w:asciiTheme="minorHAnsi" w:hAnsiTheme="minorHAnsi" w:cstheme="minorHAnsi"/>
          <w:b w:val="0"/>
          <w:bCs w:val="0"/>
          <w:color w:val="000000"/>
          <w:sz w:val="28"/>
          <w:szCs w:val="28"/>
        </w:rPr>
        <w:br/>
        <w:t>akaitava haile se kṛṣṇa-bhakti pāi</w:t>
      </w:r>
    </w:p>
    <w:p w14:paraId="26F229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“Actually that arrogant and deceitful brāhmaṇa has no love for Kṛṣṇa. To achieve the devotional service of Lord Kṛṣṇa one has to be free from duplicity.</w:t>
      </w:r>
    </w:p>
    <w:p w14:paraId="7308271D" w14:textId="085103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those who artificially imitate the transcendental activities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with the desire to accumulate mundane fame as a devotee have no attitude of service to the lotus feet of the Lord. Although in order to gratify their own material senses they proudly accept the dress of devotees, their artificial external exhibition of devotional symptoms is simply meant to cheat people. Pure devotion to Kṛṣṇa is present wherever the symptoms of </w:t>
      </w:r>
      <w:r w:rsidRPr="00790008">
        <w:rPr>
          <w:rStyle w:val="BookTitle"/>
          <w:rFonts w:asciiTheme="minorHAnsi" w:hAnsiTheme="minorHAnsi" w:cstheme="minorHAnsi"/>
          <w:b w:val="0"/>
          <w:bCs w:val="0"/>
          <w:i/>
          <w:iCs/>
          <w:color w:val="000000"/>
          <w:sz w:val="28"/>
          <w:szCs w:val="28"/>
        </w:rPr>
        <w:t>dharma-dhvajīs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vaiḍāla-vratīs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baka-vratīs</w:t>
      </w:r>
      <w:r w:rsidRPr="00790008">
        <w:rPr>
          <w:rStyle w:val="BookTitle"/>
          <w:rFonts w:asciiTheme="minorHAnsi" w:hAnsiTheme="minorHAnsi" w:cstheme="minorHAnsi"/>
          <w:b w:val="0"/>
          <w:bCs w:val="0"/>
          <w:color w:val="000000"/>
          <w:sz w:val="28"/>
          <w:szCs w:val="28"/>
        </w:rPr>
        <w:t xml:space="preserve"> are absent, and pride, duplicity, and extraneous motives are present wherever such faults are </w:t>
      </w:r>
      <w:r w:rsidRPr="00790008">
        <w:rPr>
          <w:rStyle w:val="BookTitle"/>
          <w:rFonts w:asciiTheme="minorHAnsi" w:hAnsiTheme="minorHAnsi" w:cstheme="minorHAnsi"/>
          <w:b w:val="0"/>
          <w:bCs w:val="0"/>
          <w:color w:val="000000"/>
          <w:sz w:val="28"/>
          <w:szCs w:val="28"/>
        </w:rPr>
        <w:lastRenderedPageBreak/>
        <w:t>found.</w:t>
      </w:r>
    </w:p>
    <w:p w14:paraId="1AD16AA4" w14:textId="62A9C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16.230-231</w:t>
      </w:r>
    </w:p>
    <w:p w14:paraId="6EF4C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230-231</w:t>
      </w:r>
    </w:p>
    <w:p w14:paraId="3F75F3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ye dekhilā,—nācilena haridāsa</w:t>
      </w:r>
      <w:r w:rsidRPr="00790008">
        <w:rPr>
          <w:rStyle w:val="BookTitle"/>
          <w:rFonts w:asciiTheme="minorHAnsi" w:hAnsiTheme="minorHAnsi" w:cstheme="minorHAnsi"/>
          <w:b w:val="0"/>
          <w:bCs w:val="0"/>
          <w:color w:val="000000"/>
          <w:sz w:val="28"/>
          <w:szCs w:val="28"/>
        </w:rPr>
        <w:br/>
        <w:t>o-nṛtya dekhile sarva-bandha haya nāśa</w:t>
      </w:r>
    </w:p>
    <w:p w14:paraId="4712DE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haridāsa-nṛtye kṛṣṇa nācena āpane</w:t>
      </w:r>
      <w:r w:rsidRPr="00790008">
        <w:rPr>
          <w:rStyle w:val="BookTitle"/>
          <w:rFonts w:asciiTheme="minorHAnsi" w:hAnsiTheme="minorHAnsi" w:cstheme="minorHAnsi"/>
          <w:b w:val="0"/>
          <w:bCs w:val="0"/>
          <w:color w:val="000000"/>
          <w:sz w:val="28"/>
          <w:szCs w:val="28"/>
        </w:rPr>
        <w:br/>
        <w:t>brahmāṇḍa pavitra haya o-nṛtya-darśane</w:t>
      </w:r>
    </w:p>
    <w:p w14:paraId="0208A2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sees Haridāsa dancing is freed from all bondage. When Haridāsa dances, Lord Kṛṣṇa personally dances. Thus the whole universe can be purified by seeing his dance.</w:t>
      </w:r>
    </w:p>
    <w:p w14:paraId="2C05B469" w14:textId="333136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material bondage of those who see dancing performed for the pleasure of Kṛṣṇa by Vaiṣṇavas who are inclined to the service of the Lord is destroyed, whereas the exhibition of artificial characteristics by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simply increases their miseries of material bondage. By seeing dancing performed for the pleasure of Kṛṣṇa by Vaiṣṇavas, nonduplicitous emotions befitting a Vaiṣṇava are certainly awakened, and the fraudulent endeavors of the hypocritical imitators simply yields evil results in this world. When Ṭhākura Haridāsa exhibits the transcendental pastime of dancing, then, being controlled by his nonduplicitous love, Kṛṣṇacandra along with His associates also dance. By seeing such transcendental dancing, many fortunate persons of this world become free from heaps of sinful reactions accumulated over many lifetimes and thus achieve piety that leads to devotional service.</w:t>
      </w:r>
    </w:p>
    <w:p w14:paraId="71E6E5D3" w14:textId="4405B1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16.232</w:t>
      </w:r>
    </w:p>
    <w:p w14:paraId="420BCD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237D2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uhāna se yogya pada ’haridāsa’-nāma</w:t>
      </w:r>
      <w:r w:rsidRPr="00790008">
        <w:rPr>
          <w:rStyle w:val="BookTitle"/>
          <w:rFonts w:asciiTheme="minorHAnsi" w:hAnsiTheme="minorHAnsi" w:cstheme="minorHAnsi"/>
          <w:b w:val="0"/>
          <w:bCs w:val="0"/>
          <w:color w:val="000000"/>
          <w:sz w:val="28"/>
          <w:szCs w:val="28"/>
        </w:rPr>
        <w:br/>
        <w:t>niravadhi kṛṣṇa-candra hṛdaye uhāna</w:t>
      </w:r>
    </w:p>
    <w:p w14:paraId="53ABF6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name, ’Haridāsa,’ is appropriate, for Lord Kṛṣṇa constantly dwells in his heart.</w:t>
      </w:r>
    </w:p>
    <w:p w14:paraId="583D1FAC" w14:textId="204009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of the second line of this verse,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(9.4.63-68).</w:t>
      </w:r>
    </w:p>
    <w:p w14:paraId="3BF501AC" w14:textId="7DF801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16.233</w:t>
      </w:r>
    </w:p>
    <w:p w14:paraId="414DE4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2973D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sarva-bhūta-vatsala, sabāra upakārī</w:t>
      </w:r>
      <w:r w:rsidRPr="00790008">
        <w:rPr>
          <w:rStyle w:val="BookTitle"/>
          <w:rFonts w:asciiTheme="minorHAnsi" w:hAnsiTheme="minorHAnsi" w:cstheme="minorHAnsi"/>
          <w:b w:val="0"/>
          <w:bCs w:val="0"/>
          <w:color w:val="000000"/>
          <w:sz w:val="28"/>
          <w:szCs w:val="28"/>
        </w:rPr>
        <w:br/>
        <w:t>īśvarera saṅge prati-janme avatārī</w:t>
      </w:r>
    </w:p>
    <w:p w14:paraId="29D979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is affectionate to all living entities, and he is always engaged in their </w:t>
      </w:r>
      <w:r w:rsidRPr="00790008">
        <w:rPr>
          <w:rStyle w:val="BookTitle"/>
          <w:rFonts w:asciiTheme="minorHAnsi" w:hAnsiTheme="minorHAnsi" w:cstheme="minorHAnsi"/>
          <w:b/>
          <w:bCs/>
          <w:color w:val="800000"/>
          <w:sz w:val="28"/>
          <w:szCs w:val="28"/>
        </w:rPr>
        <w:lastRenderedPageBreak/>
        <w:t>welfare. He accompanies the Lord whenever He incarnates.</w:t>
      </w:r>
    </w:p>
    <w:p w14:paraId="7563A9FA" w14:textId="070D71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Ṭhākura is affectionate to all living entities and the benefactor for both animate and inanimate beings. He incarnates whenever the Supreme Lord incarnates. In other words, he is a constant associate in the Lord’s pastimes.</w:t>
      </w:r>
    </w:p>
    <w:p w14:paraId="0B7CE1F2" w14:textId="36FB1F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16.234</w:t>
      </w:r>
    </w:p>
    <w:p w14:paraId="50F4B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30E4F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uṅhi se niraparādha viṣṇu-vaiṣṇavete</w:t>
      </w:r>
      <w:r w:rsidRPr="00790008">
        <w:rPr>
          <w:rStyle w:val="BookTitle"/>
          <w:rFonts w:asciiTheme="minorHAnsi" w:hAnsiTheme="minorHAnsi" w:cstheme="minorHAnsi"/>
          <w:b w:val="0"/>
          <w:bCs w:val="0"/>
          <w:color w:val="000000"/>
          <w:sz w:val="28"/>
          <w:szCs w:val="28"/>
        </w:rPr>
        <w:br/>
        <w:t>svapne o uṅhāna dṛṣṭi nā yāya vipathe</w:t>
      </w:r>
    </w:p>
    <w:p w14:paraId="5654DB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never offensive to Viṣṇu or the Vaiṣṇavas, and even in a dream he does not deviate from the proper path.</w:t>
      </w:r>
    </w:p>
    <w:p w14:paraId="611B36D8" w14:textId="1705D8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Haridāsa Ṭhākura is a direct associate of the Lord, he cannot commit any offenses against Viṣṇu or the Vaiṣṇavas. He can never deviate from his endeavor to serve Kṛṣṇa like an ordinary human being, even in a dream.</w:t>
      </w:r>
    </w:p>
    <w:p w14:paraId="6C13F121" w14:textId="5D7DB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16.235</w:t>
      </w:r>
    </w:p>
    <w:p w14:paraId="541678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235</w:t>
      </w:r>
    </w:p>
    <w:p w14:paraId="5BBE37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tilārddha uṅhāna saṅga ye-jīvera haya</w:t>
      </w:r>
      <w:r w:rsidRPr="00790008">
        <w:rPr>
          <w:rStyle w:val="BookTitle"/>
          <w:rFonts w:asciiTheme="minorHAnsi" w:hAnsiTheme="minorHAnsi" w:cstheme="minorHAnsi"/>
          <w:b w:val="0"/>
          <w:bCs w:val="0"/>
          <w:color w:val="000000"/>
          <w:sz w:val="28"/>
          <w:szCs w:val="28"/>
        </w:rPr>
        <w:br/>
        <w:t>se avaśya pāya kṛṣṇa-pāda-padmāśraya</w:t>
      </w:r>
    </w:p>
    <w:p w14:paraId="0A0301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associates with Haridāsa for even a fraction of a moment will certainly attain shelter at the lotus feet of Kṛṣṇa.</w:t>
      </w:r>
    </w:p>
    <w:p w14:paraId="1E7FB131" w14:textId="10683D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by the good fortune resulting from accumulated pious activities over many lifetimes, a living entity associates with Haridāsa Ṭhākura for even a short time, he will certainly achieve the lotus feet of the Lord.</w:t>
      </w:r>
    </w:p>
    <w:p w14:paraId="23BD5595" w14:textId="6944AA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16.236</w:t>
      </w:r>
    </w:p>
    <w:p w14:paraId="3188F2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236</w:t>
      </w:r>
    </w:p>
    <w:p w14:paraId="4632F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brahmā-śivo haridāsa-hena bhakta-saṅga</w:t>
      </w:r>
      <w:r w:rsidRPr="00790008">
        <w:rPr>
          <w:rStyle w:val="BookTitle"/>
          <w:rFonts w:asciiTheme="minorHAnsi" w:hAnsiTheme="minorHAnsi" w:cstheme="minorHAnsi"/>
          <w:b w:val="0"/>
          <w:bCs w:val="0"/>
          <w:color w:val="000000"/>
          <w:sz w:val="28"/>
          <w:szCs w:val="28"/>
        </w:rPr>
        <w:br/>
        <w:t>niravadhi karite cittera baḍa raṅga</w:t>
      </w:r>
    </w:p>
    <w:p w14:paraId="22BE66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and Lord Śiva always desire to associate with a devotee like Haridāsa.</w:t>
      </w:r>
    </w:p>
    <w:p w14:paraId="2302519F" w14:textId="306B62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demigods headed by Brahmā always hanker to become glorious by obtaining the association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devotee like Haridāsa.</w:t>
      </w:r>
    </w:p>
    <w:p w14:paraId="2B020300" w14:textId="0AD76B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16.237</w:t>
      </w:r>
    </w:p>
    <w:p w14:paraId="0739E0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237</w:t>
      </w:r>
    </w:p>
    <w:p w14:paraId="176120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’jāti, kula, saba-nirarthaka’ bujhāite</w:t>
      </w:r>
      <w:r w:rsidRPr="00790008">
        <w:rPr>
          <w:rStyle w:val="BookTitle"/>
          <w:rFonts w:asciiTheme="minorHAnsi" w:hAnsiTheme="minorHAnsi" w:cstheme="minorHAnsi"/>
          <w:b w:val="0"/>
          <w:bCs w:val="0"/>
          <w:color w:val="000000"/>
          <w:sz w:val="28"/>
          <w:szCs w:val="28"/>
        </w:rPr>
        <w:br/>
        <w:t>janmilena nīca-kule prabhura ājñāte</w:t>
      </w:r>
    </w:p>
    <w:p w14:paraId="2B008A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 the order of the Lord, Haridāsa was born in a low-class family to show that birth in a high caste or good family are useless.</w:t>
      </w:r>
    </w:p>
    <w:p w14:paraId="2C1E50B5" w14:textId="7D6F1E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pious and sinful activities, the conditioned souls take birth in higher or lower species of life. This is simply an example of the fruits of their karma. From the spiritual point of view there is no value at all in the prestige resulting from mundane caste and ancestry. By the supreme will of the all-auspicious Lord, Haridāsa Ṭhākura appeared in a Moslem family in order to preach this supreme truth to the entire world.</w:t>
      </w:r>
    </w:p>
    <w:p w14:paraId="220AFB22" w14:textId="0C28C3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16.238</w:t>
      </w:r>
    </w:p>
    <w:p w14:paraId="1A5116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238</w:t>
      </w:r>
    </w:p>
    <w:p w14:paraId="2238DA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’adhama-kulete yadi viṣṇu-bhakta haya</w:t>
      </w:r>
      <w:r w:rsidRPr="00790008">
        <w:rPr>
          <w:rStyle w:val="BookTitle"/>
          <w:rFonts w:asciiTheme="minorHAnsi" w:hAnsiTheme="minorHAnsi" w:cstheme="minorHAnsi"/>
          <w:b w:val="0"/>
          <w:bCs w:val="0"/>
          <w:color w:val="000000"/>
          <w:sz w:val="28"/>
          <w:szCs w:val="28"/>
        </w:rPr>
        <w:br/>
        <w:t>tathāpi se-i se pūjya’—sarva-śāstre kaya</w:t>
      </w:r>
    </w:p>
    <w:p w14:paraId="087D5A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devotee of the Lord is born in a low-class family, he is still worthy of worship. This is the verdict of the scriptures.</w:t>
      </w:r>
    </w:p>
    <w:p w14:paraId="48059A47" w14:textId="4ECF79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Taking birth in superior or inferior families indicates the superiority or inferiority of the fruits of one’s karma. The living entity is constitutionally a devotee of Lord Viṣṇu, and although by temporary familial identification he may be inferior or superior, he is actually superior or inferior in proportion to his devotion to the Lord. This is loudly proclaimed in all Vaiṣṇava literatures. It is not a fact that one who is born in a lower family is not qualified for devotional service to Viṣṇu. A Vaiṣṇava born in a lower family is a qualified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spiritual master, and worshipable by all nondevotees born in higher class families.</w:t>
      </w:r>
    </w:p>
    <w:p w14:paraId="19FC80B8" w14:textId="7DB841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16.239</w:t>
      </w:r>
    </w:p>
    <w:p w14:paraId="06E2CE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239</w:t>
      </w:r>
    </w:p>
    <w:p w14:paraId="623E23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“uttama-kulete janmi’ śrī-kṛṣṇe nā bhaje</w:t>
      </w:r>
      <w:r w:rsidRPr="00790008">
        <w:rPr>
          <w:rStyle w:val="BookTitle"/>
          <w:rFonts w:asciiTheme="minorHAnsi" w:hAnsiTheme="minorHAnsi" w:cstheme="minorHAnsi"/>
          <w:b w:val="0"/>
          <w:bCs w:val="0"/>
          <w:color w:val="000000"/>
          <w:sz w:val="28"/>
          <w:szCs w:val="28"/>
        </w:rPr>
        <w:br/>
        <w:t>kule tā’ra ki karibe, narakete maje”</w:t>
      </w:r>
    </w:p>
    <w:p w14:paraId="15475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if someone is born in a high-class family but does not worship the lotus feet of Śrī Kṛṣṇa, then his high birth is useless and he falls to hell.</w:t>
      </w:r>
    </w:p>
    <w:p w14:paraId="05D2B249" w14:textId="4C0274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after taking birth in a higher family as the result of pious activities, if one is averse to the service of the Lord, he will certainly go to hell. This is confirmed in the following statement of Camasa, one of the nine Yogendras, to Mahārāja Nimi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w:t>
      </w:r>
    </w:p>
    <w:p w14:paraId="7F0E56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 eṣāṁ puruṣaṁ sākṣād      ātma-prabhavam īśvaram</w:t>
      </w:r>
      <w:r w:rsidRPr="00790008">
        <w:rPr>
          <w:rStyle w:val="BookTitle"/>
          <w:rFonts w:asciiTheme="minorHAnsi" w:hAnsiTheme="minorHAnsi" w:cstheme="minorHAnsi"/>
          <w:b w:val="0"/>
          <w:bCs w:val="0"/>
          <w:color w:val="000000"/>
          <w:sz w:val="28"/>
          <w:szCs w:val="28"/>
        </w:rPr>
        <w:br/>
        <w:t>na bhajanty avajānanti      sthānād bhraṣṭāḥ patanty adhaḥ</w:t>
      </w:r>
    </w:p>
    <w:p w14:paraId="640C53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any of the members of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fail to worship or </w:t>
      </w:r>
      <w:r w:rsidRPr="00790008">
        <w:rPr>
          <w:rStyle w:val="BookTitle"/>
          <w:rFonts w:asciiTheme="minorHAnsi" w:hAnsiTheme="minorHAnsi" w:cstheme="minorHAnsi"/>
          <w:b w:val="0"/>
          <w:bCs w:val="0"/>
          <w:color w:val="000000"/>
          <w:sz w:val="28"/>
          <w:szCs w:val="28"/>
        </w:rPr>
        <w:lastRenderedPageBreak/>
        <w:t>intentionally disrespect the Personality of Godhead, who is the source of their own creation, they will fall down from their position into a hellish state of life.”</w:t>
      </w:r>
    </w:p>
    <w:p w14:paraId="47E1233F" w14:textId="65C389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16.240</w:t>
      </w:r>
    </w:p>
    <w:p w14:paraId="2311FF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240</w:t>
      </w:r>
    </w:p>
    <w:p w14:paraId="27F3A2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saba veda-vākyera sākṣī dekhāite</w:t>
      </w:r>
      <w:r w:rsidRPr="00790008">
        <w:rPr>
          <w:rStyle w:val="BookTitle"/>
          <w:rFonts w:asciiTheme="minorHAnsi" w:hAnsiTheme="minorHAnsi" w:cstheme="minorHAnsi"/>
          <w:b w:val="0"/>
          <w:bCs w:val="0"/>
          <w:color w:val="000000"/>
          <w:sz w:val="28"/>
          <w:szCs w:val="28"/>
        </w:rPr>
        <w:br/>
        <w:t>janmilena haridāsa adhama-kulete</w:t>
      </w:r>
    </w:p>
    <w:p w14:paraId="5B897E5A" w14:textId="04D2D9A1"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TRANSLATION</w:t>
      </w:r>
    </w:p>
    <w:p w14:paraId="44C127D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thus took birth in a low-class family to prove the words of the scriptures.</w:t>
      </w:r>
    </w:p>
    <w:p w14:paraId="412291EA" w14:textId="3FF84C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16.241-242</w:t>
      </w:r>
    </w:p>
    <w:p w14:paraId="66448E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241-242</w:t>
      </w:r>
    </w:p>
    <w:p w14:paraId="6F2C20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prahlāda yehena daitya, kapi hanūmān</w:t>
      </w:r>
      <w:r w:rsidRPr="00790008">
        <w:rPr>
          <w:rStyle w:val="BookTitle"/>
          <w:rFonts w:asciiTheme="minorHAnsi" w:hAnsiTheme="minorHAnsi" w:cstheme="minorHAnsi"/>
          <w:b w:val="0"/>
          <w:bCs w:val="0"/>
          <w:color w:val="000000"/>
          <w:sz w:val="28"/>
          <w:szCs w:val="28"/>
        </w:rPr>
        <w:br/>
        <w:t>ei-mata haridāsa nīca-jāti nāma</w:t>
      </w:r>
    </w:p>
    <w:p w14:paraId="24B0C1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haridāsa-sparśa vāñchā kare deva-gaṇa</w:t>
      </w:r>
      <w:r w:rsidRPr="00790008">
        <w:rPr>
          <w:rStyle w:val="BookTitle"/>
          <w:rFonts w:asciiTheme="minorHAnsi" w:hAnsiTheme="minorHAnsi" w:cstheme="minorHAnsi"/>
          <w:b w:val="0"/>
          <w:bCs w:val="0"/>
          <w:color w:val="000000"/>
          <w:sz w:val="28"/>
          <w:szCs w:val="28"/>
        </w:rPr>
        <w:br/>
        <w:t>gaṅgā o vāñchena haridāsera majjana</w:t>
      </w:r>
    </w:p>
    <w:p w14:paraId="736CDC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was born in a low-class family just as Prahlāda was born in a demoniac family and Hanumān was born in a monkey family. The demigods desire the touch of Haridāsa, and even mother Gaṅgā desires that Haridāsa immerse himself in her waters.</w:t>
      </w:r>
    </w:p>
    <w:p w14:paraId="03967A77" w14:textId="6C437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Śrī Prahlāda appeared in a demon family that was naturally averse to Viṣṇu and Śrī Hanumānjī appeared in a family of animals, by the supreme will of the Lord, Ṭhākura Haridāsa appeared in a low-class Moslem family. Generally human beings desire to become purified by either touching the demigods or taking bath in the Gaṅgā. But what to speak of the demigods headed by Lord Brahmā, even the most sanctified Gaṅgā, who emanates from the lotus feet of Viṣṇu, desires to become glorious by the touch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Haridāsa Ṭhākura, who is the representative of all the demigods.</w:t>
      </w:r>
    </w:p>
    <w:p w14:paraId="3EE4E618" w14:textId="692B9E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16.243</w:t>
      </w:r>
    </w:p>
    <w:p w14:paraId="6E5C0F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243</w:t>
      </w:r>
    </w:p>
    <w:p w14:paraId="3BB1C1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sparśera ki dāya, dekhilei haridāsa</w:t>
      </w:r>
      <w:r w:rsidRPr="00790008">
        <w:rPr>
          <w:rStyle w:val="BookTitle"/>
          <w:rFonts w:asciiTheme="minorHAnsi" w:hAnsiTheme="minorHAnsi" w:cstheme="minorHAnsi"/>
          <w:b w:val="0"/>
          <w:bCs w:val="0"/>
          <w:color w:val="000000"/>
          <w:sz w:val="28"/>
          <w:szCs w:val="28"/>
        </w:rPr>
        <w:br/>
        <w:t>chiṇḍe’ sarva-jīvera anādi karma-pāśa</w:t>
      </w:r>
    </w:p>
    <w:p w14:paraId="7083B3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his touch, just by seeing Haridāsa one is released from the bondage of fruitive activities.</w:t>
      </w:r>
    </w:p>
    <w:p w14:paraId="3586DB9A" w14:textId="325E8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 to speak of touching Haridāsa, if one simply sees him, then all material </w:t>
      </w:r>
      <w:r w:rsidRPr="00790008">
        <w:rPr>
          <w:rStyle w:val="BookTitle"/>
          <w:rFonts w:asciiTheme="minorHAnsi" w:hAnsiTheme="minorHAnsi" w:cstheme="minorHAnsi"/>
          <w:b w:val="0"/>
          <w:bCs w:val="0"/>
          <w:color w:val="000000"/>
          <w:sz w:val="28"/>
          <w:szCs w:val="28"/>
        </w:rPr>
        <w:lastRenderedPageBreak/>
        <w:t>bondage born of nescience from time immemorial is at once cut to pieces.</w:t>
      </w:r>
    </w:p>
    <w:p w14:paraId="11A37CF0" w14:textId="53088D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16.244</w:t>
      </w:r>
    </w:p>
    <w:p w14:paraId="47FCBC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244</w:t>
      </w:r>
    </w:p>
    <w:p w14:paraId="5E036A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āśraya karibe yei jana</w:t>
      </w:r>
      <w:r w:rsidRPr="00790008">
        <w:rPr>
          <w:rStyle w:val="BookTitle"/>
          <w:rFonts w:asciiTheme="minorHAnsi" w:hAnsiTheme="minorHAnsi" w:cstheme="minorHAnsi"/>
          <w:b w:val="0"/>
          <w:bCs w:val="0"/>
          <w:color w:val="000000"/>
          <w:sz w:val="28"/>
          <w:szCs w:val="28"/>
        </w:rPr>
        <w:br/>
        <w:t>tā’ne dekhile o khaṇḍe’ saṁsāra-bandhana</w:t>
      </w:r>
    </w:p>
    <w:p w14:paraId="6FD3D3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“Indeed, even if one sees a person who has taken shelter of Haridāsa, he is freed from material bondage.</w:t>
      </w:r>
    </w:p>
    <w:p w14:paraId="30C4082F" w14:textId="077D5F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Even if a conditioned soul sees those who consider Nāmācārya Haridāsa as their spiritual master, he is released from all material bondage.</w:t>
      </w:r>
    </w:p>
    <w:p w14:paraId="6B7ACABD" w14:textId="61F606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16.245-246</w:t>
      </w:r>
    </w:p>
    <w:p w14:paraId="60C0A2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245-246</w:t>
      </w:r>
    </w:p>
    <w:p w14:paraId="592433D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śata-varṣa śata mukhe uhāna mahimā</w:t>
      </w:r>
      <w:r w:rsidRPr="00790008">
        <w:rPr>
          <w:rStyle w:val="BookTitle"/>
          <w:rFonts w:asciiTheme="minorHAnsi" w:hAnsiTheme="minorHAnsi" w:cstheme="minorHAnsi"/>
          <w:b w:val="0"/>
          <w:bCs w:val="0"/>
          <w:color w:val="000000"/>
          <w:sz w:val="28"/>
          <w:szCs w:val="28"/>
        </w:rPr>
        <w:br/>
        <w:t>kahile o nāhi pāri karibāre sīmā</w:t>
      </w:r>
    </w:p>
    <w:p w14:paraId="536B8B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bhāgyavanta tomarā se, tomā’ sabā haite</w:t>
      </w:r>
      <w:r w:rsidRPr="00790008">
        <w:rPr>
          <w:rStyle w:val="BookTitle"/>
          <w:rFonts w:asciiTheme="minorHAnsi" w:hAnsiTheme="minorHAnsi" w:cstheme="minorHAnsi"/>
          <w:b w:val="0"/>
          <w:bCs w:val="0"/>
          <w:color w:val="000000"/>
          <w:sz w:val="28"/>
          <w:szCs w:val="28"/>
        </w:rPr>
        <w:br/>
        <w:t>uhāna mahimā kichu āila mukhete</w:t>
      </w:r>
    </w:p>
    <w:p w14:paraId="0E36F0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glorify Haridāsa for a hundred years with a hundred mouths, I would still not reach the end of his glories. You are all fortunate, for because of you I received an opportunity to glorify Haridāsa.</w:t>
      </w:r>
    </w:p>
    <w:p w14:paraId="46E49E7B" w14:textId="2C6733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snake charmer, who was expert in controlling snakes through mantra, said, “All of you are very fortunate, for because of your inquires I was able to speak and reveal some of the glories of the Lord’s devotee. If I sing the glories of the transcendental qualities of Ṭhākura Haridāsa for one hundred years with one hundred mouths, I would not finish.”</w:t>
      </w:r>
    </w:p>
    <w:p w14:paraId="4BA09F89" w14:textId="586B21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16.247</w:t>
      </w:r>
    </w:p>
    <w:p w14:paraId="6C1536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247</w:t>
      </w:r>
    </w:p>
    <w:p w14:paraId="4BC41B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sakṛt ye balibeka haridāsa-nāma</w:t>
      </w:r>
      <w:r w:rsidRPr="00790008">
        <w:rPr>
          <w:rStyle w:val="BookTitle"/>
          <w:rFonts w:asciiTheme="minorHAnsi" w:hAnsiTheme="minorHAnsi" w:cstheme="minorHAnsi"/>
          <w:b w:val="0"/>
          <w:bCs w:val="0"/>
          <w:color w:val="000000"/>
          <w:sz w:val="28"/>
          <w:szCs w:val="28"/>
        </w:rPr>
        <w:br/>
        <w:t>satya satya seha yāibeka kṛṣṇa-dhāma”</w:t>
      </w:r>
    </w:p>
    <w:p w14:paraId="60733F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assure you that one who simply chants the name of Haridāsa without offense will certainly attain the abode of Kṛṣṇa.”</w:t>
      </w:r>
    </w:p>
    <w:p w14:paraId="6B0524B7" w14:textId="6CA712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person even once utters the transcendental name of the Vaiṣṇava Ṭhākura, “Haridāsa,” he will certainly go back to Godhead.</w:t>
      </w:r>
    </w:p>
    <w:p w14:paraId="3F5E7704" w14:textId="479120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16.248</w:t>
      </w:r>
    </w:p>
    <w:p w14:paraId="2608BC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248</w:t>
      </w:r>
    </w:p>
    <w:p w14:paraId="31D070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mauna hailena nāga-rāja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tuṣṭa hailena śuni’ sajjana-samāja</w:t>
      </w:r>
    </w:p>
    <w:p w14:paraId="672DE05F" w14:textId="3D639E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the king of the snakes became silent, and all the pious people there felt fully satisfied.</w:t>
      </w:r>
    </w:p>
    <w:p w14:paraId="660592D2" w14:textId="34B385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16.249</w:t>
      </w:r>
    </w:p>
    <w:p w14:paraId="7EDE7B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249</w:t>
      </w:r>
    </w:p>
    <w:p w14:paraId="530AA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haridāsa ṭhākurera anubhāva</w:t>
      </w:r>
      <w:r w:rsidRPr="00790008">
        <w:rPr>
          <w:rStyle w:val="BookTitle"/>
          <w:rFonts w:asciiTheme="minorHAnsi" w:hAnsiTheme="minorHAnsi" w:cstheme="minorHAnsi"/>
          <w:b w:val="0"/>
          <w:bCs w:val="0"/>
          <w:color w:val="000000"/>
          <w:sz w:val="28"/>
          <w:szCs w:val="28"/>
        </w:rPr>
        <w:br/>
        <w:t>kahiyā āchena pūrve śrī-vaiṣṇava-nāga</w:t>
      </w:r>
    </w:p>
    <w:p w14:paraId="5C6AB443" w14:textId="2475B7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Vaiṣṇava snake related the glories of Haridāsa Ṭhākura.</w:t>
      </w:r>
    </w:p>
    <w:p w14:paraId="049258AB" w14:textId="2520BD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16.250</w:t>
      </w:r>
    </w:p>
    <w:p w14:paraId="7D6041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250</w:t>
      </w:r>
    </w:p>
    <w:p w14:paraId="2B2ACC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parama-prīti haridāsa-prati</w:t>
      </w:r>
      <w:r w:rsidRPr="00790008">
        <w:rPr>
          <w:rStyle w:val="BookTitle"/>
          <w:rFonts w:asciiTheme="minorHAnsi" w:hAnsiTheme="minorHAnsi" w:cstheme="minorHAnsi"/>
          <w:b w:val="0"/>
          <w:bCs w:val="0"/>
          <w:color w:val="000000"/>
          <w:sz w:val="28"/>
          <w:szCs w:val="28"/>
        </w:rPr>
        <w:br/>
        <w:t>nāga-mukhe śuni’ haraṣita haila ati</w:t>
      </w:r>
    </w:p>
    <w:p w14:paraId="55C7B360" w14:textId="5A05CA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hearing the snake’s narration through the mouth of the snake charmer, all the people felt great affection for Haridāsa.</w:t>
      </w:r>
    </w:p>
    <w:p w14:paraId="693958C4" w14:textId="008907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16.251</w:t>
      </w:r>
    </w:p>
    <w:p w14:paraId="580F5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251</w:t>
      </w:r>
    </w:p>
    <w:p w14:paraId="77627F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vaisena ṭhākura-haridāsa</w:t>
      </w:r>
      <w:r w:rsidRPr="00790008">
        <w:rPr>
          <w:rStyle w:val="BookTitle"/>
          <w:rFonts w:asciiTheme="minorHAnsi" w:hAnsiTheme="minorHAnsi" w:cstheme="minorHAnsi"/>
          <w:b w:val="0"/>
          <w:bCs w:val="0"/>
          <w:color w:val="000000"/>
          <w:sz w:val="28"/>
          <w:szCs w:val="28"/>
        </w:rPr>
        <w:br/>
        <w:t>gauracandra nā karena bhaktira prakāśa</w:t>
      </w:r>
    </w:p>
    <w:p w14:paraId="533F9EC9" w14:textId="23F48A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Ṭhākura passed his days in this way, before Gauracandra manifested His devotional feelings.</w:t>
      </w:r>
    </w:p>
    <w:p w14:paraId="4ABB7A22" w14:textId="32A83E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16.252</w:t>
      </w:r>
    </w:p>
    <w:p w14:paraId="154940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252</w:t>
      </w:r>
    </w:p>
    <w:p w14:paraId="4CDC5C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sarva-dike viṣṇu-bhakti-śūnya sarva-jana</w:t>
      </w:r>
      <w:r w:rsidRPr="00790008">
        <w:rPr>
          <w:rStyle w:val="BookTitle"/>
          <w:rFonts w:asciiTheme="minorHAnsi" w:hAnsiTheme="minorHAnsi" w:cstheme="minorHAnsi"/>
          <w:b w:val="0"/>
          <w:bCs w:val="0"/>
          <w:color w:val="000000"/>
          <w:sz w:val="28"/>
          <w:szCs w:val="28"/>
        </w:rPr>
        <w:br/>
        <w:t>uddeṣo nā jāne keha kemana kīrtana</w:t>
      </w:r>
    </w:p>
    <w:p w14:paraId="440E53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throughout the world were devoid of devotional service to Lord Viṣṇu. They had no understanding of the meaning or goal of kīrtana.</w:t>
      </w:r>
    </w:p>
    <w:p w14:paraId="4EFF43F4" w14:textId="404577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material enjoyers are always accustomed to forget Hari. Somehow or other they remain aloof from devotional service, which aims at remembrance of Hari, and become intoxicated by their own sense gratification. At that time people who were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were fully engaged in gratifying their senses, and therefore they became devoid of devotion to Viṣṇu. No one could understand why Haridāsa Ṭhākura was performing </w:t>
      </w:r>
      <w:r w:rsidRPr="00790008">
        <w:rPr>
          <w:rStyle w:val="BookTitle"/>
          <w:rFonts w:asciiTheme="minorHAnsi" w:hAnsiTheme="minorHAnsi" w:cstheme="minorHAnsi"/>
          <w:b w:val="0"/>
          <w:bCs w:val="0"/>
          <w:i/>
          <w:iCs/>
          <w:color w:val="000000"/>
          <w:sz w:val="28"/>
          <w:szCs w:val="28"/>
        </w:rPr>
        <w:t xml:space="preserve">hari-nāma-saṅkīrtana </w:t>
      </w:r>
      <w:r w:rsidRPr="00790008">
        <w:rPr>
          <w:rStyle w:val="BookTitle"/>
          <w:rFonts w:asciiTheme="minorHAnsi" w:hAnsiTheme="minorHAnsi" w:cstheme="minorHAnsi"/>
          <w:b w:val="0"/>
          <w:bCs w:val="0"/>
          <w:color w:val="000000"/>
          <w:sz w:val="28"/>
          <w:szCs w:val="28"/>
        </w:rPr>
        <w:t>and what his motive was, because at that time Śrī Gaurasundara had not yet begun propagating love and devotion to Lord Kṛṣṇa.</w:t>
      </w:r>
    </w:p>
    <w:p w14:paraId="31DEB98A" w14:textId="094AD5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16.253</w:t>
      </w:r>
    </w:p>
    <w:p w14:paraId="4880AB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253</w:t>
      </w:r>
    </w:p>
    <w:p w14:paraId="37F0D2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kothāo nāhika viṣṇu-bhaktira prakāśa</w:t>
      </w:r>
      <w:r w:rsidRPr="00790008">
        <w:rPr>
          <w:rStyle w:val="BookTitle"/>
          <w:rFonts w:asciiTheme="minorHAnsi" w:hAnsiTheme="minorHAnsi" w:cstheme="minorHAnsi"/>
          <w:b w:val="0"/>
          <w:bCs w:val="0"/>
          <w:color w:val="000000"/>
          <w:sz w:val="28"/>
          <w:szCs w:val="28"/>
        </w:rPr>
        <w:br/>
        <w:t>vaiṣṇavere sabei karaye parihāsa</w:t>
      </w:r>
    </w:p>
    <w:p w14:paraId="25B73D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no trace of devotional service to Viṣṇu anywhere. Everyone simply taunted the Vaiṣṇavas.</w:t>
      </w:r>
    </w:p>
    <w:p w14:paraId="1A174CE3" w14:textId="749C27F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the absence of discussing topics of Hari, people were devoid of devotion to Viṣṇu. So without understanding the exalted position of the Vaiṣṇavas, people simply ridiculed them.</w:t>
      </w:r>
    </w:p>
    <w:p w14:paraId="0AED67A6" w14:textId="690255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16.254</w:t>
      </w:r>
    </w:p>
    <w:p w14:paraId="50AE14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254</w:t>
      </w:r>
    </w:p>
    <w:p w14:paraId="727626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āpanā-āpani saba sādhu-gaṇa meli’</w:t>
      </w:r>
      <w:r w:rsidRPr="00790008">
        <w:rPr>
          <w:rStyle w:val="BookTitle"/>
          <w:rFonts w:asciiTheme="minorHAnsi" w:hAnsiTheme="minorHAnsi" w:cstheme="minorHAnsi"/>
          <w:b w:val="0"/>
          <w:bCs w:val="0"/>
          <w:color w:val="000000"/>
          <w:sz w:val="28"/>
          <w:szCs w:val="28"/>
        </w:rPr>
        <w:br/>
        <w:t>gāyena śrī-kṛṣṇa-nāma diyā karatāli</w:t>
      </w:r>
    </w:p>
    <w:p w14:paraId="66B90F7F" w14:textId="2CC3E6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would meet together and chant the names of Kṛṣṇa while clapping their hands.</w:t>
      </w:r>
    </w:p>
    <w:p w14:paraId="64946383" w14:textId="23EFE1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16.255</w:t>
      </w:r>
    </w:p>
    <w:p w14:paraId="2BBA73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255</w:t>
      </w:r>
    </w:p>
    <w:p w14:paraId="14F029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 o duṣṭa-gaṇa mahā-krodha kare</w:t>
      </w:r>
      <w:r w:rsidRPr="00790008">
        <w:rPr>
          <w:rStyle w:val="BookTitle"/>
          <w:rFonts w:asciiTheme="minorHAnsi" w:hAnsiTheme="minorHAnsi" w:cstheme="minorHAnsi"/>
          <w:b w:val="0"/>
          <w:bCs w:val="0"/>
          <w:color w:val="000000"/>
          <w:sz w:val="28"/>
          <w:szCs w:val="28"/>
        </w:rPr>
        <w:br/>
        <w:t>pāṣaṇḍī pāṣaṇḍī meli’ balgiyāi mare</w:t>
      </w:r>
    </w:p>
    <w:p w14:paraId="7DC17A62" w14:textId="39AF4B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miscreants became most indignant even at this. Those atheists would meet together to blaspheme the devotees.</w:t>
      </w:r>
    </w:p>
    <w:p w14:paraId="0280EC61" w14:textId="133D6C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16.256</w:t>
      </w:r>
    </w:p>
    <w:p w14:paraId="26F8F2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256</w:t>
      </w:r>
    </w:p>
    <w:p w14:paraId="10F1AF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vāmunagulā rājya karibeka nāśa</w:t>
      </w:r>
      <w:r w:rsidRPr="00790008">
        <w:rPr>
          <w:rStyle w:val="BookTitle"/>
          <w:rFonts w:asciiTheme="minorHAnsi" w:hAnsiTheme="minorHAnsi" w:cstheme="minorHAnsi"/>
          <w:b w:val="0"/>
          <w:bCs w:val="0"/>
          <w:color w:val="000000"/>
          <w:sz w:val="28"/>
          <w:szCs w:val="28"/>
        </w:rPr>
        <w:br/>
        <w:t>ihā sabā’ haite ha’be durbhikṣa prakāśa</w:t>
      </w:r>
    </w:p>
    <w:p w14:paraId="232ED6D9" w14:textId="5C645A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brāhmaṇas will destroy this country and bring about famine.</w:t>
      </w:r>
    </w:p>
    <w:p w14:paraId="56F4FD46" w14:textId="10F0E9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16.257</w:t>
      </w:r>
    </w:p>
    <w:p w14:paraId="0FA55A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257</w:t>
      </w:r>
    </w:p>
    <w:p w14:paraId="2DBEAC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vāmanagulā saba māgiyā khāite</w:t>
      </w:r>
      <w:r w:rsidRPr="00790008">
        <w:rPr>
          <w:rStyle w:val="BookTitle"/>
          <w:rFonts w:asciiTheme="minorHAnsi" w:hAnsiTheme="minorHAnsi" w:cstheme="minorHAnsi"/>
          <w:b w:val="0"/>
          <w:bCs w:val="0"/>
          <w:color w:val="000000"/>
          <w:sz w:val="28"/>
          <w:szCs w:val="28"/>
        </w:rPr>
        <w:br/>
        <w:t>bhāvuka-kīrtana kari’ nānā chala pāte</w:t>
      </w:r>
    </w:p>
    <w:p w14:paraId="1D143C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brāhmaṇas perform sentimental kīrtana and play various tricks in order to beg alms.</w:t>
      </w:r>
    </w:p>
    <w:p w14:paraId="53741466" w14:textId="01BF25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devotees gave up bad association and gathered together to congregationally chant the names of Hari, the godless atheistic persons who were </w:t>
      </w:r>
      <w:r w:rsidRPr="00790008">
        <w:rPr>
          <w:rStyle w:val="BookTitle"/>
          <w:rFonts w:asciiTheme="minorHAnsi" w:hAnsiTheme="minorHAnsi" w:cstheme="minorHAnsi"/>
          <w:b w:val="0"/>
          <w:bCs w:val="0"/>
          <w:color w:val="000000"/>
          <w:sz w:val="28"/>
          <w:szCs w:val="28"/>
        </w:rPr>
        <w:lastRenderedPageBreak/>
        <w:t xml:space="preserve">devoid of devotion to the Lord angrily ridiculed them as follows: “In order to fill their bellies and earn their livelihood, these loudly chanting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spread various deceptions and accept the dress of sentimentalists while chanting the names of Hari. They have no other business than filling their bellies on the pretext of religious performances. Because of their behavior, there will be famine in this country, and in this way they will cause great harm to the world by introducing begging.”</w:t>
      </w:r>
    </w:p>
    <w:p w14:paraId="273F74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Actually, attributing such false accusations on the devotees of the Lord will never bring any auspiciousness to the world, rather, it will lead people to hell. The devotees engage in the exalted service of the Lord by chanting His holy names. They do not partake of or enjoy the hard-earned wealth of ordinary people under the inducement of greed or by giving indulgence to laziness born of ignorance; rather, the wealth and ingredients that ordinary people accumulate for sense gratification are utilized by the devotees in the service of Hari for the eternal benefit of those persons.</w:t>
      </w:r>
    </w:p>
    <w:p w14:paraId="48693932" w14:textId="19180D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16.258</w:t>
      </w:r>
    </w:p>
    <w:p w14:paraId="07C41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258</w:t>
      </w:r>
    </w:p>
    <w:p w14:paraId="18B471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gosāñira śayana variṣā cāri-māsa</w:t>
      </w:r>
      <w:r w:rsidRPr="00790008">
        <w:rPr>
          <w:rStyle w:val="BookTitle"/>
          <w:rFonts w:asciiTheme="minorHAnsi" w:hAnsiTheme="minorHAnsi" w:cstheme="minorHAnsi"/>
          <w:b w:val="0"/>
          <w:bCs w:val="0"/>
          <w:color w:val="000000"/>
          <w:sz w:val="28"/>
          <w:szCs w:val="28"/>
        </w:rPr>
        <w:br/>
        <w:t>ihāte ki yuyāya ḍākite baḍa ḍāka?</w:t>
      </w:r>
    </w:p>
    <w:p w14:paraId="79A961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takes rest for four months during the rainy season, but these brāhmaṇas loudly call Him even at that time. Is this proper?</w:t>
      </w:r>
    </w:p>
    <w:p w14:paraId="6A98E61E" w14:textId="2C5FF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atheistic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were attached to fruitive activities used to say, “Lord Viṣṇu takes rest during the four months of Cāturmāsya, therefore no one should chant the names of Kṛṣṇa during these four months—Śrāvaṇa, Bhadra, Āśvina, and Kārttika. If one chants the names of Kṛṣṇa during this period, it will disturb the Lord by interrupting His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Therefore if the Vaiṣṇavas transgress the scriptural injunctions by loudly chanting the names of Hari during His sleep, the Lord will certainly become very angry and send various tribulations such as famine.”</w:t>
      </w:r>
    </w:p>
    <w:p w14:paraId="06C0F786" w14:textId="4DEE78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16.259</w:t>
      </w:r>
    </w:p>
    <w:p w14:paraId="33E495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259</w:t>
      </w:r>
    </w:p>
    <w:p w14:paraId="38FD63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nidrā bhaṅga haile kruddha haibe gosāñi</w:t>
      </w:r>
      <w:r w:rsidRPr="00790008">
        <w:rPr>
          <w:rStyle w:val="BookTitle"/>
          <w:rFonts w:asciiTheme="minorHAnsi" w:hAnsiTheme="minorHAnsi" w:cstheme="minorHAnsi"/>
          <w:b w:val="0"/>
          <w:bCs w:val="0"/>
          <w:color w:val="000000"/>
          <w:sz w:val="28"/>
          <w:szCs w:val="28"/>
        </w:rPr>
        <w:br/>
        <w:t>durbhikṣa karibe deśe,—ithe dvidhā nāi”</w:t>
      </w:r>
    </w:p>
    <w:p w14:paraId="7B832CA6" w14:textId="5D6CFB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Lord’s sleep is disturbed, He’ll become angry and create a famine in this country. There’s no doubt about it.”</w:t>
      </w:r>
    </w:p>
    <w:p w14:paraId="7254E904" w14:textId="08C1FC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16.260</w:t>
      </w:r>
    </w:p>
    <w:p w14:paraId="3E7C4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260</w:t>
      </w:r>
    </w:p>
    <w:p w14:paraId="3687A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bale,—“yadi dhānya kichu mūlya caḍe</w:t>
      </w:r>
      <w:r w:rsidRPr="00790008">
        <w:rPr>
          <w:rStyle w:val="BookTitle"/>
          <w:rFonts w:asciiTheme="minorHAnsi" w:hAnsiTheme="minorHAnsi" w:cstheme="minorHAnsi"/>
          <w:b w:val="0"/>
          <w:bCs w:val="0"/>
          <w:color w:val="000000"/>
          <w:sz w:val="28"/>
          <w:szCs w:val="28"/>
        </w:rPr>
        <w:br/>
        <w:t>tabe e-gulāre dhari’ kilāimu ghāḍe”</w:t>
      </w:r>
    </w:p>
    <w:p w14:paraId="65602BBF" w14:textId="6BEB22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“If the price of rice increases, then I’ll catch them and give them a punch.”</w:t>
      </w:r>
    </w:p>
    <w:p w14:paraId="357B35AC" w14:textId="0A215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16.261</w:t>
      </w:r>
    </w:p>
    <w:p w14:paraId="52C6E7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261</w:t>
      </w:r>
    </w:p>
    <w:p w14:paraId="5ECE1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bale,—“ekādaśī-niśi-jāgāraṇe</w:t>
      </w:r>
      <w:r w:rsidRPr="00790008">
        <w:rPr>
          <w:rStyle w:val="BookTitle"/>
          <w:rFonts w:asciiTheme="minorHAnsi" w:hAnsiTheme="minorHAnsi" w:cstheme="minorHAnsi"/>
          <w:b w:val="0"/>
          <w:bCs w:val="0"/>
          <w:color w:val="000000"/>
          <w:sz w:val="28"/>
          <w:szCs w:val="28"/>
        </w:rPr>
        <w:br/>
        <w:t>karibe govinda-nāma kari’ uccāraṇe</w:t>
      </w:r>
    </w:p>
    <w:p w14:paraId="11BD0C11" w14:textId="0DDFD3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“On Ekādaśī, these devotees stay up all night and chant the name of Govinda.</w:t>
      </w:r>
    </w:p>
    <w:p w14:paraId="1C84B0EF" w14:textId="1F8769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16.262</w:t>
      </w:r>
    </w:p>
    <w:p w14:paraId="298482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262</w:t>
      </w:r>
    </w:p>
    <w:p w14:paraId="507F0A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uccāraṇa kariyā ki kāya?”</w:t>
      </w:r>
      <w:r w:rsidRPr="00790008">
        <w:rPr>
          <w:rStyle w:val="BookTitle"/>
          <w:rFonts w:asciiTheme="minorHAnsi" w:hAnsiTheme="minorHAnsi" w:cstheme="minorHAnsi"/>
          <w:b w:val="0"/>
          <w:bCs w:val="0"/>
          <w:color w:val="000000"/>
          <w:sz w:val="28"/>
          <w:szCs w:val="28"/>
        </w:rPr>
        <w:br/>
        <w:t>ei-rūpe bale yata madhyastha-samāja</w:t>
      </w:r>
    </w:p>
    <w:p w14:paraId="23DABD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is the need for chanting the Lord’s name every day?” In this way, the atheists condemned the devotees in various ways.</w:t>
      </w:r>
    </w:p>
    <w:p w14:paraId="3006176C" w14:textId="7214D2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pretext of being indifferent, some fruitive workers used to say, “There is no benefit in loudly and repeatedly chanting the names of the Lord every day. Since the living entities are bound by the fruits of their karma, and since the Supreme Lord is also under the subordination of karma, the living entities who are forced to enjoy the fruits of their karma simply increase their bile secretion by chanting the names of the Lord.” In this way, middle class people, who were neither devotees nor nondevotees, put forth such arguments and useless talk.</w:t>
      </w:r>
    </w:p>
    <w:p w14:paraId="74BD5143" w14:textId="58DF2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16.263</w:t>
      </w:r>
    </w:p>
    <w:p w14:paraId="1DE37F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263</w:t>
      </w:r>
    </w:p>
    <w:p w14:paraId="2ECDB2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pāya śuniyā sakala bhakta-gaṇa</w:t>
      </w:r>
      <w:r w:rsidRPr="00790008">
        <w:rPr>
          <w:rStyle w:val="BookTitle"/>
          <w:rFonts w:asciiTheme="minorHAnsi" w:hAnsiTheme="minorHAnsi" w:cstheme="minorHAnsi"/>
          <w:b w:val="0"/>
          <w:bCs w:val="0"/>
          <w:color w:val="000000"/>
          <w:sz w:val="28"/>
          <w:szCs w:val="28"/>
        </w:rPr>
        <w:br/>
        <w:t>tathāpi nā chāḍe keha hari-saṅkīrtana</w:t>
      </w:r>
    </w:p>
    <w:p w14:paraId="64A9E77B" w14:textId="34C2C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all felt aggrieved on hearing these things, yet none of them gave up chanting the names of Lord Hari.</w:t>
      </w:r>
    </w:p>
    <w:p w14:paraId="65224547" w14:textId="45D509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16.264</w:t>
      </w:r>
    </w:p>
    <w:p w14:paraId="6EC8A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264</w:t>
      </w:r>
    </w:p>
    <w:p w14:paraId="3A542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bhakti-yoge lokera dekhiyā anādara</w:t>
      </w:r>
      <w:r w:rsidRPr="00790008">
        <w:rPr>
          <w:rStyle w:val="BookTitle"/>
          <w:rFonts w:asciiTheme="minorHAnsi" w:hAnsiTheme="minorHAnsi" w:cstheme="minorHAnsi"/>
          <w:b w:val="0"/>
          <w:bCs w:val="0"/>
          <w:color w:val="000000"/>
          <w:sz w:val="28"/>
          <w:szCs w:val="28"/>
        </w:rPr>
        <w:br/>
        <w:t>haridāsa o duḥkha baḍa pāyena antara</w:t>
      </w:r>
    </w:p>
    <w:p w14:paraId="2B3DAC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Haridāsa was particularly aggrieved to see the people’s lack of interest in the process of devotional service.</w:t>
      </w:r>
    </w:p>
    <w:p w14:paraId="5B737558" w14:textId="19AD5F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Attempts to serve the Supreme Lord on the pretext of ulterior desires, </w:t>
      </w:r>
      <w:r w:rsidRPr="00791DBF">
        <w:rPr>
          <w:rStyle w:val="BookTitle"/>
          <w:rFonts w:asciiTheme="minorHAnsi" w:hAnsiTheme="minorHAnsi" w:cstheme="minorHAnsi"/>
          <w:b w:val="0"/>
          <w:bCs w:val="0"/>
          <w:i/>
          <w:iCs/>
          <w:color w:val="000000"/>
          <w:sz w:val="28"/>
          <w:szCs w:val="28"/>
          <w:rPrChange w:id="268" w:author="your servant" w:date="2020-08-31T14:14:00Z">
            <w:rPr>
              <w:rStyle w:val="BookTitle"/>
              <w:rFonts w:asciiTheme="minorHAnsi" w:hAnsiTheme="minorHAnsi" w:cstheme="minorHAnsi"/>
              <w:b w:val="0"/>
              <w:bCs w:val="0"/>
              <w:color w:val="000000"/>
              <w:sz w:val="28"/>
              <w:szCs w:val="28"/>
            </w:rPr>
          </w:rPrChange>
        </w:rPr>
        <w:t>karma, yoga,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or to act contrary to the service of the Supreme Lord can never be called devotional service. But people of the world at that time were all overwhelmed by such nondevotional considerations. Physical and mental propensities kept the conditioned souls away from the path of devotional service and concealed the shining glories of pure devotional service. Seeing such detrimental propensities in the materialists, Ṭhākura Haridāsa felt great distress at heart.</w:t>
      </w:r>
    </w:p>
    <w:p w14:paraId="776986E9" w14:textId="00164F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16.265</w:t>
      </w:r>
    </w:p>
    <w:p w14:paraId="26697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265</w:t>
      </w:r>
    </w:p>
    <w:p w14:paraId="7E38D6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haridāsa uccaiḥsvara kari’</w:t>
      </w:r>
      <w:r w:rsidRPr="00790008">
        <w:rPr>
          <w:rStyle w:val="BookTitle"/>
          <w:rFonts w:asciiTheme="minorHAnsi" w:hAnsiTheme="minorHAnsi" w:cstheme="minorHAnsi"/>
          <w:b w:val="0"/>
          <w:bCs w:val="0"/>
          <w:color w:val="000000"/>
          <w:sz w:val="28"/>
          <w:szCs w:val="28"/>
        </w:rPr>
        <w:br/>
        <w:t>balena prabhura saṅkīrtana mukha bhari’</w:t>
      </w:r>
    </w:p>
    <w:p w14:paraId="4198FF4A" w14:textId="4A035D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this, Haridāsa continued to loudly chant the holy names of the Lord.</w:t>
      </w:r>
    </w:p>
    <w:p w14:paraId="258683EA" w14:textId="31C8C1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16.266</w:t>
      </w:r>
    </w:p>
    <w:p w14:paraId="347F6D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266</w:t>
      </w:r>
    </w:p>
    <w:p w14:paraId="496C9B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o atyanta duṣkṛti pāpi-gaṇa</w:t>
      </w:r>
      <w:r w:rsidRPr="00790008">
        <w:rPr>
          <w:rStyle w:val="BookTitle"/>
          <w:rFonts w:asciiTheme="minorHAnsi" w:hAnsiTheme="minorHAnsi" w:cstheme="minorHAnsi"/>
          <w:b w:val="0"/>
          <w:bCs w:val="0"/>
          <w:color w:val="000000"/>
          <w:sz w:val="28"/>
          <w:szCs w:val="28"/>
        </w:rPr>
        <w:br/>
        <w:t>nā pāre śunite ucca-hari-saṅkīrtana</w:t>
      </w:r>
    </w:p>
    <w:p w14:paraId="5D41E8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sinful miscreants were even unable to hear this loud chanting.</w:t>
      </w:r>
    </w:p>
    <w:p w14:paraId="670064B8" w14:textId="780E72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their sinful propensities, people did not wish to hear the uninterrupted and unmotivated chanting of the names of Hari from the mouth of Haridāsa Ṭhākura. Actually, only unfortunate people develop such sinful and inauspicious propensities. But Haridāsa Ṭhākura is a nonduplicitous servant of the Absolute Truth, Lord Kṛṣṇa, and devoid of all fear born of material absorption. Even after facing various impediments and obstacles from the sinful people, he did not desist from </w:t>
      </w:r>
      <w:r w:rsidRPr="00790008">
        <w:rPr>
          <w:rStyle w:val="BookTitle"/>
          <w:rFonts w:asciiTheme="minorHAnsi" w:hAnsiTheme="minorHAnsi" w:cstheme="minorHAnsi"/>
          <w:b w:val="0"/>
          <w:bCs w:val="0"/>
          <w:i/>
          <w:iCs/>
          <w:color w:val="000000"/>
          <w:sz w:val="28"/>
          <w:szCs w:val="28"/>
        </w:rPr>
        <w:t>hari-saṅkīrtana</w:t>
      </w:r>
      <w:r w:rsidRPr="00790008">
        <w:rPr>
          <w:rStyle w:val="BookTitle"/>
          <w:rFonts w:asciiTheme="minorHAnsi" w:hAnsiTheme="minorHAnsi" w:cstheme="minorHAnsi"/>
          <w:b w:val="0"/>
          <w:bCs w:val="0"/>
          <w:color w:val="000000"/>
          <w:sz w:val="28"/>
          <w:szCs w:val="28"/>
        </w:rPr>
        <w:t>.</w:t>
      </w:r>
    </w:p>
    <w:p w14:paraId="1524DBCF" w14:textId="3F64E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16.267</w:t>
      </w:r>
    </w:p>
    <w:p w14:paraId="42115C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267</w:t>
      </w:r>
    </w:p>
    <w:p w14:paraId="2F5759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harinadī-grāme eka brāhmaṇa durjana</w:t>
      </w:r>
      <w:r w:rsidRPr="00790008">
        <w:rPr>
          <w:rStyle w:val="BookTitle"/>
          <w:rFonts w:asciiTheme="minorHAnsi" w:hAnsiTheme="minorHAnsi" w:cstheme="minorHAnsi"/>
          <w:b w:val="0"/>
          <w:bCs w:val="0"/>
          <w:color w:val="000000"/>
          <w:sz w:val="28"/>
          <w:szCs w:val="28"/>
        </w:rPr>
        <w:br/>
        <w:t>haridāse dekhi’ krodhe balaye vacana</w:t>
      </w:r>
    </w:p>
    <w:p w14:paraId="5521C3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regard, there was one impious brāhmaṇa who lived in the village of Harinadī. He once angrily said to Haridāsa.</w:t>
      </w:r>
    </w:p>
    <w:p w14:paraId="333AC140" w14:textId="447B9C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two methods for ascertaining one’s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(1) One is by seminal consideration. According to normal procedure, the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of a child is the same as </w:t>
      </w:r>
      <w:r w:rsidRPr="00790008">
        <w:rPr>
          <w:rStyle w:val="BookTitle"/>
          <w:rFonts w:asciiTheme="minorHAnsi" w:hAnsiTheme="minorHAnsi" w:cstheme="minorHAnsi"/>
          <w:b w:val="0"/>
          <w:bCs w:val="0"/>
          <w:color w:val="000000"/>
          <w:sz w:val="28"/>
          <w:szCs w:val="28"/>
        </w:rPr>
        <w:lastRenderedPageBreak/>
        <w:t xml:space="preserve">the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of his legitimate father, because he is born from his semen. (2) The second is to ascertain one’s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according to his occupation, which is determined by his qualities and activities. The nature of people is of two types—pious and sinful. Vaiṣṇavas who are engaged in the service of the Lord are pious, and proud persons who are averse to the Lord and devoid of good qualities are sinful, though they may belong to any one of the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Although one may be identified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according to seminal consideration, as a result of being envious of pious persons, he is considered sinful. Whenever envy is directed towards Viṣṇu, the devotional service of Viṣṇu, or the devotees of Viṣṇu, then due to such demoniac propensities even respected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designated as sinful by the pious.</w:t>
      </w:r>
    </w:p>
    <w:p w14:paraId="70148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there was a famous village named Harinadī in the district of Yaśohara. On seeing Śrī Haridāsa loudly and constantly chant the holy names, a local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envious of devotional service angrily put forward some false arguments.</w:t>
      </w:r>
    </w:p>
    <w:p w14:paraId="5DEF8D4C" w14:textId="75CAA3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16.268</w:t>
      </w:r>
    </w:p>
    <w:p w14:paraId="4A0C76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268</w:t>
      </w:r>
    </w:p>
    <w:p w14:paraId="31CEE6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“aye haridāsa! e ki vyabhāra tomāra</w:t>
      </w:r>
      <w:r w:rsidRPr="00790008">
        <w:rPr>
          <w:rStyle w:val="BookTitle"/>
          <w:rFonts w:asciiTheme="minorHAnsi" w:hAnsiTheme="minorHAnsi" w:cstheme="minorHAnsi"/>
          <w:b w:val="0"/>
          <w:bCs w:val="0"/>
          <w:color w:val="000000"/>
          <w:sz w:val="28"/>
          <w:szCs w:val="28"/>
        </w:rPr>
        <w:br/>
        <w:t>ḍākiyā ye nāma laha, ki hetu ihāra?</w:t>
      </w:r>
    </w:p>
    <w:p w14:paraId="6DD355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Haridāsa, what is this behavior? Why are you are loudly chanting the names of the Lord?</w:t>
      </w:r>
    </w:p>
    <w:p w14:paraId="36454B67" w14:textId="0B58EE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foolish, ignorant,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“There is no injunction for loudly chanting the names of Hari in any scripture; rather, it is recommended that one chant within his mind. Therefore the loud chanting of Hari’s names by Haridāsa is prohibited by the scriptures. Therefore his engagement in such activities is most improper.” Being controlled by such blind faith,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arrogantly asked Haridāsa the reason for his loud chanting. His conception was that since Haridāsa Ṭhākura was not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he was completely unqualified to act as a spiritual master, the giver of the holy names. He feared that if Haridāsa loudly chanted the names of Hari he would have to automatically hear the holy names from the mouth of a pure devotee and thus naturally become his disciple, so he wanted Haridāsa to refrain from loudly chanting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which is the function of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This proves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foolishness, ignorance, and mistaken ideas regarding the scriptural conclusions.</w:t>
      </w:r>
    </w:p>
    <w:p w14:paraId="1B6A73F4" w14:textId="3A0568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16.269</w:t>
      </w:r>
    </w:p>
    <w:p w14:paraId="5DEF2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269</w:t>
      </w:r>
    </w:p>
    <w:p w14:paraId="4D3543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mane japibā,—ei se dharma haya</w:t>
      </w:r>
      <w:r w:rsidRPr="00790008">
        <w:rPr>
          <w:rStyle w:val="BookTitle"/>
          <w:rFonts w:asciiTheme="minorHAnsi" w:hAnsiTheme="minorHAnsi" w:cstheme="minorHAnsi"/>
          <w:b w:val="0"/>
          <w:bCs w:val="0"/>
          <w:color w:val="000000"/>
          <w:sz w:val="28"/>
          <w:szCs w:val="28"/>
        </w:rPr>
        <w:br/>
        <w:t>ḍādiyā laite nāma kon śāstre kaya?</w:t>
      </w:r>
    </w:p>
    <w:p w14:paraId="341C1D95" w14:textId="696470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injunction is that one should chant in his mind. Which scripture says that one should chant loudly?</w:t>
      </w:r>
    </w:p>
    <w:p w14:paraId="35A7BE77" w14:textId="3D0A38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16.270</w:t>
      </w:r>
    </w:p>
    <w:p w14:paraId="7F42A3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270</w:t>
      </w:r>
    </w:p>
    <w:p w14:paraId="4FCD91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kā’ra śikṣā,—hari-nāma ḍākiyā laite?</w:t>
      </w:r>
      <w:r w:rsidRPr="00790008">
        <w:rPr>
          <w:rStyle w:val="BookTitle"/>
          <w:rFonts w:asciiTheme="minorHAnsi" w:hAnsiTheme="minorHAnsi" w:cstheme="minorHAnsi"/>
          <w:b w:val="0"/>
          <w:bCs w:val="0"/>
          <w:color w:val="000000"/>
          <w:sz w:val="28"/>
          <w:szCs w:val="28"/>
        </w:rPr>
        <w:br/>
        <w:t>ei ta’ paṇḍita-sabhā, balaha ihāte”</w:t>
      </w:r>
    </w:p>
    <w:p w14:paraId="098FF8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taught you to chant the name of Hari loudly? Please give your explanation before this assembly of learned scholars.”</w:t>
      </w:r>
    </w:p>
    <w:p w14:paraId="4372B230" w14:textId="5F8EEF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śikṣā </w:t>
      </w:r>
      <w:r w:rsidRPr="00790008">
        <w:rPr>
          <w:rStyle w:val="BookTitle"/>
          <w:rFonts w:asciiTheme="minorHAnsi" w:hAnsiTheme="minorHAnsi" w:cstheme="minorHAnsi"/>
          <w:b w:val="0"/>
          <w:bCs w:val="0"/>
          <w:color w:val="000000"/>
          <w:sz w:val="28"/>
          <w:szCs w:val="28"/>
        </w:rPr>
        <w:t xml:space="preserve">refers to one of the six corollaries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which word pronunciation is regulated.</w:t>
      </w:r>
    </w:p>
    <w:p w14:paraId="222AB37B" w14:textId="622EAE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16.271</w:t>
      </w:r>
    </w:p>
    <w:p w14:paraId="5B343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271</w:t>
      </w:r>
    </w:p>
    <w:p w14:paraId="6A7AE8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balena,—“ihāra yata tattva</w:t>
      </w:r>
      <w:r w:rsidRPr="00790008">
        <w:rPr>
          <w:rStyle w:val="BookTitle"/>
          <w:rFonts w:asciiTheme="minorHAnsi" w:hAnsiTheme="minorHAnsi" w:cstheme="minorHAnsi"/>
          <w:b w:val="0"/>
          <w:bCs w:val="0"/>
          <w:color w:val="000000"/>
          <w:sz w:val="28"/>
          <w:szCs w:val="28"/>
        </w:rPr>
        <w:br/>
        <w:t>tomarā se jāna’ hari-nāmera mahattva</w:t>
      </w:r>
    </w:p>
    <w:p w14:paraId="096DADCF" w14:textId="1C5100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said, “You all know the glories of Lord Hari’s holy names.</w:t>
      </w:r>
    </w:p>
    <w:p w14:paraId="4FB1A5FB" w14:textId="117918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16.272</w:t>
      </w:r>
    </w:p>
    <w:p w14:paraId="6D3968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272</w:t>
      </w:r>
    </w:p>
    <w:p w14:paraId="1EE1DA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tomarā-sabāra mukhe śuniñā se āmi</w:t>
      </w:r>
      <w:r w:rsidRPr="00790008">
        <w:rPr>
          <w:rStyle w:val="BookTitle"/>
          <w:rFonts w:asciiTheme="minorHAnsi" w:hAnsiTheme="minorHAnsi" w:cstheme="minorHAnsi"/>
          <w:b w:val="0"/>
          <w:bCs w:val="0"/>
          <w:color w:val="000000"/>
          <w:sz w:val="28"/>
          <w:szCs w:val="28"/>
        </w:rPr>
        <w:br/>
        <w:t>balitechi, balibāṅa yebā kichu jāni</w:t>
      </w:r>
    </w:p>
    <w:p w14:paraId="5FD141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have simply repeated and will repeat whatever I have heard from you.</w:t>
      </w:r>
    </w:p>
    <w:p w14:paraId="105F3C00" w14:textId="734CAE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Ṭhākura Haridāsa, who never expected any honor but always honored others, humbly replied, “I have not learned the incomparable glories of Hari’s names from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through the path of argument. Now and in the future I simply repeat whatever I have heard from those who are conversant with the glories of the holy names and who constantly chant the holy names of the Lord.</w:t>
      </w:r>
    </w:p>
    <w:p w14:paraId="308D91C2" w14:textId="6EC9B1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16.273</w:t>
      </w:r>
    </w:p>
    <w:p w14:paraId="421D9D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273</w:t>
      </w:r>
    </w:p>
    <w:p w14:paraId="0FF86D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laile śata-guṇa puṇya haya</w:t>
      </w:r>
      <w:r w:rsidRPr="00790008">
        <w:rPr>
          <w:rStyle w:val="BookTitle"/>
          <w:rFonts w:asciiTheme="minorHAnsi" w:hAnsiTheme="minorHAnsi" w:cstheme="minorHAnsi"/>
          <w:b w:val="0"/>
          <w:bCs w:val="0"/>
          <w:color w:val="000000"/>
          <w:sz w:val="28"/>
          <w:szCs w:val="28"/>
        </w:rPr>
        <w:br/>
        <w:t>doṣa ta’ nā kahe śāstre, guṇa se varṇana”</w:t>
      </w:r>
    </w:p>
    <w:p w14:paraId="47693D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one chants loudly, he gets one hundred times more benefit. The scriptures </w:t>
      </w:r>
      <w:r w:rsidRPr="00790008">
        <w:rPr>
          <w:rStyle w:val="BookTitle"/>
          <w:rFonts w:asciiTheme="minorHAnsi" w:hAnsiTheme="minorHAnsi" w:cstheme="minorHAnsi"/>
          <w:b/>
          <w:bCs/>
          <w:color w:val="800000"/>
          <w:sz w:val="28"/>
          <w:szCs w:val="28"/>
        </w:rPr>
        <w:lastRenderedPageBreak/>
        <w:t>never condemn loud chanting, rather they glorify it.</w:t>
      </w:r>
    </w:p>
    <w:p w14:paraId="2360C0D9" w14:textId="1F1EE1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result one achieves by mentally chanting the names of Hari is multiplied one hundred times by chanting loudly. This is the injunction of all scriptures. It is a fact that by chanting loudly one obtains one hundred times greater results. And there is no fault in such chanting. It is to be understood that those who consider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should only be chanted softly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are averse to realizing the purport of the scriptures. The three names of address—Hare, Kṛṣṇa, and Rāma—are meant both for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One can call the Lord in his mind or out loud. If one calls the Lord loudly, then many persons can hear the name of the Lord and obtain auspiciousness by such hearing. Hearing the names of the Lord is one of the nine principle limbs of devotional service. Unless the </w:t>
      </w:r>
      <w:r w:rsidRPr="00791DBF">
        <w:rPr>
          <w:rStyle w:val="BookTitle"/>
          <w:rFonts w:asciiTheme="minorHAnsi" w:hAnsiTheme="minorHAnsi" w:cstheme="minorHAnsi"/>
          <w:b w:val="0"/>
          <w:bCs w:val="0"/>
          <w:i/>
          <w:iCs/>
          <w:color w:val="000000"/>
          <w:sz w:val="28"/>
          <w:szCs w:val="28"/>
          <w:rPrChange w:id="269" w:author="your servant" w:date="2020-08-31T14:19:00Z">
            <w:rPr>
              <w:rStyle w:val="BookTitle"/>
              <w:rFonts w:asciiTheme="minorHAnsi" w:hAnsiTheme="minorHAnsi" w:cstheme="minorHAnsi"/>
              <w:b w:val="0"/>
              <w:bCs w:val="0"/>
              <w:color w:val="000000"/>
              <w:sz w:val="28"/>
              <w:szCs w:val="28"/>
            </w:rPr>
          </w:rPrChange>
        </w:rPr>
        <w:t>s</w:t>
      </w:r>
      <w:ins w:id="270" w:author="your servant" w:date="2020-08-31T14:19:00Z">
        <w:r w:rsidR="00791DBF" w:rsidRPr="00791DBF">
          <w:rPr>
            <w:rStyle w:val="BookTitle"/>
            <w:rFonts w:asciiTheme="minorHAnsi" w:hAnsiTheme="minorHAnsi" w:cstheme="minorHAnsi"/>
            <w:b w:val="0"/>
            <w:bCs w:val="0"/>
            <w:i/>
            <w:iCs/>
            <w:color w:val="000000"/>
            <w:sz w:val="28"/>
            <w:szCs w:val="28"/>
            <w:rPrChange w:id="271" w:author="your servant" w:date="2020-08-31T14:19:00Z">
              <w:rPr>
                <w:rStyle w:val="BookTitle"/>
                <w:rFonts w:asciiTheme="minorHAnsi" w:hAnsiTheme="minorHAnsi" w:cstheme="minorHAnsi"/>
                <w:b w:val="0"/>
                <w:bCs w:val="0"/>
                <w:color w:val="000000"/>
                <w:sz w:val="28"/>
                <w:szCs w:val="28"/>
              </w:rPr>
            </w:rPrChange>
          </w:rPr>
          <w:t>ā</w:t>
        </w:r>
      </w:ins>
      <w:r w:rsidRPr="00791DBF">
        <w:rPr>
          <w:rStyle w:val="BookTitle"/>
          <w:rFonts w:asciiTheme="minorHAnsi" w:hAnsiTheme="minorHAnsi" w:cstheme="minorHAnsi"/>
          <w:b w:val="0"/>
          <w:bCs w:val="0"/>
          <w:i/>
          <w:iCs/>
          <w:color w:val="000000"/>
          <w:sz w:val="28"/>
          <w:szCs w:val="28"/>
          <w:rPrChange w:id="272" w:author="your servant" w:date="2020-08-31T14:19: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loudly chant the names of Hari, no one becomes qualified for the devotional process of hearing. Therefore the false arguments of those who are averse to loud chanting are certainly incited by Kali. The chanting of the holy names is more or less imperceptible in the activities of meditation, sacrifice, and Deity worship; that is why in Kali-yuga various controversies arise in the performance of meditation, sacrifice, and Deity worship. When those who are victims of Kali come forward to place obstacles in the path of the devotees’ worship of Hari, then those devotees who are engaged in the Satya, Tretā, and Dvāpara processes of meditation, sacrifice, and Deity worship do not enter into argument; but those devotees who chant the names of Hari remove the wicked habits of the victims of Kali and chant the unlimited glories of the holy names for the eternal benefit of such people. This is the actual medicine for their argument-infected hearts.</w:t>
      </w:r>
    </w:p>
    <w:p w14:paraId="51D319A6" w14:textId="5038C5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16.274</w:t>
      </w:r>
    </w:p>
    <w:p w14:paraId="2A8BE6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274</w:t>
      </w:r>
    </w:p>
    <w:p w14:paraId="0EAEAD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uccaiḥ śata-guṇaṁ bhavet</w:t>
      </w:r>
    </w:p>
    <w:p w14:paraId="6E6F2F65" w14:textId="48841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loudly chants the holy names of the Lord, he obtains one hundred times more benefit than by chanting softly or remembering the holy names.’”</w:t>
      </w:r>
    </w:p>
    <w:p w14:paraId="3A7A2782" w14:textId="08C573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16.275</w:t>
      </w:r>
    </w:p>
    <w:p w14:paraId="7B4A7C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275</w:t>
      </w:r>
    </w:p>
    <w:p w14:paraId="4A20DD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bale,—“ucca-nāma karile uccāra</w:t>
      </w:r>
      <w:r w:rsidRPr="00790008">
        <w:rPr>
          <w:rStyle w:val="BookTitle"/>
          <w:rFonts w:asciiTheme="minorHAnsi" w:hAnsiTheme="minorHAnsi" w:cstheme="minorHAnsi"/>
          <w:b w:val="0"/>
          <w:bCs w:val="0"/>
          <w:color w:val="000000"/>
          <w:sz w:val="28"/>
          <w:szCs w:val="28"/>
        </w:rPr>
        <w:br/>
        <w:t>śata-guṇa puṇya-phala haya, ki hetu ihāra?”</w:t>
      </w:r>
    </w:p>
    <w:p w14:paraId="3B99FAD4" w14:textId="5E3248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“How does one get one hundred times more benefit by loud chanting?”</w:t>
      </w:r>
    </w:p>
    <w:p w14:paraId="1D3862FF" w14:textId="36EFF5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16.276</w:t>
      </w:r>
    </w:p>
    <w:p w14:paraId="173A8B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276</w:t>
      </w:r>
    </w:p>
    <w:p w14:paraId="3EBCA1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haridāsa balena,—“śunaha, mahāśaya!</w:t>
      </w:r>
      <w:r w:rsidRPr="00790008">
        <w:rPr>
          <w:rStyle w:val="BookTitle"/>
          <w:rFonts w:asciiTheme="minorHAnsi" w:hAnsiTheme="minorHAnsi" w:cstheme="minorHAnsi"/>
          <w:b w:val="0"/>
          <w:bCs w:val="0"/>
          <w:color w:val="000000"/>
          <w:sz w:val="28"/>
          <w:szCs w:val="28"/>
        </w:rPr>
        <w:br/>
        <w:t>ye tattva ihāra, vede bhāgavate kaya”</w:t>
      </w:r>
    </w:p>
    <w:p w14:paraId="7774EB39" w14:textId="69D22A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replied, “My dear sir, listen to the verdict of the Vedas and Śrīmad Bhāgavatam in this regard.”</w:t>
      </w:r>
    </w:p>
    <w:p w14:paraId="5B70EA0F" w14:textId="1D8A55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16.277</w:t>
      </w:r>
    </w:p>
    <w:p w14:paraId="15D021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277</w:t>
      </w:r>
    </w:p>
    <w:p w14:paraId="5D3378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 sphure haridāsera śrī-mukhe</w:t>
      </w:r>
      <w:r w:rsidRPr="00790008">
        <w:rPr>
          <w:rStyle w:val="BookTitle"/>
          <w:rFonts w:asciiTheme="minorHAnsi" w:hAnsiTheme="minorHAnsi" w:cstheme="minorHAnsi"/>
          <w:b w:val="0"/>
          <w:bCs w:val="0"/>
          <w:color w:val="000000"/>
          <w:sz w:val="28"/>
          <w:szCs w:val="28"/>
        </w:rPr>
        <w:br/>
        <w:t>lāgilā karite vyākhyā kṛṣṇānanda sukhe</w:t>
      </w:r>
    </w:p>
    <w:p w14:paraId="4FCE03EF" w14:textId="658292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then revealed the purport of all the scriptures as he began his explanation in the ecstasy of Kṛṣṇa consciousness.</w:t>
      </w:r>
    </w:p>
    <w:p w14:paraId="2D79DAC5" w14:textId="0BF516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16.278</w:t>
      </w:r>
    </w:p>
    <w:p w14:paraId="36CA74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278</w:t>
      </w:r>
    </w:p>
    <w:p w14:paraId="24871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vipra! sakṛt śunile kṛṣṇa-nāma</w:t>
      </w:r>
      <w:r w:rsidRPr="00790008">
        <w:rPr>
          <w:rStyle w:val="BookTitle"/>
          <w:rFonts w:asciiTheme="minorHAnsi" w:hAnsiTheme="minorHAnsi" w:cstheme="minorHAnsi"/>
          <w:b w:val="0"/>
          <w:bCs w:val="0"/>
          <w:color w:val="000000"/>
          <w:sz w:val="28"/>
          <w:szCs w:val="28"/>
        </w:rPr>
        <w:br/>
        <w:t>paśu, pakṣī, kīṭa yāya śrī-vaikuṇṭha-dhāma</w:t>
      </w:r>
    </w:p>
    <w:p w14:paraId="0C253E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brāhmaṇa. If even animals, birds, or insects hear the holy names from the mouth of a pure devotee, they will go to Vaikuṇṭha.</w:t>
      </w:r>
    </w:p>
    <w:p w14:paraId="022FA1BE" w14:textId="2B6CE8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when the transcendental sound of Kṛṣṇa’s holy names emanates from the mouths of sadhus, bhaktas, or Vaiṣṇavas and enters the ear holes of any living entity interested in serving the Lord, then that sound vibration certainly frees him from the bondage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The transcendental sound vibration removes the living entities’ propensity for enjoyment and awakens their propensity for service to the Supreme Lord. Since unlike those of conditioned souls in the material sky, there is no ignorance or material enjoyment in the devotees’ tongues, which are abodes of Vaikuṇṭha, and since the transcendental holy names are full manifestations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xml:space="preserve">, or the transcendental reality, devotees do not become entangled in material enjoyment while chanting. Therefore if a living entity chants the transcendental name of the Lord, he becomes </w:t>
      </w:r>
      <w:r w:rsidRPr="00790008">
        <w:rPr>
          <w:rStyle w:val="BookTitle"/>
          <w:rFonts w:asciiTheme="minorHAnsi" w:hAnsiTheme="minorHAnsi" w:cstheme="minorHAnsi"/>
          <w:b w:val="0"/>
          <w:bCs w:val="0"/>
          <w:i/>
          <w:iCs/>
          <w:color w:val="000000"/>
          <w:sz w:val="28"/>
          <w:szCs w:val="28"/>
        </w:rPr>
        <w:t>jīvan-mukta</w:t>
      </w:r>
      <w:r w:rsidRPr="00790008">
        <w:rPr>
          <w:rStyle w:val="BookTitle"/>
          <w:rFonts w:asciiTheme="minorHAnsi" w:hAnsiTheme="minorHAnsi" w:cstheme="minorHAnsi"/>
          <w:b w:val="0"/>
          <w:bCs w:val="0"/>
          <w:color w:val="000000"/>
          <w:sz w:val="28"/>
          <w:szCs w:val="28"/>
        </w:rPr>
        <w:t xml:space="preserve">, liberated even in this life. In order to become liberated from the bondage of material existence, a conditioned soul should accept mercy from a liberated soul by accepting </w:t>
      </w:r>
      <w:r w:rsidRPr="00790008">
        <w:rPr>
          <w:rStyle w:val="BookTitle"/>
          <w:rFonts w:asciiTheme="minorHAnsi" w:hAnsiTheme="minorHAnsi" w:cstheme="minorHAnsi"/>
          <w:b w:val="0"/>
          <w:bCs w:val="0"/>
          <w:i/>
          <w:iCs/>
          <w:color w:val="000000"/>
          <w:sz w:val="28"/>
          <w:szCs w:val="28"/>
        </w:rPr>
        <w:t>mantra-dīkṣa</w:t>
      </w:r>
      <w:r w:rsidRPr="00790008">
        <w:rPr>
          <w:rStyle w:val="BookTitle"/>
          <w:rFonts w:asciiTheme="minorHAnsi" w:hAnsiTheme="minorHAnsi" w:cstheme="minorHAnsi"/>
          <w:b w:val="0"/>
          <w:bCs w:val="0"/>
          <w:color w:val="000000"/>
          <w:sz w:val="28"/>
          <w:szCs w:val="28"/>
        </w:rPr>
        <w:t xml:space="preserve">, or initiation. When one has perfected his chanting, he becomes qualified to loudly chant the holy names. He then becomes extremely distressed on seeing the conditioned souls’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born of </w:t>
      </w:r>
      <w:r w:rsidRPr="00790008">
        <w:rPr>
          <w:rStyle w:val="BookTitle"/>
          <w:rFonts w:asciiTheme="minorHAnsi" w:hAnsiTheme="minorHAnsi" w:cstheme="minorHAnsi"/>
          <w:b w:val="0"/>
          <w:bCs w:val="0"/>
          <w:i/>
          <w:iCs/>
          <w:color w:val="000000"/>
          <w:sz w:val="28"/>
          <w:szCs w:val="28"/>
        </w:rPr>
        <w:t xml:space="preserve">prajalpa </w:t>
      </w:r>
      <w:r w:rsidRPr="00790008">
        <w:rPr>
          <w:rStyle w:val="BookTitle"/>
          <w:rFonts w:asciiTheme="minorHAnsi" w:hAnsiTheme="minorHAnsi" w:cstheme="minorHAnsi"/>
          <w:b w:val="0"/>
          <w:bCs w:val="0"/>
          <w:color w:val="000000"/>
          <w:sz w:val="28"/>
          <w:szCs w:val="28"/>
        </w:rPr>
        <w:t xml:space="preserve">and mundane words that gratify the mind, both of which are unrelated to Kṛṣṇa; as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he removes their propensities for mundane enjoyment and sends them to the kingdom of Vaikuṇṭha. Ordinary foolish people </w:t>
      </w:r>
      <w:r w:rsidRPr="00790008">
        <w:rPr>
          <w:rStyle w:val="BookTitle"/>
          <w:rFonts w:asciiTheme="minorHAnsi" w:hAnsiTheme="minorHAnsi" w:cstheme="minorHAnsi"/>
          <w:b w:val="0"/>
          <w:bCs w:val="0"/>
          <w:color w:val="000000"/>
          <w:sz w:val="28"/>
          <w:szCs w:val="28"/>
        </w:rPr>
        <w:lastRenderedPageBreak/>
        <w:t xml:space="preserve">think, “The śāstric statement that just by once chanting or hearing the transcendental name of the Lord one is certain to go back to Vaikuṇṭha is simply an exaggeration.” But actually the extraordinary influence of the transcendental name is not under the jurisdiction of the most tiny brains of such illusioned materialists who want to measure everything with their blunt material senses. If one considers the transcendental name to be in the category of material objects, then his enjoyment prone evil propensities do not allow him to understand the extraordinary, transcendental, spiritual name that is not perceivable to material senses. That is why the absence of faith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in Vaiṣṇava literatures in pursuance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proof of a living entity’s misfortune.</w:t>
      </w:r>
    </w:p>
    <w:p w14:paraId="785CA8E6" w14:textId="4EDEE7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16.279</w:t>
      </w:r>
    </w:p>
    <w:p w14:paraId="15C866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279</w:t>
      </w:r>
    </w:p>
    <w:p w14:paraId="4405EA54" w14:textId="4F69B19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Once the cowherd men headed by Śrī Nanda came to Ambikāvana on the bank of the River Sarasvatī. After worshiping the demigods and brāhmaṇas with a vow, they took rest there. At that time a fierce looking great snake began to swallow Nanda. Hearing Nanda’s cry of distress, Lord Kṛṣṇa, who maintains His surrendered souls and who is affectionate to His father, touched that great snake with His left foot. The serpent was immediately freed from his reptilian body and appeared in the effulgent form of a Vidyādhara, and by the order of the Lord he began to relate the history of his sinful activities in his previous life. While offering prayers, he described the glories of receiving the touch of the Lord’s lotus feet, which are rarely attained by the demigods, in the following verse from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(10.34.17).]</w:t>
      </w:r>
    </w:p>
    <w:p w14:paraId="37B71B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yan-nāma gṛhṇann akhilān      śrotṝn ātmānam eva ca</w:t>
      </w:r>
      <w:r w:rsidRPr="00790008">
        <w:rPr>
          <w:rStyle w:val="BookTitle"/>
          <w:rFonts w:asciiTheme="minorHAnsi" w:hAnsiTheme="minorHAnsi" w:cstheme="minorHAnsi"/>
          <w:b w:val="0"/>
          <w:bCs w:val="0"/>
          <w:color w:val="000000"/>
          <w:sz w:val="28"/>
          <w:szCs w:val="28"/>
        </w:rPr>
        <w:br/>
        <w:t>sadyaḥ punāti kiṁ bhūyas      tasya spṛṣṭaḥ padā hi te</w:t>
      </w:r>
    </w:p>
    <w:p w14:paraId="2D25B8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chants Your name purifies all who hear his chanting, as well as himself. How much more beneficial, then, is the touch of Your lotus feet?</w:t>
      </w:r>
    </w:p>
    <w:p w14:paraId="5463ACB4" w14:textId="0BD609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“Moreover, O Lord, I have been directly touched by Your lotus feet. Now I will return to my own planet and purify everyone by my touch, as I have been purified by the touch of Your lotus feet. By the statement, ’By once chanting the holy names of the Lord a person purifies himself and others,’ the argument that chanting the holy names requires prior faith (in other words, the consideration that until knowledge of one’s relationship with the Lord based on faith is awakened, there is no need to chant the holy names) is refuted. One can and should chant the names of the Lord while avoiding the ten offenses even during the four faithless situations of </w:t>
      </w:r>
      <w:r w:rsidRPr="00790008">
        <w:rPr>
          <w:rStyle w:val="BookTitle"/>
          <w:rFonts w:asciiTheme="minorHAnsi" w:hAnsiTheme="minorHAnsi" w:cstheme="minorHAnsi"/>
          <w:b w:val="0"/>
          <w:bCs w:val="0"/>
          <w:i/>
          <w:iCs/>
          <w:color w:val="000000"/>
          <w:sz w:val="28"/>
          <w:szCs w:val="28"/>
        </w:rPr>
        <w:t>saṅketa</w:t>
      </w:r>
      <w:r w:rsidRPr="00790008">
        <w:rPr>
          <w:rStyle w:val="BookTitle"/>
          <w:rFonts w:asciiTheme="minorHAnsi" w:hAnsiTheme="minorHAnsi" w:cstheme="minorHAnsi"/>
          <w:b w:val="0"/>
          <w:bCs w:val="0"/>
          <w:color w:val="000000"/>
          <w:sz w:val="28"/>
          <w:szCs w:val="28"/>
        </w:rPr>
        <w:t xml:space="preserve"> (indirectly), </w:t>
      </w:r>
      <w:r w:rsidRPr="00790008">
        <w:rPr>
          <w:rStyle w:val="BookTitle"/>
          <w:rFonts w:asciiTheme="minorHAnsi" w:hAnsiTheme="minorHAnsi" w:cstheme="minorHAnsi"/>
          <w:b w:val="0"/>
          <w:bCs w:val="0"/>
          <w:i/>
          <w:iCs/>
          <w:color w:val="000000"/>
          <w:sz w:val="28"/>
          <w:szCs w:val="28"/>
        </w:rPr>
        <w:t>parihāsa</w:t>
      </w:r>
      <w:r w:rsidRPr="00790008">
        <w:rPr>
          <w:rStyle w:val="BookTitle"/>
          <w:rFonts w:asciiTheme="minorHAnsi" w:hAnsiTheme="minorHAnsi" w:cstheme="minorHAnsi"/>
          <w:b w:val="0"/>
          <w:bCs w:val="0"/>
          <w:color w:val="000000"/>
          <w:sz w:val="28"/>
          <w:szCs w:val="28"/>
        </w:rPr>
        <w:t xml:space="preserve"> (jokingly), </w:t>
      </w:r>
      <w:r w:rsidRPr="00790008">
        <w:rPr>
          <w:rStyle w:val="BookTitle"/>
          <w:rFonts w:asciiTheme="minorHAnsi" w:hAnsiTheme="minorHAnsi" w:cstheme="minorHAnsi"/>
          <w:b w:val="0"/>
          <w:bCs w:val="0"/>
          <w:i/>
          <w:iCs/>
          <w:color w:val="000000"/>
          <w:sz w:val="28"/>
          <w:szCs w:val="28"/>
        </w:rPr>
        <w:t>stobha</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color w:val="000000"/>
          <w:sz w:val="28"/>
          <w:szCs w:val="28"/>
        </w:rPr>
        <w:lastRenderedPageBreak/>
        <w:t xml:space="preserve">musical entertainment), or </w:t>
      </w:r>
      <w:r w:rsidRPr="00790008">
        <w:rPr>
          <w:rStyle w:val="BookTitle"/>
          <w:rFonts w:asciiTheme="minorHAnsi" w:hAnsiTheme="minorHAnsi" w:cstheme="minorHAnsi"/>
          <w:b w:val="0"/>
          <w:bCs w:val="0"/>
          <w:i/>
          <w:iCs/>
          <w:color w:val="000000"/>
          <w:sz w:val="28"/>
          <w:szCs w:val="28"/>
        </w:rPr>
        <w:t>hela</w:t>
      </w:r>
      <w:r w:rsidRPr="00790008">
        <w:rPr>
          <w:rStyle w:val="BookTitle"/>
          <w:rFonts w:asciiTheme="minorHAnsi" w:hAnsiTheme="minorHAnsi" w:cstheme="minorHAnsi"/>
          <w:b w:val="0"/>
          <w:bCs w:val="0"/>
          <w:color w:val="000000"/>
          <w:sz w:val="28"/>
          <w:szCs w:val="28"/>
        </w:rPr>
        <w:t xml:space="preserve"> (neglectfully). By the using the verb </w:t>
      </w:r>
      <w:r w:rsidRPr="00790008">
        <w:rPr>
          <w:rStyle w:val="BookTitle"/>
          <w:rFonts w:asciiTheme="minorHAnsi" w:hAnsiTheme="minorHAnsi" w:cstheme="minorHAnsi"/>
          <w:b w:val="0"/>
          <w:bCs w:val="0"/>
          <w:i/>
          <w:iCs/>
          <w:color w:val="000000"/>
          <w:sz w:val="28"/>
          <w:szCs w:val="28"/>
        </w:rPr>
        <w:t>gṛhṇan</w:t>
      </w:r>
      <w:r w:rsidRPr="00790008">
        <w:rPr>
          <w:rStyle w:val="BookTitle"/>
          <w:rFonts w:asciiTheme="minorHAnsi" w:hAnsiTheme="minorHAnsi" w:cstheme="minorHAnsi"/>
          <w:b w:val="0"/>
          <w:bCs w:val="0"/>
          <w:color w:val="000000"/>
          <w:sz w:val="28"/>
          <w:szCs w:val="28"/>
        </w:rPr>
        <w:t xml:space="preserve">, or ’while chanting,’ in its present tense, the argument that the names are dependent on completeness (in other words, the necessity of considering that until one is able to fully chant the names of the Lord, it is improper and useless to partially chant the names) is refuted. This means that one can and should chant the names of the Lord, even unclearly, improperly, and incompletely or partially. By using the word </w:t>
      </w:r>
      <w:r w:rsidRPr="00790008">
        <w:rPr>
          <w:rStyle w:val="BookTitle"/>
          <w:rFonts w:asciiTheme="minorHAnsi" w:hAnsiTheme="minorHAnsi" w:cstheme="minorHAnsi"/>
          <w:b w:val="0"/>
          <w:bCs w:val="0"/>
          <w:i/>
          <w:iCs/>
          <w:color w:val="000000"/>
          <w:sz w:val="28"/>
          <w:szCs w:val="28"/>
        </w:rPr>
        <w:t>akhilān</w:t>
      </w:r>
      <w:r w:rsidRPr="00790008">
        <w:rPr>
          <w:rStyle w:val="BookTitle"/>
          <w:rFonts w:asciiTheme="minorHAnsi" w:hAnsiTheme="minorHAnsi" w:cstheme="minorHAnsi"/>
          <w:b w:val="0"/>
          <w:bCs w:val="0"/>
          <w:color w:val="000000"/>
          <w:sz w:val="28"/>
          <w:szCs w:val="28"/>
        </w:rPr>
        <w:t xml:space="preserve">, or ’to the audience,’ the argument that chanting is dependent on qualification (in other words, the necessity of achieving mundane, temporary, external qualifications like taking bath, performing austerity, worshiping the Deity, maintaining purity,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practicing yoga, performing sacrifice, and accumulating piety) is refuted (in other words, any person in any condition can and should chant the holy names of the Lord). By using the word </w:t>
      </w:r>
      <w:r w:rsidRPr="00790008">
        <w:rPr>
          <w:rStyle w:val="BookTitle"/>
          <w:rFonts w:asciiTheme="minorHAnsi" w:hAnsiTheme="minorHAnsi" w:cstheme="minorHAnsi"/>
          <w:b w:val="0"/>
          <w:bCs w:val="0"/>
          <w:i/>
          <w:iCs/>
          <w:color w:val="000000"/>
          <w:sz w:val="28"/>
          <w:szCs w:val="28"/>
        </w:rPr>
        <w:t>sadyaḥ</w:t>
      </w:r>
      <w:r w:rsidRPr="00790008">
        <w:rPr>
          <w:rStyle w:val="BookTitle"/>
          <w:rFonts w:asciiTheme="minorHAnsi" w:hAnsiTheme="minorHAnsi" w:cstheme="minorHAnsi"/>
          <w:b w:val="0"/>
          <w:bCs w:val="0"/>
          <w:color w:val="000000"/>
          <w:sz w:val="28"/>
          <w:szCs w:val="28"/>
        </w:rPr>
        <w:t xml:space="preserve">, or ’immediately,’ the argument that chanting is dependent on time (in other words, the consideration that one is purified by chanting only at particular times, not at any time) is refuted (in other words, if a person purely chants the holy names at any time, he can be fully purified). The use of the word </w:t>
      </w:r>
      <w:r w:rsidRPr="00790008">
        <w:rPr>
          <w:rStyle w:val="BookTitle"/>
          <w:rFonts w:asciiTheme="minorHAnsi" w:hAnsiTheme="minorHAnsi" w:cstheme="minorHAnsi"/>
          <w:b w:val="0"/>
          <w:bCs w:val="0"/>
          <w:i/>
          <w:iCs/>
          <w:color w:val="000000"/>
          <w:sz w:val="28"/>
          <w:szCs w:val="28"/>
        </w:rPr>
        <w:t>śrotṝn</w:t>
      </w:r>
      <w:r w:rsidRPr="00790008">
        <w:rPr>
          <w:rStyle w:val="BookTitle"/>
          <w:rFonts w:asciiTheme="minorHAnsi" w:hAnsiTheme="minorHAnsi" w:cstheme="minorHAnsi"/>
          <w:b w:val="0"/>
          <w:bCs w:val="0"/>
          <w:color w:val="000000"/>
          <w:sz w:val="28"/>
          <w:szCs w:val="28"/>
        </w:rPr>
        <w:t xml:space="preserve">, or ’to the audience,’ indicates that one should hear the holy names of the Lord. The word </w:t>
      </w:r>
      <w:r w:rsidRPr="00790008">
        <w:rPr>
          <w:rStyle w:val="BookTitle"/>
          <w:rFonts w:asciiTheme="minorHAnsi" w:hAnsiTheme="minorHAnsi" w:cstheme="minorHAnsi"/>
          <w:b w:val="0"/>
          <w:bCs w:val="0"/>
          <w:i/>
          <w:iCs/>
          <w:color w:val="000000"/>
          <w:sz w:val="28"/>
          <w:szCs w:val="28"/>
        </w:rPr>
        <w:t>eva,</w:t>
      </w:r>
      <w:r w:rsidRPr="00790008">
        <w:rPr>
          <w:rStyle w:val="BookTitle"/>
          <w:rFonts w:asciiTheme="minorHAnsi" w:hAnsiTheme="minorHAnsi" w:cstheme="minorHAnsi"/>
          <w:b w:val="0"/>
          <w:bCs w:val="0"/>
          <w:color w:val="000000"/>
          <w:sz w:val="28"/>
          <w:szCs w:val="28"/>
        </w:rPr>
        <w:t xml:space="preserve"> which in this verse bears the meaning of </w:t>
      </w:r>
      <w:r w:rsidRPr="00790008">
        <w:rPr>
          <w:rStyle w:val="BookTitle"/>
          <w:rFonts w:asciiTheme="minorHAnsi" w:hAnsiTheme="minorHAnsi" w:cstheme="minorHAnsi"/>
          <w:b w:val="0"/>
          <w:bCs w:val="0"/>
          <w:i/>
          <w:iCs/>
          <w:color w:val="000000"/>
          <w:sz w:val="28"/>
          <w:szCs w:val="28"/>
        </w:rPr>
        <w:t xml:space="preserve">iva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api</w:t>
      </w:r>
      <w:r w:rsidRPr="00790008">
        <w:rPr>
          <w:rStyle w:val="BookTitle"/>
          <w:rFonts w:asciiTheme="minorHAnsi" w:hAnsiTheme="minorHAnsi" w:cstheme="minorHAnsi"/>
          <w:b w:val="0"/>
          <w:bCs w:val="0"/>
          <w:color w:val="000000"/>
          <w:sz w:val="28"/>
          <w:szCs w:val="28"/>
        </w:rPr>
        <w:t xml:space="preserve">, indicates that the chanter of the holy names can purify the audience like himself. So by this example the glories of the holy name are further enhanced, because the practices of both hearing and chanting yield the same results. By using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in this verse it is indicated that I will certainly and thoroughly purify persons who engage with me in hearing and chanting because I have been touched by Your lotus feet. There is no doubt about this.” (Śrī Sanātana Prabhu’s and Śrī Jīva Prabhu’s </w:t>
      </w:r>
      <w:r w:rsidRPr="00790008">
        <w:rPr>
          <w:rStyle w:val="BookTitle"/>
          <w:rFonts w:asciiTheme="minorHAnsi" w:hAnsiTheme="minorHAnsi" w:cstheme="minorHAnsi"/>
          <w:b w:val="0"/>
          <w:bCs w:val="0"/>
          <w:i/>
          <w:iCs/>
          <w:color w:val="000000"/>
          <w:sz w:val="28"/>
          <w:szCs w:val="28"/>
        </w:rPr>
        <w:t>Vaiṣṇava-toṣaṇī</w:t>
      </w:r>
      <w:r w:rsidRPr="00790008">
        <w:rPr>
          <w:rStyle w:val="BookTitle"/>
          <w:rFonts w:asciiTheme="minorHAnsi" w:hAnsiTheme="minorHAnsi" w:cstheme="minorHAnsi"/>
          <w:b w:val="0"/>
          <w:bCs w:val="0"/>
          <w:color w:val="000000"/>
          <w:sz w:val="28"/>
          <w:szCs w:val="28"/>
        </w:rPr>
        <w:t>)</w:t>
      </w:r>
    </w:p>
    <w:p w14:paraId="0EE55F1E" w14:textId="07D2C7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16.280</w:t>
      </w:r>
    </w:p>
    <w:p w14:paraId="107EC0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280</w:t>
      </w:r>
    </w:p>
    <w:p w14:paraId="21A737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paśu-pakṣī-kīṭa-ādi balite nā pāre</w:t>
      </w:r>
      <w:r w:rsidRPr="00790008">
        <w:rPr>
          <w:rStyle w:val="BookTitle"/>
          <w:rFonts w:asciiTheme="minorHAnsi" w:hAnsiTheme="minorHAnsi" w:cstheme="minorHAnsi"/>
          <w:b w:val="0"/>
          <w:bCs w:val="0"/>
          <w:color w:val="000000"/>
          <w:sz w:val="28"/>
          <w:szCs w:val="28"/>
        </w:rPr>
        <w:br/>
        <w:t>śunilei hari-nāma tā’rā saba tare’</w:t>
      </w:r>
    </w:p>
    <w:p w14:paraId="167D1519" w14:textId="06B67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animals, birds, and insects cannot chant, when they hear the holy names they will all be delivered.</w:t>
      </w:r>
    </w:p>
    <w:p w14:paraId="579F0ACA" w14:textId="13594F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16.281</w:t>
      </w:r>
    </w:p>
    <w:p w14:paraId="0B6DD5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281</w:t>
      </w:r>
    </w:p>
    <w:p w14:paraId="542E1B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japile śrī-kṛṣṇa-nāma āpane se tare</w:t>
      </w:r>
      <w:r w:rsidRPr="00790008">
        <w:rPr>
          <w:rStyle w:val="BookTitle"/>
          <w:rFonts w:asciiTheme="minorHAnsi" w:hAnsiTheme="minorHAnsi" w:cstheme="minorHAnsi"/>
          <w:b w:val="0"/>
          <w:bCs w:val="0"/>
          <w:color w:val="000000"/>
          <w:sz w:val="28"/>
          <w:szCs w:val="28"/>
        </w:rPr>
        <w:br/>
        <w:t>ucca-saṅkīrtane para upakāra kare</w:t>
      </w:r>
    </w:p>
    <w:p w14:paraId="7DA2AA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one silently chants the names of Kṛṣṇa, then he is delivered; but if one loudly </w:t>
      </w:r>
      <w:r w:rsidRPr="00790008">
        <w:rPr>
          <w:rStyle w:val="BookTitle"/>
          <w:rFonts w:asciiTheme="minorHAnsi" w:hAnsiTheme="minorHAnsi" w:cstheme="minorHAnsi"/>
          <w:b/>
          <w:bCs/>
          <w:color w:val="800000"/>
          <w:sz w:val="28"/>
          <w:szCs w:val="28"/>
        </w:rPr>
        <w:lastRenderedPageBreak/>
        <w:t>chants, then he delivers others also.</w:t>
      </w:r>
    </w:p>
    <w:p w14:paraId="570F4F23" w14:textId="1B288C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softly chants the transcendental names benefits only himself, whereas one who loudly and congregationally chants the transcendental names can benefit the audience along with himself. Only a spiritual master who is engaged in </w:t>
      </w:r>
      <w:r w:rsidRPr="00790008">
        <w:rPr>
          <w:rStyle w:val="BookTitle"/>
          <w:rFonts w:asciiTheme="minorHAnsi" w:hAnsiTheme="minorHAnsi" w:cstheme="minorHAnsi"/>
          <w:b w:val="0"/>
          <w:bCs w:val="0"/>
          <w:i/>
          <w:iCs/>
          <w:color w:val="000000"/>
          <w:sz w:val="28"/>
          <w:szCs w:val="28"/>
        </w:rPr>
        <w:t xml:space="preserve">kṛṣṇa-kīrtana </w:t>
      </w:r>
      <w:r w:rsidRPr="00790008">
        <w:rPr>
          <w:rStyle w:val="BookTitle"/>
          <w:rFonts w:asciiTheme="minorHAnsi" w:hAnsiTheme="minorHAnsi" w:cstheme="minorHAnsi"/>
          <w:b w:val="0"/>
          <w:bCs w:val="0"/>
          <w:color w:val="000000"/>
          <w:sz w:val="28"/>
          <w:szCs w:val="28"/>
        </w:rPr>
        <w:t>is compassionate to all living entities and able to perform the highest welfare activities for all.</w:t>
      </w:r>
    </w:p>
    <w:p w14:paraId="015BE123" w14:textId="4025CF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16.282</w:t>
      </w:r>
    </w:p>
    <w:p w14:paraId="3CD8B3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282</w:t>
      </w:r>
    </w:p>
    <w:p w14:paraId="525966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ucca kari’ kīrtana karile</w:t>
      </w:r>
      <w:r w:rsidRPr="00790008">
        <w:rPr>
          <w:rStyle w:val="BookTitle"/>
          <w:rFonts w:asciiTheme="minorHAnsi" w:hAnsiTheme="minorHAnsi" w:cstheme="minorHAnsi"/>
          <w:b w:val="0"/>
          <w:bCs w:val="0"/>
          <w:color w:val="000000"/>
          <w:sz w:val="28"/>
          <w:szCs w:val="28"/>
        </w:rPr>
        <w:br/>
        <w:t>śata-guṇa phala haya sarva-śāstre bale</w:t>
      </w:r>
    </w:p>
    <w:p w14:paraId="2A95B61D" w14:textId="07EAB6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scriptures say that one gets a hundred times more benefit by chanting loudly.</w:t>
      </w:r>
    </w:p>
    <w:p w14:paraId="4C783DCB" w14:textId="6CD541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16.283</w:t>
      </w:r>
    </w:p>
    <w:p w14:paraId="3BE76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283</w:t>
      </w:r>
    </w:p>
    <w:p w14:paraId="6EB609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japato hari-nāmāni      sthāne śata-guṇādhikaḥ</w:t>
      </w:r>
      <w:r w:rsidRPr="00790008">
        <w:rPr>
          <w:rStyle w:val="BookTitle"/>
          <w:rFonts w:asciiTheme="minorHAnsi" w:hAnsiTheme="minorHAnsi" w:cstheme="minorHAnsi"/>
          <w:b w:val="0"/>
          <w:bCs w:val="0"/>
          <w:color w:val="000000"/>
          <w:sz w:val="28"/>
          <w:szCs w:val="28"/>
        </w:rPr>
        <w:br/>
        <w:t>ātmānaṁ ca punāty uccair      japan śrotṛn punāti ca</w:t>
      </w:r>
    </w:p>
    <w:p w14:paraId="0BB2FA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loudly chants the holy names of the Lord is a hundred times greater than one who silently chants, because those who chant silently purify only themselves, while those who chant loudly purify themselves as well as those who hear them.’</w:t>
      </w:r>
    </w:p>
    <w:p w14:paraId="6AA6BB50" w14:textId="647C32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Prahlāda Mahārāja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w:t>
      </w:r>
    </w:p>
    <w:p w14:paraId="196CE05B" w14:textId="67B2F3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16.284</w:t>
      </w:r>
    </w:p>
    <w:p w14:paraId="00E7B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284</w:t>
      </w:r>
    </w:p>
    <w:p w14:paraId="51B2C7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japa-kartā haite ucca-saṅkīrtana-kārī</w:t>
      </w:r>
      <w:r w:rsidRPr="00790008">
        <w:rPr>
          <w:rStyle w:val="BookTitle"/>
          <w:rFonts w:asciiTheme="minorHAnsi" w:hAnsiTheme="minorHAnsi" w:cstheme="minorHAnsi"/>
          <w:b w:val="0"/>
          <w:bCs w:val="0"/>
          <w:color w:val="000000"/>
          <w:sz w:val="28"/>
          <w:szCs w:val="28"/>
        </w:rPr>
        <w:br/>
        <w:t>śata-guṇa adhika se purāṇete dhari</w:t>
      </w:r>
    </w:p>
    <w:p w14:paraId="1FAF31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Purāṇas say that a person who chants the Lord’s name loudly is a hundred times more pious than the person who chants to himself.</w:t>
      </w:r>
    </w:p>
    <w:p w14:paraId="0CF34B9A" w14:textId="6C3A9D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 loudly and congregationally chant the holy names of Hari obtain one hundred times better results than those who chant the holy names softly. If a person secretly hears some ordinary words on the pretext of hearing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from a foolish so-called guru and, being tempted by material enjoyment, engages in motivated worship, then he will never achieve eternal auspiciousness. Whereas if one loudly chants the pure holy names heard from the mouth of a liberated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then other Vaiṣṇavas who hear that chanting will discuss the glories of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amongst each other. As a result, the loud </w:t>
      </w:r>
      <w:r w:rsidRPr="00790008">
        <w:rPr>
          <w:rStyle w:val="BookTitle"/>
          <w:rFonts w:asciiTheme="minorHAnsi" w:hAnsiTheme="minorHAnsi" w:cstheme="minorHAnsi"/>
          <w:b w:val="0"/>
          <w:bCs w:val="0"/>
          <w:color w:val="000000"/>
          <w:sz w:val="28"/>
          <w:szCs w:val="28"/>
        </w:rPr>
        <w:lastRenderedPageBreak/>
        <w:t xml:space="preserve">chanters are more benefited than the soft chanters. Those who cannot realize the difference between </w:t>
      </w:r>
      <w:r w:rsidRPr="00790008">
        <w:rPr>
          <w:rStyle w:val="BookTitle"/>
          <w:rFonts w:asciiTheme="minorHAnsi" w:hAnsiTheme="minorHAnsi" w:cstheme="minorHAnsi"/>
          <w:b w:val="0"/>
          <w:bCs w:val="0"/>
          <w:i/>
          <w:iCs/>
          <w:color w:val="000000"/>
          <w:sz w:val="28"/>
          <w:szCs w:val="28"/>
        </w:rPr>
        <w:t>nāma-aparādha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nāmābhāsa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śuddha-nāma </w:t>
      </w:r>
      <w:r w:rsidRPr="00790008">
        <w:rPr>
          <w:rStyle w:val="BookTitle"/>
          <w:rFonts w:asciiTheme="minorHAnsi" w:hAnsiTheme="minorHAnsi" w:cstheme="minorHAnsi"/>
          <w:b w:val="0"/>
          <w:bCs w:val="0"/>
          <w:color w:val="000000"/>
          <w:sz w:val="28"/>
          <w:szCs w:val="28"/>
        </w:rPr>
        <w:t xml:space="preserve">often commit the first of the ten </w:t>
      </w:r>
      <w:r w:rsidRPr="00790008">
        <w:rPr>
          <w:rStyle w:val="BookTitle"/>
          <w:rFonts w:asciiTheme="minorHAnsi" w:hAnsiTheme="minorHAnsi" w:cstheme="minorHAnsi"/>
          <w:b w:val="0"/>
          <w:bCs w:val="0"/>
          <w:i/>
          <w:iCs/>
          <w:color w:val="000000"/>
          <w:sz w:val="28"/>
          <w:szCs w:val="28"/>
        </w:rPr>
        <w:t>nāma-aparādhas</w:t>
      </w:r>
      <w:r w:rsidRPr="00790008">
        <w:rPr>
          <w:rStyle w:val="BookTitle"/>
          <w:rFonts w:asciiTheme="minorHAnsi" w:hAnsiTheme="minorHAnsi" w:cstheme="minorHAnsi"/>
          <w:b w:val="0"/>
          <w:bCs w:val="0"/>
          <w:color w:val="000000"/>
          <w:sz w:val="28"/>
          <w:szCs w:val="28"/>
        </w:rPr>
        <w:t xml:space="preserve">—criticizing a sadhu or Vaiṣṇava who has fully taken shelter of the holy names—and they commit the grave offense of disregarding the spiritual master by considering him a mortal being and envying him. They commit offense by considering material objects as worshipable and seeing Lord Viṣṇu, the controller of all, as equal to the demigods. As a result, they become Vaiṣṇava offenders by being faithless of the unalloyed Vaiṣṇavas. They then become inattentive to the service of Śrī Nāma Prabhu, and the offenses of considering the glories of chanting the holy names as imaginary and giving some interpretation on the holy names capture them. They then consider the holy names as equal to pious activities and become attached to committing sinful activities on the strength of chanting the holy names. Being greedy for donations, such people accept the garb of a guru and, like common merchants, pretend to give instructions on the holy names to faithless persons. In this way they bring inauspiciousness to the entire world. Being overwhelmed by thoughts of “I” and “mine,” they gradually become averse to the Vedic literatures and literatures in pursuance of the Vedic version. These ten offenses result in the falldown of chanters; but by the influence of good association the loud chanters of the holy names understand these offenses and therefore retire from the inconvenience of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w:t>
      </w:r>
    </w:p>
    <w:p w14:paraId="6CA8133B" w14:textId="018E2B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16.285</w:t>
      </w:r>
    </w:p>
    <w:p w14:paraId="06F6B8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285</w:t>
      </w:r>
    </w:p>
    <w:p w14:paraId="2F663A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vipra! mana diyā ihāra kāraṇa</w:t>
      </w:r>
      <w:r w:rsidRPr="00790008">
        <w:rPr>
          <w:rStyle w:val="BookTitle"/>
          <w:rFonts w:asciiTheme="minorHAnsi" w:hAnsiTheme="minorHAnsi" w:cstheme="minorHAnsi"/>
          <w:b w:val="0"/>
          <w:bCs w:val="0"/>
          <w:color w:val="000000"/>
          <w:sz w:val="28"/>
          <w:szCs w:val="28"/>
        </w:rPr>
        <w:br/>
        <w:t>japi’ āpanāre sabe karaye poṣaṇa</w:t>
      </w:r>
    </w:p>
    <w:p w14:paraId="6F4D46DB" w14:textId="529168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listen carefully to the reason behind this. One who softly chants the holy names liberates only himself.</w:t>
      </w:r>
    </w:p>
    <w:p w14:paraId="02A43832" w14:textId="2AF3F3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16.286</w:t>
      </w:r>
    </w:p>
    <w:p w14:paraId="710C9A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286</w:t>
      </w:r>
    </w:p>
    <w:p w14:paraId="51425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karile govinda-saṅkīrtana</w:t>
      </w:r>
      <w:r w:rsidRPr="00790008">
        <w:rPr>
          <w:rStyle w:val="BookTitle"/>
          <w:rFonts w:asciiTheme="minorHAnsi" w:hAnsiTheme="minorHAnsi" w:cstheme="minorHAnsi"/>
          <w:b w:val="0"/>
          <w:bCs w:val="0"/>
          <w:color w:val="000000"/>
          <w:sz w:val="28"/>
          <w:szCs w:val="28"/>
        </w:rPr>
        <w:br/>
        <w:t>jantu-mātra śuniñāi pāi vimocana</w:t>
      </w:r>
    </w:p>
    <w:p w14:paraId="6C8CD233" w14:textId="7FCC07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loudly chants the names of Govinda, however, liberates himself along with all living entities who hear him.</w:t>
      </w:r>
    </w:p>
    <w:p w14:paraId="7168E00B" w14:textId="63194A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16.287</w:t>
      </w:r>
    </w:p>
    <w:p w14:paraId="5F67E7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287</w:t>
      </w:r>
    </w:p>
    <w:p w14:paraId="5607A9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 pāiñāo nara-vinā sarva-prāṇī</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 pāre balite kṛṣṇa-nāma-hena dhvani</w:t>
      </w:r>
    </w:p>
    <w:p w14:paraId="0CC385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all living entities have a tongue, only the human beings are able to chant the names of Kṛṣṇa.</w:t>
      </w:r>
    </w:p>
    <w:p w14:paraId="1F582462" w14:textId="1F1892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Apart from human beings, all other living entities also have tongues. Yet even though they are able to make various sounds, no living entity other than a human being is able to chant the names of Kṛṣṇa. Some people may say, “The birds can also imitate making sounds like the name of Kṛṣṇa, and as a result they can also attain a higher destination such as liberation.” In reply to this, it may be said that imitating and following are two completely separate activities. Although the imitators may make various sounds perceivable to senses in the material sky as the name of Kṛṣṇa, they are not uttering with service inclined tongues the pure holy name of Kṛṣṇa situated in the spiritual sky and perceivable to purified senses. The materially motivated sounds resembling the holy names that are uttered for the purpose of material enjoyment that is unrelated to Kṛṣṇa are not </w:t>
      </w:r>
      <w:r w:rsidRPr="00790008">
        <w:rPr>
          <w:rStyle w:val="BookTitle"/>
          <w:rFonts w:asciiTheme="minorHAnsi" w:hAnsiTheme="minorHAnsi" w:cstheme="minorHAnsi"/>
          <w:b w:val="0"/>
          <w:bCs w:val="0"/>
          <w:i/>
          <w:iCs/>
          <w:color w:val="000000"/>
          <w:sz w:val="28"/>
          <w:szCs w:val="28"/>
        </w:rPr>
        <w:t>vaikuṇṭha-nāma</w:t>
      </w:r>
      <w:r w:rsidRPr="00790008">
        <w:rPr>
          <w:rStyle w:val="BookTitle"/>
          <w:rFonts w:asciiTheme="minorHAnsi" w:hAnsiTheme="minorHAnsi" w:cstheme="minorHAnsi"/>
          <w:b w:val="0"/>
          <w:bCs w:val="0"/>
          <w:color w:val="000000"/>
          <w:sz w:val="28"/>
          <w:szCs w:val="28"/>
        </w:rPr>
        <w:t xml:space="preserve">, or spiritual names. Since such sounds are able to award insignificant results, they are simply known as </w:t>
      </w:r>
      <w:r w:rsidRPr="00790008">
        <w:rPr>
          <w:rStyle w:val="BookTitle"/>
          <w:rFonts w:asciiTheme="minorHAnsi" w:hAnsiTheme="minorHAnsi" w:cstheme="minorHAnsi"/>
          <w:b w:val="0"/>
          <w:bCs w:val="0"/>
          <w:i/>
          <w:iCs/>
          <w:color w:val="000000"/>
          <w:sz w:val="28"/>
          <w:szCs w:val="28"/>
        </w:rPr>
        <w:t>nāma-aparādha</w:t>
      </w:r>
      <w:r w:rsidRPr="00790008">
        <w:rPr>
          <w:rStyle w:val="BookTitle"/>
          <w:rFonts w:asciiTheme="minorHAnsi" w:hAnsiTheme="minorHAnsi" w:cstheme="minorHAnsi"/>
          <w:b w:val="0"/>
          <w:bCs w:val="0"/>
          <w:color w:val="000000"/>
          <w:sz w:val="28"/>
          <w:szCs w:val="28"/>
        </w:rPr>
        <w:t>, or offenses to the holy names, and as such they cannot awaken one’s love for Kṛṣṇa, which is the fruit of chanting the pure names.</w:t>
      </w:r>
    </w:p>
    <w:p w14:paraId="13787FC6" w14:textId="306752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16.288</w:t>
      </w:r>
    </w:p>
    <w:p w14:paraId="10CA7C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288</w:t>
      </w:r>
    </w:p>
    <w:p w14:paraId="1F5F6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vyartha-janma ihārā nistare yāhā haite</w:t>
      </w:r>
      <w:r w:rsidRPr="00790008">
        <w:rPr>
          <w:rStyle w:val="BookTitle"/>
          <w:rFonts w:asciiTheme="minorHAnsi" w:hAnsiTheme="minorHAnsi" w:cstheme="minorHAnsi"/>
          <w:b w:val="0"/>
          <w:bCs w:val="0"/>
          <w:color w:val="000000"/>
          <w:sz w:val="28"/>
          <w:szCs w:val="28"/>
        </w:rPr>
        <w:br/>
        <w:t>bala dekhi,—kon doṣa se karma karite?</w:t>
      </w:r>
    </w:p>
    <w:p w14:paraId="1CB78C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“Tell me, what is wrong with that activity by which living entities who have taken useless births will be delivered?</w:t>
      </w:r>
    </w:p>
    <w:p w14:paraId="0621FB1F" w14:textId="43D9FC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all living entities are not able to chant the spiritual names, they can certainly hear the spiritual names chanted by devotees of the Lord. The lives of those who are not qualified to hear the spiritual names are certainly most useless. Since by hearing the chanting of the spiritual names, all living entities can be eligible for liberation in this lifetime, such loud chanting of Hari’s names can never be the subject of argument, fault, or criticism.</w:t>
      </w:r>
    </w:p>
    <w:p w14:paraId="60AB7920" w14:textId="4869B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16.289</w:t>
      </w:r>
    </w:p>
    <w:p w14:paraId="2D52A8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289</w:t>
      </w:r>
    </w:p>
    <w:p w14:paraId="01D6C8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āpanāre mātra karaye poṣaṇa</w:t>
      </w:r>
      <w:r w:rsidRPr="00790008">
        <w:rPr>
          <w:rStyle w:val="BookTitle"/>
          <w:rFonts w:asciiTheme="minorHAnsi" w:hAnsiTheme="minorHAnsi" w:cstheme="minorHAnsi"/>
          <w:b w:val="0"/>
          <w:bCs w:val="0"/>
          <w:color w:val="000000"/>
          <w:sz w:val="28"/>
          <w:szCs w:val="28"/>
        </w:rPr>
        <w:br/>
        <w:t>keha vā poṣaṇa kare sahasreka jana</w:t>
      </w:r>
    </w:p>
    <w:p w14:paraId="11971E0C" w14:textId="2A6F10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“One person may maintain himself, while another may maintain a thousand </w:t>
      </w:r>
      <w:r w:rsidRPr="00790008">
        <w:rPr>
          <w:rStyle w:val="BookTitle"/>
          <w:rFonts w:asciiTheme="minorHAnsi" w:hAnsiTheme="minorHAnsi" w:cstheme="minorHAnsi"/>
          <w:b/>
          <w:bCs/>
          <w:color w:val="800000"/>
          <w:sz w:val="28"/>
          <w:szCs w:val="28"/>
        </w:rPr>
        <w:lastRenderedPageBreak/>
        <w:t>people.</w:t>
      </w:r>
    </w:p>
    <w:p w14:paraId="6D687438" w14:textId="3C2C04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16.290</w:t>
      </w:r>
    </w:p>
    <w:p w14:paraId="5B3F7B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290</w:t>
      </w:r>
    </w:p>
    <w:p w14:paraId="44F79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duite ke baḍa, bhāvi’ bujhaha āpane</w:t>
      </w:r>
      <w:r w:rsidRPr="00790008">
        <w:rPr>
          <w:rStyle w:val="BookTitle"/>
          <w:rFonts w:asciiTheme="minorHAnsi" w:hAnsiTheme="minorHAnsi" w:cstheme="minorHAnsi"/>
          <w:b w:val="0"/>
          <w:bCs w:val="0"/>
          <w:color w:val="000000"/>
          <w:sz w:val="28"/>
          <w:szCs w:val="28"/>
        </w:rPr>
        <w:br/>
        <w:t>ei abhiprāya guṇa’ ucca-saṅkīrtane”</w:t>
      </w:r>
    </w:p>
    <w:p w14:paraId="675E52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“Of the two, consider carefully who is better. This is the superior characteristic of loud chanting.”</w:t>
      </w:r>
    </w:p>
    <w:p w14:paraId="7AC5867B" w14:textId="48A7C5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selfish person maintains himself, whereas another person may maintain a thousand persons apart from himself. Of the two, whom should we accept as greater? If we carefully consider, we will understand that loud chanters are not selfish; rather, they are selfless benefactors of others. Therefore loud chanters are superior to those who only chant softly, and loud chanting is hundreds and thousands of times superior to chanting only softly.</w:t>
      </w:r>
    </w:p>
    <w:p w14:paraId="06C512C6" w14:textId="600A5B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16.291</w:t>
      </w:r>
    </w:p>
    <w:p w14:paraId="516DF3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291</w:t>
      </w:r>
    </w:p>
    <w:p w14:paraId="5AF38C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vipra śuni’ haridāsera kathana</w:t>
      </w:r>
      <w:r w:rsidRPr="00790008">
        <w:rPr>
          <w:rStyle w:val="BookTitle"/>
          <w:rFonts w:asciiTheme="minorHAnsi" w:hAnsiTheme="minorHAnsi" w:cstheme="minorHAnsi"/>
          <w:b w:val="0"/>
          <w:bCs w:val="0"/>
          <w:color w:val="000000"/>
          <w:sz w:val="28"/>
          <w:szCs w:val="28"/>
        </w:rPr>
        <w:br/>
        <w:t>balite lāgila krodhe mahā-durvacana</w:t>
      </w:r>
    </w:p>
    <w:p w14:paraId="4CEEA636" w14:textId="69075F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words of Haridāsa, the brāhmaṇa began to angrily blaspheme him.</w:t>
      </w:r>
    </w:p>
    <w:p w14:paraId="7A6B35CA" w14:textId="510DB7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16.292</w:t>
      </w:r>
    </w:p>
    <w:p w14:paraId="7DFB6D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292</w:t>
      </w:r>
    </w:p>
    <w:p w14:paraId="157206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“daraśana-kartā ebe haila haridāsa!</w:t>
      </w:r>
      <w:r w:rsidRPr="00790008">
        <w:rPr>
          <w:rStyle w:val="BookTitle"/>
          <w:rFonts w:asciiTheme="minorHAnsi" w:hAnsiTheme="minorHAnsi" w:cstheme="minorHAnsi"/>
          <w:b w:val="0"/>
          <w:bCs w:val="0"/>
          <w:color w:val="000000"/>
          <w:sz w:val="28"/>
          <w:szCs w:val="28"/>
        </w:rPr>
        <w:br/>
        <w:t>kāle-kāle veda-patha haya dekhi nāśa</w:t>
      </w:r>
    </w:p>
    <w:p w14:paraId="32A74C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even Haridāsa has become a philosopher! I can see that Vedic culture is being destroyed by the course of time.</w:t>
      </w:r>
    </w:p>
    <w:p w14:paraId="7C1C9E64" w14:textId="288FE0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angrily spoke the following insulting words, “There are six famous basic philosophies in India. All these philosophies are more or less under the subordination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Now this consideration on liberated souls presented by Haridāsa will become famous as the seventh philosophy. This is Kali-yuga, therefore by the influence of time the Vedic path (?) is now about to be destroyed (?) by the pure Vaiṣṇava followers of the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like Haridāsa. So far Kapila, Patañjali, Kaṇāda, Akṣapāda, Jaimini, and Vyāsa were the propounders of six philosophies, but now Haridāsa has come from somewhere and become the propounder of the seventh philosophy. I don’t know how many more philosophies will crop up from time to time.”</w:t>
      </w:r>
    </w:p>
    <w:p w14:paraId="70F55411" w14:textId="291D92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16.293</w:t>
      </w:r>
    </w:p>
    <w:p w14:paraId="0EA706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293</w:t>
      </w:r>
    </w:p>
    <w:p w14:paraId="2B5589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yuga-śeṣe śūdra veda karibe vākhāne</w:t>
      </w:r>
      <w:r w:rsidRPr="00790008">
        <w:rPr>
          <w:rStyle w:val="BookTitle"/>
          <w:rFonts w:asciiTheme="minorHAnsi" w:hAnsiTheme="minorHAnsi" w:cstheme="minorHAnsi"/>
          <w:b w:val="0"/>
          <w:bCs w:val="0"/>
          <w:color w:val="000000"/>
          <w:sz w:val="28"/>
          <w:szCs w:val="28"/>
        </w:rPr>
        <w:br/>
        <w:t>ekhanai tāhā dekhi, śeṣe āra kene?</w:t>
      </w:r>
    </w:p>
    <w:p w14:paraId="61A8D5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stated that śūdras will explain the Vedas at the end of Kali-yuga. But why only at the end of the age? We can see it happening even now.</w:t>
      </w:r>
    </w:p>
    <w:p w14:paraId="7148A6E5" w14:textId="573685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yuga-śeṣe </w:t>
      </w:r>
      <w:r w:rsidRPr="00790008">
        <w:rPr>
          <w:rStyle w:val="BookTitle"/>
          <w:rFonts w:asciiTheme="minorHAnsi" w:hAnsiTheme="minorHAnsi" w:cstheme="minorHAnsi"/>
          <w:b w:val="0"/>
          <w:bCs w:val="0"/>
          <w:color w:val="000000"/>
          <w:sz w:val="28"/>
          <w:szCs w:val="28"/>
        </w:rPr>
        <w:t xml:space="preserve">refers to the last part of Kali-yuga.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consists of the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—Satya, Tretā, Dvāpara, and Kali. The duration of these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diminishes respectively from 4/10ths, to 3/10ths, to 2/10ths, to 1/10</w:t>
      </w:r>
      <w:r w:rsidRPr="00790008">
        <w:rPr>
          <w:rStyle w:val="BookTitle"/>
          <w:rFonts w:asciiTheme="minorHAnsi" w:hAnsiTheme="minorHAnsi" w:cstheme="minorHAnsi"/>
          <w:b w:val="0"/>
          <w:bCs w:val="0"/>
          <w:color w:val="000000"/>
          <w:position w:val="6"/>
          <w:sz w:val="28"/>
          <w:szCs w:val="28"/>
        </w:rPr>
        <w:t xml:space="preserve">th </w:t>
      </w:r>
      <w:r w:rsidRPr="00790008">
        <w:rPr>
          <w:rStyle w:val="BookTitle"/>
          <w:rFonts w:asciiTheme="minorHAnsi" w:hAnsiTheme="minorHAnsi" w:cstheme="minorHAnsi"/>
          <w:b w:val="0"/>
          <w:bCs w:val="0"/>
          <w:color w:val="000000"/>
          <w:sz w:val="28"/>
          <w:szCs w:val="28"/>
        </w:rPr>
        <w:t xml:space="preserve">of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The duration of Kali-yuga is 432,000 earth years. A </w:t>
      </w:r>
      <w:r w:rsidRPr="00790008">
        <w:rPr>
          <w:rStyle w:val="BookTitle"/>
          <w:rFonts w:asciiTheme="minorHAnsi" w:hAnsiTheme="minorHAnsi" w:cstheme="minorHAnsi"/>
          <w:b w:val="0"/>
          <w:bCs w:val="0"/>
          <w:i/>
          <w:iCs/>
          <w:color w:val="000000"/>
          <w:sz w:val="28"/>
          <w:szCs w:val="28"/>
        </w:rPr>
        <w:t>manvantara</w:t>
      </w:r>
      <w:r w:rsidRPr="00790008">
        <w:rPr>
          <w:rStyle w:val="BookTitle"/>
          <w:rFonts w:asciiTheme="minorHAnsi" w:hAnsiTheme="minorHAnsi" w:cstheme="minorHAnsi"/>
          <w:b w:val="0"/>
          <w:bCs w:val="0"/>
          <w:color w:val="000000"/>
          <w:sz w:val="28"/>
          <w:szCs w:val="28"/>
        </w:rPr>
        <w:t xml:space="preserve"> consists of 71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or a day of Brahmā, consists of fourteen </w:t>
      </w:r>
      <w:r w:rsidRPr="00790008">
        <w:rPr>
          <w:rStyle w:val="BookTitle"/>
          <w:rFonts w:asciiTheme="minorHAnsi" w:hAnsiTheme="minorHAnsi" w:cstheme="minorHAnsi"/>
          <w:b w:val="0"/>
          <w:bCs w:val="0"/>
          <w:i/>
          <w:iCs/>
          <w:color w:val="000000"/>
          <w:sz w:val="28"/>
          <w:szCs w:val="28"/>
        </w:rPr>
        <w:t>manvantaras</w:t>
      </w:r>
      <w:r w:rsidRPr="00790008">
        <w:rPr>
          <w:rStyle w:val="BookTitle"/>
          <w:rFonts w:asciiTheme="minorHAnsi" w:hAnsiTheme="minorHAnsi" w:cstheme="minorHAnsi"/>
          <w:b w:val="0"/>
          <w:bCs w:val="0"/>
          <w:color w:val="000000"/>
          <w:sz w:val="28"/>
          <w:szCs w:val="28"/>
        </w:rPr>
        <w:t xml:space="preserve">, or the duration of fifteen Satya-yugas subtracted from one thousand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This Kali-yuga comes in the twenty-eighth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or cycle of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in the reign of Vaivasvata, the seventh Manu, of the Śveta-varāha-kalpa. We have only passed a few years since the beginning of Kali-yuga. It is mentioned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(12.1.36-41, 12.2.1-16, and 12.3.31-46) that at the end of Kali-yuga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will be completely absent. We are already experiencing the future behavior of Kali-yuga in the beginning of the age. According to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system, only the three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are eligible to study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of them, only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qualified to teach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These three twice-born castes generally accept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purificatory rites, but the sinful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not at all qualified to undergo the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of the twice-born.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can never have any qualification for either studying or teaching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but due to the influence of Kali, deviations and distortions in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are seen. Although there are deviations in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twice-born persons still desire to increase their prestige simply by external symptoms. In the consideration of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there are three types of birth—</w:t>
      </w:r>
      <w:r w:rsidRPr="00790008">
        <w:rPr>
          <w:rStyle w:val="BookTitle"/>
          <w:rFonts w:asciiTheme="minorHAnsi" w:hAnsiTheme="minorHAnsi" w:cstheme="minorHAnsi"/>
          <w:b w:val="0"/>
          <w:bCs w:val="0"/>
          <w:i/>
          <w:iCs/>
          <w:color w:val="000000"/>
          <w:sz w:val="28"/>
          <w:szCs w:val="28"/>
        </w:rPr>
        <w:t>śaukra</w:t>
      </w:r>
      <w:r w:rsidRPr="00790008">
        <w:rPr>
          <w:rStyle w:val="BookTitle"/>
          <w:rFonts w:asciiTheme="minorHAnsi" w:hAnsiTheme="minorHAnsi" w:cstheme="minorHAnsi"/>
          <w:b w:val="0"/>
          <w:bCs w:val="0"/>
          <w:color w:val="000000"/>
          <w:sz w:val="28"/>
          <w:szCs w:val="28"/>
        </w:rPr>
        <w:t xml:space="preserve">, by semen; </w:t>
      </w:r>
      <w:r w:rsidRPr="00790008">
        <w:rPr>
          <w:rStyle w:val="BookTitle"/>
          <w:rFonts w:asciiTheme="minorHAnsi" w:hAnsiTheme="minorHAnsi" w:cstheme="minorHAnsi"/>
          <w:b w:val="0"/>
          <w:bCs w:val="0"/>
          <w:i/>
          <w:iCs/>
          <w:color w:val="000000"/>
          <w:sz w:val="28"/>
          <w:szCs w:val="28"/>
        </w:rPr>
        <w:t>sāvitra</w:t>
      </w:r>
      <w:r w:rsidRPr="00790008">
        <w:rPr>
          <w:rStyle w:val="BookTitle"/>
          <w:rFonts w:asciiTheme="minorHAnsi" w:hAnsiTheme="minorHAnsi" w:cstheme="minorHAnsi"/>
          <w:b w:val="0"/>
          <w:bCs w:val="0"/>
          <w:color w:val="000000"/>
          <w:sz w:val="28"/>
          <w:szCs w:val="28"/>
        </w:rPr>
        <w:t xml:space="preserve">, by initiation; and </w:t>
      </w:r>
      <w:r w:rsidRPr="00790008">
        <w:rPr>
          <w:rStyle w:val="BookTitle"/>
          <w:rFonts w:asciiTheme="minorHAnsi" w:hAnsiTheme="minorHAnsi" w:cstheme="minorHAnsi"/>
          <w:b w:val="0"/>
          <w:bCs w:val="0"/>
          <w:i/>
          <w:iCs/>
          <w:color w:val="000000"/>
          <w:sz w:val="28"/>
          <w:szCs w:val="28"/>
        </w:rPr>
        <w:t>daikṣa</w:t>
      </w:r>
      <w:r w:rsidRPr="00790008">
        <w:rPr>
          <w:rStyle w:val="BookTitle"/>
          <w:rFonts w:asciiTheme="minorHAnsi" w:hAnsiTheme="minorHAnsi" w:cstheme="minorHAnsi"/>
          <w:b w:val="0"/>
          <w:bCs w:val="0"/>
          <w:color w:val="000000"/>
          <w:sz w:val="28"/>
          <w:szCs w:val="28"/>
        </w:rPr>
        <w:t xml:space="preserve">, by becoming a perfect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Those who want to become twice-born through seminal birth must accept the </w:t>
      </w:r>
      <w:r w:rsidRPr="00790008">
        <w:rPr>
          <w:rStyle w:val="BookTitle"/>
          <w:rFonts w:asciiTheme="minorHAnsi" w:hAnsiTheme="minorHAnsi" w:cstheme="minorHAnsi"/>
          <w:b w:val="0"/>
          <w:bCs w:val="0"/>
          <w:i/>
          <w:iCs/>
          <w:color w:val="000000"/>
          <w:sz w:val="28"/>
          <w:szCs w:val="28"/>
        </w:rPr>
        <w:t>sāvitra-saṁskāra</w:t>
      </w:r>
      <w:r w:rsidRPr="00790008">
        <w:rPr>
          <w:rStyle w:val="BookTitle"/>
          <w:rFonts w:asciiTheme="minorHAnsi" w:hAnsiTheme="minorHAnsi" w:cstheme="minorHAnsi"/>
          <w:b w:val="0"/>
          <w:bCs w:val="0"/>
          <w:color w:val="000000"/>
          <w:sz w:val="28"/>
          <w:szCs w:val="28"/>
        </w:rPr>
        <w:t xml:space="preserve">, or sacred thread ceremony. Then, by taking Viṣṇu-dīkṣa after becoming a twice-born, one achieves the third, or </w:t>
      </w:r>
      <w:r w:rsidRPr="00790008">
        <w:rPr>
          <w:rStyle w:val="BookTitle"/>
          <w:rFonts w:asciiTheme="minorHAnsi" w:hAnsiTheme="minorHAnsi" w:cstheme="minorHAnsi"/>
          <w:b w:val="0"/>
          <w:bCs w:val="0"/>
          <w:i/>
          <w:iCs/>
          <w:color w:val="000000"/>
          <w:sz w:val="28"/>
          <w:szCs w:val="28"/>
        </w:rPr>
        <w:t>daikṣa</w:t>
      </w:r>
      <w:r w:rsidRPr="00790008">
        <w:rPr>
          <w:rStyle w:val="BookTitle"/>
          <w:rFonts w:asciiTheme="minorHAnsi" w:hAnsiTheme="minorHAnsi" w:cstheme="minorHAnsi"/>
          <w:b w:val="0"/>
          <w:bCs w:val="0"/>
          <w:color w:val="000000"/>
          <w:sz w:val="28"/>
          <w:szCs w:val="28"/>
        </w:rPr>
        <w:t xml:space="preserve">, birth.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however, has no second or third birth. Due to wide-spread discrepancies in the practice of </w:t>
      </w:r>
      <w:r w:rsidRPr="00790008">
        <w:rPr>
          <w:rStyle w:val="BookTitle"/>
          <w:rFonts w:asciiTheme="minorHAnsi" w:hAnsiTheme="minorHAnsi" w:cstheme="minorHAnsi"/>
          <w:b w:val="0"/>
          <w:bCs w:val="0"/>
          <w:i/>
          <w:iCs/>
          <w:color w:val="000000"/>
          <w:sz w:val="28"/>
          <w:szCs w:val="28"/>
        </w:rPr>
        <w:t>garbhādhāna-saṁskāra</w:t>
      </w:r>
      <w:r w:rsidRPr="00790008">
        <w:rPr>
          <w:rStyle w:val="BookTitle"/>
          <w:rFonts w:asciiTheme="minorHAnsi" w:hAnsiTheme="minorHAnsi" w:cstheme="minorHAnsi"/>
          <w:b w:val="0"/>
          <w:bCs w:val="0"/>
          <w:color w:val="000000"/>
          <w:sz w:val="28"/>
          <w:szCs w:val="28"/>
        </w:rPr>
        <w:t xml:space="preserve">, it is more reasonable and faultless to ascertain one as a twice-born by his symptoms, nature, and </w:t>
      </w:r>
      <w:r w:rsidRPr="00790008">
        <w:rPr>
          <w:rStyle w:val="BookTitle"/>
          <w:rFonts w:asciiTheme="minorHAnsi" w:hAnsiTheme="minorHAnsi" w:cstheme="minorHAnsi"/>
          <w:b w:val="0"/>
          <w:bCs w:val="0"/>
          <w:i/>
          <w:iCs/>
          <w:color w:val="000000"/>
          <w:sz w:val="28"/>
          <w:szCs w:val="28"/>
        </w:rPr>
        <w:t>āgama-dīkṣa</w:t>
      </w:r>
      <w:r w:rsidRPr="00790008">
        <w:rPr>
          <w:rStyle w:val="BookTitle"/>
          <w:rFonts w:asciiTheme="minorHAnsi" w:hAnsiTheme="minorHAnsi" w:cstheme="minorHAnsi"/>
          <w:b w:val="0"/>
          <w:bCs w:val="0"/>
          <w:color w:val="000000"/>
          <w:sz w:val="28"/>
          <w:szCs w:val="28"/>
        </w:rPr>
        <w:t xml:space="preserve">, or Vedic initiation, rather than by seminal consideration. That is why the Vaiṣṇava consideration does not approve of seminal consideration. Though persons engaged in fruitive activities do not </w:t>
      </w:r>
      <w:r w:rsidRPr="00790008">
        <w:rPr>
          <w:rStyle w:val="BookTitle"/>
          <w:rFonts w:asciiTheme="minorHAnsi" w:hAnsiTheme="minorHAnsi" w:cstheme="minorHAnsi"/>
          <w:b w:val="0"/>
          <w:bCs w:val="0"/>
          <w:color w:val="000000"/>
          <w:sz w:val="28"/>
          <w:szCs w:val="28"/>
        </w:rPr>
        <w:lastRenderedPageBreak/>
        <w:t xml:space="preserve">highly regard Vaiṣṇava considerations, the Vaiṣṇava considerations based on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are the most respectable methods for ascertaining </w:t>
      </w:r>
      <w:r w:rsidRPr="00790008">
        <w:rPr>
          <w:rStyle w:val="BookTitle"/>
          <w:rFonts w:asciiTheme="minorHAnsi" w:hAnsiTheme="minorHAnsi" w:cstheme="minorHAnsi"/>
          <w:b w:val="0"/>
          <w:bCs w:val="0"/>
          <w:i/>
          <w:iCs/>
          <w:color w:val="000000"/>
          <w:sz w:val="28"/>
          <w:szCs w:val="28"/>
        </w:rPr>
        <w:t xml:space="preserve">daiva-varṇāśrama </w:t>
      </w:r>
      <w:r w:rsidRPr="00790008">
        <w:rPr>
          <w:rStyle w:val="BookTitle"/>
          <w:rFonts w:asciiTheme="minorHAnsi" w:hAnsiTheme="minorHAnsi" w:cstheme="minorHAnsi"/>
          <w:b w:val="0"/>
          <w:bCs w:val="0"/>
          <w:color w:val="000000"/>
          <w:sz w:val="28"/>
          <w:szCs w:val="28"/>
        </w:rPr>
        <w:t xml:space="preserve">principles. Since ignorant persons expert in material knowledge follow nonscriptural methods of ascertaining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the original ever-lasting method has recently become endangered. That is why sinful persons who are engaged in fruitive activities and envious of the Vaiṣṇavas become bewildered by illusion while considering who 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who is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w:t>
      </w:r>
    </w:p>
    <w:p w14:paraId="0B379F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also, the atheistic, meat-eating, nondevotee, seminal,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has presented external, mundane, gross bodily considerations of Vaiṣṇavas. That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mistakenly and sinfully considered that since Ṭhākura Haridāsa was not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he was completely incapable of acting as a religious instructor. Moreover, taking shelter of </w:t>
      </w:r>
      <w:r w:rsidRPr="00790008">
        <w:rPr>
          <w:rStyle w:val="BookTitle"/>
          <w:rFonts w:asciiTheme="minorHAnsi" w:hAnsiTheme="minorHAnsi" w:cstheme="minorHAnsi"/>
          <w:b w:val="0"/>
          <w:bCs w:val="0"/>
          <w:i/>
          <w:iCs/>
          <w:color w:val="000000"/>
          <w:sz w:val="28"/>
          <w:szCs w:val="28"/>
        </w:rPr>
        <w:t>vivarta-vāda</w:t>
      </w:r>
      <w:r w:rsidRPr="00790008">
        <w:rPr>
          <w:rStyle w:val="BookTitle"/>
          <w:rFonts w:asciiTheme="minorHAnsi" w:hAnsiTheme="minorHAnsi" w:cstheme="minorHAnsi"/>
          <w:b w:val="0"/>
          <w:bCs w:val="0"/>
          <w:color w:val="000000"/>
          <w:sz w:val="28"/>
          <w:szCs w:val="28"/>
        </w:rPr>
        <w:t xml:space="preserve">, the theory of illusion, that person angrily condemned the Vaiṣṇavas, who reveal purpose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Actually that atheist was himself an abominable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Godlessness, cripple-mindedness, and untruthfulness made him averse to pure Vaiṣṇavas in every sphere of his life. Although he was a fallen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who proudly considered himself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considered a Vaiṣṇava, who is spiritual master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as belonging to a particular caste. In this way he committed a grave offense and went to hell. That fallen sinful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who was envious of the Vaiṣṇavas and proud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must have heard descriptions of Kali-yuga stating that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attentive to worldly subjects rather than the study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will become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study and teach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in Kali-yuga. But the popular statement that one can also become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through </w:t>
      </w:r>
      <w:r w:rsidRPr="00790008">
        <w:rPr>
          <w:rStyle w:val="BookTitle"/>
          <w:rFonts w:asciiTheme="minorHAnsi" w:hAnsiTheme="minorHAnsi" w:cstheme="minorHAnsi"/>
          <w:b w:val="0"/>
          <w:bCs w:val="0"/>
          <w:i/>
          <w:iCs/>
          <w:color w:val="000000"/>
          <w:sz w:val="28"/>
          <w:szCs w:val="28"/>
        </w:rPr>
        <w:t xml:space="preserve">śaiva-dīkṣa, </w:t>
      </w:r>
      <w:r w:rsidRPr="00790008">
        <w:rPr>
          <w:rStyle w:val="BookTitle"/>
          <w:rFonts w:asciiTheme="minorHAnsi" w:hAnsiTheme="minorHAnsi" w:cstheme="minorHAnsi"/>
          <w:b w:val="0"/>
          <w:bCs w:val="0"/>
          <w:color w:val="000000"/>
          <w:sz w:val="28"/>
          <w:szCs w:val="28"/>
        </w:rPr>
        <w:t xml:space="preserve">or initiation into the worship of Śiva, is not approved by Vedic literature. Rather, according to the </w:t>
      </w:r>
      <w:r w:rsidRPr="00790008">
        <w:rPr>
          <w:rStyle w:val="BookTitle"/>
          <w:rFonts w:asciiTheme="minorHAnsi" w:hAnsiTheme="minorHAnsi" w:cstheme="minorHAnsi"/>
          <w:b w:val="0"/>
          <w:bCs w:val="0"/>
          <w:i/>
          <w:iCs/>
          <w:color w:val="000000"/>
          <w:sz w:val="28"/>
          <w:szCs w:val="28"/>
        </w:rPr>
        <w:t>Pañcarātras</w:t>
      </w:r>
      <w:r w:rsidRPr="00790008">
        <w:rPr>
          <w:rStyle w:val="BookTitle"/>
          <w:rFonts w:asciiTheme="minorHAnsi" w:hAnsiTheme="minorHAnsi" w:cstheme="minorHAnsi"/>
          <w:b w:val="0"/>
          <w:bCs w:val="0"/>
          <w:color w:val="000000"/>
          <w:sz w:val="28"/>
          <w:szCs w:val="28"/>
        </w:rPr>
        <w:t xml:space="preserve">, on the strength of </w:t>
      </w:r>
      <w:r w:rsidRPr="00790008">
        <w:rPr>
          <w:rStyle w:val="BookTitle"/>
          <w:rFonts w:asciiTheme="minorHAnsi" w:hAnsiTheme="minorHAnsi" w:cstheme="minorHAnsi"/>
          <w:b w:val="0"/>
          <w:bCs w:val="0"/>
          <w:i/>
          <w:iCs/>
          <w:color w:val="000000"/>
          <w:sz w:val="28"/>
          <w:szCs w:val="28"/>
        </w:rPr>
        <w:t>viṣṇu-dīkṣa</w:t>
      </w:r>
      <w:r w:rsidRPr="00790008">
        <w:rPr>
          <w:rStyle w:val="BookTitle"/>
          <w:rFonts w:asciiTheme="minorHAnsi" w:hAnsiTheme="minorHAnsi" w:cstheme="minorHAnsi"/>
          <w:b w:val="0"/>
          <w:bCs w:val="0"/>
          <w:color w:val="000000"/>
          <w:sz w:val="28"/>
          <w:szCs w:val="28"/>
        </w:rPr>
        <w:t xml:space="preserve">, the devotees attain Vedic brahminical status. One cannot study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through </w:t>
      </w:r>
      <w:r w:rsidRPr="00790008">
        <w:rPr>
          <w:rStyle w:val="BookTitle"/>
          <w:rFonts w:asciiTheme="minorHAnsi" w:hAnsiTheme="minorHAnsi" w:cstheme="minorHAnsi"/>
          <w:b w:val="0"/>
          <w:bCs w:val="0"/>
          <w:i/>
          <w:iCs/>
          <w:color w:val="000000"/>
          <w:sz w:val="28"/>
          <w:szCs w:val="28"/>
        </w:rPr>
        <w:t>śaiva-dīkṣa</w:t>
      </w:r>
      <w:r w:rsidRPr="00790008">
        <w:rPr>
          <w:rStyle w:val="BookTitle"/>
          <w:rFonts w:asciiTheme="minorHAnsi" w:hAnsiTheme="minorHAnsi" w:cstheme="minorHAnsi"/>
          <w:b w:val="0"/>
          <w:bCs w:val="0"/>
          <w:color w:val="000000"/>
          <w:sz w:val="28"/>
          <w:szCs w:val="28"/>
        </w:rPr>
        <w:t xml:space="preserve">. This is clearly described in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Śrī Yāmunācārya has completely refuted the atheists’ view that “Vaiṣṇavas are not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by presenting evidence from the </w:t>
      </w:r>
      <w:r w:rsidRPr="00790008">
        <w:rPr>
          <w:rStyle w:val="BookTitle"/>
          <w:rFonts w:asciiTheme="minorHAnsi" w:hAnsiTheme="minorHAnsi" w:cstheme="minorHAnsi"/>
          <w:b w:val="0"/>
          <w:bCs w:val="0"/>
          <w:i/>
          <w:iCs/>
          <w:color w:val="000000"/>
          <w:sz w:val="28"/>
          <w:szCs w:val="28"/>
        </w:rPr>
        <w:t xml:space="preserve">āgamas, </w:t>
      </w:r>
      <w:r w:rsidRPr="00790008">
        <w:rPr>
          <w:rStyle w:val="BookTitle"/>
          <w:rFonts w:asciiTheme="minorHAnsi" w:hAnsiTheme="minorHAnsi" w:cstheme="minorHAnsi"/>
          <w:b w:val="0"/>
          <w:bCs w:val="0"/>
          <w:color w:val="000000"/>
          <w:sz w:val="28"/>
          <w:szCs w:val="28"/>
        </w:rPr>
        <w:t xml:space="preserve">authorized works of Vedic literature, as follows: “Furthermore, the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who have abandoned Vedic duties such as </w:t>
      </w:r>
      <w:r w:rsidRPr="00790008">
        <w:rPr>
          <w:rStyle w:val="BookTitle"/>
          <w:rFonts w:asciiTheme="minorHAnsi" w:hAnsiTheme="minorHAnsi" w:cstheme="minorHAnsi"/>
          <w:b w:val="0"/>
          <w:bCs w:val="0"/>
          <w:i/>
          <w:iCs/>
          <w:color w:val="000000"/>
          <w:sz w:val="28"/>
          <w:szCs w:val="28"/>
        </w:rPr>
        <w:t>sāvitry-anuvacana</w:t>
      </w:r>
      <w:r w:rsidRPr="00790008">
        <w:rPr>
          <w:rStyle w:val="BookTitle"/>
          <w:rFonts w:asciiTheme="minorHAnsi" w:hAnsiTheme="minorHAnsi" w:cstheme="minorHAnsi"/>
          <w:b w:val="0"/>
          <w:bCs w:val="0"/>
          <w:color w:val="000000"/>
          <w:sz w:val="28"/>
          <w:szCs w:val="28"/>
        </w:rPr>
        <w:t xml:space="preserve"> (chanting the Vedic mantras that establish someone as a wearer of the sacrificial thread) and instead observe the forty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enjoined in the </w:t>
      </w:r>
      <w:r w:rsidRPr="00790008">
        <w:rPr>
          <w:rStyle w:val="BookTitle"/>
          <w:rFonts w:asciiTheme="minorHAnsi" w:hAnsiTheme="minorHAnsi" w:cstheme="minorHAnsi"/>
          <w:b w:val="0"/>
          <w:bCs w:val="0"/>
          <w:i/>
          <w:iCs/>
          <w:color w:val="000000"/>
          <w:sz w:val="28"/>
          <w:szCs w:val="28"/>
        </w:rPr>
        <w:t xml:space="preserve">Ekāyana-śruti </w:t>
      </w:r>
      <w:r w:rsidRPr="00790008">
        <w:rPr>
          <w:rStyle w:val="BookTitle"/>
          <w:rFonts w:asciiTheme="minorHAnsi" w:hAnsiTheme="minorHAnsi" w:cstheme="minorHAnsi"/>
          <w:b w:val="0"/>
          <w:bCs w:val="0"/>
          <w:color w:val="000000"/>
          <w:sz w:val="28"/>
          <w:szCs w:val="28"/>
        </w:rPr>
        <w:t xml:space="preserve">are properly adhering to the principles enunciated in the </w:t>
      </w:r>
      <w:r w:rsidRPr="00790008">
        <w:rPr>
          <w:rStyle w:val="BookTitle"/>
          <w:rFonts w:asciiTheme="minorHAnsi" w:hAnsiTheme="minorHAnsi" w:cstheme="minorHAnsi"/>
          <w:b w:val="0"/>
          <w:bCs w:val="0"/>
          <w:i/>
          <w:iCs/>
          <w:color w:val="000000"/>
          <w:sz w:val="28"/>
          <w:szCs w:val="28"/>
        </w:rPr>
        <w:t>Gṛhya-sūtras</w:t>
      </w:r>
      <w:r w:rsidRPr="00790008">
        <w:rPr>
          <w:rStyle w:val="BookTitle"/>
          <w:rFonts w:asciiTheme="minorHAnsi" w:hAnsiTheme="minorHAnsi" w:cstheme="minorHAnsi"/>
          <w:b w:val="0"/>
          <w:bCs w:val="0"/>
          <w:color w:val="000000"/>
          <w:sz w:val="28"/>
          <w:szCs w:val="28"/>
        </w:rPr>
        <w:t xml:space="preserve"> of their own branch and thus have never fallen from the status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 account of not performing the rituals of a different branch. After all, if by not following the rules of all the Vedic branches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fallen, then the followers of other branches would also have </w:t>
      </w:r>
      <w:r w:rsidRPr="00790008">
        <w:rPr>
          <w:rStyle w:val="BookTitle"/>
          <w:rFonts w:asciiTheme="minorHAnsi" w:hAnsiTheme="minorHAnsi" w:cstheme="minorHAnsi"/>
          <w:b w:val="0"/>
          <w:bCs w:val="0"/>
          <w:color w:val="000000"/>
          <w:sz w:val="28"/>
          <w:szCs w:val="28"/>
        </w:rPr>
        <w:lastRenderedPageBreak/>
        <w:t xml:space="preserve">to be considered fallen from brahminical status because they do not perform the rituals of other branches.” Among the devotees of South India, the title of Āyeṅgāra (Iyengar) is still current. This Tamil word refers to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has undergone more than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nondevotee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undergone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are known as Āyāra (Iyer). The Āyeṅgāras undergo fifteen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Among the Gauḍīya Vaiṣṇavas there are five additional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Therefore they undergo twenty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Saṁskāra-dīpikā</w:t>
      </w:r>
      <w:r w:rsidRPr="00790008">
        <w:rPr>
          <w:rStyle w:val="BookTitle"/>
          <w:rFonts w:asciiTheme="minorHAnsi" w:hAnsiTheme="minorHAnsi" w:cstheme="minorHAnsi"/>
          <w:b w:val="0"/>
          <w:bCs w:val="0"/>
          <w:color w:val="000000"/>
          <w:sz w:val="28"/>
          <w:szCs w:val="28"/>
        </w:rPr>
        <w:t xml:space="preserve">, which is an appendix to his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xml:space="preserve">, Gopāla Bhaṭṭa Gosvāmī has mentioned these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The Vaiṣṇavas state:</w:t>
      </w:r>
    </w:p>
    <w:p w14:paraId="6FF357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svayaṁ brahmaṇi nikṣaptān      jātān eva hi mantrataḥ</w:t>
      </w:r>
      <w:r w:rsidRPr="00790008">
        <w:rPr>
          <w:rStyle w:val="BookTitle"/>
          <w:rFonts w:asciiTheme="minorHAnsi" w:hAnsiTheme="minorHAnsi" w:cstheme="minorHAnsi"/>
          <w:b w:val="0"/>
          <w:bCs w:val="0"/>
          <w:color w:val="000000"/>
          <w:sz w:val="28"/>
          <w:szCs w:val="28"/>
        </w:rPr>
        <w:br/>
        <w:t>vinītānatha putrādīn      saṁskṛtya pratibodhayet</w:t>
      </w:r>
    </w:p>
    <w:p w14:paraId="656241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guru gives mantra to his disciple according to the rules and regulations of </w:t>
      </w:r>
      <w:r w:rsidRPr="00790008">
        <w:rPr>
          <w:rStyle w:val="BookTitle"/>
          <w:rFonts w:asciiTheme="minorHAnsi" w:hAnsiTheme="minorHAnsi" w:cstheme="minorHAnsi"/>
          <w:b w:val="0"/>
          <w:bCs w:val="0"/>
          <w:i/>
          <w:iCs/>
          <w:color w:val="000000"/>
          <w:sz w:val="28"/>
          <w:szCs w:val="28"/>
        </w:rPr>
        <w:t>pāñcarātrika-viddhi</w:t>
      </w:r>
      <w:r w:rsidRPr="00790008">
        <w:rPr>
          <w:rStyle w:val="BookTitle"/>
          <w:rFonts w:asciiTheme="minorHAnsi" w:hAnsiTheme="minorHAnsi" w:cstheme="minorHAnsi"/>
          <w:b w:val="0"/>
          <w:bCs w:val="0"/>
          <w:color w:val="000000"/>
          <w:sz w:val="28"/>
          <w:szCs w:val="28"/>
        </w:rPr>
        <w:t xml:space="preserve">, then, by the influence of that mantra, the disciple never takes birth again. A humble disciple behaves with great respect for his spiritual master as if he is a son of the guru. To such a humble disciple, who has been purified by the appropriate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guru teaches the meaning of the mantra.” But since the uninitiated mental speculators who are opposed to Hari, Guru, and Vaiṣṇava do not accept the Vedic and Pāñcarātrika systems, formidable errors have entered into their process of consideration. Following in the footsteps of such averse persons, this sinful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demonstrated the future behavior of Kali-yuga in the beginning of the age.</w:t>
      </w:r>
    </w:p>
    <w:p w14:paraId="057B051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śūdrā bhagavad-bhaktās      te tu bhāgavatā matāḥ</w:t>
      </w:r>
      <w:r w:rsidRPr="00790008">
        <w:rPr>
          <w:rStyle w:val="BookTitle"/>
          <w:rFonts w:asciiTheme="minorHAnsi" w:hAnsiTheme="minorHAnsi" w:cstheme="minorHAnsi"/>
          <w:b w:val="0"/>
          <w:bCs w:val="0"/>
          <w:color w:val="000000"/>
          <w:sz w:val="28"/>
          <w:szCs w:val="28"/>
        </w:rPr>
        <w:br/>
        <w:t>sarva-varṇeṣu te śūdrā      ye na bhaktā janārdane</w:t>
      </w:r>
    </w:p>
    <w:p w14:paraId="5B7FF9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devotee should never be considered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All the devotees of the Supreme Personality of Godhead should be recognized as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If one is not a devotee of Lord Kṛṣṇa, however, even if born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kṣatriya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family, he should be considered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It should be understood that those who disregard the above evidence of Vaiṣṇava literature have no respect for the Vaiṣṇavas or the pure devotional path; indeed, they are </w:t>
      </w:r>
      <w:r w:rsidRPr="00790008">
        <w:rPr>
          <w:rStyle w:val="BookTitle"/>
          <w:rFonts w:asciiTheme="minorHAnsi" w:hAnsiTheme="minorHAnsi" w:cstheme="minorHAnsi"/>
          <w:b w:val="0"/>
          <w:bCs w:val="0"/>
          <w:i/>
          <w:iCs/>
          <w:color w:val="000000"/>
          <w:sz w:val="28"/>
          <w:szCs w:val="28"/>
        </w:rPr>
        <w:t>guru-drohī</w:t>
      </w:r>
      <w:r w:rsidRPr="00790008">
        <w:rPr>
          <w:rStyle w:val="BookTitle"/>
          <w:rFonts w:asciiTheme="minorHAnsi" w:hAnsiTheme="minorHAnsi" w:cstheme="minorHAnsi"/>
          <w:b w:val="0"/>
          <w:bCs w:val="0"/>
          <w:color w:val="000000"/>
          <w:sz w:val="28"/>
          <w:szCs w:val="28"/>
        </w:rPr>
        <w:t>, or envious of the spiritual master.</w:t>
      </w:r>
    </w:p>
    <w:p w14:paraId="578FFCBF" w14:textId="0C5E99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16.294</w:t>
      </w:r>
    </w:p>
    <w:p w14:paraId="49E00F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294</w:t>
      </w:r>
    </w:p>
    <w:p w14:paraId="545292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ei-rūpe āpanāre prakaṭa kariyā</w:t>
      </w:r>
      <w:r w:rsidRPr="00790008">
        <w:rPr>
          <w:rStyle w:val="BookTitle"/>
          <w:rFonts w:asciiTheme="minorHAnsi" w:hAnsiTheme="minorHAnsi" w:cstheme="minorHAnsi"/>
          <w:b w:val="0"/>
          <w:bCs w:val="0"/>
          <w:color w:val="000000"/>
          <w:sz w:val="28"/>
          <w:szCs w:val="28"/>
        </w:rPr>
        <w:br/>
        <w:t>ghare-ghare bhāla bhoga khāis buliyā</w:t>
      </w:r>
    </w:p>
    <w:p w14:paraId="53013B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how you advertise yourself, so you can eat nicely at other’s houses.</w:t>
      </w:r>
    </w:p>
    <w:p w14:paraId="6D591D60" w14:textId="251FE0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That sinful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to Haridāsa Ṭhākura, “Being a transcendental philosopher, you have presented an explanation that is hostile to the fruitive workers who are envious of devotional service in such a way that you can advertise your own glories to your followers and cleverly accumulate palatable foodstuffs.”</w:t>
      </w:r>
    </w:p>
    <w:p w14:paraId="0EC8EA95" w14:textId="49F6E2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16.295</w:t>
      </w:r>
    </w:p>
    <w:p w14:paraId="4CDC0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295</w:t>
      </w:r>
    </w:p>
    <w:p w14:paraId="24B1EE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vyākhyā karile tui, e yadi nā lāge</w:t>
      </w:r>
      <w:r w:rsidRPr="00790008">
        <w:rPr>
          <w:rStyle w:val="BookTitle"/>
          <w:rFonts w:asciiTheme="minorHAnsi" w:hAnsiTheme="minorHAnsi" w:cstheme="minorHAnsi"/>
          <w:b w:val="0"/>
          <w:bCs w:val="0"/>
          <w:color w:val="000000"/>
          <w:sz w:val="28"/>
          <w:szCs w:val="28"/>
        </w:rPr>
        <w:br/>
        <w:t>tabe tora nāka kāṇa kāṭi’ tora āge”</w:t>
      </w:r>
    </w:p>
    <w:p w14:paraId="5FC79E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explanation that you have made is not true, then I will cut off your nose and ears.”</w:t>
      </w:r>
    </w:p>
    <w:p w14:paraId="1E6D9618" w14:textId="715EE0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Haridāsa Ṭhākura’s conclusive scriptural statements regarding the glories of the holy names, that atheistic 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animalistic propensity became more prominent. Out of anger, he cursed and swore as follows: “If the explanation on the glories of the holy names presented by Haridāsa Ṭhākura is not in agreement with the scriptures, then I will take revenge by publicly cutting off his (Haridāsa Ṭhākura’s) nose and ears.”</w:t>
      </w:r>
    </w:p>
    <w:p w14:paraId="6D23D49C" w14:textId="0BA22E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16.296</w:t>
      </w:r>
    </w:p>
    <w:p w14:paraId="12A05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296</w:t>
      </w:r>
    </w:p>
    <w:p w14:paraId="37FFA8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viprādhamera vacana haridāsa</w:t>
      </w:r>
      <w:r w:rsidRPr="00790008">
        <w:rPr>
          <w:rStyle w:val="BookTitle"/>
          <w:rFonts w:asciiTheme="minorHAnsi" w:hAnsiTheme="minorHAnsi" w:cstheme="minorHAnsi"/>
          <w:b w:val="0"/>
          <w:bCs w:val="0"/>
          <w:color w:val="000000"/>
          <w:sz w:val="28"/>
          <w:szCs w:val="28"/>
        </w:rPr>
        <w:br/>
        <w:t>’hari’ bali’ īṣat haila kichu hāsa</w:t>
      </w:r>
    </w:p>
    <w:p w14:paraId="3DFF9E0F" w14:textId="590F38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that sinful brāhmaṇa, Haridāsa smiled and chanted the name of Hari.</w:t>
      </w:r>
    </w:p>
    <w:p w14:paraId="125F77A6" w14:textId="5405F3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16.297</w:t>
      </w:r>
    </w:p>
    <w:p w14:paraId="737DD8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297</w:t>
      </w:r>
    </w:p>
    <w:p w14:paraId="092D6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pratyuttara āra kichu tāre nā kariyā</w:t>
      </w:r>
      <w:r w:rsidRPr="00790008">
        <w:rPr>
          <w:rStyle w:val="BookTitle"/>
          <w:rFonts w:asciiTheme="minorHAnsi" w:hAnsiTheme="minorHAnsi" w:cstheme="minorHAnsi"/>
          <w:b w:val="0"/>
          <w:bCs w:val="0"/>
          <w:color w:val="000000"/>
          <w:sz w:val="28"/>
          <w:szCs w:val="28"/>
        </w:rPr>
        <w:br/>
        <w:t>calilena ucca kari’ kīrtana gāiyā</w:t>
      </w:r>
    </w:p>
    <w:p w14:paraId="286033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speak further to that atheistic brāhmaṇa, but left immediately while loudly chanting the holy names.</w:t>
      </w:r>
    </w:p>
    <w:p w14:paraId="210C56EC" w14:textId="082902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that atheistic 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unpalatable words, which would send him to hell, Ṭhākura Haridāsa did not reply but rather chanted loudly and immediately left that place, which was polluted with the offense of giving some interpretation on the holy names of the Lord.</w:t>
      </w:r>
    </w:p>
    <w:p w14:paraId="716F65B0" w14:textId="21393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16.298</w:t>
      </w:r>
    </w:p>
    <w:p w14:paraId="599CF5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298</w:t>
      </w:r>
    </w:p>
    <w:p w14:paraId="45877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yebā pāpī sabhāsad, seha pāpa-mati</w:t>
      </w:r>
      <w:r w:rsidRPr="00790008">
        <w:rPr>
          <w:rStyle w:val="BookTitle"/>
          <w:rFonts w:asciiTheme="minorHAnsi" w:hAnsiTheme="minorHAnsi" w:cstheme="minorHAnsi"/>
          <w:b w:val="0"/>
          <w:bCs w:val="0"/>
          <w:color w:val="000000"/>
          <w:sz w:val="28"/>
          <w:szCs w:val="28"/>
        </w:rPr>
        <w:br/>
        <w:t>ucita uttara kichu nā karila ithi</w:t>
      </w:r>
    </w:p>
    <w:p w14:paraId="6943B9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sinful members of that assembly were all wicked-minded. They neither supported the authorized statements of Haridāsa nor did they protest the offensive words of the brāhmaṇa.</w:t>
      </w:r>
    </w:p>
    <w:p w14:paraId="053B5561" w14:textId="0D9A08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sociable persons who support and encourage sinful persons with loose-character are also sinful. What to speak of supporting the scriptural based statements of Ṭhākura Haridāsa, the members of that assembly neither supported the scriptural based statements of Haridāsa nor protested the unpalatable words of that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If in spite of being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a person becomes averse to the worship of Hari, which is his prescribed brahminical duty, then he is called a </w:t>
      </w:r>
      <w:r w:rsidRPr="00790008">
        <w:rPr>
          <w:rStyle w:val="BookTitle"/>
          <w:rFonts w:asciiTheme="minorHAnsi" w:hAnsiTheme="minorHAnsi" w:cstheme="minorHAnsi"/>
          <w:b w:val="0"/>
          <w:bCs w:val="0"/>
          <w:i/>
          <w:iCs/>
          <w:color w:val="000000"/>
          <w:sz w:val="28"/>
          <w:szCs w:val="28"/>
        </w:rPr>
        <w:t>rākṣasa</w:t>
      </w:r>
      <w:r w:rsidRPr="00790008">
        <w:rPr>
          <w:rStyle w:val="BookTitle"/>
          <w:rFonts w:asciiTheme="minorHAnsi" w:hAnsiTheme="minorHAnsi" w:cstheme="minorHAnsi"/>
          <w:b w:val="0"/>
          <w:bCs w:val="0"/>
          <w:color w:val="000000"/>
          <w:sz w:val="28"/>
          <w:szCs w:val="28"/>
        </w:rPr>
        <w:t xml:space="preserve">, or demon. When sinful persons who are averse to the prescribed brahminical duties give up the service of Hari, which is their only duty, then they fall from their position and become </w:t>
      </w:r>
      <w:r w:rsidRPr="00790008">
        <w:rPr>
          <w:rStyle w:val="BookTitle"/>
          <w:rFonts w:asciiTheme="minorHAnsi" w:hAnsiTheme="minorHAnsi" w:cstheme="minorHAnsi"/>
          <w:b w:val="0"/>
          <w:bCs w:val="0"/>
          <w:i/>
          <w:iCs/>
          <w:color w:val="000000"/>
          <w:sz w:val="28"/>
          <w:szCs w:val="28"/>
        </w:rPr>
        <w:t>rākṣasas</w:t>
      </w:r>
      <w:r w:rsidRPr="00790008">
        <w:rPr>
          <w:rStyle w:val="BookTitle"/>
          <w:rFonts w:asciiTheme="minorHAnsi" w:hAnsiTheme="minorHAnsi" w:cstheme="minorHAnsi"/>
          <w:b w:val="0"/>
          <w:bCs w:val="0"/>
          <w:color w:val="000000"/>
          <w:sz w:val="28"/>
          <w:szCs w:val="28"/>
        </w:rPr>
        <w:t xml:space="preserve">. Some people call such persons </w:t>
      </w:r>
      <w:r w:rsidRPr="00790008">
        <w:rPr>
          <w:rStyle w:val="BookTitle"/>
          <w:rFonts w:asciiTheme="minorHAnsi" w:hAnsiTheme="minorHAnsi" w:cstheme="minorHAnsi"/>
          <w:b w:val="0"/>
          <w:bCs w:val="0"/>
          <w:i/>
          <w:iCs/>
          <w:color w:val="000000"/>
          <w:sz w:val="28"/>
          <w:szCs w:val="28"/>
        </w:rPr>
        <w:t>brāhmaṇa-bruva</w:t>
      </w:r>
      <w:r w:rsidRPr="00790008">
        <w:rPr>
          <w:rStyle w:val="BookTitle"/>
          <w:rFonts w:asciiTheme="minorHAnsi" w:hAnsiTheme="minorHAnsi" w:cstheme="minorHAnsi"/>
          <w:b w:val="0"/>
          <w:bCs w:val="0"/>
          <w:color w:val="000000"/>
          <w:sz w:val="28"/>
          <w:szCs w:val="28"/>
        </w:rPr>
        <w:t xml:space="preserve">—“so-called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brāhmaṇādhama</w:t>
      </w:r>
      <w:r w:rsidRPr="00790008">
        <w:rPr>
          <w:rStyle w:val="BookTitle"/>
          <w:rFonts w:asciiTheme="minorHAnsi" w:hAnsiTheme="minorHAnsi" w:cstheme="minorHAnsi"/>
          <w:b w:val="0"/>
          <w:bCs w:val="0"/>
          <w:color w:val="000000"/>
          <w:sz w:val="28"/>
          <w:szCs w:val="28"/>
        </w:rPr>
        <w:t xml:space="preserve">—“fallen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After death such persons receive profuse punishment from Yamarāja, and in this life they fall from their brahminical position.</w:t>
      </w:r>
    </w:p>
    <w:p w14:paraId="504721FC" w14:textId="15BDD9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16.299</w:t>
      </w:r>
    </w:p>
    <w:p w14:paraId="53EF9F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299</w:t>
      </w:r>
    </w:p>
    <w:p w14:paraId="5ECDF2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sakala rākṣasa, brāhmaṇa nāma mātra</w:t>
      </w:r>
      <w:r w:rsidRPr="00790008">
        <w:rPr>
          <w:rStyle w:val="BookTitle"/>
          <w:rFonts w:asciiTheme="minorHAnsi" w:hAnsiTheme="minorHAnsi" w:cstheme="minorHAnsi"/>
          <w:b w:val="0"/>
          <w:bCs w:val="0"/>
          <w:color w:val="000000"/>
          <w:sz w:val="28"/>
          <w:szCs w:val="28"/>
        </w:rPr>
        <w:br/>
        <w:t>ei-saba loka yama-yātanāra pātra</w:t>
      </w:r>
    </w:p>
    <w:p w14:paraId="7B882621" w14:textId="782281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brāhmaṇas in name only. Actually they were all demons, fit to be punished by Yamarāja.</w:t>
      </w:r>
    </w:p>
    <w:p w14:paraId="312BC117" w14:textId="564D9C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16.300</w:t>
      </w:r>
    </w:p>
    <w:p w14:paraId="769B67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300</w:t>
      </w:r>
    </w:p>
    <w:p w14:paraId="742DA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rākṣasa-sakala vipra-ghare</w:t>
      </w:r>
      <w:r w:rsidRPr="00790008">
        <w:rPr>
          <w:rStyle w:val="BookTitle"/>
          <w:rFonts w:asciiTheme="minorHAnsi" w:hAnsiTheme="minorHAnsi" w:cstheme="minorHAnsi"/>
          <w:b w:val="0"/>
          <w:bCs w:val="0"/>
          <w:color w:val="000000"/>
          <w:sz w:val="28"/>
          <w:szCs w:val="28"/>
        </w:rPr>
        <w:br/>
        <w:t>janmibeka sujanera hiṁsā karibāre</w:t>
      </w:r>
    </w:p>
    <w:p w14:paraId="07A923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demons are born in the families of brāhmaṇas in order to harass the saintly persons.</w:t>
      </w:r>
    </w:p>
    <w:p w14:paraId="7EAD8231" w14:textId="663483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demoniac persons who are envious of Viṣṇu and the Vaiṣṇavas may take birth in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they nevertheless envy the Vaiṣṇavas. This is the specialty of Kali-yuga.</w:t>
      </w:r>
    </w:p>
    <w:p w14:paraId="61689A65" w14:textId="3D6C7F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16.301</w:t>
      </w:r>
    </w:p>
    <w:p w14:paraId="04F7F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301</w:t>
      </w:r>
    </w:p>
    <w:p w14:paraId="7AB8EE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rākṣasāḥ kalim āśritya      jāyante brahma-yoniṣu</w:t>
      </w:r>
      <w:r w:rsidRPr="00790008">
        <w:rPr>
          <w:rStyle w:val="BookTitle"/>
          <w:rFonts w:asciiTheme="minorHAnsi" w:hAnsiTheme="minorHAnsi" w:cstheme="minorHAnsi"/>
          <w:b w:val="0"/>
          <w:bCs w:val="0"/>
          <w:color w:val="000000"/>
          <w:sz w:val="28"/>
          <w:szCs w:val="28"/>
        </w:rPr>
        <w:br/>
        <w:t>utpannā brāhmaṇa-kule      bādhante śrotriyān kṛśān</w:t>
      </w:r>
    </w:p>
    <w:p w14:paraId="4D2EB7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demons will take birth in the families of brāhmaṇas to harass those rare persons who are conversant with the Vedic way of life.”</w:t>
      </w:r>
    </w:p>
    <w:p w14:paraId="6DA96E9F" w14:textId="7EC7AC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Lord Śiva in the </w:t>
      </w:r>
      <w:r w:rsidRPr="00790008">
        <w:rPr>
          <w:rStyle w:val="BookTitle"/>
          <w:rFonts w:asciiTheme="minorHAnsi" w:hAnsiTheme="minorHAnsi" w:cstheme="minorHAnsi"/>
          <w:b w:val="0"/>
          <w:bCs w:val="0"/>
          <w:i/>
          <w:iCs/>
          <w:color w:val="000000"/>
          <w:sz w:val="28"/>
          <w:szCs w:val="28"/>
        </w:rPr>
        <w:t>Varāha Purāṇa.</w:t>
      </w:r>
      <w:r w:rsidRPr="00790008">
        <w:rPr>
          <w:rStyle w:val="BookTitle"/>
          <w:rFonts w:asciiTheme="minorHAnsi" w:hAnsiTheme="minorHAnsi" w:cstheme="minorHAnsi"/>
          <w:b w:val="0"/>
          <w:bCs w:val="0"/>
          <w:color w:val="000000"/>
          <w:sz w:val="28"/>
          <w:szCs w:val="28"/>
        </w:rPr>
        <w:t>]</w:t>
      </w:r>
    </w:p>
    <w:p w14:paraId="1805BDE7" w14:textId="46FAA7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16.302</w:t>
      </w:r>
    </w:p>
    <w:p w14:paraId="2F530F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302</w:t>
      </w:r>
    </w:p>
    <w:p w14:paraId="344259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viprera sparśa, kathā, namaskāra</w:t>
      </w:r>
      <w:r w:rsidRPr="00790008">
        <w:rPr>
          <w:rStyle w:val="BookTitle"/>
          <w:rFonts w:asciiTheme="minorHAnsi" w:hAnsiTheme="minorHAnsi" w:cstheme="minorHAnsi"/>
          <w:b w:val="0"/>
          <w:bCs w:val="0"/>
          <w:color w:val="000000"/>
          <w:sz w:val="28"/>
          <w:szCs w:val="28"/>
        </w:rPr>
        <w:br/>
        <w:t>dharma-śāstre sarvathā niṣedha karibāra</w:t>
      </w:r>
    </w:p>
    <w:p w14:paraId="56E370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scriptures forbid one from touching, speaking to, or offering respects to such brāhmaṇas.</w:t>
      </w:r>
    </w:p>
    <w:p w14:paraId="228F1E50" w14:textId="144284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not even touch those proud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opposed to Viṣṇu and the Vaiṣṇavas. If by chance one touches such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should take bath in the Ganges with his clothes on. If one converses with such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then his falldown is guaranteed. If one respects such a person by offering him obeisances, then one is sure to be deviated from devotional service to Viṣṇu. That is why persons and the families of persons who are averse to following Vaiṣṇava etiquette have been declared as fallen in the following words from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Manu </w:t>
      </w:r>
      <w:r w:rsidRPr="00790008">
        <w:rPr>
          <w:rStyle w:val="BookTitle"/>
          <w:rFonts w:asciiTheme="minorHAnsi" w:hAnsiTheme="minorHAnsi" w:cstheme="minorHAnsi"/>
          <w:b w:val="0"/>
          <w:bCs w:val="0"/>
          <w:color w:val="000000"/>
          <w:sz w:val="28"/>
          <w:szCs w:val="28"/>
        </w:rPr>
        <w:t xml:space="preserve">2.168) and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(11.5.3):</w:t>
      </w:r>
    </w:p>
    <w:p w14:paraId="678AB75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’nadhītya dvijo vedam      anyatra kurute śramam</w:t>
      </w:r>
      <w:r w:rsidRPr="00790008">
        <w:rPr>
          <w:rStyle w:val="BookTitle"/>
          <w:rFonts w:asciiTheme="minorHAnsi" w:hAnsiTheme="minorHAnsi" w:cstheme="minorHAnsi"/>
          <w:b w:val="0"/>
          <w:bCs w:val="0"/>
          <w:color w:val="000000"/>
          <w:sz w:val="28"/>
          <w:szCs w:val="28"/>
        </w:rPr>
        <w:br/>
        <w:t>sa jīvan eva śūdratvam      āśu gaccati sāṇvayaḥ</w:t>
      </w:r>
    </w:p>
    <w:p w14:paraId="4FA9052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in his lifetime does not endeavor to study the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 xml:space="preserve">but labors hard in other pursuits quickly becomes a </w:t>
      </w:r>
      <w:r w:rsidRPr="00790008">
        <w:rPr>
          <w:rStyle w:val="BookTitle"/>
          <w:rFonts w:asciiTheme="minorHAnsi" w:hAnsiTheme="minorHAnsi" w:cstheme="minorHAnsi"/>
          <w:b w:val="0"/>
          <w:bCs w:val="0"/>
          <w:i/>
          <w:iCs/>
          <w:color w:val="000000"/>
          <w:sz w:val="28"/>
          <w:szCs w:val="28"/>
        </w:rPr>
        <w:t xml:space="preserve">śūdra </w:t>
      </w:r>
      <w:r w:rsidRPr="00790008">
        <w:rPr>
          <w:rStyle w:val="BookTitle"/>
          <w:rFonts w:asciiTheme="minorHAnsi" w:hAnsiTheme="minorHAnsi" w:cstheme="minorHAnsi"/>
          <w:b w:val="0"/>
          <w:bCs w:val="0"/>
          <w:color w:val="000000"/>
          <w:sz w:val="28"/>
          <w:szCs w:val="28"/>
        </w:rPr>
        <w:t>along with his family.</w:t>
      </w:r>
    </w:p>
    <w:p w14:paraId="2237CD5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 eṣāṁ puruṣaṁ sākṣād      ātma-prabhavam īśvaram</w:t>
      </w:r>
      <w:r w:rsidRPr="00790008">
        <w:rPr>
          <w:rStyle w:val="BookTitle"/>
          <w:rFonts w:asciiTheme="minorHAnsi" w:hAnsiTheme="minorHAnsi" w:cstheme="minorHAnsi"/>
          <w:b w:val="0"/>
          <w:bCs w:val="0"/>
          <w:color w:val="000000"/>
          <w:sz w:val="28"/>
          <w:szCs w:val="28"/>
        </w:rPr>
        <w:br/>
        <w:t>na bhajanty avajānanti      sthānād bhraṣṭāḥ patanty adhaḥ</w:t>
      </w:r>
    </w:p>
    <w:p w14:paraId="51CD351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simply maintains an official position in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āśramas </w:t>
      </w:r>
      <w:r w:rsidRPr="00790008">
        <w:rPr>
          <w:rStyle w:val="BookTitle"/>
          <w:rFonts w:asciiTheme="minorHAnsi" w:hAnsiTheme="minorHAnsi" w:cstheme="minorHAnsi"/>
          <w:b w:val="0"/>
          <w:bCs w:val="0"/>
          <w:color w:val="000000"/>
          <w:sz w:val="28"/>
          <w:szCs w:val="28"/>
        </w:rPr>
        <w:t>but does not worship the Supreme Lord Viṣṇu, he falls down from his puffed-up position into a hellish condition.”</w:t>
      </w:r>
    </w:p>
    <w:p w14:paraId="487B36FB" w14:textId="37C37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16.303</w:t>
      </w:r>
    </w:p>
    <w:p w14:paraId="39F923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303</w:t>
      </w:r>
    </w:p>
    <w:p w14:paraId="7203E9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kim atra bahunoktena      brāhmaṇā ye hy avaiṣṇavāḥ</w:t>
      </w:r>
      <w:r w:rsidRPr="00790008">
        <w:rPr>
          <w:rStyle w:val="BookTitle"/>
          <w:rFonts w:asciiTheme="minorHAnsi" w:hAnsiTheme="minorHAnsi" w:cstheme="minorHAnsi"/>
          <w:b w:val="0"/>
          <w:bCs w:val="0"/>
          <w:color w:val="000000"/>
          <w:sz w:val="28"/>
          <w:szCs w:val="28"/>
        </w:rPr>
        <w:br/>
        <w:t>teṣāṁ sambhāṣaṇaṁ sparśaṁ      pramādenāpi varjjayet</w:t>
      </w:r>
    </w:p>
    <w:p w14:paraId="3B8FC7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“There is no need to speak further on this. Even by mistake one should not touch or speak to those brāhmaṇas who have no devotion for the Supreme </w:t>
      </w:r>
      <w:r w:rsidRPr="00790008">
        <w:rPr>
          <w:rStyle w:val="BookTitle"/>
          <w:rFonts w:asciiTheme="minorHAnsi" w:hAnsiTheme="minorHAnsi" w:cstheme="minorHAnsi"/>
          <w:b/>
          <w:bCs/>
          <w:color w:val="800000"/>
          <w:sz w:val="28"/>
          <w:szCs w:val="28"/>
        </w:rPr>
        <w:lastRenderedPageBreak/>
        <w:t>Lord.</w:t>
      </w:r>
    </w:p>
    <w:p w14:paraId="7B2A5020" w14:textId="6E5485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spoken by Lord Śiva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2150D456" w14:textId="3638A2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16.304</w:t>
      </w:r>
    </w:p>
    <w:p w14:paraId="34EEB2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304</w:t>
      </w:r>
    </w:p>
    <w:p w14:paraId="1663B8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śvapākam iva nekṣeta      loke vipram avaisṇavam</w:t>
      </w:r>
      <w:r w:rsidRPr="00790008">
        <w:rPr>
          <w:rStyle w:val="BookTitle"/>
          <w:rFonts w:asciiTheme="minorHAnsi" w:hAnsiTheme="minorHAnsi" w:cstheme="minorHAnsi"/>
          <w:b w:val="0"/>
          <w:bCs w:val="0"/>
          <w:color w:val="000000"/>
          <w:sz w:val="28"/>
          <w:szCs w:val="28"/>
        </w:rPr>
        <w:br/>
        <w:t>vaiṣṇavo varṇa bāhyo ’pi      punāti bhuvana-trayam</w:t>
      </w:r>
    </w:p>
    <w:p w14:paraId="0CC24215" w14:textId="1B2C87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one in this world should never see a dog-eating caṇḍāla, one should never see a nondevotee brāhmaṇa.”</w:t>
      </w:r>
    </w:p>
    <w:p w14:paraId="136DDD00" w14:textId="517421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16.305</w:t>
      </w:r>
    </w:p>
    <w:p w14:paraId="78C3F3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305</w:t>
      </w:r>
    </w:p>
    <w:p w14:paraId="4A567F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brāhmaṇa haiyā yadi avaiṣṇava haya</w:t>
      </w:r>
      <w:r w:rsidRPr="00790008">
        <w:rPr>
          <w:rStyle w:val="BookTitle"/>
          <w:rFonts w:asciiTheme="minorHAnsi" w:hAnsiTheme="minorHAnsi" w:cstheme="minorHAnsi"/>
          <w:b w:val="0"/>
          <w:bCs w:val="0"/>
          <w:color w:val="000000"/>
          <w:sz w:val="28"/>
          <w:szCs w:val="28"/>
        </w:rPr>
        <w:br/>
        <w:t>tabe tā’ra ālāpeha puṇya yāya kṣaya</w:t>
      </w:r>
    </w:p>
    <w:p w14:paraId="59E99F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converses with a nondevotee brāhmaṇa loses his piety.</w:t>
      </w:r>
    </w:p>
    <w:p w14:paraId="7818FA78" w14:textId="15E6FFA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converses with a person who was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who has undergone </w:t>
      </w:r>
      <w:r w:rsidRPr="00790008">
        <w:rPr>
          <w:rStyle w:val="BookTitle"/>
          <w:rFonts w:asciiTheme="minorHAnsi" w:hAnsiTheme="minorHAnsi" w:cstheme="minorHAnsi"/>
          <w:b w:val="0"/>
          <w:bCs w:val="0"/>
          <w:i/>
          <w:iCs/>
          <w:color w:val="000000"/>
          <w:sz w:val="28"/>
          <w:szCs w:val="28"/>
        </w:rPr>
        <w:t xml:space="preserve">sāvitra-saṁskāra </w:t>
      </w:r>
      <w:r w:rsidRPr="00790008">
        <w:rPr>
          <w:rStyle w:val="BookTitle"/>
          <w:rFonts w:asciiTheme="minorHAnsi" w:hAnsiTheme="minorHAnsi" w:cstheme="minorHAnsi"/>
          <w:b w:val="0"/>
          <w:bCs w:val="0"/>
          <w:color w:val="000000"/>
          <w:sz w:val="28"/>
          <w:szCs w:val="28"/>
        </w:rPr>
        <w:t>yet has not taken Vaiṣṇava initiation, who envies the Vaiṣṇavas and considers himself a non-Vaiṣṇava, then one’s heaps of accumulated piety are destroyed.</w:t>
      </w:r>
    </w:p>
    <w:p w14:paraId="714DD4D6" w14:textId="4D4008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16.306</w:t>
      </w:r>
    </w:p>
    <w:p w14:paraId="51EB10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306</w:t>
      </w:r>
    </w:p>
    <w:p w14:paraId="524FAA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viprādhamera kata-divasa thākiyā</w:t>
      </w:r>
      <w:r w:rsidRPr="00790008">
        <w:rPr>
          <w:rStyle w:val="BookTitle"/>
          <w:rFonts w:asciiTheme="minorHAnsi" w:hAnsiTheme="minorHAnsi" w:cstheme="minorHAnsi"/>
          <w:b w:val="0"/>
          <w:bCs w:val="0"/>
          <w:color w:val="000000"/>
          <w:sz w:val="28"/>
          <w:szCs w:val="28"/>
        </w:rPr>
        <w:br/>
        <w:t>vasante nāsikā tā’ra paḍila khasiyā</w:t>
      </w:r>
    </w:p>
    <w:p w14:paraId="55679B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a few days, that wretched brāhmaṇa was attacked by smallpox, and as a result his nose melted away and fell off.</w:t>
      </w:r>
    </w:p>
    <w:p w14:paraId="6F4389F6" w14:textId="72878E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Within a few days that abominable, envious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became infected with a severe case of smallpox and his nose melted and fell off.</w:t>
      </w:r>
    </w:p>
    <w:p w14:paraId="0D1084FA" w14:textId="174A47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16.307</w:t>
      </w:r>
    </w:p>
    <w:p w14:paraId="4DCA1F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307</w:t>
      </w:r>
    </w:p>
    <w:p w14:paraId="4A670D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haridāsa-ṭhākurere balileka yena</w:t>
      </w:r>
      <w:r w:rsidRPr="00790008">
        <w:rPr>
          <w:rStyle w:val="BookTitle"/>
          <w:rFonts w:asciiTheme="minorHAnsi" w:hAnsiTheme="minorHAnsi" w:cstheme="minorHAnsi"/>
          <w:b w:val="0"/>
          <w:bCs w:val="0"/>
          <w:color w:val="000000"/>
          <w:sz w:val="28"/>
          <w:szCs w:val="28"/>
        </w:rPr>
        <w:br/>
        <w:t>kṛṣṇa o tāhāra śāsti karilena tena</w:t>
      </w:r>
    </w:p>
    <w:p w14:paraId="534DE5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punishment he had proposed for </w:t>
      </w:r>
      <w:r w:rsidRPr="00790008">
        <w:rPr>
          <w:rStyle w:val="BookTitle"/>
          <w:rFonts w:asciiTheme="minorHAnsi" w:hAnsiTheme="minorHAnsi" w:cstheme="minorHAnsi"/>
          <w:b/>
          <w:bCs/>
          <w:color w:val="000000"/>
          <w:sz w:val="28"/>
          <w:szCs w:val="28"/>
        </w:rPr>
        <w:t>Haridāsa</w:t>
      </w:r>
      <w:r w:rsidRPr="00790008">
        <w:rPr>
          <w:rStyle w:val="BookTitle"/>
          <w:rFonts w:asciiTheme="minorHAnsi" w:hAnsiTheme="minorHAnsi" w:cstheme="minorHAnsi"/>
          <w:b/>
          <w:bCs/>
          <w:color w:val="800000"/>
          <w:sz w:val="28"/>
          <w:szCs w:val="28"/>
        </w:rPr>
        <w:t xml:space="preserve"> Ṭhākura was awarded to</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800000"/>
          <w:sz w:val="28"/>
          <w:szCs w:val="28"/>
        </w:rPr>
        <w:t>himself by Kṛṣṇa.</w:t>
      </w:r>
    </w:p>
    <w:p w14:paraId="5B5F0B7E" w14:textId="02BE22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Haridāsa Ṭhākura did not curse or desire inauspiciousness on that sinful atheist, since that offensive atheist criticized and spoke unpalatable envious words to Haridāsa Ṭhākura, the Lord awarded such severe punishment on him.</w:t>
      </w:r>
    </w:p>
    <w:p w14:paraId="6848C0C1" w14:textId="6C47BF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16.308</w:t>
      </w:r>
    </w:p>
    <w:p w14:paraId="4A17A0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308</w:t>
      </w:r>
    </w:p>
    <w:p w14:paraId="07526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viṣayete magna jagat dekhi’ haridāsa</w:t>
      </w:r>
      <w:r w:rsidRPr="00790008">
        <w:rPr>
          <w:rStyle w:val="BookTitle"/>
          <w:rFonts w:asciiTheme="minorHAnsi" w:hAnsiTheme="minorHAnsi" w:cstheme="minorHAnsi"/>
          <w:b w:val="0"/>
          <w:bCs w:val="0"/>
          <w:color w:val="000000"/>
          <w:sz w:val="28"/>
          <w:szCs w:val="28"/>
        </w:rPr>
        <w:br/>
        <w:t>duḥkhe ’kṛṣṇa kṛṣṇa’ bali’ chāḍena niḥśvāsa</w:t>
      </w:r>
    </w:p>
    <w:p w14:paraId="7EF900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Aggrieved to see the entire world absorbed in sense gratification, Haridāsa would sigh deeply as he chanted the name of Kṛṣṇa.</w:t>
      </w:r>
    </w:p>
    <w:p w14:paraId="6EC63E1D" w14:textId="6E744E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that time people of the entire world were intoxicated with material knowledge, and being always greedy for material enjoyment they refrained from the cultivation of Kṛṣṇa consciousness. That is why the Vaiṣṇava Ṭhākuras sighed deeply as distress filled their hearts, which were saturated with compassion seeing the pathetic condition and misfortune of the fallen souls who were averse to Hari.</w:t>
      </w:r>
    </w:p>
    <w:p w14:paraId="4649C85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elaborate description of the phrase </w:t>
      </w:r>
      <w:r w:rsidRPr="00790008">
        <w:rPr>
          <w:rStyle w:val="BookTitle"/>
          <w:rFonts w:asciiTheme="minorHAnsi" w:hAnsiTheme="minorHAnsi" w:cstheme="minorHAnsi"/>
          <w:b w:val="0"/>
          <w:bCs w:val="0"/>
          <w:i/>
          <w:iCs/>
          <w:color w:val="000000"/>
          <w:sz w:val="28"/>
          <w:szCs w:val="28"/>
        </w:rPr>
        <w:t>viṣayete magna jagat</w:t>
      </w:r>
      <w:r w:rsidRPr="00790008">
        <w:rPr>
          <w:rStyle w:val="BookTitle"/>
          <w:rFonts w:asciiTheme="minorHAnsi" w:hAnsiTheme="minorHAnsi" w:cstheme="minorHAnsi"/>
          <w:b w:val="0"/>
          <w:bCs w:val="0"/>
          <w:color w:val="000000"/>
          <w:sz w:val="28"/>
          <w:szCs w:val="28"/>
        </w:rPr>
        <w:t xml:space="preserve">—“the entire world was absorbed in sense gratification,” is found in the statement of Virāga in the </w:t>
      </w:r>
      <w:r w:rsidRPr="00790008">
        <w:rPr>
          <w:rStyle w:val="BookTitle"/>
          <w:rFonts w:asciiTheme="minorHAnsi" w:hAnsiTheme="minorHAnsi" w:cstheme="minorHAnsi"/>
          <w:b w:val="0"/>
          <w:bCs w:val="0"/>
          <w:i/>
          <w:iCs/>
          <w:color w:val="000000"/>
          <w:sz w:val="28"/>
          <w:szCs w:val="28"/>
        </w:rPr>
        <w:t>Caitanya-candrodaya-nāṭaka</w:t>
      </w:r>
      <w:r w:rsidRPr="00790008">
        <w:rPr>
          <w:rStyle w:val="BookTitle"/>
          <w:rFonts w:asciiTheme="minorHAnsi" w:hAnsiTheme="minorHAnsi" w:cstheme="minorHAnsi"/>
          <w:b w:val="0"/>
          <w:bCs w:val="0"/>
          <w:color w:val="000000"/>
          <w:sz w:val="28"/>
          <w:szCs w:val="28"/>
        </w:rPr>
        <w:t xml:space="preserve"> as follows: “The world is full of materialists. Alas! Alas! There is no cleanliness, no truthfulness, no control of the mind or senses, no self-restraint, no peacefulness, no tolerance, no friendship, and no mercy. Were my sincere, loving friends uprooted by the people of Kali-yuga? Are they now living in seclusion? Could they have found a place Kali does not know? No, there is no such place to be found.</w:t>
      </w:r>
    </w:p>
    <w:p w14:paraId="179751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interested only in their sixth duty, accepting charity. A sacred thread is the only sign of their status. The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are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in name only. The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are like atheists.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think themselves great scholars and are eager to become gurus and teach the truth of religion. Alas! Alas! Kali has degraded the castes into this!</w:t>
      </w:r>
    </w:p>
    <w:p w14:paraId="230B4AF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are situated in that </w:t>
      </w:r>
      <w:r w:rsidRPr="00790008">
        <w:rPr>
          <w:rStyle w:val="BookTitle"/>
          <w:rFonts w:asciiTheme="minorHAnsi" w:hAnsiTheme="minorHAnsi" w:cstheme="minorHAnsi"/>
          <w:b w:val="0"/>
          <w:bCs w:val="0"/>
          <w:i/>
          <w:iCs/>
          <w:color w:val="000000"/>
          <w:sz w:val="28"/>
          <w:szCs w:val="28"/>
        </w:rPr>
        <w:t xml:space="preserve">āśrama </w:t>
      </w:r>
      <w:r w:rsidRPr="00790008">
        <w:rPr>
          <w:rStyle w:val="BookTitle"/>
          <w:rFonts w:asciiTheme="minorHAnsi" w:hAnsiTheme="minorHAnsi" w:cstheme="minorHAnsi"/>
          <w:b w:val="0"/>
          <w:bCs w:val="0"/>
          <w:color w:val="000000"/>
          <w:sz w:val="28"/>
          <w:szCs w:val="28"/>
        </w:rPr>
        <w:t xml:space="preserve">only because they cannot marry. The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are interested only in filling the bellies of their wives and children. The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are qualified only by the name </w:t>
      </w:r>
      <w:r w:rsidRPr="00790008">
        <w:rPr>
          <w:rStyle w:val="BookTitle"/>
          <w:rFonts w:asciiTheme="minorHAnsi" w:hAnsiTheme="minorHAnsi" w:cstheme="minorHAnsi"/>
          <w:b w:val="0"/>
          <w:bCs w:val="0"/>
          <w:i/>
          <w:iCs/>
          <w:color w:val="000000"/>
          <w:sz w:val="28"/>
          <w:szCs w:val="28"/>
        </w:rPr>
        <w:t>vānaprastha</w:t>
      </w:r>
      <w:r w:rsidRPr="00790008">
        <w:rPr>
          <w:rStyle w:val="BookTitle"/>
          <w:rFonts w:asciiTheme="minorHAnsi" w:hAnsiTheme="minorHAnsi" w:cstheme="minorHAnsi"/>
          <w:b w:val="0"/>
          <w:bCs w:val="0"/>
          <w:color w:val="000000"/>
          <w:sz w:val="28"/>
          <w:szCs w:val="28"/>
        </w:rPr>
        <w:t xml:space="preserve"> travelling on the path of the ears.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different from the others only in their saffron dress.</w:t>
      </w:r>
    </w:p>
    <w:p w14:paraId="034790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look at these mental speculators! From their very birth, they simply discuss words like ’designation,’ ’social class,’ ’logical inference,’ ’universal principle,’ and thus remain far away from talk of the Supreme Personality of Godhead. Thinking whoever is most expert at logic is the wisest, these logicians think that their speculation is the only scripture.</w:t>
      </w:r>
    </w:p>
    <w:p w14:paraId="6B85A6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“Now here are some Māyāvādīs. They say that the Supreme is ’only eternity,’ ’without qualities,’ ’without designations,’ ’beyond thought,’ and ’without actions,’ and they say ’I am Brahman.’ Alas, alas, hating the Personality of Godhead’s form and denying the Lord’s inconceivable potencies and qualities, they shun love for the Supreme Person. Obeisances to them from a distance.</w:t>
      </w:r>
    </w:p>
    <w:p w14:paraId="0157D0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here learned persons debate the theories of Kapila, Kaṇāda, Patañjali, and Jaimini. Not one of them knows the truth of the Supreme Personality of Godhead.</w:t>
      </w:r>
    </w:p>
    <w:p w14:paraId="20F801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“Now I am in South India. This place is filled with Jains, Buddhists, naked yogis, and ferocious atheists. There are also Śaivites, who are almost extinct. I think they will kill me! (After walking a little further) Ah! This must be a holy man cheerfully sitting on a great rock by the riverbank. He seems to be free of anxiety while passing his time meditating on something beyond the modes of nature. Sitting in a yoga posture by the riverbank, his eyes closed and expertly stopping with the tip of his tongue the nectar moonlight flowing from within his forehead, he meditates. But what is this! What broke his meditation? Ah! I know. It is the tinkling conchshell ornaments of a young girl fetching water. He is only staging a play to fill his stomach. (He goes further.) Ah! This looks like a renounced soul. He must be a pilgrim coming from the holy places. I see he is talking to himself, ’Although I went to Haridvāra, Gayā, Prayāga, Mathurā, Benares, Puṣkara, Śrī Raṅga, Ayodhyā, Badarikāśrama, Setubandha, Prabhāsa, and many other places, three or four times over in the past year, what would persons like us accomplish even in hundreds of years like this?’</w:t>
      </w:r>
    </w:p>
    <w:p w14:paraId="655F46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goes further on.) “This must be a genuine ascetic. But I see that he is actually worse and more sinful than the above pseudo renunciate. Calling out ’Hum! Hum! Hum!’ in a sharp and bitter voice, keeping the crowd away with a cruel stare, lifting his feet high as he walks with long strides, his forehead, arms, neck, stomach, and chest smeared with clay, and grasping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in his hands, he is like pride personified. Therefore I understand that without pure devotional service to Lord Viṣṇu, expert meditation,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faith, scriptural study, good works,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and austerity are like an actor’s expert playing on a stage. They are only different ways to fill an empty belly.</w:t>
      </w:r>
    </w:p>
    <w:p w14:paraId="1314F3A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Kali, well done! Well done! You brought the entire earth under your rule. You drove away control of the mind, control of the senses, and all other virtues. You captured them and made them your slaves, working for your own profit. You uprooted the tree of religion, which had friendship and other virtues as its branches. In this situation what can I do? Today, all over the world I have seen </w:t>
      </w:r>
      <w:r w:rsidRPr="00790008">
        <w:rPr>
          <w:rStyle w:val="BookTitle"/>
          <w:rFonts w:asciiTheme="minorHAnsi" w:hAnsiTheme="minorHAnsi" w:cstheme="minorHAnsi"/>
          <w:b w:val="0"/>
          <w:bCs w:val="0"/>
          <w:color w:val="000000"/>
          <w:sz w:val="28"/>
          <w:szCs w:val="28"/>
        </w:rPr>
        <w:lastRenderedPageBreak/>
        <w:t xml:space="preserve">disturbances born of irreligiousity and deviations of the mind and speech in pursuit of the truth. But alas! When will I see the pure Vaiṣṇava devotees, who are engaged in </w:t>
      </w:r>
      <w:r w:rsidRPr="00790008">
        <w:rPr>
          <w:rStyle w:val="BookTitle"/>
          <w:rFonts w:asciiTheme="minorHAnsi" w:hAnsiTheme="minorHAnsi" w:cstheme="minorHAnsi"/>
          <w:b w:val="0"/>
          <w:bCs w:val="0"/>
          <w:i/>
          <w:iCs/>
          <w:color w:val="000000"/>
          <w:sz w:val="28"/>
          <w:szCs w:val="28"/>
        </w:rPr>
        <w:t>kṛṣṇa-kīrtana</w:t>
      </w:r>
      <w:r w:rsidRPr="00790008">
        <w:rPr>
          <w:rStyle w:val="BookTitle"/>
          <w:rFonts w:asciiTheme="minorHAnsi" w:hAnsiTheme="minorHAnsi" w:cstheme="minorHAnsi"/>
          <w:b w:val="0"/>
          <w:bCs w:val="0"/>
          <w:color w:val="000000"/>
          <w:sz w:val="28"/>
          <w:szCs w:val="28"/>
        </w:rPr>
        <w:t>, who are decorated with tears and hairs standing on end in love of God, and who are equipoised both internally and externally?”</w:t>
      </w:r>
    </w:p>
    <w:p w14:paraId="25D4E740" w14:textId="5D67A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16.309</w:t>
      </w:r>
    </w:p>
    <w:p w14:paraId="73B84C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309</w:t>
      </w:r>
    </w:p>
    <w:p w14:paraId="26E9B0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kata-dine ’vaiṣṇava’ dekhite icchā kari’</w:t>
      </w:r>
      <w:r w:rsidRPr="00790008">
        <w:rPr>
          <w:rStyle w:val="BookTitle"/>
          <w:rFonts w:asciiTheme="minorHAnsi" w:hAnsiTheme="minorHAnsi" w:cstheme="minorHAnsi"/>
          <w:b w:val="0"/>
          <w:bCs w:val="0"/>
          <w:color w:val="000000"/>
          <w:sz w:val="28"/>
          <w:szCs w:val="28"/>
        </w:rPr>
        <w:br/>
        <w:t>āilena haridāsa navadvīpa-purī</w:t>
      </w:r>
    </w:p>
    <w:p w14:paraId="63B617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few days Haridāsa went to Navadvīpa with a desire to associate with the Vaiṣṇavas there.</w:t>
      </w:r>
    </w:p>
    <w:p w14:paraId="3255FB48" w14:textId="318202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see the pure Vaiṣṇavas, Haridāsa Ṭhākura came to Śrī Māyāpur, which is situated in Navadvīpa, Gauḍa-deśa’s center of education.</w:t>
      </w:r>
    </w:p>
    <w:p w14:paraId="2795D5EB" w14:textId="40A115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16.310</w:t>
      </w:r>
    </w:p>
    <w:p w14:paraId="3A3C6D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310</w:t>
      </w:r>
    </w:p>
    <w:p w14:paraId="3F8B52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dekhiyā sakala bhakta-gaṇa</w:t>
      </w:r>
      <w:r w:rsidRPr="00790008">
        <w:rPr>
          <w:rStyle w:val="BookTitle"/>
          <w:rFonts w:asciiTheme="minorHAnsi" w:hAnsiTheme="minorHAnsi" w:cstheme="minorHAnsi"/>
          <w:b w:val="0"/>
          <w:bCs w:val="0"/>
          <w:color w:val="000000"/>
          <w:sz w:val="28"/>
          <w:szCs w:val="28"/>
        </w:rPr>
        <w:br/>
        <w:t>hailena atiśaya parānanda-mana</w:t>
      </w:r>
    </w:p>
    <w:p w14:paraId="5DBD8D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of Navadvīpa were overjoyed on seeing Haridāsa.</w:t>
      </w:r>
    </w:p>
    <w:p w14:paraId="5788192C" w14:textId="5BC2DD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Śrī Haridāsa Ṭhākura, all the Vaiṣṇava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Navadvīpa became jubilant, considering him a member of their family. From this we can understand that the nondevotee community of Navadvīpa did not feel any happiness on the arrival of Haridāsa Ṭhākura.</w:t>
      </w:r>
    </w:p>
    <w:p w14:paraId="1B3A8554" w14:textId="0FE51B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16.311</w:t>
      </w:r>
    </w:p>
    <w:p w14:paraId="2F19A0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311</w:t>
      </w:r>
    </w:p>
    <w:p w14:paraId="2BB6DA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ācārya-gosāñi haridāsere pāiyā</w:t>
      </w:r>
      <w:r w:rsidRPr="00790008">
        <w:rPr>
          <w:rStyle w:val="BookTitle"/>
          <w:rFonts w:asciiTheme="minorHAnsi" w:hAnsiTheme="minorHAnsi" w:cstheme="minorHAnsi"/>
          <w:b w:val="0"/>
          <w:bCs w:val="0"/>
          <w:color w:val="000000"/>
          <w:sz w:val="28"/>
          <w:szCs w:val="28"/>
        </w:rPr>
        <w:br/>
        <w:t>rākhilena prāṇa haite adhika kariyā</w:t>
      </w:r>
    </w:p>
    <w:p w14:paraId="373695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obtaining the association of Haridāsa, Advaita Ācārya treated him as dear as His own life.</w:t>
      </w:r>
    </w:p>
    <w:p w14:paraId="74159FE9" w14:textId="4BF5FE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Having received Śrī Haridāsa at Śrī Māyāpur-Navadvīpa, Śrī Advaita Prabhu considered him more dear than his own life and maintained him with utmost care.</w:t>
      </w:r>
    </w:p>
    <w:p w14:paraId="7CA496FE" w14:textId="569A5F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16.312</w:t>
      </w:r>
    </w:p>
    <w:p w14:paraId="51417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312</w:t>
      </w:r>
    </w:p>
    <w:p w14:paraId="2C8AFC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prīti haridāsa-prati</w:t>
      </w:r>
      <w:r w:rsidRPr="00790008">
        <w:rPr>
          <w:rStyle w:val="BookTitle"/>
          <w:rFonts w:asciiTheme="minorHAnsi" w:hAnsiTheme="minorHAnsi" w:cstheme="minorHAnsi"/>
          <w:b w:val="0"/>
          <w:bCs w:val="0"/>
          <w:color w:val="000000"/>
          <w:sz w:val="28"/>
          <w:szCs w:val="28"/>
        </w:rPr>
        <w:br/>
        <w:t>haridās o karena sabāre bhakti ati</w:t>
      </w:r>
    </w:p>
    <w:p w14:paraId="3396FE9D" w14:textId="20F330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 Vaiṣṇavas showered their affection on Haridāsa, and he reciprocated with great devotion.</w:t>
      </w:r>
    </w:p>
    <w:p w14:paraId="42B28B60" w14:textId="20259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16.313</w:t>
      </w:r>
    </w:p>
    <w:p w14:paraId="5699C0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313</w:t>
      </w:r>
    </w:p>
    <w:p w14:paraId="4451A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pāṣaṇḍī-sakale yata deya vākya-jvālā</w:t>
      </w:r>
      <w:r w:rsidRPr="00790008">
        <w:rPr>
          <w:rStyle w:val="BookTitle"/>
          <w:rFonts w:asciiTheme="minorHAnsi" w:hAnsiTheme="minorHAnsi" w:cstheme="minorHAnsi"/>
          <w:b w:val="0"/>
          <w:bCs w:val="0"/>
          <w:color w:val="000000"/>
          <w:sz w:val="28"/>
          <w:szCs w:val="28"/>
        </w:rPr>
        <w:br/>
        <w:t>anyo’nye sabe tāhā kahite lāgilā</w:t>
      </w:r>
    </w:p>
    <w:p w14:paraId="7EF34F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discussed amongst themselves the burning offensive statements of the atheists.</w:t>
      </w:r>
    </w:p>
    <w:p w14:paraId="167BDB70" w14:textId="440495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love for Haridāsa, the envious atheistic persons always shot arrows of envious words at them. Hearing about such statements, the devotees became greatly afflicted with distress and began to discuss those statements.</w:t>
      </w:r>
    </w:p>
    <w:p w14:paraId="289E1701" w14:textId="7D0013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16.314</w:t>
      </w:r>
    </w:p>
    <w:p w14:paraId="53E547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314</w:t>
      </w:r>
    </w:p>
    <w:p w14:paraId="63D875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gītā-bhāgavata lai’ sarva-bhakta-gaṇa</w:t>
      </w:r>
      <w:r w:rsidRPr="00790008">
        <w:rPr>
          <w:rStyle w:val="BookTitle"/>
          <w:rFonts w:asciiTheme="minorHAnsi" w:hAnsiTheme="minorHAnsi" w:cstheme="minorHAnsi"/>
          <w:b w:val="0"/>
          <w:bCs w:val="0"/>
          <w:color w:val="000000"/>
          <w:sz w:val="28"/>
          <w:szCs w:val="28"/>
        </w:rPr>
        <w:br/>
        <w:t>anyo’nye vicāre thākena sarva-kṣaṇa</w:t>
      </w:r>
    </w:p>
    <w:p w14:paraId="6B38F4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devotees constantly discussed with each other the topics of Bhagavad-gītā and Śrīmad Bhāgavatam.</w:t>
      </w:r>
    </w:p>
    <w:p w14:paraId="47F4D7C0" w14:textId="572CC2C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persons who were intoxicated by material enjoyment would not study Vaiṣṇava literatures like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rather they were constantly engaged in gratifying their senses. But the pure devotees always increased their ecstatic love by discussing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among themselves. Not being intoxicated by artificial, worldly,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the devotees of the Lord discussed the conclusive statements of Vaiṣṇava literatures like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While conducting </w:t>
      </w:r>
      <w:r w:rsidRPr="00790008">
        <w:rPr>
          <w:rStyle w:val="BookTitle"/>
          <w:rFonts w:asciiTheme="minorHAnsi" w:hAnsiTheme="minorHAnsi" w:cstheme="minorHAnsi"/>
          <w:b w:val="0"/>
          <w:bCs w:val="0"/>
          <w:i/>
          <w:iCs/>
          <w:color w:val="000000"/>
          <w:sz w:val="28"/>
          <w:szCs w:val="28"/>
        </w:rPr>
        <w:t xml:space="preserve">iṣṭa-goṣṭhīs </w:t>
      </w:r>
      <w:r w:rsidRPr="00790008">
        <w:rPr>
          <w:rStyle w:val="BookTitle"/>
          <w:rFonts w:asciiTheme="minorHAnsi" w:hAnsiTheme="minorHAnsi" w:cstheme="minorHAnsi"/>
          <w:b w:val="0"/>
          <w:bCs w:val="0"/>
          <w:color w:val="000000"/>
          <w:sz w:val="28"/>
          <w:szCs w:val="28"/>
        </w:rPr>
        <w:t>in this way, they desired the highest eternal benefit for the entire world.</w:t>
      </w:r>
    </w:p>
    <w:p w14:paraId="1705C7C7" w14:textId="64FFAE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16.315</w:t>
      </w:r>
    </w:p>
    <w:p w14:paraId="53CDED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315</w:t>
      </w:r>
    </w:p>
    <w:p w14:paraId="04E80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ye-jane paḍaye śunaye e-saba ākhyāna</w:t>
      </w:r>
      <w:r w:rsidRPr="00790008">
        <w:rPr>
          <w:rStyle w:val="BookTitle"/>
          <w:rFonts w:asciiTheme="minorHAnsi" w:hAnsiTheme="minorHAnsi" w:cstheme="minorHAnsi"/>
          <w:b w:val="0"/>
          <w:bCs w:val="0"/>
          <w:color w:val="000000"/>
          <w:sz w:val="28"/>
          <w:szCs w:val="28"/>
        </w:rPr>
        <w:br/>
        <w:t>tāhāre milibe gauracandra bhagavān</w:t>
      </w:r>
    </w:p>
    <w:p w14:paraId="0F0875EC" w14:textId="021F46B4"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TRANSLATION</w:t>
      </w:r>
    </w:p>
    <w:p w14:paraId="52A09655"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reads or hears these topics will attain the lotus feet of the Supreme Lord, Śrī Gauracandra.</w:t>
      </w:r>
    </w:p>
    <w:p w14:paraId="75B40C2C" w14:textId="5945E3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16.316</w:t>
      </w:r>
    </w:p>
    <w:p w14:paraId="1743F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316</w:t>
      </w:r>
    </w:p>
    <w:p w14:paraId="1933F0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C0F58D9" w14:textId="554D7F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3D07804"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Sixteen, entitled, “The glories of Śrī Haridāsa Ṭhākura.”</w:t>
      </w:r>
    </w:p>
    <w:p w14:paraId="0F98FC9C" w14:textId="56F40CC2"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17: The Lord’s Travel to Gay</w:t>
      </w:r>
      <w:ins w:id="273" w:author="your servant" w:date="2020-08-30T19:31:00Z">
        <w:r w:rsidR="006E5183">
          <w:rPr>
            <w:rStyle w:val="BookTitle"/>
            <w:rFonts w:asciiTheme="minorHAnsi" w:hAnsiTheme="minorHAnsi" w:cstheme="minorHAnsi"/>
            <w:b w:val="0"/>
            <w:bCs w:val="0"/>
            <w:vanish w:val="0"/>
            <w:color w:val="004080"/>
            <w:sz w:val="20"/>
            <w:szCs w:val="20"/>
          </w:rPr>
          <w:t>ā</w:t>
        </w:r>
      </w:ins>
    </w:p>
    <w:p w14:paraId="7B1FA74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Seventeen: The Lord’s Travel to Gayā</w:t>
      </w:r>
    </w:p>
    <w:p w14:paraId="0860B73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Śrī Gaurasundara’s visit to Gayā via Mandāra and Punpun, His meeting with Īśvara Purī at Gayā, His bestowing mercy on Īśvara Purī on the pretext of accepting initiation, His manifestation of Himself, His attempts to go to Mathurā while being maddened in separation from Kṛṣṇa, His return home to Navadvīpa-Māyāpur after hearing a voice from the sky on the way, and the conclusion of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w:t>
      </w:r>
    </w:p>
    <w:p w14:paraId="0160A4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During the time when Śrī Gaurasundara was enjoying His pastimes in Navadvīpa as the crest jewel of teachers, the philosophies of the atheists and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were being quickly propagated. Even hearing the name of bhakti-yoga was rare. The sinful people went on unnecessarily criticizing the Vaiṣṇavas. Considering that the proper time had arrived to manifest Himself, Śrī Gaurasundara enacted the pastime of going to Gayā for performing worldly fruitive rituals in order to refute the atheistic and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philosophies as well as to bewilder averse persons. In order to bewilder the atheists, the Lord displayed the pastime of being attacked with fever on His way to Gayā. Thereafter, to exhibit His affection towards His servants and the potency of water that has washed the feet of qualified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He drank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ended His pastime of having fever. On reaching Punpun, the Lord performed His pastime of worshiping the forefathers and then entered Gayā. He took bath at Brahma-kuṇḍa and, after displaying the pastimes of duly respecting His father at that place, He came to Cakraveḍa and manifested His pastime of seeing the lotus feet of Gadādhara, or Lord Viṣṇu. After hearing the glories of the lotus feet of Gadādhara from the resident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Lord became decorated with pure ecstatic transformations and thus inaugurated His pastimes of manifesting loving </w:t>
      </w:r>
      <w:r w:rsidRPr="00790008">
        <w:rPr>
          <w:rStyle w:val="BookTitle"/>
          <w:rFonts w:asciiTheme="minorHAnsi" w:hAnsiTheme="minorHAnsi" w:cstheme="minorHAnsi"/>
          <w:b w:val="0"/>
          <w:bCs w:val="0"/>
          <w:color w:val="000000"/>
          <w:sz w:val="28"/>
          <w:szCs w:val="28"/>
        </w:rPr>
        <w:lastRenderedPageBreak/>
        <w:t xml:space="preserve">devotional service. By providence, the Lord met Īśvara Purī there. Śrī Mahāprabhu revealed to Śrī Īśvara Purī that the perfection of visiting Gayā is to meet pure devotees like Īśvara Purī, that seeing Vaiṣṇavas is matchlessly greater than worshiping and offering oblations to the forefathers at Gayā, and that His purpose of traveling to Gayā was to permanently surrender at the lotus feet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Without disturbing the foolish ill-motivated fruitive workers who are bewildered by the three modes of material nature, to teach them that until one receives initiation into Kṛṣṇa mantras from a bona fide spiritual master he is eligible only for performing fruitive activities, and to simultaneously bewilder the atheists, Śrī Gaurasundara exhibited the pastimes of offering various oblations to the forefathers at Gayā according to worldly customs. Thereafter He returned to His room and began to personally cook. At that time Śrīpāda Īśvara Purī arrived there overwhelmed with love of Kṛṣṇa. The Lord personally served all the foodstuffs that He cooked for Himself to Śrī Īśvara Purīpāda, and by directly serving His spiritual master, Purīpāda, with His own hands, He displayed the ideal example of serving the spiritual master. On another day, in a solitary place, Mahāprabhu offered obeisances to Īśvara Purī and requested him for mantra initiation. Then the Lord received the ten syllable mantra from His spiritual master and surrendered everything unto his lotus feet. In this way Śrī Gaura-Nārāyaṇa Prabhu, the spiritual master of the entire universe, instructed people who are desirous of love of God. In order to reveal that only a person who has fully surrendered at the lotus feet of his spiritual master and is endowed with transcendental knowledge is qualified to achieve loving devotional service as a result of service to the spiritual master, Mahāprabhu, after receiving initiation from Īśvara Purīpāda, became overwhelmed with separation from Kṛṣṇa, loudly cried out “Kṛṣṇa! Kṛṣṇa!” and thus exhibited His pastime of becoming most restless. “I will not enter into family life; rather, I will go to Mathurā in search of Kṛṣṇa, who has stolen My heart.” Saying this, the Lord instructed His students who had accompanied Him to Gayā to return to Navadvīpa. Being greatly overwhelmed by separation from Kṛṣṇa, the Lord departed towards Mathurā in the early morning without informing anyone, while addressing Kṛṣṇa, “O dear Kṛṣṇa, O dear child! Where will I go? Where will I meet Muralī-vadana.” After walking a little distance, the Lord heard a voice from the sky saying that the time had not yet arrived for the Lord to visit Mathurā. The Lord should distribute loving devotional service in Navadvīpa for some time. Hearing this voice from the sky, Gaurasundara stopped His journey and returned to His residence at Gayā, where He took permission from Śrīpāda Īśvara Purī and then returned to Śrī Navadvīpa </w:t>
      </w:r>
      <w:r w:rsidRPr="00790008">
        <w:rPr>
          <w:rStyle w:val="BookTitle"/>
          <w:rFonts w:asciiTheme="minorHAnsi" w:hAnsiTheme="minorHAnsi" w:cstheme="minorHAnsi"/>
          <w:b w:val="0"/>
          <w:bCs w:val="0"/>
          <w:color w:val="000000"/>
          <w:sz w:val="28"/>
          <w:szCs w:val="28"/>
        </w:rPr>
        <w:lastRenderedPageBreak/>
        <w:t xml:space="preserve">with His students. In this way the author has concluded the topics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The author, as a servant of Nityānanda, discloses that his attempt of writing the biography of Śrī Caitanya is simply due to the order of Śrī Nityānanda. After personally revealing his attachment for serving his spiritual master, Śrī Nityānanda, he humbly invites all living entities to accept subordination at the lotus feet of Śrī Nityānanda Prabhu and Śrī Caitanya Mahāprabhu.</w:t>
      </w:r>
    </w:p>
    <w:p w14:paraId="738FAF79" w14:textId="492832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w:t>
      </w:r>
    </w:p>
    <w:p w14:paraId="6A4BA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130EB6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śrī-gaurasundara maheśvara</w:t>
      </w:r>
      <w:r w:rsidRPr="00790008">
        <w:rPr>
          <w:rStyle w:val="BookTitle"/>
          <w:rFonts w:asciiTheme="minorHAnsi" w:hAnsiTheme="minorHAnsi" w:cstheme="minorHAnsi"/>
          <w:b w:val="0"/>
          <w:bCs w:val="0"/>
          <w:color w:val="000000"/>
          <w:sz w:val="28"/>
          <w:szCs w:val="28"/>
        </w:rPr>
        <w:br/>
        <w:t>jaya nityānanda-priya nitya-kalevara</w:t>
      </w:r>
    </w:p>
    <w:p w14:paraId="46CD962D" w14:textId="7891F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Gaurasundara. All glories to Nityānanda’s beloved Lord, who possesses an eternal body.</w:t>
      </w:r>
    </w:p>
    <w:p w14:paraId="580722B3" w14:textId="6111D1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w:t>
      </w:r>
    </w:p>
    <w:p w14:paraId="24CB0B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EA718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sarva-vaiṣṇavera dhana prāṇa</w:t>
      </w:r>
      <w:r w:rsidRPr="00790008">
        <w:rPr>
          <w:rStyle w:val="BookTitle"/>
          <w:rFonts w:asciiTheme="minorHAnsi" w:hAnsiTheme="minorHAnsi" w:cstheme="minorHAnsi"/>
          <w:b w:val="0"/>
          <w:bCs w:val="0"/>
          <w:color w:val="000000"/>
          <w:sz w:val="28"/>
          <w:szCs w:val="28"/>
        </w:rPr>
        <w:br/>
        <w:t>kṛpā-dṛṣṭye kara’, prabhu, sarva-jīve trāṇa</w:t>
      </w:r>
    </w:p>
    <w:p w14:paraId="08F73A83" w14:textId="368245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who is the life and wealth of all the Vaiṣṇavas. O Lord, please deliver the living entities by Your merciful glance.</w:t>
      </w:r>
    </w:p>
    <w:p w14:paraId="0F8C64D2" w14:textId="42F932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w:t>
      </w:r>
    </w:p>
    <w:p w14:paraId="18048C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C1A83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śuna sāvadhāne</w:t>
      </w:r>
      <w:r w:rsidRPr="00790008">
        <w:rPr>
          <w:rStyle w:val="BookTitle"/>
          <w:rFonts w:asciiTheme="minorHAnsi" w:hAnsiTheme="minorHAnsi" w:cstheme="minorHAnsi"/>
          <w:b w:val="0"/>
          <w:bCs w:val="0"/>
          <w:color w:val="000000"/>
          <w:sz w:val="28"/>
          <w:szCs w:val="28"/>
        </w:rPr>
        <w:br/>
        <w:t>śrī-gaurasundara gayā calilā yemane</w:t>
      </w:r>
    </w:p>
    <w:p w14:paraId="0B330D83" w14:textId="2B6FD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brothers, listen carefully to the topics of Ādi-khaṇḍa, which describe the Lord’s journey to Gayā.</w:t>
      </w:r>
    </w:p>
    <w:p w14:paraId="409A100D" w14:textId="71067D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w:t>
      </w:r>
    </w:p>
    <w:p w14:paraId="7166A0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420EC3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navadvīpe śrī-vaikuṇṭha-nātha</w:t>
      </w:r>
      <w:r w:rsidRPr="00790008">
        <w:rPr>
          <w:rStyle w:val="BookTitle"/>
          <w:rFonts w:asciiTheme="minorHAnsi" w:hAnsiTheme="minorHAnsi" w:cstheme="minorHAnsi"/>
          <w:b w:val="0"/>
          <w:bCs w:val="0"/>
          <w:color w:val="000000"/>
          <w:sz w:val="28"/>
          <w:szCs w:val="28"/>
        </w:rPr>
        <w:br/>
        <w:t>adhyāpaka-śiromaṇi-rūpe kare vāsa</w:t>
      </w:r>
    </w:p>
    <w:p w14:paraId="232C21CD" w14:textId="203591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resided at Navadvīpa as the crest jewel of teachers.</w:t>
      </w:r>
    </w:p>
    <w:p w14:paraId="6F198C03" w14:textId="55E75E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17.5-6</w:t>
      </w:r>
    </w:p>
    <w:p w14:paraId="421D47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5-6</w:t>
      </w:r>
    </w:p>
    <w:p w14:paraId="7849EF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pāṣaṇḍa bāḍaye gurutara</w:t>
      </w:r>
      <w:r w:rsidRPr="00790008">
        <w:rPr>
          <w:rStyle w:val="BookTitle"/>
          <w:rFonts w:asciiTheme="minorHAnsi" w:hAnsiTheme="minorHAnsi" w:cstheme="minorHAnsi"/>
          <w:b w:val="0"/>
          <w:bCs w:val="0"/>
          <w:color w:val="000000"/>
          <w:sz w:val="28"/>
          <w:szCs w:val="28"/>
        </w:rPr>
        <w:br/>
        <w:t>’bhakti-yoga’ nāma haila śunite duṣkara</w:t>
      </w:r>
    </w:p>
    <w:p w14:paraId="3B383D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mithyā-rase dekhi’ ati lokera ādara</w:t>
      </w:r>
      <w:r w:rsidRPr="00790008">
        <w:rPr>
          <w:rStyle w:val="BookTitle"/>
          <w:rFonts w:asciiTheme="minorHAnsi" w:hAnsiTheme="minorHAnsi" w:cstheme="minorHAnsi"/>
          <w:b w:val="0"/>
          <w:bCs w:val="0"/>
          <w:color w:val="000000"/>
          <w:sz w:val="28"/>
          <w:szCs w:val="28"/>
        </w:rPr>
        <w:br/>
        <w:t>bhakta-saba duḥkha baḍa bhāvena antara</w:t>
      </w:r>
    </w:p>
    <w:p w14:paraId="3FC93F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number of atheists increased in Navadvīpa, it became difficult to even hear the mention of devotional service. The devotees were all distressed to see that people were simply attached to illusory pleasures.</w:t>
      </w:r>
    </w:p>
    <w:p w14:paraId="02F60C93" w14:textId="031B0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that time, the devotees of Kṛṣṇa situated in pure goodness were extremely rare in the world. Since due to aversion to Kṛṣṇa, many persons were engaged in deceitful, envious, sinful, abominable activities, they were unable to understand the glories of pure devotional service and considered their imaginary processes based on their own respective tastes as topmost. Therefore they took shelter of nondevotional paths and became averse to devotional service. Since ordinary foolish people were covered by sense gratification, fruitive activities, mental speculation, mystic yoga, and austerities, they did not relish topics of pure devotional service in their polluted hearts. Therefore they all became opposed to the propagation of devotional service to the Lord.</w:t>
      </w:r>
    </w:p>
    <w:p w14:paraId="344D15A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mundane people were extremely intoxicated by drinking the </w:t>
      </w:r>
      <w:r w:rsidRPr="00790008">
        <w:rPr>
          <w:rStyle w:val="BookTitle"/>
          <w:rFonts w:asciiTheme="minorHAnsi" w:hAnsiTheme="minorHAnsi" w:cstheme="minorHAnsi"/>
          <w:b w:val="0"/>
          <w:bCs w:val="0"/>
          <w:i/>
          <w:iCs/>
          <w:color w:val="000000"/>
          <w:sz w:val="28"/>
          <w:szCs w:val="28"/>
        </w:rPr>
        <w:t>viṣaya-viṣṭhā-rasa</w:t>
      </w:r>
      <w:r w:rsidRPr="00790008">
        <w:rPr>
          <w:rStyle w:val="BookTitle"/>
          <w:rFonts w:asciiTheme="minorHAnsi" w:hAnsiTheme="minorHAnsi" w:cstheme="minorHAnsi"/>
          <w:b w:val="0"/>
          <w:bCs w:val="0"/>
          <w:color w:val="000000"/>
          <w:sz w:val="28"/>
          <w:szCs w:val="28"/>
        </w:rPr>
        <w:t xml:space="preserve">, the stool-like mellows of material enjoyment. Seeing that they were averse to drinking the </w:t>
      </w:r>
      <w:r w:rsidRPr="00790008">
        <w:rPr>
          <w:rStyle w:val="BookTitle"/>
          <w:rFonts w:asciiTheme="minorHAnsi" w:hAnsiTheme="minorHAnsi" w:cstheme="minorHAnsi"/>
          <w:b w:val="0"/>
          <w:bCs w:val="0"/>
          <w:i/>
          <w:iCs/>
          <w:color w:val="000000"/>
          <w:sz w:val="28"/>
          <w:szCs w:val="28"/>
        </w:rPr>
        <w:t>sac-cid-ānanda-kṛṣṇa-rasa</w:t>
      </w:r>
      <w:r w:rsidRPr="00790008">
        <w:rPr>
          <w:rStyle w:val="BookTitle"/>
          <w:rFonts w:asciiTheme="minorHAnsi" w:hAnsiTheme="minorHAnsi" w:cstheme="minorHAnsi"/>
          <w:b w:val="0"/>
          <w:bCs w:val="0"/>
          <w:color w:val="000000"/>
          <w:sz w:val="28"/>
          <w:szCs w:val="28"/>
        </w:rPr>
        <w:t xml:space="preserve">, the eternally, cognizant, blissful mellows of Kṛṣṇa consciousness, and busy collecting temporary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devoid of nectar, the devotees of the Lord were always greatly distressed and desired such persons’ eternal benefit. Aside from the devotees, all the nondevotees simply spent their time uselessly envying each other. Seeing the pathetic condition of the godless people, only the devotees felt distress in their hearts and prayed to the Lord for such persons’ eternal benefit. For a description of the situation at that particular time, one should refer to the purport of verse 308 of the previous chapter.</w:t>
      </w:r>
    </w:p>
    <w:p w14:paraId="0C45897C" w14:textId="4AEA90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w:t>
      </w:r>
    </w:p>
    <w:p w14:paraId="62B819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EEDA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se āviṣṭa hai’ āchena adhyayane</w:t>
      </w:r>
      <w:r w:rsidRPr="00790008">
        <w:rPr>
          <w:rStyle w:val="BookTitle"/>
          <w:rFonts w:asciiTheme="minorHAnsi" w:hAnsiTheme="minorHAnsi" w:cstheme="minorHAnsi"/>
          <w:b w:val="0"/>
          <w:bCs w:val="0"/>
          <w:color w:val="000000"/>
          <w:sz w:val="28"/>
          <w:szCs w:val="28"/>
        </w:rPr>
        <w:br/>
        <w:t>bhakta-saba duḥkha pāya,—dekhena āpane</w:t>
      </w:r>
    </w:p>
    <w:p w14:paraId="01955F0E" w14:textId="779735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absorbed in studying and teaching, He noted the devotees’ distress.</w:t>
      </w:r>
    </w:p>
    <w:p w14:paraId="5A6C5807" w14:textId="642469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w:t>
      </w:r>
    </w:p>
    <w:p w14:paraId="0979E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4C39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vaiṣṇava-sabere duṣṭa-gaṇe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nindā kari’ bule, tāhā śunena āpane</w:t>
      </w:r>
    </w:p>
    <w:p w14:paraId="0DF927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heard how the miscreants were constantly blaspheming the Vaiṣṇavas.</w:t>
      </w:r>
    </w:p>
    <w:p w14:paraId="61256D38" w14:textId="2693C4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is the Supreme Personality of Godhead and the cause of all causes. All living entities are His devotees and controlled subordinate servants. Therefore, on seeing the pathetic sinful propensities, the lack of friendship, and the miserable condition of His servants, resulting from one servant being envious of another servant, His compassion was aroused. The devotees are never envious of other living entities, rather the nondevotees are envious of the devotees. That is why Lord Śrī Gaurasundara, who is affectionate to His devotees, continued to hear about the criticism and torture of the pure devotees by the godless nondevotees, who had forgotten their constitutional position. In spite of hearing the blasphemy of His devotees, He had not yet manifest Himself before the eyes of the public as the only protector and maintainer of the devotees.</w:t>
      </w:r>
    </w:p>
    <w:p w14:paraId="73DBED82" w14:textId="693ACC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17.9-10</w:t>
      </w:r>
    </w:p>
    <w:p w14:paraId="573391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9-10</w:t>
      </w:r>
    </w:p>
    <w:p w14:paraId="7056773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citte icchā haila ātma-prakāśa karite</w:t>
      </w:r>
      <w:r w:rsidRPr="00790008">
        <w:rPr>
          <w:rStyle w:val="BookTitle"/>
          <w:rFonts w:asciiTheme="minorHAnsi" w:hAnsiTheme="minorHAnsi" w:cstheme="minorHAnsi"/>
          <w:b w:val="0"/>
          <w:bCs w:val="0"/>
          <w:color w:val="000000"/>
          <w:sz w:val="28"/>
          <w:szCs w:val="28"/>
        </w:rPr>
        <w:br/>
        <w:t>bhāvilena—“āge āsi’ giyā gayā haite”</w:t>
      </w:r>
    </w:p>
    <w:p w14:paraId="75551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icchā-maya śrī-gaurasundara bhagavān</w:t>
      </w:r>
      <w:r w:rsidRPr="00790008">
        <w:rPr>
          <w:rStyle w:val="BookTitle"/>
          <w:rFonts w:asciiTheme="minorHAnsi" w:hAnsiTheme="minorHAnsi" w:cstheme="minorHAnsi"/>
          <w:b w:val="0"/>
          <w:bCs w:val="0"/>
          <w:color w:val="000000"/>
          <w:sz w:val="28"/>
          <w:szCs w:val="28"/>
        </w:rPr>
        <w:br/>
        <w:t>gayā-bhūmi dekhite haila icchā tā’na</w:t>
      </w:r>
    </w:p>
    <w:p w14:paraId="6193A7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thus desired to manifest Himself, but He thought He should first visit Gayā. The supremely independent Lord Gaurasundara desired to see the holy place of Gayā.</w:t>
      </w:r>
    </w:p>
    <w:p w14:paraId="37B840C1" w14:textId="2A60E0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purport of the Lord’s visit to Gayā is as follows: Śrī Gaurasundara desired to visit Gayā in order to personally enact the pastime of accepting the dress of a devotee prior to exhibiting His opulence of being the only shelter of His devotees. One time the city of Gayā was greatly disturbed by the Buddhists. The Buddhists started a powerful movement there for the purpose of destroying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order to deliver those who follow Vedic principles from the attack of the Buddhist revolutionaries, Gadādhara Viṣṇu placed His lotus feet on the head of Gayāsura. The fruitive workers were engaged in torturing Yajñeśvara Viṣṇu in various ways; that is why the Lord manifested His incarnation of Buddha and exhibited the misuse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before the eyes of the public, thus refuting its false misconceptions. Later on, the so-called followers of Buddha forgot their constitutional duties of devotional service to Viṣṇu and accepted Buddha as separate from Viṣṇu, thereby increasing the darkness of godless philosophy that is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Although the lotus feet of Viṣṇu were placed on the head </w:t>
      </w:r>
      <w:r w:rsidRPr="00790008">
        <w:rPr>
          <w:rStyle w:val="BookTitle"/>
          <w:rFonts w:asciiTheme="minorHAnsi" w:hAnsiTheme="minorHAnsi" w:cstheme="minorHAnsi"/>
          <w:b w:val="0"/>
          <w:bCs w:val="0"/>
          <w:color w:val="000000"/>
          <w:sz w:val="28"/>
          <w:szCs w:val="28"/>
        </w:rPr>
        <w:lastRenderedPageBreak/>
        <w:t xml:space="preserve">of the Buddhist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who was polluted with misconceptions, aversion to pure devotional service was found in the consideration process of those who rejected fruitive activities. Various desires for enjoying the imaginary fruits of material enjoyment replaced unalloyed devotional service to Viṣṇu in various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Gaurasundara enacted the pastime of visiting Gayā in order to cheat and bewilder ordinary mundane people who are attached to fruitive activities and ignorant of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Since the philosophy of Cārvāka was very prominent at that time, faith in the concept of reincarnation was totally lost. Although the concept of reincarnation was accepted by the Buddhists, the transcendental variegated pastimes of the Supreme Lord, who is full in six opulences, did not find a place in their understanding. Subduing such Buddhist philosophy, which is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Lord Gadādhara Viṣṇu established at Gayā His supreme lotus feet, which are full of transcendental variegatedness. According to the mantra from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tredhā nidadhe padam</w:t>
      </w:r>
      <w:r w:rsidRPr="00790008">
        <w:rPr>
          <w:rStyle w:val="BookTitle"/>
          <w:rFonts w:asciiTheme="minorHAnsi" w:hAnsiTheme="minorHAnsi" w:cstheme="minorHAnsi"/>
          <w:b w:val="0"/>
          <w:bCs w:val="0"/>
          <w:color w:val="000000"/>
          <w:sz w:val="28"/>
          <w:szCs w:val="28"/>
        </w:rPr>
        <w:t>—“I placed three steps,” Śrī Vāmanadeva is the predominating Deity of Gayā-dhāma. By worshiping these lotus feet, which are the source of transcendental pastimes, the impersonal conception of the Lord is defeated.</w:t>
      </w:r>
    </w:p>
    <w:p w14:paraId="3298EF7A" w14:textId="71729F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w:t>
      </w:r>
    </w:p>
    <w:p w14:paraId="3027DA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63313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śāstra-vidhi-mata śrāddha karmādi kariyā</w:t>
      </w:r>
      <w:r w:rsidRPr="00790008">
        <w:rPr>
          <w:rStyle w:val="BookTitle"/>
          <w:rFonts w:asciiTheme="minorHAnsi" w:hAnsiTheme="minorHAnsi" w:cstheme="minorHAnsi"/>
          <w:b w:val="0"/>
          <w:bCs w:val="0"/>
          <w:color w:val="000000"/>
          <w:sz w:val="28"/>
          <w:szCs w:val="28"/>
        </w:rPr>
        <w:br/>
        <w:t>yātrā kari’ calilā aneka śiṣya laiyā</w:t>
      </w:r>
    </w:p>
    <w:p w14:paraId="54AAF434" w14:textId="5B6895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the śrāddha ceremony for His father according to scriptural injunctions, the Lord departed for Gayā with many of His students.</w:t>
      </w:r>
    </w:p>
    <w:p w14:paraId="3D673FF7" w14:textId="1CB09B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w:t>
      </w:r>
    </w:p>
    <w:p w14:paraId="3D0DAE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A4B2B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ājñā lai’ mahā-harṣa-mane</w:t>
      </w:r>
      <w:r w:rsidRPr="00790008">
        <w:rPr>
          <w:rStyle w:val="BookTitle"/>
          <w:rFonts w:asciiTheme="minorHAnsi" w:hAnsiTheme="minorHAnsi" w:cstheme="minorHAnsi"/>
          <w:b w:val="0"/>
          <w:bCs w:val="0"/>
          <w:color w:val="000000"/>
          <w:sz w:val="28"/>
          <w:szCs w:val="28"/>
        </w:rPr>
        <w:br/>
        <w:t>calilena mahāprabhu gayā-daraśane</w:t>
      </w:r>
    </w:p>
    <w:p w14:paraId="45477E31" w14:textId="007CAE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took permission from Mother Śacī and then happily left to see Gayā.</w:t>
      </w:r>
    </w:p>
    <w:p w14:paraId="62C10A38" w14:textId="3925E1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w:t>
      </w:r>
    </w:p>
    <w:p w14:paraId="22B20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7F30EE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sarva-deśa-grāma kari’ puṇya-tīrtha-maya</w:t>
      </w:r>
      <w:r w:rsidRPr="00790008">
        <w:rPr>
          <w:rStyle w:val="BookTitle"/>
          <w:rFonts w:asciiTheme="minorHAnsi" w:hAnsiTheme="minorHAnsi" w:cstheme="minorHAnsi"/>
          <w:b w:val="0"/>
          <w:bCs w:val="0"/>
          <w:color w:val="000000"/>
          <w:sz w:val="28"/>
          <w:szCs w:val="28"/>
        </w:rPr>
        <w:br/>
        <w:t>śrī-caraṇa haila gayā dekhite vijaya</w:t>
      </w:r>
    </w:p>
    <w:p w14:paraId="6FF95B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passed through the various towns and villages on the way to Gayā, they were all turned into holy places by the touch of His lotus feet.</w:t>
      </w:r>
    </w:p>
    <w:p w14:paraId="2E2E9DB8" w14:textId="788A62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second line of this verse indicates that the Lord’s lotus feet came to Gayā; in other words, Lord Śrī Gaurasundara, whose sanctified feet are the source of all holy places, came here in order to purify the holy place of Gayā. In the Lord’s journey to Gayā, all those villages and places that were marked by His lotus feet, which purify the entire universe, became famous as most sanctified holy places.</w:t>
      </w:r>
    </w:p>
    <w:p w14:paraId="4D655E88" w14:textId="36273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w:t>
      </w:r>
    </w:p>
    <w:p w14:paraId="44E854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565D0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dharma-kathā, vāko-vākya, parihāsa-rase</w:t>
      </w:r>
      <w:r w:rsidRPr="00790008">
        <w:rPr>
          <w:rStyle w:val="BookTitle"/>
          <w:rFonts w:asciiTheme="minorHAnsi" w:hAnsiTheme="minorHAnsi" w:cstheme="minorHAnsi"/>
          <w:b w:val="0"/>
          <w:bCs w:val="0"/>
          <w:color w:val="000000"/>
          <w:sz w:val="28"/>
          <w:szCs w:val="28"/>
        </w:rPr>
        <w:br/>
        <w:t>mandāre āilā prabhu kateka divase</w:t>
      </w:r>
    </w:p>
    <w:p w14:paraId="17BED68D" w14:textId="1346FD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His students conversed, joked, and discussed various religious topics, and after a few days they arrived at Mandāra Hill.</w:t>
      </w:r>
    </w:p>
    <w:p w14:paraId="0F39A9EE" w14:textId="1C69E6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w:t>
      </w:r>
    </w:p>
    <w:p w14:paraId="3238C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08D78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mandāre madhusūdana tathāya</w:t>
      </w:r>
      <w:r w:rsidRPr="00790008">
        <w:rPr>
          <w:rStyle w:val="BookTitle"/>
          <w:rFonts w:asciiTheme="minorHAnsi" w:hAnsiTheme="minorHAnsi" w:cstheme="minorHAnsi"/>
          <w:b w:val="0"/>
          <w:bCs w:val="0"/>
          <w:color w:val="000000"/>
          <w:sz w:val="28"/>
          <w:szCs w:val="28"/>
        </w:rPr>
        <w:br/>
        <w:t>bhramilena sakala parvata svalīlāya</w:t>
      </w:r>
    </w:p>
    <w:p w14:paraId="5F7E5B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saw the Deity of Madhusūdana at the top of the hill, and then He wandered about the hill according to His desire.</w:t>
      </w:r>
    </w:p>
    <w:p w14:paraId="55C37B9B" w14:textId="4C25C1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mandāre madhusūdana </w:t>
      </w:r>
      <w:r w:rsidRPr="00790008">
        <w:rPr>
          <w:rStyle w:val="BookTitle"/>
          <w:rFonts w:asciiTheme="minorHAnsi" w:hAnsiTheme="minorHAnsi" w:cstheme="minorHAnsi"/>
          <w:b w:val="0"/>
          <w:bCs w:val="0"/>
          <w:color w:val="000000"/>
          <w:sz w:val="28"/>
          <w:szCs w:val="28"/>
        </w:rPr>
        <w:t>are explained as follows: From Calcutta on the E.B.R. or E.I.R. railway, one should come to Bhagalpur Station, and from there take the branch railway line up to Mandāra Hill Station. Mandāra Hill is situated about 3 km. from this station. The peak of Mandāra Hill is 3 km. from the foot of the hill. On the top of the hill there are two temples. Of the two, the Deity of Madhusūdana was worshiped long ago in the bigger temple. It is heard that both temples are presently under the control of the Jains. Due to fear of the dacoit Kālāpāhāḍa, the Deity of Madhusūdana was shifted to the village Vauṁsi, which is situated 3 km. from Mandāra Hill and 400 cubits from Mandāra Station, where He is presently being worshiped. By the initiative of Śrī Caitanya Maṭha of Śrīdhāma Māyāpur, the site of ancient Navadvīpa and birthplace of Śrī Gaura, we will soon establish a temple of Śrī Caitanya’s lotus feet at Mandāra Hill.</w:t>
      </w:r>
    </w:p>
    <w:p w14:paraId="4769D940" w14:textId="070409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w:t>
      </w:r>
    </w:p>
    <w:p w14:paraId="42C05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48EED2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patha āsite āsite</w:t>
      </w:r>
      <w:r w:rsidRPr="00790008">
        <w:rPr>
          <w:rStyle w:val="BookTitle"/>
          <w:rFonts w:asciiTheme="minorHAnsi" w:hAnsiTheme="minorHAnsi" w:cstheme="minorHAnsi"/>
          <w:b w:val="0"/>
          <w:bCs w:val="0"/>
          <w:color w:val="000000"/>
          <w:sz w:val="28"/>
          <w:szCs w:val="28"/>
        </w:rPr>
        <w:br/>
        <w:t>āra dina jvara prakāśilena dehete</w:t>
      </w:r>
    </w:p>
    <w:p w14:paraId="566334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traveling like this, one day the Lord manifested a fever.</w:t>
      </w:r>
    </w:p>
    <w:p w14:paraId="135D6486" w14:textId="0D9634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original Supreme Personality of Godhead Śrī Gaurasundara is </w:t>
      </w:r>
      <w:r w:rsidRPr="00790008">
        <w:rPr>
          <w:rStyle w:val="BookTitle"/>
          <w:rFonts w:asciiTheme="minorHAnsi" w:hAnsiTheme="minorHAnsi" w:cstheme="minorHAnsi"/>
          <w:b w:val="0"/>
          <w:bCs w:val="0"/>
          <w:color w:val="000000"/>
          <w:sz w:val="28"/>
          <w:szCs w:val="28"/>
        </w:rPr>
        <w:lastRenderedPageBreak/>
        <w:t xml:space="preserve">eternally perfect and possesses a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in order to deceive and bewilder the conception and intelligence of the materialists, who are illusioned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He performed the drama of becoming afflicted with fever just as the ordinary mundane body of a living entity who is forced to accept the fruits of his karma becomes afflicted with fever.</w:t>
      </w:r>
    </w:p>
    <w:p w14:paraId="00E62DD8" w14:textId="43391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17.17</w:t>
      </w:r>
    </w:p>
    <w:p w14:paraId="19795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1C506A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prākṛta-lokera prāya vaikuṇṭha-īśvara</w:t>
      </w:r>
      <w:r w:rsidRPr="00790008">
        <w:rPr>
          <w:rStyle w:val="BookTitle"/>
          <w:rFonts w:asciiTheme="minorHAnsi" w:hAnsiTheme="minorHAnsi" w:cstheme="minorHAnsi"/>
          <w:b w:val="0"/>
          <w:bCs w:val="0"/>
          <w:color w:val="000000"/>
          <w:sz w:val="28"/>
          <w:szCs w:val="28"/>
        </w:rPr>
        <w:br/>
        <w:t>loka-śikṣā dekhāite dharilena jvara</w:t>
      </w:r>
    </w:p>
    <w:p w14:paraId="398414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instruct people, the Lord of Vaikuṇṭha displayed a fever like an ordinary person.</w:t>
      </w:r>
    </w:p>
    <w:p w14:paraId="34344EC9" w14:textId="36D236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of Viṣṇu,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never subjected to transformations like happiness and distress as experienced by ordinary mortal beings. One who will consider the fully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xml:space="preserve"> of Śrī Caitanyadeva as equal to that of an ordinary living entity will certainly sink in the mire of grave offenses. Fearing that living entities who are forced to accept the fruits of their material activities, who are qualified for being punished by Yamarāja, and who are subjected to bewilderment and death would consider their mundane bodies spiritual and that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would consider themselves transcendentally liberated Vaiṣṇavas, the Lord, in order to prohibit this and instruct people, enacted the pastime of suffering from fever, as generally experienced by godless living entities. In order that ignorant persons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would become more illusioned by seeing these pastimes of Śrī Gaurasundara, and to exhibit the insignificance of their bewildered intelligence, Gaurasundara voluntarily accepted the affliction of fever.</w:t>
      </w:r>
    </w:p>
    <w:p w14:paraId="55BF3994" w14:textId="3548FB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17.18</w:t>
      </w:r>
    </w:p>
    <w:p w14:paraId="2410C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263372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madhya-pathe jvara prakāśilena īśvare</w:t>
      </w:r>
      <w:r w:rsidRPr="00790008">
        <w:rPr>
          <w:rStyle w:val="BookTitle"/>
          <w:rFonts w:asciiTheme="minorHAnsi" w:hAnsiTheme="minorHAnsi" w:cstheme="minorHAnsi"/>
          <w:b w:val="0"/>
          <w:bCs w:val="0"/>
          <w:color w:val="000000"/>
          <w:sz w:val="28"/>
          <w:szCs w:val="28"/>
        </w:rPr>
        <w:br/>
        <w:t>śiṣya-gaṇa hailena cintita antare</w:t>
      </w:r>
    </w:p>
    <w:p w14:paraId="294F4784" w14:textId="5424E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manifested His fever halfway to Gayā, the hearts of His students were filled with anxiety.</w:t>
      </w:r>
    </w:p>
    <w:p w14:paraId="61774D3F" w14:textId="7B8965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17.19</w:t>
      </w:r>
    </w:p>
    <w:p w14:paraId="38DB4F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2C3E3E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rahi’ karilena bahu pratikāra</w:t>
      </w:r>
      <w:r w:rsidRPr="00790008">
        <w:rPr>
          <w:rStyle w:val="BookTitle"/>
          <w:rFonts w:asciiTheme="minorHAnsi" w:hAnsiTheme="minorHAnsi" w:cstheme="minorHAnsi"/>
          <w:b w:val="0"/>
          <w:bCs w:val="0"/>
          <w:color w:val="000000"/>
          <w:sz w:val="28"/>
          <w:szCs w:val="28"/>
        </w:rPr>
        <w:br/>
        <w:t>tathāpi nā chāḍe jvara,—hena icchā tāṅ’ra</w:t>
      </w:r>
    </w:p>
    <w:p w14:paraId="5FF79F14" w14:textId="1EB1F6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They tried to cure Him with various remedies, but by the desire of the Lord His fever did not subside.</w:t>
      </w:r>
    </w:p>
    <w:p w14:paraId="399EB954" w14:textId="44240F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17.20</w:t>
      </w:r>
    </w:p>
    <w:p w14:paraId="193897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7195F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vyavasthilā auṣadha āpane</w:t>
      </w:r>
      <w:r w:rsidRPr="00790008">
        <w:rPr>
          <w:rStyle w:val="BookTitle"/>
          <w:rFonts w:asciiTheme="minorHAnsi" w:hAnsiTheme="minorHAnsi" w:cstheme="minorHAnsi"/>
          <w:b w:val="0"/>
          <w:bCs w:val="0"/>
          <w:color w:val="000000"/>
          <w:sz w:val="28"/>
          <w:szCs w:val="28"/>
        </w:rPr>
        <w:br/>
        <w:t>’sarva-duḥkha khaṇḍe vipra-pādodaka-pāne’</w:t>
      </w:r>
    </w:p>
    <w:p w14:paraId="477BDD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prescribed His own medicine, “If I drink the water that has washed the feet of a brāhmaṇa, My suffering will be relieved.”</w:t>
      </w:r>
    </w:p>
    <w:p w14:paraId="4AC9F31F" w14:textId="1B2076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in spite of using various medicines the Lord’s fever did not subside, then in order to teach people the topmost position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conversant with the science of Viṣṇu,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of His own will, exhibited the pastime of accepting the remedy of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By this act, the Lord on one hand exhibited the pastime of creating illusion for mortal beings who are entangled in the fruits of karma and who are eligible for the punishment of Yamarāja and on the other hand He protected the prestige of those topmost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know the science of Viṣṇu. Just as in the pastimes of Nārāyaṇa, the Lord increased the glories of His devotees by accepting the mark of Bhṛgu’s foot on His own chest, in the pastimes of Gaura, He established the prestige of bodies that are related to Him. Without understanding this inconceivable confidential pastime of the Lord, the community of foolish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often become covered by conceptions of caste consciousness and end up drinking ordinary water that has washed the feet of demoniac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(7.11.35) it is stated:</w:t>
      </w:r>
    </w:p>
    <w:p w14:paraId="4080C0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yal lakṣaṇaṁ proktaṁ      puṁso varṇābhivyañjakam</w:t>
      </w:r>
      <w:r w:rsidRPr="00790008">
        <w:rPr>
          <w:rStyle w:val="BookTitle"/>
          <w:rFonts w:asciiTheme="minorHAnsi" w:hAnsiTheme="minorHAnsi" w:cstheme="minorHAnsi"/>
          <w:b w:val="0"/>
          <w:bCs w:val="0"/>
          <w:color w:val="000000"/>
          <w:sz w:val="28"/>
          <w:szCs w:val="28"/>
        </w:rPr>
        <w:br/>
        <w:t>yad anyatrāpi dṛśyeta      tat tenaiva vinirdiśet</w:t>
      </w:r>
    </w:p>
    <w:p w14:paraId="266DAE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shows the symptoms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as described above, even if he has appeared in a different class, he should be accepted according to those symptoms of classification.” In order to eternally benefit those who transgress this injunction and consider the Vaiṣṇavas, who are spiritual masters of all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those who consider non-Vaiṣṇavas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those who mistakenly accept the qualities of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as those of Vaiṣṇavas, the Lord enacted the pastime of drinking the water that had washed the feet of a devotee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devoted to Acyuta are alone able to serve Lord Acyuta, while sinful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who are covered by the mode of ignorance are always devoid of the sacred thread due to the predominance of ignorance, and therefore they are averse to the service of the Lord.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who knows the science of Brahman neither considers his body as his self nor engages in mental speculation. His intelligence is not bewildered by limited, temporary, enjoyable material objects. Since his consciousness is fully spiritualized, he should give up material conceptions and cultivate Kṛṣṇa consciousness while understanding his relationship with the Lord.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does not refer to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or misers. The </w:t>
      </w:r>
      <w:r w:rsidRPr="00790008">
        <w:rPr>
          <w:rStyle w:val="BookTitle"/>
          <w:rFonts w:asciiTheme="minorHAnsi" w:hAnsiTheme="minorHAnsi" w:cstheme="minorHAnsi"/>
          <w:b w:val="0"/>
          <w:bCs w:val="0"/>
          <w:i/>
          <w:iCs/>
          <w:color w:val="000000"/>
          <w:sz w:val="28"/>
          <w:szCs w:val="28"/>
        </w:rPr>
        <w:t xml:space="preserve">Dharma-śāstra </w:t>
      </w:r>
      <w:r w:rsidRPr="00790008">
        <w:rPr>
          <w:rStyle w:val="BookTitle"/>
          <w:rFonts w:asciiTheme="minorHAnsi" w:hAnsiTheme="minorHAnsi" w:cstheme="minorHAnsi"/>
          <w:b w:val="0"/>
          <w:bCs w:val="0"/>
          <w:color w:val="000000"/>
          <w:sz w:val="28"/>
          <w:szCs w:val="28"/>
        </w:rPr>
        <w:t>writer Atri has stated:</w:t>
      </w:r>
    </w:p>
    <w:p w14:paraId="58C981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brahma-tattvaṁ na jānāti      brahma-sūtreṇa garvitaḥ</w:t>
      </w:r>
      <w:r w:rsidRPr="00790008">
        <w:rPr>
          <w:rStyle w:val="BookTitle"/>
          <w:rFonts w:asciiTheme="minorHAnsi" w:hAnsiTheme="minorHAnsi" w:cstheme="minorHAnsi"/>
          <w:b w:val="0"/>
          <w:bCs w:val="0"/>
          <w:color w:val="000000"/>
          <w:sz w:val="28"/>
          <w:szCs w:val="28"/>
        </w:rPr>
        <w:br/>
        <w:t>tenaiva sa ca pāpena      vipraḥ paśur udāhṛtaḥ</w:t>
      </w:r>
    </w:p>
    <w:p w14:paraId="456CDB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proudly advertises himself as a sanctified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but is ignorant of the Absolute Truth is because of this sin called a </w:t>
      </w:r>
      <w:r w:rsidRPr="00790008">
        <w:rPr>
          <w:rStyle w:val="BookTitle"/>
          <w:rFonts w:asciiTheme="minorHAnsi" w:hAnsiTheme="minorHAnsi" w:cstheme="minorHAnsi"/>
          <w:b w:val="0"/>
          <w:bCs w:val="0"/>
          <w:i/>
          <w:iCs/>
          <w:color w:val="000000"/>
          <w:sz w:val="28"/>
          <w:szCs w:val="28"/>
        </w:rPr>
        <w:t>pasu-vipra</w:t>
      </w:r>
      <w:r w:rsidRPr="00790008">
        <w:rPr>
          <w:rStyle w:val="BookTitle"/>
          <w:rFonts w:asciiTheme="minorHAnsi" w:hAnsiTheme="minorHAnsi" w:cstheme="minorHAnsi"/>
          <w:b w:val="0"/>
          <w:bCs w:val="0"/>
          <w:color w:val="000000"/>
          <w:sz w:val="28"/>
          <w:szCs w:val="28"/>
        </w:rPr>
        <w:t xml:space="preserve">.” Therefore by drinking the water that has washed the feet of such a </w:t>
      </w:r>
      <w:r w:rsidRPr="00790008">
        <w:rPr>
          <w:rStyle w:val="BookTitle"/>
          <w:rFonts w:asciiTheme="minorHAnsi" w:hAnsiTheme="minorHAnsi" w:cstheme="minorHAnsi"/>
          <w:b w:val="0"/>
          <w:bCs w:val="0"/>
          <w:i/>
          <w:iCs/>
          <w:color w:val="000000"/>
          <w:sz w:val="28"/>
          <w:szCs w:val="28"/>
        </w:rPr>
        <w:t>pasu-vipra</w:t>
      </w:r>
      <w:r w:rsidRPr="00790008">
        <w:rPr>
          <w:rStyle w:val="BookTitle"/>
          <w:rFonts w:asciiTheme="minorHAnsi" w:hAnsiTheme="minorHAnsi" w:cstheme="minorHAnsi"/>
          <w:b w:val="0"/>
          <w:bCs w:val="0"/>
          <w:color w:val="000000"/>
          <w:sz w:val="28"/>
          <w:szCs w:val="28"/>
        </w:rPr>
        <w:t xml:space="preserve">, ordinary, foolish, bewildered living entities will immediately become </w:t>
      </w:r>
      <w:r w:rsidRPr="00790008">
        <w:rPr>
          <w:rStyle w:val="BookTitle"/>
          <w:rFonts w:asciiTheme="minorHAnsi" w:hAnsiTheme="minorHAnsi" w:cstheme="minorHAnsi"/>
          <w:b w:val="0"/>
          <w:bCs w:val="0"/>
          <w:i/>
          <w:iCs/>
          <w:color w:val="000000"/>
          <w:sz w:val="28"/>
          <w:szCs w:val="28"/>
        </w:rPr>
        <w:t>pasus</w:t>
      </w:r>
      <w:r w:rsidRPr="00790008">
        <w:rPr>
          <w:rStyle w:val="BookTitle"/>
          <w:rFonts w:asciiTheme="minorHAnsi" w:hAnsiTheme="minorHAnsi" w:cstheme="minorHAnsi"/>
          <w:b w:val="0"/>
          <w:bCs w:val="0"/>
          <w:color w:val="000000"/>
          <w:sz w:val="28"/>
          <w:szCs w:val="28"/>
        </w:rPr>
        <w:t>, or animals.</w:t>
      </w:r>
    </w:p>
    <w:p w14:paraId="7C2DED5A" w14:textId="7B653E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17.21</w:t>
      </w:r>
    </w:p>
    <w:p w14:paraId="08F7A1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66221E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vipra-pādodakera mahimā bujhāite</w:t>
      </w:r>
      <w:r w:rsidRPr="00790008">
        <w:rPr>
          <w:rStyle w:val="BookTitle"/>
          <w:rFonts w:asciiTheme="minorHAnsi" w:hAnsiTheme="minorHAnsi" w:cstheme="minorHAnsi"/>
          <w:b w:val="0"/>
          <w:bCs w:val="0"/>
          <w:color w:val="000000"/>
          <w:sz w:val="28"/>
          <w:szCs w:val="28"/>
        </w:rPr>
        <w:br/>
        <w:t>pāna karilena prabhu āpane sākṣāte</w:t>
      </w:r>
    </w:p>
    <w:p w14:paraId="2DA37D1D" w14:textId="23754D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drank the water that had washed the feet of brāhmaṇas in order to reveal its glories.</w:t>
      </w:r>
    </w:p>
    <w:p w14:paraId="74039D9F" w14:textId="5F2E3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17.22</w:t>
      </w:r>
    </w:p>
    <w:p w14:paraId="49C2BF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C3A6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vipra-pādodaka pāna kariyā īśvara</w:t>
      </w:r>
      <w:r w:rsidRPr="00790008">
        <w:rPr>
          <w:rStyle w:val="BookTitle"/>
          <w:rFonts w:asciiTheme="minorHAnsi" w:hAnsiTheme="minorHAnsi" w:cstheme="minorHAnsi"/>
          <w:b w:val="0"/>
          <w:bCs w:val="0"/>
          <w:color w:val="000000"/>
          <w:sz w:val="28"/>
          <w:szCs w:val="28"/>
        </w:rPr>
        <w:br/>
        <w:t>sei-kṣaṇe sustha hailā, āra nāhi jvara</w:t>
      </w:r>
    </w:p>
    <w:p w14:paraId="2DA30525" w14:textId="45E84F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drank that water, His fever subsided and He felt relief.</w:t>
      </w:r>
    </w:p>
    <w:p w14:paraId="62092412" w14:textId="2D62D3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17.23</w:t>
      </w:r>
    </w:p>
    <w:p w14:paraId="13B9B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1ACFF0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 ye kare vipra-pādodaka pāna</w:t>
      </w:r>
      <w:r w:rsidRPr="00790008">
        <w:rPr>
          <w:rStyle w:val="BookTitle"/>
          <w:rFonts w:asciiTheme="minorHAnsi" w:hAnsiTheme="minorHAnsi" w:cstheme="minorHAnsi"/>
          <w:b w:val="0"/>
          <w:bCs w:val="0"/>
          <w:color w:val="000000"/>
          <w:sz w:val="28"/>
          <w:szCs w:val="28"/>
        </w:rPr>
        <w:br/>
        <w:t>e tā’na svabhāva,—veda-purāṇa pramāṇa</w:t>
      </w:r>
    </w:p>
    <w:p w14:paraId="774782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According to the Vedas and Purāṇas, it is the nature of the Supreme Lord to drink the water that has washed the feet of a brāhmaṇa.</w:t>
      </w:r>
    </w:p>
    <w:p w14:paraId="79896FBE" w14:textId="75F947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can never progress on the path of spiritual life by disregarding and deviating from the principles of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Ordinary mundane people who are attached to fruitive activities are unable to understand the higher purpose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One should fully respect those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situated on the highest platform from the material point of view. Śrī Gaurasundara neither </w:t>
      </w:r>
      <w:r w:rsidRPr="00790008">
        <w:rPr>
          <w:rStyle w:val="BookTitle"/>
          <w:rFonts w:asciiTheme="minorHAnsi" w:hAnsiTheme="minorHAnsi" w:cstheme="minorHAnsi"/>
          <w:b w:val="0"/>
          <w:bCs w:val="0"/>
          <w:color w:val="000000"/>
          <w:sz w:val="28"/>
          <w:szCs w:val="28"/>
        </w:rPr>
        <w:lastRenderedPageBreak/>
        <w:t xml:space="preserve">transgressed the ordinary social customs of the time nor totally disregarded the principles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on the pretext of offering oblations to His forefathers. One should not misunderstand by this that Śrī Gaurasundara accepted the path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as the path of spiritual life. Fearing that people may foolishly misunderstand the purport of the scriptures and introduce the process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as the spiritual path,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enacted the pastimes of drinking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offering oblations to His forefathers at Gayā and thereafter enacted the pastime of accepting spiritual Vaiṣṇava initiation. In the ideal God conscious moral character of Śrī Gaurasundara one can find enactment of the following injunction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(11.20.9):</w:t>
      </w:r>
    </w:p>
    <w:p w14:paraId="2890B5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karmāṇi kurvīta      na nirvidyeta yāvatā</w:t>
      </w:r>
      <w:r w:rsidRPr="00790008">
        <w:rPr>
          <w:rStyle w:val="BookTitle"/>
          <w:rFonts w:asciiTheme="minorHAnsi" w:hAnsiTheme="minorHAnsi" w:cstheme="minorHAnsi"/>
          <w:b w:val="0"/>
          <w:bCs w:val="0"/>
          <w:color w:val="000000"/>
          <w:sz w:val="28"/>
          <w:szCs w:val="28"/>
        </w:rPr>
        <w:br/>
        <w:t>mat-kathā-śravaṇādau vā      śraddhā yāvan na jāyate</w:t>
      </w:r>
    </w:p>
    <w:p w14:paraId="527C86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long as one is not satiated by fruitive activity and has not awakened his taste for devotional service by </w:t>
      </w:r>
      <w:r w:rsidRPr="00790008">
        <w:rPr>
          <w:rStyle w:val="BookTitle"/>
          <w:rFonts w:asciiTheme="minorHAnsi" w:hAnsiTheme="minorHAnsi" w:cstheme="minorHAnsi"/>
          <w:b w:val="0"/>
          <w:bCs w:val="0"/>
          <w:i/>
          <w:iCs/>
          <w:color w:val="000000"/>
          <w:sz w:val="28"/>
          <w:szCs w:val="28"/>
        </w:rPr>
        <w:t xml:space="preserve">śravaṇaṁ kīrtanaṁ viṣṇoḥ </w:t>
      </w:r>
      <w:r w:rsidRPr="00790008">
        <w:rPr>
          <w:rStyle w:val="BookTitle"/>
          <w:rFonts w:asciiTheme="minorHAnsi" w:hAnsiTheme="minorHAnsi" w:cstheme="minorHAnsi"/>
          <w:b w:val="0"/>
          <w:bCs w:val="0"/>
          <w:color w:val="000000"/>
          <w:sz w:val="28"/>
          <w:szCs w:val="28"/>
        </w:rPr>
        <w:t>one has to act according to the regulative principles of the Vedic injunctions.”</w:t>
      </w:r>
    </w:p>
    <w:p w14:paraId="0E505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Then such a person is constantly guided by the pure, spiritual, transcendental consideration mentioned in the </w:t>
      </w:r>
      <w:r w:rsidRPr="00790008">
        <w:rPr>
          <w:rStyle w:val="BookTitle"/>
          <w:rFonts w:asciiTheme="minorHAnsi" w:hAnsiTheme="minorHAnsi" w:cstheme="minorHAnsi"/>
          <w:b w:val="0"/>
          <w:bCs w:val="0"/>
          <w:i/>
          <w:iCs/>
          <w:color w:val="000000"/>
          <w:sz w:val="28"/>
          <w:szCs w:val="28"/>
        </w:rPr>
        <w:t xml:space="preserve">Nārada Pañcarātra </w:t>
      </w:r>
      <w:r w:rsidRPr="00790008">
        <w:rPr>
          <w:rStyle w:val="BookTitle"/>
          <w:rFonts w:asciiTheme="minorHAnsi" w:hAnsiTheme="minorHAnsi" w:cstheme="minorHAnsi"/>
          <w:b w:val="0"/>
          <w:bCs w:val="0"/>
          <w:color w:val="000000"/>
          <w:sz w:val="28"/>
          <w:szCs w:val="28"/>
        </w:rPr>
        <w:t>as follows:</w:t>
      </w:r>
    </w:p>
    <w:p w14:paraId="3C39D3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laukikī vaidikī vāpi      yā kriyā kriyate mune</w:t>
      </w:r>
      <w:r w:rsidRPr="00790008">
        <w:rPr>
          <w:rStyle w:val="BookTitle"/>
          <w:rFonts w:asciiTheme="minorHAnsi" w:hAnsiTheme="minorHAnsi" w:cstheme="minorHAnsi"/>
          <w:b w:val="0"/>
          <w:bCs w:val="0"/>
          <w:color w:val="000000"/>
          <w:sz w:val="28"/>
          <w:szCs w:val="28"/>
        </w:rPr>
        <w:br/>
        <w:t>hari-sevānukūlaiva      sa kāryā bhaktim icchatā</w:t>
      </w:r>
    </w:p>
    <w:p w14:paraId="117DE3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perform only those activities—either worldly or prescribed by Vedic rules and regulations—which are favorable for the cultivation of Kṛṣṇa consciousness.” When a living entity thinks that obtaining physical and mental happiness is the goal of life, then the waves of temporary mundane thoughts never leave him, and in course of time his propensity for pious and impious activities based on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gradually transforms into the propensity for prohibited sinful activities. As soon as the living entity develops faith in topics related to the Lord, he realizes in his service inclined heart that taking unalloyed shelter at the lotus feet of Śrī Caitanya is the only criteria for obtaining supreme eternal auspiciousness.</w:t>
      </w:r>
    </w:p>
    <w:p w14:paraId="259B71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22.93) it is stated:</w:t>
      </w:r>
    </w:p>
    <w:p w14:paraId="574DACE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saba chāḍi’ āra varṇāśrama-dharma</w:t>
      </w:r>
      <w:r w:rsidRPr="00790008">
        <w:rPr>
          <w:rStyle w:val="BookTitle"/>
          <w:rFonts w:asciiTheme="minorHAnsi" w:hAnsiTheme="minorHAnsi" w:cstheme="minorHAnsi"/>
          <w:b w:val="0"/>
          <w:bCs w:val="0"/>
          <w:color w:val="000000"/>
          <w:sz w:val="28"/>
          <w:szCs w:val="28"/>
        </w:rPr>
        <w:br/>
        <w:t>akiñcana hañā laya kṛṣṇaika-śaraṇa</w:t>
      </w:r>
    </w:p>
    <w:p w14:paraId="59F02E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hesitation, one should take the exclusive shelter of Lord Kṛṣṇa with full confidence, giving up bad association and even neglecting the regulative </w:t>
      </w:r>
      <w:r w:rsidRPr="00790008">
        <w:rPr>
          <w:rStyle w:val="BookTitle"/>
          <w:rFonts w:asciiTheme="minorHAnsi" w:hAnsiTheme="minorHAnsi" w:cstheme="minorHAnsi"/>
          <w:b w:val="0"/>
          <w:bCs w:val="0"/>
          <w:color w:val="000000"/>
          <w:sz w:val="28"/>
          <w:szCs w:val="28"/>
        </w:rPr>
        <w:lastRenderedPageBreak/>
        <w:t xml:space="preserve">principles of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That is to say, one should abandon all material attachment.” When one is situated on such an exalted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stage, then such a liberated soul no longer needs to go to Gayā and offer oblations to his forefathers or drink the water that has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amala pramāṇa</w:t>
      </w:r>
      <w:r w:rsidRPr="00790008">
        <w:rPr>
          <w:rStyle w:val="BookTitle"/>
          <w:rFonts w:asciiTheme="minorHAnsi" w:hAnsiTheme="minorHAnsi" w:cstheme="minorHAnsi"/>
          <w:b w:val="0"/>
          <w:bCs w:val="0"/>
          <w:color w:val="000000"/>
          <w:sz w:val="28"/>
          <w:szCs w:val="28"/>
        </w:rPr>
        <w:t xml:space="preserve"> (the spotless Vedic authority)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(11.11.32) it is stated:</w:t>
      </w:r>
    </w:p>
    <w:p w14:paraId="6E278C7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ājñāyaivaṁ guṇān doṣān      mayādiṣṭān api svakān</w:t>
      </w:r>
      <w:r w:rsidRPr="00790008">
        <w:rPr>
          <w:rStyle w:val="BookTitle"/>
          <w:rFonts w:asciiTheme="minorHAnsi" w:hAnsiTheme="minorHAnsi" w:cstheme="minorHAnsi"/>
          <w:b w:val="0"/>
          <w:bCs w:val="0"/>
          <w:color w:val="000000"/>
          <w:sz w:val="28"/>
          <w:szCs w:val="28"/>
        </w:rPr>
        <w:br/>
        <w:t>dharmān santyajya yaḥ sarvān      māṁ bhajeta sa tu sattamaḥ</w:t>
      </w:r>
    </w:p>
    <w:p w14:paraId="7E45C7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“Such a person perfectly understands that the ordinary religious duties prescribed by Me in various Vedic scriptures possess favorable qualities that purify the performer, and he knows that neglect of such duties constitutes a discrepancy in one’s life. Having taken complete shelter at My lotus feet, however, a saintly person ultimately renounces such ordinary religious duties and worships Me alone. He is thus considered to be the best among all living entities.” And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(18.66) it is stated:</w:t>
      </w:r>
    </w:p>
    <w:p w14:paraId="5600214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sarva-dharmān parityajya      mām ekaṁ śaraṇaṁ vraja</w:t>
      </w:r>
      <w:r w:rsidRPr="00790008">
        <w:rPr>
          <w:rStyle w:val="BookTitle"/>
          <w:rFonts w:asciiTheme="minorHAnsi" w:hAnsiTheme="minorHAnsi" w:cstheme="minorHAnsi"/>
          <w:b w:val="0"/>
          <w:bCs w:val="0"/>
          <w:color w:val="000000"/>
          <w:sz w:val="28"/>
          <w:szCs w:val="28"/>
        </w:rPr>
        <w:br/>
        <w:t>ahaṁ tvāṁ sarva-pāpebhyo      mokṣayiṣyāmi mā śucaḥ</w:t>
      </w:r>
    </w:p>
    <w:p w14:paraId="5E094655" w14:textId="2587AA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“Abandon all varieties of religion and just surrender unto Me. I shall deliver you from all sinful reactions. Do not fear.” If one discusses the above two verses, then he will gradually become indifferent to worldly activities and the search for impersonal Brahman. Although the Lord is the maintainer of everyone, the protector of Sanātana-dharma, and the knower of religious principles, He exhibited the pastime of following the principles of an inferior platform in order to eternally benefit the living entities. One should not misunderstand, however, that the spiritual progress of the living entities is dependent simply on such inferior conceptions, or </w:t>
      </w:r>
      <w:r w:rsidRPr="00790008">
        <w:rPr>
          <w:rStyle w:val="BookTitle"/>
          <w:rFonts w:asciiTheme="minorHAnsi" w:hAnsiTheme="minorHAnsi" w:cstheme="minorHAnsi"/>
          <w:b w:val="0"/>
          <w:bCs w:val="0"/>
          <w:i/>
          <w:iCs/>
          <w:color w:val="000000"/>
          <w:sz w:val="28"/>
          <w:szCs w:val="28"/>
        </w:rPr>
        <w:t>niyamāgraha</w:t>
      </w:r>
      <w:r w:rsidRPr="00790008">
        <w:rPr>
          <w:rStyle w:val="BookTitle"/>
          <w:rFonts w:asciiTheme="minorHAnsi" w:hAnsiTheme="minorHAnsi" w:cstheme="minorHAnsi"/>
          <w:b w:val="0"/>
          <w:bCs w:val="0"/>
          <w:color w:val="000000"/>
          <w:sz w:val="28"/>
          <w:szCs w:val="28"/>
        </w:rPr>
        <w:t xml:space="preserve">, simply imitating without effect. From the spiritual point of view, the gradual advancement or levels of the devotional path has been properly described by Śrī Rāmānanda Rāya, who is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while replying to Śrī Gaurasundara’s inquiries.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which was instructed to Arjuna by Lord Gaurasundara in His pastimes as Kṛṣṇa, also instructs </w:t>
      </w:r>
      <w:r w:rsidRPr="009B7693">
        <w:rPr>
          <w:rStyle w:val="BookTitle"/>
          <w:rFonts w:asciiTheme="minorHAnsi" w:hAnsiTheme="minorHAnsi" w:cstheme="minorHAnsi"/>
          <w:b w:val="0"/>
          <w:bCs w:val="0"/>
          <w:i/>
          <w:iCs/>
          <w:color w:val="000000"/>
          <w:sz w:val="28"/>
          <w:szCs w:val="28"/>
          <w:rPrChange w:id="274" w:author="your servant" w:date="2020-09-01T10:41:00Z">
            <w:rPr>
              <w:rStyle w:val="BookTitle"/>
              <w:rFonts w:asciiTheme="minorHAnsi" w:hAnsiTheme="minorHAnsi" w:cstheme="minorHAnsi"/>
              <w:b w:val="0"/>
              <w:bCs w:val="0"/>
              <w:color w:val="000000"/>
              <w:sz w:val="28"/>
              <w:szCs w:val="28"/>
            </w:rPr>
          </w:rPrChange>
        </w:rPr>
        <w:t>karma-yoga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jñāna-yoga </w:t>
      </w:r>
      <w:r w:rsidRPr="00790008">
        <w:rPr>
          <w:rStyle w:val="BookTitle"/>
          <w:rFonts w:asciiTheme="minorHAnsi" w:hAnsiTheme="minorHAnsi" w:cstheme="minorHAnsi"/>
          <w:b w:val="0"/>
          <w:bCs w:val="0"/>
          <w:color w:val="000000"/>
          <w:sz w:val="28"/>
          <w:szCs w:val="28"/>
        </w:rPr>
        <w:t xml:space="preserve">to conditioned souls situated within </w:t>
      </w:r>
      <w:r w:rsidRPr="00790008">
        <w:rPr>
          <w:rStyle w:val="BookTitle"/>
          <w:rFonts w:asciiTheme="minorHAnsi" w:hAnsiTheme="minorHAnsi" w:cstheme="minorHAnsi"/>
          <w:b w:val="0"/>
          <w:bCs w:val="0"/>
          <w:i/>
          <w:iCs/>
          <w:color w:val="000000"/>
          <w:sz w:val="28"/>
          <w:szCs w:val="28"/>
        </w:rPr>
        <w:t>aparā-prakṛti</w:t>
      </w:r>
      <w:r w:rsidRPr="00790008">
        <w:rPr>
          <w:rStyle w:val="BookTitle"/>
          <w:rFonts w:asciiTheme="minorHAnsi" w:hAnsiTheme="minorHAnsi" w:cstheme="minorHAnsi"/>
          <w:b w:val="0"/>
          <w:bCs w:val="0"/>
          <w:color w:val="000000"/>
          <w:sz w:val="28"/>
          <w:szCs w:val="28"/>
        </w:rPr>
        <w:t xml:space="preserve">, material nature, after carefully considering their respective consciousness; and after fully rejecting their behavior it establishes the supremely pure religion of devotional service as the topmost means for achieving the goal of life. After hearing this most confidential instruction, narrow-minded persons consider that engagement in devotional </w:t>
      </w:r>
      <w:r w:rsidRPr="00790008">
        <w:rPr>
          <w:rStyle w:val="BookTitle"/>
          <w:rFonts w:asciiTheme="minorHAnsi" w:hAnsiTheme="minorHAnsi" w:cstheme="minorHAnsi"/>
          <w:b w:val="0"/>
          <w:bCs w:val="0"/>
          <w:color w:val="000000"/>
          <w:sz w:val="28"/>
          <w:szCs w:val="28"/>
        </w:rPr>
        <w:lastRenderedPageBreak/>
        <w:t xml:space="preserve">service and engagement in sinful activities based on their narrow-mindedness are equal. Although such considerations are full of ignorance and suitable for unsuccessful </w:t>
      </w:r>
      <w:r w:rsidRPr="009B7693">
        <w:rPr>
          <w:rStyle w:val="BookTitle"/>
          <w:rFonts w:asciiTheme="minorHAnsi" w:hAnsiTheme="minorHAnsi" w:cstheme="minorHAnsi"/>
          <w:b w:val="0"/>
          <w:bCs w:val="0"/>
          <w:i/>
          <w:iCs/>
          <w:color w:val="000000"/>
          <w:sz w:val="28"/>
          <w:szCs w:val="28"/>
          <w:rPrChange w:id="275" w:author="your servant" w:date="2020-09-01T10:42:00Z">
            <w:rPr>
              <w:rStyle w:val="BookTitle"/>
              <w:rFonts w:asciiTheme="minorHAnsi" w:hAnsiTheme="minorHAnsi" w:cstheme="minorHAnsi"/>
              <w:b w:val="0"/>
              <w:bCs w:val="0"/>
              <w:color w:val="000000"/>
              <w:sz w:val="28"/>
              <w:szCs w:val="28"/>
            </w:rPr>
          </w:rPrChange>
        </w:rPr>
        <w:t>yog</w:t>
      </w:r>
      <w:ins w:id="276" w:author="your servant" w:date="2020-09-01T10:42:00Z">
        <w:r w:rsidR="009B7693" w:rsidRPr="009B7693">
          <w:rPr>
            <w:rStyle w:val="BookTitle"/>
            <w:rFonts w:asciiTheme="minorHAnsi" w:hAnsiTheme="minorHAnsi" w:cstheme="minorHAnsi"/>
            <w:b w:val="0"/>
            <w:bCs w:val="0"/>
            <w:i/>
            <w:iCs/>
            <w:color w:val="000000"/>
            <w:sz w:val="28"/>
            <w:szCs w:val="28"/>
            <w:rPrChange w:id="277" w:author="your servant" w:date="2020-09-01T10:42:00Z">
              <w:rPr>
                <w:rStyle w:val="BookTitle"/>
                <w:rFonts w:asciiTheme="minorHAnsi" w:hAnsiTheme="minorHAnsi" w:cstheme="minorHAnsi"/>
                <w:b w:val="0"/>
                <w:bCs w:val="0"/>
                <w:color w:val="000000"/>
                <w:sz w:val="28"/>
                <w:szCs w:val="28"/>
              </w:rPr>
            </w:rPrChange>
          </w:rPr>
          <w:t>ī</w:t>
        </w:r>
      </w:ins>
      <w:r w:rsidRPr="009B7693">
        <w:rPr>
          <w:rStyle w:val="BookTitle"/>
          <w:rFonts w:asciiTheme="minorHAnsi" w:hAnsiTheme="minorHAnsi" w:cstheme="minorHAnsi"/>
          <w:b w:val="0"/>
          <w:bCs w:val="0"/>
          <w:i/>
          <w:iCs/>
          <w:color w:val="000000"/>
          <w:sz w:val="28"/>
          <w:szCs w:val="28"/>
          <w:rPrChange w:id="278" w:author="your servant" w:date="2020-09-01T10:42: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according to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(3.26): “So as not to disrupt the minds of ignorant men attached to the fruitive results of prescribed duties, a learned person should not induce them to stop work,” those who have strong material conceptions, or those who make the mistake of considering transcendental subject matters through their material faculties, and thus consider transcendental subjects a product of the material world should, after considering their own narrow-mindedness, forgive the devotees.</w:t>
      </w:r>
    </w:p>
    <w:p w14:paraId="24DC04CB" w14:textId="437065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17.24</w:t>
      </w:r>
    </w:p>
    <w:p w14:paraId="27B0B8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727BDB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yathā māṁ prapadyante      tāṁs tathaiva bhajāmy aham</w:t>
      </w:r>
      <w:r w:rsidRPr="00790008">
        <w:rPr>
          <w:rStyle w:val="BookTitle"/>
          <w:rFonts w:asciiTheme="minorHAnsi" w:hAnsiTheme="minorHAnsi" w:cstheme="minorHAnsi"/>
          <w:b w:val="0"/>
          <w:bCs w:val="0"/>
          <w:color w:val="000000"/>
          <w:sz w:val="28"/>
          <w:szCs w:val="28"/>
        </w:rPr>
        <w:br/>
        <w:t>mama vartmānuvartante      manuṣyāḥ pārtha sarvaśaḥ</w:t>
      </w:r>
    </w:p>
    <w:p w14:paraId="3D44D9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all surrender unto Me, I reward them accordingly. Everyone follows My path in all respects, O son of Pṛthā.”</w:t>
      </w:r>
    </w:p>
    <w:p w14:paraId="17D1BE72" w14:textId="0D602A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using Arjuna as an audience, is herein refuting the arguments of opponents, who may say, ’Isn’t the propensity for discrimination is also present in You? You award devotional service only to those who surrender unto You, but do You award to one who is full of material desires?’ ’But I am speaking this verse in reply. The word </w:t>
      </w:r>
      <w:r w:rsidRPr="00790008">
        <w:rPr>
          <w:rStyle w:val="BookTitle"/>
          <w:rFonts w:asciiTheme="minorHAnsi" w:hAnsiTheme="minorHAnsi" w:cstheme="minorHAnsi"/>
          <w:b w:val="0"/>
          <w:bCs w:val="0"/>
          <w:i/>
          <w:iCs/>
          <w:color w:val="000000"/>
          <w:sz w:val="28"/>
          <w:szCs w:val="28"/>
        </w:rPr>
        <w:t>yathā</w:t>
      </w:r>
      <w:r w:rsidRPr="00790008">
        <w:rPr>
          <w:rStyle w:val="BookTitle"/>
          <w:rFonts w:asciiTheme="minorHAnsi" w:hAnsiTheme="minorHAnsi" w:cstheme="minorHAnsi"/>
          <w:b w:val="0"/>
          <w:bCs w:val="0"/>
          <w:color w:val="000000"/>
          <w:sz w:val="28"/>
          <w:szCs w:val="28"/>
        </w:rPr>
        <w:t xml:space="preserve"> indicates those who worship Me either with material desires or without material desires, whom I simply reward accordingly (I give them fruits according to their worship), in other words, I bestow mercy on them, but I do not neglect even those ambitious persons who reject Me (with the desire to enjoy the fruits of karma) and worship various demigods headed by Indra. This should be considered. The reason is that the servants of various demigod like Indra indirectly follow My path of worship because I alone am worshiped even through the worship of Indra.’” (Śrīdhara Svāmī’s </w:t>
      </w:r>
      <w:r w:rsidRPr="00790008">
        <w:rPr>
          <w:rStyle w:val="BookTitle"/>
          <w:rFonts w:asciiTheme="minorHAnsi" w:hAnsiTheme="minorHAnsi" w:cstheme="minorHAnsi"/>
          <w:b w:val="0"/>
          <w:bCs w:val="0"/>
          <w:i/>
          <w:iCs/>
          <w:color w:val="000000"/>
          <w:sz w:val="28"/>
          <w:szCs w:val="28"/>
        </w:rPr>
        <w:t>Subodhinī</w:t>
      </w:r>
      <w:r w:rsidRPr="00790008">
        <w:rPr>
          <w:rStyle w:val="BookTitle"/>
          <w:rFonts w:asciiTheme="minorHAnsi" w:hAnsiTheme="minorHAnsi" w:cstheme="minorHAnsi"/>
          <w:b w:val="0"/>
          <w:bCs w:val="0"/>
          <w:color w:val="000000"/>
          <w:sz w:val="28"/>
          <w:szCs w:val="28"/>
        </w:rPr>
        <w:t xml:space="preserve"> commentary)</w:t>
      </w:r>
    </w:p>
    <w:p w14:paraId="6483E54B" w14:textId="477B6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17.25</w:t>
      </w:r>
    </w:p>
    <w:p w14:paraId="33004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A76BA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tāhāna dāsya-pada bhāve nirantara</w:t>
      </w:r>
      <w:r w:rsidRPr="00790008">
        <w:rPr>
          <w:rStyle w:val="BookTitle"/>
          <w:rFonts w:asciiTheme="minorHAnsi" w:hAnsiTheme="minorHAnsi" w:cstheme="minorHAnsi"/>
          <w:b w:val="0"/>
          <w:bCs w:val="0"/>
          <w:color w:val="000000"/>
          <w:sz w:val="28"/>
          <w:szCs w:val="28"/>
        </w:rPr>
        <w:br/>
        <w:t>tāhāna avaśya dāsya karena īśvara</w:t>
      </w:r>
    </w:p>
    <w:p w14:paraId="72912B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desires to be the servant of anyone who always desires to be a servant of the Lord.</w:t>
      </w:r>
    </w:p>
    <w:p w14:paraId="027BEAB3" w14:textId="578A8E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no possibility of achieving pure devotional service by either </w:t>
      </w:r>
      <w:r w:rsidRPr="009B7693">
        <w:rPr>
          <w:rStyle w:val="BookTitle"/>
          <w:rFonts w:asciiTheme="minorHAnsi" w:hAnsiTheme="minorHAnsi" w:cstheme="minorHAnsi"/>
          <w:b w:val="0"/>
          <w:bCs w:val="0"/>
          <w:i/>
          <w:iCs/>
          <w:color w:val="000000"/>
          <w:sz w:val="28"/>
          <w:szCs w:val="28"/>
          <w:rPrChange w:id="279" w:author="your servant" w:date="2020-09-01T10:45: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Considering the qualification of those who cannot or do not desire to </w:t>
      </w:r>
      <w:r w:rsidRPr="00790008">
        <w:rPr>
          <w:rStyle w:val="BookTitle"/>
          <w:rFonts w:asciiTheme="minorHAnsi" w:hAnsiTheme="minorHAnsi" w:cstheme="minorHAnsi"/>
          <w:b w:val="0"/>
          <w:bCs w:val="0"/>
          <w:color w:val="000000"/>
          <w:sz w:val="28"/>
          <w:szCs w:val="28"/>
        </w:rPr>
        <w:lastRenderedPageBreak/>
        <w:t xml:space="preserve">surrender unto the lotus feet of the Lord, the Lord has inaugurated the processes of </w:t>
      </w:r>
      <w:r w:rsidRPr="009B7693">
        <w:rPr>
          <w:rStyle w:val="BookTitle"/>
          <w:rFonts w:asciiTheme="minorHAnsi" w:hAnsiTheme="minorHAnsi" w:cstheme="minorHAnsi"/>
          <w:b w:val="0"/>
          <w:bCs w:val="0"/>
          <w:i/>
          <w:iCs/>
          <w:color w:val="000000"/>
          <w:sz w:val="28"/>
          <w:szCs w:val="28"/>
          <w:rPrChange w:id="280"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in this world. The conditioned souls wander throughout the universe while following </w:t>
      </w:r>
      <w:r w:rsidRPr="009B7693">
        <w:rPr>
          <w:rStyle w:val="BookTitle"/>
          <w:rFonts w:asciiTheme="minorHAnsi" w:hAnsiTheme="minorHAnsi" w:cstheme="minorHAnsi"/>
          <w:b w:val="0"/>
          <w:bCs w:val="0"/>
          <w:i/>
          <w:iCs/>
          <w:color w:val="000000"/>
          <w:sz w:val="28"/>
          <w:szCs w:val="28"/>
          <w:rPrChange w:id="281"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It is generally found that such persons have no qualification for achieving devotional service to the Lord. But when the desires for material enjoyment or liberation of persons who are on the platform of devotional service mixed respectively with </w:t>
      </w:r>
      <w:r w:rsidRPr="009B7693">
        <w:rPr>
          <w:rStyle w:val="BookTitle"/>
          <w:rFonts w:asciiTheme="minorHAnsi" w:hAnsiTheme="minorHAnsi" w:cstheme="minorHAnsi"/>
          <w:b w:val="0"/>
          <w:bCs w:val="0"/>
          <w:i/>
          <w:iCs/>
          <w:color w:val="000000"/>
          <w:sz w:val="28"/>
          <w:szCs w:val="28"/>
          <w:rPrChange w:id="282"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are gradually uprooted, then by the influence of pure devotional service they can attain eternal supreme auspiciousness. Without surrender, neither the </w:t>
      </w:r>
      <w:r w:rsidRPr="009B7693">
        <w:rPr>
          <w:rStyle w:val="BookTitle"/>
          <w:rFonts w:asciiTheme="minorHAnsi" w:hAnsiTheme="minorHAnsi" w:cstheme="minorHAnsi"/>
          <w:b w:val="0"/>
          <w:bCs w:val="0"/>
          <w:i/>
          <w:iCs/>
          <w:color w:val="000000"/>
          <w:sz w:val="28"/>
          <w:szCs w:val="28"/>
          <w:rPrChange w:id="283" w:author="your servant" w:date="2020-09-01T10:46:00Z">
            <w:rPr>
              <w:rStyle w:val="BookTitle"/>
              <w:rFonts w:asciiTheme="minorHAnsi" w:hAnsiTheme="minorHAnsi" w:cstheme="minorHAnsi"/>
              <w:b w:val="0"/>
              <w:bCs w:val="0"/>
              <w:color w:val="000000"/>
              <w:sz w:val="28"/>
              <w:szCs w:val="28"/>
            </w:rPr>
          </w:rPrChange>
        </w:rPr>
        <w:t>karm</w:t>
      </w:r>
      <w:ins w:id="284" w:author="your servant" w:date="2020-09-01T10:46:00Z">
        <w:r w:rsidR="009B7693">
          <w:rPr>
            <w:rStyle w:val="BookTitle"/>
            <w:rFonts w:asciiTheme="minorHAnsi" w:hAnsiTheme="minorHAnsi" w:cstheme="minorHAnsi"/>
            <w:b w:val="0"/>
            <w:bCs w:val="0"/>
            <w:i/>
            <w:iCs/>
            <w:color w:val="000000"/>
            <w:sz w:val="28"/>
            <w:szCs w:val="28"/>
          </w:rPr>
          <w:t>ī</w:t>
        </w:r>
      </w:ins>
      <w:r w:rsidRPr="009B7693">
        <w:rPr>
          <w:rStyle w:val="BookTitle"/>
          <w:rFonts w:asciiTheme="minorHAnsi" w:hAnsiTheme="minorHAnsi" w:cstheme="minorHAnsi"/>
          <w:b w:val="0"/>
          <w:bCs w:val="0"/>
          <w:i/>
          <w:iCs/>
          <w:color w:val="000000"/>
          <w:sz w:val="28"/>
          <w:szCs w:val="28"/>
          <w:rPrChange w:id="285" w:author="your servant" w:date="2020-09-01T10:4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nor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are qualified for the service of the Lord. The devotees of the Lord are constantly endeavoring to achieve the eternally relishable service of the Lord. They are never prepared to serve any temporary, mundane, enjoyable object that is not related to the Lord. The Lord awards one the qualification to serve Him according to one’s service attitude. One should not misunderstand from this that the conditioned souls may treat the Supreme Lord as a servant or independently subjugate Him by considering Him a controlled instrument for fulfilling one’s illicit desires and expect that the Lord will serve such an atheist as a so-called servant. Rather, one must remember that in order to encourage the demoniac propensity of being completely controlled by the mundane fruitive activities of living entities averse to the Lord from time immemorial—in other words, in order to deceive and bewilder the godless living entities—the Lord has engaged His external energy,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 the pretext of facilitating such living entities. Due to illusion the conditioned soul accepts the illusory energy of the Lord as an object of enjoyment, as dear, as related to him, and as worshipable and thus embraces misconceptions about the Absolute Truth, and in this way, rather than worshiping the Lord, he becomes intoxicated with the desire to enjoy the fruits of his karma. If one engages in the uninterrupted and unmotivated devotional service of the Supreme Lord, who is eternally worshipable, the proprietor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beyond the reach of material perception, then such a fortunate living entity no longer maintains the propensity or desire for serving temporary, separated, material objects. Then, on the pretext of accepting service from His unalloyed devotee, the Lord also serves His own devotee. Lord Śrī Gaurasundara enacted the pastime of drinking the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order to teach and glorify the propensity for serving the Lord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given up temporary, abominable material pride, who have become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taror api sahiṣṇunā</w:t>
      </w:r>
      <w:r w:rsidRPr="00790008">
        <w:rPr>
          <w:rStyle w:val="BookTitle"/>
          <w:rFonts w:asciiTheme="minorHAnsi" w:hAnsiTheme="minorHAnsi" w:cstheme="minorHAnsi"/>
          <w:b w:val="0"/>
          <w:bCs w:val="0"/>
          <w:color w:val="000000"/>
          <w:sz w:val="28"/>
          <w:szCs w:val="28"/>
        </w:rPr>
        <w:t xml:space="preserve">, and who have accepted the transcendental water that has washed the lotus feet of the eternal Lord Śrī Caitanyacandra as the only drinkable substance in the entire creation. Being bewildered by the illusory energy of the </w:t>
      </w:r>
      <w:r w:rsidRPr="00790008">
        <w:rPr>
          <w:rStyle w:val="BookTitle"/>
          <w:rFonts w:asciiTheme="minorHAnsi" w:hAnsiTheme="minorHAnsi" w:cstheme="minorHAnsi"/>
          <w:b w:val="0"/>
          <w:bCs w:val="0"/>
          <w:color w:val="000000"/>
          <w:sz w:val="28"/>
          <w:szCs w:val="28"/>
        </w:rPr>
        <w:lastRenderedPageBreak/>
        <w:t xml:space="preserve">Lord,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averse to the Lord and baffled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consider that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under the shelter of the lotus feet of Śrī Caitanya and demoniac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averse to Hari, Guru, and Vaiṣṇava and opposed to Śrī Caitanya are equal; in other words, they consider that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actually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travelers on the path to hell, absorbed in illusory activities not related to the Lord, and devoid of spiritual knowledge regarding the inexhaustible, infallible Lord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worshipers of the nondual Lord are of the same platform; but Śrī Gaurasundara displays the proper conclusion of the verse: </w:t>
      </w:r>
      <w:r w:rsidRPr="00790008">
        <w:rPr>
          <w:rStyle w:val="BookTitle"/>
          <w:rFonts w:asciiTheme="minorHAnsi" w:hAnsiTheme="minorHAnsi" w:cstheme="minorHAnsi"/>
          <w:b w:val="0"/>
          <w:bCs w:val="0"/>
          <w:i/>
          <w:iCs/>
          <w:color w:val="000000"/>
          <w:sz w:val="28"/>
          <w:szCs w:val="28"/>
        </w:rPr>
        <w:t>śva-pākam iva nekṣeta loke vipram avaiṣṇavam</w:t>
      </w:r>
      <w:r w:rsidRPr="00790008">
        <w:rPr>
          <w:rStyle w:val="BookTitle"/>
          <w:rFonts w:asciiTheme="minorHAnsi" w:hAnsiTheme="minorHAnsi" w:cstheme="minorHAnsi"/>
          <w:b w:val="0"/>
          <w:bCs w:val="0"/>
          <w:color w:val="000000"/>
          <w:sz w:val="28"/>
          <w:szCs w:val="28"/>
        </w:rPr>
        <w:t xml:space="preserve">—“If a person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is an </w:t>
      </w:r>
      <w:r w:rsidRPr="00790008">
        <w:rPr>
          <w:rStyle w:val="BookTitle"/>
          <w:rFonts w:asciiTheme="minorHAnsi" w:hAnsiTheme="minorHAnsi" w:cstheme="minorHAnsi"/>
          <w:b w:val="0"/>
          <w:bCs w:val="0"/>
          <w:i/>
          <w:iCs/>
          <w:color w:val="000000"/>
          <w:sz w:val="28"/>
          <w:szCs w:val="28"/>
        </w:rPr>
        <w:t>avaiṣṇava</w:t>
      </w:r>
      <w:r w:rsidRPr="00790008">
        <w:rPr>
          <w:rStyle w:val="BookTitle"/>
          <w:rFonts w:asciiTheme="minorHAnsi" w:hAnsiTheme="minorHAnsi" w:cstheme="minorHAnsi"/>
          <w:b w:val="0"/>
          <w:bCs w:val="0"/>
          <w:color w:val="000000"/>
          <w:sz w:val="28"/>
          <w:szCs w:val="28"/>
        </w:rPr>
        <w:t xml:space="preserve">, a nondevotee, one should not see his face, exactly as one should not look upon the face of a </w:t>
      </w:r>
      <w:r w:rsidRPr="00790008">
        <w:rPr>
          <w:rStyle w:val="BookTitle"/>
          <w:rFonts w:asciiTheme="minorHAnsi" w:hAnsiTheme="minorHAnsi" w:cstheme="minorHAnsi"/>
          <w:b w:val="0"/>
          <w:bCs w:val="0"/>
          <w:i/>
          <w:iCs/>
          <w:color w:val="000000"/>
          <w:sz w:val="28"/>
          <w:szCs w:val="28"/>
        </w:rPr>
        <w:t>caṇḍāla</w:t>
      </w:r>
      <w:r w:rsidRPr="00790008">
        <w:rPr>
          <w:rStyle w:val="BookTitle"/>
          <w:rFonts w:asciiTheme="minorHAnsi" w:hAnsiTheme="minorHAnsi" w:cstheme="minorHAnsi"/>
          <w:b w:val="0"/>
          <w:bCs w:val="0"/>
          <w:color w:val="000000"/>
          <w:sz w:val="28"/>
          <w:szCs w:val="28"/>
        </w:rPr>
        <w:t xml:space="preserve">, or dog-eater,” and as a bona fide spiritual master, He brings eternal auspiciousness to those </w:t>
      </w:r>
      <w:r w:rsidRPr="00790008">
        <w:rPr>
          <w:rStyle w:val="BookTitle"/>
          <w:rFonts w:asciiTheme="minorHAnsi" w:hAnsiTheme="minorHAnsi" w:cstheme="minorHAnsi"/>
          <w:b w:val="0"/>
          <w:bCs w:val="0"/>
          <w:i/>
          <w:iCs/>
          <w:color w:val="000000"/>
          <w:sz w:val="28"/>
          <w:szCs w:val="28"/>
        </w:rPr>
        <w:t xml:space="preserve">prākṛta-sahajiyās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by opening their eyes, which are covered by the darkness of ignorance. While distorting the meaning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(Bg 4.11) verse: </w:t>
      </w:r>
      <w:r w:rsidRPr="00790008">
        <w:rPr>
          <w:rStyle w:val="BookTitle"/>
          <w:rFonts w:asciiTheme="minorHAnsi" w:hAnsiTheme="minorHAnsi" w:cstheme="minorHAnsi"/>
          <w:b w:val="0"/>
          <w:bCs w:val="0"/>
          <w:i/>
          <w:iCs/>
          <w:color w:val="000000"/>
          <w:sz w:val="28"/>
          <w:szCs w:val="28"/>
        </w:rPr>
        <w:t>ye yathā māṁ prapadyante tāṁs tathaiva bhajāmy aham</w:t>
      </w:r>
      <w:r w:rsidRPr="00790008">
        <w:rPr>
          <w:rStyle w:val="BookTitle"/>
          <w:rFonts w:asciiTheme="minorHAnsi" w:hAnsiTheme="minorHAnsi" w:cstheme="minorHAnsi"/>
          <w:b w:val="0"/>
          <w:bCs w:val="0"/>
          <w:color w:val="000000"/>
          <w:sz w:val="28"/>
          <w:szCs w:val="28"/>
        </w:rPr>
        <w:t xml:space="preserve">, persons who do not follow Vedic principles, who commit mistakes, who are duplicitous, intoxicated, short-sighted, habituated to cheating others, and expert in material knowledge exhibit a type of foolishness that simply results in distortion and change of the actual meaning. They are indifferent to understanding the meaning of the word </w:t>
      </w:r>
      <w:r w:rsidRPr="00790008">
        <w:rPr>
          <w:rStyle w:val="BookTitle"/>
          <w:rFonts w:asciiTheme="minorHAnsi" w:hAnsiTheme="minorHAnsi" w:cstheme="minorHAnsi"/>
          <w:b w:val="0"/>
          <w:bCs w:val="0"/>
          <w:i/>
          <w:iCs/>
          <w:color w:val="000000"/>
          <w:sz w:val="28"/>
          <w:szCs w:val="28"/>
        </w:rPr>
        <w:t>prapanna</w:t>
      </w:r>
      <w:r w:rsidRPr="00790008">
        <w:rPr>
          <w:rStyle w:val="BookTitle"/>
          <w:rFonts w:asciiTheme="minorHAnsi" w:hAnsiTheme="minorHAnsi" w:cstheme="minorHAnsi"/>
          <w:b w:val="0"/>
          <w:bCs w:val="0"/>
          <w:color w:val="000000"/>
          <w:sz w:val="28"/>
          <w:szCs w:val="28"/>
        </w:rPr>
        <w:t xml:space="preserve">, or surrender, and consider proud non-Vaiṣṇava living entities who are devoid of surrender on the same platform as surrendered Vaiṣṇavas. They are fully engaged in activities that are detrimental to the neophytes of this world who are ignorant of scriptural conclusions, in other words, they ruin them. Only those devotees who are nonduplicitous, surrendered worshipers of the Lord are qualified to serve the Lord, and the Lord also reciprocates by awarding His own rare, loving devotional service to such liberated souls. The Lord never reciprocates with deceitful, nondevoted persons who desire liberation.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(5.6.18) it is stated:</w:t>
      </w:r>
    </w:p>
    <w:p w14:paraId="66E77A1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astv evam aṅga bhagavān bhajatāṁ mukundo</w:t>
      </w:r>
      <w:r w:rsidRPr="00790008">
        <w:rPr>
          <w:rStyle w:val="BookTitle"/>
          <w:rFonts w:asciiTheme="minorHAnsi" w:hAnsiTheme="minorHAnsi" w:cstheme="minorHAnsi"/>
          <w:b w:val="0"/>
          <w:bCs w:val="0"/>
          <w:color w:val="000000"/>
          <w:sz w:val="28"/>
          <w:szCs w:val="28"/>
        </w:rPr>
        <w:br/>
        <w:t>muktiṁ dadāti karhicit sma na bhakti-yogam</w:t>
      </w:r>
    </w:p>
    <w:p w14:paraId="5944A75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“Therefore, O King, those engaged in getting the Lord’s favor attain liberation from the Lord very easily, but He does not very easily give the opportunity to render direct service unto Him.” Māyā, as the Lord’s maidservant, bewilders the averse living entities into accepting the Supreme Lord as a product of matter, while in fact she is further increasing the averse living entities’ entanglement in the material modes of nature.</w:t>
      </w:r>
    </w:p>
    <w:p w14:paraId="39D5A3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Five types of devotional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exchanged between the devotees and the worshipable Lord, who is beyond the perception of material senses and the only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object, of all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Lord, as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can favorably accept any one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His form of Nārāyaṇa, the Lord accepts two and half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(neutrality),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 xml:space="preserve"> (servitorship), and </w:t>
      </w:r>
      <w:r w:rsidRPr="00790008">
        <w:rPr>
          <w:rStyle w:val="BookTitle"/>
          <w:rFonts w:asciiTheme="minorHAnsi" w:hAnsiTheme="minorHAnsi" w:cstheme="minorHAnsi"/>
          <w:b w:val="0"/>
          <w:bCs w:val="0"/>
          <w:i/>
          <w:iCs/>
          <w:color w:val="000000"/>
          <w:sz w:val="28"/>
          <w:szCs w:val="28"/>
        </w:rPr>
        <w:t>gaurava-sakhya</w:t>
      </w:r>
      <w:r w:rsidRPr="00790008">
        <w:rPr>
          <w:rStyle w:val="BookTitle"/>
          <w:rFonts w:asciiTheme="minorHAnsi" w:hAnsiTheme="minorHAnsi" w:cstheme="minorHAnsi"/>
          <w:b w:val="0"/>
          <w:bCs w:val="0"/>
          <w:color w:val="000000"/>
          <w:sz w:val="28"/>
          <w:szCs w:val="28"/>
        </w:rPr>
        <w:t xml:space="preserve"> (friendship in awe and veneration)—from His devotees on the path of regulative devotional service, and as Vrajendra-nandana Kṛṣṇa He accepts the other two and half superior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viśrambha-sakhya </w:t>
      </w:r>
      <w:r w:rsidRPr="00790008">
        <w:rPr>
          <w:rStyle w:val="BookTitle"/>
          <w:rFonts w:asciiTheme="minorHAnsi" w:hAnsiTheme="minorHAnsi" w:cstheme="minorHAnsi"/>
          <w:b w:val="0"/>
          <w:bCs w:val="0"/>
          <w:color w:val="000000"/>
          <w:sz w:val="28"/>
          <w:szCs w:val="28"/>
        </w:rPr>
        <w:t xml:space="preserve">(friendship in equality),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(parental), and </w:t>
      </w:r>
      <w:r w:rsidRPr="00790008">
        <w:rPr>
          <w:rStyle w:val="BookTitle"/>
          <w:rFonts w:asciiTheme="minorHAnsi" w:hAnsiTheme="minorHAnsi" w:cstheme="minorHAnsi"/>
          <w:b w:val="0"/>
          <w:bCs w:val="0"/>
          <w:i/>
          <w:iCs/>
          <w:color w:val="000000"/>
          <w:sz w:val="28"/>
          <w:szCs w:val="28"/>
        </w:rPr>
        <w:t>madhura</w:t>
      </w:r>
      <w:r w:rsidRPr="00790008">
        <w:rPr>
          <w:rStyle w:val="BookTitle"/>
          <w:rFonts w:asciiTheme="minorHAnsi" w:hAnsiTheme="minorHAnsi" w:cstheme="minorHAnsi"/>
          <w:b w:val="0"/>
          <w:bCs w:val="0"/>
          <w:color w:val="000000"/>
          <w:sz w:val="28"/>
          <w:szCs w:val="28"/>
        </w:rPr>
        <w:t xml:space="preserve"> (conjugal)—from His devotees on the path of </w:t>
      </w:r>
      <w:r w:rsidRPr="00790008">
        <w:rPr>
          <w:rStyle w:val="BookTitle"/>
          <w:rFonts w:asciiTheme="minorHAnsi" w:hAnsiTheme="minorHAnsi" w:cstheme="minorHAnsi"/>
          <w:b w:val="0"/>
          <w:bCs w:val="0"/>
          <w:i/>
          <w:iCs/>
          <w:color w:val="000000"/>
          <w:sz w:val="28"/>
          <w:szCs w:val="28"/>
        </w:rPr>
        <w:t>anurāga</w:t>
      </w:r>
      <w:r w:rsidRPr="00790008">
        <w:rPr>
          <w:rStyle w:val="BookTitle"/>
          <w:rFonts w:asciiTheme="minorHAnsi" w:hAnsiTheme="minorHAnsi" w:cstheme="minorHAnsi"/>
          <w:b w:val="0"/>
          <w:bCs w:val="0"/>
          <w:color w:val="000000"/>
          <w:sz w:val="28"/>
          <w:szCs w:val="28"/>
        </w:rPr>
        <w:t xml:space="preserve">, or attachment. In this way He awards any one of the above-mentioned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to His devotees on the path of attachment and thus exhibits His qualities of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xml:space="preserve">, affection for His devotees, and </w:t>
      </w:r>
      <w:r w:rsidRPr="00790008">
        <w:rPr>
          <w:rStyle w:val="BookTitle"/>
          <w:rFonts w:asciiTheme="minorHAnsi" w:hAnsiTheme="minorHAnsi" w:cstheme="minorHAnsi"/>
          <w:b w:val="0"/>
          <w:bCs w:val="0"/>
          <w:i/>
          <w:iCs/>
          <w:color w:val="000000"/>
          <w:sz w:val="28"/>
          <w:szCs w:val="28"/>
        </w:rPr>
        <w:t>bhakta-premādhīnatva</w:t>
      </w:r>
      <w:r w:rsidRPr="00790008">
        <w:rPr>
          <w:rStyle w:val="BookTitle"/>
          <w:rFonts w:asciiTheme="minorHAnsi" w:hAnsiTheme="minorHAnsi" w:cstheme="minorHAnsi"/>
          <w:b w:val="0"/>
          <w:bCs w:val="0"/>
          <w:color w:val="000000"/>
          <w:sz w:val="28"/>
          <w:szCs w:val="28"/>
        </w:rPr>
        <w:t>, being controlled by the love of His devotees.</w:t>
      </w:r>
    </w:p>
    <w:p w14:paraId="53E0FF7C" w14:textId="62E935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17.26</w:t>
      </w:r>
    </w:p>
    <w:p w14:paraId="79B61C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2CA644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nāma tā’na ’sevaka-vatsala’</w:t>
      </w:r>
      <w:r w:rsidRPr="00790008">
        <w:rPr>
          <w:rStyle w:val="BookTitle"/>
          <w:rFonts w:asciiTheme="minorHAnsi" w:hAnsiTheme="minorHAnsi" w:cstheme="minorHAnsi"/>
          <w:b w:val="0"/>
          <w:bCs w:val="0"/>
          <w:color w:val="000000"/>
          <w:sz w:val="28"/>
          <w:szCs w:val="28"/>
        </w:rPr>
        <w:br/>
        <w:t>āpane hāriyā bāḍāyena bhṛtya-bala</w:t>
      </w:r>
    </w:p>
    <w:p w14:paraId="75C8BA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therefore known as sevaka-vatsala, or He who is favorably inclined to His servants. He accepts defeat in order to increase His devotees’ glories.</w:t>
      </w:r>
    </w:p>
    <w:p w14:paraId="7FC2E7FA" w14:textId="46423A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path of regulative devotional service in which the worshipable Lord is Viṣṇu, the qualities of opulence, rather than sweetness, and regulative awe and reverence, rather than attachment, are more prominent. But in Kṛṣṇa’s service, which is full of sweetness, the sweetness of the Lord’s opulence is not covered, and since affection for His servants is extremely prominent therein, those loving servants are more prestigious and exalted. By this, one should not misunderstand that the diminished prominence of opulence in sweetness diminishes the prominence of sweetness, or that the Lord’s being controlled is an exaggeration.</w:t>
      </w:r>
    </w:p>
    <w:p w14:paraId="734A64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(1.9.37), the Lord’s quality of being conquered by His devotee is described by the great devotee Bhīṣmadeva, as he prays to Kṛṣṇa from his bed of arrows as follows: “Fulfilling my desire and sacrificing His own promise, He got down from the chariot, took up its wheel, and ran towards me hurriedly, just as a lion goes to kill an elephant. He even dropped His outer garment on the way.”</w:t>
      </w:r>
    </w:p>
    <w:p w14:paraId="080C8D0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Lord’s quality of being controlled by the love of His devotees is explained by Śrī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(10.9.18-19) as follows: “Because of Mother Yaśodā’s hard labor, her whole body became </w:t>
      </w:r>
      <w:r w:rsidRPr="00790008">
        <w:rPr>
          <w:rStyle w:val="BookTitle"/>
          <w:rFonts w:asciiTheme="minorHAnsi" w:hAnsiTheme="minorHAnsi" w:cstheme="minorHAnsi"/>
          <w:b w:val="0"/>
          <w:bCs w:val="0"/>
          <w:color w:val="000000"/>
          <w:sz w:val="28"/>
          <w:szCs w:val="28"/>
        </w:rPr>
        <w:lastRenderedPageBreak/>
        <w:t>covered with perspiration, and the flowers and comb were falling from her hair. When child Kṛṣṇa saw His mother thus fatigued, He became merciful to her and agreed to be bound. O Mahārāja Parīkṣit, this entire universe, with its great, exalted demigods like Lord Śiva, Lord Brahmā and Lord Indra, is under the control of the Supreme Personality of Godhead. Yet the Supreme Lord has one transcendental attribute: He comes under the control of His devotees. This was now exhibited by Kṛṣṇa in this pastime.”</w:t>
      </w:r>
    </w:p>
    <w:p w14:paraId="648A8960" w14:textId="21B16F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17.27</w:t>
      </w:r>
    </w:p>
    <w:p w14:paraId="31C50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496632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sarvatra rakṣaka-hena prabhura caraṇa</w:t>
      </w:r>
      <w:r w:rsidRPr="00790008">
        <w:rPr>
          <w:rStyle w:val="BookTitle"/>
          <w:rFonts w:asciiTheme="minorHAnsi" w:hAnsiTheme="minorHAnsi" w:cstheme="minorHAnsi"/>
          <w:b w:val="0"/>
          <w:bCs w:val="0"/>
          <w:color w:val="000000"/>
          <w:sz w:val="28"/>
          <w:szCs w:val="28"/>
        </w:rPr>
        <w:br/>
        <w:t>bala dekhi,—ke-mate chāḍibe bhakta-gaṇa?</w:t>
      </w:r>
    </w:p>
    <w:p w14:paraId="0085B4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have only the Lord as their protector, therefore how can they give up His lotus feet?</w:t>
      </w:r>
    </w:p>
    <w:p w14:paraId="4118D760" w14:textId="30B3E5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unalloyed devotees can never give up the service of the lotus feet of Lord Viṣṇu, who is very affectionate to His devotees. The Lord also never gives up His unalloyed devotees. In other words, the Lord and His devotees can never be separated for even a moment, rather the Lord always protects His devotees in all respects. The devotees also protect the Lord from the attacks of the impersonal Māyāvādīs. Delivering the Lord from the cruel hands of those who are hostile to Him is a display of the devotees’ compassion. Moreover, by always broadcasting His glories through His devotees, the Lord protects the nondevotees from immediate destruction. In order to increase the glories of His beloved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Lord concluded His pastime of having fever and thus broadcast in this world the glories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engaged in the service of Kṛṣṇa.</w:t>
      </w:r>
    </w:p>
    <w:p w14:paraId="710B4ECB" w14:textId="2FA602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17.28</w:t>
      </w:r>
    </w:p>
    <w:p w14:paraId="59DAC8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54DCB9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kari’ prabhu jvarera vināśa</w:t>
      </w:r>
      <w:r w:rsidRPr="00790008">
        <w:rPr>
          <w:rStyle w:val="BookTitle"/>
          <w:rFonts w:asciiTheme="minorHAnsi" w:hAnsiTheme="minorHAnsi" w:cstheme="minorHAnsi"/>
          <w:b w:val="0"/>
          <w:bCs w:val="0"/>
          <w:color w:val="000000"/>
          <w:sz w:val="28"/>
          <w:szCs w:val="28"/>
        </w:rPr>
        <w:br/>
        <w:t>punapunā-tīrthe āsi’ hailā prakāśa</w:t>
      </w:r>
    </w:p>
    <w:p w14:paraId="0F8580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being cured of His fever in this way, the Lord and His students came to the bank of the holy Punpunā River.</w:t>
      </w:r>
    </w:p>
    <w:p w14:paraId="2341CE1B" w14:textId="24774B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punpunā-tīrtha</w:t>
      </w:r>
      <w:r w:rsidRPr="00790008">
        <w:rPr>
          <w:rStyle w:val="BookTitle"/>
          <w:rFonts w:asciiTheme="minorHAnsi" w:hAnsiTheme="minorHAnsi" w:cstheme="minorHAnsi"/>
          <w:b w:val="0"/>
          <w:bCs w:val="0"/>
          <w:color w:val="000000"/>
          <w:sz w:val="28"/>
          <w:szCs w:val="28"/>
        </w:rPr>
        <w:t xml:space="preserve"> refers to the Punpunā River. This river is famous in two places. The first is near the Punpun Station, which is the next station after Patna on the Patna-Gayā line branching from the main E.I.R. line, and the other is near the Pāmāra-gañja Station on the E.I.R. Grand Chord line. Travelers coming from the east alight at Punpun Station, and those coming from the west alight at </w:t>
      </w:r>
      <w:r w:rsidRPr="00790008">
        <w:rPr>
          <w:rStyle w:val="BookTitle"/>
          <w:rFonts w:asciiTheme="minorHAnsi" w:hAnsiTheme="minorHAnsi" w:cstheme="minorHAnsi"/>
          <w:b w:val="0"/>
          <w:bCs w:val="0"/>
          <w:color w:val="000000"/>
          <w:sz w:val="28"/>
          <w:szCs w:val="28"/>
        </w:rPr>
        <w:lastRenderedPageBreak/>
        <w:t>Pāmāra-gañja Station. Mahāprabhu marked places near Punpun Station with His sanctified lotus feet, which are rare for even the demigods. Presently the servants of Śrī Caitanya Maṭha, situated in Śrī Māyāpur, are attempting, as they are at Mandāra Hill, to establish a temple there dedicated to the lotus feet of Śrī Caitanya.</w:t>
      </w:r>
    </w:p>
    <w:p w14:paraId="2E8CB97A" w14:textId="1F4BB4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17.29</w:t>
      </w:r>
    </w:p>
    <w:p w14:paraId="67B444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9707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pitṛ-deva kariyā arcana</w:t>
      </w:r>
      <w:r w:rsidRPr="00790008">
        <w:rPr>
          <w:rStyle w:val="BookTitle"/>
          <w:rFonts w:asciiTheme="minorHAnsi" w:hAnsiTheme="minorHAnsi" w:cstheme="minorHAnsi"/>
          <w:b w:val="0"/>
          <w:bCs w:val="0"/>
          <w:color w:val="000000"/>
          <w:sz w:val="28"/>
          <w:szCs w:val="28"/>
        </w:rPr>
        <w:br/>
        <w:t>gayāte praviṣṭa hailā śrī-śacīnandana</w:t>
      </w:r>
    </w:p>
    <w:p w14:paraId="0F0751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bath and offering oblations to His forefathers, Śrī Śacīnandana entered Gayā.</w:t>
      </w:r>
    </w:p>
    <w:p w14:paraId="63EC76FA" w14:textId="0FA6DA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deceive and bewilder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attached to fruitive activities, Śrī Gaurasundara purified Himself by taking bath and displayed the pastime of offering oblations to His forefathers according to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injunctions in order to fulfil His debts to His forefathers. According to worldly customs mentioned in the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one should take bath in a river before entering a holy place. The Lord exhibited the pastime of following this injunction and then entered Gayā. Simply by undeviated worship of Lord Acyuta, the controller of all controllers, all one’s debts are cleared—those attached householders who lack faith in this statement assist their forefathers in again receiving gross bodies in this world by offering them oblations, imagining that they have become ghosts.</w:t>
      </w:r>
    </w:p>
    <w:p w14:paraId="019D35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description and glories of Gayā-tīrtha, one should see the </w:t>
      </w:r>
      <w:r w:rsidRPr="00790008">
        <w:rPr>
          <w:rStyle w:val="BookTitle"/>
          <w:rFonts w:asciiTheme="minorHAnsi" w:hAnsiTheme="minorHAnsi" w:cstheme="minorHAnsi"/>
          <w:b w:val="0"/>
          <w:bCs w:val="0"/>
          <w:i/>
          <w:iCs/>
          <w:color w:val="000000"/>
          <w:sz w:val="28"/>
          <w:szCs w:val="28"/>
        </w:rPr>
        <w:t>Garuḍa Purāṇa</w:t>
      </w:r>
      <w:r w:rsidRPr="00790008">
        <w:rPr>
          <w:rStyle w:val="BookTitle"/>
          <w:rFonts w:asciiTheme="minorHAnsi" w:hAnsiTheme="minorHAnsi" w:cstheme="minorHAnsi"/>
          <w:b w:val="0"/>
          <w:bCs w:val="0"/>
          <w:color w:val="000000"/>
          <w:sz w:val="28"/>
          <w:szCs w:val="28"/>
        </w:rPr>
        <w:t xml:space="preserve">, Chapters 82-86,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Śveta-varāha-kalpa</w:t>
      </w:r>
      <w:r w:rsidRPr="00790008">
        <w:rPr>
          <w:rStyle w:val="BookTitle"/>
          <w:rFonts w:asciiTheme="minorHAnsi" w:hAnsiTheme="minorHAnsi" w:cstheme="minorHAnsi"/>
          <w:b w:val="0"/>
          <w:bCs w:val="0"/>
          <w:color w:val="000000"/>
          <w:sz w:val="28"/>
          <w:szCs w:val="28"/>
        </w:rPr>
        <w:t xml:space="preserve">, Chapter 108, and the </w:t>
      </w:r>
      <w:r w:rsidRPr="00790008">
        <w:rPr>
          <w:rStyle w:val="BookTitle"/>
          <w:rFonts w:asciiTheme="minorHAnsi" w:hAnsiTheme="minorHAnsi" w:cstheme="minorHAnsi"/>
          <w:b w:val="0"/>
          <w:bCs w:val="0"/>
          <w:i/>
          <w:iCs/>
          <w:color w:val="000000"/>
          <w:sz w:val="28"/>
          <w:szCs w:val="28"/>
        </w:rPr>
        <w:t>Agni Purāṇa</w:t>
      </w:r>
      <w:r w:rsidRPr="00790008">
        <w:rPr>
          <w:rStyle w:val="BookTitle"/>
          <w:rFonts w:asciiTheme="minorHAnsi" w:hAnsiTheme="minorHAnsi" w:cstheme="minorHAnsi"/>
          <w:b w:val="0"/>
          <w:bCs w:val="0"/>
          <w:color w:val="000000"/>
          <w:sz w:val="28"/>
          <w:szCs w:val="28"/>
        </w:rPr>
        <w:t>, Chapters 114-116.</w:t>
      </w:r>
    </w:p>
    <w:p w14:paraId="0710CFB1" w14:textId="4C6310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17.30</w:t>
      </w:r>
    </w:p>
    <w:p w14:paraId="2AFC5A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706542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 tīrtha-rāje prabhu praviṣṭa haiyā</w:t>
      </w:r>
      <w:r w:rsidRPr="00790008">
        <w:rPr>
          <w:rStyle w:val="BookTitle"/>
          <w:rFonts w:asciiTheme="minorHAnsi" w:hAnsiTheme="minorHAnsi" w:cstheme="minorHAnsi"/>
          <w:b w:val="0"/>
          <w:bCs w:val="0"/>
          <w:color w:val="000000"/>
          <w:sz w:val="28"/>
          <w:szCs w:val="28"/>
        </w:rPr>
        <w:br/>
        <w:t>namaskarilena prabhu śrīkara yuḍiyā</w:t>
      </w:r>
    </w:p>
    <w:p w14:paraId="246C33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entered Gayā, the king of holy places, He offered obeisances with folded hands.</w:t>
      </w:r>
    </w:p>
    <w:p w14:paraId="29912CA8" w14:textId="26C667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offering obeisances to Gayā, which is the king of holy places, the Lord displayed His quality of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affection for His devotees.</w:t>
      </w:r>
    </w:p>
    <w:p w14:paraId="416AE5F3" w14:textId="30156C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17.31</w:t>
      </w:r>
    </w:p>
    <w:p w14:paraId="3D0468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6B628C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brahma-kuṇḍe āsi’ prabhu karilena snāna</w:t>
      </w:r>
      <w:r w:rsidRPr="00790008">
        <w:rPr>
          <w:rStyle w:val="BookTitle"/>
          <w:rFonts w:asciiTheme="minorHAnsi" w:hAnsiTheme="minorHAnsi" w:cstheme="minorHAnsi"/>
          <w:b w:val="0"/>
          <w:bCs w:val="0"/>
          <w:color w:val="000000"/>
          <w:sz w:val="28"/>
          <w:szCs w:val="28"/>
        </w:rPr>
        <w:br/>
        <w:t>yathocita kailā pitṛ-devera sammāna</w:t>
      </w:r>
    </w:p>
    <w:p w14:paraId="575D99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came to Brahma-kuṇḍa, wherein He took bath and offered oblations to His forefathers.</w:t>
      </w:r>
    </w:p>
    <w:p w14:paraId="7AB9982E" w14:textId="660B37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activities performed by the Lord beginning at Punpun up to His entrance into Gayā-dhāma were simply meant for attracting people, yet it can not be denied that there was also spiritual significance in these activities.</w:t>
      </w:r>
    </w:p>
    <w:p w14:paraId="3D101EDD" w14:textId="5B0264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17.32</w:t>
      </w:r>
    </w:p>
    <w:p w14:paraId="2E7CCB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502D5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āilena cakraveḍera bhitare</w:t>
      </w:r>
      <w:r w:rsidRPr="00790008">
        <w:rPr>
          <w:rStyle w:val="BookTitle"/>
          <w:rFonts w:asciiTheme="minorHAnsi" w:hAnsiTheme="minorHAnsi" w:cstheme="minorHAnsi"/>
          <w:b w:val="0"/>
          <w:bCs w:val="0"/>
          <w:color w:val="000000"/>
          <w:sz w:val="28"/>
          <w:szCs w:val="28"/>
        </w:rPr>
        <w:br/>
        <w:t>pāda-padma dekhibāre calilā satvare</w:t>
      </w:r>
    </w:p>
    <w:p w14:paraId="524F8F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entered Cakraveḍa and quickly went to see the lotus feet of Lord Viṣṇu.</w:t>
      </w:r>
    </w:p>
    <w:p w14:paraId="7FF7C204" w14:textId="3CD4FF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cakraveḍa</w:t>
      </w:r>
      <w:r w:rsidRPr="00790008">
        <w:rPr>
          <w:rStyle w:val="BookTitle"/>
          <w:rFonts w:asciiTheme="minorHAnsi" w:hAnsiTheme="minorHAnsi" w:cstheme="minorHAnsi"/>
          <w:b w:val="0"/>
          <w:bCs w:val="0"/>
          <w:color w:val="000000"/>
          <w:sz w:val="28"/>
          <w:szCs w:val="28"/>
        </w:rPr>
        <w:t xml:space="preserve"> refers to Gayā-tīrtha. This is where the lotus feet of Viṣṇu are situated.</w:t>
      </w:r>
    </w:p>
    <w:p w14:paraId="5EDB12C1" w14:textId="4E8FB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17.33</w:t>
      </w:r>
    </w:p>
    <w:p w14:paraId="156B67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82889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vipra-gaṇa veḍiyāche śrī-caraṇa-sthāna</w:t>
      </w:r>
      <w:r w:rsidRPr="00790008">
        <w:rPr>
          <w:rStyle w:val="BookTitle"/>
          <w:rFonts w:asciiTheme="minorHAnsi" w:hAnsiTheme="minorHAnsi" w:cstheme="minorHAnsi"/>
          <w:b w:val="0"/>
          <w:bCs w:val="0"/>
          <w:color w:val="000000"/>
          <w:sz w:val="28"/>
          <w:szCs w:val="28"/>
        </w:rPr>
        <w:br/>
        <w:t>śrī-caraṇe mālā,—yena deula-pramāṇa</w:t>
      </w:r>
    </w:p>
    <w:p w14:paraId="3F67B5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Countless flower garlands were stacked like a temple dome on Lord Viṣṇu’s footprints, which were surrounded on all sides by brāhmaṇas.</w:t>
      </w:r>
    </w:p>
    <w:p w14:paraId="08E5B4C9" w14:textId="513027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deula</w:t>
      </w:r>
      <w:r w:rsidRPr="00790008">
        <w:rPr>
          <w:rStyle w:val="BookTitle"/>
          <w:rFonts w:asciiTheme="minorHAnsi" w:hAnsiTheme="minorHAnsi" w:cstheme="minorHAnsi"/>
          <w:b w:val="0"/>
          <w:bCs w:val="0"/>
          <w:color w:val="000000"/>
          <w:sz w:val="28"/>
          <w:szCs w:val="28"/>
        </w:rPr>
        <w:t xml:space="preserve"> (derived from the Sanskrit word </w:t>
      </w:r>
      <w:r w:rsidRPr="00790008">
        <w:rPr>
          <w:rStyle w:val="BookTitle"/>
          <w:rFonts w:asciiTheme="minorHAnsi" w:hAnsiTheme="minorHAnsi" w:cstheme="minorHAnsi"/>
          <w:b w:val="0"/>
          <w:bCs w:val="0"/>
          <w:i/>
          <w:iCs/>
          <w:color w:val="000000"/>
          <w:sz w:val="28"/>
          <w:szCs w:val="28"/>
        </w:rPr>
        <w:t>deva-kula</w:t>
      </w:r>
      <w:r w:rsidRPr="00790008">
        <w:rPr>
          <w:rStyle w:val="BookTitle"/>
          <w:rFonts w:asciiTheme="minorHAnsi" w:hAnsiTheme="minorHAnsi" w:cstheme="minorHAnsi"/>
          <w:b w:val="0"/>
          <w:bCs w:val="0"/>
          <w:color w:val="000000"/>
          <w:sz w:val="28"/>
          <w:szCs w:val="28"/>
        </w:rPr>
        <w:t>) means “the house of the Lord” or “a temple.”</w:t>
      </w:r>
    </w:p>
    <w:p w14:paraId="6F552722" w14:textId="208848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17.34</w:t>
      </w:r>
    </w:p>
    <w:p w14:paraId="30CB32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56E92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puṣpa, dhūpa, dīpa, vastra, alaṅkāra</w:t>
      </w:r>
      <w:r w:rsidRPr="00790008">
        <w:rPr>
          <w:rStyle w:val="BookTitle"/>
          <w:rFonts w:asciiTheme="minorHAnsi" w:hAnsiTheme="minorHAnsi" w:cstheme="minorHAnsi"/>
          <w:b w:val="0"/>
          <w:bCs w:val="0"/>
          <w:color w:val="000000"/>
          <w:sz w:val="28"/>
          <w:szCs w:val="28"/>
        </w:rPr>
        <w:br/>
        <w:t>kata paḍiyāche,—lekhā-jokhā nāhi tāra</w:t>
      </w:r>
    </w:p>
    <w:p w14:paraId="3BEB0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Unlimited sandalwood paste, flowers, incense, and cloth had been offered at the lotus feet of the Lord.</w:t>
      </w:r>
    </w:p>
    <w:p w14:paraId="426A825A" w14:textId="08AEFB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lekhā</w:t>
      </w:r>
      <w:r w:rsidRPr="00790008">
        <w:rPr>
          <w:rStyle w:val="BookTitle"/>
          <w:rFonts w:asciiTheme="minorHAnsi" w:hAnsiTheme="minorHAnsi" w:cstheme="minorHAnsi"/>
          <w:b w:val="0"/>
          <w:bCs w:val="0"/>
          <w:color w:val="000000"/>
          <w:sz w:val="28"/>
          <w:szCs w:val="28"/>
        </w:rPr>
        <w:t xml:space="preserve"> in the phrase </w:t>
      </w:r>
      <w:r w:rsidRPr="00790008">
        <w:rPr>
          <w:rStyle w:val="BookTitle"/>
          <w:rFonts w:asciiTheme="minorHAnsi" w:hAnsiTheme="minorHAnsi" w:cstheme="minorHAnsi"/>
          <w:b w:val="0"/>
          <w:bCs w:val="0"/>
          <w:i/>
          <w:iCs/>
          <w:color w:val="000000"/>
          <w:sz w:val="28"/>
          <w:szCs w:val="28"/>
        </w:rPr>
        <w:t>lekhā-jokhā</w:t>
      </w:r>
      <w:r w:rsidRPr="00790008">
        <w:rPr>
          <w:rStyle w:val="BookTitle"/>
          <w:rFonts w:asciiTheme="minorHAnsi" w:hAnsiTheme="minorHAnsi" w:cstheme="minorHAnsi"/>
          <w:b w:val="0"/>
          <w:bCs w:val="0"/>
          <w:color w:val="000000"/>
          <w:sz w:val="28"/>
          <w:szCs w:val="28"/>
        </w:rPr>
        <w:t xml:space="preserve"> is derived from the Sanskrit verb </w:t>
      </w:r>
      <w:r w:rsidRPr="00790008">
        <w:rPr>
          <w:rStyle w:val="BookTitle"/>
          <w:rFonts w:asciiTheme="minorHAnsi" w:hAnsiTheme="minorHAnsi" w:cstheme="minorHAnsi"/>
          <w:b w:val="0"/>
          <w:bCs w:val="0"/>
          <w:i/>
          <w:iCs/>
          <w:color w:val="000000"/>
          <w:sz w:val="28"/>
          <w:szCs w:val="28"/>
        </w:rPr>
        <w:t>likh</w:t>
      </w:r>
      <w:r w:rsidRPr="00790008">
        <w:rPr>
          <w:rStyle w:val="BookTitle"/>
          <w:rFonts w:asciiTheme="minorHAnsi" w:hAnsiTheme="minorHAnsi" w:cstheme="minorHAnsi"/>
          <w:b w:val="0"/>
          <w:bCs w:val="0"/>
          <w:color w:val="000000"/>
          <w:sz w:val="28"/>
          <w:szCs w:val="28"/>
        </w:rPr>
        <w:t xml:space="preserve">, which means “to write,” and the word </w:t>
      </w:r>
      <w:r w:rsidRPr="00790008">
        <w:rPr>
          <w:rStyle w:val="BookTitle"/>
          <w:rFonts w:asciiTheme="minorHAnsi" w:hAnsiTheme="minorHAnsi" w:cstheme="minorHAnsi"/>
          <w:b w:val="0"/>
          <w:bCs w:val="0"/>
          <w:i/>
          <w:iCs/>
          <w:color w:val="000000"/>
          <w:sz w:val="28"/>
          <w:szCs w:val="28"/>
        </w:rPr>
        <w:t>jokhā</w:t>
      </w:r>
      <w:r w:rsidRPr="00790008">
        <w:rPr>
          <w:rStyle w:val="BookTitle"/>
          <w:rFonts w:asciiTheme="minorHAnsi" w:hAnsiTheme="minorHAnsi" w:cstheme="minorHAnsi"/>
          <w:b w:val="0"/>
          <w:bCs w:val="0"/>
          <w:color w:val="000000"/>
          <w:sz w:val="28"/>
          <w:szCs w:val="28"/>
        </w:rPr>
        <w:t xml:space="preserve"> is derived from the Hindi word </w:t>
      </w:r>
      <w:r w:rsidRPr="00790008">
        <w:rPr>
          <w:rStyle w:val="BookTitle"/>
          <w:rFonts w:asciiTheme="minorHAnsi" w:hAnsiTheme="minorHAnsi" w:cstheme="minorHAnsi"/>
          <w:b w:val="0"/>
          <w:bCs w:val="0"/>
          <w:i/>
          <w:iCs/>
          <w:color w:val="000000"/>
          <w:sz w:val="28"/>
          <w:szCs w:val="28"/>
        </w:rPr>
        <w:t>jokhnā</w:t>
      </w:r>
      <w:r w:rsidRPr="00790008">
        <w:rPr>
          <w:rStyle w:val="BookTitle"/>
          <w:rFonts w:asciiTheme="minorHAnsi" w:hAnsiTheme="minorHAnsi" w:cstheme="minorHAnsi"/>
          <w:b w:val="0"/>
          <w:bCs w:val="0"/>
          <w:color w:val="000000"/>
          <w:sz w:val="28"/>
          <w:szCs w:val="28"/>
        </w:rPr>
        <w:t xml:space="preserve">, which means “to weigh.” Therefore the phrase </w:t>
      </w:r>
      <w:r w:rsidRPr="00790008">
        <w:rPr>
          <w:rStyle w:val="BookTitle"/>
          <w:rFonts w:asciiTheme="minorHAnsi" w:hAnsiTheme="minorHAnsi" w:cstheme="minorHAnsi"/>
          <w:b w:val="0"/>
          <w:bCs w:val="0"/>
          <w:i/>
          <w:iCs/>
          <w:color w:val="000000"/>
          <w:sz w:val="28"/>
          <w:szCs w:val="28"/>
        </w:rPr>
        <w:t>lekhā-jokhā</w:t>
      </w:r>
      <w:r w:rsidRPr="00790008">
        <w:rPr>
          <w:rStyle w:val="BookTitle"/>
          <w:rFonts w:asciiTheme="minorHAnsi" w:hAnsiTheme="minorHAnsi" w:cstheme="minorHAnsi"/>
          <w:b w:val="0"/>
          <w:bCs w:val="0"/>
          <w:color w:val="000000"/>
          <w:sz w:val="28"/>
          <w:szCs w:val="28"/>
        </w:rPr>
        <w:t xml:space="preserve"> means “numbers and quantity,” “weight and items,” “writing and counting,” or “accounting and certificates.”</w:t>
      </w:r>
    </w:p>
    <w:p w14:paraId="0B17A07F" w14:textId="2B2DD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17.35</w:t>
      </w:r>
    </w:p>
    <w:p w14:paraId="2474ED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62F6C2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divya rūpa dhari’ vipra-gaṇa</w:t>
      </w:r>
      <w:r w:rsidRPr="00790008">
        <w:rPr>
          <w:rStyle w:val="BookTitle"/>
          <w:rFonts w:asciiTheme="minorHAnsi" w:hAnsiTheme="minorHAnsi" w:cstheme="minorHAnsi"/>
          <w:b w:val="0"/>
          <w:bCs w:val="0"/>
          <w:color w:val="000000"/>
          <w:sz w:val="28"/>
          <w:szCs w:val="28"/>
        </w:rPr>
        <w:br/>
        <w:t>kariteche pāda-padma-prabhāva varṇana</w:t>
      </w:r>
    </w:p>
    <w:p w14:paraId="5B2B9F24" w14:textId="4DF8F5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appeared like divine beings as they described the glories of the Lord’s lotus feet.</w:t>
      </w:r>
    </w:p>
    <w:p w14:paraId="33850AE9" w14:textId="3E8F6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17.36</w:t>
      </w:r>
    </w:p>
    <w:p w14:paraId="120056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0129B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 hṛdaye dharilā ye-caraṇa</w:t>
      </w:r>
      <w:r w:rsidRPr="00790008">
        <w:rPr>
          <w:rStyle w:val="BookTitle"/>
          <w:rFonts w:asciiTheme="minorHAnsi" w:hAnsiTheme="minorHAnsi" w:cstheme="minorHAnsi"/>
          <w:b w:val="0"/>
          <w:bCs w:val="0"/>
          <w:color w:val="000000"/>
          <w:sz w:val="28"/>
          <w:szCs w:val="28"/>
        </w:rPr>
        <w:br/>
        <w:t>ye-caraṇa niravadhi lakṣmīra jīvana</w:t>
      </w:r>
    </w:p>
    <w:p w14:paraId="1D2A8C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Śiva accepted these same lotus feet in his heart, and these same lotus feet are constantly served by Lakṣmī.</w:t>
      </w:r>
    </w:p>
    <w:p w14:paraId="3A303ABB" w14:textId="41D180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kāśīnātha </w:t>
      </w:r>
      <w:r w:rsidRPr="00790008">
        <w:rPr>
          <w:rStyle w:val="BookTitle"/>
          <w:rFonts w:asciiTheme="minorHAnsi" w:hAnsiTheme="minorHAnsi" w:cstheme="minorHAnsi"/>
          <w:b w:val="0"/>
          <w:bCs w:val="0"/>
          <w:color w:val="000000"/>
          <w:sz w:val="28"/>
          <w:szCs w:val="28"/>
        </w:rPr>
        <w:t>refers to Lord Śiva, the controller of the universe.</w:t>
      </w:r>
    </w:p>
    <w:p w14:paraId="6749E974" w14:textId="639D9B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17.37</w:t>
      </w:r>
    </w:p>
    <w:p w14:paraId="198DF8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399D0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bali-śire āvirbhāva haila ye-caraṇa</w:t>
      </w:r>
      <w:r w:rsidRPr="00790008">
        <w:rPr>
          <w:rStyle w:val="BookTitle"/>
          <w:rFonts w:asciiTheme="minorHAnsi" w:hAnsiTheme="minorHAnsi" w:cstheme="minorHAnsi"/>
          <w:b w:val="0"/>
          <w:bCs w:val="0"/>
          <w:color w:val="000000"/>
          <w:sz w:val="28"/>
          <w:szCs w:val="28"/>
        </w:rPr>
        <w:br/>
        <w:t>sei ei dekha, yata bhāgyavanta jana</w:t>
      </w:r>
    </w:p>
    <w:p w14:paraId="7FFBF976" w14:textId="54DE6A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lotus feet were placed on the head of Bali Mahārāja. O fortunate souls, now see those same lotus feet here.</w:t>
      </w:r>
    </w:p>
    <w:p w14:paraId="009E0E92" w14:textId="14C6A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17.38</w:t>
      </w:r>
    </w:p>
    <w:p w14:paraId="4AA19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4600E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tilārddheko ye-caraṇa dhyāna kaile mātra</w:t>
      </w:r>
      <w:r w:rsidRPr="00790008">
        <w:rPr>
          <w:rStyle w:val="BookTitle"/>
          <w:rFonts w:asciiTheme="minorHAnsi" w:hAnsiTheme="minorHAnsi" w:cstheme="minorHAnsi"/>
          <w:b w:val="0"/>
          <w:bCs w:val="0"/>
          <w:color w:val="000000"/>
          <w:sz w:val="28"/>
          <w:szCs w:val="28"/>
        </w:rPr>
        <w:br/>
        <w:t>yama tāra nā hayena adhikāra-pātra</w:t>
      </w:r>
    </w:p>
    <w:p w14:paraId="109958B5" w14:textId="6EF3A7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meditates on these lotus feet for even a moment never comes under the jurisdiction of Yamarāja.</w:t>
      </w:r>
    </w:p>
    <w:p w14:paraId="65ECD8CA" w14:textId="24BEE7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17.39</w:t>
      </w:r>
    </w:p>
    <w:p w14:paraId="4A45B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78676F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yogeśvara-sabāra durlabha ye-caraṇa</w:t>
      </w:r>
      <w:r w:rsidRPr="00790008">
        <w:rPr>
          <w:rStyle w:val="BookTitle"/>
          <w:rFonts w:asciiTheme="minorHAnsi" w:hAnsiTheme="minorHAnsi" w:cstheme="minorHAnsi"/>
          <w:b w:val="0"/>
          <w:bCs w:val="0"/>
          <w:color w:val="000000"/>
          <w:sz w:val="28"/>
          <w:szCs w:val="28"/>
        </w:rPr>
        <w:br/>
        <w:t>sei ei dekha, yata bhāgyavanta jana</w:t>
      </w:r>
    </w:p>
    <w:p w14:paraId="44E63890" w14:textId="1C48D7E6"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“These lotus feet are rarely attained by even the best of </w:t>
      </w:r>
      <w:r w:rsidRPr="007153C2">
        <w:rPr>
          <w:rStyle w:val="BookTitle"/>
          <w:rFonts w:asciiTheme="minorHAnsi" w:hAnsiTheme="minorHAnsi" w:cstheme="minorHAnsi"/>
          <w:b/>
          <w:bCs/>
          <w:i/>
          <w:iCs/>
          <w:color w:val="800000"/>
          <w:sz w:val="28"/>
          <w:szCs w:val="28"/>
          <w:rPrChange w:id="286" w:author="your servant" w:date="2020-09-01T12:38:00Z">
            <w:rPr>
              <w:rStyle w:val="BookTitle"/>
              <w:rFonts w:asciiTheme="minorHAnsi" w:hAnsiTheme="minorHAnsi" w:cstheme="minorHAnsi"/>
              <w:b/>
              <w:bCs/>
              <w:color w:val="800000"/>
              <w:sz w:val="28"/>
              <w:szCs w:val="28"/>
            </w:rPr>
          </w:rPrChange>
        </w:rPr>
        <w:t>yog</w:t>
      </w:r>
      <w:ins w:id="287" w:author="your servant" w:date="2020-09-01T12:38:00Z">
        <w:r w:rsidR="007153C2" w:rsidRPr="007153C2">
          <w:rPr>
            <w:rStyle w:val="BookTitle"/>
            <w:rFonts w:asciiTheme="minorHAnsi" w:hAnsiTheme="minorHAnsi" w:cstheme="minorHAnsi"/>
            <w:b/>
            <w:bCs/>
            <w:i/>
            <w:iCs/>
            <w:color w:val="800000"/>
            <w:sz w:val="28"/>
            <w:szCs w:val="28"/>
            <w:rPrChange w:id="288" w:author="your servant" w:date="2020-09-01T12:38:00Z">
              <w:rPr>
                <w:rStyle w:val="BookTitle"/>
                <w:rFonts w:asciiTheme="minorHAnsi" w:hAnsiTheme="minorHAnsi" w:cstheme="minorHAnsi"/>
                <w:b/>
                <w:bCs/>
                <w:color w:val="800000"/>
                <w:sz w:val="28"/>
                <w:szCs w:val="28"/>
              </w:rPr>
            </w:rPrChange>
          </w:rPr>
          <w:t>ī</w:t>
        </w:r>
      </w:ins>
      <w:r w:rsidRPr="007153C2">
        <w:rPr>
          <w:rStyle w:val="BookTitle"/>
          <w:rFonts w:asciiTheme="minorHAnsi" w:hAnsiTheme="minorHAnsi" w:cstheme="minorHAnsi"/>
          <w:b/>
          <w:bCs/>
          <w:i/>
          <w:iCs/>
          <w:color w:val="800000"/>
          <w:sz w:val="28"/>
          <w:szCs w:val="28"/>
          <w:rPrChange w:id="289" w:author="your servant" w:date="2020-09-01T12:38:00Z">
            <w:rPr>
              <w:rStyle w:val="BookTitle"/>
              <w:rFonts w:asciiTheme="minorHAnsi" w:hAnsiTheme="minorHAnsi" w:cstheme="minorHAnsi"/>
              <w:b/>
              <w:bCs/>
              <w:color w:val="800000"/>
              <w:sz w:val="28"/>
              <w:szCs w:val="28"/>
            </w:rPr>
          </w:rPrChange>
        </w:rPr>
        <w:t>s</w:t>
      </w:r>
      <w:r w:rsidRPr="00790008">
        <w:rPr>
          <w:rStyle w:val="BookTitle"/>
          <w:rFonts w:asciiTheme="minorHAnsi" w:hAnsiTheme="minorHAnsi" w:cstheme="minorHAnsi"/>
          <w:b/>
          <w:bCs/>
          <w:color w:val="800000"/>
          <w:sz w:val="28"/>
          <w:szCs w:val="28"/>
        </w:rPr>
        <w:t>. O fortunate souls, now see those same lotus feet here.</w:t>
      </w:r>
    </w:p>
    <w:p w14:paraId="12AEF6BA" w14:textId="045ED3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refers to a person who has achieved the fruit of mystic perfections in the form of merging into the existence of the Lord or a person who is full of mystic perfections attained through </w:t>
      </w:r>
      <w:r w:rsidRPr="00790008">
        <w:rPr>
          <w:rStyle w:val="BookTitle"/>
          <w:rFonts w:asciiTheme="minorHAnsi" w:hAnsiTheme="minorHAnsi" w:cstheme="minorHAnsi"/>
          <w:b w:val="0"/>
          <w:bCs w:val="0"/>
          <w:i/>
          <w:iCs/>
          <w:color w:val="000000"/>
          <w:sz w:val="28"/>
          <w:szCs w:val="28"/>
        </w:rPr>
        <w:t>haṭha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rāja </w:t>
      </w:r>
      <w:r w:rsidRPr="007153C2">
        <w:rPr>
          <w:rStyle w:val="BookTitle"/>
          <w:rFonts w:asciiTheme="minorHAnsi" w:hAnsiTheme="minorHAnsi" w:cstheme="minorHAnsi"/>
          <w:b w:val="0"/>
          <w:bCs w:val="0"/>
          <w:i/>
          <w:iCs/>
          <w:color w:val="000000"/>
          <w:sz w:val="28"/>
          <w:szCs w:val="28"/>
          <w:rPrChange w:id="290" w:author="your servant" w:date="2020-09-01T12:40:00Z">
            <w:rPr>
              <w:rStyle w:val="BookTitle"/>
              <w:rFonts w:asciiTheme="minorHAnsi" w:hAnsiTheme="minorHAnsi" w:cstheme="minorHAnsi"/>
              <w:b w:val="0"/>
              <w:bCs w:val="0"/>
              <w:color w:val="000000"/>
              <w:sz w:val="28"/>
              <w:szCs w:val="28"/>
            </w:rPr>
          </w:rPrChange>
        </w:rPr>
        <w:t>yogas</w:t>
      </w:r>
      <w:r w:rsidRPr="00790008">
        <w:rPr>
          <w:rStyle w:val="BookTitle"/>
          <w:rFonts w:asciiTheme="minorHAnsi" w:hAnsiTheme="minorHAnsi" w:cstheme="minorHAnsi"/>
          <w:b w:val="0"/>
          <w:bCs w:val="0"/>
          <w:color w:val="000000"/>
          <w:sz w:val="28"/>
          <w:szCs w:val="28"/>
        </w:rPr>
        <w:t>.</w:t>
      </w:r>
    </w:p>
    <w:p w14:paraId="5D3C0B6B" w14:textId="51FB89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Those who are expert in </w:t>
      </w:r>
      <w:r w:rsidRPr="00790008">
        <w:rPr>
          <w:rStyle w:val="BookTitle"/>
          <w:rFonts w:asciiTheme="minorHAnsi" w:hAnsiTheme="minorHAnsi" w:cstheme="minorHAnsi"/>
          <w:b w:val="0"/>
          <w:bCs w:val="0"/>
          <w:i/>
          <w:iCs/>
          <w:color w:val="000000"/>
          <w:sz w:val="28"/>
          <w:szCs w:val="28"/>
        </w:rPr>
        <w:t>yoga-śāstras</w:t>
      </w:r>
      <w:r w:rsidRPr="00790008">
        <w:rPr>
          <w:rStyle w:val="BookTitle"/>
          <w:rFonts w:asciiTheme="minorHAnsi" w:hAnsiTheme="minorHAnsi" w:cstheme="minorHAnsi"/>
          <w:b w:val="0"/>
          <w:bCs w:val="0"/>
          <w:color w:val="000000"/>
          <w:sz w:val="28"/>
          <w:szCs w:val="28"/>
        </w:rPr>
        <w:t xml:space="preserve"> merge into the existence of the Lord. Such </w:t>
      </w:r>
      <w:r w:rsidRPr="007153C2">
        <w:rPr>
          <w:rStyle w:val="BookTitle"/>
          <w:rFonts w:asciiTheme="minorHAnsi" w:hAnsiTheme="minorHAnsi" w:cstheme="minorHAnsi"/>
          <w:b w:val="0"/>
          <w:bCs w:val="0"/>
          <w:i/>
          <w:iCs/>
          <w:color w:val="000000"/>
          <w:sz w:val="28"/>
          <w:szCs w:val="28"/>
          <w:rPrChange w:id="291" w:author="your servant" w:date="2020-09-01T12:40:00Z">
            <w:rPr>
              <w:rStyle w:val="BookTitle"/>
              <w:rFonts w:asciiTheme="minorHAnsi" w:hAnsiTheme="minorHAnsi" w:cstheme="minorHAnsi"/>
              <w:b w:val="0"/>
              <w:bCs w:val="0"/>
              <w:color w:val="000000"/>
              <w:sz w:val="28"/>
              <w:szCs w:val="28"/>
            </w:rPr>
          </w:rPrChange>
        </w:rPr>
        <w:t>yog</w:t>
      </w:r>
      <w:ins w:id="292" w:author="your servant" w:date="2020-09-01T12:40:00Z">
        <w:r w:rsidR="007153C2" w:rsidRPr="007153C2">
          <w:rPr>
            <w:rStyle w:val="BookTitle"/>
            <w:rFonts w:asciiTheme="minorHAnsi" w:hAnsiTheme="minorHAnsi" w:cstheme="minorHAnsi"/>
            <w:b w:val="0"/>
            <w:bCs w:val="0"/>
            <w:i/>
            <w:iCs/>
            <w:color w:val="000000"/>
            <w:sz w:val="28"/>
            <w:szCs w:val="28"/>
            <w:rPrChange w:id="293" w:author="your servant" w:date="2020-09-01T12:40:00Z">
              <w:rPr>
                <w:rStyle w:val="BookTitle"/>
                <w:rFonts w:asciiTheme="minorHAnsi" w:hAnsiTheme="minorHAnsi" w:cstheme="minorHAnsi"/>
                <w:b w:val="0"/>
                <w:bCs w:val="0"/>
                <w:color w:val="000000"/>
                <w:sz w:val="28"/>
                <w:szCs w:val="28"/>
              </w:rPr>
            </w:rPrChange>
          </w:rPr>
          <w:t>ī</w:t>
        </w:r>
      </w:ins>
      <w:r w:rsidRPr="007153C2">
        <w:rPr>
          <w:rStyle w:val="BookTitle"/>
          <w:rFonts w:asciiTheme="minorHAnsi" w:hAnsiTheme="minorHAnsi" w:cstheme="minorHAnsi"/>
          <w:b w:val="0"/>
          <w:bCs w:val="0"/>
          <w:i/>
          <w:iCs/>
          <w:color w:val="000000"/>
          <w:sz w:val="28"/>
          <w:szCs w:val="28"/>
          <w:rPrChange w:id="294" w:author="your servant" w:date="2020-09-01T12:4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have merged themselves in the existence of the Lord are never qualified to see the lotus feet of the Lord. The reason for this is that according to them the object of service, the servant, and the service are all one, therefore there is no scope for spiritual variegatedness. Therefore the </w:t>
      </w:r>
      <w:r w:rsidRPr="007153C2">
        <w:rPr>
          <w:rStyle w:val="BookTitle"/>
          <w:rFonts w:asciiTheme="minorHAnsi" w:hAnsiTheme="minorHAnsi" w:cstheme="minorHAnsi"/>
          <w:b w:val="0"/>
          <w:bCs w:val="0"/>
          <w:i/>
          <w:iCs/>
          <w:color w:val="000000"/>
          <w:sz w:val="28"/>
          <w:szCs w:val="28"/>
          <w:rPrChange w:id="295" w:author="your servant" w:date="2020-09-01T12:40:00Z">
            <w:rPr>
              <w:rStyle w:val="BookTitle"/>
              <w:rFonts w:asciiTheme="minorHAnsi" w:hAnsiTheme="minorHAnsi" w:cstheme="minorHAnsi"/>
              <w:b w:val="0"/>
              <w:bCs w:val="0"/>
              <w:color w:val="000000"/>
              <w:sz w:val="28"/>
              <w:szCs w:val="28"/>
            </w:rPr>
          </w:rPrChange>
        </w:rPr>
        <w:t>yog</w:t>
      </w:r>
      <w:ins w:id="296" w:author="your servant" w:date="2020-09-01T12:40:00Z">
        <w:r w:rsidR="007153C2" w:rsidRPr="007153C2">
          <w:rPr>
            <w:rStyle w:val="BookTitle"/>
            <w:rFonts w:asciiTheme="minorHAnsi" w:hAnsiTheme="minorHAnsi" w:cstheme="minorHAnsi"/>
            <w:b w:val="0"/>
            <w:bCs w:val="0"/>
            <w:i/>
            <w:iCs/>
            <w:color w:val="000000"/>
            <w:sz w:val="28"/>
            <w:szCs w:val="28"/>
            <w:rPrChange w:id="297" w:author="your servant" w:date="2020-09-01T12:40:00Z">
              <w:rPr>
                <w:rStyle w:val="BookTitle"/>
                <w:rFonts w:asciiTheme="minorHAnsi" w:hAnsiTheme="minorHAnsi" w:cstheme="minorHAnsi"/>
                <w:b w:val="0"/>
                <w:bCs w:val="0"/>
                <w:color w:val="000000"/>
                <w:sz w:val="28"/>
                <w:szCs w:val="28"/>
              </w:rPr>
            </w:rPrChange>
          </w:rPr>
          <w:t>ī</w:t>
        </w:r>
      </w:ins>
      <w:r w:rsidRPr="007153C2">
        <w:rPr>
          <w:rStyle w:val="BookTitle"/>
          <w:rFonts w:asciiTheme="minorHAnsi" w:hAnsiTheme="minorHAnsi" w:cstheme="minorHAnsi"/>
          <w:b w:val="0"/>
          <w:bCs w:val="0"/>
          <w:i/>
          <w:iCs/>
          <w:color w:val="000000"/>
          <w:sz w:val="28"/>
          <w:szCs w:val="28"/>
          <w:rPrChange w:id="298" w:author="your servant" w:date="2020-09-01T12:4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most unfortunate; since they are bereft of the highest goal of life, love of God, the fortunate devotees condemn rather than respect their ultimate desired goal.</w:t>
      </w:r>
    </w:p>
    <w:p w14:paraId="638EFD82" w14:textId="31AA6B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17.40</w:t>
      </w:r>
    </w:p>
    <w:p w14:paraId="7FA044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3A86B0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ye-caraṇe bhāgīrathī hailā prakāśa</w:t>
      </w:r>
      <w:r w:rsidRPr="00790008">
        <w:rPr>
          <w:rStyle w:val="BookTitle"/>
          <w:rFonts w:asciiTheme="minorHAnsi" w:hAnsiTheme="minorHAnsi" w:cstheme="minorHAnsi"/>
          <w:b w:val="0"/>
          <w:bCs w:val="0"/>
          <w:color w:val="000000"/>
          <w:sz w:val="28"/>
          <w:szCs w:val="28"/>
        </w:rPr>
        <w:br/>
        <w:t>niravadhi hṛdaye nā chāḍe yāre dāsa</w:t>
      </w:r>
    </w:p>
    <w:p w14:paraId="21A2EC2F" w14:textId="333CB2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Ganges emanated from these lotus feet, and the servants of the Lord constantly keep these lotus feet in their hearts.</w:t>
      </w:r>
    </w:p>
    <w:p w14:paraId="024B88CA" w14:textId="278B9A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17.41</w:t>
      </w:r>
    </w:p>
    <w:p w14:paraId="26CB6C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3891C8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ananta-śayyāya ati-priya ye-caraṇa</w:t>
      </w:r>
      <w:r w:rsidRPr="00790008">
        <w:rPr>
          <w:rStyle w:val="BookTitle"/>
          <w:rFonts w:asciiTheme="minorHAnsi" w:hAnsiTheme="minorHAnsi" w:cstheme="minorHAnsi"/>
          <w:b w:val="0"/>
          <w:bCs w:val="0"/>
          <w:color w:val="000000"/>
          <w:sz w:val="28"/>
          <w:szCs w:val="28"/>
        </w:rPr>
        <w:br/>
        <w:t>sei ei dekha, yata bhāgyavanta jana”</w:t>
      </w:r>
    </w:p>
    <w:p w14:paraId="1D346738" w14:textId="5C3D59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lotus feet are most enchanting on the bed of Ananta. O fortunate souls, now see those same lotus feet here.”</w:t>
      </w:r>
    </w:p>
    <w:p w14:paraId="7E689A32" w14:textId="305158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17.42</w:t>
      </w:r>
    </w:p>
    <w:p w14:paraId="0DF05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634BA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caraṇa-prabhāva śuni’ vipra-gaṇa mukhe</w:t>
      </w:r>
      <w:r w:rsidRPr="00790008">
        <w:rPr>
          <w:rStyle w:val="BookTitle"/>
          <w:rFonts w:asciiTheme="minorHAnsi" w:hAnsiTheme="minorHAnsi" w:cstheme="minorHAnsi"/>
          <w:b w:val="0"/>
          <w:bCs w:val="0"/>
          <w:color w:val="000000"/>
          <w:sz w:val="28"/>
          <w:szCs w:val="28"/>
        </w:rPr>
        <w:br/>
        <w:t>āviṣṭa hailā prabhu premānanda-sukhe</w:t>
      </w:r>
    </w:p>
    <w:p w14:paraId="6B3935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glories of the Lord’s lotus feet from the brāhmaṇas, the Lord became absorbed in ecstatic love.</w:t>
      </w:r>
    </w:p>
    <w:p w14:paraId="4BF84DAE" w14:textId="4F14C7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caraṇa-prabhāva </w:t>
      </w:r>
      <w:r w:rsidRPr="00790008">
        <w:rPr>
          <w:rStyle w:val="BookTitle"/>
          <w:rFonts w:asciiTheme="minorHAnsi" w:hAnsiTheme="minorHAnsi" w:cstheme="minorHAnsi"/>
          <w:b w:val="0"/>
          <w:bCs w:val="0"/>
          <w:color w:val="000000"/>
          <w:sz w:val="28"/>
          <w:szCs w:val="28"/>
        </w:rPr>
        <w:t xml:space="preserve">is explained as follows: Imagining the Supreme Lord to be formless, the impersonalists cannot understand the wonders of the Lord’s eternal form, which attracts even self-satisfied souls. The impersonalists’ process of consideration arises from material conceptions. After subduing the impersonal philosophy, the lotus feet of the Lord were installed on the head of Gayāsura at Gayā; these lotus feet of the Lord are the source of all spiritual pastimes. The voidism of the Buddhists and the impersonalism of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are buried under these lotus feet of Gadādhara. Since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ultimately become impersonalists, they are simply Buddhists in disguise. The conceptions of the fruitive workers who are opposed to Vedic injunctions are under the shelter of </w:t>
      </w:r>
      <w:r w:rsidRPr="00790008">
        <w:rPr>
          <w:rStyle w:val="BookTitle"/>
          <w:rFonts w:asciiTheme="minorHAnsi" w:hAnsiTheme="minorHAnsi" w:cstheme="minorHAnsi"/>
          <w:b w:val="0"/>
          <w:bCs w:val="0"/>
          <w:color w:val="000000"/>
          <w:sz w:val="28"/>
          <w:szCs w:val="28"/>
        </w:rPr>
        <w:lastRenderedPageBreak/>
        <w:t xml:space="preserve">ignorance; the conceptions of the Buddhists are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deny spiritual existence; and the conceptions of the impersonalists, though not directly Buddhist, superficially follow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deny material existence, and are a covered form of Buddhism. Since the covered Buddhist impersonalists and their followers,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consider the eternal form and eternal lotus feet of Gadādhara as material, perceivable by their senses, and products of material nature, they are eternally bereft of the good fortune of seeing them. The devotees who accept the eternally variegated pastimes of the Lord never give respect to the philosophy of covered Buddhism that superficially follows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lotus feet of the Lord attract Śiva, Brahmā, Śukadeva, and many other self-satisfied souls; they are the eternal Absolute Truth, or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Therefore the impersonalists’ conception</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of </w:t>
      </w:r>
      <w:r w:rsidRPr="00790008">
        <w:rPr>
          <w:rStyle w:val="BookTitle"/>
          <w:rFonts w:asciiTheme="minorHAnsi" w:hAnsiTheme="minorHAnsi" w:cstheme="minorHAnsi"/>
          <w:b w:val="0"/>
          <w:bCs w:val="0"/>
          <w:i/>
          <w:iCs/>
          <w:color w:val="000000"/>
          <w:sz w:val="28"/>
          <w:szCs w:val="28"/>
        </w:rPr>
        <w:t>pañcopāsana</w:t>
      </w:r>
      <w:r w:rsidRPr="00790008">
        <w:rPr>
          <w:rStyle w:val="BookTitle"/>
          <w:rFonts w:asciiTheme="minorHAnsi" w:hAnsiTheme="minorHAnsi" w:cstheme="minorHAnsi"/>
          <w:b w:val="0"/>
          <w:bCs w:val="0"/>
          <w:color w:val="000000"/>
          <w:sz w:val="28"/>
          <w:szCs w:val="28"/>
        </w:rPr>
        <w:t>, which is meant for cheating people, is nothing but a means for cheating innocent foolish people. Therefore the most intelligent devotees never accept impersonalism, the covered form of Buddhism.</w:t>
      </w:r>
    </w:p>
    <w:p w14:paraId="0FC8FC75" w14:textId="436AB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17.43</w:t>
      </w:r>
    </w:p>
    <w:p w14:paraId="2C89CB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7C5E84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aśru-dhārā vahe dui śrī-padma-nayane</w:t>
      </w:r>
      <w:r w:rsidRPr="00790008">
        <w:rPr>
          <w:rStyle w:val="BookTitle"/>
          <w:rFonts w:asciiTheme="minorHAnsi" w:hAnsiTheme="minorHAnsi" w:cstheme="minorHAnsi"/>
          <w:b w:val="0"/>
          <w:bCs w:val="0"/>
          <w:color w:val="000000"/>
          <w:sz w:val="28"/>
          <w:szCs w:val="28"/>
        </w:rPr>
        <w:br/>
        <w:t>loma-harṣa-kampa haila caraṇa-darśane</w:t>
      </w:r>
    </w:p>
    <w:p w14:paraId="15E2E5A5" w14:textId="1FF105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looked at those lotus feet, tears flowed from His lotus eyes, His hairs stood on end, and He began shivering.</w:t>
      </w:r>
    </w:p>
    <w:p w14:paraId="3C90A011" w14:textId="2A62DA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17.44</w:t>
      </w:r>
    </w:p>
    <w:p w14:paraId="13597D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40DD6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sarva-jagatera bhāgye prabhu gauracandra</w:t>
      </w:r>
      <w:r w:rsidRPr="00790008">
        <w:rPr>
          <w:rStyle w:val="BookTitle"/>
          <w:rFonts w:asciiTheme="minorHAnsi" w:hAnsiTheme="minorHAnsi" w:cstheme="minorHAnsi"/>
          <w:b w:val="0"/>
          <w:bCs w:val="0"/>
          <w:color w:val="000000"/>
          <w:sz w:val="28"/>
          <w:szCs w:val="28"/>
        </w:rPr>
        <w:br/>
        <w:t>prema-bhakti-prakāśera karilā ārambha</w:t>
      </w:r>
    </w:p>
    <w:p w14:paraId="013286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then began to manifest ecstatic devotional service for the benefit of the entire world.</w:t>
      </w:r>
    </w:p>
    <w:p w14:paraId="1895C7E0" w14:textId="0CC1C8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appeared in this world in order to bestow eternal benefit on the universe. So far He had not manifested any sign of awarding loving devotion to the people of this world. But after seeing the lotus feet of the Lord at Gayā, He inaugurated His pastimes of awarding loving devotion to the people of the world. Understanding that these lotus feet of the Lord had appeared in the material world to give pious persons who are free from the clutches of impersonalism an opportunity to serve the Lord’s lotus feet, the Lord became overwhelmed with the eight transformations of ecstatic love. Being bereft of Kṛṣṇa’s service, persons who are averse to Kṛṣṇa in this world maintain the sinful desire of becoming the </w:t>
      </w:r>
      <w:r w:rsidRPr="00790008">
        <w:rPr>
          <w:rStyle w:val="BookTitle"/>
          <w:rFonts w:asciiTheme="minorHAnsi" w:hAnsiTheme="minorHAnsi" w:cstheme="minorHAnsi"/>
          <w:b w:val="0"/>
          <w:bCs w:val="0"/>
          <w:color w:val="000000"/>
          <w:sz w:val="28"/>
          <w:szCs w:val="28"/>
        </w:rPr>
        <w:lastRenderedPageBreak/>
        <w:t xml:space="preserve">Lord or the enjoyer of the material world. After destroying the conditioned souls’ desire for material enjoyment or liberation, when the lotus feet of the Lord appear in the purified hearts of the living entities, then their propensity for serving the Lord is awakened. In order to exhibit and preach this great truth, the Lord accepted the dress of a devotee and had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the transcendental lotus feet of Gadādhara through His service inclined senses. When living entities bound by gross and subtle chains wander throughout the material sky, they remain averse to the service of the Lord. But when their service propensity is awakened on the strength of mercy received from Hari, Guru, and Vaiṣṇava, then the lotus feet of the worshipable Lord Viṣṇu become the object of those servants’ awakened spiritual propensity. Without a service mentality, one cannot become fortunate enough to see the form of the Lord. Without the piety resulting from devotional service, one’s faith does not awaken. On the strength of piety born of the devotees’ mercy, a living entity receives the opportunity to hear topics of Lord Hari. Sometimes on the strength of piety born from Kṛṣṇa’s mercy a living entity becomes freed from the bondage to material sense objects and thus encounters the worshipable Lord Kṛṣṇa—this is spiritual vision. When, after full surrender, a living entity hears and glorifies topics of Lord Kṛṣṇa, the propensity of his consciousness is constantly engaged in the service of Kṛṣṇa—this is the result of piety born of a devotee’s mercy. In spite of being the only worshipable object of all surrendered souls, Śrī Gaurasundara considered Himself a servant of the worshipable object and thus began to propagate transcendental love of Kṛṣṇa by chanting His glories. The eight transformations of ecstatic love manifested in the body of the Lord as a result of seeing the lotus feet of Gadādhara marked the beginning of His propagation of loving devotional service.</w:t>
      </w:r>
    </w:p>
    <w:p w14:paraId="4521ADE6" w14:textId="4769A1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17.45</w:t>
      </w:r>
    </w:p>
    <w:p w14:paraId="38191C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32AB41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avicchinna gaṅgā vahe prabhura nayane</w:t>
      </w:r>
      <w:r w:rsidRPr="00790008">
        <w:rPr>
          <w:rStyle w:val="BookTitle"/>
          <w:rFonts w:asciiTheme="minorHAnsi" w:hAnsiTheme="minorHAnsi" w:cstheme="minorHAnsi"/>
          <w:b w:val="0"/>
          <w:bCs w:val="0"/>
          <w:color w:val="000000"/>
          <w:sz w:val="28"/>
          <w:szCs w:val="28"/>
        </w:rPr>
        <w:br/>
        <w:t>parama-adbhuta saba dekhe vipra-gaṇe</w:t>
      </w:r>
    </w:p>
    <w:p w14:paraId="4BCCD0A4" w14:textId="41E96A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were all startled to see tears flow from the Lord’s eyes like the unbroken flow of the Ganges.</w:t>
      </w:r>
    </w:p>
    <w:p w14:paraId="0B6D0750" w14:textId="487A68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17.46</w:t>
      </w:r>
    </w:p>
    <w:p w14:paraId="70BE32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DF216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daiva-yoge īśvara-purī o sei-kṣaṇe</w:t>
      </w:r>
      <w:r w:rsidRPr="00790008">
        <w:rPr>
          <w:rStyle w:val="BookTitle"/>
          <w:rFonts w:asciiTheme="minorHAnsi" w:hAnsiTheme="minorHAnsi" w:cstheme="minorHAnsi"/>
          <w:b w:val="0"/>
          <w:bCs w:val="0"/>
          <w:color w:val="000000"/>
          <w:sz w:val="28"/>
          <w:szCs w:val="28"/>
        </w:rPr>
        <w:br/>
        <w:t>āilena īśvara-icchāya sei-sthāne</w:t>
      </w:r>
    </w:p>
    <w:p w14:paraId="4A3502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By the divine will of the Supreme Lord, at that moment Śrī Īśvara Purī arrived at </w:t>
      </w:r>
      <w:r w:rsidRPr="00790008">
        <w:rPr>
          <w:rStyle w:val="BookTitle"/>
          <w:rFonts w:asciiTheme="minorHAnsi" w:hAnsiTheme="minorHAnsi" w:cstheme="minorHAnsi"/>
          <w:b/>
          <w:bCs/>
          <w:color w:val="800000"/>
          <w:sz w:val="28"/>
          <w:szCs w:val="28"/>
        </w:rPr>
        <w:lastRenderedPageBreak/>
        <w:t>that place.</w:t>
      </w:r>
    </w:p>
    <w:p w14:paraId="3DF51C49" w14:textId="0A53C1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Lord Śrī Gaurasundara’s hair stood on end due to love of God while seeing His own lotus feet, by the will of the Lord and by providence, Śrī Īśvara Purīpāda arrived there as a </w:t>
      </w:r>
      <w:r w:rsidRPr="00790008">
        <w:rPr>
          <w:rStyle w:val="BookTitle"/>
          <w:rFonts w:asciiTheme="minorHAnsi" w:hAnsiTheme="minorHAnsi" w:cstheme="minorHAnsi"/>
          <w:b w:val="0"/>
          <w:bCs w:val="0"/>
          <w:i/>
          <w:iCs/>
          <w:color w:val="000000"/>
          <w:sz w:val="28"/>
          <w:szCs w:val="28"/>
        </w:rPr>
        <w:t xml:space="preserve">mahānta-guru </w:t>
      </w:r>
      <w:r w:rsidRPr="00790008">
        <w:rPr>
          <w:rStyle w:val="BookTitle"/>
          <w:rFonts w:asciiTheme="minorHAnsi" w:hAnsiTheme="minorHAnsi" w:cstheme="minorHAnsi"/>
          <w:b w:val="0"/>
          <w:bCs w:val="0"/>
          <w:color w:val="000000"/>
          <w:sz w:val="28"/>
          <w:szCs w:val="28"/>
        </w:rPr>
        <w:t xml:space="preserve">in order to serve his own Lord by assisting Him in His pastimes. In order to disclose that He is a descendent of Śrīmad Pūrṇaprajña Madhvācārya Ānandatīrtha in the Vedic disciplic succession, Śrī Gaurasundara, who is the Supreme Lord of all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inspired Īśvara Purīpāda to come there.</w:t>
      </w:r>
    </w:p>
    <w:p w14:paraId="7F4AFD66" w14:textId="25863A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17.47</w:t>
      </w:r>
    </w:p>
    <w:p w14:paraId="7AE82C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2D9F66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īśvara-purīre dekhi’ śrī-gaurasundara</w:t>
      </w:r>
      <w:r w:rsidRPr="00790008">
        <w:rPr>
          <w:rStyle w:val="BookTitle"/>
          <w:rFonts w:asciiTheme="minorHAnsi" w:hAnsiTheme="minorHAnsi" w:cstheme="minorHAnsi"/>
          <w:b w:val="0"/>
          <w:bCs w:val="0"/>
          <w:color w:val="000000"/>
          <w:sz w:val="28"/>
          <w:szCs w:val="28"/>
        </w:rPr>
        <w:br/>
        <w:t>namaskarilena ati kariyā ādara</w:t>
      </w:r>
    </w:p>
    <w:p w14:paraId="3E38685D" w14:textId="5B4CD5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Śrī Īśvara Purī, Śrī Gaurasundara respectfully offered him obeisances.</w:t>
      </w:r>
    </w:p>
    <w:p w14:paraId="1508936D" w14:textId="107CD2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17.48</w:t>
      </w:r>
    </w:p>
    <w:p w14:paraId="050C7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C05B3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 o gauracandrere dekhiyā</w:t>
      </w:r>
      <w:r w:rsidRPr="00790008">
        <w:rPr>
          <w:rStyle w:val="BookTitle"/>
          <w:rFonts w:asciiTheme="minorHAnsi" w:hAnsiTheme="minorHAnsi" w:cstheme="minorHAnsi"/>
          <w:b w:val="0"/>
          <w:bCs w:val="0"/>
          <w:color w:val="000000"/>
          <w:sz w:val="28"/>
          <w:szCs w:val="28"/>
        </w:rPr>
        <w:br/>
        <w:t>āliṅgana karilena mahā-harṣa haiyā</w:t>
      </w:r>
    </w:p>
    <w:p w14:paraId="61FEC32D" w14:textId="5730F3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was also delighted to see Gauracandra, and he happily embraced Him.</w:t>
      </w:r>
    </w:p>
    <w:p w14:paraId="05928BE3" w14:textId="2E50C3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17.49</w:t>
      </w:r>
    </w:p>
    <w:p w14:paraId="620D44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E322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doṅhākāra vigraha doṅhākāra prema-jale</w:t>
      </w:r>
      <w:r w:rsidRPr="00790008">
        <w:rPr>
          <w:rStyle w:val="BookTitle"/>
          <w:rFonts w:asciiTheme="minorHAnsi" w:hAnsiTheme="minorHAnsi" w:cstheme="minorHAnsi"/>
          <w:b w:val="0"/>
          <w:bCs w:val="0"/>
          <w:color w:val="000000"/>
          <w:sz w:val="28"/>
          <w:szCs w:val="28"/>
        </w:rPr>
        <w:br/>
        <w:t>siñcita hailā premānanda-kutūhale</w:t>
      </w:r>
    </w:p>
    <w:p w14:paraId="262D89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ecstasy of meeting each other, they both became soaked with tears of love.</w:t>
      </w:r>
    </w:p>
    <w:p w14:paraId="59725F17" w14:textId="6EA760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an affectionate, unalloyed, confidential disciple of Mādhavendra Purī, who is the original seedling of the desire tree of love of God, Śrī Īśvara Purīpāda is attached to </w:t>
      </w:r>
      <w:r w:rsidRPr="00790008">
        <w:rPr>
          <w:rStyle w:val="BookTitle"/>
          <w:rFonts w:asciiTheme="minorHAnsi" w:hAnsiTheme="minorHAnsi" w:cstheme="minorHAnsi"/>
          <w:b w:val="0"/>
          <w:bCs w:val="0"/>
          <w:i/>
          <w:iCs/>
          <w:color w:val="000000"/>
          <w:sz w:val="28"/>
          <w:szCs w:val="28"/>
        </w:rPr>
        <w:t>prema-bhakti</w:t>
      </w:r>
      <w:r w:rsidRPr="00790008">
        <w:rPr>
          <w:rStyle w:val="BookTitle"/>
          <w:rFonts w:asciiTheme="minorHAnsi" w:hAnsiTheme="minorHAnsi" w:cstheme="minorHAnsi"/>
          <w:b w:val="0"/>
          <w:bCs w:val="0"/>
          <w:color w:val="000000"/>
          <w:sz w:val="28"/>
          <w:szCs w:val="28"/>
        </w:rPr>
        <w:t xml:space="preserve">, loving devotional service. By seeing Gaurasundara’s display of a devotee’s characteristics, the eternally perfect mood of the devotees was enhanced and manifested. Now, for the benefit of people, the meeting between the Supreme Lord and the topmost devotee and </w:t>
      </w:r>
      <w:r w:rsidRPr="00790008">
        <w:rPr>
          <w:rStyle w:val="BookTitle"/>
          <w:rFonts w:asciiTheme="minorHAnsi" w:hAnsiTheme="minorHAnsi" w:cstheme="minorHAnsi"/>
          <w:b w:val="0"/>
          <w:bCs w:val="0"/>
          <w:i/>
          <w:iCs/>
          <w:color w:val="000000"/>
          <w:sz w:val="28"/>
          <w:szCs w:val="28"/>
        </w:rPr>
        <w:t xml:space="preserve">mahānta-guru </w:t>
      </w:r>
      <w:r w:rsidRPr="00790008">
        <w:rPr>
          <w:rStyle w:val="BookTitle"/>
          <w:rFonts w:asciiTheme="minorHAnsi" w:hAnsiTheme="minorHAnsi" w:cstheme="minorHAnsi"/>
          <w:b w:val="0"/>
          <w:bCs w:val="0"/>
          <w:color w:val="000000"/>
          <w:sz w:val="28"/>
          <w:szCs w:val="28"/>
        </w:rPr>
        <w:t>blossomed their flowerlike transformations of ecstatic love that destroyed the contamination in the polluted hearts of persons who were averse to Kṛṣṇa. Being filled with wonderful ecstasy, Śrī Gaurasundara began to describe the glories of the lotus feet of the spiritual master, who is the bestower of transcendental knowledge and who is unlimitedly superior to Gayā-tīrtha.</w:t>
      </w:r>
    </w:p>
    <w:p w14:paraId="13B6E048" w14:textId="6EFFD3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17.50</w:t>
      </w:r>
    </w:p>
    <w:p w14:paraId="69C6E5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782BE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bale,—“gayā-yātrā saphala āmāra</w:t>
      </w:r>
      <w:r w:rsidRPr="00790008">
        <w:rPr>
          <w:rStyle w:val="BookTitle"/>
          <w:rFonts w:asciiTheme="minorHAnsi" w:hAnsiTheme="minorHAnsi" w:cstheme="minorHAnsi"/>
          <w:b w:val="0"/>
          <w:bCs w:val="0"/>
          <w:color w:val="000000"/>
          <w:sz w:val="28"/>
          <w:szCs w:val="28"/>
        </w:rPr>
        <w:br/>
        <w:t>yata-kṣaṇe dekhilāṅa caraṇa tomāra</w:t>
      </w:r>
    </w:p>
    <w:p w14:paraId="1D4C0C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“My journey to Gayā has become successful the moment I was able to see your lotus feet.</w:t>
      </w:r>
    </w:p>
    <w:p w14:paraId="3C7B0758" w14:textId="3BF767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wandering throughout the fourteen worlds under the shelter of </w:t>
      </w:r>
      <w:r w:rsidRPr="007153C2">
        <w:rPr>
          <w:rStyle w:val="BookTitle"/>
          <w:rFonts w:asciiTheme="minorHAnsi" w:hAnsiTheme="minorHAnsi" w:cstheme="minorHAnsi"/>
          <w:b w:val="0"/>
          <w:bCs w:val="0"/>
          <w:i/>
          <w:iCs/>
          <w:color w:val="000000"/>
          <w:sz w:val="28"/>
          <w:szCs w:val="28"/>
          <w:rPrChange w:id="299" w:author="your servant" w:date="2020-09-01T12:47: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by good fortune and piety resulting from devotional service, the living entities receive the opportunity to see the lotus feet of the spiritual master, who is the reservoir of the seed of devotional service. Just by seeing the spiritual master, one’s unauthorized, mundane, sensual, argument-based knowledge is checked and the topmost shining glories of devotional service manifest in the heart. This is the fruit of visiting holy places. Śrīmad Bhaktivinoda Ṭhākura, the crest-jewel of the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as follows:</w:t>
      </w:r>
    </w:p>
    <w:p w14:paraId="56D59CF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tumi tīrthe sadā rata</w:t>
      </w:r>
      <w:r w:rsidRPr="00790008">
        <w:rPr>
          <w:rStyle w:val="BookTitle"/>
          <w:rFonts w:asciiTheme="minorHAnsi" w:hAnsiTheme="minorHAnsi" w:cstheme="minorHAnsi"/>
          <w:b w:val="0"/>
          <w:bCs w:val="0"/>
          <w:color w:val="000000"/>
          <w:sz w:val="28"/>
          <w:szCs w:val="28"/>
        </w:rPr>
        <w:br/>
        <w:t>ayodhyā, mathurā, māyā, kāśī, kāñci, avantiyā,</w:t>
      </w:r>
      <w:r w:rsidRPr="00790008">
        <w:rPr>
          <w:rStyle w:val="BookTitle"/>
          <w:rFonts w:asciiTheme="minorHAnsi" w:hAnsiTheme="minorHAnsi" w:cstheme="minorHAnsi"/>
          <w:b w:val="0"/>
          <w:bCs w:val="0"/>
          <w:color w:val="000000"/>
          <w:sz w:val="28"/>
          <w:szCs w:val="28"/>
        </w:rPr>
        <w:br/>
        <w:t>dvārāvatī, āra āche yata</w:t>
      </w:r>
    </w:p>
    <w:p w14:paraId="5BF3EC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“My dear mind, you are always attached to the different places of pilgrimage such as Ayodhyā, Mathurā, Haridvāra, Kāśī, Kāñci, Avantī, and Dvārakā.</w:t>
      </w:r>
    </w:p>
    <w:p w14:paraId="37CF4C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cāha bhramibāre, e sakala bāre bāre,</w:t>
      </w:r>
      <w:r w:rsidRPr="00790008">
        <w:rPr>
          <w:rStyle w:val="BookTitle"/>
          <w:rFonts w:asciiTheme="minorHAnsi" w:hAnsiTheme="minorHAnsi" w:cstheme="minorHAnsi"/>
          <w:b w:val="0"/>
          <w:bCs w:val="0"/>
          <w:color w:val="000000"/>
          <w:sz w:val="28"/>
          <w:szCs w:val="28"/>
        </w:rPr>
        <w:br/>
        <w:t>mukti-lābha karibāra tare</w:t>
      </w:r>
      <w:r w:rsidRPr="00790008">
        <w:rPr>
          <w:rStyle w:val="BookTitle"/>
          <w:rFonts w:asciiTheme="minorHAnsi" w:hAnsiTheme="minorHAnsi" w:cstheme="minorHAnsi"/>
          <w:b w:val="0"/>
          <w:bCs w:val="0"/>
          <w:color w:val="000000"/>
          <w:sz w:val="28"/>
          <w:szCs w:val="28"/>
        </w:rPr>
        <w:br/>
        <w:t>se sakala taba bhrama, nirarthaka pariśrama,</w:t>
      </w:r>
      <w:r w:rsidRPr="00790008">
        <w:rPr>
          <w:rStyle w:val="BookTitle"/>
          <w:rFonts w:asciiTheme="minorHAnsi" w:hAnsiTheme="minorHAnsi" w:cstheme="minorHAnsi"/>
          <w:b w:val="0"/>
          <w:bCs w:val="0"/>
          <w:color w:val="000000"/>
          <w:sz w:val="28"/>
          <w:szCs w:val="28"/>
        </w:rPr>
        <w:br/>
        <w:t>citta sthira tīrthe nāhi kare</w:t>
      </w:r>
    </w:p>
    <w:p w14:paraId="26B601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“You want to travel to all these holy places of pilgrimage again and again for the sake of obtaining liberation. But it is clear that your heart is not becoming resolutely fixed by going to all these places; therefore all of your wanderings are simply useless labor.</w:t>
      </w:r>
    </w:p>
    <w:p w14:paraId="2F6DC7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tīrtha-phala sādhu-saṅga, sādhu-saṅge antaraṅga</w:t>
      </w:r>
      <w:r w:rsidRPr="00790008">
        <w:rPr>
          <w:rStyle w:val="BookTitle"/>
          <w:rFonts w:asciiTheme="minorHAnsi" w:hAnsiTheme="minorHAnsi" w:cstheme="minorHAnsi"/>
          <w:b w:val="0"/>
          <w:bCs w:val="0"/>
          <w:color w:val="000000"/>
          <w:sz w:val="28"/>
          <w:szCs w:val="28"/>
        </w:rPr>
        <w:br/>
        <w:t>śrī-kṛṣṇa-bhajana manohara</w:t>
      </w:r>
      <w:r w:rsidRPr="00790008">
        <w:rPr>
          <w:rStyle w:val="BookTitle"/>
          <w:rFonts w:asciiTheme="minorHAnsi" w:hAnsiTheme="minorHAnsi" w:cstheme="minorHAnsi"/>
          <w:b w:val="0"/>
          <w:bCs w:val="0"/>
          <w:color w:val="000000"/>
          <w:sz w:val="28"/>
          <w:szCs w:val="28"/>
        </w:rPr>
        <w:br/>
        <w:t>yathā sādhu, tathā tīrtha, sthira kari’ nija citta,</w:t>
      </w:r>
      <w:r w:rsidRPr="00790008">
        <w:rPr>
          <w:rStyle w:val="BookTitle"/>
          <w:rFonts w:asciiTheme="minorHAnsi" w:hAnsiTheme="minorHAnsi" w:cstheme="minorHAnsi"/>
          <w:b w:val="0"/>
          <w:bCs w:val="0"/>
          <w:color w:val="000000"/>
          <w:sz w:val="28"/>
          <w:szCs w:val="28"/>
        </w:rPr>
        <w:br/>
        <w:t>sādhu-saṅga kara nirantara</w:t>
      </w:r>
    </w:p>
    <w:p w14:paraId="219B39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real benefit of visiting any holy place is to achieve the association of the pure-hearted devotees of the Lord living there. Establishing intimate and friendly relations with such great souls, let your heart be captivated by performing the charming worship of Lord Kṛṣṇa in their association. Wherever the Lord’s </w:t>
      </w:r>
      <w:r w:rsidRPr="00790008">
        <w:rPr>
          <w:rStyle w:val="BookTitle"/>
          <w:rFonts w:asciiTheme="minorHAnsi" w:hAnsiTheme="minorHAnsi" w:cstheme="minorHAnsi"/>
          <w:b w:val="0"/>
          <w:bCs w:val="0"/>
          <w:color w:val="000000"/>
          <w:sz w:val="28"/>
          <w:szCs w:val="28"/>
        </w:rPr>
        <w:lastRenderedPageBreak/>
        <w:t>devotees are living, that place becomes a place of pilgrimage. Therefore you should become fixed by constantly remaining in the company of such devotees.</w:t>
      </w:r>
    </w:p>
    <w:p w14:paraId="5AF7914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tīrthe vaiṣṇava nāi, se tīrthete nāhi yāi,</w:t>
      </w:r>
      <w:r w:rsidRPr="00790008">
        <w:rPr>
          <w:rStyle w:val="BookTitle"/>
          <w:rFonts w:asciiTheme="minorHAnsi" w:hAnsiTheme="minorHAnsi" w:cstheme="minorHAnsi"/>
          <w:b w:val="0"/>
          <w:bCs w:val="0"/>
          <w:color w:val="000000"/>
          <w:sz w:val="28"/>
          <w:szCs w:val="28"/>
        </w:rPr>
        <w:br/>
        <w:t>ki lābha hāṅṭiyā dūra-deśa</w:t>
      </w:r>
      <w:r w:rsidRPr="00790008">
        <w:rPr>
          <w:rStyle w:val="BookTitle"/>
          <w:rFonts w:asciiTheme="minorHAnsi" w:hAnsiTheme="minorHAnsi" w:cstheme="minorHAnsi"/>
          <w:b w:val="0"/>
          <w:bCs w:val="0"/>
          <w:color w:val="000000"/>
          <w:sz w:val="28"/>
          <w:szCs w:val="28"/>
        </w:rPr>
        <w:br/>
        <w:t>yathāya vaiṣṇava-gaṇa, sei stāna vṛndāvana,</w:t>
      </w:r>
      <w:r w:rsidRPr="00790008">
        <w:rPr>
          <w:rStyle w:val="BookTitle"/>
          <w:rFonts w:asciiTheme="minorHAnsi" w:hAnsiTheme="minorHAnsi" w:cstheme="minorHAnsi"/>
          <w:b w:val="0"/>
          <w:bCs w:val="0"/>
          <w:color w:val="000000"/>
          <w:sz w:val="28"/>
          <w:szCs w:val="28"/>
        </w:rPr>
        <w:br/>
        <w:t>sei sthāne ānanda aśeṣa</w:t>
      </w:r>
    </w:p>
    <w:p w14:paraId="668DE4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never visit any so-called place of pilgrimage that is devoid of the presence of unalloyed devotees, for what benefit is gained by walking to such distant places? Wherever there are devotees, that place is actually Vṛndāvana. Only there can one find unlimited spiritual pleasure.</w:t>
      </w:r>
    </w:p>
    <w:p w14:paraId="6C70DA9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kṛṣṇa-bhakti yei sthāne, mukti dāsī seikhāne,</w:t>
      </w:r>
      <w:r w:rsidRPr="00790008">
        <w:rPr>
          <w:rStyle w:val="BookTitle"/>
          <w:rFonts w:asciiTheme="minorHAnsi" w:hAnsiTheme="minorHAnsi" w:cstheme="minorHAnsi"/>
          <w:b w:val="0"/>
          <w:bCs w:val="0"/>
          <w:color w:val="000000"/>
          <w:sz w:val="28"/>
          <w:szCs w:val="28"/>
        </w:rPr>
        <w:br/>
        <w:t>salila tathāya mandākinī</w:t>
      </w:r>
      <w:r w:rsidRPr="00790008">
        <w:rPr>
          <w:rStyle w:val="BookTitle"/>
          <w:rFonts w:asciiTheme="minorHAnsi" w:hAnsiTheme="minorHAnsi" w:cstheme="minorHAnsi"/>
          <w:b w:val="0"/>
          <w:bCs w:val="0"/>
          <w:color w:val="000000"/>
          <w:sz w:val="28"/>
          <w:szCs w:val="28"/>
        </w:rPr>
        <w:br/>
        <w:t>giri tathā govardhana, bhūmi tathā vṛndāvana,</w:t>
      </w:r>
      <w:r w:rsidRPr="00790008">
        <w:rPr>
          <w:rStyle w:val="BookTitle"/>
          <w:rFonts w:asciiTheme="minorHAnsi" w:hAnsiTheme="minorHAnsi" w:cstheme="minorHAnsi"/>
          <w:b w:val="0"/>
          <w:bCs w:val="0"/>
          <w:color w:val="000000"/>
          <w:sz w:val="28"/>
          <w:szCs w:val="28"/>
        </w:rPr>
        <w:br/>
        <w:t>āvirbhūta āpani hlādinī</w:t>
      </w:r>
    </w:p>
    <w:p w14:paraId="407DF59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“Liberation personified is herself the humble maidservant of places that are surcharged with devotion to Kṛṣṇa. All the water at the place is the celestial Ganges, every hill there is Govardhana, and the very earth is indeed Vṛndāvana. Only such a place can manifest the eternal spiritual joy which is revealed by the Lord’s pleasure-potency.</w:t>
      </w:r>
    </w:p>
    <w:p w14:paraId="3B42B6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vinoda kahiche bhāi, bhramiyā ki phala pāi,</w:t>
      </w:r>
      <w:r w:rsidRPr="00790008">
        <w:rPr>
          <w:rStyle w:val="BookTitle"/>
          <w:rFonts w:asciiTheme="minorHAnsi" w:hAnsiTheme="minorHAnsi" w:cstheme="minorHAnsi"/>
          <w:b w:val="0"/>
          <w:bCs w:val="0"/>
          <w:color w:val="000000"/>
          <w:sz w:val="28"/>
          <w:szCs w:val="28"/>
        </w:rPr>
        <w:br/>
        <w:t>vaiṣṇava-sevana mora vrata</w:t>
      </w:r>
    </w:p>
    <w:p w14:paraId="095F81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ask you now, dear brother, what benefit would I get by circumambulating all the holy places of pilgrimage? Personally, my vow is to serve the Vaiṣṇavas with firm resolution and untiring endeavor.”</w:t>
      </w:r>
    </w:p>
    <w:p w14:paraId="30006568" w14:textId="0AD2D9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17.51-52</w:t>
      </w:r>
    </w:p>
    <w:p w14:paraId="1A3F20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51-52</w:t>
      </w:r>
    </w:p>
    <w:p w14:paraId="02CAA5D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tīrthe piṇḍa dile se nistare pitṛ-gaṇa</w:t>
      </w:r>
      <w:r w:rsidRPr="00790008">
        <w:rPr>
          <w:rStyle w:val="BookTitle"/>
          <w:rFonts w:asciiTheme="minorHAnsi" w:hAnsiTheme="minorHAnsi" w:cstheme="minorHAnsi"/>
          <w:b w:val="0"/>
          <w:bCs w:val="0"/>
          <w:color w:val="000000"/>
          <w:sz w:val="28"/>
          <w:szCs w:val="28"/>
        </w:rPr>
        <w:br/>
        <w:t>seha,—yāre piṇḍa deya, tare’ sei jana</w:t>
      </w:r>
    </w:p>
    <w:p w14:paraId="69C0B3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 dekhilei mātra koṭi-pitṛ-gaṇa</w:t>
      </w:r>
      <w:r w:rsidRPr="00790008">
        <w:rPr>
          <w:rStyle w:val="BookTitle"/>
          <w:rFonts w:asciiTheme="minorHAnsi" w:hAnsiTheme="minorHAnsi" w:cstheme="minorHAnsi"/>
          <w:b w:val="0"/>
          <w:bCs w:val="0"/>
          <w:color w:val="000000"/>
          <w:sz w:val="28"/>
          <w:szCs w:val="28"/>
        </w:rPr>
        <w:br/>
        <w:t>sei-kṣaṇe sarva-bandha pāya vimocana</w:t>
      </w:r>
    </w:p>
    <w:p w14:paraId="4DF707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offers oblations to the forefathers in a holy place, then the forefathers are delivered. But one delivers only he to whom the oblation was offered. By seeing you, however, millions of forefathers are immediately freed from material bondage.</w:t>
      </w:r>
    </w:p>
    <w:p w14:paraId="7A4F039C" w14:textId="098EFF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those forefathers who are offered oblations at Gayā are delivered as a </w:t>
      </w:r>
      <w:r w:rsidRPr="00790008">
        <w:rPr>
          <w:rStyle w:val="BookTitle"/>
          <w:rFonts w:asciiTheme="minorHAnsi" w:hAnsiTheme="minorHAnsi" w:cstheme="minorHAnsi"/>
          <w:b w:val="0"/>
          <w:bCs w:val="0"/>
          <w:color w:val="000000"/>
          <w:sz w:val="28"/>
          <w:szCs w:val="28"/>
        </w:rPr>
        <w:lastRenderedPageBreak/>
        <w:t>result of receiving those oblations, yet simply on the strength of piety accrued by seeing an eternally perfect associate of Kṛṣṇa like yourself, millions of forefathers whose names are unknown are immediately delivered from the ocean of material existence. There is no need to separately offer them oblations for their deliverance. Those most fortunate living entities who receive the mercy of seeing a beloved associate of the Lord deliver millions of their forefathers from the bondage of repeated birth and death; in other words, they attain Vaikuṇṭha through the worship of the Lord.”</w:t>
      </w:r>
    </w:p>
    <w:p w14:paraId="444A7CD2" w14:textId="7A25C1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17.53</w:t>
      </w:r>
    </w:p>
    <w:p w14:paraId="78A355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4B5C6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tīrtha nahe tomāra samāna</w:t>
      </w:r>
      <w:r w:rsidRPr="00790008">
        <w:rPr>
          <w:rStyle w:val="BookTitle"/>
          <w:rFonts w:asciiTheme="minorHAnsi" w:hAnsiTheme="minorHAnsi" w:cstheme="minorHAnsi"/>
          <w:b w:val="0"/>
          <w:bCs w:val="0"/>
          <w:color w:val="000000"/>
          <w:sz w:val="28"/>
          <w:szCs w:val="28"/>
        </w:rPr>
        <w:br/>
        <w:t>tīrther o parama tumi maṅgala pradhāna</w:t>
      </w:r>
    </w:p>
    <w:p w14:paraId="2F386A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holy places are not equal to you, for you purify even the holy places.</w:t>
      </w:r>
    </w:p>
    <w:p w14:paraId="23A44A0A" w14:textId="18F5F8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one who is offered oblations at Gayā is delivered, but for one who sees a Vaiṣṇava, millions of his forefathers are liberated. Therefore the Vaiṣṇavas are much more exalted than the holy places. You are the purifier of all holy places and a more beneficial Vaiṣṇava guru. This is confirmed in the following statement of Dharmarāja Yudhiṣṭhira to Bhaktarāja Vidura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(1.13.10):</w:t>
      </w:r>
    </w:p>
    <w:p w14:paraId="70B92B8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bhavad-vidhā bhāgavatās      tīrtha-bhūtāḥ svayaṁ vibho</w:t>
      </w:r>
      <w:r w:rsidRPr="00790008">
        <w:rPr>
          <w:rStyle w:val="BookTitle"/>
          <w:rFonts w:asciiTheme="minorHAnsi" w:hAnsiTheme="minorHAnsi" w:cstheme="minorHAnsi"/>
          <w:b w:val="0"/>
          <w:bCs w:val="0"/>
          <w:color w:val="000000"/>
          <w:sz w:val="28"/>
          <w:szCs w:val="28"/>
        </w:rPr>
        <w:br/>
        <w:t>tīrthī-kurvanti tīrthāni      svāntaḥ-sthena gadābhṛtā</w:t>
      </w:r>
    </w:p>
    <w:p w14:paraId="0AC71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’My lord, devotees like your good self are verily holy places personified. Because you carry the Personality of Godhead within your heart, you turn all places into places of pilgrimage.’”</w:t>
      </w:r>
    </w:p>
    <w:p w14:paraId="13DD793F" w14:textId="2E193E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17.54</w:t>
      </w:r>
    </w:p>
    <w:p w14:paraId="328111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9EC7A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saṁsāra-samudra haite uddhāraha more</w:t>
      </w:r>
      <w:r w:rsidRPr="00790008">
        <w:rPr>
          <w:rStyle w:val="BookTitle"/>
          <w:rFonts w:asciiTheme="minorHAnsi" w:hAnsiTheme="minorHAnsi" w:cstheme="minorHAnsi"/>
          <w:b w:val="0"/>
          <w:bCs w:val="0"/>
          <w:color w:val="000000"/>
          <w:sz w:val="28"/>
          <w:szCs w:val="28"/>
        </w:rPr>
        <w:br/>
        <w:t>ei āmi deha samarpilāṅa tomāre</w:t>
      </w:r>
    </w:p>
    <w:p w14:paraId="4DD287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deliver Me from the ocean of material existence. I surrender Myself unto you.</w:t>
      </w:r>
    </w:p>
    <w:p w14:paraId="2691D0BE" w14:textId="225C66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Taking shelter at the lotus feet of a spiritual master is the main entrance to the practice of devotional service to the Lord. That is why the spiritual master of all servants and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Śrīla Rūpa Gosvāmī Prabhupāda, has in the course of describing the symptoms of devotional service in his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written as follows:</w:t>
      </w:r>
    </w:p>
    <w:p w14:paraId="4301C26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guru-pādāśrayas tasmāt      kṛṣṇa-dīkṣādi-śikṣaṇam</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viśrambheṇa guroḥ sevā      sādhu-vartmānuvartanam</w:t>
      </w:r>
    </w:p>
    <w:p w14:paraId="358C61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living entities who desire their eternal ultimate benefit and freedom from material bondage should first take shelter of a bona fide spiritual master who is a manifestation of the Supreme Lord. There is no way of being delivered from the ocean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without fully surrendering at the lotus feet of the spiritual master. Unless one takes shelter of a bona fide spiritual master who is fixed in the Absolute Truth and conversant in Vedic knowledge, a living entity cannot attain the goal of life through the process of argument. The argument-afflicted hearts of godless people who are ever-forgetful of the lotus feet of the spiritual master and who are averse to the Vedic way of life have taken shelter of the four defects—</w:t>
      </w:r>
      <w:r w:rsidRPr="00790008">
        <w:rPr>
          <w:rStyle w:val="BookTitle"/>
          <w:rFonts w:asciiTheme="minorHAnsi" w:hAnsiTheme="minorHAnsi" w:cstheme="minorHAnsi"/>
          <w:b w:val="0"/>
          <w:bCs w:val="0"/>
          <w:i/>
          <w:iCs/>
          <w:color w:val="000000"/>
          <w:sz w:val="28"/>
          <w:szCs w:val="28"/>
        </w:rPr>
        <w:t>bhrama</w:t>
      </w:r>
      <w:r w:rsidRPr="00790008">
        <w:rPr>
          <w:rStyle w:val="BookTitle"/>
          <w:rFonts w:asciiTheme="minorHAnsi" w:hAnsiTheme="minorHAnsi" w:cstheme="minorHAnsi"/>
          <w:b w:val="0"/>
          <w:bCs w:val="0"/>
          <w:color w:val="000000"/>
          <w:sz w:val="28"/>
          <w:szCs w:val="28"/>
        </w:rPr>
        <w:t xml:space="preserve"> (the tendency to commit mistakes), </w:t>
      </w:r>
      <w:r w:rsidRPr="00790008">
        <w:rPr>
          <w:rStyle w:val="BookTitle"/>
          <w:rFonts w:asciiTheme="minorHAnsi" w:hAnsiTheme="minorHAnsi" w:cstheme="minorHAnsi"/>
          <w:b w:val="0"/>
          <w:bCs w:val="0"/>
          <w:i/>
          <w:iCs/>
          <w:color w:val="000000"/>
          <w:sz w:val="28"/>
          <w:szCs w:val="28"/>
        </w:rPr>
        <w:t>pramāda</w:t>
      </w:r>
      <w:r w:rsidRPr="00790008">
        <w:rPr>
          <w:rStyle w:val="BookTitle"/>
          <w:rFonts w:asciiTheme="minorHAnsi" w:hAnsiTheme="minorHAnsi" w:cstheme="minorHAnsi"/>
          <w:b w:val="0"/>
          <w:bCs w:val="0"/>
          <w:color w:val="000000"/>
          <w:sz w:val="28"/>
          <w:szCs w:val="28"/>
        </w:rPr>
        <w:t xml:space="preserve"> (the tendency to be illusioned), </w:t>
      </w:r>
      <w:r w:rsidRPr="00790008">
        <w:rPr>
          <w:rStyle w:val="BookTitle"/>
          <w:rFonts w:asciiTheme="minorHAnsi" w:hAnsiTheme="minorHAnsi" w:cstheme="minorHAnsi"/>
          <w:b w:val="0"/>
          <w:bCs w:val="0"/>
          <w:i/>
          <w:iCs/>
          <w:color w:val="000000"/>
          <w:sz w:val="28"/>
          <w:szCs w:val="28"/>
        </w:rPr>
        <w:t>vipralipsā</w:t>
      </w:r>
      <w:r w:rsidRPr="00790008">
        <w:rPr>
          <w:rStyle w:val="BookTitle"/>
          <w:rFonts w:asciiTheme="minorHAnsi" w:hAnsiTheme="minorHAnsi" w:cstheme="minorHAnsi"/>
          <w:b w:val="0"/>
          <w:bCs w:val="0"/>
          <w:color w:val="000000"/>
          <w:sz w:val="28"/>
          <w:szCs w:val="28"/>
        </w:rPr>
        <w:t xml:space="preserve"> (the tendency to cheat) and </w:t>
      </w:r>
      <w:r w:rsidRPr="00790008">
        <w:rPr>
          <w:rStyle w:val="BookTitle"/>
          <w:rFonts w:asciiTheme="minorHAnsi" w:hAnsiTheme="minorHAnsi" w:cstheme="minorHAnsi"/>
          <w:b w:val="0"/>
          <w:bCs w:val="0"/>
          <w:i/>
          <w:iCs/>
          <w:color w:val="000000"/>
          <w:sz w:val="28"/>
          <w:szCs w:val="28"/>
        </w:rPr>
        <w:t>karaṇāpāṭava</w:t>
      </w:r>
      <w:r w:rsidRPr="00790008">
        <w:rPr>
          <w:rStyle w:val="BookTitle"/>
          <w:rFonts w:asciiTheme="minorHAnsi" w:hAnsiTheme="minorHAnsi" w:cstheme="minorHAnsi"/>
          <w:b w:val="0"/>
          <w:bCs w:val="0"/>
          <w:color w:val="000000"/>
          <w:sz w:val="28"/>
          <w:szCs w:val="28"/>
        </w:rPr>
        <w:t xml:space="preserve"> (imperfect senses)—in such a way that there is no scope for taking shelter of the lotus feet of the spiritual master, rather there is only </w:t>
      </w:r>
      <w:r w:rsidRPr="00790008">
        <w:rPr>
          <w:rStyle w:val="BookTitle"/>
          <w:rFonts w:asciiTheme="minorHAnsi" w:hAnsiTheme="minorHAnsi" w:cstheme="minorHAnsi"/>
          <w:b w:val="0"/>
          <w:bCs w:val="0"/>
          <w:i/>
          <w:iCs/>
          <w:color w:val="000000"/>
          <w:sz w:val="28"/>
          <w:szCs w:val="28"/>
        </w:rPr>
        <w:t>guru-droha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bhagavad-droha</w:t>
      </w:r>
      <w:r w:rsidRPr="00790008">
        <w:rPr>
          <w:rStyle w:val="BookTitle"/>
          <w:rFonts w:asciiTheme="minorHAnsi" w:hAnsiTheme="minorHAnsi" w:cstheme="minorHAnsi"/>
          <w:b w:val="0"/>
          <w:bCs w:val="0"/>
          <w:color w:val="000000"/>
          <w:sz w:val="28"/>
          <w:szCs w:val="28"/>
        </w:rPr>
        <w:t xml:space="preserve">, envy of the spiritual master and envy of the Supreme Lord. Those who are determined to merge into the ocean of material existence have no goal other than the unauthorized path of argument. They are unable to accept the shelter of the Vedic way of life or a bona fide spiritual master. If persons who are averse to the service of the Lord and who follow the path of argument proudly accept a so-called guru who is an attached householder covered by unauthorized seminal considerations as their spiritual master, and if, being induced by blind faith, they continue like this for millions of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they will never achieve eternal benefit. In order to propagate this great truth and educate people,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Śrī Gaurasundara considered Himself a surrendered soul at the lotus feet of the guru and thus instructed everyone about </w:t>
      </w:r>
      <w:r w:rsidRPr="00790008">
        <w:rPr>
          <w:rStyle w:val="BookTitle"/>
          <w:rFonts w:asciiTheme="minorHAnsi" w:hAnsiTheme="minorHAnsi" w:cstheme="minorHAnsi"/>
          <w:b w:val="0"/>
          <w:bCs w:val="0"/>
          <w:i/>
          <w:iCs/>
          <w:color w:val="000000"/>
          <w:sz w:val="28"/>
          <w:szCs w:val="28"/>
        </w:rPr>
        <w:t>śaraṇāgati</w:t>
      </w:r>
      <w:r w:rsidRPr="00790008">
        <w:rPr>
          <w:rStyle w:val="BookTitle"/>
          <w:rFonts w:asciiTheme="minorHAnsi" w:hAnsiTheme="minorHAnsi" w:cstheme="minorHAnsi"/>
          <w:b w:val="0"/>
          <w:bCs w:val="0"/>
          <w:color w:val="000000"/>
          <w:sz w:val="28"/>
          <w:szCs w:val="28"/>
        </w:rPr>
        <w:t xml:space="preserve">, in the form of </w:t>
      </w:r>
      <w:r w:rsidRPr="00790008">
        <w:rPr>
          <w:rStyle w:val="BookTitle"/>
          <w:rFonts w:asciiTheme="minorHAnsi" w:hAnsiTheme="minorHAnsi" w:cstheme="minorHAnsi"/>
          <w:b w:val="0"/>
          <w:bCs w:val="0"/>
          <w:i/>
          <w:iCs/>
          <w:color w:val="000000"/>
          <w:sz w:val="28"/>
          <w:szCs w:val="28"/>
        </w:rPr>
        <w:t xml:space="preserve">ātma-nikṣepa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kārpaṇya</w:t>
      </w:r>
      <w:r w:rsidRPr="00790008">
        <w:rPr>
          <w:rStyle w:val="BookTitle"/>
          <w:rFonts w:asciiTheme="minorHAnsi" w:hAnsiTheme="minorHAnsi" w:cstheme="minorHAnsi"/>
          <w:b w:val="0"/>
          <w:bCs w:val="0"/>
          <w:color w:val="000000"/>
          <w:sz w:val="28"/>
          <w:szCs w:val="28"/>
        </w:rPr>
        <w:t>, full self-surrender and humility. Those who follow the path of material argument in order to fulfil the deficiency and insubstantiality of a spiritual master who is fully surrendered to Kṛṣṇa and whose all endeavors are meant for the pleasure of Kṛṣṇa have no possibility of being delivered from the pangs of hell.</w:t>
      </w:r>
    </w:p>
    <w:p w14:paraId="6596BABC" w14:textId="0FEA1D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17.55</w:t>
      </w:r>
    </w:p>
    <w:p w14:paraId="6286A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5A158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’kṛṣṇa-pāda-padmera amṛta-rasa pāna</w:t>
      </w:r>
      <w:r w:rsidRPr="00790008">
        <w:rPr>
          <w:rStyle w:val="BookTitle"/>
          <w:rFonts w:asciiTheme="minorHAnsi" w:hAnsiTheme="minorHAnsi" w:cstheme="minorHAnsi"/>
          <w:b w:val="0"/>
          <w:bCs w:val="0"/>
          <w:color w:val="000000"/>
          <w:sz w:val="28"/>
          <w:szCs w:val="28"/>
        </w:rPr>
        <w:br/>
        <w:t>āmāre karāo tumi’—ei cāhi dāna”</w:t>
      </w:r>
    </w:p>
    <w:p w14:paraId="33D98F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beg that you make Me drink the nectar of Kṛṣṇa’s lotus feet.”</w:t>
      </w:r>
    </w:p>
    <w:p w14:paraId="16593AF5" w14:textId="20A6A3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in whose hearts the eternally beneficial realization, </w:t>
      </w:r>
      <w:r w:rsidRPr="00790008">
        <w:rPr>
          <w:rStyle w:val="BookTitle"/>
          <w:rFonts w:asciiTheme="minorHAnsi" w:hAnsiTheme="minorHAnsi" w:cstheme="minorHAnsi"/>
          <w:b w:val="0"/>
          <w:bCs w:val="0"/>
          <w:i/>
          <w:iCs/>
          <w:color w:val="000000"/>
          <w:sz w:val="28"/>
          <w:szCs w:val="28"/>
        </w:rPr>
        <w:t>sajātīyāśaye snigdhe sādhau saṅgaḥ svato vare</w:t>
      </w:r>
      <w:r w:rsidRPr="00790008">
        <w:rPr>
          <w:rStyle w:val="BookTitle"/>
          <w:rFonts w:asciiTheme="minorHAnsi" w:hAnsiTheme="minorHAnsi" w:cstheme="minorHAnsi"/>
          <w:b w:val="0"/>
          <w:bCs w:val="0"/>
          <w:color w:val="000000"/>
          <w:sz w:val="28"/>
          <w:szCs w:val="28"/>
        </w:rPr>
        <w:t xml:space="preserve">—“One should associate with the devotees who are </w:t>
      </w:r>
      <w:r w:rsidRPr="00790008">
        <w:rPr>
          <w:rStyle w:val="BookTitle"/>
          <w:rFonts w:asciiTheme="minorHAnsi" w:hAnsiTheme="minorHAnsi" w:cstheme="minorHAnsi"/>
          <w:b w:val="0"/>
          <w:bCs w:val="0"/>
          <w:color w:val="000000"/>
          <w:sz w:val="28"/>
          <w:szCs w:val="28"/>
        </w:rPr>
        <w:lastRenderedPageBreak/>
        <w:t>more advanced than oneself and endowed with a similar type of affection for the Lord,” is prominent can alone fully surrender, or take shelter of the lotus feet of the spiritual master. Considering that the lotus feet of the Supreme Lord are the only object of service and to set example for practitioners who desire love of God, the Lord, who is the Supreme Personality of Godhead, exhibited the pastime of accepting Śrī Īśvara Purīpāda, the recipient of Mādhavendra Purīpāda’s mercy, as His spiritual master and thus bestowed mercy on him. There was no contradiction in the begging at the lotus feet of the spiritual master for the alms of drinking the nectar of Kṛṣṇa’s lotus feet by the Lord, who acted as the disciple, and the awarding of those alms by the donor Īśvara Purīpāda, who acted as the guru.</w:t>
      </w:r>
    </w:p>
    <w:p w14:paraId="783778B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dhanaṁ na janaṁ na sundarīṁ</w:t>
      </w:r>
      <w:r w:rsidRPr="00790008">
        <w:rPr>
          <w:rStyle w:val="BookTitle"/>
          <w:rFonts w:asciiTheme="minorHAnsi" w:hAnsiTheme="minorHAnsi" w:cstheme="minorHAnsi"/>
          <w:b w:val="0"/>
          <w:bCs w:val="0"/>
          <w:color w:val="000000"/>
          <w:sz w:val="28"/>
          <w:szCs w:val="28"/>
        </w:rPr>
        <w:br/>
        <w:t>kavitāṁ vā jagad-īśa kāmaye</w:t>
      </w:r>
      <w:r w:rsidRPr="00790008">
        <w:rPr>
          <w:rStyle w:val="BookTitle"/>
          <w:rFonts w:asciiTheme="minorHAnsi" w:hAnsiTheme="minorHAnsi" w:cstheme="minorHAnsi"/>
          <w:b w:val="0"/>
          <w:bCs w:val="0"/>
          <w:color w:val="000000"/>
          <w:sz w:val="28"/>
          <w:szCs w:val="28"/>
        </w:rPr>
        <w:br/>
        <w:t>mama janmani janmanīśvare</w:t>
      </w:r>
      <w:r w:rsidRPr="00790008">
        <w:rPr>
          <w:rStyle w:val="BookTitle"/>
          <w:rFonts w:asciiTheme="minorHAnsi" w:hAnsiTheme="minorHAnsi" w:cstheme="minorHAnsi"/>
          <w:b w:val="0"/>
          <w:bCs w:val="0"/>
          <w:color w:val="000000"/>
          <w:sz w:val="28"/>
          <w:szCs w:val="28"/>
        </w:rPr>
        <w:br/>
        <w:t>bhavatād bhaktir ahaitukī tvayi</w:t>
      </w:r>
    </w:p>
    <w:p w14:paraId="031F92D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almighty Lord, I have no desire to accumulate wealth, nor to enjoy beautiful women. Nor do I want any number of followers. What I want only is the causeless mercy of Your devotional service in my life, birth after birth.” The purport of this verse offered by the Lord in prayer at the lotus feet of Śrī Gadādhara manifested and constantly remained in the heart of Śrī Īśvara Purīpāda on the strength of Śrī Mādhavendra Purī’s full nonduplicitous mercy.</w:t>
      </w:r>
    </w:p>
    <w:p w14:paraId="6D5069EA" w14:textId="1D86F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17.56</w:t>
      </w:r>
    </w:p>
    <w:p w14:paraId="40FC17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47A4B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balena īśvara-purī,—“śunaha, paṇḍita!</w:t>
      </w:r>
      <w:r w:rsidRPr="00790008">
        <w:rPr>
          <w:rStyle w:val="BookTitle"/>
          <w:rFonts w:asciiTheme="minorHAnsi" w:hAnsiTheme="minorHAnsi" w:cstheme="minorHAnsi"/>
          <w:b w:val="0"/>
          <w:bCs w:val="0"/>
          <w:color w:val="000000"/>
          <w:sz w:val="28"/>
          <w:szCs w:val="28"/>
        </w:rPr>
        <w:br/>
        <w:t>tumi ye īśvara-aṁśa,—jāninu niścita</w:t>
      </w:r>
    </w:p>
    <w:p w14:paraId="41108F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then said, “Listen, dear Paṇḍita. I know without doubt that You are an expansion of the Supreme Lord.</w:t>
      </w:r>
    </w:p>
    <w:p w14:paraId="3D19118A" w14:textId="3C69C7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Īśvara Purīpāda, the Lord’s associate and servant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guru, constantly engaged in chanting the holy names of the Lord. Therefore, since the principle of offering respect to others without expecting any honor was brightly shining in him, he instructed Gaurasundara, who acted as his disciple, as follows: “You are the knower of all living entities’ bondage and liberation. You are an expansion of the Supreme Lord; in other words, You are directly the Supreme Personality of Godhead, and all other controllers are Your expansions—I am confident about this.” In consideration of the Absolute Truth, the living entities are the fragmental parts and parcels of the Lord, who is full in six opulences. But in this case, since Gaurasundara was enacting the pastimes of a disciple, He </w:t>
      </w:r>
      <w:r w:rsidRPr="00790008">
        <w:rPr>
          <w:rStyle w:val="BookTitle"/>
          <w:rFonts w:asciiTheme="minorHAnsi" w:hAnsiTheme="minorHAnsi" w:cstheme="minorHAnsi"/>
          <w:b w:val="0"/>
          <w:bCs w:val="0"/>
          <w:color w:val="000000"/>
          <w:sz w:val="28"/>
          <w:szCs w:val="28"/>
        </w:rPr>
        <w:lastRenderedPageBreak/>
        <w:t>exhibited the pastime of hearing in disciplic succession from the lotus mouth of His spiritual master the conclusion that the living entities are parts of Lord Viṣṇu, in other words, they are separated parts.</w:t>
      </w:r>
    </w:p>
    <w:p w14:paraId="05C2B42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jīvera ’svarūpa’ haya——kṛṣṇera ’nitya-dāsa’</w:t>
      </w:r>
      <w:r w:rsidRPr="00790008">
        <w:rPr>
          <w:rStyle w:val="BookTitle"/>
          <w:rFonts w:asciiTheme="minorHAnsi" w:hAnsiTheme="minorHAnsi" w:cstheme="minorHAnsi"/>
          <w:b w:val="0"/>
          <w:bCs w:val="0"/>
          <w:color w:val="000000"/>
          <w:sz w:val="28"/>
          <w:szCs w:val="28"/>
        </w:rPr>
        <w:br/>
        <w:t>kṛṣṇera ’taṭasthā-śakti’ ’bhedābheda-prakāśa</w:t>
      </w:r>
    </w:p>
    <w:p w14:paraId="1985E7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the living entity’s constitutional position to be an eternal servant of Kṛṣṇa because he is the marginal energy of Kṛṣṇa and a manifestation simultaneously one and different from the Lord.” Constitutionally, the separated parts of the Supreme Lord have no material designations; in other words, the living entities cannot remain in any occupation other than the service of the Lord. Living entities who are forgetful of their constitutional position and averse to the service of the Lord are subjected to the bondage of material existence. In that state the valor of body and mind is prominent in their activities. The Lord is the Supersoul, and the living entity is an infinitesimal soul and therefore His fragmental part. The Lord is the infinitely potent, fully cognizant personality, and the spirit soul is a minute, liberated spiritual spark.</w:t>
      </w:r>
    </w:p>
    <w:p w14:paraId="4110EC95" w14:textId="269AD1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17.57</w:t>
      </w:r>
    </w:p>
    <w:p w14:paraId="4150DA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371F56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pāṇḍitya, ye caritra tomāra</w:t>
      </w:r>
      <w:r w:rsidRPr="00790008">
        <w:rPr>
          <w:rStyle w:val="BookTitle"/>
          <w:rFonts w:asciiTheme="minorHAnsi" w:hAnsiTheme="minorHAnsi" w:cstheme="minorHAnsi"/>
          <w:b w:val="0"/>
          <w:bCs w:val="0"/>
          <w:color w:val="000000"/>
          <w:sz w:val="28"/>
          <w:szCs w:val="28"/>
        </w:rPr>
        <w:br/>
        <w:t>seha ki īśvara-aṁśa bai haya āra?</w:t>
      </w:r>
    </w:p>
    <w:p w14:paraId="41A060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anyone other than an expansion of the Supreme Lord possess the extraordinary learning and characteristics that You have?</w:t>
      </w:r>
    </w:p>
    <w:p w14:paraId="5BC3CD3F" w14:textId="334D90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absorption in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materially conditioned souls are under the control of the illusory energy of the Lord, but for pure spirit souls there is no scope for absorption in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 characteristics of conditioned souls and the characteristics of liberated souls are not ’one;’ therefore I do not consider You anyone other than an expansion of the Supreme Lord. It is understood from Your learning and characteristics that You are none other than an expansion of the Supreme Lord.”</w:t>
      </w:r>
    </w:p>
    <w:p w14:paraId="01A5C108" w14:textId="73D23E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17.58</w:t>
      </w:r>
    </w:p>
    <w:p w14:paraId="4EEB0C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439EFE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āji āmi śubha svapna dekhilāṅa</w:t>
      </w:r>
      <w:r w:rsidRPr="00790008">
        <w:rPr>
          <w:rStyle w:val="BookTitle"/>
          <w:rFonts w:asciiTheme="minorHAnsi" w:hAnsiTheme="minorHAnsi" w:cstheme="minorHAnsi"/>
          <w:b w:val="0"/>
          <w:bCs w:val="0"/>
          <w:color w:val="000000"/>
          <w:sz w:val="28"/>
          <w:szCs w:val="28"/>
        </w:rPr>
        <w:br/>
        <w:t>sākṣāte tāhāra phala ei pāilāṅa</w:t>
      </w:r>
    </w:p>
    <w:p w14:paraId="01C2727C" w14:textId="484614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had an auspicious dream last night, and today I’ve obtained the fruits of that dream.</w:t>
      </w:r>
    </w:p>
    <w:p w14:paraId="1BAEA0D8" w14:textId="53CECE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17.59</w:t>
      </w:r>
    </w:p>
    <w:p w14:paraId="155D2E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6C31D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kahi, paṇḍita! tomāra daraśane</w:t>
      </w:r>
      <w:r w:rsidRPr="00790008">
        <w:rPr>
          <w:rStyle w:val="BookTitle"/>
          <w:rFonts w:asciiTheme="minorHAnsi" w:hAnsiTheme="minorHAnsi" w:cstheme="minorHAnsi"/>
          <w:b w:val="0"/>
          <w:bCs w:val="0"/>
          <w:color w:val="000000"/>
          <w:sz w:val="28"/>
          <w:szCs w:val="28"/>
        </w:rPr>
        <w:br/>
        <w:t>parānanda-sukha yena pāi anukṣaṇe</w:t>
      </w:r>
    </w:p>
    <w:p w14:paraId="49B26972" w14:textId="45966C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Paṇḍita, I’m telling You the truth! I’m feeling great ecstasy every moment since I’ve seen You.</w:t>
      </w:r>
    </w:p>
    <w:p w14:paraId="5C842363" w14:textId="35503A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17.60</w:t>
      </w:r>
    </w:p>
    <w:p w14:paraId="544E7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8F6BC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yadavadhi tomā’ dekhiyāchi nadiyāya</w:t>
      </w:r>
      <w:r w:rsidRPr="00790008">
        <w:rPr>
          <w:rStyle w:val="BookTitle"/>
          <w:rFonts w:asciiTheme="minorHAnsi" w:hAnsiTheme="minorHAnsi" w:cstheme="minorHAnsi"/>
          <w:b w:val="0"/>
          <w:bCs w:val="0"/>
          <w:color w:val="000000"/>
          <w:sz w:val="28"/>
          <w:szCs w:val="28"/>
        </w:rPr>
        <w:br/>
        <w:t>tadavadhi citte āra kichu nāhi bhāya</w:t>
      </w:r>
    </w:p>
    <w:p w14:paraId="47D8EF4D" w14:textId="765654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time I saw You in Nadia, my heart has had no other attraction.</w:t>
      </w:r>
    </w:p>
    <w:p w14:paraId="68613C48" w14:textId="7077F8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17.61</w:t>
      </w:r>
    </w:p>
    <w:p w14:paraId="755271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89187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ei kahi,—ithe anya kichu nāi</w:t>
      </w:r>
      <w:r w:rsidRPr="00790008">
        <w:rPr>
          <w:rStyle w:val="BookTitle"/>
          <w:rFonts w:asciiTheme="minorHAnsi" w:hAnsiTheme="minorHAnsi" w:cstheme="minorHAnsi"/>
          <w:b w:val="0"/>
          <w:bCs w:val="0"/>
          <w:color w:val="000000"/>
          <w:sz w:val="28"/>
          <w:szCs w:val="28"/>
        </w:rPr>
        <w:br/>
        <w:t>kṛṣṇa-daraśana-sukha tomā’ dekhi pāi”</w:t>
      </w:r>
    </w:p>
    <w:p w14:paraId="4DEDA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speaking the truth, nothing else. When I see You, I feel the happiness of seeing Kṛṣṇa.”</w:t>
      </w:r>
    </w:p>
    <w:p w14:paraId="21B43822" w14:textId="40B3D4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I saw You in Navadvīpa, no other subject matter has occupied my heart. This is indeed the truth. There is no doubt about it. As soon as I see You with my eyes smeared with the ointment of love, I experience the same indescribable happiness as when I see Kṛṣṇa.”</w:t>
      </w:r>
    </w:p>
    <w:p w14:paraId="19DA2AE0" w14:textId="3F90AF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17.62</w:t>
      </w:r>
    </w:p>
    <w:p w14:paraId="61AB81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CAC48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priya īśvara-purīra satya vākya</w:t>
      </w:r>
      <w:r w:rsidRPr="00790008">
        <w:rPr>
          <w:rStyle w:val="BookTitle"/>
          <w:rFonts w:asciiTheme="minorHAnsi" w:hAnsiTheme="minorHAnsi" w:cstheme="minorHAnsi"/>
          <w:b w:val="0"/>
          <w:bCs w:val="0"/>
          <w:color w:val="000000"/>
          <w:sz w:val="28"/>
          <w:szCs w:val="28"/>
        </w:rPr>
        <w:br/>
        <w:t>hāsiyā balena prabhu,—“mora baḍa bhāgya”</w:t>
      </w:r>
    </w:p>
    <w:p w14:paraId="3364EF76" w14:textId="61F846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beloved Īśvara Purī’s truthful words, the Lord smiled and said, “It is My great fortune.”</w:t>
      </w:r>
    </w:p>
    <w:p w14:paraId="4243618D" w14:textId="7669C3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17.63</w:t>
      </w:r>
    </w:p>
    <w:p w14:paraId="2E0236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0FD31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āra kautuka-sambhāṣa</w:t>
      </w:r>
      <w:r w:rsidRPr="00790008">
        <w:rPr>
          <w:rStyle w:val="BookTitle"/>
          <w:rFonts w:asciiTheme="minorHAnsi" w:hAnsiTheme="minorHAnsi" w:cstheme="minorHAnsi"/>
          <w:b w:val="0"/>
          <w:bCs w:val="0"/>
          <w:color w:val="000000"/>
          <w:sz w:val="28"/>
          <w:szCs w:val="28"/>
        </w:rPr>
        <w:br/>
        <w:t>yata haila, tāhā varṇibena veda-vyāsa</w:t>
      </w:r>
    </w:p>
    <w:p w14:paraId="21599F40" w14:textId="485571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two exchanged many other pleasing words which will be described in the future by Vedavyāsa.</w:t>
      </w:r>
    </w:p>
    <w:p w14:paraId="063F2A47" w14:textId="4D143D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17.64</w:t>
      </w:r>
    </w:p>
    <w:p w14:paraId="40459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64</w:t>
      </w:r>
    </w:p>
    <w:p w14:paraId="7C0255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tāna sthāne anumati laiyā</w:t>
      </w:r>
      <w:r w:rsidRPr="00790008">
        <w:rPr>
          <w:rStyle w:val="BookTitle"/>
          <w:rFonts w:asciiTheme="minorHAnsi" w:hAnsiTheme="minorHAnsi" w:cstheme="minorHAnsi"/>
          <w:b w:val="0"/>
          <w:bCs w:val="0"/>
          <w:color w:val="000000"/>
          <w:sz w:val="28"/>
          <w:szCs w:val="28"/>
        </w:rPr>
        <w:br/>
        <w:t>tīrtha-śrāddha karibāre vasilā āsiyā</w:t>
      </w:r>
    </w:p>
    <w:p w14:paraId="540EA8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took leave of Īśvara Purī and went to offer oblations to His forefathers.</w:t>
      </w:r>
    </w:p>
    <w:p w14:paraId="0AA67A56" w14:textId="3235C6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prescribed duty for one to offer oblations to his forefathers when visiting a holy place. Gaurahari enacted the pastime of taking permission from Īśvara Purīpāda and then offering oblations at Gayā according to prescribed duties. The path of pure devotional service and the path of fruitive activities based on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are not similar. Only after rejecting fruitive activities can one enter into spiritual life. Since materially conditioned living entities are not self-realized or God-realized before hearing topics of the Lord, they take to fruitive activities such as offering oblations to their forefathers and the demigods according to external considerations.</w:t>
      </w:r>
    </w:p>
    <w:p w14:paraId="2FAFEF3D" w14:textId="3CD6A9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17.65</w:t>
      </w:r>
    </w:p>
    <w:p w14:paraId="0B79C1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D6119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phalgu-tīrthe kari’ bālakāra piṇḍa dāna</w:t>
      </w:r>
      <w:r w:rsidRPr="00790008">
        <w:rPr>
          <w:rStyle w:val="BookTitle"/>
          <w:rFonts w:asciiTheme="minorHAnsi" w:hAnsiTheme="minorHAnsi" w:cstheme="minorHAnsi"/>
          <w:b w:val="0"/>
          <w:bCs w:val="0"/>
          <w:color w:val="000000"/>
          <w:sz w:val="28"/>
          <w:szCs w:val="28"/>
        </w:rPr>
        <w:br/>
        <w:t>tabe gelā giriśṛṅge preta-gayā-sthāna</w:t>
      </w:r>
    </w:p>
    <w:p w14:paraId="60D1DE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went to the Phalgu River and offered oblations to the forefathers with sand. Then the Lord went to Preta-gayā on top of the hill.</w:t>
      </w:r>
    </w:p>
    <w:p w14:paraId="1CBB8FA8" w14:textId="51706B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Phalgu River flows under a bed of sand at Gayā. There is a system for offering oblations with sand at this place. In order to bewilder and deceive fruitive workers, Gaurahari enacted the pastimes of offering oblations to His forefathers with sand. Thereafter He went to Preta-gayā on top of the hill. There are 395 steps leading to Preta-gayā that where built in 1775. The steps were built by Madana Mohana Datta Mahāśaya, who was known among people as Kuvera, who was a renowned “black merchant,” and who was born in the famous Datta family of Hāṭa-kholā, Calcutta. On the wall of the temple there is an inscription reading: “Śrī Śrī Rādhā-Kṛṣṇāya namaḥ. Śrī Caitanya-candrāya namaḥ. Śrī Śiva-Durgā śaraṇam. Jaya Rāmaḥ. O Lord Madana-mohana, I beg at Your lotus feet for the benediction of good fortune for me and my entire family. Seeing the difficulty people took to climb this high hill to reach Preta-gayā, a person named Madana Mohana has built a beautiful wide staircase for the benefit of the pilgrims and the pleasure of Lord Nārāyaṇa, the husband of Lakṣmī.” Construction on the 395 steps was begun and completed in the year 1775.</w:t>
      </w:r>
    </w:p>
    <w:p w14:paraId="6282D0CF" w14:textId="64B322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17.66</w:t>
      </w:r>
    </w:p>
    <w:p w14:paraId="4F917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66</w:t>
      </w:r>
    </w:p>
    <w:p w14:paraId="05088A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preta-gayā-śrāddha kari’ śrī-śacīnandana</w:t>
      </w:r>
      <w:r w:rsidRPr="00790008">
        <w:rPr>
          <w:rStyle w:val="BookTitle"/>
          <w:rFonts w:asciiTheme="minorHAnsi" w:hAnsiTheme="minorHAnsi" w:cstheme="minorHAnsi"/>
          <w:b w:val="0"/>
          <w:bCs w:val="0"/>
          <w:color w:val="000000"/>
          <w:sz w:val="28"/>
          <w:szCs w:val="28"/>
        </w:rPr>
        <w:br/>
        <w:t>dakṣiṇāye vākye tuṣilena vipra-gaṇa</w:t>
      </w:r>
    </w:p>
    <w:p w14:paraId="39D509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offered śrāddha at that place and then satisfied the brāhmaṇas there with sweet words.</w:t>
      </w:r>
    </w:p>
    <w:p w14:paraId="42152A40" w14:textId="6E43CB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enacting the pastime of offering oblations at Preta-gayā, the Lord satisfied the local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dakṣiṇā</w:t>
      </w:r>
      <w:r w:rsidRPr="00790008">
        <w:rPr>
          <w:rStyle w:val="BookTitle"/>
          <w:rFonts w:asciiTheme="minorHAnsi" w:hAnsiTheme="minorHAnsi" w:cstheme="minorHAnsi"/>
          <w:b w:val="0"/>
          <w:bCs w:val="0"/>
          <w:color w:val="000000"/>
          <w:sz w:val="28"/>
          <w:szCs w:val="28"/>
        </w:rPr>
        <w:t xml:space="preserve"> in the form of various sweet words. It is seen that pilgrims offer excessive respect and donations to the priests at Gayā. What to speak of this, the foolish, most greedy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 xml:space="preserve">of Gayā have pilgrims worship their feet with flowers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and thus accumulate grave offenses. That is why the Lord, rather than encouraging such offensive activities, satisfied the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simply with sweet words.</w:t>
      </w:r>
    </w:p>
    <w:p w14:paraId="4102BDBB" w14:textId="387D1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17.67</w:t>
      </w:r>
    </w:p>
    <w:p w14:paraId="213578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114A9A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uddhāriyā pitṛ-gaṇa santarpiyā</w:t>
      </w:r>
      <w:r w:rsidRPr="00790008">
        <w:rPr>
          <w:rStyle w:val="BookTitle"/>
          <w:rFonts w:asciiTheme="minorHAnsi" w:hAnsiTheme="minorHAnsi" w:cstheme="minorHAnsi"/>
          <w:b w:val="0"/>
          <w:bCs w:val="0"/>
          <w:color w:val="000000"/>
          <w:sz w:val="28"/>
          <w:szCs w:val="28"/>
        </w:rPr>
        <w:br/>
        <w:t>dakṣiṇa-mānase calilena harṣa haiyā</w:t>
      </w:r>
    </w:p>
    <w:p w14:paraId="0D2E3BE0" w14:textId="33A30D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duly delivering the forefathers, the Lord happily went to Dakṣiṇa-mānasa.</w:t>
      </w:r>
    </w:p>
    <w:p w14:paraId="41BBC203" w14:textId="42C12E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17.68</w:t>
      </w:r>
    </w:p>
    <w:p w14:paraId="5B0ECB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DAB0E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calilena prabhu śrī-rāma-gayāya</w:t>
      </w:r>
      <w:r w:rsidRPr="00790008">
        <w:rPr>
          <w:rStyle w:val="BookTitle"/>
          <w:rFonts w:asciiTheme="minorHAnsi" w:hAnsiTheme="minorHAnsi" w:cstheme="minorHAnsi"/>
          <w:b w:val="0"/>
          <w:bCs w:val="0"/>
          <w:color w:val="000000"/>
          <w:sz w:val="28"/>
          <w:szCs w:val="28"/>
        </w:rPr>
        <w:br/>
        <w:t>rāma-avatāre śrāddha karilā yathāya</w:t>
      </w:r>
    </w:p>
    <w:p w14:paraId="0CEDDA6B" w14:textId="760CA1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went to Śrīrama-gayā, where He had previously performed śrāddha in His incarnation as Rāmacandra.</w:t>
      </w:r>
    </w:p>
    <w:p w14:paraId="1BE0F325" w14:textId="1138C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17.69</w:t>
      </w:r>
    </w:p>
    <w:p w14:paraId="1FDC95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5D98AC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avatāre sei-sthāne śrāddha kari’</w:t>
      </w:r>
      <w:r w:rsidRPr="00790008">
        <w:rPr>
          <w:rStyle w:val="BookTitle"/>
          <w:rFonts w:asciiTheme="minorHAnsi" w:hAnsiTheme="minorHAnsi" w:cstheme="minorHAnsi"/>
          <w:b w:val="0"/>
          <w:bCs w:val="0"/>
          <w:color w:val="000000"/>
          <w:sz w:val="28"/>
          <w:szCs w:val="28"/>
        </w:rPr>
        <w:br/>
        <w:t>tabe yudhiṣṭhira-gayā gela gaurahari</w:t>
      </w:r>
    </w:p>
    <w:p w14:paraId="5AB28BF9" w14:textId="065DF5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incarnation He again performed śrāddha at that place. Thereafter Lord Gaurahari went to Yudhiṣṭhira-gayā.</w:t>
      </w:r>
    </w:p>
    <w:p w14:paraId="0EB0B36A" w14:textId="569F3E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17.70</w:t>
      </w:r>
    </w:p>
    <w:p w14:paraId="2BDFA8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EF99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pūrve yudhiṣṭhira piṇḍa dilena tathāya </w:t>
      </w:r>
      <w:r w:rsidRPr="00790008">
        <w:rPr>
          <w:rStyle w:val="BookTitle"/>
          <w:rFonts w:asciiTheme="minorHAnsi" w:hAnsiTheme="minorHAnsi" w:cstheme="minorHAnsi"/>
          <w:b w:val="0"/>
          <w:bCs w:val="0"/>
          <w:color w:val="000000"/>
          <w:sz w:val="28"/>
          <w:szCs w:val="28"/>
        </w:rPr>
        <w:br/>
        <w:t>sei prītye tathā śrāddha kailā gaura-rāya</w:t>
      </w:r>
    </w:p>
    <w:p w14:paraId="20FDAC90" w14:textId="453074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Yudhiṣṭhira Mahārāja had previously performed śrāddha there. Out of affection </w:t>
      </w:r>
      <w:r w:rsidRPr="00790008">
        <w:rPr>
          <w:rStyle w:val="BookTitle"/>
          <w:rFonts w:asciiTheme="minorHAnsi" w:hAnsiTheme="minorHAnsi" w:cstheme="minorHAnsi"/>
          <w:b/>
          <w:bCs/>
          <w:color w:val="800000"/>
          <w:sz w:val="28"/>
          <w:szCs w:val="28"/>
        </w:rPr>
        <w:lastRenderedPageBreak/>
        <w:t>for Yudhiṣṭhira, Gaura also performed śrāddha there.</w:t>
      </w:r>
    </w:p>
    <w:p w14:paraId="3ED1C8E2" w14:textId="517332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17.71</w:t>
      </w:r>
    </w:p>
    <w:p w14:paraId="111465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B587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prabhure veḍiyā vipra-gaṇa</w:t>
      </w:r>
      <w:r w:rsidRPr="00790008">
        <w:rPr>
          <w:rStyle w:val="BookTitle"/>
          <w:rFonts w:asciiTheme="minorHAnsi" w:hAnsiTheme="minorHAnsi" w:cstheme="minorHAnsi"/>
          <w:b w:val="0"/>
          <w:bCs w:val="0"/>
          <w:color w:val="000000"/>
          <w:sz w:val="28"/>
          <w:szCs w:val="28"/>
        </w:rPr>
        <w:br/>
        <w:t>śrāddha karāyena sabe paḍāna vacana</w:t>
      </w:r>
    </w:p>
    <w:p w14:paraId="6054A1B4" w14:textId="786B66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there sat around the Lord and directed Him in the procedures of the śrāddha ceremony.</w:t>
      </w:r>
    </w:p>
    <w:p w14:paraId="29CC54A7" w14:textId="52059A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17.72</w:t>
      </w:r>
    </w:p>
    <w:p w14:paraId="1ED851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F05FF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śrāddha kari’ prabhu piṇḍa phele yei jale</w:t>
      </w:r>
      <w:r w:rsidRPr="00790008">
        <w:rPr>
          <w:rStyle w:val="BookTitle"/>
          <w:rFonts w:asciiTheme="minorHAnsi" w:hAnsiTheme="minorHAnsi" w:cstheme="minorHAnsi"/>
          <w:b w:val="0"/>
          <w:bCs w:val="0"/>
          <w:color w:val="000000"/>
          <w:sz w:val="28"/>
          <w:szCs w:val="28"/>
        </w:rPr>
        <w:br/>
        <w:t>gayāli-brāhmaṇa saba dhari’ dhari’ gile</w:t>
      </w:r>
    </w:p>
    <w:p w14:paraId="4B8346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performed śrāddha and offered oblations in the water, all the resident brāhmaṇas grabbed the offerings and ate them.</w:t>
      </w:r>
    </w:p>
    <w:p w14:paraId="40AF60E2" w14:textId="3CDB7E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gayāli</w:t>
      </w:r>
      <w:r w:rsidRPr="00790008">
        <w:rPr>
          <w:rStyle w:val="BookTitle"/>
          <w:rFonts w:asciiTheme="minorHAnsi" w:hAnsiTheme="minorHAnsi" w:cstheme="minorHAnsi"/>
          <w:b w:val="0"/>
          <w:bCs w:val="0"/>
          <w:color w:val="000000"/>
          <w:sz w:val="28"/>
          <w:szCs w:val="28"/>
        </w:rPr>
        <w:t xml:space="preserve"> (derived from the Hindi word </w:t>
      </w:r>
      <w:r w:rsidRPr="00790008">
        <w:rPr>
          <w:rStyle w:val="BookTitle"/>
          <w:rFonts w:asciiTheme="minorHAnsi" w:hAnsiTheme="minorHAnsi" w:cstheme="minorHAnsi"/>
          <w:b w:val="0"/>
          <w:bCs w:val="0"/>
          <w:i/>
          <w:iCs/>
          <w:color w:val="000000"/>
          <w:sz w:val="28"/>
          <w:szCs w:val="28"/>
        </w:rPr>
        <w:t>gayāoyāla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 xml:space="preserve">of Gayā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priests) or the residents of Gayā. In this verse the extremely greedy nature of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priests of Gayā is seen.</w:t>
      </w:r>
    </w:p>
    <w:p w14:paraId="23248BCE" w14:textId="71F620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17.73</w:t>
      </w:r>
    </w:p>
    <w:p w14:paraId="4C141F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BA342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hāsena prabhu śrī-śacīnandana</w:t>
      </w:r>
      <w:r w:rsidRPr="00790008">
        <w:rPr>
          <w:rStyle w:val="BookTitle"/>
          <w:rFonts w:asciiTheme="minorHAnsi" w:hAnsiTheme="minorHAnsi" w:cstheme="minorHAnsi"/>
          <w:b w:val="0"/>
          <w:bCs w:val="0"/>
          <w:color w:val="000000"/>
          <w:sz w:val="28"/>
          <w:szCs w:val="28"/>
        </w:rPr>
        <w:br/>
        <w:t>se-saba viprera yata khaṇḍila bandhana</w:t>
      </w:r>
    </w:p>
    <w:p w14:paraId="672E07AC" w14:textId="1416D9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smiled on seeing this, and thus the brāhmaṇas were freed from all material bondage.</w:t>
      </w:r>
    </w:p>
    <w:p w14:paraId="6BE94446" w14:textId="4EED6A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17.74</w:t>
      </w:r>
    </w:p>
    <w:p w14:paraId="6EED15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CF8E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uttara-mānase prabhu piṇḍa dāna kari’</w:t>
      </w:r>
      <w:r w:rsidRPr="00790008">
        <w:rPr>
          <w:rStyle w:val="BookTitle"/>
          <w:rFonts w:asciiTheme="minorHAnsi" w:hAnsiTheme="minorHAnsi" w:cstheme="minorHAnsi"/>
          <w:b w:val="0"/>
          <w:bCs w:val="0"/>
          <w:color w:val="000000"/>
          <w:sz w:val="28"/>
          <w:szCs w:val="28"/>
        </w:rPr>
        <w:br/>
        <w:t>bhīma-gayā karilena gaurāṅga śrī-hari</w:t>
      </w:r>
    </w:p>
    <w:p w14:paraId="73808218" w14:textId="512C56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next offered śrāddha at Uttara-mānasa. He then went to Bhima-gayā.</w:t>
      </w:r>
    </w:p>
    <w:p w14:paraId="240BC6EF" w14:textId="034E91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17.75</w:t>
      </w:r>
    </w:p>
    <w:p w14:paraId="72DB8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8C48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śiva-gayā brahma-gayā ādi yata āche</w:t>
      </w:r>
      <w:r w:rsidRPr="00790008">
        <w:rPr>
          <w:rStyle w:val="BookTitle"/>
          <w:rFonts w:asciiTheme="minorHAnsi" w:hAnsiTheme="minorHAnsi" w:cstheme="minorHAnsi"/>
          <w:b w:val="0"/>
          <w:bCs w:val="0"/>
          <w:color w:val="000000"/>
          <w:sz w:val="28"/>
          <w:szCs w:val="28"/>
        </w:rPr>
        <w:br/>
        <w:t>saba kari’ ṣoḍaśa-gayāya gelā pāche</w:t>
      </w:r>
    </w:p>
    <w:p w14:paraId="2223EA5A" w14:textId="63EDE7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performed the prescribed rites at Śiva-gayā, Brahma-gayā, and finally at Ṣoḍaśa-gayā.</w:t>
      </w:r>
    </w:p>
    <w:p w14:paraId="56E2437A" w14:textId="734351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17.76</w:t>
      </w:r>
    </w:p>
    <w:p w14:paraId="414395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76</w:t>
      </w:r>
    </w:p>
    <w:p w14:paraId="5CC9E5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ṣoḍaśa-gayāya prabhu ṣoḍaśī kariyā</w:t>
      </w:r>
      <w:r w:rsidRPr="00790008">
        <w:rPr>
          <w:rStyle w:val="BookTitle"/>
          <w:rFonts w:asciiTheme="minorHAnsi" w:hAnsiTheme="minorHAnsi" w:cstheme="minorHAnsi"/>
          <w:b w:val="0"/>
          <w:bCs w:val="0"/>
          <w:color w:val="000000"/>
          <w:sz w:val="28"/>
          <w:szCs w:val="28"/>
        </w:rPr>
        <w:br/>
        <w:t>sabāre dilena piṇḍa śraddhā-yukta haiyā</w:t>
      </w:r>
    </w:p>
    <w:p w14:paraId="4E3C2F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at Ṣoḍaśa-gayā, the Lord faithfully offered śrāddha with sixteen ingredients on behalf of all His forefathers.</w:t>
      </w:r>
    </w:p>
    <w:p w14:paraId="21431239" w14:textId="06282C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ṣoḍaśī</w:t>
      </w:r>
      <w:r w:rsidRPr="00790008">
        <w:rPr>
          <w:rStyle w:val="BookTitle"/>
          <w:rFonts w:asciiTheme="minorHAnsi" w:hAnsiTheme="minorHAnsi" w:cstheme="minorHAnsi"/>
          <w:b w:val="0"/>
          <w:bCs w:val="0"/>
          <w:color w:val="000000"/>
          <w:sz w:val="28"/>
          <w:szCs w:val="28"/>
        </w:rPr>
        <w:t xml:space="preserve"> refers to a particular type of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in which the following sixteen ingredients are offered: land, </w:t>
      </w:r>
      <w:r w:rsidRPr="00790008">
        <w:rPr>
          <w:rStyle w:val="BookTitle"/>
          <w:rFonts w:asciiTheme="minorHAnsi" w:hAnsiTheme="minorHAnsi" w:cstheme="minorHAnsi"/>
          <w:b w:val="0"/>
          <w:bCs w:val="0"/>
          <w:i/>
          <w:iCs/>
          <w:color w:val="000000"/>
          <w:sz w:val="28"/>
          <w:szCs w:val="28"/>
        </w:rPr>
        <w:t>āsana</w:t>
      </w:r>
      <w:r w:rsidRPr="00790008">
        <w:rPr>
          <w:rStyle w:val="BookTitle"/>
          <w:rFonts w:asciiTheme="minorHAnsi" w:hAnsiTheme="minorHAnsi" w:cstheme="minorHAnsi"/>
          <w:b w:val="0"/>
          <w:bCs w:val="0"/>
          <w:color w:val="000000"/>
          <w:sz w:val="28"/>
          <w:szCs w:val="28"/>
        </w:rPr>
        <w:t xml:space="preserve">, water, cloth, ghee lamp, rice, betel nuts, umbrella, sandalwood paste, flower garland, fruits, bedding, shoes, cows, gold, and silver; or it may refer to a kind of sacrificial pot. As stated: “In the Atirātra sacrificial performance, the acceptance or rejection of the </w:t>
      </w:r>
      <w:r w:rsidRPr="00790008">
        <w:rPr>
          <w:rStyle w:val="BookTitle"/>
          <w:rFonts w:asciiTheme="minorHAnsi" w:hAnsiTheme="minorHAnsi" w:cstheme="minorHAnsi"/>
          <w:b w:val="0"/>
          <w:bCs w:val="0"/>
          <w:i/>
          <w:iCs/>
          <w:color w:val="000000"/>
          <w:sz w:val="28"/>
          <w:szCs w:val="28"/>
        </w:rPr>
        <w:t>ṣoḍaśī</w:t>
      </w:r>
      <w:r w:rsidRPr="00790008">
        <w:rPr>
          <w:rStyle w:val="BookTitle"/>
          <w:rFonts w:asciiTheme="minorHAnsi" w:hAnsiTheme="minorHAnsi" w:cstheme="minorHAnsi"/>
          <w:b w:val="0"/>
          <w:bCs w:val="0"/>
          <w:color w:val="000000"/>
          <w:sz w:val="28"/>
          <w:szCs w:val="28"/>
        </w:rPr>
        <w:t xml:space="preserve"> pot depends on one’s prior vow.”</w:t>
      </w:r>
    </w:p>
    <w:p w14:paraId="251EE841" w14:textId="7A2C10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17.77</w:t>
      </w:r>
    </w:p>
    <w:p w14:paraId="2DC0CD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68BB6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brahma-kuṇḍe kari’ snāna</w:t>
      </w:r>
      <w:r w:rsidRPr="00790008">
        <w:rPr>
          <w:rStyle w:val="BookTitle"/>
          <w:rFonts w:asciiTheme="minorHAnsi" w:hAnsiTheme="minorHAnsi" w:cstheme="minorHAnsi"/>
          <w:b w:val="0"/>
          <w:bCs w:val="0"/>
          <w:color w:val="000000"/>
          <w:sz w:val="28"/>
          <w:szCs w:val="28"/>
        </w:rPr>
        <w:br/>
        <w:t>gayā-śire āsi’ karilena piṇḍa dāna</w:t>
      </w:r>
    </w:p>
    <w:p w14:paraId="6B48B7FF" w14:textId="4875B4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took bath at Brahma-kuṇḍa and offered oblations at Gayā-śira.</w:t>
      </w:r>
    </w:p>
    <w:p w14:paraId="5FC7A879" w14:textId="147AA4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17.78</w:t>
      </w:r>
    </w:p>
    <w:p w14:paraId="09970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0BF849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mālā-candana śrī-haste prabhu laiyā</w:t>
      </w:r>
      <w:r w:rsidRPr="00790008">
        <w:rPr>
          <w:rStyle w:val="BookTitle"/>
          <w:rFonts w:asciiTheme="minorHAnsi" w:hAnsiTheme="minorHAnsi" w:cstheme="minorHAnsi"/>
          <w:b w:val="0"/>
          <w:bCs w:val="0"/>
          <w:color w:val="000000"/>
          <w:sz w:val="28"/>
          <w:szCs w:val="28"/>
        </w:rPr>
        <w:br/>
        <w:t>viṣṇu-pada-cihna pūjilena harṣa haiyā</w:t>
      </w:r>
    </w:p>
    <w:p w14:paraId="43597782" w14:textId="18DA5B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personally worshiped Lord Viṣṇu’s footprints with flower garlands and sandalwood paste.</w:t>
      </w:r>
    </w:p>
    <w:p w14:paraId="5A4A977B" w14:textId="048B33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17.79</w:t>
      </w:r>
    </w:p>
    <w:p w14:paraId="7AA241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ED03E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sarva-sthāne śrāddhādi kariyā</w:t>
      </w:r>
      <w:r w:rsidRPr="00790008">
        <w:rPr>
          <w:rStyle w:val="BookTitle"/>
          <w:rFonts w:asciiTheme="minorHAnsi" w:hAnsiTheme="minorHAnsi" w:cstheme="minorHAnsi"/>
          <w:b w:val="0"/>
          <w:bCs w:val="0"/>
          <w:color w:val="000000"/>
          <w:sz w:val="28"/>
          <w:szCs w:val="28"/>
        </w:rPr>
        <w:br/>
        <w:t>vāsāya calilā vipra-gaṇe santoṣiyā</w:t>
      </w:r>
    </w:p>
    <w:p w14:paraId="2562A1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His offerings of śrāddha and satisfying the brāhmaṇas at all the recommended places, the Lord returned to His room.</w:t>
      </w:r>
    </w:p>
    <w:p w14:paraId="10043933" w14:textId="75E9CC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system of performing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at Gayā, in the </w:t>
      </w:r>
      <w:r w:rsidRPr="00790008">
        <w:rPr>
          <w:rStyle w:val="BookTitle"/>
          <w:rFonts w:asciiTheme="minorHAnsi" w:hAnsiTheme="minorHAnsi" w:cstheme="minorHAnsi"/>
          <w:b w:val="0"/>
          <w:bCs w:val="0"/>
          <w:i/>
          <w:iCs/>
          <w:color w:val="000000"/>
          <w:sz w:val="28"/>
          <w:szCs w:val="28"/>
        </w:rPr>
        <w:t xml:space="preserve">Viṣṇu Purāṇa </w:t>
      </w:r>
      <w:r w:rsidRPr="00790008">
        <w:rPr>
          <w:rStyle w:val="BookTitle"/>
          <w:rFonts w:asciiTheme="minorHAnsi" w:hAnsiTheme="minorHAnsi" w:cstheme="minorHAnsi"/>
          <w:b w:val="0"/>
          <w:bCs w:val="0"/>
          <w:color w:val="000000"/>
          <w:sz w:val="28"/>
          <w:szCs w:val="28"/>
        </w:rPr>
        <w:t>(2.16.4) Aurva spoke to Sagara Mahārāja the following words:</w:t>
      </w:r>
    </w:p>
    <w:p w14:paraId="0D131D3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gayām upetya yaḥ śrāddhaṁ      karoti pṛthivī pate</w:t>
      </w:r>
      <w:r w:rsidRPr="00790008">
        <w:rPr>
          <w:rStyle w:val="BookTitle"/>
          <w:rFonts w:asciiTheme="minorHAnsi" w:hAnsiTheme="minorHAnsi" w:cstheme="minorHAnsi"/>
          <w:b w:val="0"/>
          <w:bCs w:val="0"/>
          <w:color w:val="000000"/>
          <w:sz w:val="28"/>
          <w:szCs w:val="28"/>
        </w:rPr>
        <w:br/>
        <w:t>saphalaṁ tasya taj janma      jāyate pitṛ tuṣṭidam</w:t>
      </w:r>
    </w:p>
    <w:p w14:paraId="3153951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King, a person who goes to Gayā and offers oblations makes his life successful </w:t>
      </w:r>
      <w:r w:rsidRPr="00790008">
        <w:rPr>
          <w:rStyle w:val="BookTitle"/>
          <w:rFonts w:asciiTheme="minorHAnsi" w:hAnsiTheme="minorHAnsi" w:cstheme="minorHAnsi"/>
          <w:b w:val="0"/>
          <w:bCs w:val="0"/>
          <w:color w:val="000000"/>
          <w:sz w:val="28"/>
          <w:szCs w:val="28"/>
        </w:rPr>
        <w:lastRenderedPageBreak/>
        <w:t>by satisfying his forefathers.”</w:t>
      </w:r>
    </w:p>
    <w:p w14:paraId="6E8BD80A" w14:textId="46B51E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17.80</w:t>
      </w:r>
    </w:p>
    <w:p w14:paraId="05EBF0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EF5B9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kata-kṣaṇe sustha haiyā</w:t>
      </w:r>
      <w:r w:rsidRPr="00790008">
        <w:rPr>
          <w:rStyle w:val="BookTitle"/>
          <w:rFonts w:asciiTheme="minorHAnsi" w:hAnsiTheme="minorHAnsi" w:cstheme="minorHAnsi"/>
          <w:b w:val="0"/>
          <w:bCs w:val="0"/>
          <w:color w:val="000000"/>
          <w:sz w:val="28"/>
          <w:szCs w:val="28"/>
        </w:rPr>
        <w:br/>
        <w:t>randhana karite prabhu vasilena giyā</w:t>
      </w:r>
    </w:p>
    <w:p w14:paraId="54473EB4" w14:textId="1609BF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 took some rest, the Lord then sat down to cook.</w:t>
      </w:r>
    </w:p>
    <w:p w14:paraId="4C3D74E1" w14:textId="318ADF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17.81</w:t>
      </w:r>
    </w:p>
    <w:p w14:paraId="6CB9AE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7A9540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sampūrṇa haila, henai samaya</w:t>
      </w:r>
      <w:r w:rsidRPr="00790008">
        <w:rPr>
          <w:rStyle w:val="BookTitle"/>
          <w:rFonts w:asciiTheme="minorHAnsi" w:hAnsiTheme="minorHAnsi" w:cstheme="minorHAnsi"/>
          <w:b w:val="0"/>
          <w:bCs w:val="0"/>
          <w:color w:val="000000"/>
          <w:sz w:val="28"/>
          <w:szCs w:val="28"/>
        </w:rPr>
        <w:br/>
        <w:t>āilena śrī-īśvara-purī mahāśaya</w:t>
      </w:r>
    </w:p>
    <w:p w14:paraId="680D13C4" w14:textId="03D417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finished cooking, Śrī Īśvara Purī arrived there.</w:t>
      </w:r>
    </w:p>
    <w:p w14:paraId="58BC28E2" w14:textId="32F80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17.82</w:t>
      </w:r>
    </w:p>
    <w:p w14:paraId="457948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F80B3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prema-yoge kṛṣṇa-nāma balite balite</w:t>
      </w:r>
      <w:r w:rsidRPr="00790008">
        <w:rPr>
          <w:rStyle w:val="BookTitle"/>
          <w:rFonts w:asciiTheme="minorHAnsi" w:hAnsiTheme="minorHAnsi" w:cstheme="minorHAnsi"/>
          <w:b w:val="0"/>
          <w:bCs w:val="0"/>
          <w:color w:val="000000"/>
          <w:sz w:val="28"/>
          <w:szCs w:val="28"/>
        </w:rPr>
        <w:br/>
        <w:t>āilena prabhu-sthāne ḍhulite ḍhulite</w:t>
      </w:r>
    </w:p>
    <w:p w14:paraId="1553F9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Purī’s head was rolling back and forth in ecstatic love as he arrived there chanting the names of Kṛṣṇa.</w:t>
      </w:r>
    </w:p>
    <w:p w14:paraId="55858B6A" w14:textId="53EBBA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chanting the holy names of Kṛṣṇa, Īśvara Purīpāda was overwhelmed with love of God and unable to control his balance as he came before Śrī Gaurasundara. At that time the Lord was engaged in cooking.</w:t>
      </w:r>
    </w:p>
    <w:p w14:paraId="7F42521F" w14:textId="6E3C4C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17.83</w:t>
      </w:r>
    </w:p>
    <w:p w14:paraId="2E556F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0CF4E8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eḍiyā prabhu parama-sambhrame</w:t>
      </w:r>
      <w:r w:rsidRPr="00790008">
        <w:rPr>
          <w:rStyle w:val="BookTitle"/>
          <w:rFonts w:asciiTheme="minorHAnsi" w:hAnsiTheme="minorHAnsi" w:cstheme="minorHAnsi"/>
          <w:b w:val="0"/>
          <w:bCs w:val="0"/>
          <w:color w:val="000000"/>
          <w:sz w:val="28"/>
          <w:szCs w:val="28"/>
        </w:rPr>
        <w:br/>
        <w:t>namaskari’ tāne vasāilena āsane</w:t>
      </w:r>
    </w:p>
    <w:p w14:paraId="56742550" w14:textId="376731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immediately left the kitchen and, after respectfully offered obeisances, He seated Īśvara Purī comfortably.</w:t>
      </w:r>
    </w:p>
    <w:p w14:paraId="40C8565D" w14:textId="2A741E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17.84</w:t>
      </w:r>
    </w:p>
    <w:p w14:paraId="60A601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5A268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purī,—“śunaha, paṇḍita!</w:t>
      </w:r>
      <w:r w:rsidRPr="00790008">
        <w:rPr>
          <w:rStyle w:val="BookTitle"/>
          <w:rFonts w:asciiTheme="minorHAnsi" w:hAnsiTheme="minorHAnsi" w:cstheme="minorHAnsi"/>
          <w:b w:val="0"/>
          <w:bCs w:val="0"/>
          <w:color w:val="000000"/>
          <w:sz w:val="28"/>
          <w:szCs w:val="28"/>
        </w:rPr>
        <w:br/>
        <w:t>bhālai samaye hailāṅa upanīta”</w:t>
      </w:r>
    </w:p>
    <w:p w14:paraId="30675181" w14:textId="2A980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“Listen, O Paṇḍita. I see I’ve come at the right time.”</w:t>
      </w:r>
    </w:p>
    <w:p w14:paraId="06AE9ACF" w14:textId="092D0B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17.85</w:t>
      </w:r>
    </w:p>
    <w:p w14:paraId="73759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7AB040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prabhu bale,—“yabe haila bhāgyera udaya</w:t>
      </w:r>
      <w:r w:rsidRPr="00790008">
        <w:rPr>
          <w:rStyle w:val="BookTitle"/>
          <w:rFonts w:asciiTheme="minorHAnsi" w:hAnsiTheme="minorHAnsi" w:cstheme="minorHAnsi"/>
          <w:b w:val="0"/>
          <w:bCs w:val="0"/>
          <w:color w:val="000000"/>
          <w:sz w:val="28"/>
          <w:szCs w:val="28"/>
        </w:rPr>
        <w:br/>
        <w:t>ei anna bhikṣā āji kara mahāśaya”</w:t>
      </w:r>
    </w:p>
    <w:p w14:paraId="367FA019" w14:textId="629149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“It will be My good fortune if you accept your meal here today.”</w:t>
      </w:r>
    </w:p>
    <w:p w14:paraId="592DA8BC" w14:textId="2416FF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17.86</w:t>
      </w:r>
    </w:p>
    <w:p w14:paraId="47AF2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398D1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purī,—“tumi ki pāibe?”</w:t>
      </w:r>
      <w:r w:rsidRPr="00790008">
        <w:rPr>
          <w:rStyle w:val="BookTitle"/>
          <w:rFonts w:asciiTheme="minorHAnsi" w:hAnsiTheme="minorHAnsi" w:cstheme="minorHAnsi"/>
          <w:b w:val="0"/>
          <w:bCs w:val="0"/>
          <w:color w:val="000000"/>
          <w:sz w:val="28"/>
          <w:szCs w:val="28"/>
        </w:rPr>
        <w:br/>
        <w:t>prabhu bale,—“āmi anna rāndhibāṅa ebe”</w:t>
      </w:r>
    </w:p>
    <w:p w14:paraId="6FD983AA" w14:textId="56B688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“Then what will You eat?” The Lord replied, “I will cook again.”</w:t>
      </w:r>
    </w:p>
    <w:p w14:paraId="069D03C7" w14:textId="6D03F2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17.87</w:t>
      </w:r>
    </w:p>
    <w:p w14:paraId="50A695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090EE5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purī bale,—“ki-kārye karibe āra pāka?</w:t>
      </w:r>
      <w:r w:rsidRPr="00790008">
        <w:rPr>
          <w:rStyle w:val="BookTitle"/>
          <w:rFonts w:asciiTheme="minorHAnsi" w:hAnsiTheme="minorHAnsi" w:cstheme="minorHAnsi"/>
          <w:b w:val="0"/>
          <w:bCs w:val="0"/>
          <w:color w:val="000000"/>
          <w:sz w:val="28"/>
          <w:szCs w:val="28"/>
        </w:rPr>
        <w:br/>
        <w:t>ye anna āchaye, tāhā kara’ dui-bhāga</w:t>
      </w:r>
    </w:p>
    <w:p w14:paraId="56DA60CB" w14:textId="089CF9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then said, “What is the need for cooking again? Divide whatever You have in two portions.”</w:t>
      </w:r>
    </w:p>
    <w:p w14:paraId="12C02896" w14:textId="20AB9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17.88</w:t>
      </w:r>
    </w:p>
    <w:p w14:paraId="70E1B7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03B8C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prabhu,—“yadi āmā’ cāo</w:t>
      </w:r>
      <w:r w:rsidRPr="00790008">
        <w:rPr>
          <w:rStyle w:val="BookTitle"/>
          <w:rFonts w:asciiTheme="minorHAnsi" w:hAnsiTheme="minorHAnsi" w:cstheme="minorHAnsi"/>
          <w:b w:val="0"/>
          <w:bCs w:val="0"/>
          <w:color w:val="000000"/>
          <w:sz w:val="28"/>
          <w:szCs w:val="28"/>
        </w:rPr>
        <w:br/>
        <w:t>ye anna haiyāche, tāhā tumi saba khāo</w:t>
      </w:r>
    </w:p>
    <w:p w14:paraId="5536DECA" w14:textId="1B9379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“If you really want to please Me, then eat whatever I’ve cooked.</w:t>
      </w:r>
    </w:p>
    <w:p w14:paraId="350DC705" w14:textId="26EE67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17.89</w:t>
      </w:r>
    </w:p>
    <w:p w14:paraId="6C98EA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9090A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tilārddheke āra anna rāndhibāṅa āmi</w:t>
      </w:r>
      <w:r w:rsidRPr="00790008">
        <w:rPr>
          <w:rStyle w:val="BookTitle"/>
          <w:rFonts w:asciiTheme="minorHAnsi" w:hAnsiTheme="minorHAnsi" w:cstheme="minorHAnsi"/>
          <w:b w:val="0"/>
          <w:bCs w:val="0"/>
          <w:color w:val="000000"/>
          <w:sz w:val="28"/>
          <w:szCs w:val="28"/>
        </w:rPr>
        <w:br/>
        <w:t>nā kara’ saṅkoca kichu, bhikṣā kara, tumi”</w:t>
      </w:r>
    </w:p>
    <w:p w14:paraId="35A351F6" w14:textId="633FFE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cook again within a moment. You take your meal without hesitation.”</w:t>
      </w:r>
    </w:p>
    <w:p w14:paraId="558C166B" w14:textId="12CE27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17.90</w:t>
      </w:r>
    </w:p>
    <w:p w14:paraId="7A44EE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718471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āpanāra anna tāṅre diyā</w:t>
      </w:r>
      <w:r w:rsidRPr="00790008">
        <w:rPr>
          <w:rStyle w:val="BookTitle"/>
          <w:rFonts w:asciiTheme="minorHAnsi" w:hAnsiTheme="minorHAnsi" w:cstheme="minorHAnsi"/>
          <w:b w:val="0"/>
          <w:bCs w:val="0"/>
          <w:color w:val="000000"/>
          <w:sz w:val="28"/>
          <w:szCs w:val="28"/>
        </w:rPr>
        <w:br/>
        <w:t>āra anna rāndhite se gelā harṣa haiyā</w:t>
      </w:r>
    </w:p>
    <w:p w14:paraId="2FD744F2" w14:textId="5ADD29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gave His meal to Īśvara Purī and happily went to cook for Himself.</w:t>
      </w:r>
    </w:p>
    <w:p w14:paraId="707CB92D" w14:textId="375BCF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17.91</w:t>
      </w:r>
    </w:p>
    <w:p w14:paraId="7BD8D5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91</w:t>
      </w:r>
    </w:p>
    <w:p w14:paraId="6B790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kṛpā prabhura īśvara-purī-prati</w:t>
      </w:r>
      <w:r w:rsidRPr="00790008">
        <w:rPr>
          <w:rStyle w:val="BookTitle"/>
          <w:rFonts w:asciiTheme="minorHAnsi" w:hAnsiTheme="minorHAnsi" w:cstheme="minorHAnsi"/>
          <w:b w:val="0"/>
          <w:bCs w:val="0"/>
          <w:color w:val="000000"/>
          <w:sz w:val="28"/>
          <w:szCs w:val="28"/>
        </w:rPr>
        <w:br/>
        <w:t>purīr o nāhika kṛṣṇa-chāḍā anya-mati</w:t>
      </w:r>
    </w:p>
    <w:p w14:paraId="3DBBF6E3" w14:textId="00F253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Purī’s mind never deviated from the lotus feet of Kṛṣṇa, therefore the Lord bestowed such mercy on him.</w:t>
      </w:r>
    </w:p>
    <w:p w14:paraId="6EFB31A9" w14:textId="6A1FE8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17.92</w:t>
      </w:r>
    </w:p>
    <w:p w14:paraId="35AD2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11D9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śrī-haste āpane prabhu kare pariveśana</w:t>
      </w:r>
      <w:r w:rsidRPr="00790008">
        <w:rPr>
          <w:rStyle w:val="BookTitle"/>
          <w:rFonts w:asciiTheme="minorHAnsi" w:hAnsiTheme="minorHAnsi" w:cstheme="minorHAnsi"/>
          <w:b w:val="0"/>
          <w:bCs w:val="0"/>
          <w:color w:val="000000"/>
          <w:sz w:val="28"/>
          <w:szCs w:val="28"/>
        </w:rPr>
        <w:br/>
        <w:t>parānanda-sukhe purī karena bhojana</w:t>
      </w:r>
    </w:p>
    <w:p w14:paraId="243C75FB" w14:textId="1D506A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served Īśvara Purī with His own hands, and Īśvara Purī thus ate in great ecstasy.</w:t>
      </w:r>
    </w:p>
    <w:p w14:paraId="3E86F480" w14:textId="674068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17.93</w:t>
      </w:r>
    </w:p>
    <w:p w14:paraId="5A5EB5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4E70B9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ramā-devī ati-alakṣite</w:t>
      </w:r>
      <w:r w:rsidRPr="00790008">
        <w:rPr>
          <w:rStyle w:val="BookTitle"/>
          <w:rFonts w:asciiTheme="minorHAnsi" w:hAnsiTheme="minorHAnsi" w:cstheme="minorHAnsi"/>
          <w:b w:val="0"/>
          <w:bCs w:val="0"/>
          <w:color w:val="000000"/>
          <w:sz w:val="28"/>
          <w:szCs w:val="28"/>
        </w:rPr>
        <w:br/>
        <w:t>prabhura nimitta anna rāndhilā tvarite</w:t>
      </w:r>
    </w:p>
    <w:p w14:paraId="0CF49E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Ramādevī, the goddess of fortune, quickly cooked for the Lord while remaining unseen by all.</w:t>
      </w:r>
    </w:p>
    <w:p w14:paraId="691B4376" w14:textId="519645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Remaining out of the sight of materially conditioned living entities, Śrī Mahā-Lakṣmīdevī, who is the dearmost maidservant of Gaura-Nārāyaṇa, immediately cooked nectarean foodstuffs for her beloved husband.</w:t>
      </w:r>
    </w:p>
    <w:p w14:paraId="55F7F0B7" w14:textId="5F36C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17.94</w:t>
      </w:r>
    </w:p>
    <w:p w14:paraId="23DA77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677587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āge tāne bhikṣā karāiyā</w:t>
      </w:r>
      <w:r w:rsidRPr="00790008">
        <w:rPr>
          <w:rStyle w:val="BookTitle"/>
          <w:rFonts w:asciiTheme="minorHAnsi" w:hAnsiTheme="minorHAnsi" w:cstheme="minorHAnsi"/>
          <w:b w:val="0"/>
          <w:bCs w:val="0"/>
          <w:color w:val="000000"/>
          <w:sz w:val="28"/>
          <w:szCs w:val="28"/>
        </w:rPr>
        <w:br/>
        <w:t>āpane o bhojana karilā harṣa haiyā</w:t>
      </w:r>
    </w:p>
    <w:p w14:paraId="3472BD3B" w14:textId="559C47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the Lord first fed Īśvara Purī, He happily ate Himself.</w:t>
      </w:r>
    </w:p>
    <w:p w14:paraId="30D24F7C" w14:textId="5EF085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17.95</w:t>
      </w:r>
    </w:p>
    <w:p w14:paraId="0F4013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73B4FC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īśvara-purīra saṅge prabhura bhojana</w:t>
      </w:r>
      <w:r w:rsidRPr="00790008">
        <w:rPr>
          <w:rStyle w:val="BookTitle"/>
          <w:rFonts w:asciiTheme="minorHAnsi" w:hAnsiTheme="minorHAnsi" w:cstheme="minorHAnsi"/>
          <w:b w:val="0"/>
          <w:bCs w:val="0"/>
          <w:color w:val="000000"/>
          <w:sz w:val="28"/>
          <w:szCs w:val="28"/>
        </w:rPr>
        <w:br/>
        <w:t>ihāra śravaṇe mile kṛṣṇa-prema-dhana</w:t>
      </w:r>
    </w:p>
    <w:p w14:paraId="5FA906B6" w14:textId="22D22A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about the Lord taking His meal with Īśvara Purī will achieve the wealth of love of Kṛṣṇa.</w:t>
      </w:r>
    </w:p>
    <w:p w14:paraId="72734D5B" w14:textId="3671B2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17.96</w:t>
      </w:r>
    </w:p>
    <w:p w14:paraId="4C6B82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88F73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 prabhu īśvara-purīra sarva-aṅge</w:t>
      </w:r>
      <w:r w:rsidRPr="00790008">
        <w:rPr>
          <w:rStyle w:val="BookTitle"/>
          <w:rFonts w:asciiTheme="minorHAnsi" w:hAnsiTheme="minorHAnsi" w:cstheme="minorHAnsi"/>
          <w:b w:val="0"/>
          <w:bCs w:val="0"/>
          <w:color w:val="000000"/>
          <w:sz w:val="28"/>
          <w:szCs w:val="28"/>
        </w:rPr>
        <w:br/>
        <w:t>āpane śrī-haste lepilena divya-gandhe</w:t>
      </w:r>
    </w:p>
    <w:p w14:paraId="0C13BA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with His own hands then smeared sandalwood paste on the body of Īśvara Purī.</w:t>
      </w:r>
    </w:p>
    <w:p w14:paraId="795162AC" w14:textId="1F72A4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set the ideal example of serving the spiritual master by personally smearing the body of Īśvara Purīpāda with sandalwood pulp as a menial disciple. While serving the spiritual master, who is a manifestation of the Supreme Lord, Gaurahari taught everyone that the best ingredients of this world should never be used for one’s own sense gratification, rather they should be utilized only for the service of Hari, Guru, and Vaiṣṇava.</w:t>
      </w:r>
    </w:p>
    <w:p w14:paraId="42434C02" w14:textId="194DFD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17.97</w:t>
      </w:r>
    </w:p>
    <w:p w14:paraId="2AC7B5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0F928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prīta īśvarera īśvara-purīre</w:t>
      </w:r>
      <w:r w:rsidRPr="00790008">
        <w:rPr>
          <w:rStyle w:val="BookTitle"/>
          <w:rFonts w:asciiTheme="minorHAnsi" w:hAnsiTheme="minorHAnsi" w:cstheme="minorHAnsi"/>
          <w:b w:val="0"/>
          <w:bCs w:val="0"/>
          <w:color w:val="000000"/>
          <w:sz w:val="28"/>
          <w:szCs w:val="28"/>
        </w:rPr>
        <w:br/>
        <w:t>tāhā varṇibāre kon jana śakti dhare</w:t>
      </w:r>
    </w:p>
    <w:p w14:paraId="603D21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the Lord’s love for Śrī Īśvara Purī?</w:t>
      </w:r>
    </w:p>
    <w:p w14:paraId="746D91B5" w14:textId="6BE235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īśvarera</w:t>
      </w:r>
      <w:r w:rsidRPr="00790008">
        <w:rPr>
          <w:rStyle w:val="BookTitle"/>
          <w:rFonts w:asciiTheme="minorHAnsi" w:hAnsiTheme="minorHAnsi" w:cstheme="minorHAnsi"/>
          <w:b w:val="0"/>
          <w:bCs w:val="0"/>
          <w:color w:val="000000"/>
          <w:sz w:val="28"/>
          <w:szCs w:val="28"/>
        </w:rPr>
        <w:t xml:space="preserve"> refers to the Supreme Lord, Śrī Gaurasundara.</w:t>
      </w:r>
    </w:p>
    <w:p w14:paraId="2A7BBD39" w14:textId="52D049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17.98</w:t>
      </w:r>
    </w:p>
    <w:p w14:paraId="6816FF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E6624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īśvara śrī-caitanya bhagavān</w:t>
      </w:r>
      <w:r w:rsidRPr="00790008">
        <w:rPr>
          <w:rStyle w:val="BookTitle"/>
          <w:rFonts w:asciiTheme="minorHAnsi" w:hAnsiTheme="minorHAnsi" w:cstheme="minorHAnsi"/>
          <w:b w:val="0"/>
          <w:bCs w:val="0"/>
          <w:color w:val="000000"/>
          <w:sz w:val="28"/>
          <w:szCs w:val="28"/>
        </w:rPr>
        <w:br/>
        <w:t>dekhilena īśvara-purīra janma-sthāna</w:t>
      </w:r>
    </w:p>
    <w:p w14:paraId="10B1F4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Śrī Caitanya, personally visited the birthplace of Īśvara Purī.</w:t>
      </w:r>
    </w:p>
    <w:p w14:paraId="711ABEA4" w14:textId="244BF2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birthplace of Īśvara Purī is situated in the village of Kumārahaṭṭa, which is 3 km. from the Halisahara Station on the E.B.R. line. Recently the </w:t>
      </w:r>
      <w:r w:rsidRPr="00790008">
        <w:rPr>
          <w:rStyle w:val="BookTitle"/>
          <w:rFonts w:asciiTheme="minorHAnsi" w:hAnsiTheme="minorHAnsi" w:cstheme="minorHAnsi"/>
          <w:b w:val="0"/>
          <w:bCs w:val="0"/>
          <w:i/>
          <w:iCs/>
          <w:color w:val="000000"/>
          <w:sz w:val="28"/>
          <w:szCs w:val="28"/>
        </w:rPr>
        <w:t>sakhībhekīs</w:t>
      </w:r>
      <w:r w:rsidRPr="00790008">
        <w:rPr>
          <w:rStyle w:val="BookTitle"/>
          <w:rFonts w:asciiTheme="minorHAnsi" w:hAnsiTheme="minorHAnsi" w:cstheme="minorHAnsi"/>
          <w:b w:val="0"/>
          <w:bCs w:val="0"/>
          <w:color w:val="000000"/>
          <w:sz w:val="28"/>
          <w:szCs w:val="28"/>
        </w:rPr>
        <w:t xml:space="preserve"> have introduced their unauthorized standard of worship at this birthsite.</w:t>
      </w:r>
    </w:p>
    <w:p w14:paraId="2A107E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offering obeisances to, and circumambulating the Lord’s birthplace are some of the limbs of pure devotional service.</w:t>
      </w:r>
    </w:p>
    <w:p w14:paraId="55DD8DF6" w14:textId="2C57C4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17.99</w:t>
      </w:r>
    </w:p>
    <w:p w14:paraId="2F9BEA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9EF7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bale,—“kumārahaṭṭerer namaskāra</w:t>
      </w:r>
      <w:r w:rsidRPr="00790008">
        <w:rPr>
          <w:rStyle w:val="BookTitle"/>
          <w:rFonts w:asciiTheme="minorHAnsi" w:hAnsiTheme="minorHAnsi" w:cstheme="minorHAnsi"/>
          <w:b w:val="0"/>
          <w:bCs w:val="0"/>
          <w:color w:val="000000"/>
          <w:sz w:val="28"/>
          <w:szCs w:val="28"/>
        </w:rPr>
        <w:br/>
        <w:t>śrī-īśvara-purīra ye-grāme avatāra”</w:t>
      </w:r>
    </w:p>
    <w:p w14:paraId="046BF437" w14:textId="2F8B9C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offer My obeisances to the village of Kumārahaṭṭa, where Śrī Īśvara Purī appeared.”</w:t>
      </w:r>
    </w:p>
    <w:p w14:paraId="3C849814" w14:textId="1B765D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17.100</w:t>
      </w:r>
    </w:p>
    <w:p w14:paraId="45CB16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47F1E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kāndilena vistara caitanya sei sthāne</w:t>
      </w:r>
      <w:r w:rsidRPr="00790008">
        <w:rPr>
          <w:rStyle w:val="BookTitle"/>
          <w:rFonts w:asciiTheme="minorHAnsi" w:hAnsiTheme="minorHAnsi" w:cstheme="minorHAnsi"/>
          <w:b w:val="0"/>
          <w:bCs w:val="0"/>
          <w:color w:val="000000"/>
          <w:sz w:val="28"/>
          <w:szCs w:val="28"/>
        </w:rPr>
        <w:br/>
        <w:t>āra śabda kichu nāhi ’īśvara-purī’ vine</w:t>
      </w:r>
    </w:p>
    <w:p w14:paraId="29D1D822" w14:textId="131D4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cried profusely at that place and spoke nothing other than the name of Īśvara Purī.</w:t>
      </w:r>
    </w:p>
    <w:p w14:paraId="725D640B" w14:textId="0A1E1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17.101</w:t>
      </w:r>
    </w:p>
    <w:p w14:paraId="03D3F6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4CDF6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se-sthānera mṛttikā āpane prabhu tuli’</w:t>
      </w:r>
      <w:r w:rsidRPr="00790008">
        <w:rPr>
          <w:rStyle w:val="BookTitle"/>
          <w:rFonts w:asciiTheme="minorHAnsi" w:hAnsiTheme="minorHAnsi" w:cstheme="minorHAnsi"/>
          <w:b w:val="0"/>
          <w:bCs w:val="0"/>
          <w:color w:val="000000"/>
          <w:sz w:val="28"/>
          <w:szCs w:val="28"/>
        </w:rPr>
        <w:br/>
        <w:t>lailena bahirvāse bāndhi’ eka jhūli</w:t>
      </w:r>
    </w:p>
    <w:p w14:paraId="6B6CBB97" w14:textId="7BC94E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took some dust from the birthplace of Īśvara Purī and tied it in His cloth.</w:t>
      </w:r>
    </w:p>
    <w:p w14:paraId="456591C8" w14:textId="12514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17.102</w:t>
      </w:r>
    </w:p>
    <w:p w14:paraId="64967E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714C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bale,—“īśvara-purīra janma-sthāna</w:t>
      </w:r>
      <w:r w:rsidRPr="00790008">
        <w:rPr>
          <w:rStyle w:val="BookTitle"/>
          <w:rFonts w:asciiTheme="minorHAnsi" w:hAnsiTheme="minorHAnsi" w:cstheme="minorHAnsi"/>
          <w:b w:val="0"/>
          <w:bCs w:val="0"/>
          <w:color w:val="000000"/>
          <w:sz w:val="28"/>
          <w:szCs w:val="28"/>
        </w:rPr>
        <w:br/>
        <w:t>e mṛttikā-āmāra jīvana dhana-prāṇa</w:t>
      </w:r>
    </w:p>
    <w:p w14:paraId="35A0EDEA" w14:textId="1C7C49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“The dust from the birthplace of Īśvara Purī is My life, wealth, and living force.”</w:t>
      </w:r>
    </w:p>
    <w:p w14:paraId="79D3E858" w14:textId="083D55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17.103</w:t>
      </w:r>
    </w:p>
    <w:p w14:paraId="51857C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5BC98B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īśvarera prīta īśvara-purīre</w:t>
      </w:r>
      <w:r w:rsidRPr="00790008">
        <w:rPr>
          <w:rStyle w:val="BookTitle"/>
          <w:rFonts w:asciiTheme="minorHAnsi" w:hAnsiTheme="minorHAnsi" w:cstheme="minorHAnsi"/>
          <w:b w:val="0"/>
          <w:bCs w:val="0"/>
          <w:color w:val="000000"/>
          <w:sz w:val="28"/>
          <w:szCs w:val="28"/>
        </w:rPr>
        <w:br/>
        <w:t>bhaktere bāḍāte prabhu saba śakti dhare</w:t>
      </w:r>
    </w:p>
    <w:p w14:paraId="3F0CDD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exhibited such affection for Īśvara Purī, because He takes pleasure in increasing the glories of His devotees.</w:t>
      </w:r>
    </w:p>
    <w:p w14:paraId="5448F6FD" w14:textId="1600FD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Lord worships His devotees, Lord Gaurasundara increased the prestige of His dear devotees by accepting Īśvara Purīpāda as His spiritual master.</w:t>
      </w:r>
    </w:p>
    <w:p w14:paraId="0E383B3A" w14:textId="0E90B4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17.104</w:t>
      </w:r>
    </w:p>
    <w:p w14:paraId="1E44E8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38CBC5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bale,—“gayā karite ye āilāṅa</w:t>
      </w:r>
      <w:r w:rsidRPr="00790008">
        <w:rPr>
          <w:rStyle w:val="BookTitle"/>
          <w:rFonts w:asciiTheme="minorHAnsi" w:hAnsiTheme="minorHAnsi" w:cstheme="minorHAnsi"/>
          <w:b w:val="0"/>
          <w:bCs w:val="0"/>
          <w:color w:val="000000"/>
          <w:sz w:val="28"/>
          <w:szCs w:val="28"/>
        </w:rPr>
        <w:br/>
        <w:t>satya haila,—īśvara-purīre dekhilāṅa”</w:t>
      </w:r>
    </w:p>
    <w:p w14:paraId="17216B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came to Gayā to offer oblations to My forefathers. Now that I have seen Īśvara Purī, My journey has become successful.”</w:t>
      </w:r>
    </w:p>
    <w:p w14:paraId="2B098883" w14:textId="6B9A3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teach His </w:t>
      </w:r>
      <w:r w:rsidRPr="00790008">
        <w:rPr>
          <w:rStyle w:val="BookTitle"/>
          <w:rFonts w:asciiTheme="minorHAnsi" w:hAnsiTheme="minorHAnsi" w:cstheme="minorHAnsi"/>
          <w:b w:val="0"/>
          <w:bCs w:val="0"/>
          <w:i/>
          <w:iCs/>
          <w:color w:val="000000"/>
          <w:sz w:val="28"/>
          <w:szCs w:val="28"/>
        </w:rPr>
        <w:t xml:space="preserve">sādhaka </w:t>
      </w:r>
      <w:r w:rsidRPr="00790008">
        <w:rPr>
          <w:rStyle w:val="BookTitle"/>
          <w:rFonts w:asciiTheme="minorHAnsi" w:hAnsiTheme="minorHAnsi" w:cstheme="minorHAnsi"/>
          <w:b w:val="0"/>
          <w:bCs w:val="0"/>
          <w:color w:val="000000"/>
          <w:sz w:val="28"/>
          <w:szCs w:val="28"/>
        </w:rPr>
        <w:t xml:space="preserve">disciples, the Lord, as spiritual master of the world and teacher of all, personally spoke the following words: “On the occasion of My visit to Gayā, I was fortunate enough to see the lotus feet of the spiritual master, who is the personification of the holy places, and as a result I have attained the </w:t>
      </w:r>
      <w:r w:rsidRPr="00790008">
        <w:rPr>
          <w:rStyle w:val="BookTitle"/>
          <w:rFonts w:asciiTheme="minorHAnsi" w:hAnsiTheme="minorHAnsi" w:cstheme="minorHAnsi"/>
          <w:b w:val="0"/>
          <w:bCs w:val="0"/>
          <w:color w:val="000000"/>
          <w:sz w:val="28"/>
          <w:szCs w:val="28"/>
        </w:rPr>
        <w:lastRenderedPageBreak/>
        <w:t>fruits of visiting all holy places.”</w:t>
      </w:r>
    </w:p>
    <w:p w14:paraId="27C6DC03" w14:textId="25A167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17.105</w:t>
      </w:r>
    </w:p>
    <w:p w14:paraId="12F331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E517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dine nibhṛte īśvara-purī-sthāne</w:t>
      </w:r>
      <w:r w:rsidRPr="00790008">
        <w:rPr>
          <w:rStyle w:val="BookTitle"/>
          <w:rFonts w:asciiTheme="minorHAnsi" w:hAnsiTheme="minorHAnsi" w:cstheme="minorHAnsi"/>
          <w:b w:val="0"/>
          <w:bCs w:val="0"/>
          <w:color w:val="000000"/>
          <w:sz w:val="28"/>
          <w:szCs w:val="28"/>
        </w:rPr>
        <w:br/>
        <w:t>mantra-dīkṣā cāhilena madhura-vacane</w:t>
      </w:r>
    </w:p>
    <w:p w14:paraId="1D6252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the Lord went privately to Īśvara Purī and in sweet words requested him for initiation.</w:t>
      </w:r>
    </w:p>
    <w:p w14:paraId="5E284EB2" w14:textId="782423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mantra-dīkṣā</w:t>
      </w:r>
      <w:r w:rsidRPr="00790008">
        <w:rPr>
          <w:rStyle w:val="BookTitle"/>
          <w:rFonts w:asciiTheme="minorHAnsi" w:hAnsiTheme="minorHAnsi" w:cstheme="minorHAnsi"/>
          <w:b w:val="0"/>
          <w:bCs w:val="0"/>
          <w:color w:val="000000"/>
          <w:sz w:val="28"/>
          <w:szCs w:val="28"/>
        </w:rPr>
        <w:t xml:space="preserve"> is defined in the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(207) as </w:t>
      </w:r>
      <w:r w:rsidRPr="00790008">
        <w:rPr>
          <w:rStyle w:val="BookTitle"/>
          <w:rFonts w:asciiTheme="minorHAnsi" w:hAnsiTheme="minorHAnsi" w:cstheme="minorHAnsi"/>
          <w:b w:val="0"/>
          <w:bCs w:val="0"/>
          <w:i/>
          <w:iCs/>
          <w:color w:val="000000"/>
          <w:sz w:val="28"/>
          <w:szCs w:val="28"/>
        </w:rPr>
        <w:t>mantra-dīkṣā-rūpaḥ anugrahaḥ</w:t>
      </w:r>
      <w:r w:rsidRPr="00790008">
        <w:rPr>
          <w:rStyle w:val="BookTitle"/>
          <w:rFonts w:asciiTheme="minorHAnsi" w:hAnsiTheme="minorHAnsi" w:cstheme="minorHAnsi"/>
          <w:b w:val="0"/>
          <w:bCs w:val="0"/>
          <w:color w:val="000000"/>
          <w:sz w:val="28"/>
          <w:szCs w:val="28"/>
        </w:rPr>
        <w:t xml:space="preserve">—“receiving mercy in the form of initiation.” According to the passage, </w:t>
      </w:r>
      <w:r w:rsidRPr="00790008">
        <w:rPr>
          <w:rStyle w:val="BookTitle"/>
          <w:rFonts w:asciiTheme="minorHAnsi" w:hAnsiTheme="minorHAnsi" w:cstheme="minorHAnsi"/>
          <w:b w:val="0"/>
          <w:bCs w:val="0"/>
          <w:i/>
          <w:iCs/>
          <w:color w:val="000000"/>
          <w:sz w:val="28"/>
          <w:szCs w:val="28"/>
        </w:rPr>
        <w:t xml:space="preserve">mananāt trāyate yasmāt tasmān mantraḥ prakīrtitaḥ, </w:t>
      </w:r>
      <w:r w:rsidRPr="00790008">
        <w:rPr>
          <w:rStyle w:val="BookTitle"/>
          <w:rFonts w:asciiTheme="minorHAnsi" w:hAnsiTheme="minorHAnsi" w:cstheme="minorHAnsi"/>
          <w:b w:val="0"/>
          <w:bCs w:val="0"/>
          <w:color w:val="000000"/>
          <w:sz w:val="28"/>
          <w:szCs w:val="28"/>
        </w:rPr>
        <w:t xml:space="preserve">a mantra is that which delivers one from </w:t>
      </w:r>
      <w:r w:rsidRPr="00790008">
        <w:rPr>
          <w:rStyle w:val="BookTitle"/>
          <w:rFonts w:asciiTheme="minorHAnsi" w:hAnsiTheme="minorHAnsi" w:cstheme="minorHAnsi"/>
          <w:b w:val="0"/>
          <w:bCs w:val="0"/>
          <w:i/>
          <w:iCs/>
          <w:color w:val="000000"/>
          <w:sz w:val="28"/>
          <w:szCs w:val="28"/>
        </w:rPr>
        <w:t>manana</w:t>
      </w:r>
      <w:r w:rsidRPr="00790008">
        <w:rPr>
          <w:rStyle w:val="BookTitle"/>
          <w:rFonts w:asciiTheme="minorHAnsi" w:hAnsiTheme="minorHAnsi" w:cstheme="minorHAnsi"/>
          <w:b w:val="0"/>
          <w:bCs w:val="0"/>
          <w:color w:val="000000"/>
          <w:sz w:val="28"/>
          <w:szCs w:val="28"/>
        </w:rPr>
        <w:t xml:space="preserve">, or absorption in the separate temporary objects of the temporary, external, enjoyable world, or that which delivers the material enjoyer from the principle of enjoying material existence. It is stated in the </w:t>
      </w:r>
      <w:r w:rsidRPr="00790008">
        <w:rPr>
          <w:rStyle w:val="BookTitle"/>
          <w:rFonts w:asciiTheme="minorHAnsi" w:hAnsiTheme="minorHAnsi" w:cstheme="minorHAnsi"/>
          <w:b w:val="0"/>
          <w:bCs w:val="0"/>
          <w:i/>
          <w:iCs/>
          <w:color w:val="000000"/>
          <w:sz w:val="28"/>
          <w:szCs w:val="28"/>
        </w:rPr>
        <w:t>Viṣṇu-yāmala</w:t>
      </w:r>
      <w:r w:rsidRPr="00790008">
        <w:rPr>
          <w:rStyle w:val="BookTitle"/>
          <w:rFonts w:asciiTheme="minorHAnsi" w:hAnsiTheme="minorHAnsi" w:cstheme="minorHAnsi"/>
          <w:b w:val="0"/>
          <w:bCs w:val="0"/>
          <w:color w:val="000000"/>
          <w:sz w:val="28"/>
          <w:szCs w:val="28"/>
        </w:rPr>
        <w:t>:</w:t>
      </w:r>
    </w:p>
    <w:p w14:paraId="4B5FE8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divyaṁ jñānaṁ yato dadyāt      kuryāt pāpasya saṅkṣayam</w:t>
      </w:r>
      <w:r w:rsidRPr="00790008">
        <w:rPr>
          <w:rStyle w:val="BookTitle"/>
          <w:rFonts w:asciiTheme="minorHAnsi" w:hAnsiTheme="minorHAnsi" w:cstheme="minorHAnsi"/>
          <w:b w:val="0"/>
          <w:bCs w:val="0"/>
          <w:color w:val="000000"/>
          <w:sz w:val="28"/>
          <w:szCs w:val="28"/>
        </w:rPr>
        <w:br/>
        <w:t>tasmād dīkṣeti sā proktā      deśikais tattva-kovidaiḥ</w:t>
      </w:r>
    </w:p>
    <w:p w14:paraId="3955BE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Dīkṣā</w:t>
      </w:r>
      <w:r w:rsidRPr="00790008">
        <w:rPr>
          <w:rStyle w:val="BookTitle"/>
          <w:rFonts w:asciiTheme="minorHAnsi" w:hAnsiTheme="minorHAnsi" w:cstheme="minorHAnsi"/>
          <w:b w:val="0"/>
          <w:bCs w:val="0"/>
          <w:color w:val="000000"/>
          <w:sz w:val="28"/>
          <w:szCs w:val="28"/>
        </w:rPr>
        <w:t xml:space="preserve"> is the process by which one can awaken his transcendental knowledge and vanquish all reactions caused by sinful activity. A person expert in the study of the revealed scriptures knows this process as </w:t>
      </w:r>
      <w:r w:rsidRPr="00790008">
        <w:rPr>
          <w:rStyle w:val="BookTitle"/>
          <w:rFonts w:asciiTheme="minorHAnsi" w:hAnsiTheme="minorHAnsi" w:cstheme="minorHAnsi"/>
          <w:b w:val="0"/>
          <w:bCs w:val="0"/>
          <w:i/>
          <w:iCs/>
          <w:color w:val="000000"/>
          <w:sz w:val="28"/>
          <w:szCs w:val="28"/>
        </w:rPr>
        <w:t>dīkṣā</w:t>
      </w:r>
      <w:r w:rsidRPr="00790008">
        <w:rPr>
          <w:rStyle w:val="BookTitle"/>
          <w:rFonts w:asciiTheme="minorHAnsi" w:hAnsiTheme="minorHAnsi" w:cstheme="minorHAnsi"/>
          <w:b w:val="0"/>
          <w:bCs w:val="0"/>
          <w:color w:val="000000"/>
          <w:sz w:val="28"/>
          <w:szCs w:val="28"/>
        </w:rPr>
        <w:t xml:space="preserve">.” According to </w:t>
      </w:r>
      <w:commentRangeStart w:id="300"/>
      <w:r w:rsidRPr="00790008">
        <w:rPr>
          <w:rStyle w:val="BookTitle"/>
          <w:rFonts w:asciiTheme="minorHAnsi" w:hAnsiTheme="minorHAnsi" w:cstheme="minorHAnsi"/>
          <w:b w:val="0"/>
          <w:bCs w:val="0"/>
          <w:color w:val="000000"/>
          <w:sz w:val="28"/>
          <w:szCs w:val="28"/>
        </w:rPr>
        <w:t>regulative principles</w:t>
      </w:r>
      <w:commentRangeEnd w:id="300"/>
      <w:r w:rsidR="00F61712">
        <w:rPr>
          <w:rStyle w:val="CommentReference"/>
          <w:color w:val="auto"/>
        </w:rPr>
        <w:commentReference w:id="300"/>
      </w:r>
      <w:r w:rsidRPr="00790008">
        <w:rPr>
          <w:rStyle w:val="BookTitle"/>
          <w:rFonts w:asciiTheme="minorHAnsi" w:hAnsiTheme="minorHAnsi" w:cstheme="minorHAnsi"/>
          <w:b w:val="0"/>
          <w:bCs w:val="0"/>
          <w:color w:val="000000"/>
          <w:sz w:val="28"/>
          <w:szCs w:val="28"/>
        </w:rPr>
        <w:t xml:space="preserve">, the initiation ceremony has five factors. Among them, the three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tāpa-saṁskāra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ūrdhva-puṇḍra-saṁskāra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nāma-saṁskāra</w:t>
      </w:r>
      <w:r w:rsidRPr="00790008">
        <w:rPr>
          <w:rStyle w:val="BookTitle"/>
          <w:rFonts w:asciiTheme="minorHAnsi" w:hAnsiTheme="minorHAnsi" w:cstheme="minorHAnsi"/>
          <w:b w:val="0"/>
          <w:bCs w:val="0"/>
          <w:color w:val="000000"/>
          <w:sz w:val="28"/>
          <w:szCs w:val="28"/>
        </w:rPr>
        <w:t xml:space="preserve">—are found in the gross material world. Apart from these three, those who are </w:t>
      </w:r>
      <w:r w:rsidRPr="00790008">
        <w:rPr>
          <w:rStyle w:val="BookTitle"/>
          <w:rFonts w:asciiTheme="minorHAnsi" w:hAnsiTheme="minorHAnsi" w:cstheme="minorHAnsi"/>
          <w:b w:val="0"/>
          <w:bCs w:val="0"/>
          <w:i/>
          <w:iCs/>
          <w:color w:val="000000"/>
          <w:sz w:val="28"/>
          <w:szCs w:val="28"/>
        </w:rPr>
        <w:t>madhyama-adhikārīs</w:t>
      </w:r>
      <w:r w:rsidRPr="00790008">
        <w:rPr>
          <w:rStyle w:val="BookTitle"/>
          <w:rFonts w:asciiTheme="minorHAnsi" w:hAnsiTheme="minorHAnsi" w:cstheme="minorHAnsi"/>
          <w:b w:val="0"/>
          <w:bCs w:val="0"/>
          <w:color w:val="000000"/>
          <w:sz w:val="28"/>
          <w:szCs w:val="28"/>
        </w:rPr>
        <w:t xml:space="preserve"> can undergo </w:t>
      </w:r>
      <w:r w:rsidRPr="00790008">
        <w:rPr>
          <w:rStyle w:val="BookTitle"/>
          <w:rFonts w:asciiTheme="minorHAnsi" w:hAnsiTheme="minorHAnsi" w:cstheme="minorHAnsi"/>
          <w:b w:val="0"/>
          <w:bCs w:val="0"/>
          <w:i/>
          <w:iCs/>
          <w:color w:val="000000"/>
          <w:sz w:val="28"/>
          <w:szCs w:val="28"/>
        </w:rPr>
        <w:t xml:space="preserve">mantra-saṁskāra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yoga-saṁskāra </w:t>
      </w:r>
      <w:r w:rsidRPr="00790008">
        <w:rPr>
          <w:rStyle w:val="BookTitle"/>
          <w:rFonts w:asciiTheme="minorHAnsi" w:hAnsiTheme="minorHAnsi" w:cstheme="minorHAnsi"/>
          <w:b w:val="0"/>
          <w:bCs w:val="0"/>
          <w:color w:val="000000"/>
          <w:sz w:val="28"/>
          <w:szCs w:val="28"/>
        </w:rPr>
        <w:t xml:space="preserve">and thus become fully initiated with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Thereafter, those who perform </w:t>
      </w:r>
      <w:r w:rsidRPr="00790008">
        <w:rPr>
          <w:rStyle w:val="BookTitle"/>
          <w:rFonts w:asciiTheme="minorHAnsi" w:hAnsiTheme="minorHAnsi" w:cstheme="minorHAnsi"/>
          <w:b w:val="0"/>
          <w:bCs w:val="0"/>
          <w:i/>
          <w:iCs/>
          <w:color w:val="000000"/>
          <w:sz w:val="28"/>
          <w:szCs w:val="28"/>
        </w:rPr>
        <w:t>navejyā-karma,</w:t>
      </w:r>
      <w:r w:rsidRPr="00790008">
        <w:rPr>
          <w:rStyle w:val="BookTitle"/>
          <w:rFonts w:asciiTheme="minorHAnsi" w:hAnsiTheme="minorHAnsi" w:cstheme="minorHAnsi"/>
          <w:b w:val="0"/>
          <w:bCs w:val="0"/>
          <w:color w:val="000000"/>
          <w:sz w:val="28"/>
          <w:szCs w:val="28"/>
        </w:rPr>
        <w:t xml:space="preserve"> or nine forms of </w:t>
      </w:r>
      <w:r w:rsidRPr="00790008">
        <w:rPr>
          <w:rStyle w:val="BookTitle"/>
          <w:rFonts w:asciiTheme="minorHAnsi" w:hAnsiTheme="minorHAnsi" w:cstheme="minorHAnsi"/>
          <w:b w:val="0"/>
          <w:bCs w:val="0"/>
          <w:i/>
          <w:iCs/>
          <w:color w:val="000000"/>
          <w:sz w:val="28"/>
          <w:szCs w:val="28"/>
        </w:rPr>
        <w:t>arcana,</w:t>
      </w:r>
      <w:r w:rsidRPr="00790008">
        <w:rPr>
          <w:rStyle w:val="BookTitle"/>
          <w:rFonts w:asciiTheme="minorHAnsi" w:hAnsiTheme="minorHAnsi" w:cstheme="minorHAnsi"/>
          <w:b w:val="0"/>
          <w:bCs w:val="0"/>
          <w:color w:val="000000"/>
          <w:sz w:val="28"/>
          <w:szCs w:val="28"/>
        </w:rPr>
        <w:t xml:space="preserve"> and master the knowledge of </w:t>
      </w:r>
      <w:r w:rsidRPr="00790008">
        <w:rPr>
          <w:rStyle w:val="BookTitle"/>
          <w:rFonts w:asciiTheme="minorHAnsi" w:hAnsiTheme="minorHAnsi" w:cstheme="minorHAnsi"/>
          <w:b w:val="0"/>
          <w:bCs w:val="0"/>
          <w:i/>
          <w:iCs/>
          <w:color w:val="000000"/>
          <w:sz w:val="28"/>
          <w:szCs w:val="28"/>
        </w:rPr>
        <w:t>artha-pañcaka</w:t>
      </w:r>
      <w:r w:rsidRPr="00790008">
        <w:rPr>
          <w:rStyle w:val="BookTitle"/>
          <w:rFonts w:asciiTheme="minorHAnsi" w:hAnsiTheme="minorHAnsi" w:cstheme="minorHAnsi"/>
          <w:b w:val="0"/>
          <w:bCs w:val="0"/>
          <w:color w:val="000000"/>
          <w:sz w:val="28"/>
          <w:szCs w:val="28"/>
        </w:rPr>
        <w:t xml:space="preserve"> are called </w:t>
      </w:r>
      <w:r w:rsidRPr="00790008">
        <w:rPr>
          <w:rStyle w:val="BookTitle"/>
          <w:rFonts w:asciiTheme="minorHAnsi" w:hAnsiTheme="minorHAnsi" w:cstheme="minorHAnsi"/>
          <w:b w:val="0"/>
          <w:bCs w:val="0"/>
          <w:i/>
          <w:iCs/>
          <w:color w:val="000000"/>
          <w:sz w:val="28"/>
          <w:szCs w:val="28"/>
        </w:rPr>
        <w:t>uttama-adhikārīs</w:t>
      </w:r>
      <w:r w:rsidRPr="00790008">
        <w:rPr>
          <w:rStyle w:val="BookTitle"/>
          <w:rFonts w:asciiTheme="minorHAnsi" w:hAnsiTheme="minorHAnsi" w:cstheme="minorHAnsi"/>
          <w:b w:val="0"/>
          <w:bCs w:val="0"/>
          <w:color w:val="000000"/>
          <w:sz w:val="28"/>
          <w:szCs w:val="28"/>
        </w:rPr>
        <w:t xml:space="preserve">. Persons who have received </w:t>
      </w:r>
      <w:r w:rsidRPr="00790008">
        <w:rPr>
          <w:rStyle w:val="BookTitle"/>
          <w:rFonts w:asciiTheme="minorHAnsi" w:hAnsiTheme="minorHAnsi" w:cstheme="minorHAnsi"/>
          <w:b w:val="0"/>
          <w:bCs w:val="0"/>
          <w:i/>
          <w:iCs/>
          <w:color w:val="000000"/>
          <w:sz w:val="28"/>
          <w:szCs w:val="28"/>
        </w:rPr>
        <w:t xml:space="preserve">pāñcarātrika </w:t>
      </w:r>
      <w:r w:rsidRPr="00790008">
        <w:rPr>
          <w:rStyle w:val="BookTitle"/>
          <w:rFonts w:asciiTheme="minorHAnsi" w:hAnsiTheme="minorHAnsi" w:cstheme="minorHAnsi"/>
          <w:b w:val="0"/>
          <w:bCs w:val="0"/>
          <w:color w:val="000000"/>
          <w:sz w:val="28"/>
          <w:szCs w:val="28"/>
        </w:rPr>
        <w:t xml:space="preserve">initiation are qualified to worship the Deities. By the influence of </w:t>
      </w:r>
      <w:r w:rsidRPr="00790008">
        <w:rPr>
          <w:rStyle w:val="BookTitle"/>
          <w:rFonts w:asciiTheme="minorHAnsi" w:hAnsiTheme="minorHAnsi" w:cstheme="minorHAnsi"/>
          <w:b w:val="0"/>
          <w:bCs w:val="0"/>
          <w:i/>
          <w:iCs/>
          <w:color w:val="000000"/>
          <w:sz w:val="28"/>
          <w:szCs w:val="28"/>
        </w:rPr>
        <w:t>mantra-dīkṣā</w:t>
      </w:r>
      <w:r w:rsidRPr="00790008">
        <w:rPr>
          <w:rStyle w:val="BookTitle"/>
          <w:rFonts w:asciiTheme="minorHAnsi" w:hAnsiTheme="minorHAnsi" w:cstheme="minorHAnsi"/>
          <w:b w:val="0"/>
          <w:bCs w:val="0"/>
          <w:color w:val="000000"/>
          <w:sz w:val="28"/>
          <w:szCs w:val="28"/>
        </w:rPr>
        <w:t xml:space="preserve">, a living entity attains freedom from the bondage of material existence. Then, by attaining perfection in chanting one’s mantra, knowledge of the Lord and His holy names awakens in one’s heart and one becomes qualified to serve the lotus feet of Kṛṣṇa. In the </w:t>
      </w:r>
      <w:r w:rsidRPr="00790008">
        <w:rPr>
          <w:rStyle w:val="BookTitle"/>
          <w:rFonts w:asciiTheme="minorHAnsi" w:hAnsiTheme="minorHAnsi" w:cstheme="minorHAnsi"/>
          <w:b w:val="0"/>
          <w:bCs w:val="0"/>
          <w:i/>
          <w:iCs/>
          <w:color w:val="000000"/>
          <w:sz w:val="28"/>
          <w:szCs w:val="28"/>
        </w:rPr>
        <w:t>bhāgavata-sampradāya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kaniṣṭha-adhikārīs</w:t>
      </w:r>
      <w:r w:rsidRPr="00790008">
        <w:rPr>
          <w:rStyle w:val="BookTitle"/>
          <w:rFonts w:asciiTheme="minorHAnsi" w:hAnsiTheme="minorHAnsi" w:cstheme="minorHAnsi"/>
          <w:b w:val="0"/>
          <w:bCs w:val="0"/>
          <w:color w:val="000000"/>
          <w:sz w:val="28"/>
          <w:szCs w:val="28"/>
        </w:rPr>
        <w:t xml:space="preserve"> who engage in Deity worship lack scientific knowledge regarding the devotees of the Lord, because at that stage, apart from worshiping the Deity, appreciation for the wonderfully glorious service of the Lord’s associates does not manifest in their materialistic hearts. Gradually, due to increased good fortune and the mercy of the Lord, when the living entities surpass the stage of </w:t>
      </w:r>
      <w:r w:rsidRPr="00790008">
        <w:rPr>
          <w:rStyle w:val="BookTitle"/>
          <w:rFonts w:asciiTheme="minorHAnsi" w:hAnsiTheme="minorHAnsi" w:cstheme="minorHAnsi"/>
          <w:b w:val="0"/>
          <w:bCs w:val="0"/>
          <w:i/>
          <w:iCs/>
          <w:color w:val="000000"/>
          <w:sz w:val="28"/>
          <w:szCs w:val="28"/>
        </w:rPr>
        <w:t>kaniṣṭha</w:t>
      </w:r>
      <w:r w:rsidRPr="00790008">
        <w:rPr>
          <w:rStyle w:val="BookTitle"/>
          <w:rFonts w:asciiTheme="minorHAnsi" w:hAnsiTheme="minorHAnsi" w:cstheme="minorHAnsi"/>
          <w:b w:val="0"/>
          <w:bCs w:val="0"/>
          <w:color w:val="000000"/>
          <w:sz w:val="28"/>
          <w:szCs w:val="28"/>
        </w:rPr>
        <w:t xml:space="preserve"> and become </w:t>
      </w:r>
      <w:r w:rsidRPr="00790008">
        <w:rPr>
          <w:rStyle w:val="BookTitle"/>
          <w:rFonts w:asciiTheme="minorHAnsi" w:hAnsiTheme="minorHAnsi" w:cstheme="minorHAnsi"/>
          <w:b w:val="0"/>
          <w:bCs w:val="0"/>
          <w:color w:val="000000"/>
          <w:sz w:val="28"/>
          <w:szCs w:val="28"/>
        </w:rPr>
        <w:lastRenderedPageBreak/>
        <w:t xml:space="preserve">conversant in knowledge about the devotees, then by the result of achieving transcendental knowledge the four following principles are found: love for the Lord, friendship with those who are attached to His servants, display of mercy by instructing the innocent who are ignorant of the Absolute Truth, and neglect of those who are opposed to the Lord. In the advanced stage of </w:t>
      </w:r>
      <w:r w:rsidRPr="00790008">
        <w:rPr>
          <w:rStyle w:val="BookTitle"/>
          <w:rFonts w:asciiTheme="minorHAnsi" w:hAnsiTheme="minorHAnsi" w:cstheme="minorHAnsi"/>
          <w:b w:val="0"/>
          <w:bCs w:val="0"/>
          <w:i/>
          <w:iCs/>
          <w:color w:val="000000"/>
          <w:sz w:val="28"/>
          <w:szCs w:val="28"/>
        </w:rPr>
        <w:t>uttama-adhikārī</w:t>
      </w:r>
      <w:r w:rsidRPr="00790008">
        <w:rPr>
          <w:rStyle w:val="BookTitle"/>
          <w:rFonts w:asciiTheme="minorHAnsi" w:hAnsiTheme="minorHAnsi" w:cstheme="minorHAnsi"/>
          <w:b w:val="0"/>
          <w:bCs w:val="0"/>
          <w:color w:val="000000"/>
          <w:sz w:val="28"/>
          <w:szCs w:val="28"/>
        </w:rPr>
        <w:t>, the principle of neglecting those who are averse to the Lord is slackened and, as a result, one obtains indirect cultivation of Kṛṣṇa consciousness by which the conception that everything in the world is meant for the service of Kṛṣṇa awakens and thus one always and everywhere continually remembers the Lord.</w:t>
      </w:r>
    </w:p>
    <w:p w14:paraId="297E9E53" w14:textId="5C4549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17.106</w:t>
      </w:r>
    </w:p>
    <w:p w14:paraId="798C91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2FED4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purī bale,—“mantra vā baliyā kon kathā?</w:t>
      </w:r>
      <w:r w:rsidRPr="00790008">
        <w:rPr>
          <w:rStyle w:val="BookTitle"/>
          <w:rFonts w:asciiTheme="minorHAnsi" w:hAnsiTheme="minorHAnsi" w:cstheme="minorHAnsi"/>
          <w:b w:val="0"/>
          <w:bCs w:val="0"/>
          <w:color w:val="000000"/>
          <w:sz w:val="28"/>
          <w:szCs w:val="28"/>
        </w:rPr>
        <w:br/>
        <w:t>prāṇa āmi dite pāri tomāre sarvathā”</w:t>
      </w:r>
    </w:p>
    <w:p w14:paraId="50DBD880" w14:textId="256EB4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replied, “What to speak of mantra, I can give my life to You.”</w:t>
      </w:r>
    </w:p>
    <w:p w14:paraId="1D0D830A" w14:textId="61F3DB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17.107</w:t>
      </w:r>
    </w:p>
    <w:p w14:paraId="2A68D6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BB0C9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tāna sthāne śikṣā-guru nārāyaṇa</w:t>
      </w:r>
      <w:r w:rsidRPr="00790008">
        <w:rPr>
          <w:rStyle w:val="BookTitle"/>
          <w:rFonts w:asciiTheme="minorHAnsi" w:hAnsiTheme="minorHAnsi" w:cstheme="minorHAnsi"/>
          <w:b w:val="0"/>
          <w:bCs w:val="0"/>
          <w:color w:val="000000"/>
          <w:sz w:val="28"/>
          <w:szCs w:val="28"/>
        </w:rPr>
        <w:br/>
        <w:t>karilena daśākṣara-mantrera grahaṇa</w:t>
      </w:r>
    </w:p>
    <w:p w14:paraId="490E70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Then </w:t>
      </w:r>
      <w:commentRangeStart w:id="301"/>
      <w:r w:rsidRPr="00790008">
        <w:rPr>
          <w:rStyle w:val="BookTitle"/>
          <w:rFonts w:asciiTheme="minorHAnsi" w:hAnsiTheme="minorHAnsi" w:cstheme="minorHAnsi"/>
          <w:b/>
          <w:bCs/>
          <w:color w:val="800000"/>
          <w:sz w:val="28"/>
          <w:szCs w:val="28"/>
        </w:rPr>
        <w:t>in order to instruct everyone</w:t>
      </w:r>
      <w:commentRangeEnd w:id="301"/>
      <w:r w:rsidR="00ED2C57">
        <w:rPr>
          <w:rStyle w:val="CommentReference"/>
          <w:b w:val="0"/>
          <w:bCs w:val="0"/>
          <w:color w:val="auto"/>
        </w:rPr>
        <w:commentReference w:id="301"/>
      </w:r>
      <w:r w:rsidRPr="00790008">
        <w:rPr>
          <w:rStyle w:val="BookTitle"/>
          <w:rFonts w:asciiTheme="minorHAnsi" w:hAnsiTheme="minorHAnsi" w:cstheme="minorHAnsi"/>
          <w:b/>
          <w:bCs/>
          <w:color w:val="800000"/>
          <w:sz w:val="28"/>
          <w:szCs w:val="28"/>
        </w:rPr>
        <w:t>, the Lord accepted the ten syllable mantra from Īśvara Purī.</w:t>
      </w:r>
    </w:p>
    <w:p w14:paraId="4A89464D" w14:textId="6012B7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directly Śrī Kṛṣṇa. (In the first verse of Līlāśuka Bilvamaṅgala’s </w:t>
      </w:r>
      <w:r w:rsidRPr="00790008">
        <w:rPr>
          <w:rStyle w:val="BookTitle"/>
          <w:rFonts w:asciiTheme="minorHAnsi" w:hAnsiTheme="minorHAnsi" w:cstheme="minorHAnsi"/>
          <w:b w:val="0"/>
          <w:bCs w:val="0"/>
          <w:i/>
          <w:iCs/>
          <w:color w:val="000000"/>
          <w:sz w:val="28"/>
          <w:szCs w:val="28"/>
        </w:rPr>
        <w:t>Śrī Kṛṣṇa-karṇāmṛta</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śikṣā-guruś ca bhagavān śikhi-piñcha-mauliḥ</w:t>
      </w:r>
      <w:r w:rsidRPr="00790008">
        <w:rPr>
          <w:rStyle w:val="BookTitle"/>
          <w:rFonts w:asciiTheme="minorHAnsi" w:hAnsiTheme="minorHAnsi" w:cstheme="minorHAnsi"/>
          <w:b w:val="0"/>
          <w:bCs w:val="0"/>
          <w:color w:val="000000"/>
          <w:sz w:val="28"/>
          <w:szCs w:val="28"/>
        </w:rPr>
        <w:t xml:space="preserve">—“All glories to my instructing spiritual master, the Supreme Personality of Godhead, who wears peacock feathers in His crown.”) Though situated in the heart of Īśvara Purīpāda as the </w:t>
      </w:r>
      <w:r w:rsidRPr="00790008">
        <w:rPr>
          <w:rStyle w:val="BookTitle"/>
          <w:rFonts w:asciiTheme="minorHAnsi" w:hAnsiTheme="minorHAnsi" w:cstheme="minorHAnsi"/>
          <w:b w:val="0"/>
          <w:bCs w:val="0"/>
          <w:i/>
          <w:iCs/>
          <w:color w:val="000000"/>
          <w:sz w:val="28"/>
          <w:szCs w:val="28"/>
        </w:rPr>
        <w:t>caitya-guru</w:t>
      </w:r>
      <w:r w:rsidRPr="00790008">
        <w:rPr>
          <w:rStyle w:val="BookTitle"/>
          <w:rFonts w:asciiTheme="minorHAnsi" w:hAnsiTheme="minorHAnsi" w:cstheme="minorHAnsi"/>
          <w:b w:val="0"/>
          <w:bCs w:val="0"/>
          <w:color w:val="000000"/>
          <w:sz w:val="28"/>
          <w:szCs w:val="28"/>
        </w:rPr>
        <w:t xml:space="preserve"> Supersoul, in order to instruct everyone that it is essential for a person desiring to attain the goal of life to first take shelter at the lotus feet of the spiritual master, Mahāprabhu personally accepted Purīpāda as His guru and enacted the pastime of receiving the ten syllable mantra from him.</w:t>
      </w:r>
    </w:p>
    <w:p w14:paraId="0F5ADEC7" w14:textId="1316A7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17.108</w:t>
      </w:r>
    </w:p>
    <w:p w14:paraId="2C2133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43219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pradakṣiṇa kariyā purīre</w:t>
      </w:r>
      <w:r w:rsidRPr="00790008">
        <w:rPr>
          <w:rStyle w:val="BookTitle"/>
          <w:rFonts w:asciiTheme="minorHAnsi" w:hAnsiTheme="minorHAnsi" w:cstheme="minorHAnsi"/>
          <w:b w:val="0"/>
          <w:bCs w:val="0"/>
          <w:color w:val="000000"/>
          <w:sz w:val="28"/>
          <w:szCs w:val="28"/>
        </w:rPr>
        <w:br/>
        <w:t>prabhu bale,—“deha āmi dilāṅa tomāre</w:t>
      </w:r>
    </w:p>
    <w:p w14:paraId="5095D459" w14:textId="081D39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circumambulated Īśvara Purī and said, “I fully surrender Myself unto you.</w:t>
      </w:r>
    </w:p>
    <w:p w14:paraId="1F002962" w14:textId="27B692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17.109</w:t>
      </w:r>
    </w:p>
    <w:p w14:paraId="644060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D06D7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śubha-dṛṣṭi tumi karaha āmāre</w:t>
      </w:r>
      <w:r w:rsidRPr="00790008">
        <w:rPr>
          <w:rStyle w:val="BookTitle"/>
          <w:rFonts w:asciiTheme="minorHAnsi" w:hAnsiTheme="minorHAnsi" w:cstheme="minorHAnsi"/>
          <w:b w:val="0"/>
          <w:bCs w:val="0"/>
          <w:color w:val="000000"/>
          <w:sz w:val="28"/>
          <w:szCs w:val="28"/>
        </w:rPr>
        <w:br/>
        <w:t>yena āmi bhāsi kṛṣṇa-premera sāgare”</w:t>
      </w:r>
    </w:p>
    <w:p w14:paraId="3DF01D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glance mercifully on Me, so that I may float in the ocean of love of Kṛṣṇa.”</w:t>
      </w:r>
    </w:p>
    <w:p w14:paraId="4C6BCA4D" w14:textId="49F102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consider the </w:t>
      </w:r>
      <w:r w:rsidRPr="00790008">
        <w:rPr>
          <w:rStyle w:val="BookTitle"/>
          <w:rFonts w:asciiTheme="minorHAnsi" w:hAnsiTheme="minorHAnsi" w:cstheme="minorHAnsi"/>
          <w:b w:val="0"/>
          <w:bCs w:val="0"/>
          <w:i/>
          <w:iCs/>
          <w:color w:val="000000"/>
          <w:sz w:val="28"/>
          <w:szCs w:val="28"/>
        </w:rPr>
        <w:t>tri-varga</w:t>
      </w:r>
      <w:r w:rsidRPr="00790008">
        <w:rPr>
          <w:rStyle w:val="BookTitle"/>
          <w:rFonts w:asciiTheme="minorHAnsi" w:hAnsiTheme="minorHAnsi" w:cstheme="minorHAnsi"/>
          <w:b w:val="0"/>
          <w:bCs w:val="0"/>
          <w:color w:val="000000"/>
          <w:sz w:val="28"/>
          <w:szCs w:val="28"/>
        </w:rPr>
        <w:t xml:space="preserve">—religiosity, economic development, and sense gratification—as the goal of life, and some consider liberation the goal of life; but most people are unable to ascertain the fifth goal, love of God, as the goal of life. In order to instruct people,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Gaurasundara enacted the pastimes of a disciple desiring to attain love of Kṛṣṇa by completely rejecting the four cheating objectives of life—</w:t>
      </w:r>
      <w:r w:rsidRPr="00790008">
        <w:rPr>
          <w:rStyle w:val="BookTitle"/>
          <w:rFonts w:asciiTheme="minorHAnsi" w:hAnsiTheme="minorHAnsi" w:cstheme="minorHAnsi"/>
          <w:b w:val="0"/>
          <w:bCs w:val="0"/>
          <w:i/>
          <w:iCs/>
          <w:color w:val="000000"/>
          <w:sz w:val="28"/>
          <w:szCs w:val="28"/>
        </w:rPr>
        <w:t xml:space="preserve">dharma, artha, kāma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mokṣa</w:t>
      </w:r>
      <w:r w:rsidRPr="00790008">
        <w:rPr>
          <w:rStyle w:val="BookTitle"/>
          <w:rFonts w:asciiTheme="minorHAnsi" w:hAnsiTheme="minorHAnsi" w:cstheme="minorHAnsi"/>
          <w:b w:val="0"/>
          <w:bCs w:val="0"/>
          <w:color w:val="000000"/>
          <w:sz w:val="28"/>
          <w:szCs w:val="28"/>
        </w:rPr>
        <w:t>—and praying to His spiritual master, Īśvara Purīpāda, for love of Kṛṣṇa, which is the only principle goal for a devotee to achieve. Personally realizing that love of Kṛṣṇa is the only goal of life, He then glorified it before Īśvara Purī.</w:t>
      </w:r>
    </w:p>
    <w:p w14:paraId="5E3CC416" w14:textId="68A33A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17.110</w:t>
      </w:r>
    </w:p>
    <w:p w14:paraId="5C3B71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BDBEA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prabhura vākya śrī-īśvara-purī</w:t>
      </w:r>
      <w:r w:rsidRPr="00790008">
        <w:rPr>
          <w:rStyle w:val="BookTitle"/>
          <w:rFonts w:asciiTheme="minorHAnsi" w:hAnsiTheme="minorHAnsi" w:cstheme="minorHAnsi"/>
          <w:b w:val="0"/>
          <w:bCs w:val="0"/>
          <w:color w:val="000000"/>
          <w:sz w:val="28"/>
          <w:szCs w:val="28"/>
        </w:rPr>
        <w:br/>
        <w:t>’prabhure dilena āliṅgana vakṣe dhari’</w:t>
      </w:r>
    </w:p>
    <w:p w14:paraId="0D15241A" w14:textId="2A9186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words, Śrī Īśvara Purī embraced Him.</w:t>
      </w:r>
    </w:p>
    <w:p w14:paraId="7F16B396" w14:textId="69AD12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17.111</w:t>
      </w:r>
    </w:p>
    <w:p w14:paraId="24F47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605934B9" w14:textId="3D0FF73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doṅhāra nayana-jale doṅhāra śarīra</w:t>
      </w:r>
      <w:r w:rsidRPr="00790008">
        <w:rPr>
          <w:rStyle w:val="BookTitle"/>
          <w:rFonts w:asciiTheme="minorHAnsi" w:hAnsiTheme="minorHAnsi" w:cstheme="minorHAnsi"/>
          <w:b w:val="0"/>
          <w:bCs w:val="0"/>
          <w:color w:val="000000"/>
          <w:sz w:val="28"/>
          <w:szCs w:val="28"/>
        </w:rPr>
        <w:br/>
        <w:t>si</w:t>
      </w:r>
      <w:ins w:id="302" w:author="your servant" w:date="2020-09-01T14:02:00Z">
        <w:r w:rsidR="00BF322A">
          <w:rPr>
            <w:rStyle w:val="BookTitle"/>
            <w:rFonts w:asciiTheme="minorHAnsi" w:hAnsiTheme="minorHAnsi" w:cstheme="minorHAnsi"/>
            <w:b w:val="0"/>
            <w:bCs w:val="0"/>
            <w:color w:val="000000"/>
            <w:sz w:val="28"/>
            <w:szCs w:val="28"/>
          </w:rPr>
          <w:t>ñ</w:t>
        </w:r>
      </w:ins>
      <w:del w:id="303" w:author="your servant" w:date="2020-09-01T14:02:00Z">
        <w:r w:rsidRPr="00790008" w:rsidDel="00BF322A">
          <w:rPr>
            <w:rStyle w:val="BookTitle"/>
            <w:rFonts w:asciiTheme="minorHAnsi" w:hAnsiTheme="minorHAnsi" w:cstheme="minorHAnsi"/>
            <w:b w:val="0"/>
            <w:bCs w:val="0"/>
            <w:color w:val="000000"/>
            <w:sz w:val="28"/>
            <w:szCs w:val="28"/>
          </w:rPr>
          <w:delText>ṅ</w:delText>
        </w:r>
      </w:del>
      <w:r w:rsidRPr="00790008">
        <w:rPr>
          <w:rStyle w:val="BookTitle"/>
          <w:rFonts w:asciiTheme="minorHAnsi" w:hAnsiTheme="minorHAnsi" w:cstheme="minorHAnsi"/>
          <w:b w:val="0"/>
          <w:bCs w:val="0"/>
          <w:color w:val="000000"/>
          <w:sz w:val="28"/>
          <w:szCs w:val="28"/>
        </w:rPr>
        <w:t>cita hailā preme, keha nahe sthira</w:t>
      </w:r>
    </w:p>
    <w:p w14:paraId="711BB919" w14:textId="2ED299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bodies of both became soaked with their tears and agitated due to ecstatic love.</w:t>
      </w:r>
    </w:p>
    <w:p w14:paraId="4F98EE5D" w14:textId="37BB9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17.112</w:t>
      </w:r>
    </w:p>
    <w:p w14:paraId="38FD50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2840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īśvara-purīre kṛpā kari’</w:t>
      </w:r>
      <w:r w:rsidRPr="00790008">
        <w:rPr>
          <w:rStyle w:val="BookTitle"/>
          <w:rFonts w:asciiTheme="minorHAnsi" w:hAnsiTheme="minorHAnsi" w:cstheme="minorHAnsi"/>
          <w:b w:val="0"/>
          <w:bCs w:val="0"/>
          <w:color w:val="000000"/>
          <w:sz w:val="28"/>
          <w:szCs w:val="28"/>
        </w:rPr>
        <w:br/>
        <w:t>kata-dina gayāya rahilā gaurahari</w:t>
      </w:r>
    </w:p>
    <w:p w14:paraId="452352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while bestowing mercy on Īśvara Purī, Śrī Gaurahari remained in Gayā for a few days.</w:t>
      </w:r>
    </w:p>
    <w:p w14:paraId="52C3E72C" w14:textId="7EFC8A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Inexperienced material enjoyers, fruitive workers, celibates, </w:t>
      </w:r>
      <w:r w:rsidRPr="00BF322A">
        <w:rPr>
          <w:rStyle w:val="BookTitle"/>
          <w:rFonts w:asciiTheme="minorHAnsi" w:hAnsiTheme="minorHAnsi" w:cstheme="minorHAnsi"/>
          <w:b w:val="0"/>
          <w:bCs w:val="0"/>
          <w:i/>
          <w:iCs/>
          <w:color w:val="000000"/>
          <w:sz w:val="28"/>
          <w:szCs w:val="28"/>
          <w:rPrChange w:id="304" w:author="your servant" w:date="2020-09-01T14:02:00Z">
            <w:rPr>
              <w:rStyle w:val="BookTitle"/>
              <w:rFonts w:asciiTheme="minorHAnsi" w:hAnsiTheme="minorHAnsi" w:cstheme="minorHAnsi"/>
              <w:b w:val="0"/>
              <w:bCs w:val="0"/>
              <w:color w:val="000000"/>
              <w:sz w:val="28"/>
              <w:szCs w:val="28"/>
            </w:rPr>
          </w:rPrChange>
        </w:rPr>
        <w:t>yog</w:t>
      </w:r>
      <w:ins w:id="305" w:author="your servant" w:date="2020-09-01T14:02:00Z">
        <w:r w:rsidR="00BF322A" w:rsidRPr="00BF322A">
          <w:rPr>
            <w:rStyle w:val="BookTitle"/>
            <w:rFonts w:asciiTheme="minorHAnsi" w:hAnsiTheme="minorHAnsi" w:cstheme="minorHAnsi"/>
            <w:b w:val="0"/>
            <w:bCs w:val="0"/>
            <w:i/>
            <w:iCs/>
            <w:color w:val="000000"/>
            <w:sz w:val="28"/>
            <w:szCs w:val="28"/>
            <w:rPrChange w:id="306" w:author="your servant" w:date="2020-09-01T14:02:00Z">
              <w:rPr>
                <w:rStyle w:val="BookTitle"/>
                <w:rFonts w:asciiTheme="minorHAnsi" w:hAnsiTheme="minorHAnsi" w:cstheme="minorHAnsi"/>
                <w:b w:val="0"/>
                <w:bCs w:val="0"/>
                <w:color w:val="000000"/>
                <w:sz w:val="28"/>
                <w:szCs w:val="28"/>
              </w:rPr>
            </w:rPrChange>
          </w:rPr>
          <w:t>ī</w:t>
        </w:r>
      </w:ins>
      <w:r w:rsidRPr="00BF322A">
        <w:rPr>
          <w:rStyle w:val="BookTitle"/>
          <w:rFonts w:asciiTheme="minorHAnsi" w:hAnsiTheme="minorHAnsi" w:cstheme="minorHAnsi"/>
          <w:b w:val="0"/>
          <w:bCs w:val="0"/>
          <w:i/>
          <w:iCs/>
          <w:color w:val="000000"/>
          <w:sz w:val="28"/>
          <w:szCs w:val="28"/>
          <w:rPrChange w:id="307" w:author="your servant" w:date="2020-09-01T14:02: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mental speculators, and ascetics, who are all busy fulfilling their material desires that are </w:t>
      </w:r>
      <w:r w:rsidRPr="00790008">
        <w:rPr>
          <w:rStyle w:val="BookTitle"/>
          <w:rFonts w:asciiTheme="minorHAnsi" w:hAnsiTheme="minorHAnsi" w:cstheme="minorHAnsi"/>
          <w:b w:val="0"/>
          <w:bCs w:val="0"/>
          <w:color w:val="000000"/>
          <w:sz w:val="28"/>
          <w:szCs w:val="28"/>
        </w:rPr>
        <w:lastRenderedPageBreak/>
        <w:t xml:space="preserve">not related to Kṛṣṇa, think that Gaurasundara is a mortal living entity forced to accept the fruits of His karma like themselves, and therefore He was obliged to accept someone as His spiritual master in order to attain freedom from the bondage of material existence. Due to this offensive mentality, they display superficial respect to mundane, nondevotee, so-called gurus and thus accumulate offenses at the feet of </w:t>
      </w:r>
      <w:r w:rsidRPr="00790008">
        <w:rPr>
          <w:rStyle w:val="BookTitle"/>
          <w:rFonts w:asciiTheme="minorHAnsi" w:hAnsiTheme="minorHAnsi" w:cstheme="minorHAnsi"/>
          <w:b w:val="0"/>
          <w:bCs w:val="0"/>
          <w:i/>
          <w:iCs/>
          <w:color w:val="000000"/>
          <w:sz w:val="28"/>
          <w:szCs w:val="28"/>
        </w:rPr>
        <w:t>guru-tattva</w:t>
      </w:r>
      <w:r w:rsidRPr="00790008">
        <w:rPr>
          <w:rStyle w:val="BookTitle"/>
          <w:rFonts w:asciiTheme="minorHAnsi" w:hAnsiTheme="minorHAnsi" w:cstheme="minorHAnsi"/>
          <w:b w:val="0"/>
          <w:bCs w:val="0"/>
          <w:color w:val="000000"/>
          <w:sz w:val="28"/>
          <w:szCs w:val="28"/>
        </w:rPr>
        <w:t>, the bona fide guru. But in this case, even though Lord Caitanyadeva is personally the supreme object of worship, in order to show honor and respect for His own beloved devotee, He established him as His spiritual master and thus exhibited His real mercy.</w:t>
      </w:r>
    </w:p>
    <w:p w14:paraId="40886178" w14:textId="45D67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17.113</w:t>
      </w:r>
    </w:p>
    <w:p w14:paraId="4B1014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4C87D4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ātma-prakāśera āsi’ haila samaya</w:t>
      </w:r>
      <w:r w:rsidRPr="00790008">
        <w:rPr>
          <w:rStyle w:val="BookTitle"/>
          <w:rFonts w:asciiTheme="minorHAnsi" w:hAnsiTheme="minorHAnsi" w:cstheme="minorHAnsi"/>
          <w:b w:val="0"/>
          <w:bCs w:val="0"/>
          <w:color w:val="000000"/>
          <w:sz w:val="28"/>
          <w:szCs w:val="28"/>
        </w:rPr>
        <w:br/>
        <w:t>dine-dine bāḍe prema-bhaktira vijaya</w:t>
      </w:r>
    </w:p>
    <w:p w14:paraId="46A7266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time became ripe for the Lord to reveal Himself, His loving devotional sentiments increased day by day.</w:t>
      </w:r>
    </w:p>
    <w:p w14:paraId="7135126D" w14:textId="7720F6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playing the role of an ideal devotee, the Supreme Lord Gaurasundara thereafter enacted the pastime of displaying the internal mentality of a self-realized, surrendered living entity. Progressively </w:t>
      </w:r>
      <w:r w:rsidRPr="00790008">
        <w:rPr>
          <w:rStyle w:val="BookTitle"/>
          <w:rFonts w:asciiTheme="minorHAnsi" w:hAnsiTheme="minorHAnsi" w:cstheme="minorHAnsi"/>
          <w:b w:val="0"/>
          <w:bCs w:val="0"/>
          <w:i/>
          <w:iCs/>
          <w:color w:val="000000"/>
          <w:sz w:val="28"/>
          <w:szCs w:val="28"/>
        </w:rPr>
        <w:t xml:space="preserve">dāsya-prema-bhakti, sakhya-prema-bhakti, vātsalya-prema-bhakti,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madhura-prema-bhakti </w:t>
      </w:r>
      <w:r w:rsidRPr="00790008">
        <w:rPr>
          <w:rStyle w:val="BookTitle"/>
          <w:rFonts w:asciiTheme="minorHAnsi" w:hAnsiTheme="minorHAnsi" w:cstheme="minorHAnsi"/>
          <w:b w:val="0"/>
          <w:bCs w:val="0"/>
          <w:color w:val="000000"/>
          <w:sz w:val="28"/>
          <w:szCs w:val="28"/>
        </w:rPr>
        <w:t xml:space="preserve">in the mood of a beloved increased in the Lord’s heart in ever-fresh ways. </w:t>
      </w:r>
      <w:r w:rsidRPr="00790008">
        <w:rPr>
          <w:rStyle w:val="BookTitle"/>
          <w:rFonts w:asciiTheme="minorHAnsi" w:hAnsiTheme="minorHAnsi" w:cstheme="minorHAnsi"/>
          <w:b w:val="0"/>
          <w:bCs w:val="0"/>
          <w:i/>
          <w:iCs/>
          <w:color w:val="000000"/>
          <w:sz w:val="28"/>
          <w:szCs w:val="28"/>
        </w:rPr>
        <w:t xml:space="preserve">Vātsalya-prema-bhakti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 xml:space="preserve">madhura-prema-bhakti, sakhya-prema-bhakti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 xml:space="preserve">vātsalya-prema-bhakti, dāsya-prema-bhakti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sakhya-prema-bhakti</w:t>
      </w:r>
      <w:r w:rsidRPr="00790008">
        <w:rPr>
          <w:rStyle w:val="BookTitle"/>
          <w:rFonts w:asciiTheme="minorHAnsi" w:hAnsiTheme="minorHAnsi" w:cstheme="minorHAnsi"/>
          <w:b w:val="0"/>
          <w:bCs w:val="0"/>
          <w:color w:val="000000"/>
          <w:sz w:val="28"/>
          <w:szCs w:val="28"/>
        </w:rPr>
        <w:t xml:space="preserve">, and the neutral </w:t>
      </w:r>
      <w:r w:rsidRPr="00790008">
        <w:rPr>
          <w:rStyle w:val="BookTitle"/>
          <w:rFonts w:asciiTheme="minorHAnsi" w:hAnsiTheme="minorHAnsi" w:cstheme="minorHAnsi"/>
          <w:b w:val="0"/>
          <w:bCs w:val="0"/>
          <w:i/>
          <w:iCs/>
          <w:color w:val="000000"/>
          <w:sz w:val="28"/>
          <w:szCs w:val="28"/>
        </w:rPr>
        <w:t xml:space="preserve">śānta-bhakti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dāsya-prema-bhakti</w:t>
      </w:r>
      <w:r w:rsidRPr="00790008">
        <w:rPr>
          <w:rStyle w:val="BookTitle"/>
          <w:rFonts w:asciiTheme="minorHAnsi" w:hAnsiTheme="minorHAnsi" w:cstheme="minorHAnsi"/>
          <w:b w:val="0"/>
          <w:bCs w:val="0"/>
          <w:color w:val="000000"/>
          <w:sz w:val="28"/>
          <w:szCs w:val="28"/>
        </w:rPr>
        <w:t>. The eternal constitutional form of a conditioned soul is first covered by a subtle body in the form of mind, and then it is covered by a gross body to wander throughout the external world. Within these two temporary material bodies, the eternal spirit soul is situated. As soon as the dormant soul is revived, the material body and mind of the conditioned state immediately come under control. Otherwise, when these two material designations are prominent and the spirit soul is not awakened from his conditioned state, no symptoms of the propensity for serving the Supreme Lord, which is the eternally perfected constitutional duty, are found in him.</w:t>
      </w:r>
    </w:p>
    <w:p w14:paraId="1C10C906" w14:textId="0C4B8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17.114</w:t>
      </w:r>
    </w:p>
    <w:p w14:paraId="4AFCB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5E201D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mahāprabhu vasiyā nibhṛte</w:t>
      </w:r>
      <w:r w:rsidRPr="00790008">
        <w:rPr>
          <w:rStyle w:val="BookTitle"/>
          <w:rFonts w:asciiTheme="minorHAnsi" w:hAnsiTheme="minorHAnsi" w:cstheme="minorHAnsi"/>
          <w:b w:val="0"/>
          <w:bCs w:val="0"/>
          <w:color w:val="000000"/>
          <w:sz w:val="28"/>
          <w:szCs w:val="28"/>
        </w:rPr>
        <w:br/>
        <w:t>nija-iṣṭa-mantra dhyāna lāgilā karite</w:t>
      </w:r>
    </w:p>
    <w:p w14:paraId="10931018" w14:textId="12017C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day the Lord sat down in a solitary place and began to meditate on His ten syllable mantra.</w:t>
      </w:r>
    </w:p>
    <w:p w14:paraId="74DD1599" w14:textId="63DA11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17.115</w:t>
      </w:r>
    </w:p>
    <w:p w14:paraId="609287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1B21A2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dhyānānande mahāprabhu bāhya prakāśiyā</w:t>
      </w:r>
      <w:r w:rsidRPr="00790008">
        <w:rPr>
          <w:rStyle w:val="BookTitle"/>
          <w:rFonts w:asciiTheme="minorHAnsi" w:hAnsiTheme="minorHAnsi" w:cstheme="minorHAnsi"/>
          <w:b w:val="0"/>
          <w:bCs w:val="0"/>
          <w:color w:val="000000"/>
          <w:sz w:val="28"/>
          <w:szCs w:val="28"/>
        </w:rPr>
        <w:br/>
        <w:t>karite lāgilā prabhu rodana ḍākiyā</w:t>
      </w:r>
    </w:p>
    <w:p w14:paraId="02BA91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when the Lord regained His external consciousness, He began to shed tears and call for Kṛṣṇa.</w:t>
      </w:r>
    </w:p>
    <w:p w14:paraId="54F9DE0E" w14:textId="25BF00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dhyāna</w:t>
      </w:r>
      <w:r w:rsidRPr="00790008">
        <w:rPr>
          <w:rStyle w:val="BookTitle"/>
          <w:rFonts w:asciiTheme="minorHAnsi" w:hAnsiTheme="minorHAnsi" w:cstheme="minorHAnsi"/>
          <w:b w:val="0"/>
          <w:bCs w:val="0"/>
          <w:color w:val="000000"/>
          <w:sz w:val="28"/>
          <w:szCs w:val="28"/>
        </w:rPr>
        <w:t xml:space="preserve"> is defined (in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278) as </w:t>
      </w:r>
      <w:r w:rsidRPr="00790008">
        <w:rPr>
          <w:rStyle w:val="BookTitle"/>
          <w:rFonts w:asciiTheme="minorHAnsi" w:hAnsiTheme="minorHAnsi" w:cstheme="minorHAnsi"/>
          <w:b w:val="0"/>
          <w:bCs w:val="0"/>
          <w:i/>
          <w:iCs/>
          <w:color w:val="000000"/>
          <w:sz w:val="28"/>
          <w:szCs w:val="28"/>
        </w:rPr>
        <w:t>viśeṣato rūpādi cintanaṁ dh</w:t>
      </w:r>
      <w:ins w:id="308" w:author="your servant" w:date="2020-09-01T14:06:00Z">
        <w:r w:rsidR="00BF322A">
          <w:rPr>
            <w:rStyle w:val="BookTitle"/>
            <w:rFonts w:asciiTheme="minorHAnsi" w:hAnsiTheme="minorHAnsi" w:cstheme="minorHAnsi"/>
            <w:b w:val="0"/>
            <w:bCs w:val="0"/>
            <w:i/>
            <w:iCs/>
            <w:color w:val="000000"/>
            <w:sz w:val="28"/>
            <w:szCs w:val="28"/>
          </w:rPr>
          <w:t>y</w:t>
        </w:r>
      </w:ins>
      <w:r w:rsidRPr="00790008">
        <w:rPr>
          <w:rStyle w:val="BookTitle"/>
          <w:rFonts w:asciiTheme="minorHAnsi" w:hAnsiTheme="minorHAnsi" w:cstheme="minorHAnsi"/>
          <w:b w:val="0"/>
          <w:bCs w:val="0"/>
          <w:i/>
          <w:iCs/>
          <w:color w:val="000000"/>
          <w:sz w:val="28"/>
          <w:szCs w:val="28"/>
        </w:rPr>
        <w:t>ānam</w:t>
      </w:r>
      <w:r w:rsidRPr="00790008">
        <w:rPr>
          <w:rStyle w:val="BookTitle"/>
          <w:rFonts w:asciiTheme="minorHAnsi" w:hAnsiTheme="minorHAnsi" w:cstheme="minorHAnsi"/>
          <w:b w:val="0"/>
          <w:bCs w:val="0"/>
          <w:color w:val="000000"/>
          <w:sz w:val="28"/>
          <w:szCs w:val="28"/>
        </w:rPr>
        <w:t xml:space="preserve">—“the transcendental spiritual cultivation of specifically contemplating the forms, names, qualities, and pastimes of the Lord.” No one should think that the word </w:t>
      </w:r>
      <w:r w:rsidRPr="00790008">
        <w:rPr>
          <w:rStyle w:val="BookTitle"/>
          <w:rFonts w:asciiTheme="minorHAnsi" w:hAnsiTheme="minorHAnsi" w:cstheme="minorHAnsi"/>
          <w:b w:val="0"/>
          <w:bCs w:val="0"/>
          <w:i/>
          <w:iCs/>
          <w:color w:val="000000"/>
          <w:sz w:val="28"/>
          <w:szCs w:val="28"/>
        </w:rPr>
        <w:t xml:space="preserve">dhyāna </w:t>
      </w:r>
      <w:r w:rsidRPr="00790008">
        <w:rPr>
          <w:rStyle w:val="BookTitle"/>
          <w:rFonts w:asciiTheme="minorHAnsi" w:hAnsiTheme="minorHAnsi" w:cstheme="minorHAnsi"/>
          <w:b w:val="0"/>
          <w:bCs w:val="0"/>
          <w:color w:val="000000"/>
          <w:sz w:val="28"/>
          <w:szCs w:val="28"/>
        </w:rPr>
        <w:t xml:space="preserve">refers to the practice of contemplating the enjoyable objects of the material world. In the Absolute Truth, which is the goal of </w:t>
      </w:r>
      <w:r w:rsidRPr="00790008">
        <w:rPr>
          <w:rStyle w:val="BookTitle"/>
          <w:rFonts w:asciiTheme="minorHAnsi" w:hAnsiTheme="minorHAnsi" w:cstheme="minorHAnsi"/>
          <w:b w:val="0"/>
          <w:bCs w:val="0"/>
          <w:i/>
          <w:iCs/>
          <w:color w:val="000000"/>
          <w:sz w:val="28"/>
          <w:szCs w:val="28"/>
        </w:rPr>
        <w:t>viṣṇu-mantras</w:t>
      </w:r>
      <w:r w:rsidRPr="00790008">
        <w:rPr>
          <w:rStyle w:val="BookTitle"/>
          <w:rFonts w:asciiTheme="minorHAnsi" w:hAnsiTheme="minorHAnsi" w:cstheme="minorHAnsi"/>
          <w:b w:val="0"/>
          <w:bCs w:val="0"/>
          <w:color w:val="000000"/>
          <w:sz w:val="28"/>
          <w:szCs w:val="28"/>
        </w:rPr>
        <w:t xml:space="preserve">, there are no objects enjoyable or perceivable to the material senses of the conditioned souls. Since there is no possibility of transcendence in artificial meditators’ contemplation on their respective worshipable lords concocted by their temporary minds, which are absorbed in material objects, such persons are simply another branch of the </w:t>
      </w:r>
      <w:r w:rsidRPr="00790008">
        <w:rPr>
          <w:rStyle w:val="BookTitle"/>
          <w:rFonts w:asciiTheme="minorHAnsi" w:hAnsiTheme="minorHAnsi" w:cstheme="minorHAnsi"/>
          <w:b w:val="0"/>
          <w:bCs w:val="0"/>
          <w:i/>
          <w:iCs/>
          <w:color w:val="000000"/>
          <w:sz w:val="28"/>
          <w:szCs w:val="28"/>
        </w:rPr>
        <w:t>prākṛta-sahajiyā-sampradāya</w:t>
      </w:r>
      <w:r w:rsidRPr="00790008">
        <w:rPr>
          <w:rStyle w:val="BookTitle"/>
          <w:rFonts w:asciiTheme="minorHAnsi" w:hAnsiTheme="minorHAnsi" w:cstheme="minorHAnsi"/>
          <w:b w:val="0"/>
          <w:bCs w:val="0"/>
          <w:color w:val="000000"/>
          <w:sz w:val="28"/>
          <w:szCs w:val="28"/>
        </w:rPr>
        <w:t xml:space="preserve">. Since the Absolute Truth is the object of meditation for pure minds and is situated beyond this material kingdom, pleasing Him by contemplating the form of that Absolute Truth by the pure mind through meditation is the limb of devotional service known as </w:t>
      </w:r>
      <w:r w:rsidRPr="00790008">
        <w:rPr>
          <w:rStyle w:val="BookTitle"/>
          <w:rFonts w:asciiTheme="minorHAnsi" w:hAnsiTheme="minorHAnsi" w:cstheme="minorHAnsi"/>
          <w:b w:val="0"/>
          <w:bCs w:val="0"/>
          <w:i/>
          <w:iCs/>
          <w:color w:val="000000"/>
          <w:sz w:val="28"/>
          <w:szCs w:val="28"/>
        </w:rPr>
        <w:t>dhyāna</w:t>
      </w:r>
      <w:r w:rsidRPr="00790008">
        <w:rPr>
          <w:rStyle w:val="BookTitle"/>
          <w:rFonts w:asciiTheme="minorHAnsi" w:hAnsiTheme="minorHAnsi" w:cstheme="minorHAnsi"/>
          <w:b w:val="0"/>
          <w:bCs w:val="0"/>
          <w:color w:val="000000"/>
          <w:sz w:val="28"/>
          <w:szCs w:val="28"/>
        </w:rPr>
        <w:t xml:space="preserve">, or meditation. The transcendental symptoms that Śrī Gaurasundara exhibited in the external world after engaging in the cultivation of Kṛṣṇa consciousness by meditating on His worshipable mantra are indicative of His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or feelings of separation from Kṛṣṇa. At that time, in spite of being with Kṛṣṇa, He felt that He had not achieved Him, so shedding tears became His principle activity. Feelings of separation alone are the means and nourishment for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xml:space="preserve">, or conjugal love in direct contact. In order to remove illusions born of the false conclusions of those who accept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xml:space="preserve"> rather than </w:t>
      </w:r>
      <w:r w:rsidRPr="00790008">
        <w:rPr>
          <w:rStyle w:val="BookTitle"/>
          <w:rFonts w:asciiTheme="minorHAnsi" w:hAnsiTheme="minorHAnsi" w:cstheme="minorHAnsi"/>
          <w:b w:val="0"/>
          <w:bCs w:val="0"/>
          <w:i/>
          <w:iCs/>
          <w:color w:val="000000"/>
          <w:sz w:val="28"/>
          <w:szCs w:val="28"/>
        </w:rPr>
        <w:t>vipralambha</w:t>
      </w:r>
      <w:r w:rsidRPr="00790008">
        <w:rPr>
          <w:rStyle w:val="BookTitle"/>
          <w:rFonts w:asciiTheme="minorHAnsi" w:hAnsiTheme="minorHAnsi" w:cstheme="minorHAnsi"/>
          <w:b w:val="0"/>
          <w:bCs w:val="0"/>
          <w:color w:val="000000"/>
          <w:sz w:val="28"/>
          <w:szCs w:val="28"/>
        </w:rPr>
        <w:t xml:space="preserve"> as their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the Lord, who proudly considered Himself a servant afflicted with separation from Kṛṣṇa, the supreme goal, taught that the mood of separation is the means of achieving the goal of life. Actually, the Lord appeared in this world from the spiritual world, Goloka, simply to preach the glories of the radiant exalted mood of separation from the Lord in this world. Not understanding these mysteries, the</w:t>
      </w:r>
      <w:r w:rsidRPr="00790008">
        <w:rPr>
          <w:rStyle w:val="BookTitle"/>
          <w:rFonts w:asciiTheme="minorHAnsi" w:hAnsiTheme="minorHAnsi" w:cstheme="minorHAnsi"/>
          <w:b w:val="0"/>
          <w:bCs w:val="0"/>
          <w:i/>
          <w:iCs/>
          <w:color w:val="000000"/>
          <w:sz w:val="28"/>
          <w:szCs w:val="28"/>
        </w:rPr>
        <w:t xml:space="preserve"> prākṛta-sahajiyās </w:t>
      </w:r>
      <w:r w:rsidRPr="00790008">
        <w:rPr>
          <w:rStyle w:val="BookTitle"/>
          <w:rFonts w:asciiTheme="minorHAnsi" w:hAnsiTheme="minorHAnsi" w:cstheme="minorHAnsi"/>
          <w:b w:val="0"/>
          <w:bCs w:val="0"/>
          <w:color w:val="000000"/>
          <w:sz w:val="28"/>
          <w:szCs w:val="28"/>
        </w:rPr>
        <w:t xml:space="preserve">accept the Śākteya philosophy of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xml:space="preserve">, which is averse to devotional service and ruins </w:t>
      </w:r>
      <w:r w:rsidRPr="00790008">
        <w:rPr>
          <w:rStyle w:val="BookTitle"/>
          <w:rFonts w:asciiTheme="minorHAnsi" w:hAnsiTheme="minorHAnsi" w:cstheme="minorHAnsi"/>
          <w:b w:val="0"/>
          <w:bCs w:val="0"/>
          <w:color w:val="000000"/>
          <w:sz w:val="28"/>
          <w:szCs w:val="28"/>
        </w:rPr>
        <w:lastRenderedPageBreak/>
        <w:t>everything, and thus establish and advertise themselves as another community of material enjoyers. Considering Himself a surrendered servant, afflicted with separation from Kṛṣṇa, Śrī Gaurasundara began to cry while loudly addressing Kṛṣṇa in a devotion-filled voice.</w:t>
      </w:r>
    </w:p>
    <w:p w14:paraId="10C8A092" w14:textId="5C6287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17.116</w:t>
      </w:r>
    </w:p>
    <w:p w14:paraId="7BC4C0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51DBE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re! bāpa re! mora jīvana śrī-hari!</w:t>
      </w:r>
      <w:r w:rsidRPr="00790008">
        <w:rPr>
          <w:rStyle w:val="BookTitle"/>
          <w:rFonts w:asciiTheme="minorHAnsi" w:hAnsiTheme="minorHAnsi" w:cstheme="minorHAnsi"/>
          <w:b w:val="0"/>
          <w:bCs w:val="0"/>
          <w:color w:val="000000"/>
          <w:sz w:val="28"/>
          <w:szCs w:val="28"/>
        </w:rPr>
        <w:br/>
        <w:t>kon dike gelā mora prāṇa kari’ curi?</w:t>
      </w:r>
    </w:p>
    <w:p w14:paraId="417B98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dear Kṛṣṇa! O father! O Hari, My life and soul! Where did You go after stealing My heart?</w:t>
      </w:r>
    </w:p>
    <w:p w14:paraId="285C676D" w14:textId="008471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situated in the mood of pure </w:t>
      </w:r>
      <w:r w:rsidRPr="00790008">
        <w:rPr>
          <w:rStyle w:val="BookTitle"/>
          <w:rFonts w:asciiTheme="minorHAnsi" w:hAnsiTheme="minorHAnsi" w:cstheme="minorHAnsi"/>
          <w:b w:val="0"/>
          <w:bCs w:val="0"/>
          <w:i/>
          <w:iCs/>
          <w:color w:val="000000"/>
          <w:sz w:val="28"/>
          <w:szCs w:val="28"/>
        </w:rPr>
        <w:t xml:space="preserve">dāsya-rasa </w:t>
      </w:r>
      <w:r w:rsidRPr="00790008">
        <w:rPr>
          <w:rStyle w:val="BookTitle"/>
          <w:rFonts w:asciiTheme="minorHAnsi" w:hAnsiTheme="minorHAnsi" w:cstheme="minorHAnsi"/>
          <w:b w:val="0"/>
          <w:bCs w:val="0"/>
          <w:color w:val="000000"/>
          <w:sz w:val="28"/>
          <w:szCs w:val="28"/>
        </w:rPr>
        <w:t>as a servant of Kṛṣṇa, the Lord considered Kṛṣṇa as His father and Himself as the son and began to speak as follows: “O father, Kṛṣṇa, You are My life and soul. Where did You go after stealing My heart? I have become overwhelmed by not finding the object stolen by You. But I have certainly understood that the same thief who has stolen My heart is My maintainer and protector.”</w:t>
      </w:r>
    </w:p>
    <w:p w14:paraId="7BF8793D" w14:textId="7A687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17.117</w:t>
      </w:r>
    </w:p>
    <w:p w14:paraId="06502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16DA3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pāinu īśvara mora kon kike gelā?”</w:t>
      </w:r>
      <w:r w:rsidRPr="00790008">
        <w:rPr>
          <w:rStyle w:val="BookTitle"/>
          <w:rFonts w:asciiTheme="minorHAnsi" w:hAnsiTheme="minorHAnsi" w:cstheme="minorHAnsi"/>
          <w:b w:val="0"/>
          <w:bCs w:val="0"/>
          <w:color w:val="000000"/>
          <w:sz w:val="28"/>
          <w:szCs w:val="28"/>
        </w:rPr>
        <w:br/>
        <w:t>śloka paḍi’ prabhu kāndite lāgilā</w:t>
      </w:r>
    </w:p>
    <w:p w14:paraId="5E3F0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saw My Lord, but now where has He gone?” The Lord then began to cry and recite various verses.</w:t>
      </w:r>
    </w:p>
    <w:p w14:paraId="4A7D7021" w14:textId="3D862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verses dealing with feelings of separation from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are as follows: 10.30.5-12, 10.31.10-31, and 10.47.12-21. These verses, however, should be discussed only by qualified persons.</w:t>
      </w:r>
    </w:p>
    <w:p w14:paraId="49436E91" w14:textId="516E4F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17.118</w:t>
      </w:r>
    </w:p>
    <w:p w14:paraId="3AF57C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3C654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prema-bhakti-rase magna hailā īśvara</w:t>
      </w:r>
      <w:r w:rsidRPr="00790008">
        <w:rPr>
          <w:rStyle w:val="BookTitle"/>
          <w:rFonts w:asciiTheme="minorHAnsi" w:hAnsiTheme="minorHAnsi" w:cstheme="minorHAnsi"/>
          <w:b w:val="0"/>
          <w:bCs w:val="0"/>
          <w:color w:val="000000"/>
          <w:sz w:val="28"/>
          <w:szCs w:val="28"/>
        </w:rPr>
        <w:br/>
        <w:t>sakala śrī-aṅga haila dhūlāya dhūsara</w:t>
      </w:r>
    </w:p>
    <w:p w14:paraId="4689CA8A" w14:textId="662534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absorbed in sentiments of ecstatic love, and His entire body was covered with dust.</w:t>
      </w:r>
    </w:p>
    <w:p w14:paraId="2F2BE5B4" w14:textId="7CF9F2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17.119</w:t>
      </w:r>
    </w:p>
    <w:p w14:paraId="4217EE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2A328B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ārta-nāda kari’ prabhu ḍāke uccaiḥ-svare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“kothā gelā, bāpa kṛṣṇa, chāḍiyā mohare?”</w:t>
      </w:r>
    </w:p>
    <w:p w14:paraId="07D00E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loudly cried out in distress, “Where did You go, leaving Me behind, My dear child Kṛṣṇa?”</w:t>
      </w:r>
    </w:p>
    <w:p w14:paraId="07F568C3" w14:textId="3334B3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Kṛṣṇa was leaving Vraja for Mathurā, Nanda and Yaśodā, who are situated in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addressed Kṛṣṇa as </w:t>
      </w:r>
      <w:r w:rsidRPr="00790008">
        <w:rPr>
          <w:rStyle w:val="BookTitle"/>
          <w:rFonts w:asciiTheme="minorHAnsi" w:hAnsiTheme="minorHAnsi" w:cstheme="minorHAnsi"/>
          <w:b w:val="0"/>
          <w:bCs w:val="0"/>
          <w:i/>
          <w:iCs/>
          <w:color w:val="000000"/>
          <w:sz w:val="28"/>
          <w:szCs w:val="28"/>
        </w:rPr>
        <w:t>bāpa</w:t>
      </w:r>
      <w:r w:rsidRPr="00790008">
        <w:rPr>
          <w:rStyle w:val="BookTitle"/>
          <w:rFonts w:asciiTheme="minorHAnsi" w:hAnsiTheme="minorHAnsi" w:cstheme="minorHAnsi"/>
          <w:b w:val="0"/>
          <w:bCs w:val="0"/>
          <w:color w:val="000000"/>
          <w:sz w:val="28"/>
          <w:szCs w:val="28"/>
        </w:rPr>
        <w:t xml:space="preserve">, or “dear child,” out of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so for the Lord, who was playing the role of a devotee, to cry out </w:t>
      </w:r>
      <w:r w:rsidRPr="00790008">
        <w:rPr>
          <w:rStyle w:val="BookTitle"/>
          <w:rFonts w:asciiTheme="minorHAnsi" w:hAnsiTheme="minorHAnsi" w:cstheme="minorHAnsi"/>
          <w:b w:val="0"/>
          <w:bCs w:val="0"/>
          <w:i/>
          <w:iCs/>
          <w:color w:val="000000"/>
          <w:sz w:val="28"/>
          <w:szCs w:val="28"/>
        </w:rPr>
        <w:t xml:space="preserve">bāpa </w:t>
      </w:r>
      <w:r w:rsidRPr="00790008">
        <w:rPr>
          <w:rStyle w:val="EndnoteReference"/>
          <w:rFonts w:asciiTheme="minorHAnsi" w:hAnsiTheme="minorHAnsi" w:cstheme="minorHAnsi"/>
        </w:rPr>
        <w:endnoteReference w:id="12"/>
      </w:r>
      <w:r w:rsidRPr="00790008">
        <w:rPr>
          <w:rStyle w:val="BookTitle"/>
          <w:rFonts w:asciiTheme="minorHAnsi" w:hAnsiTheme="minorHAnsi" w:cstheme="minorHAnsi"/>
          <w:b w:val="0"/>
          <w:bCs w:val="0"/>
          <w:color w:val="000000"/>
          <w:sz w:val="28"/>
          <w:szCs w:val="28"/>
        </w:rPr>
        <w:t xml:space="preserve">1 is most reasonable. Although Śrī Gaurasundara is the object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He nevertheless displayed the pastimes of being the abode of those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Since Kṛṣṇa alone is the object of the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separated living entities know Kṛṣṇa as the object of their respective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their perfected state. In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He is the lover; in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He is the son; in </w:t>
      </w:r>
      <w:r w:rsidRPr="00790008">
        <w:rPr>
          <w:rStyle w:val="BookTitle"/>
          <w:rFonts w:asciiTheme="minorHAnsi" w:hAnsiTheme="minorHAnsi" w:cstheme="minorHAnsi"/>
          <w:b w:val="0"/>
          <w:bCs w:val="0"/>
          <w:i/>
          <w:iCs/>
          <w:color w:val="000000"/>
          <w:sz w:val="28"/>
          <w:szCs w:val="28"/>
        </w:rPr>
        <w:t>sakhya-rasa</w:t>
      </w:r>
      <w:r w:rsidRPr="00790008">
        <w:rPr>
          <w:rStyle w:val="BookTitle"/>
          <w:rFonts w:asciiTheme="minorHAnsi" w:hAnsiTheme="minorHAnsi" w:cstheme="minorHAnsi"/>
          <w:b w:val="0"/>
          <w:bCs w:val="0"/>
          <w:color w:val="000000"/>
          <w:sz w:val="28"/>
          <w:szCs w:val="28"/>
        </w:rPr>
        <w:t xml:space="preserve">, He is the friend; in </w:t>
      </w:r>
      <w:r w:rsidRPr="00790008">
        <w:rPr>
          <w:rStyle w:val="BookTitle"/>
          <w:rFonts w:asciiTheme="minorHAnsi" w:hAnsiTheme="minorHAnsi" w:cstheme="minorHAnsi"/>
          <w:b w:val="0"/>
          <w:bCs w:val="0"/>
          <w:i/>
          <w:iCs/>
          <w:color w:val="000000"/>
          <w:sz w:val="28"/>
          <w:szCs w:val="28"/>
        </w:rPr>
        <w:t>dāsya-rasa</w:t>
      </w:r>
      <w:r w:rsidRPr="00790008">
        <w:rPr>
          <w:rStyle w:val="BookTitle"/>
          <w:rFonts w:asciiTheme="minorHAnsi" w:hAnsiTheme="minorHAnsi" w:cstheme="minorHAnsi"/>
          <w:b w:val="0"/>
          <w:bCs w:val="0"/>
          <w:color w:val="000000"/>
          <w:sz w:val="28"/>
          <w:szCs w:val="28"/>
        </w:rPr>
        <w:t xml:space="preserve">, He is the young boy of Vraja, son of the King of Vraja; and in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He is the unknown worshipable object for the spiritually sheltered cows, sticks, and flutes. In this way the one, supreme, nondual spiritual object, Kṛṣṇa, is served by the Goloka Vṛndāvana residents, who are under the shelter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with five types of moods.</w:t>
      </w:r>
    </w:p>
    <w:p w14:paraId="6CC0B536" w14:textId="47F942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17.120</w:t>
      </w:r>
    </w:p>
    <w:p w14:paraId="37F4D7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64C086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 āchilā ati-parama-gambhīra</w:t>
      </w:r>
      <w:r w:rsidRPr="00790008">
        <w:rPr>
          <w:rStyle w:val="BookTitle"/>
          <w:rFonts w:asciiTheme="minorHAnsi" w:hAnsiTheme="minorHAnsi" w:cstheme="minorHAnsi"/>
          <w:b w:val="0"/>
          <w:bCs w:val="0"/>
          <w:color w:val="000000"/>
          <w:sz w:val="28"/>
          <w:szCs w:val="28"/>
        </w:rPr>
        <w:br/>
        <w:t>se prabhu hailā preme parama-asthira</w:t>
      </w:r>
    </w:p>
    <w:p w14:paraId="23725B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who was previously most grave now became greatly agitated in ecstatic love.</w:t>
      </w:r>
    </w:p>
    <w:p w14:paraId="697624BF" w14:textId="53C764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same Nimāi Paṇḍita, who as a teacher in Navadvīpa was previously most grave, has today become most agitated in love for Kṛṣṇa. The incomparable nature of love for Kṛṣṇa is such that, when overcome by it, even a person as grave as millions of oceans becomes controlled by the most wonderful restlessness and waywardness. One should discuss the following verse from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4.147): “The beauty of Kṛṣṇa has one natural strength: it thrills the hearts of all men and women, beginning with Lord Kṛṣṇa Himself.” It is also stated (Antya 3.268): “The holy name of Kṛṣṇa is so attractive that anyone who chants it—including all living entities, moving and nonmoving, and even Lord Kṛṣṇa Himself—becomes imbued with love of Kṛṣṇa. This is the effect of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w:t>
      </w:r>
    </w:p>
    <w:p w14:paraId="746C97F0" w14:textId="12603E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17.121</w:t>
      </w:r>
    </w:p>
    <w:p w14:paraId="050DC9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2C62B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gaḍāgaḍi’ yāyena kāndena ucca-svare</w:t>
      </w:r>
      <w:r w:rsidRPr="00790008">
        <w:rPr>
          <w:rStyle w:val="BookTitle"/>
          <w:rFonts w:asciiTheme="minorHAnsi" w:hAnsiTheme="minorHAnsi" w:cstheme="minorHAnsi"/>
          <w:b w:val="0"/>
          <w:bCs w:val="0"/>
          <w:color w:val="000000"/>
          <w:sz w:val="28"/>
          <w:szCs w:val="28"/>
        </w:rPr>
        <w:br/>
        <w:t>bhāsilena nija-bhakti-viraha-sāgare</w:t>
      </w:r>
    </w:p>
    <w:p w14:paraId="42D190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rolled on the ground, cried loudly, and floated in the ocean of devotional feelings of separation.</w:t>
      </w:r>
    </w:p>
    <w:p w14:paraId="1B86205E" w14:textId="75290C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bhakti-viraha-sāgare</w:t>
      </w:r>
      <w:r w:rsidRPr="00790008">
        <w:rPr>
          <w:rStyle w:val="BookTitle"/>
          <w:rFonts w:asciiTheme="minorHAnsi" w:hAnsiTheme="minorHAnsi" w:cstheme="minorHAnsi"/>
          <w:b w:val="0"/>
          <w:bCs w:val="0"/>
          <w:color w:val="000000"/>
          <w:sz w:val="28"/>
          <w:szCs w:val="28"/>
        </w:rPr>
        <w:t xml:space="preserve"> means “in the mature stage of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w:t>
      </w:r>
    </w:p>
    <w:p w14:paraId="03948414" w14:textId="7B7879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17.122</w:t>
      </w:r>
    </w:p>
    <w:p w14:paraId="739BA3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5C32B0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kata-kṣaṇe āsi’ sarva-śiṣya-gaṇe</w:t>
      </w:r>
      <w:r w:rsidRPr="00790008">
        <w:rPr>
          <w:rStyle w:val="BookTitle"/>
          <w:rFonts w:asciiTheme="minorHAnsi" w:hAnsiTheme="minorHAnsi" w:cstheme="minorHAnsi"/>
          <w:b w:val="0"/>
          <w:bCs w:val="0"/>
          <w:color w:val="000000"/>
          <w:sz w:val="28"/>
          <w:szCs w:val="28"/>
        </w:rPr>
        <w:br/>
        <w:t>sustha karilena āsi’ aśeṣa yatane</w:t>
      </w:r>
    </w:p>
    <w:p w14:paraId="6ACCA351" w14:textId="62546EF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some time, Nimāi’s students came and pacified Him with great care.</w:t>
      </w:r>
    </w:p>
    <w:p w14:paraId="47A25409" w14:textId="5046DC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17.123</w:t>
      </w:r>
    </w:p>
    <w:p w14:paraId="397EAF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18FC8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bale,—“tomarā sakale yāha ghare</w:t>
      </w:r>
      <w:r w:rsidRPr="00790008">
        <w:rPr>
          <w:rStyle w:val="BookTitle"/>
          <w:rFonts w:asciiTheme="minorHAnsi" w:hAnsiTheme="minorHAnsi" w:cstheme="minorHAnsi"/>
          <w:b w:val="0"/>
          <w:bCs w:val="0"/>
          <w:color w:val="000000"/>
          <w:sz w:val="28"/>
          <w:szCs w:val="28"/>
        </w:rPr>
        <w:br/>
        <w:t>mui āra na yāimu saṁsāra-bhitare</w:t>
      </w:r>
    </w:p>
    <w:p w14:paraId="66F95ADE" w14:textId="1F99FD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to them, “You all go back to Navadvīpa, I will not return to material life.</w:t>
      </w:r>
    </w:p>
    <w:p w14:paraId="071FEFA9" w14:textId="2E4CD5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17.124</w:t>
      </w:r>
    </w:p>
    <w:p w14:paraId="6F39E7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0F6DAD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mathurā dekhite mui calimu sarvathā</w:t>
      </w:r>
      <w:r w:rsidRPr="00790008">
        <w:rPr>
          <w:rStyle w:val="BookTitle"/>
          <w:rFonts w:asciiTheme="minorHAnsi" w:hAnsiTheme="minorHAnsi" w:cstheme="minorHAnsi"/>
          <w:b w:val="0"/>
          <w:bCs w:val="0"/>
          <w:color w:val="000000"/>
          <w:sz w:val="28"/>
          <w:szCs w:val="28"/>
        </w:rPr>
        <w:br/>
        <w:t>prāṇanātha mora kṛṣṇacandra pāṅa yathā”</w:t>
      </w:r>
    </w:p>
    <w:p w14:paraId="3CF7A7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must go see Mathurā, where I’ll see the Lord of My life, Śrī Kṛṣṇacandra.”</w:t>
      </w:r>
    </w:p>
    <w:p w14:paraId="294984E9" w14:textId="7C9D63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absorbed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the abodes of </w:t>
      </w:r>
      <w:r w:rsidRPr="00790008">
        <w:rPr>
          <w:rStyle w:val="BookTitle"/>
          <w:rFonts w:asciiTheme="minorHAnsi" w:hAnsiTheme="minorHAnsi" w:cstheme="minorHAnsi"/>
          <w:b w:val="0"/>
          <w:bCs w:val="0"/>
          <w:i/>
          <w:iCs/>
          <w:color w:val="000000"/>
          <w:sz w:val="28"/>
          <w:szCs w:val="28"/>
        </w:rPr>
        <w:t>madhura-rasa</w:t>
      </w:r>
      <w:r w:rsidRPr="00790008">
        <w:rPr>
          <w:rStyle w:val="BookTitle"/>
          <w:rFonts w:asciiTheme="minorHAnsi" w:hAnsiTheme="minorHAnsi" w:cstheme="minorHAnsi"/>
          <w:b w:val="0"/>
          <w:bCs w:val="0"/>
          <w:color w:val="000000"/>
          <w:sz w:val="28"/>
          <w:szCs w:val="28"/>
        </w:rPr>
        <w:t xml:space="preserve">, the phrase </w:t>
      </w:r>
      <w:r w:rsidRPr="00790008">
        <w:rPr>
          <w:rStyle w:val="BookTitle"/>
          <w:rFonts w:asciiTheme="minorHAnsi" w:hAnsiTheme="minorHAnsi" w:cstheme="minorHAnsi"/>
          <w:b w:val="0"/>
          <w:bCs w:val="0"/>
          <w:i/>
          <w:iCs/>
          <w:color w:val="000000"/>
          <w:sz w:val="28"/>
          <w:szCs w:val="28"/>
        </w:rPr>
        <w:t xml:space="preserve">prāṇanātha kṛṣṇacandra </w:t>
      </w:r>
      <w:r w:rsidRPr="00790008">
        <w:rPr>
          <w:rStyle w:val="BookTitle"/>
          <w:rFonts w:asciiTheme="minorHAnsi" w:hAnsiTheme="minorHAnsi" w:cstheme="minorHAnsi"/>
          <w:b w:val="0"/>
          <w:bCs w:val="0"/>
          <w:color w:val="000000"/>
          <w:sz w:val="28"/>
          <w:szCs w:val="28"/>
        </w:rPr>
        <w:t xml:space="preserve">is used by the Lord to address Vrajendra-nandana, who is the object of that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047CB20B" w14:textId="051554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17.125</w:t>
      </w:r>
    </w:p>
    <w:p w14:paraId="3EC709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D44C1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sarva-śiṣya-gaṇa prabodhiyā</w:t>
      </w:r>
      <w:r w:rsidRPr="00790008">
        <w:rPr>
          <w:rStyle w:val="BookTitle"/>
          <w:rFonts w:asciiTheme="minorHAnsi" w:hAnsiTheme="minorHAnsi" w:cstheme="minorHAnsi"/>
          <w:b w:val="0"/>
          <w:bCs w:val="0"/>
          <w:color w:val="000000"/>
          <w:sz w:val="28"/>
          <w:szCs w:val="28"/>
        </w:rPr>
        <w:br/>
        <w:t>sthira kari’ rākhilena sabāi miliyā</w:t>
      </w:r>
    </w:p>
    <w:p w14:paraId="2BD8765A" w14:textId="7DB614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students tried in various ways to solace the Lord and keep Him peaceful.</w:t>
      </w:r>
    </w:p>
    <w:p w14:paraId="2A411597" w14:textId="095E11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17.126</w:t>
      </w:r>
    </w:p>
    <w:p w14:paraId="1DE612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4A3F81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magna hai’ vaikuṇṭhera pati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citte svāsthya nā pāyena, rahibena kati</w:t>
      </w:r>
    </w:p>
    <w:p w14:paraId="57D7DE26" w14:textId="61D1D7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however, was absorbed in devotional sentiments and His heart was agitated, so how could He remain peaceful?</w:t>
      </w:r>
    </w:p>
    <w:p w14:paraId="0F72437B" w14:textId="0E4B64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17.127</w:t>
      </w:r>
    </w:p>
    <w:p w14:paraId="2D9385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1B43F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kāhāre nā bali’ prabhu kata-rātri-śeṣe</w:t>
      </w:r>
      <w:r w:rsidRPr="00790008">
        <w:rPr>
          <w:rStyle w:val="BookTitle"/>
          <w:rFonts w:asciiTheme="minorHAnsi" w:hAnsiTheme="minorHAnsi" w:cstheme="minorHAnsi"/>
          <w:b w:val="0"/>
          <w:bCs w:val="0"/>
          <w:color w:val="000000"/>
          <w:sz w:val="28"/>
          <w:szCs w:val="28"/>
        </w:rPr>
        <w:br/>
        <w:t>mathurāke calilena premera āveśe</w:t>
      </w:r>
    </w:p>
    <w:p w14:paraId="07C6F7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Early one morning, without informing anyone, the Lord departed for Mathurā in ecstatic love.</w:t>
      </w:r>
    </w:p>
    <w:p w14:paraId="6F77528B" w14:textId="03EBCA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absorbed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were afflicted with separation for Kṛṣṇa after He left for Mathurā, Gaurasundara became so overwhelmed with love of Kṛṣṇa that early one morning, without informing anyone, He left for Mathurā to search for Kṛṣṇa.</w:t>
      </w:r>
    </w:p>
    <w:p w14:paraId="4FA69A34" w14:textId="549218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17.128</w:t>
      </w:r>
    </w:p>
    <w:p w14:paraId="457692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6415B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re! bāpa re mora! pāimu kothāya?”</w:t>
      </w:r>
      <w:r w:rsidRPr="00790008">
        <w:rPr>
          <w:rStyle w:val="BookTitle"/>
          <w:rFonts w:asciiTheme="minorHAnsi" w:hAnsiTheme="minorHAnsi" w:cstheme="minorHAnsi"/>
          <w:b w:val="0"/>
          <w:bCs w:val="0"/>
          <w:color w:val="000000"/>
          <w:sz w:val="28"/>
          <w:szCs w:val="28"/>
        </w:rPr>
        <w:br/>
        <w:t>ei-mata baliyā yāyena gaura-rāya</w:t>
      </w:r>
    </w:p>
    <w:p w14:paraId="4BA7C2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Lord Gaura walked, He called out, “O Kṛṣṇa! O My dear child! Where can I find You?”</w:t>
      </w:r>
    </w:p>
    <w:p w14:paraId="48D89B41" w14:textId="771715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Moreover, being absorbed in the </w:t>
      </w:r>
      <w:r w:rsidRPr="00790008">
        <w:rPr>
          <w:rStyle w:val="BookTitle"/>
          <w:rFonts w:asciiTheme="minorHAnsi" w:hAnsiTheme="minorHAnsi" w:cstheme="minorHAnsi"/>
          <w:b w:val="0"/>
          <w:bCs w:val="0"/>
          <w:i/>
          <w:iCs/>
          <w:color w:val="000000"/>
          <w:sz w:val="28"/>
          <w:szCs w:val="28"/>
        </w:rPr>
        <w:t>vatsala-rasa</w:t>
      </w:r>
      <w:r w:rsidRPr="00790008">
        <w:rPr>
          <w:rStyle w:val="BookTitle"/>
          <w:rFonts w:asciiTheme="minorHAnsi" w:hAnsiTheme="minorHAnsi" w:cstheme="minorHAnsi"/>
          <w:b w:val="0"/>
          <w:bCs w:val="0"/>
          <w:color w:val="000000"/>
          <w:sz w:val="28"/>
          <w:szCs w:val="28"/>
        </w:rPr>
        <w:t xml:space="preserve"> of Vraja, He loudly addressed Kṛṣṇa in a piteous tone and displayed the pastime of searching for Kṛṣṇa.</w:t>
      </w:r>
    </w:p>
    <w:p w14:paraId="38C8F810" w14:textId="7E9A83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17.129</w:t>
      </w:r>
    </w:p>
    <w:p w14:paraId="10E143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7EDC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dūra yāite śunena divya-vāṇī</w:t>
      </w:r>
      <w:r w:rsidRPr="00790008">
        <w:rPr>
          <w:rStyle w:val="BookTitle"/>
          <w:rFonts w:asciiTheme="minorHAnsi" w:hAnsiTheme="minorHAnsi" w:cstheme="minorHAnsi"/>
          <w:b w:val="0"/>
          <w:bCs w:val="0"/>
          <w:color w:val="000000"/>
          <w:sz w:val="28"/>
          <w:szCs w:val="28"/>
        </w:rPr>
        <w:br/>
        <w:t>“ekhane mathurā nā yāibā, dvijamaṇi!</w:t>
      </w:r>
    </w:p>
    <w:p w14:paraId="4F36D31D" w14:textId="646594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traveling a while, the Lord heard a voice from the sky say, “O crest-jewel of the brāhmaṇas, don’t go to Mathurā now.</w:t>
      </w:r>
    </w:p>
    <w:p w14:paraId="054DE96A" w14:textId="522E5B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17.130</w:t>
      </w:r>
    </w:p>
    <w:p w14:paraId="19002D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7618A9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yāibāra kāla āche, yāibā takhane</w:t>
      </w:r>
      <w:r w:rsidRPr="00790008">
        <w:rPr>
          <w:rStyle w:val="BookTitle"/>
          <w:rFonts w:asciiTheme="minorHAnsi" w:hAnsiTheme="minorHAnsi" w:cstheme="minorHAnsi"/>
          <w:b w:val="0"/>
          <w:bCs w:val="0"/>
          <w:color w:val="000000"/>
          <w:sz w:val="28"/>
          <w:szCs w:val="28"/>
        </w:rPr>
        <w:br/>
        <w:t>navadvīpe nija gṛhe calaha ekhane</w:t>
      </w:r>
    </w:p>
    <w:p w14:paraId="2DCC6F0A" w14:textId="68FABC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will go when the appropriate time comes. Now You should return to Your house in Navadvīpa.</w:t>
      </w:r>
    </w:p>
    <w:p w14:paraId="16CCA0DC" w14:textId="2BFB2C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17.131</w:t>
      </w:r>
    </w:p>
    <w:p w14:paraId="4343E3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131</w:t>
      </w:r>
    </w:p>
    <w:p w14:paraId="0ACA05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śrī-vaikuṇṭha-nātha loka nistārite</w:t>
      </w:r>
      <w:r w:rsidRPr="00790008">
        <w:rPr>
          <w:rStyle w:val="BookTitle"/>
          <w:rFonts w:asciiTheme="minorHAnsi" w:hAnsiTheme="minorHAnsi" w:cstheme="minorHAnsi"/>
          <w:b w:val="0"/>
          <w:bCs w:val="0"/>
          <w:color w:val="000000"/>
          <w:sz w:val="28"/>
          <w:szCs w:val="28"/>
        </w:rPr>
        <w:br/>
        <w:t>avatīrṇa haiyācha sabāra sahite</w:t>
      </w:r>
    </w:p>
    <w:p w14:paraId="370F664A" w14:textId="2B3427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Lord of Vaikuṇṭha, and You have appeared along with Your associates to deliver the people of the world.</w:t>
      </w:r>
    </w:p>
    <w:p w14:paraId="64D3FA86" w14:textId="1CFE0A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17.132</w:t>
      </w:r>
    </w:p>
    <w:p w14:paraId="333ED8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A53B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ananta-brahmāṇḍa-maya kariyā kīrtana</w:t>
      </w:r>
      <w:r w:rsidRPr="00790008">
        <w:rPr>
          <w:rStyle w:val="BookTitle"/>
          <w:rFonts w:asciiTheme="minorHAnsi" w:hAnsiTheme="minorHAnsi" w:cstheme="minorHAnsi"/>
          <w:b w:val="0"/>
          <w:bCs w:val="0"/>
          <w:color w:val="000000"/>
          <w:sz w:val="28"/>
          <w:szCs w:val="28"/>
        </w:rPr>
        <w:br/>
        <w:t>jagatere bilāibā prema-bhakti-dhana</w:t>
      </w:r>
    </w:p>
    <w:p w14:paraId="55549611" w14:textId="033243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You distribute the wealth of ecstatic love, Your kīrtana will inundate innumerable universes.</w:t>
      </w:r>
    </w:p>
    <w:p w14:paraId="290DFF84" w14:textId="40FC3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17.133-134</w:t>
      </w:r>
    </w:p>
    <w:p w14:paraId="19102F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133-134</w:t>
      </w:r>
    </w:p>
    <w:p w14:paraId="1D0155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brahmā-śiva-sanakādi ye-rase vihvala</w:t>
      </w:r>
      <w:r w:rsidRPr="00790008">
        <w:rPr>
          <w:rStyle w:val="BookTitle"/>
          <w:rFonts w:asciiTheme="minorHAnsi" w:hAnsiTheme="minorHAnsi" w:cstheme="minorHAnsi"/>
          <w:b w:val="0"/>
          <w:bCs w:val="0"/>
          <w:color w:val="000000"/>
          <w:sz w:val="28"/>
          <w:szCs w:val="28"/>
        </w:rPr>
        <w:br/>
        <w:t>mahāprabhu ’anaa’ gāyena ye maṅgala</w:t>
      </w:r>
    </w:p>
    <w:p w14:paraId="0A810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tumi jagatere dibāra kāraṇe</w:t>
      </w:r>
      <w:r w:rsidRPr="00790008">
        <w:rPr>
          <w:rStyle w:val="BookTitle"/>
          <w:rFonts w:asciiTheme="minorHAnsi" w:hAnsiTheme="minorHAnsi" w:cstheme="minorHAnsi"/>
          <w:b w:val="0"/>
          <w:bCs w:val="0"/>
          <w:color w:val="000000"/>
          <w:sz w:val="28"/>
          <w:szCs w:val="28"/>
        </w:rPr>
        <w:br/>
        <w:t>avatīrṇa haiyācha,—jānaha āpane</w:t>
      </w:r>
    </w:p>
    <w:p w14:paraId="5BFCE75F" w14:textId="3896C1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advented to distribute that love which Lord Ananta always glorifies and which Brahmā, Śiva, and the four Kumāras are overwhelmed with. This fact is known to You.</w:t>
      </w:r>
    </w:p>
    <w:p w14:paraId="10450553" w14:textId="2F8C2B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17.135-137</w:t>
      </w:r>
    </w:p>
    <w:p w14:paraId="42EA04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135-137</w:t>
      </w:r>
    </w:p>
    <w:p w14:paraId="26BBFAB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sevaka āmarā, tabu cāhi kahibāra</w:t>
      </w:r>
      <w:r w:rsidRPr="00790008">
        <w:rPr>
          <w:rStyle w:val="BookTitle"/>
          <w:rFonts w:asciiTheme="minorHAnsi" w:hAnsiTheme="minorHAnsi" w:cstheme="minorHAnsi"/>
          <w:b w:val="0"/>
          <w:bCs w:val="0"/>
          <w:color w:val="000000"/>
          <w:sz w:val="28"/>
          <w:szCs w:val="28"/>
        </w:rPr>
        <w:br/>
        <w:t>ataeva kahilāṅa caraṇe tomāra</w:t>
      </w:r>
    </w:p>
    <w:p w14:paraId="148F2D1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āpanāra vidhātā āpane tumi prabhu</w:t>
      </w:r>
      <w:r w:rsidRPr="00790008">
        <w:rPr>
          <w:rStyle w:val="BookTitle"/>
          <w:rFonts w:asciiTheme="minorHAnsi" w:hAnsiTheme="minorHAnsi" w:cstheme="minorHAnsi"/>
          <w:b w:val="0"/>
          <w:bCs w:val="0"/>
          <w:color w:val="000000"/>
          <w:sz w:val="28"/>
          <w:szCs w:val="28"/>
        </w:rPr>
        <w:br/>
        <w:t>tomāra ye icchā, se laṅghana nahe kabhu</w:t>
      </w:r>
    </w:p>
    <w:p w14:paraId="6CBE3D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mahāprabhu! cala tumi ghara</w:t>
      </w:r>
      <w:r w:rsidRPr="00790008">
        <w:rPr>
          <w:rStyle w:val="BookTitle"/>
          <w:rFonts w:asciiTheme="minorHAnsi" w:hAnsiTheme="minorHAnsi" w:cstheme="minorHAnsi"/>
          <w:b w:val="0"/>
          <w:bCs w:val="0"/>
          <w:color w:val="000000"/>
          <w:sz w:val="28"/>
          <w:szCs w:val="28"/>
        </w:rPr>
        <w:br/>
        <w:t>vilambe dekhibā āsi’ mathurā-nagara”</w:t>
      </w:r>
    </w:p>
    <w:p w14:paraId="5CDF4A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are Your servants, therefore we offer this reminder at Your lotus feet. O Lord, You are supremely independent; whatever You desire cannot be checked by anyone. Therefore, O Lord, please return home. You will see the city of Mathurā later.”</w:t>
      </w:r>
    </w:p>
    <w:p w14:paraId="4C1A214F" w14:textId="7DEBDF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demigods spoke from the sky, “O Supreme Lord Gaurasundara! As Your eternal servants we are reminding You that You have appeared in this world to </w:t>
      </w:r>
      <w:r w:rsidRPr="00790008">
        <w:rPr>
          <w:rStyle w:val="BookTitle"/>
          <w:rFonts w:asciiTheme="minorHAnsi" w:hAnsiTheme="minorHAnsi" w:cstheme="minorHAnsi"/>
          <w:b w:val="0"/>
          <w:bCs w:val="0"/>
          <w:color w:val="000000"/>
          <w:sz w:val="28"/>
          <w:szCs w:val="28"/>
        </w:rPr>
        <w:lastRenderedPageBreak/>
        <w:t>distribute love of God through the chanting of the holy names. At present there is no need for You to go to Mathurā. You are the supreme controller of everyone; no one can transgress Your supreme will. Therefore don’t go to Mathurā now, rather return to Śrī Māyāpur-Navadvīpa.”</w:t>
      </w:r>
    </w:p>
    <w:p w14:paraId="217CC2D2" w14:textId="6D7106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17.138</w:t>
      </w:r>
    </w:p>
    <w:p w14:paraId="4A4AB4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63B7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ākāśa-vaṇī śrī-gaurasundara</w:t>
      </w:r>
      <w:r w:rsidRPr="00790008">
        <w:rPr>
          <w:rStyle w:val="BookTitle"/>
          <w:rFonts w:asciiTheme="minorHAnsi" w:hAnsiTheme="minorHAnsi" w:cstheme="minorHAnsi"/>
          <w:b w:val="0"/>
          <w:bCs w:val="0"/>
          <w:color w:val="000000"/>
          <w:sz w:val="28"/>
          <w:szCs w:val="28"/>
        </w:rPr>
        <w:br/>
        <w:t>nivarta hailā prabhu hariṣa-antara</w:t>
      </w:r>
    </w:p>
    <w:p w14:paraId="619F6F28" w14:textId="595A3F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voice from the sky, Śrī Gaurasundara was satisfied and stopped His journey.</w:t>
      </w:r>
    </w:p>
    <w:p w14:paraId="3C782F31" w14:textId="2E773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17.139</w:t>
      </w:r>
    </w:p>
    <w:p w14:paraId="69B746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63784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vāsāya āsiyā sarva-śiṣyera sahite</w:t>
      </w:r>
      <w:r w:rsidRPr="00790008">
        <w:rPr>
          <w:rStyle w:val="BookTitle"/>
          <w:rFonts w:asciiTheme="minorHAnsi" w:hAnsiTheme="minorHAnsi" w:cstheme="minorHAnsi"/>
          <w:b w:val="0"/>
          <w:bCs w:val="0"/>
          <w:color w:val="000000"/>
          <w:sz w:val="28"/>
          <w:szCs w:val="28"/>
        </w:rPr>
        <w:br/>
        <w:t>nija-gṛhe calilena bhakti prakāśite</w:t>
      </w:r>
    </w:p>
    <w:p w14:paraId="2D4DD814" w14:textId="61A71F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returned to His room in Gayā and then took His students back to Navadvīpa, where He revealed the devotional service of Kṛṣṇa.</w:t>
      </w:r>
    </w:p>
    <w:p w14:paraId="1E67342F" w14:textId="135409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17.140</w:t>
      </w:r>
    </w:p>
    <w:p w14:paraId="7849BC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3DAEF1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gauracandra karilā vijaya</w:t>
      </w:r>
      <w:r w:rsidRPr="00790008">
        <w:rPr>
          <w:rStyle w:val="BookTitle"/>
          <w:rFonts w:asciiTheme="minorHAnsi" w:hAnsiTheme="minorHAnsi" w:cstheme="minorHAnsi"/>
          <w:b w:val="0"/>
          <w:bCs w:val="0"/>
          <w:color w:val="000000"/>
          <w:sz w:val="28"/>
          <w:szCs w:val="28"/>
        </w:rPr>
        <w:br/>
        <w:t>dine-dine bāḍe prema-bhaktira udaya</w:t>
      </w:r>
    </w:p>
    <w:p w14:paraId="3EAD862E" w14:textId="1834D3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Lord Gauracandra arrived in Navadvīpa, His loving sentiments began to increase day by day.</w:t>
      </w:r>
    </w:p>
    <w:p w14:paraId="22016702" w14:textId="097AFC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17.141</w:t>
      </w:r>
    </w:p>
    <w:p w14:paraId="2AD978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FCDFB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paripūrṇa ei haite</w:t>
      </w:r>
      <w:r w:rsidRPr="00790008">
        <w:rPr>
          <w:rStyle w:val="BookTitle"/>
          <w:rFonts w:asciiTheme="minorHAnsi" w:hAnsiTheme="minorHAnsi" w:cstheme="minorHAnsi"/>
          <w:b w:val="0"/>
          <w:bCs w:val="0"/>
          <w:color w:val="000000"/>
          <w:sz w:val="28"/>
          <w:szCs w:val="28"/>
        </w:rPr>
        <w:br/>
        <w:t>madhya-khaṇḍa-kathā ebe śuna bhāla-mate</w:t>
      </w:r>
    </w:p>
    <w:p w14:paraId="1BCC67A8" w14:textId="7B7E85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thus completed. Please hear now the topics of Madhya-khaṇḍa.</w:t>
      </w:r>
    </w:p>
    <w:p w14:paraId="0BB16835" w14:textId="20A6B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17.142</w:t>
      </w:r>
    </w:p>
    <w:p w14:paraId="2FF77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257A67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vā śune īśvarera gayāya vijaya</w:t>
      </w:r>
      <w:r w:rsidRPr="00790008">
        <w:rPr>
          <w:rStyle w:val="BookTitle"/>
          <w:rFonts w:asciiTheme="minorHAnsi" w:hAnsiTheme="minorHAnsi" w:cstheme="minorHAnsi"/>
          <w:b w:val="0"/>
          <w:bCs w:val="0"/>
          <w:color w:val="000000"/>
          <w:sz w:val="28"/>
          <w:szCs w:val="28"/>
        </w:rPr>
        <w:br/>
        <w:t>gauracandra prabhu tāre miliba hṛdaya</w:t>
      </w:r>
    </w:p>
    <w:p w14:paraId="0F5D5D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about the Lord’s visit to Gayā will see Lord Gauracandra in his heart.</w:t>
      </w:r>
    </w:p>
    <w:p w14:paraId="54128319" w14:textId="7D4D08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 Gaurasundara will appear in the heart of one who hears His pastimes of delivering Gayā-tīrtha. In order to set an ideal example for prospective spiritualists, at Gayā, Gaurasundara primarily enacted the pastime of taking shelter at the lotus feet of His spiritual master and receiving his mercy; thus He inaugurated the pastimes of distributing love and devotion. Therefore by hearing Gaurasundara’s pastime of visiting Gayā, the propensities for both sinful and pious activities will be completely eradicated and the brightness and supremacy of devotional service to the Lord will be firmly established in the heart.</w:t>
      </w:r>
    </w:p>
    <w:p w14:paraId="653C329E" w14:textId="47E478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17.143</w:t>
      </w:r>
    </w:p>
    <w:p w14:paraId="516EBD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BD3ED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kṛṣṇa-yaśa śunite se kṛṣṇa-saṅga pāi</w:t>
      </w:r>
      <w:r w:rsidRPr="00790008">
        <w:rPr>
          <w:rStyle w:val="BookTitle"/>
          <w:rFonts w:asciiTheme="minorHAnsi" w:hAnsiTheme="minorHAnsi" w:cstheme="minorHAnsi"/>
          <w:b w:val="0"/>
          <w:bCs w:val="0"/>
          <w:color w:val="000000"/>
          <w:sz w:val="28"/>
          <w:szCs w:val="28"/>
        </w:rPr>
        <w:br/>
        <w:t>īśvarera saṅge tāra kabhu tyāga nāi</w:t>
      </w:r>
    </w:p>
    <w:p w14:paraId="561F04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glorification of Kṛṣṇa directly associates with Kṛṣṇa and is never separated from Him.</w:t>
      </w:r>
    </w:p>
    <w:p w14:paraId="3A2A7C01" w14:textId="0BCD18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hearing glorification of Gaura-Kṛṣṇa one achieves Gaura-Kṛṣṇa’s direct association, because the topics of Kṛṣṇa and the names of Kṛṣṇa are nondifferent from Kṛṣṇa Himself. In other words, the personality of Kṛṣṇa is absolute, or nondual. There is no tinge of differentiation between Him and His names as there is in the illusory world. In the transcendental topics of Gaura there are no topics devoid of Kṛṣṇa’s glories, therefore there is no reason for one to separate </w:t>
      </w:r>
      <w:r w:rsidRPr="00790008">
        <w:rPr>
          <w:rStyle w:val="BookTitle"/>
          <w:rFonts w:asciiTheme="minorHAnsi" w:hAnsiTheme="minorHAnsi" w:cstheme="minorHAnsi"/>
          <w:b w:val="0"/>
          <w:bCs w:val="0"/>
          <w:i/>
          <w:iCs/>
          <w:color w:val="000000"/>
          <w:sz w:val="28"/>
          <w:szCs w:val="28"/>
        </w:rPr>
        <w:t xml:space="preserve">gaura-līlā </w:t>
      </w:r>
      <w:r w:rsidRPr="00790008">
        <w:rPr>
          <w:rStyle w:val="BookTitle"/>
          <w:rFonts w:asciiTheme="minorHAnsi" w:hAnsiTheme="minorHAnsi" w:cstheme="minorHAnsi"/>
          <w:b w:val="0"/>
          <w:bCs w:val="0"/>
          <w:color w:val="000000"/>
          <w:sz w:val="28"/>
          <w:szCs w:val="28"/>
        </w:rPr>
        <w:t xml:space="preserve">from </w:t>
      </w:r>
      <w:r w:rsidRPr="00790008">
        <w:rPr>
          <w:rStyle w:val="BookTitle"/>
          <w:rFonts w:asciiTheme="minorHAnsi" w:hAnsiTheme="minorHAnsi" w:cstheme="minorHAnsi"/>
          <w:b w:val="0"/>
          <w:bCs w:val="0"/>
          <w:i/>
          <w:iCs/>
          <w:color w:val="000000"/>
          <w:sz w:val="28"/>
          <w:szCs w:val="28"/>
        </w:rPr>
        <w:t>kṛṣṇa-līlā</w:t>
      </w:r>
      <w:r w:rsidRPr="00790008">
        <w:rPr>
          <w:rStyle w:val="BookTitle"/>
          <w:rFonts w:asciiTheme="minorHAnsi" w:hAnsiTheme="minorHAnsi" w:cstheme="minorHAnsi"/>
          <w:b w:val="0"/>
          <w:bCs w:val="0"/>
          <w:color w:val="000000"/>
          <w:sz w:val="28"/>
          <w:szCs w:val="28"/>
        </w:rPr>
        <w:t>.</w:t>
      </w:r>
    </w:p>
    <w:p w14:paraId="0AE400D1" w14:textId="62F760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17.144</w:t>
      </w:r>
    </w:p>
    <w:p w14:paraId="68000C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6B9894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nityānanda balilā kautuke</w:t>
      </w:r>
      <w:r w:rsidRPr="00790008">
        <w:rPr>
          <w:rStyle w:val="BookTitle"/>
          <w:rFonts w:asciiTheme="minorHAnsi" w:hAnsiTheme="minorHAnsi" w:cstheme="minorHAnsi"/>
          <w:b w:val="0"/>
          <w:bCs w:val="0"/>
          <w:color w:val="000000"/>
          <w:sz w:val="28"/>
          <w:szCs w:val="28"/>
        </w:rPr>
        <w:br/>
        <w:t>caitanya-caritra kichu likhite pustake</w:t>
      </w:r>
    </w:p>
    <w:p w14:paraId="566B5110" w14:textId="0C4C71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has inspired me from within my heart to describe some of Lord Caitanya’s pastimes in this book.</w:t>
      </w:r>
    </w:p>
    <w:p w14:paraId="6E11B75D" w14:textId="4545A0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17.145</w:t>
      </w:r>
    </w:p>
    <w:p w14:paraId="38B461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A27D0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kṛpāya likhi caitanyera kathā</w:t>
      </w:r>
      <w:r w:rsidRPr="00790008">
        <w:rPr>
          <w:rStyle w:val="BookTitle"/>
          <w:rFonts w:asciiTheme="minorHAnsi" w:hAnsiTheme="minorHAnsi" w:cstheme="minorHAnsi"/>
          <w:b w:val="0"/>
          <w:bCs w:val="0"/>
          <w:color w:val="000000"/>
          <w:sz w:val="28"/>
          <w:szCs w:val="28"/>
        </w:rPr>
        <w:br/>
        <w:t>svatantra haite śakti nāhika sarvathā</w:t>
      </w:r>
    </w:p>
    <w:p w14:paraId="070510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by His mercy am I able to write these narrations concerning Lord Caitanya, for I have no independence whatsoever.</w:t>
      </w:r>
    </w:p>
    <w:p w14:paraId="55CFC202" w14:textId="7EFE90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“Nityānanda Prabhu inspired me to write about the characteristics of Mahāprabhu. I have not sat down to write about the transcendental </w:t>
      </w:r>
      <w:r w:rsidRPr="00790008">
        <w:rPr>
          <w:rStyle w:val="BookTitle"/>
          <w:rFonts w:asciiTheme="minorHAnsi" w:hAnsiTheme="minorHAnsi" w:cstheme="minorHAnsi"/>
          <w:b w:val="0"/>
          <w:bCs w:val="0"/>
          <w:color w:val="000000"/>
          <w:sz w:val="28"/>
          <w:szCs w:val="28"/>
        </w:rPr>
        <w:lastRenderedPageBreak/>
        <w:t>characteristics of Śrī Caitanya out of bewilderment arising from false ego; rather, I’m writing simply on the strength of Lord Nityānanda’s mercy.”</w:t>
      </w:r>
    </w:p>
    <w:p w14:paraId="1E52BB18" w14:textId="4D3D28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17.146</w:t>
      </w:r>
    </w:p>
    <w:p w14:paraId="66E03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0C483E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kāṣṭhera putali yena kuhake nācāya</w:t>
      </w:r>
      <w:r w:rsidRPr="00790008">
        <w:rPr>
          <w:rStyle w:val="BookTitle"/>
          <w:rFonts w:asciiTheme="minorHAnsi" w:hAnsiTheme="minorHAnsi" w:cstheme="minorHAnsi"/>
          <w:b w:val="0"/>
          <w:bCs w:val="0"/>
          <w:color w:val="000000"/>
          <w:sz w:val="28"/>
          <w:szCs w:val="28"/>
        </w:rPr>
        <w:br/>
        <w:t>ei-mata gauracandra more ye bolāya</w:t>
      </w:r>
    </w:p>
    <w:p w14:paraId="3D6D8CB4" w14:textId="647F8C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I describe is only by the direction of Gauracandra just as a puppet dances only by the direction of the puppeteer.</w:t>
      </w:r>
    </w:p>
    <w:p w14:paraId="2EBB9C20" w14:textId="0130D1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17.147</w:t>
      </w:r>
    </w:p>
    <w:p w14:paraId="6E613D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D192C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caitanya-kathāra ādi-anta nāhi jāni</w:t>
      </w:r>
      <w:r w:rsidRPr="00790008">
        <w:rPr>
          <w:rStyle w:val="BookTitle"/>
          <w:rFonts w:asciiTheme="minorHAnsi" w:hAnsiTheme="minorHAnsi" w:cstheme="minorHAnsi"/>
          <w:b w:val="0"/>
          <w:bCs w:val="0"/>
          <w:color w:val="000000"/>
          <w:sz w:val="28"/>
          <w:szCs w:val="28"/>
        </w:rPr>
        <w:br/>
        <w:t>ye-te mate caitanyera yaśa se vākhāni</w:t>
      </w:r>
    </w:p>
    <w:p w14:paraId="2E3EE2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beginning or end to the topics of Lord Caitanya, yet somehow or other I am trying to glorify Him.</w:t>
      </w:r>
    </w:p>
    <w:p w14:paraId="351B4E07" w14:textId="684EB3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 is the original, primeval, unlimited Truth, therefore the living entity is not qualified to describe His beginning and end. I am trying to glorify Śrī Caitanyadeva in any way and in any language I can. Just as a wooden puppet has no independence; it simply moves by the inducement of the puppeteer. Similarly, I am moving simply on the inspiration of the supreme nondual personality, Śrī Caitanya, who is situated in my pure consciousness.”</w:t>
      </w:r>
    </w:p>
    <w:p w14:paraId="738D3197" w14:textId="348981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17.148</w:t>
      </w:r>
    </w:p>
    <w:p w14:paraId="0AB45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3BD8AA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pakṣī yena ākāśera anta nāhi pāya</w:t>
      </w:r>
      <w:r w:rsidRPr="00790008">
        <w:rPr>
          <w:rStyle w:val="BookTitle"/>
          <w:rFonts w:asciiTheme="minorHAnsi" w:hAnsiTheme="minorHAnsi" w:cstheme="minorHAnsi"/>
          <w:b w:val="0"/>
          <w:bCs w:val="0"/>
          <w:color w:val="000000"/>
          <w:sz w:val="28"/>
          <w:szCs w:val="28"/>
        </w:rPr>
        <w:br/>
        <w:t>yata-dūra śakti tata-dūra uḍi’ yāya</w:t>
      </w:r>
    </w:p>
    <w:p w14:paraId="191A22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there is no end to the vast sky, a bird only flies as far it is able.</w:t>
      </w:r>
    </w:p>
    <w:p w14:paraId="7E30062E" w14:textId="3D76FE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8.78-79) it is stated: “Actually </w:t>
      </w:r>
      <w:r w:rsidRPr="00790008">
        <w:rPr>
          <w:rStyle w:val="BookTitle"/>
          <w:rFonts w:asciiTheme="minorHAnsi" w:hAnsiTheme="minorHAnsi" w:cstheme="minorHAnsi"/>
          <w:b w:val="0"/>
          <w:bCs w:val="0"/>
          <w:i/>
          <w:iCs/>
          <w:color w:val="000000"/>
          <w:sz w:val="28"/>
          <w:szCs w:val="28"/>
        </w:rPr>
        <w:t xml:space="preserve">Śrī Caitanya-caritāmṛta </w:t>
      </w:r>
      <w:r w:rsidRPr="00790008">
        <w:rPr>
          <w:rStyle w:val="BookTitle"/>
          <w:rFonts w:asciiTheme="minorHAnsi" w:hAnsiTheme="minorHAnsi" w:cstheme="minorHAnsi"/>
          <w:b w:val="0"/>
          <w:bCs w:val="0"/>
          <w:color w:val="000000"/>
          <w:sz w:val="28"/>
          <w:szCs w:val="28"/>
        </w:rPr>
        <w:t>is not my writing but the dictation of Śrī Madana-mohana. My writing is like the repetition of a parrot. As a wooden doll is made to dance by a magician, I write as Madana-gopāla orders me to do so.” Also in Chapter 12, verses 93-94, it is stated: “The ocean of the pastimes of Lord Caitanya Mahāprabhu is immeasurable and unfathomable. Who can take the courage to measure that great ocean? It is not possible to dip into that great ocean, but its sweet mellow fragrance attracts my mind. I therefore stand on the shore of that ocean to try to taste but a drop of it.”</w:t>
      </w:r>
    </w:p>
    <w:p w14:paraId="136A0A3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sky is beginningless and unlimited, a bird is able to fly in the sky only as far as its physical strength allows; similarly without finding the limit of the </w:t>
      </w:r>
      <w:r w:rsidRPr="00790008">
        <w:rPr>
          <w:rStyle w:val="BookTitle"/>
          <w:rFonts w:asciiTheme="minorHAnsi" w:hAnsiTheme="minorHAnsi" w:cstheme="minorHAnsi"/>
          <w:b w:val="0"/>
          <w:bCs w:val="0"/>
          <w:color w:val="000000"/>
          <w:sz w:val="28"/>
          <w:szCs w:val="28"/>
        </w:rPr>
        <w:lastRenderedPageBreak/>
        <w:t xml:space="preserve">unlimited pastimes of Lord Caitanya, I am only describing a small portion according to my ability.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17.233) it is stated: “The whole world became merged in the inundation of the pastimes of Śrī Caitanya Mahāprabhu. One can swim in that water to the extent that he has the strength.” Also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20.71, 77, 79-81, 90-92, and 98-99) it is stated: “How, then, could an ordinary living being with very little intelligence describe such pastimes? Nevertheless, I am trying to touch but a particle of them just to rectify my own self. I cannot understand the very deep, meaningful pastimes of Śrī Caitanya Mahāprabhu. My intelligence cannot penetrate them, and therefore I could not properly describe them. The sky is unlimited, but many birds fly higher and higher according to their own abilities. The pastimes of Śrī Caitanya Mahāprabhu are like the unlimited sky. How, then, can an ordinary living being describe them all? I have tried to describe them as far as my intelligence allows, as if trying to touch a drop in the midst of a great ocean. I am a very insignificant living being, like a small red-beaked bird. Just as such a bird drinks the water of the sea to quench its thirst, so I have touched only a drop of the ocean of Śrī Caitanya Mahāprabhu’s pastimes. From this example, you may all understand how expansive are the pastimes of Śrī Caitanya Mahāprabhu. I infer that ’I have written’ is a false understanding, for my body is like a wooden doll. By the mercy of these great personalities I am able to write. I have also been specifically favored by another Supreme Personality. Śrī Madana-mohana Deity of Vṛndāvana has given the order that is making me write. Although this should not be disclosed, I disclose it because I am unable to remain silent.”</w:t>
      </w:r>
    </w:p>
    <w:p w14:paraId="6616FBC1" w14:textId="1D8AD3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17.149</w:t>
      </w:r>
    </w:p>
    <w:p w14:paraId="1AC50D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73BE5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caitanya-yaśera anta nāi</w:t>
      </w:r>
      <w:r w:rsidRPr="00790008">
        <w:rPr>
          <w:rStyle w:val="BookTitle"/>
          <w:rFonts w:asciiTheme="minorHAnsi" w:hAnsiTheme="minorHAnsi" w:cstheme="minorHAnsi"/>
          <w:b w:val="0"/>
          <w:bCs w:val="0"/>
          <w:color w:val="000000"/>
          <w:sz w:val="28"/>
          <w:szCs w:val="28"/>
        </w:rPr>
        <w:br/>
        <w:t>yāre yata śakti-kṛpā, sabhe tata gāi</w:t>
      </w:r>
    </w:p>
    <w:p w14:paraId="39C9D5DC" w14:textId="021ED4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 similar way, there is no end to the glories of Lord Caitanya, so a person can glorify Him only as far as he is empowered.</w:t>
      </w:r>
    </w:p>
    <w:p w14:paraId="0F1E322A" w14:textId="408D91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17.150</w:t>
      </w:r>
    </w:p>
    <w:p w14:paraId="147735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3C4E0FDB" w14:textId="77777777" w:rsidR="00594D06" w:rsidRPr="00790008" w:rsidRDefault="00594D06" w:rsidP="00FB48CC">
      <w:pPr>
        <w:spacing w:befor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i/>
          <w:iCs/>
          <w:color w:val="000000"/>
          <w:sz w:val="28"/>
          <w:szCs w:val="28"/>
        </w:rPr>
        <w:t xml:space="preserve">Before commencing the recitation of the topics of </w:t>
      </w:r>
      <w:r w:rsidRPr="00790008">
        <w:rPr>
          <w:rStyle w:val="BookTitle"/>
          <w:rFonts w:asciiTheme="minorHAnsi" w:hAnsiTheme="minorHAnsi" w:cstheme="minorHAnsi"/>
          <w:b w:val="0"/>
          <w:bCs w:val="0"/>
          <w:color w:val="000000"/>
          <w:sz w:val="28"/>
          <w:szCs w:val="28"/>
        </w:rPr>
        <w:t>Śrīmad Bhāgavatam</w:t>
      </w:r>
      <w:r w:rsidRPr="00790008">
        <w:rPr>
          <w:rStyle w:val="BookTitle"/>
          <w:rFonts w:asciiTheme="minorHAnsi" w:hAnsiTheme="minorHAnsi" w:cstheme="minorHAnsi"/>
          <w:b w:val="0"/>
          <w:bCs w:val="0"/>
          <w:i/>
          <w:iCs/>
          <w:color w:val="000000"/>
          <w:sz w:val="28"/>
          <w:szCs w:val="28"/>
        </w:rPr>
        <w:t xml:space="preserve"> in answer to the questions of the sages of Naimiṣāraṇya lead by Śaunaka, who were desirous of hearing the topics of Śrīmad Bhāgavatam from mahā-bhāgavata Sūta Gosvāmī, Śrī Sūta describes the unlimitedness of Kṛṣṇa’s topics, names, forms, qualities, associates, and pastimes in the following words:</w:t>
      </w:r>
    </w:p>
    <w:p w14:paraId="08B777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nabhaḥ patanty ātma-samaṁ patattriṇas</w:t>
      </w:r>
      <w:r w:rsidRPr="00790008">
        <w:rPr>
          <w:rStyle w:val="BookTitle"/>
          <w:rFonts w:asciiTheme="minorHAnsi" w:hAnsiTheme="minorHAnsi" w:cstheme="minorHAnsi"/>
          <w:b w:val="0"/>
          <w:bCs w:val="0"/>
          <w:color w:val="000000"/>
          <w:sz w:val="28"/>
          <w:szCs w:val="28"/>
        </w:rPr>
        <w:br/>
        <w:t>tathā samaṁ viṣṇu-gatiṁ vipaścitaḥ</w:t>
      </w:r>
    </w:p>
    <w:p w14:paraId="52A331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birds fly in the sky as far as their capacity allows, so the learned devotees describe the Lord as far as their realization allows.</w:t>
      </w:r>
    </w:p>
    <w:p w14:paraId="2D1CDCC3" w14:textId="1AB2A6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flying in the sky according to their own strength, the birds stop flying when their energy is exhausted; they do not stop because of thinking that the unlimited sky has an end. Similarly, although learned persons like Brahmā attempt to achieve knowledge of Viṣṇu according to their own capacities, they desist only due to their own insufficient capacity; they do not desist because of thinking that the unlimited qualities of Śrī Govinda have an end or limit.” (Śrī Vijayadhvaja)</w:t>
      </w:r>
    </w:p>
    <w:p w14:paraId="474DDE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bird or crane flies in the sky according to its own strength, learned persons attempt to grasp the glories of the Lord on the strength of their own intelligence. The purport is that a bird or crane does not return from flight due to a limit in the sky, rather they return due to the limit of their ability. Similarly, learned persons also retire from their attempts to grasp knowledge of Viṣṇu due to the exhaustion of their intelligence, not because the glories of the Lord are exhausted, finished, or limited.” (Śrī Vīrarāghava)</w:t>
      </w:r>
    </w:p>
    <w:p w14:paraId="115C227F" w14:textId="2256EF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17.151</w:t>
      </w:r>
    </w:p>
    <w:p w14:paraId="16A41C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7DF213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pā’ye mora namaskāra</w:t>
      </w:r>
      <w:r w:rsidRPr="00790008">
        <w:rPr>
          <w:rStyle w:val="BookTitle"/>
          <w:rFonts w:asciiTheme="minorHAnsi" w:hAnsiTheme="minorHAnsi" w:cstheme="minorHAnsi"/>
          <w:b w:val="0"/>
          <w:bCs w:val="0"/>
          <w:color w:val="000000"/>
          <w:sz w:val="28"/>
          <w:szCs w:val="28"/>
        </w:rPr>
        <w:br/>
        <w:t>ithe aparādha kichu nahuka āmāra</w:t>
      </w:r>
    </w:p>
    <w:p w14:paraId="6C597D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feet of all the Vaiṣṇavas, so that they may not consider my offenses.</w:t>
      </w:r>
    </w:p>
    <w:p w14:paraId="65994EBE" w14:textId="59A00E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“Accepting subordination to all Vaiṣṇavas, I am humbly offering obeisances and praying at their lotus feet that they may not consider my offenses.” Without understanding the purport of pure devotional service,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so-called devotees, consider themselves devotees or Vaiṣṇavas; but since they are either material enjoyers or pseudo renunciates, they are situated far away from nonduplicitous devotional service. Therefore, rather than achieving the service of Viṣṇu, they enjoy Viṣṇu’s illusory energy and mistakenly accept this as service to Viṣṇu. By using the phrase </w:t>
      </w:r>
      <w:r w:rsidRPr="00790008">
        <w:rPr>
          <w:rStyle w:val="BookTitle"/>
          <w:rFonts w:asciiTheme="minorHAnsi" w:hAnsiTheme="minorHAnsi" w:cstheme="minorHAnsi"/>
          <w:b w:val="0"/>
          <w:bCs w:val="0"/>
          <w:i/>
          <w:iCs/>
          <w:color w:val="000000"/>
          <w:sz w:val="28"/>
          <w:szCs w:val="28"/>
        </w:rPr>
        <w:t xml:space="preserve">sarva-vaiṣṇava </w:t>
      </w:r>
      <w:r w:rsidRPr="00790008">
        <w:rPr>
          <w:rStyle w:val="BookTitle"/>
          <w:rFonts w:asciiTheme="minorHAnsi" w:hAnsiTheme="minorHAnsi" w:cstheme="minorHAnsi"/>
          <w:b w:val="0"/>
          <w:bCs w:val="0"/>
          <w:color w:val="000000"/>
          <w:sz w:val="28"/>
          <w:szCs w:val="28"/>
        </w:rPr>
        <w:t xml:space="preserve">in this verse, Vaiṣṇava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Ṭhākura Vṛndāvana did not refer to pseudo devotees, atheists, or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He has taught everyone to accept subordination to the Vaiṣṇavas.</w:t>
      </w:r>
    </w:p>
    <w:p w14:paraId="456EC2C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āula, bāula, kartābhajā, neḍā, daraveśa, sāṅi</w:t>
      </w:r>
      <w:r w:rsidRPr="00790008">
        <w:rPr>
          <w:rStyle w:val="BookTitle"/>
          <w:rFonts w:asciiTheme="minorHAnsi" w:hAnsiTheme="minorHAnsi" w:cstheme="minorHAnsi"/>
          <w:b w:val="0"/>
          <w:bCs w:val="0"/>
          <w:color w:val="000000"/>
          <w:sz w:val="28"/>
          <w:szCs w:val="28"/>
        </w:rPr>
        <w:br/>
        <w:t>sahajiyā, sakhībhekī, smārta, jāta-gosāñi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ativāḍī, cūḍādhārī, gaurāṅga-nāgarī</w:t>
      </w:r>
      <w:r w:rsidRPr="00790008">
        <w:rPr>
          <w:rStyle w:val="BookTitle"/>
          <w:rFonts w:asciiTheme="minorHAnsi" w:hAnsiTheme="minorHAnsi" w:cstheme="minorHAnsi"/>
          <w:b w:val="0"/>
          <w:bCs w:val="0"/>
          <w:color w:val="000000"/>
          <w:sz w:val="28"/>
          <w:szCs w:val="28"/>
        </w:rPr>
        <w:br/>
        <w:t>totā kahe, ei tera’ra saṅga nāhi kari</w:t>
      </w:r>
    </w:p>
    <w:p w14:paraId="45338B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avoid associating with the thirteen different classes of imitation devotees known as </w:t>
      </w:r>
      <w:r w:rsidRPr="00790008">
        <w:rPr>
          <w:rStyle w:val="BookTitle"/>
          <w:rFonts w:asciiTheme="minorHAnsi" w:hAnsiTheme="minorHAnsi" w:cstheme="minorHAnsi"/>
          <w:b w:val="0"/>
          <w:bCs w:val="0"/>
          <w:i/>
          <w:iCs/>
          <w:color w:val="000000"/>
          <w:sz w:val="28"/>
          <w:szCs w:val="28"/>
        </w:rPr>
        <w:t xml:space="preserve">āula, bāula, kartābhajā, neḍā, daraveśa, sāṅi, sakhībhekī, smārta, jāta-gosāñi, ativāḍi, cūḍādhārī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gaurāṅga-nāgari</w:t>
      </w:r>
      <w:r w:rsidRPr="00790008">
        <w:rPr>
          <w:rStyle w:val="BookTitle"/>
          <w:rFonts w:asciiTheme="minorHAnsi" w:hAnsiTheme="minorHAnsi" w:cstheme="minorHAnsi"/>
          <w:b w:val="0"/>
          <w:bCs w:val="0"/>
          <w:color w:val="000000"/>
          <w:sz w:val="28"/>
          <w:szCs w:val="28"/>
        </w:rPr>
        <w:t xml:space="preserve">.” These thirteen types of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opposed to Gaura’s teachings and identified by an ancient </w:t>
      </w:r>
      <w:r w:rsidRPr="00790008">
        <w:rPr>
          <w:rStyle w:val="BookTitle"/>
          <w:rFonts w:asciiTheme="minorHAnsi" w:hAnsiTheme="minorHAnsi" w:cstheme="minorHAnsi"/>
          <w:b w:val="0"/>
          <w:bCs w:val="0"/>
          <w:i/>
          <w:iCs/>
          <w:color w:val="000000"/>
          <w:sz w:val="28"/>
          <w:szCs w:val="28"/>
        </w:rPr>
        <w:t xml:space="preserve">mahājana </w:t>
      </w:r>
      <w:r w:rsidRPr="00790008">
        <w:rPr>
          <w:rStyle w:val="BookTitle"/>
          <w:rFonts w:asciiTheme="minorHAnsi" w:hAnsiTheme="minorHAnsi" w:cstheme="minorHAnsi"/>
          <w:b w:val="0"/>
          <w:bCs w:val="0"/>
          <w:color w:val="000000"/>
          <w:sz w:val="28"/>
          <w:szCs w:val="28"/>
        </w:rPr>
        <w:t xml:space="preserve">cannot be called pure Vaiṣṇavas, because they are purely non-Vaiṣṇava. Giving up their bad association and accepting subordination of pure Vaiṣṇavas has been indicated in this verse. If one offensively thinks that the word </w:t>
      </w:r>
      <w:r w:rsidRPr="00790008">
        <w:rPr>
          <w:rStyle w:val="BookTitle"/>
          <w:rFonts w:asciiTheme="minorHAnsi" w:hAnsiTheme="minorHAnsi" w:cstheme="minorHAnsi"/>
          <w:b w:val="0"/>
          <w:bCs w:val="0"/>
          <w:i/>
          <w:iCs/>
          <w:color w:val="000000"/>
          <w:sz w:val="28"/>
          <w:szCs w:val="28"/>
        </w:rPr>
        <w:t xml:space="preserve">sarva-vaiṣṇava </w:t>
      </w:r>
      <w:r w:rsidRPr="00790008">
        <w:rPr>
          <w:rStyle w:val="BookTitle"/>
          <w:rFonts w:asciiTheme="minorHAnsi" w:hAnsiTheme="minorHAnsi" w:cstheme="minorHAnsi"/>
          <w:b w:val="0"/>
          <w:bCs w:val="0"/>
          <w:color w:val="000000"/>
          <w:sz w:val="28"/>
          <w:szCs w:val="28"/>
        </w:rPr>
        <w:t xml:space="preserve">has been used at this place out of humility to indicate all human beings, then it is to be understood that such a foolish person is overwhelmed by the illusory energy of Viṣṇu and qualified to receive the title of </w:t>
      </w:r>
      <w:r w:rsidRPr="00790008">
        <w:rPr>
          <w:rStyle w:val="BookTitle"/>
          <w:rFonts w:asciiTheme="minorHAnsi" w:hAnsiTheme="minorHAnsi" w:cstheme="minorHAnsi"/>
          <w:b w:val="0"/>
          <w:bCs w:val="0"/>
          <w:i/>
          <w:iCs/>
          <w:color w:val="000000"/>
          <w:sz w:val="28"/>
          <w:szCs w:val="28"/>
        </w:rPr>
        <w:t>asura</w:t>
      </w:r>
      <w:r w:rsidRPr="00790008">
        <w:rPr>
          <w:rStyle w:val="BookTitle"/>
          <w:rFonts w:asciiTheme="minorHAnsi" w:hAnsiTheme="minorHAnsi" w:cstheme="minorHAnsi"/>
          <w:b w:val="0"/>
          <w:bCs w:val="0"/>
          <w:color w:val="000000"/>
          <w:sz w:val="28"/>
          <w:szCs w:val="28"/>
        </w:rPr>
        <w:t xml:space="preserve">, or “demon.” All living entities are by nature Vaiṣṇavas, but the mind’s restlessness and the gross body’s sinful activities, which are born from the bodily concept of life, are not included in the pure nonduplicitous principles of Vaiṣṇavism. Acceptance of subordination to the pure Vaiṣṇavas and encouraging </w:t>
      </w:r>
      <w:r w:rsidRPr="00790008">
        <w:rPr>
          <w:rStyle w:val="BookTitle"/>
          <w:rFonts w:asciiTheme="minorHAnsi" w:hAnsiTheme="minorHAnsi" w:cstheme="minorHAnsi"/>
          <w:b w:val="0"/>
          <w:bCs w:val="0"/>
          <w:i/>
          <w:iCs/>
          <w:color w:val="000000"/>
          <w:sz w:val="28"/>
          <w:szCs w:val="28"/>
        </w:rPr>
        <w:t xml:space="preserve">vaiṣṇava-aparādha </w:t>
      </w:r>
      <w:r w:rsidRPr="00790008">
        <w:rPr>
          <w:rStyle w:val="BookTitle"/>
          <w:rFonts w:asciiTheme="minorHAnsi" w:hAnsiTheme="minorHAnsi" w:cstheme="minorHAnsi"/>
          <w:b w:val="0"/>
          <w:bCs w:val="0"/>
          <w:color w:val="000000"/>
          <w:sz w:val="28"/>
          <w:szCs w:val="28"/>
        </w:rPr>
        <w:t>born from the external enjoying propensity are never the same.</w:t>
      </w:r>
    </w:p>
    <w:p w14:paraId="65706990" w14:textId="0FB52C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17.152</w:t>
      </w:r>
    </w:p>
    <w:p w14:paraId="248E96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1F916E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haiyā bhaktira sāgare</w:t>
      </w:r>
      <w:r w:rsidRPr="00790008">
        <w:rPr>
          <w:rStyle w:val="BookTitle"/>
          <w:rFonts w:asciiTheme="minorHAnsi" w:hAnsiTheme="minorHAnsi" w:cstheme="minorHAnsi"/>
          <w:b w:val="0"/>
          <w:bCs w:val="0"/>
          <w:color w:val="000000"/>
          <w:sz w:val="28"/>
          <w:szCs w:val="28"/>
        </w:rPr>
        <w:br/>
        <w:t>ye ḍubibe, se bhajuka nitāicāndere</w:t>
      </w:r>
    </w:p>
    <w:p w14:paraId="2C2781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wants to cross the material ocean and merge in the ocean of devotional service must worship the lotus feet of Lord Nityānanda.</w:t>
      </w:r>
    </w:p>
    <w:p w14:paraId="5C810576" w14:textId="402D7D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Nityānanda Prabhu is the master of the transcendental kingdom. One who is conditioned by material existence cannot serve Him with his gross or subtle bodies; but if by the causeless mercy of Nityānanda Prabhu one is freed from the desire for material enjoyment, in other words, freed from the conceptions of “I” and “mine” related with the gross and subtle bodies, and one hankers to be merged in the ocean of service to the Absolute Truth, then he should simply serve Nityānanda Prabhu with his body, mind, and speech. If one who is bound by the ropes of material existence mistakenly accepts the muddy poisonous canal of nondevotion, in the form of material enjoyment and pseudo renunciation, as the ocean of devotional service, he can never serve Lord Nityānanda, because Nityānanda Svarūpa is the personified manifestation of Śrī Caitanya. The imaginary insignificant object that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the pseudo devotees, and the nondevotee communities misidentify as guru while considering the </w:t>
      </w:r>
      <w:r w:rsidRPr="00790008">
        <w:rPr>
          <w:rStyle w:val="BookTitle"/>
          <w:rFonts w:asciiTheme="minorHAnsi" w:hAnsiTheme="minorHAnsi" w:cstheme="minorHAnsi"/>
          <w:b w:val="0"/>
          <w:bCs w:val="0"/>
          <w:color w:val="000000"/>
          <w:sz w:val="28"/>
          <w:szCs w:val="28"/>
        </w:rPr>
        <w:lastRenderedPageBreak/>
        <w:t xml:space="preserve">transcendental </w:t>
      </w:r>
      <w:r w:rsidRPr="00790008">
        <w:rPr>
          <w:rStyle w:val="BookTitle"/>
          <w:rFonts w:asciiTheme="minorHAnsi" w:hAnsiTheme="minorHAnsi" w:cstheme="minorHAnsi"/>
          <w:b w:val="0"/>
          <w:bCs w:val="0"/>
          <w:i/>
          <w:iCs/>
          <w:color w:val="000000"/>
          <w:sz w:val="28"/>
          <w:szCs w:val="28"/>
        </w:rPr>
        <w:t xml:space="preserve">guru-tattva </w:t>
      </w:r>
      <w:r w:rsidRPr="00790008">
        <w:rPr>
          <w:rStyle w:val="BookTitle"/>
          <w:rFonts w:asciiTheme="minorHAnsi" w:hAnsiTheme="minorHAnsi" w:cstheme="minorHAnsi"/>
          <w:b w:val="0"/>
          <w:bCs w:val="0"/>
          <w:color w:val="000000"/>
          <w:sz w:val="28"/>
          <w:szCs w:val="28"/>
        </w:rPr>
        <w:t>is not Nityānanda Svarūpa.</w:t>
      </w:r>
    </w:p>
    <w:p w14:paraId="5CBB5D27" w14:textId="5C4A77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17.153</w:t>
      </w:r>
    </w:p>
    <w:p w14:paraId="1AF180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4ECFCA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prabhura prabhu śrī-gaurasundara</w:t>
      </w:r>
      <w:r w:rsidRPr="00790008">
        <w:rPr>
          <w:rStyle w:val="BookTitle"/>
          <w:rFonts w:asciiTheme="minorHAnsi" w:hAnsiTheme="minorHAnsi" w:cstheme="minorHAnsi"/>
          <w:b w:val="0"/>
          <w:bCs w:val="0"/>
          <w:color w:val="000000"/>
          <w:sz w:val="28"/>
          <w:szCs w:val="28"/>
        </w:rPr>
        <w:br/>
        <w:t>e baḍa bharasā citte dhari nirantara</w:t>
      </w:r>
    </w:p>
    <w:p w14:paraId="583D15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Śrī Gaurasundara is the Lord of my Lord, I constantly hope He will bestow mercy on me.</w:t>
      </w:r>
    </w:p>
    <w:p w14:paraId="67C56206" w14:textId="02A03C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Nityānanda Prabhu is a manifestation of Śrī Caitanya, He is a servant of Mahāprabhu. Nityānanda Svarūpa is my Lord, and Gaurasundara is the Lord of my Lord, or Mahāprabhu. Since Gaurasundara alone is the worshipable Lord of my spiritual master, I always maintain firm faith in my heart that by the mercy of my Lord, who is my spiritual master, I will certainly be qualified in my pure sanctified state to engage in pure devotional service to Mahāprabhu at some time or other; in other words, Mahāprabhu will consider me the servant of the servant of His servant.”</w:t>
      </w:r>
    </w:p>
    <w:p w14:paraId="1A4E76B8" w14:textId="054646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17.154-158</w:t>
      </w:r>
    </w:p>
    <w:p w14:paraId="4F2D31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154-158</w:t>
      </w:r>
    </w:p>
    <w:p w14:paraId="13E257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bale,—“prabhu-nityānanda-balarāma”</w:t>
      </w:r>
      <w:r w:rsidRPr="00790008">
        <w:rPr>
          <w:rStyle w:val="BookTitle"/>
          <w:rFonts w:asciiTheme="minorHAnsi" w:hAnsiTheme="minorHAnsi" w:cstheme="minorHAnsi"/>
          <w:b w:val="0"/>
          <w:bCs w:val="0"/>
          <w:color w:val="000000"/>
          <w:sz w:val="28"/>
          <w:szCs w:val="28"/>
        </w:rPr>
        <w:br/>
        <w:t>keha bale,—“caitanyera mahā-priya-dhāma”</w:t>
      </w:r>
    </w:p>
    <w:p w14:paraId="6D53E35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bale,—“mahā-tejīyān adhikārī”</w:t>
      </w:r>
      <w:r w:rsidRPr="00790008">
        <w:rPr>
          <w:rStyle w:val="BookTitle"/>
          <w:rFonts w:asciiTheme="minorHAnsi" w:hAnsiTheme="minorHAnsi" w:cstheme="minorHAnsi"/>
          <w:b w:val="0"/>
          <w:bCs w:val="0"/>
          <w:color w:val="000000"/>
          <w:sz w:val="28"/>
          <w:szCs w:val="28"/>
        </w:rPr>
        <w:br/>
        <w:t>keha bale,—“kona-rūpa bujhite nā pāri”</w:t>
      </w:r>
    </w:p>
    <w:p w14:paraId="4646061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yati nityānanda, kibā bhakta, jñānī</w:t>
      </w:r>
      <w:r w:rsidRPr="00790008">
        <w:rPr>
          <w:rStyle w:val="BookTitle"/>
          <w:rFonts w:asciiTheme="minorHAnsi" w:hAnsiTheme="minorHAnsi" w:cstheme="minorHAnsi"/>
          <w:b w:val="0"/>
          <w:bCs w:val="0"/>
          <w:color w:val="000000"/>
          <w:sz w:val="28"/>
          <w:szCs w:val="28"/>
        </w:rPr>
        <w:br/>
        <w:t>yāra yena-mata icchā nā bolaye keni</w:t>
      </w:r>
    </w:p>
    <w:p w14:paraId="076510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kene caitanyera nityānanda nahe</w:t>
      </w:r>
      <w:r w:rsidRPr="00790008">
        <w:rPr>
          <w:rStyle w:val="BookTitle"/>
          <w:rFonts w:asciiTheme="minorHAnsi" w:hAnsiTheme="minorHAnsi" w:cstheme="minorHAnsi"/>
          <w:b w:val="0"/>
          <w:bCs w:val="0"/>
          <w:color w:val="000000"/>
          <w:sz w:val="28"/>
          <w:szCs w:val="28"/>
        </w:rPr>
        <w:br/>
        <w:t>se caraṇa-dhana mora rahuka hṛdaye</w:t>
      </w:r>
    </w:p>
    <w:p w14:paraId="57CE07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parihāre o ye pāpī nindā kare</w:t>
      </w:r>
      <w:r w:rsidRPr="00790008">
        <w:rPr>
          <w:rStyle w:val="BookTitle"/>
          <w:rFonts w:asciiTheme="minorHAnsi" w:hAnsiTheme="minorHAnsi" w:cstheme="minorHAnsi"/>
          <w:b w:val="0"/>
          <w:bCs w:val="0"/>
          <w:color w:val="000000"/>
          <w:sz w:val="28"/>
          <w:szCs w:val="28"/>
        </w:rPr>
        <w:br/>
        <w:t>tabe lāthi māroṅ tāra śirera upare</w:t>
      </w:r>
    </w:p>
    <w:p w14:paraId="64DE21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says, “Nityānanda Prabhu is Balarāma,” and another says, “He is the most beloved devotee of Lord Caitanya.” Someone else says, “He is a powerful personality,” and another says, “We don’t understand who He is.” Someone may consider Nityānanda a sannyāsī, someone may consider Him a devotee, and someone may consider Him a jñānī. They may say whatever they like. Even if Nityānanda is a most insignificant servant of Lord Caitanya, I would still keep His lotus feet in my heart. I therefore kick the head of any sinful person who disregards the glories of Lord Nityānanda and dares to criticize Him.</w:t>
      </w:r>
    </w:p>
    <w:p w14:paraId="42CFA521" w14:textId="3A7CE8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some people’s opinion, Nityānanda Prabhu is Balarāma, the direct manifestation of Kṛṣṇa, the Supreme Personality of Godhead. In other’s opinion, He is the servitor Personality of Godhead, the dearmost servant of Caitanyadeva. There are others still who consider Him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And there are some people who cannot understand who He is. Nityānanda Svarūpa may be the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spiritual master of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or He may be a devotee learned in the science of God; people may address Him in any way they want, or He may have any kind of relationship with Caitanyadeva, yet I will always hold Nityānanda’s invaluable lotus feet within my heart. If an atheist considers that suffering miseries in the hell known as Andha-tāmisra or Mahā-raurava is most palatable, and in order to achieve that he blasphemes my spiritual master, then without considering his mundane prestigious position or exalted post I will kick his head, which is the reservoir of all sinful propensities. Seeing the Kauravas’ mischief and hearing their blasphemous words, Śrī Baladeva spoke the following words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(10.68.31): ’Clearly the many passions of these scoundrels have made them so proud that they do not want peace. Then let them be pacified by physical punishment, as animals are with a stick.’”</w:t>
      </w:r>
    </w:p>
    <w:p w14:paraId="32FEAD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genuine disciple lacks this quality of genuine, pure, topmost devotion at the lotus feet of his bona fide spiritual master, then he cannot be called an actual “disciple.” Without understanding this fact, sinful hellish people invite inauspiciousness by blaspheming the spiritual master rather than serving him. As a result of the greatly beneficial topics that Ṭhākura Vṛndāvana manifested in this world in order to record in brightly effulgent golden words the proper etiquette of a genuine disciple, the entire world of pure Vaiṣṇavas have accepted Ṭhākura Vṛndāvana as the Gurudeva of the entire Vaiṣṇava community. For those who have the slightest doubt born of abominable cheating propensities or sinful motives in this Vedic conclusion, there is no possibility life after life in achieving devotion to Gaura-Kṛṣṇa. Receiving the mercy and inheriting the duties of Nityānanda Prabhu, Ṭhākura Vṛndāvana has acted as </w:t>
      </w:r>
      <w:r w:rsidRPr="00790008">
        <w:rPr>
          <w:rStyle w:val="BookTitle"/>
          <w:rFonts w:asciiTheme="minorHAnsi" w:hAnsiTheme="minorHAnsi" w:cstheme="minorHAnsi"/>
          <w:b w:val="0"/>
          <w:bCs w:val="0"/>
          <w:i/>
          <w:iCs/>
          <w:color w:val="000000"/>
          <w:sz w:val="28"/>
          <w:szCs w:val="28"/>
        </w:rPr>
        <w:t xml:space="preserve">ācārya-guru </w:t>
      </w:r>
      <w:r w:rsidRPr="00790008">
        <w:rPr>
          <w:rStyle w:val="BookTitle"/>
          <w:rFonts w:asciiTheme="minorHAnsi" w:hAnsiTheme="minorHAnsi" w:cstheme="minorHAnsi"/>
          <w:b w:val="0"/>
          <w:bCs w:val="0"/>
          <w:color w:val="000000"/>
          <w:sz w:val="28"/>
          <w:szCs w:val="28"/>
        </w:rPr>
        <w:t xml:space="preserve">in this world. The ignorant, asslike, pseudo devotees who consider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hellish living incarnations of cheating humility, as ideal spiritual masters simply commit offenses at the lotus feet of Ṭhākura Vṛndāvana. No pure devotee under the shelter of Caitanya and Nityānanda will ever associate in any way with the sinful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who are opposed to Ṭhākura Vṛndāvana. Yet if due to past misdeeds or misfortune one happens to face such bad association, then Gauḍīya Vaiṣṇavas have no qualification to associate with that dishonest person </w:t>
      </w:r>
      <w:r w:rsidRPr="00790008">
        <w:rPr>
          <w:rStyle w:val="BookTitle"/>
          <w:rFonts w:asciiTheme="minorHAnsi" w:hAnsiTheme="minorHAnsi" w:cstheme="minorHAnsi"/>
          <w:b w:val="0"/>
          <w:bCs w:val="0"/>
          <w:color w:val="000000"/>
          <w:sz w:val="28"/>
          <w:szCs w:val="28"/>
        </w:rPr>
        <w:lastRenderedPageBreak/>
        <w:t>whose ill-motivated mind has deviated from the lotus feet of Vṛndāvana dāsa Ṭhākura. The community of arrogant persons will take millions and millions of births to understand Vṛndāvana dāsa Ṭhākura’s causeless mercy, so until their offenses are exhausted, they will never have the opportunity to receive a kick on the head from the sanctified all-auspicious feet of a pure Vaiṣṇava. Even the genuine desire for receiving the nonduplicitous mercy of a pure Vaiṣṇava is a rare commodity for ignorant mundane sinful people, pious fruitive workers, or mental speculators. Living entities who are averse to Hari, Guru, and Vaiṣṇava have not accumulated sufficient piety in their previous lifetimes, nor have thousands of their forefathers accumulated sufficient piety, that they are qualified to receive the all-auspicious kick from the lotus feet of the pure, transcendental, ultimate-benefit-awarding lotus feet of Ṭhākura Vṛndāvana. The moment that dust from the lotus feet of a pure Vaiṣṇava will fall on the heads of sinful persons, that very moment they will become free from all material contamination and deceit and thus become proprietors of the wealth of devotional service.</w:t>
      </w:r>
    </w:p>
    <w:p w14:paraId="6F5D1CAE" w14:textId="105B09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17.159</w:t>
      </w:r>
    </w:p>
    <w:p w14:paraId="62222F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9C969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nityānanda caitanya-jīvana</w:t>
      </w:r>
      <w:r w:rsidRPr="00790008">
        <w:rPr>
          <w:rStyle w:val="BookTitle"/>
          <w:rFonts w:asciiTheme="minorHAnsi" w:hAnsiTheme="minorHAnsi" w:cstheme="minorHAnsi"/>
          <w:b w:val="0"/>
          <w:bCs w:val="0"/>
          <w:color w:val="000000"/>
          <w:sz w:val="28"/>
          <w:szCs w:val="28"/>
        </w:rPr>
        <w:br/>
        <w:t>tomāra caraṇa mora hauka śaraṇa</w:t>
      </w:r>
    </w:p>
    <w:p w14:paraId="79A9ED13" w14:textId="160F73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Nityānanda, whose life and soul is Lord Caitanya. Let me take shelter at Your lotus feet.</w:t>
      </w:r>
    </w:p>
    <w:p w14:paraId="06F8D9FB" w14:textId="785C6E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17.160</w:t>
      </w:r>
    </w:p>
    <w:p w14:paraId="13CF31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041C7B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haiyā yena gauracandra gāṅa</w:t>
      </w:r>
      <w:r w:rsidRPr="00790008">
        <w:rPr>
          <w:rStyle w:val="BookTitle"/>
          <w:rFonts w:asciiTheme="minorHAnsi" w:hAnsiTheme="minorHAnsi" w:cstheme="minorHAnsi"/>
          <w:b w:val="0"/>
          <w:bCs w:val="0"/>
          <w:color w:val="000000"/>
          <w:sz w:val="28"/>
          <w:szCs w:val="28"/>
        </w:rPr>
        <w:br/>
        <w:t>janme-janme yena tomā’ saṁhati beḍāṅa</w:t>
      </w:r>
    </w:p>
    <w:p w14:paraId="56F41B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Your servant, let me sing the glories of Lord Caitanya, and let me accompany You birth after birth.</w:t>
      </w:r>
    </w:p>
    <w:p w14:paraId="632C2E0E" w14:textId="38A96E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I may take birth in any species of life, but please be merciful that I may remain Your servant. Moreover, O Lord, since You do not engage in any activity other than glorifying the qualities of Mahāprabhu, may I, as Your most insignificant servant, constantly engage in assisting a little in Your service.” Presently the transcendental Vaiṣṇavas who live in the </w:t>
      </w:r>
      <w:r w:rsidRPr="00790008">
        <w:rPr>
          <w:rStyle w:val="BookTitle"/>
          <w:rFonts w:asciiTheme="minorHAnsi" w:hAnsiTheme="minorHAnsi" w:cstheme="minorHAnsi"/>
          <w:b w:val="0"/>
          <w:bCs w:val="0"/>
          <w:i/>
          <w:iCs/>
          <w:color w:val="000000"/>
          <w:sz w:val="28"/>
          <w:szCs w:val="28"/>
        </w:rPr>
        <w:t xml:space="preserve">maṭhas </w:t>
      </w:r>
      <w:r w:rsidRPr="00790008">
        <w:rPr>
          <w:rStyle w:val="BookTitle"/>
          <w:rFonts w:asciiTheme="minorHAnsi" w:hAnsiTheme="minorHAnsi" w:cstheme="minorHAnsi"/>
          <w:b w:val="0"/>
          <w:bCs w:val="0"/>
          <w:color w:val="000000"/>
          <w:sz w:val="28"/>
          <w:szCs w:val="28"/>
        </w:rPr>
        <w:t xml:space="preserve">as members of the Viśva-vaiṣṇava Rāja-sabhā have abandoned all varieties of material activities and are following in the footsteps of Nityānanda Svarūpa in order to glorify the qualities of Gauracandra. They alone are the genuine, pure disciples of Ṭhākura Vṛndāvana. For this reason sinful persons who are victims of the Age of Kali and </w:t>
      </w:r>
      <w:r w:rsidRPr="00790008">
        <w:rPr>
          <w:rStyle w:val="BookTitle"/>
          <w:rFonts w:asciiTheme="minorHAnsi" w:hAnsiTheme="minorHAnsi" w:cstheme="minorHAnsi"/>
          <w:b w:val="0"/>
          <w:bCs w:val="0"/>
          <w:color w:val="000000"/>
          <w:sz w:val="28"/>
          <w:szCs w:val="28"/>
        </w:rPr>
        <w:lastRenderedPageBreak/>
        <w:t>averse to such disciples are certainly sinful and on the path to hell.</w:t>
      </w:r>
    </w:p>
    <w:p w14:paraId="30EFA909" w14:textId="181394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17.161</w:t>
      </w:r>
    </w:p>
    <w:p w14:paraId="753496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69DDCB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ādi-khaṇḍe caitanyera kathā</w:t>
      </w:r>
      <w:r w:rsidRPr="00790008">
        <w:rPr>
          <w:rStyle w:val="BookTitle"/>
          <w:rFonts w:asciiTheme="minorHAnsi" w:hAnsiTheme="minorHAnsi" w:cstheme="minorHAnsi"/>
          <w:b w:val="0"/>
          <w:bCs w:val="0"/>
          <w:color w:val="000000"/>
          <w:sz w:val="28"/>
          <w:szCs w:val="28"/>
        </w:rPr>
        <w:br/>
        <w:t>tāhāre śrī-gauracandra milibe sarvathā</w:t>
      </w:r>
    </w:p>
    <w:p w14:paraId="242D8FE9" w14:textId="53C5E4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the topics of Lord Caitanya described in Ādi-khaṇḍa will certainly attain His lotus feet.</w:t>
      </w:r>
    </w:p>
    <w:p w14:paraId="02F6A1D5" w14:textId="2187F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17.162</w:t>
      </w:r>
    </w:p>
    <w:p w14:paraId="4AAB27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DF727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īśvara-purīra sthāne haiyā vidāya</w:t>
      </w:r>
      <w:r w:rsidRPr="00790008">
        <w:rPr>
          <w:rStyle w:val="BookTitle"/>
          <w:rFonts w:asciiTheme="minorHAnsi" w:hAnsiTheme="minorHAnsi" w:cstheme="minorHAnsi"/>
          <w:b w:val="0"/>
          <w:bCs w:val="0"/>
          <w:color w:val="000000"/>
          <w:sz w:val="28"/>
          <w:szCs w:val="28"/>
        </w:rPr>
        <w:br/>
        <w:t>gṛhe āilena prabhu śrī-gaurāṅga-rāya</w:t>
      </w:r>
    </w:p>
    <w:p w14:paraId="24F25597" w14:textId="7CE1D0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leave of Īśvara Purī, Lord Gaurāṅga returned home.</w:t>
      </w:r>
    </w:p>
    <w:p w14:paraId="7FCA5758" w14:textId="16840F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17.163</w:t>
      </w:r>
    </w:p>
    <w:p w14:paraId="1085D4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19BB5D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sarva navadvīpa haila ānandita</w:t>
      </w:r>
      <w:r w:rsidRPr="00790008">
        <w:rPr>
          <w:rStyle w:val="BookTitle"/>
          <w:rFonts w:asciiTheme="minorHAnsi" w:hAnsiTheme="minorHAnsi" w:cstheme="minorHAnsi"/>
          <w:b w:val="0"/>
          <w:bCs w:val="0"/>
          <w:color w:val="000000"/>
          <w:sz w:val="28"/>
          <w:szCs w:val="28"/>
        </w:rPr>
        <w:br/>
        <w:t>prāṇa āsi’ dehe yena haila upanīta</w:t>
      </w:r>
    </w:p>
    <w:p w14:paraId="766CB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in Navadvīpa was happy to hear of the Lord’s arrival. They felt as if their life air had returned to their body.</w:t>
      </w:r>
    </w:p>
    <w:p w14:paraId="0669E774" w14:textId="6DC33F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life air of a living entity leaves the body, it is called dead; and when the life returns to an inert body, it is called healthy and conscious. Similarly, when Gaurasundara went from Śrī Māyāpur to Gayā and stayed there for some time, all the residents of Navadvīpa became lifeless. Now by Śrī Gaurasundara’s return to Śrī Māyāpur-Navadvīpa, they all regained their lives.</w:t>
      </w:r>
    </w:p>
    <w:p w14:paraId="27E113E0" w14:textId="696FC5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17.164</w:t>
      </w:r>
    </w:p>
    <w:p w14:paraId="00C43D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66C0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107DA306" w14:textId="4406DD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3EE3C860" w14:textId="77777777" w:rsidR="00594D06" w:rsidRPr="00790008" w:rsidRDefault="00594D06" w:rsidP="00FB48CC">
      <w:pPr>
        <w:pStyle w:val="Thusend"/>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Thus ends this English translation of the Gauḍīya-bhāṣya commentary on Śrī Caitanya-bhāgavata, Ādi-khaṇḍa, Chapter Seventeen, entitled, “The Lord’s Travel to Gayā.”</w:t>
      </w:r>
    </w:p>
    <w:p w14:paraId="438AECFE" w14:textId="77777777" w:rsidR="00594D06" w:rsidRPr="00790008" w:rsidRDefault="00594D06" w:rsidP="00FB48CC">
      <w:pPr>
        <w:pStyle w:val="Headersheet"/>
        <w:spacing w:before="0" w:after="86"/>
        <w:rPr>
          <w:rFonts w:asciiTheme="minorHAnsi" w:hAnsiTheme="minorHAnsi" w:cstheme="minorHAnsi"/>
        </w:rPr>
      </w:pPr>
      <w:r w:rsidRPr="00790008">
        <w:rPr>
          <w:rStyle w:val="BookTitle"/>
          <w:rFonts w:asciiTheme="minorHAnsi" w:hAnsiTheme="minorHAnsi" w:cstheme="minorHAnsi"/>
          <w:b/>
          <w:bCs/>
          <w:color w:val="000000"/>
          <w:sz w:val="32"/>
          <w:szCs w:val="32"/>
        </w:rPr>
        <w:t>End of Ādi-khaṇḍa</w:t>
      </w:r>
    </w:p>
    <w:sectPr w:rsidR="00594D06" w:rsidRPr="00790008">
      <w:footerReference w:type="default" r:id="rId9"/>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your servant" w:date="2020-04-02T19:16:00Z" w:initials="ys">
    <w:p w14:paraId="7C033860" w14:textId="5C247A2E" w:rsidR="00EC7DBD" w:rsidRDefault="00EC7DBD">
      <w:pPr>
        <w:pStyle w:val="CommentText"/>
      </w:pPr>
      <w:r>
        <w:rPr>
          <w:rStyle w:val="CommentReference"/>
        </w:rPr>
        <w:annotationRef/>
      </w:r>
      <w:r>
        <w:t>they are sons? because gosvami disciples?</w:t>
      </w:r>
    </w:p>
  </w:comment>
  <w:comment w:id="10" w:author="your servant" w:date="2020-10-15T23:12:00Z" w:initials="ys">
    <w:p w14:paraId="3DAC582B" w14:textId="4A1C3D38" w:rsidR="00EC7DBD" w:rsidRDefault="00EC7DBD">
      <w:pPr>
        <w:pStyle w:val="CommentText"/>
      </w:pPr>
      <w:r>
        <w:rPr>
          <w:rStyle w:val="CommentReference"/>
        </w:rPr>
        <w:annotationRef/>
      </w:r>
      <w:r>
        <w:rPr>
          <w:rFonts w:ascii="Kokila" w:hAnsi="Kokila" w:cs="Kokila" w:hint="cs"/>
          <w:lang w:bidi="hi-IN"/>
        </w:rPr>
        <w:t xml:space="preserve">not there </w:t>
      </w:r>
      <w:r>
        <w:rPr>
          <w:rFonts w:ascii="Kokila" w:hAnsi="Kokila" w:cs="Kokila" w:hint="cs"/>
          <w:cs/>
          <w:lang w:bidi="hi-IN"/>
        </w:rPr>
        <w:t>?</w:t>
      </w:r>
    </w:p>
  </w:comment>
  <w:comment w:id="11" w:author="your servant" w:date="2020-04-19T16:38:00Z" w:initials="ys">
    <w:p w14:paraId="1EB249BF" w14:textId="1351F31C" w:rsidR="00EC7DBD" w:rsidRDefault="00EC7DBD">
      <w:pPr>
        <w:pStyle w:val="CommentText"/>
      </w:pPr>
      <w:r>
        <w:rPr>
          <w:rStyle w:val="CommentReference"/>
        </w:rPr>
        <w:annotationRef/>
      </w:r>
      <w:r>
        <w:t>by his body?</w:t>
      </w:r>
    </w:p>
  </w:comment>
  <w:comment w:id="13" w:author="your servant" w:date="2020-04-24T12:10:00Z" w:initials="ys">
    <w:p w14:paraId="7C2BE1DA" w14:textId="77777777" w:rsidR="00EC7DBD" w:rsidRDefault="00EC7DBD">
      <w:pPr>
        <w:pStyle w:val="CommentText"/>
        <w:rPr>
          <w:rFonts w:ascii="Cambria" w:hAnsi="Cambria"/>
        </w:rPr>
      </w:pPr>
      <w:r>
        <w:rPr>
          <w:rStyle w:val="CommentReference"/>
        </w:rPr>
        <w:annotationRef/>
      </w:r>
      <w:r>
        <w:t>wrong as one was at R</w:t>
      </w:r>
      <w:r>
        <w:rPr>
          <w:rFonts w:ascii="Cambria" w:hAnsi="Cambria"/>
        </w:rPr>
        <w:t xml:space="preserve">āma ghāṭa and the other was at other place. </w:t>
      </w:r>
    </w:p>
    <w:p w14:paraId="27605BDC" w14:textId="77777777" w:rsidR="00421A07" w:rsidRDefault="00421A07">
      <w:pPr>
        <w:pStyle w:val="CommentText"/>
        <w:rPr>
          <w:rFonts w:ascii="Cambria" w:hAnsi="Cambria"/>
        </w:rPr>
      </w:pPr>
    </w:p>
    <w:p w14:paraId="630D31E0" w14:textId="5378469A" w:rsidR="00421A07" w:rsidRPr="0093253D" w:rsidRDefault="00421A07">
      <w:pPr>
        <w:pStyle w:val="CommentText"/>
        <w:rPr>
          <w:rFonts w:ascii="Cambria" w:hAnsi="Cambria"/>
        </w:rPr>
      </w:pPr>
      <w:r>
        <w:rPr>
          <w:rFonts w:ascii="Cambria" w:hAnsi="Cambria"/>
        </w:rPr>
        <w:t>But says eka ṭhāñi</w:t>
      </w:r>
    </w:p>
  </w:comment>
  <w:comment w:id="14" w:author="your servant" w:date="2020-04-24T12:24:00Z" w:initials="ys">
    <w:p w14:paraId="65945997" w14:textId="6F7CD4E9" w:rsidR="00EC7DBD" w:rsidRDefault="00EC7DBD">
      <w:pPr>
        <w:pStyle w:val="CommentText"/>
      </w:pPr>
      <w:r>
        <w:rPr>
          <w:rStyle w:val="CommentReference"/>
        </w:rPr>
        <w:annotationRef/>
      </w:r>
      <w:r>
        <w:t xml:space="preserve">who? </w:t>
      </w:r>
    </w:p>
  </w:comment>
  <w:comment w:id="15" w:author="your servant" w:date="2020-04-26T20:02:00Z" w:initials="ys">
    <w:p w14:paraId="62747622" w14:textId="6ADB8590" w:rsidR="00EC7DBD" w:rsidRDefault="00EC7DBD">
      <w:pPr>
        <w:pStyle w:val="CommentText"/>
      </w:pPr>
      <w:r>
        <w:rPr>
          <w:rStyle w:val="CommentReference"/>
        </w:rPr>
        <w:annotationRef/>
      </w:r>
      <w:r>
        <w:t>wrong! even spiritual world as commentary states</w:t>
      </w:r>
    </w:p>
  </w:comment>
  <w:comment w:id="16" w:author="your servant" w:date="2020-04-29T16:31:00Z" w:initials="ys">
    <w:p w14:paraId="381A5614" w14:textId="5B62D170" w:rsidR="00EC7DBD" w:rsidRDefault="00EC7DBD">
      <w:pPr>
        <w:pStyle w:val="CommentText"/>
      </w:pPr>
      <w:r>
        <w:rPr>
          <w:rStyle w:val="CommentReference"/>
        </w:rPr>
        <w:annotationRef/>
      </w:r>
      <w:r>
        <w:t>not param tattva right? just tattva.</w:t>
      </w:r>
    </w:p>
  </w:comment>
  <w:comment w:id="17" w:author="your servant" w:date="2020-04-29T16:34:00Z" w:initials="ys">
    <w:p w14:paraId="3AB452FE" w14:textId="074241B7" w:rsidR="00EC7DBD" w:rsidRDefault="00EC7DBD">
      <w:pPr>
        <w:pStyle w:val="CommentText"/>
      </w:pPr>
      <w:r>
        <w:rPr>
          <w:rStyle w:val="CommentReference"/>
        </w:rPr>
        <w:annotationRef/>
      </w:r>
      <w:r>
        <w:t>he is victorious in all scriptures?</w:t>
      </w:r>
    </w:p>
  </w:comment>
  <w:comment w:id="18" w:author="your servant" w:date="2020-04-29T16:35:00Z" w:initials="ys">
    <w:p w14:paraId="7BF73ACE" w14:textId="56E1EFDE" w:rsidR="00EC7DBD" w:rsidRDefault="00EC7DBD">
      <w:pPr>
        <w:pStyle w:val="CommentText"/>
      </w:pPr>
      <w:r>
        <w:rPr>
          <w:rStyle w:val="CommentReference"/>
        </w:rPr>
        <w:annotationRef/>
      </w:r>
      <w:r>
        <w:t>king's priest!</w:t>
      </w:r>
    </w:p>
  </w:comment>
  <w:comment w:id="19" w:author="your servant" w:date="2020-04-29T16:43:00Z" w:initials="ys">
    <w:p w14:paraId="6EEAF4A3" w14:textId="2416F19C" w:rsidR="00EC7DBD" w:rsidRDefault="00EC7DBD">
      <w:pPr>
        <w:pStyle w:val="CommentText"/>
      </w:pPr>
      <w:r>
        <w:rPr>
          <w:rStyle w:val="CommentReference"/>
        </w:rPr>
        <w:annotationRef/>
      </w:r>
      <w:r>
        <w:t>performed by?</w:t>
      </w:r>
    </w:p>
  </w:comment>
  <w:comment w:id="20" w:author="your servant" w:date="2020-04-29T16:52:00Z" w:initials="ys">
    <w:p w14:paraId="2941FF14" w14:textId="3A028ED0" w:rsidR="00EC7DBD" w:rsidRPr="0096056A" w:rsidRDefault="00EC7DBD">
      <w:pPr>
        <w:pStyle w:val="CommentText"/>
        <w:rPr>
          <w:rFonts w:ascii="Cambria" w:hAnsi="Cambria"/>
        </w:rPr>
      </w:pPr>
      <w:r>
        <w:rPr>
          <w:rStyle w:val="CommentReference"/>
        </w:rPr>
        <w:annotationRef/>
      </w:r>
      <w:r>
        <w:t>M</w:t>
      </w:r>
      <w:r>
        <w:rPr>
          <w:rFonts w:ascii="Cambria" w:hAnsi="Cambria"/>
        </w:rPr>
        <w:t>āyāvādīs</w:t>
      </w:r>
    </w:p>
  </w:comment>
  <w:comment w:id="21" w:author="your servant" w:date="2020-04-29T17:01:00Z" w:initials="ys">
    <w:p w14:paraId="39360DFC" w14:textId="4F247030" w:rsidR="00EC7DBD" w:rsidRDefault="00EC7DBD">
      <w:pPr>
        <w:pStyle w:val="CommentText"/>
      </w:pPr>
      <w:r>
        <w:rPr>
          <w:rStyle w:val="CommentReference"/>
        </w:rPr>
        <w:annotationRef/>
      </w:r>
      <w:r>
        <w:t>after?</w:t>
      </w:r>
    </w:p>
  </w:comment>
  <w:comment w:id="24" w:author="your servant" w:date="2020-04-29T20:06:00Z" w:initials="ys">
    <w:p w14:paraId="391F19D6" w14:textId="2B720991" w:rsidR="00EC7DBD" w:rsidRPr="006D3397" w:rsidRDefault="00EC7DBD">
      <w:pPr>
        <w:pStyle w:val="CommentText"/>
        <w:rPr>
          <w:rFonts w:ascii="Cambria" w:hAnsi="Cambria"/>
        </w:rPr>
      </w:pPr>
      <w:r>
        <w:rPr>
          <w:rStyle w:val="CommentReference"/>
        </w:rPr>
        <w:annotationRef/>
      </w:r>
      <w:r>
        <w:t>c</w:t>
      </w:r>
      <w:r>
        <w:rPr>
          <w:rFonts w:ascii="Cambria" w:hAnsi="Cambria"/>
        </w:rPr>
        <w:t>ānda</w:t>
      </w:r>
    </w:p>
  </w:comment>
  <w:comment w:id="25" w:author="your servant" w:date="2020-04-29T20:07:00Z" w:initials="ys">
    <w:p w14:paraId="24E5B7E6" w14:textId="408B8B87" w:rsidR="00EC7DBD" w:rsidRDefault="00EC7DBD">
      <w:pPr>
        <w:pStyle w:val="CommentText"/>
      </w:pPr>
      <w:r>
        <w:rPr>
          <w:rStyle w:val="CommentReference"/>
        </w:rPr>
        <w:annotationRef/>
      </w:r>
      <w:r>
        <w:t>perisan?</w:t>
      </w:r>
    </w:p>
  </w:comment>
  <w:comment w:id="45" w:author="your servant" w:date="2020-06-28T20:13:00Z" w:initials="ys">
    <w:p w14:paraId="760AAB64" w14:textId="5784B1BC" w:rsidR="00EC7DBD" w:rsidRPr="00F442B0" w:rsidRDefault="00EC7DBD">
      <w:pPr>
        <w:pStyle w:val="CommentText"/>
        <w:rPr>
          <w:rFonts w:ascii="Cambria" w:hAnsi="Cambria"/>
        </w:rPr>
      </w:pPr>
      <w:r>
        <w:rPr>
          <w:rStyle w:val="CommentReference"/>
        </w:rPr>
        <w:annotationRef/>
      </w:r>
      <w:r>
        <w:t>var</w:t>
      </w:r>
      <w:r>
        <w:rPr>
          <w:rFonts w:ascii="Cambria" w:hAnsi="Cambria"/>
        </w:rPr>
        <w:t>ṅāṅga</w:t>
      </w:r>
    </w:p>
  </w:comment>
  <w:comment w:id="46" w:author="your servant" w:date="2020-06-28T20:13:00Z" w:initials="ys">
    <w:p w14:paraId="18A35F5A" w14:textId="0BF2C9D6" w:rsidR="00EC7DBD" w:rsidRPr="00F442B0" w:rsidRDefault="00EC7DBD">
      <w:pPr>
        <w:pStyle w:val="CommentText"/>
        <w:rPr>
          <w:rFonts w:ascii="Cambria" w:hAnsi="Cambria"/>
        </w:rPr>
      </w:pPr>
      <w:r>
        <w:rPr>
          <w:rStyle w:val="CommentReference"/>
        </w:rPr>
        <w:annotationRef/>
      </w:r>
      <w:r>
        <w:t>candan</w:t>
      </w:r>
      <w:r>
        <w:rPr>
          <w:rFonts w:ascii="Cambria" w:hAnsi="Cambria"/>
        </w:rPr>
        <w:t>āngadi?</w:t>
      </w:r>
    </w:p>
  </w:comment>
  <w:comment w:id="47" w:author="your servant" w:date="2020-06-28T20:13:00Z" w:initials="ys">
    <w:p w14:paraId="0333E528" w14:textId="5A3BE61C" w:rsidR="00EC7DBD" w:rsidRPr="00F442B0" w:rsidRDefault="00EC7DBD">
      <w:pPr>
        <w:pStyle w:val="CommentText"/>
        <w:rPr>
          <w:rFonts w:ascii="Cambria" w:hAnsi="Cambria"/>
        </w:rPr>
      </w:pPr>
      <w:r>
        <w:rPr>
          <w:rStyle w:val="CommentReference"/>
        </w:rPr>
        <w:annotationRef/>
      </w:r>
      <w:r>
        <w:rPr>
          <w:rFonts w:ascii="Cambria" w:hAnsi="Cambria"/>
        </w:rPr>
        <w:t>śannyāsa-kṛt</w:t>
      </w:r>
    </w:p>
  </w:comment>
  <w:comment w:id="48" w:author="your servant" w:date="2020-06-28T20:13:00Z" w:initials="ys">
    <w:p w14:paraId="46F7A4E0" w14:textId="58A5A337" w:rsidR="00EC7DBD" w:rsidRPr="00F442B0" w:rsidRDefault="00EC7DBD">
      <w:pPr>
        <w:pStyle w:val="CommentText"/>
        <w:rPr>
          <w:rFonts w:ascii="Cambria" w:hAnsi="Cambria"/>
        </w:rPr>
      </w:pPr>
      <w:r>
        <w:rPr>
          <w:rStyle w:val="CommentReference"/>
        </w:rPr>
        <w:annotationRef/>
      </w:r>
      <w:r>
        <w:rPr>
          <w:rFonts w:ascii="Cambria" w:hAnsi="Cambria"/>
        </w:rPr>
        <w:t>śāmo</w:t>
      </w:r>
    </w:p>
  </w:comment>
  <w:comment w:id="57" w:author="your servant" w:date="2020-06-28T20:28:00Z" w:initials="ys">
    <w:p w14:paraId="048C129E" w14:textId="43157397" w:rsidR="00EC7DBD" w:rsidRDefault="00EC7DBD">
      <w:pPr>
        <w:pStyle w:val="CommentText"/>
      </w:pPr>
      <w:r>
        <w:rPr>
          <w:rStyle w:val="CommentReference"/>
        </w:rPr>
        <w:annotationRef/>
      </w:r>
      <w:r>
        <w:t>wasn’t Advaitacarya the guru of Yadunanda Acarya?</w:t>
      </w:r>
    </w:p>
  </w:comment>
  <w:comment w:id="66" w:author="your servant" w:date="2020-06-29T14:04:00Z" w:initials="ys">
    <w:p w14:paraId="56C66A86" w14:textId="084D2E14" w:rsidR="00EC7DBD" w:rsidRPr="00C95D69" w:rsidRDefault="00EC7DBD">
      <w:pPr>
        <w:pStyle w:val="CommentText"/>
        <w:rPr>
          <w:rFonts w:ascii="Cambria" w:hAnsi="Cambria"/>
        </w:rPr>
      </w:pPr>
      <w:r>
        <w:rPr>
          <w:rStyle w:val="CommentReference"/>
        </w:rPr>
        <w:annotationRef/>
      </w:r>
      <w:r>
        <w:t>ba</w:t>
      </w:r>
      <w:r>
        <w:rPr>
          <w:rFonts w:ascii="Cambria" w:hAnsi="Cambria"/>
        </w:rPr>
        <w:t>ḍa? big</w:t>
      </w:r>
    </w:p>
  </w:comment>
  <w:comment w:id="68" w:author="your servant" w:date="2020-06-29T15:17:00Z" w:initials="ys">
    <w:p w14:paraId="5376411D" w14:textId="085D817E" w:rsidR="00EC7DBD" w:rsidRDefault="00EC7DBD">
      <w:pPr>
        <w:pStyle w:val="CommentText"/>
      </w:pPr>
      <w:r>
        <w:rPr>
          <w:rStyle w:val="CommentReference"/>
        </w:rPr>
        <w:annotationRef/>
      </w:r>
      <w:r>
        <w:t>not rhyming?</w:t>
      </w:r>
    </w:p>
  </w:comment>
  <w:comment w:id="72" w:author="your servant" w:date="2020-07-01T11:08:00Z" w:initials="ys">
    <w:p w14:paraId="6381220D" w14:textId="6D19589C" w:rsidR="00EC7DBD" w:rsidRDefault="00EC7DBD">
      <w:pPr>
        <w:pStyle w:val="CommentText"/>
      </w:pPr>
      <w:r>
        <w:rPr>
          <w:rStyle w:val="CommentReference"/>
        </w:rPr>
        <w:annotationRef/>
      </w:r>
      <w:r>
        <w:t>he was not dressed...</w:t>
      </w:r>
    </w:p>
  </w:comment>
  <w:comment w:id="74" w:author="your servant" w:date="2020-07-15T18:48:00Z" w:initials="ys">
    <w:p w14:paraId="11C1897D" w14:textId="6A222E10" w:rsidR="00EC7DBD" w:rsidRDefault="00EC7DBD">
      <w:pPr>
        <w:pStyle w:val="CommentText"/>
      </w:pPr>
      <w:r>
        <w:rPr>
          <w:rStyle w:val="CommentReference"/>
        </w:rPr>
        <w:annotationRef/>
      </w:r>
      <w:r>
        <w:rPr>
          <w:rStyle w:val="CommentReference"/>
        </w:rPr>
        <w:t>but tapo dharma is for vanaprastha?</w:t>
      </w:r>
      <w:r>
        <w:t xml:space="preserve"> </w:t>
      </w:r>
    </w:p>
  </w:comment>
  <w:comment w:id="76" w:author="your servant" w:date="2020-07-15T18:56:00Z" w:initials="ys">
    <w:p w14:paraId="6EFCC838" w14:textId="20A64D45" w:rsidR="00EC7DBD" w:rsidRDefault="00EC7DBD">
      <w:pPr>
        <w:pStyle w:val="CommentText"/>
      </w:pPr>
      <w:r>
        <w:rPr>
          <w:rStyle w:val="CommentReference"/>
        </w:rPr>
        <w:annotationRef/>
      </w:r>
      <w:r>
        <w:t>seems different</w:t>
      </w:r>
    </w:p>
  </w:comment>
  <w:comment w:id="77" w:author="your servant" w:date="2020-07-17T14:11:00Z" w:initials="ys">
    <w:p w14:paraId="41E9DAA5" w14:textId="5B2BA62F" w:rsidR="00EC7DBD" w:rsidRPr="00DA1197" w:rsidRDefault="00EC7DBD">
      <w:pPr>
        <w:pStyle w:val="CommentText"/>
        <w:rPr>
          <w:rFonts w:ascii="Cambria" w:hAnsi="Cambria"/>
        </w:rPr>
      </w:pPr>
      <w:r>
        <w:rPr>
          <w:rStyle w:val="CommentReference"/>
        </w:rPr>
        <w:annotationRef/>
      </w:r>
      <w:r>
        <w:t>your? tom</w:t>
      </w:r>
      <w:r>
        <w:rPr>
          <w:rFonts w:ascii="Cambria" w:hAnsi="Cambria"/>
        </w:rPr>
        <w:t>āra?</w:t>
      </w:r>
    </w:p>
  </w:comment>
  <w:comment w:id="79" w:author="your servant" w:date="2020-07-17T14:14:00Z" w:initials="ys">
    <w:p w14:paraId="6ED87563" w14:textId="241ECA10" w:rsidR="00EC7DBD" w:rsidRDefault="00EC7DBD">
      <w:pPr>
        <w:pStyle w:val="CommentText"/>
      </w:pPr>
      <w:r>
        <w:rPr>
          <w:rStyle w:val="CommentReference"/>
        </w:rPr>
        <w:annotationRef/>
      </w:r>
      <w:r>
        <w:t>not in the text?</w:t>
      </w:r>
    </w:p>
  </w:comment>
  <w:comment w:id="83" w:author="your servant" w:date="2020-07-17T14:56:00Z" w:initials="ys">
    <w:p w14:paraId="61C0F787" w14:textId="7165BE00" w:rsidR="00EC7DBD" w:rsidRDefault="00EC7DBD">
      <w:pPr>
        <w:pStyle w:val="CommentText"/>
      </w:pPr>
      <w:r>
        <w:rPr>
          <w:rStyle w:val="CommentReference"/>
        </w:rPr>
        <w:annotationRef/>
      </w:r>
      <w:r>
        <w:t>what?</w:t>
      </w:r>
    </w:p>
  </w:comment>
  <w:comment w:id="87" w:author="your servant" w:date="2020-07-18T11:03:00Z" w:initials="ys">
    <w:p w14:paraId="773B10DD" w14:textId="1F01EB4A" w:rsidR="00EC7DBD" w:rsidRDefault="00EC7DBD">
      <w:pPr>
        <w:pStyle w:val="CommentText"/>
      </w:pPr>
      <w:r>
        <w:rPr>
          <w:rStyle w:val="CommentReference"/>
        </w:rPr>
        <w:annotationRef/>
      </w:r>
      <w:r>
        <w:t>unlimited Vedas?</w:t>
      </w:r>
    </w:p>
  </w:comment>
  <w:comment w:id="88" w:author="your servant" w:date="2020-07-19T14:08:00Z" w:initials="ys">
    <w:p w14:paraId="66ED277F" w14:textId="30DA3A72" w:rsidR="00EC7DBD" w:rsidRDefault="00EC7DBD">
      <w:pPr>
        <w:pStyle w:val="CommentText"/>
      </w:pPr>
      <w:r>
        <w:rPr>
          <w:rStyle w:val="CommentReference"/>
        </w:rPr>
        <w:annotationRef/>
      </w:r>
      <w:r>
        <w:t>CC citation</w:t>
      </w:r>
    </w:p>
  </w:comment>
  <w:comment w:id="89" w:author="your servant" w:date="2020-07-19T14:40:00Z" w:initials="ys">
    <w:p w14:paraId="7C16AD31" w14:textId="61191378" w:rsidR="00EC7DBD" w:rsidRDefault="00EC7DBD">
      <w:pPr>
        <w:pStyle w:val="CommentText"/>
      </w:pPr>
      <w:r>
        <w:rPr>
          <w:rStyle w:val="CommentReference"/>
        </w:rPr>
        <w:annotationRef/>
      </w:r>
      <w:r>
        <w:t>but weren’t they poor?</w:t>
      </w:r>
    </w:p>
  </w:comment>
  <w:comment w:id="94" w:author="your servant" w:date="2020-07-22T18:07:00Z" w:initials="ys">
    <w:p w14:paraId="7E5A3F74" w14:textId="1B6C40D2" w:rsidR="00EC7DBD" w:rsidRPr="00440E56" w:rsidRDefault="00EC7DBD">
      <w:pPr>
        <w:pStyle w:val="CommentText"/>
        <w:rPr>
          <w:rFonts w:ascii="Cambria" w:hAnsi="Cambria"/>
        </w:rPr>
      </w:pPr>
      <w:r>
        <w:rPr>
          <w:rStyle w:val="CommentReference"/>
        </w:rPr>
        <w:annotationRef/>
      </w:r>
      <w:r>
        <w:t>? param</w:t>
      </w:r>
      <w:r>
        <w:rPr>
          <w:rFonts w:ascii="Cambria" w:hAnsi="Cambria"/>
        </w:rPr>
        <w:t>ānna is boiled rice?</w:t>
      </w:r>
    </w:p>
  </w:comment>
  <w:comment w:id="95" w:author="your servant" w:date="2020-07-22T18:27:00Z" w:initials="ys">
    <w:p w14:paraId="6F78C33F" w14:textId="5D8BEE07" w:rsidR="00EC7DBD" w:rsidRPr="00761036" w:rsidRDefault="00EC7DBD">
      <w:pPr>
        <w:pStyle w:val="CommentText"/>
        <w:rPr>
          <w:rFonts w:ascii="Cambria" w:hAnsi="Cambria"/>
        </w:rPr>
      </w:pPr>
      <w:r>
        <w:rPr>
          <w:rStyle w:val="CommentReference"/>
        </w:rPr>
        <w:annotationRef/>
      </w:r>
      <w:r>
        <w:rPr>
          <w:rFonts w:ascii="Cambria" w:hAnsi="Cambria"/>
        </w:rPr>
        <w:t>ḍ?</w:t>
      </w:r>
    </w:p>
  </w:comment>
  <w:comment w:id="104" w:author="your servant" w:date="2020-07-22T18:53:00Z" w:initials="ys">
    <w:p w14:paraId="66370006" w14:textId="19979834" w:rsidR="00EC7DBD" w:rsidRDefault="00EC7DBD">
      <w:pPr>
        <w:pStyle w:val="CommentText"/>
      </w:pPr>
      <w:r>
        <w:rPr>
          <w:rStyle w:val="CommentReference"/>
        </w:rPr>
        <w:annotationRef/>
      </w:r>
      <w:r>
        <w:t>but the sloka says he had 8 arms!</w:t>
      </w:r>
    </w:p>
  </w:comment>
  <w:comment w:id="105" w:author="your servant" w:date="2020-07-24T19:56:00Z" w:initials="ys">
    <w:p w14:paraId="3F8ABDF5" w14:textId="420C0FAA" w:rsidR="00EC7DBD" w:rsidRPr="005A31D9" w:rsidRDefault="00EC7DBD">
      <w:pPr>
        <w:pStyle w:val="CommentText"/>
        <w:rPr>
          <w:rFonts w:ascii="Cambria" w:hAnsi="Cambria"/>
        </w:rPr>
      </w:pPr>
      <w:r>
        <w:rPr>
          <w:rStyle w:val="CommentReference"/>
        </w:rPr>
        <w:annotationRef/>
      </w:r>
      <w:r>
        <w:t>v</w:t>
      </w:r>
      <w:r>
        <w:rPr>
          <w:rFonts w:ascii="Cambria" w:hAnsi="Cambria"/>
        </w:rPr>
        <w:t>āyu?</w:t>
      </w:r>
    </w:p>
  </w:comment>
  <w:comment w:id="106" w:author="your servant" w:date="2020-07-24T20:15:00Z" w:initials="ys">
    <w:p w14:paraId="6FF46B16" w14:textId="28CD891E" w:rsidR="00EC7DBD" w:rsidRDefault="00EC7DBD">
      <w:pPr>
        <w:pStyle w:val="CommentText"/>
      </w:pPr>
      <w:r>
        <w:rPr>
          <w:rStyle w:val="CommentReference"/>
        </w:rPr>
        <w:annotationRef/>
      </w:r>
      <w:r>
        <w:t xml:space="preserve">wrong. </w:t>
      </w:r>
    </w:p>
  </w:comment>
  <w:comment w:id="110" w:author="your servant" w:date="2020-07-24T20:20:00Z" w:initials="ys">
    <w:p w14:paraId="70120169" w14:textId="166178A9" w:rsidR="00EC7DBD" w:rsidRPr="00014BC1" w:rsidRDefault="00EC7DBD">
      <w:pPr>
        <w:pStyle w:val="CommentText"/>
        <w:rPr>
          <w:rFonts w:ascii="Cambria" w:hAnsi="Cambria"/>
        </w:rPr>
      </w:pPr>
      <w:r>
        <w:rPr>
          <w:rStyle w:val="CommentReference"/>
        </w:rPr>
        <w:annotationRef/>
      </w:r>
      <w:r>
        <w:t xml:space="preserve">where is body in the </w:t>
      </w:r>
      <w:r>
        <w:rPr>
          <w:rFonts w:ascii="Cambria" w:hAnsi="Cambria"/>
        </w:rPr>
        <w:t>śloka?</w:t>
      </w:r>
    </w:p>
  </w:comment>
  <w:comment w:id="118" w:author="your servant" w:date="2020-07-29T17:56:00Z" w:initials="ys">
    <w:p w14:paraId="4178D01D" w14:textId="2E436346" w:rsidR="00EC7DBD" w:rsidRPr="0001202C" w:rsidRDefault="00EC7DBD">
      <w:pPr>
        <w:pStyle w:val="CommentText"/>
        <w:rPr>
          <w:rFonts w:ascii="Cambria" w:hAnsi="Cambria"/>
        </w:rPr>
      </w:pPr>
      <w:r>
        <w:rPr>
          <w:rStyle w:val="CommentReference"/>
        </w:rPr>
        <w:annotationRef/>
      </w:r>
      <w:r>
        <w:t>is actually k</w:t>
      </w:r>
      <w:r>
        <w:rPr>
          <w:rFonts w:ascii="Cambria" w:hAnsi="Cambria"/>
        </w:rPr>
        <w:t xml:space="preserve">āharo </w:t>
      </w:r>
    </w:p>
  </w:comment>
  <w:comment w:id="120" w:author="your servant" w:date="2020-07-29T20:10:00Z" w:initials="ys">
    <w:p w14:paraId="71854ABE" w14:textId="77AFDF51" w:rsidR="00EC7DBD" w:rsidRPr="00D05090" w:rsidRDefault="00EC7DBD">
      <w:pPr>
        <w:pStyle w:val="CommentText"/>
        <w:rPr>
          <w:rFonts w:ascii="Cambria" w:hAnsi="Cambria"/>
        </w:rPr>
      </w:pPr>
      <w:r>
        <w:rPr>
          <w:rStyle w:val="CommentReference"/>
        </w:rPr>
        <w:annotationRef/>
      </w:r>
      <w:r>
        <w:t>y</w:t>
      </w:r>
      <w:r>
        <w:rPr>
          <w:rFonts w:ascii="Cambria" w:hAnsi="Cambria"/>
        </w:rPr>
        <w:t>āhāra?</w:t>
      </w:r>
    </w:p>
  </w:comment>
  <w:comment w:id="122" w:author="your servant" w:date="2020-07-30T18:21:00Z" w:initials="ys">
    <w:p w14:paraId="4B329245" w14:textId="594A430C" w:rsidR="00EC7DBD" w:rsidRPr="005613B4" w:rsidRDefault="00EC7DBD">
      <w:pPr>
        <w:pStyle w:val="CommentText"/>
        <w:rPr>
          <w:rFonts w:ascii="Cambria" w:hAnsi="Cambria"/>
        </w:rPr>
      </w:pPr>
      <w:r>
        <w:rPr>
          <w:rStyle w:val="CommentReference"/>
        </w:rPr>
        <w:annotationRef/>
      </w:r>
      <w:r>
        <w:t>b</w:t>
      </w:r>
      <w:r>
        <w:rPr>
          <w:rFonts w:ascii="Cambria" w:hAnsi="Cambria"/>
        </w:rPr>
        <w:t>ājāya?</w:t>
      </w:r>
    </w:p>
  </w:comment>
  <w:comment w:id="123" w:author="your servant" w:date="2020-07-30T20:33:00Z" w:initials="ys">
    <w:p w14:paraId="036E5CEC" w14:textId="5A261E39" w:rsidR="00EC7DBD" w:rsidRDefault="00EC7DBD">
      <w:pPr>
        <w:pStyle w:val="CommentText"/>
      </w:pPr>
      <w:r>
        <w:rPr>
          <w:rStyle w:val="CommentReference"/>
        </w:rPr>
        <w:annotationRef/>
      </w:r>
      <w:r>
        <w:t>and whom the four Vedas search for?</w:t>
      </w:r>
    </w:p>
  </w:comment>
  <w:comment w:id="129" w:author="your servant" w:date="2020-07-30T20:48:00Z" w:initials="ys">
    <w:p w14:paraId="77F7E7B0" w14:textId="58A2FA10" w:rsidR="00EC7DBD" w:rsidRDefault="00EC7DBD">
      <w:pPr>
        <w:pStyle w:val="CommentText"/>
      </w:pPr>
      <w:r>
        <w:rPr>
          <w:rStyle w:val="CommentReference"/>
        </w:rPr>
        <w:annotationRef/>
      </w:r>
      <w:r w:rsidRPr="004475F1">
        <w:rPr>
          <w:rFonts w:cs="ScaGoudy"/>
          <w:color w:val="000000"/>
          <w:sz w:val="28"/>
          <w:szCs w:val="28"/>
        </w:rPr>
        <w:t>Bh</w:t>
      </w:r>
      <w:r w:rsidRPr="004475F1">
        <w:rPr>
          <w:rFonts w:ascii="Cambria" w:hAnsi="Cambria" w:cs="Cambria"/>
          <w:color w:val="000000"/>
          <w:sz w:val="28"/>
          <w:szCs w:val="28"/>
        </w:rPr>
        <w:t>ī</w:t>
      </w:r>
      <w:r w:rsidRPr="004475F1">
        <w:rPr>
          <w:rFonts w:cs="ScaGoudy"/>
          <w:color w:val="000000"/>
          <w:sz w:val="28"/>
          <w:szCs w:val="28"/>
        </w:rPr>
        <w:t>mabha</w:t>
      </w:r>
      <w:r w:rsidRPr="004475F1">
        <w:rPr>
          <w:rFonts w:ascii="Cambria" w:hAnsi="Cambria" w:cs="Cambria"/>
          <w:color w:val="000000"/>
          <w:sz w:val="28"/>
          <w:szCs w:val="28"/>
        </w:rPr>
        <w:t>ṭṭ</w:t>
      </w:r>
      <w:r w:rsidRPr="004475F1">
        <w:rPr>
          <w:rFonts w:cs="ScaGoudy"/>
          <w:color w:val="000000"/>
          <w:sz w:val="28"/>
          <w:szCs w:val="28"/>
        </w:rPr>
        <w:t>a (</w:t>
      </w:r>
      <w:r w:rsidRPr="004475F1">
        <w:rPr>
          <w:rFonts w:ascii="Nirmala UI" w:hAnsi="Nirmala UI" w:cs="Nirmala UI"/>
          <w:color w:val="000000"/>
          <w:sz w:val="28"/>
          <w:szCs w:val="28"/>
        </w:rPr>
        <w:t>भीमभट्ट</w:t>
      </w:r>
      <w:r w:rsidRPr="004475F1">
        <w:rPr>
          <w:rFonts w:cs="ScaGoudy"/>
          <w:color w:val="000000"/>
          <w:sz w:val="28"/>
          <w:szCs w:val="28"/>
        </w:rPr>
        <w:t xml:space="preserve">).—Writer of the commentary, named </w:t>
      </w:r>
      <w:r w:rsidRPr="004475F1">
        <w:rPr>
          <w:rFonts w:ascii="Nirmala UI" w:hAnsi="Nirmala UI" w:cs="Nirmala UI"/>
          <w:color w:val="000000"/>
          <w:sz w:val="28"/>
          <w:szCs w:val="28"/>
        </w:rPr>
        <w:t>भैमी</w:t>
      </w:r>
      <w:r w:rsidRPr="004475F1">
        <w:rPr>
          <w:rFonts w:cs="ScaGoudy"/>
          <w:color w:val="000000"/>
          <w:sz w:val="28"/>
          <w:szCs w:val="28"/>
        </w:rPr>
        <w:t xml:space="preserve"> (</w:t>
      </w:r>
      <w:r w:rsidRPr="004475F1">
        <w:rPr>
          <w:rFonts w:cs="ScaGoudy"/>
          <w:i/>
          <w:iCs/>
          <w:color w:val="000000"/>
          <w:sz w:val="28"/>
          <w:szCs w:val="28"/>
        </w:rPr>
        <w:t>bhaim</w:t>
      </w:r>
      <w:r w:rsidRPr="004475F1">
        <w:rPr>
          <w:rFonts w:ascii="Cambria" w:hAnsi="Cambria" w:cs="Cambria"/>
          <w:i/>
          <w:iCs/>
          <w:color w:val="000000"/>
          <w:sz w:val="28"/>
          <w:szCs w:val="28"/>
        </w:rPr>
        <w:t>ī</w:t>
      </w:r>
      <w:r w:rsidRPr="004475F1">
        <w:rPr>
          <w:rFonts w:cs="ScaGoudy"/>
          <w:color w:val="000000"/>
          <w:sz w:val="28"/>
          <w:szCs w:val="28"/>
        </w:rPr>
        <w:t>) after him, on the Paribh</w:t>
      </w:r>
      <w:r w:rsidRPr="004475F1">
        <w:rPr>
          <w:rFonts w:ascii="Cambria" w:hAnsi="Cambria" w:cs="Cambria"/>
          <w:color w:val="000000"/>
          <w:sz w:val="28"/>
          <w:szCs w:val="28"/>
        </w:rPr>
        <w:t>āṣ</w:t>
      </w:r>
      <w:r w:rsidRPr="004475F1">
        <w:rPr>
          <w:rFonts w:cs="ScaGoudy"/>
          <w:color w:val="000000"/>
          <w:sz w:val="28"/>
          <w:szCs w:val="28"/>
        </w:rPr>
        <w:t>endu</w:t>
      </w:r>
      <w:r w:rsidRPr="004475F1">
        <w:rPr>
          <w:rFonts w:ascii="Cambria" w:hAnsi="Cambria" w:cs="Cambria"/>
          <w:color w:val="000000"/>
          <w:sz w:val="28"/>
          <w:szCs w:val="28"/>
        </w:rPr>
        <w:t>ś</w:t>
      </w:r>
      <w:r w:rsidRPr="004475F1">
        <w:rPr>
          <w:rFonts w:cs="ScaGoudy"/>
          <w:color w:val="000000"/>
          <w:sz w:val="28"/>
          <w:szCs w:val="28"/>
        </w:rPr>
        <w:t>ekhara of N</w:t>
      </w:r>
      <w:r w:rsidRPr="004475F1">
        <w:rPr>
          <w:rFonts w:ascii="Cambria" w:hAnsi="Cambria" w:cs="Cambria"/>
          <w:color w:val="000000"/>
          <w:sz w:val="28"/>
          <w:szCs w:val="28"/>
        </w:rPr>
        <w:t>ā</w:t>
      </w:r>
      <w:r w:rsidRPr="004475F1">
        <w:rPr>
          <w:rFonts w:cs="ScaGoudy"/>
          <w:color w:val="000000"/>
          <w:sz w:val="28"/>
          <w:szCs w:val="28"/>
        </w:rPr>
        <w:t>ge</w:t>
      </w:r>
      <w:r w:rsidRPr="004475F1">
        <w:rPr>
          <w:rFonts w:ascii="Cambria" w:hAnsi="Cambria" w:cs="Cambria"/>
          <w:color w:val="000000"/>
          <w:sz w:val="28"/>
          <w:szCs w:val="28"/>
        </w:rPr>
        <w:t>ś</w:t>
      </w:r>
      <w:r w:rsidRPr="004475F1">
        <w:rPr>
          <w:rFonts w:cs="ScaGoudy"/>
          <w:color w:val="000000"/>
          <w:sz w:val="28"/>
          <w:szCs w:val="28"/>
        </w:rPr>
        <w:t>a.</w:t>
      </w:r>
    </w:p>
  </w:comment>
  <w:comment w:id="133" w:author="your servant" w:date="2020-08-18T20:32:00Z" w:initials="ys">
    <w:p w14:paraId="2CD2D7A0" w14:textId="2905CE69" w:rsidR="00EC7DBD" w:rsidRDefault="00EC7DBD">
      <w:pPr>
        <w:pStyle w:val="CommentText"/>
      </w:pPr>
      <w:r>
        <w:rPr>
          <w:rStyle w:val="CommentReference"/>
        </w:rPr>
        <w:annotationRef/>
      </w:r>
      <w:r>
        <w:t>all? saba</w:t>
      </w:r>
    </w:p>
  </w:comment>
  <w:comment w:id="136" w:author="your servant" w:date="2020-08-18T20:44:00Z" w:initials="ys">
    <w:p w14:paraId="07BBEEA4" w14:textId="56ECF8A8" w:rsidR="00EC7DBD" w:rsidRPr="00F40C93" w:rsidRDefault="00EC7DBD" w:rsidP="00F40C93">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Pr>
          <w:rStyle w:val="CommentReference"/>
        </w:rPr>
        <w:annotationRef/>
      </w:r>
      <w:r w:rsidRPr="00F40C93">
        <w:rPr>
          <w:rFonts w:ascii="Tahoma" w:eastAsia="Times New Roman" w:hAnsi="Tahoma" w:cs="Tahoma"/>
          <w:sz w:val="39"/>
          <w:szCs w:val="39"/>
          <w:lang w:val="en-US" w:eastAsia="en-US"/>
        </w:rPr>
        <w:t>healing wounds inflicted by arrows</w:t>
      </w:r>
      <w:r>
        <w:rPr>
          <w:rFonts w:ascii="Tahoma" w:eastAsia="Times New Roman" w:hAnsi="Tahoma" w:cs="Tahoma"/>
          <w:sz w:val="39"/>
          <w:szCs w:val="39"/>
          <w:lang w:val="en-US" w:eastAsia="en-US"/>
        </w:rPr>
        <w:t xml:space="preserve"> – Monier williams</w:t>
      </w:r>
    </w:p>
  </w:comment>
  <w:comment w:id="137" w:author="your servant" w:date="2020-08-18T20:45:00Z" w:initials="ys">
    <w:p w14:paraId="5C0C29E2" w14:textId="65B49C33" w:rsidR="00EC7DBD" w:rsidRPr="00F40C93" w:rsidRDefault="00EC7DBD" w:rsidP="00F40C93">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Pr>
          <w:rStyle w:val="CommentReference"/>
        </w:rPr>
        <w:annotationRef/>
      </w:r>
      <w:r w:rsidRPr="00F40C93">
        <w:rPr>
          <w:rFonts w:ascii="Tahoma" w:eastAsia="Times New Roman" w:hAnsi="Tahoma" w:cs="Tahoma"/>
          <w:sz w:val="39"/>
          <w:szCs w:val="39"/>
          <w:lang w:val="en-US" w:eastAsia="en-US"/>
        </w:rPr>
        <w:t>bringing to life , animating </w:t>
      </w:r>
      <w:r>
        <w:rPr>
          <w:rFonts w:ascii="Tahoma" w:eastAsia="Times New Roman" w:hAnsi="Tahoma" w:cs="Tahoma"/>
          <w:sz w:val="39"/>
          <w:szCs w:val="39"/>
          <w:lang w:val="en-US" w:eastAsia="en-US"/>
        </w:rPr>
        <w:t>– Monier williams</w:t>
      </w:r>
    </w:p>
  </w:comment>
  <w:comment w:id="138" w:author="your servant" w:date="2020-08-18T20:46:00Z" w:initials="ys">
    <w:p w14:paraId="6AD888DE" w14:textId="3BF9ACB3" w:rsidR="00EC7DBD" w:rsidRDefault="00EC7DBD" w:rsidP="00DC42B7">
      <w:pPr>
        <w:widowControl/>
        <w:autoSpaceDE/>
        <w:autoSpaceDN/>
        <w:adjustRightInd/>
        <w:spacing w:before="0" w:after="0"/>
        <w:ind w:firstLine="0"/>
        <w:rPr>
          <w:rFonts w:ascii="Tahoma" w:eastAsia="Times New Roman" w:hAnsi="Tahoma" w:cs="Tahoma"/>
          <w:sz w:val="39"/>
          <w:szCs w:val="39"/>
          <w:lang w:val="en-US" w:eastAsia="en-US"/>
        </w:rPr>
      </w:pPr>
      <w:r>
        <w:rPr>
          <w:rStyle w:val="CommentReference"/>
        </w:rPr>
        <w:annotationRef/>
      </w:r>
      <w:r w:rsidRPr="00DC42B7">
        <w:rPr>
          <w:rFonts w:ascii="Tahoma" w:eastAsia="Times New Roman" w:hAnsi="Tahoma" w:cs="Tahoma"/>
          <w:sz w:val="39"/>
          <w:szCs w:val="39"/>
          <w:lang w:val="en-US" w:eastAsia="en-US"/>
        </w:rPr>
        <w:t>causing union or combination , who or</w:t>
      </w:r>
      <w:r>
        <w:rPr>
          <w:rFonts w:ascii="Tahoma" w:eastAsia="Times New Roman" w:hAnsi="Tahoma" w:cs="Tahoma"/>
          <w:sz w:val="39"/>
          <w:szCs w:val="39"/>
          <w:lang w:val="en-US" w:eastAsia="en-US"/>
        </w:rPr>
        <w:t xml:space="preserve"> </w:t>
      </w:r>
      <w:r w:rsidRPr="00DC42B7">
        <w:rPr>
          <w:rFonts w:ascii="Tahoma" w:eastAsia="Times New Roman" w:hAnsi="Tahoma" w:cs="Tahoma"/>
          <w:sz w:val="39"/>
          <w:szCs w:val="39"/>
          <w:lang w:val="en-US" w:eastAsia="en-US"/>
        </w:rPr>
        <w:t>what re- unites or heals or reconciles</w:t>
      </w:r>
      <w:r>
        <w:rPr>
          <w:rFonts w:ascii="Tahoma" w:eastAsia="Times New Roman" w:hAnsi="Tahoma" w:cs="Tahoma"/>
          <w:sz w:val="39"/>
          <w:szCs w:val="39"/>
          <w:lang w:val="en-US" w:eastAsia="en-US"/>
        </w:rPr>
        <w:t xml:space="preserve"> </w:t>
      </w:r>
    </w:p>
    <w:p w14:paraId="74631B3A" w14:textId="77777777" w:rsidR="00EC7DBD" w:rsidRPr="00DC42B7" w:rsidRDefault="00EC7DBD" w:rsidP="00DC42B7">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p>
    <w:p w14:paraId="23EA3071" w14:textId="3A93BA8D" w:rsidR="00EC7DBD" w:rsidRPr="00DC42B7" w:rsidRDefault="00EC7DBD" w:rsidP="00DC42B7">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sidRPr="00DC42B7">
        <w:rPr>
          <w:rFonts w:ascii="Tahoma" w:eastAsia="Times New Roman" w:hAnsi="Tahoma" w:cs="Tahoma"/>
          <w:sz w:val="39"/>
          <w:szCs w:val="39"/>
          <w:lang w:val="en-US" w:eastAsia="en-US"/>
        </w:rPr>
        <w:t>growing together , re-uniting , healing ( as a wound )</w:t>
      </w:r>
    </w:p>
  </w:comment>
  <w:comment w:id="139" w:author="your servant" w:date="2020-08-19T08:47:00Z" w:initials="ys">
    <w:p w14:paraId="7A7D8E6D" w14:textId="53EC8F74" w:rsidR="00EC7DBD" w:rsidRDefault="00EC7DBD">
      <w:pPr>
        <w:pStyle w:val="CommentText"/>
      </w:pPr>
      <w:r>
        <w:rPr>
          <w:rStyle w:val="CommentReference"/>
        </w:rPr>
        <w:annotationRef/>
      </w:r>
      <w:r>
        <w:t>place?</w:t>
      </w:r>
    </w:p>
  </w:comment>
  <w:comment w:id="144" w:author="your servant" w:date="2020-08-19T10:16:00Z" w:initials="ys">
    <w:p w14:paraId="10EAAADB" w14:textId="36F2EEFA" w:rsidR="00EC7DBD" w:rsidRDefault="00EC7DBD">
      <w:pPr>
        <w:pStyle w:val="CommentText"/>
      </w:pPr>
      <w:r>
        <w:rPr>
          <w:rStyle w:val="CommentReference"/>
        </w:rPr>
        <w:annotationRef/>
      </w:r>
      <w:r>
        <w:t>prema?</w:t>
      </w:r>
    </w:p>
  </w:comment>
  <w:comment w:id="145" w:author="your servant" w:date="2020-08-20T18:42:00Z" w:initials="ys">
    <w:p w14:paraId="5C633356" w14:textId="40538CAB" w:rsidR="00EC7DBD" w:rsidRDefault="00EC7DBD">
      <w:pPr>
        <w:pStyle w:val="CommentText"/>
      </w:pPr>
      <w:r>
        <w:rPr>
          <w:rStyle w:val="CommentReference"/>
        </w:rPr>
        <w:annotationRef/>
      </w:r>
      <w:r>
        <w:t>the doorkeeper Govinda?</w:t>
      </w:r>
    </w:p>
  </w:comment>
  <w:comment w:id="146" w:author="your servant" w:date="2020-08-20T18:55:00Z" w:initials="ys">
    <w:p w14:paraId="61EA7D58" w14:textId="31119FE1" w:rsidR="00EC7DBD" w:rsidRDefault="00EC7DBD">
      <w:pPr>
        <w:pStyle w:val="CommentText"/>
      </w:pPr>
      <w:r>
        <w:rPr>
          <w:rStyle w:val="CommentReference"/>
        </w:rPr>
        <w:annotationRef/>
      </w:r>
      <w:r>
        <w:t>is this right?</w:t>
      </w:r>
    </w:p>
  </w:comment>
  <w:comment w:id="147" w:author="your servant" w:date="2020-08-20T18:57:00Z" w:initials="ys">
    <w:p w14:paraId="717E0B77" w14:textId="22C45C25" w:rsidR="00EC7DBD" w:rsidRDefault="00EC7DBD">
      <w:pPr>
        <w:pStyle w:val="CommentText"/>
      </w:pPr>
      <w:r>
        <w:rPr>
          <w:rStyle w:val="CommentReference"/>
        </w:rPr>
        <w:annotationRef/>
      </w:r>
      <w:r>
        <w:t>this is not there?</w:t>
      </w:r>
    </w:p>
  </w:comment>
  <w:comment w:id="148" w:author="your servant" w:date="2020-08-20T19:20:00Z" w:initials="ys">
    <w:p w14:paraId="56C8298B" w14:textId="1AB59140" w:rsidR="00EC7DBD" w:rsidRDefault="00EC7DBD">
      <w:pPr>
        <w:pStyle w:val="CommentText"/>
      </w:pPr>
      <w:r>
        <w:rPr>
          <w:rStyle w:val="CommentReference"/>
        </w:rPr>
        <w:annotationRef/>
      </w:r>
      <w:r>
        <w:t>drowned</w:t>
      </w:r>
    </w:p>
  </w:comment>
  <w:comment w:id="150" w:author="your servant" w:date="2020-08-21T20:37:00Z" w:initials="ys">
    <w:p w14:paraId="22495EEB" w14:textId="5F5E7BCA" w:rsidR="00EC7DBD" w:rsidRDefault="00EC7DBD">
      <w:pPr>
        <w:pStyle w:val="CommentText"/>
      </w:pPr>
      <w:r>
        <w:rPr>
          <w:rStyle w:val="CommentReference"/>
        </w:rPr>
        <w:annotationRef/>
      </w:r>
      <w:r>
        <w:t>says ladies below in text 10</w:t>
      </w:r>
    </w:p>
  </w:comment>
  <w:comment w:id="173" w:author="your servant" w:date="2020-08-25T18:35:00Z" w:initials="ys">
    <w:p w14:paraId="603A3A9E" w14:textId="498443D9" w:rsidR="00EC7DBD" w:rsidRDefault="00EC7DBD">
      <w:pPr>
        <w:pStyle w:val="CommentText"/>
      </w:pPr>
      <w:r>
        <w:rPr>
          <w:rStyle w:val="CommentReference"/>
        </w:rPr>
        <w:annotationRef/>
      </w:r>
      <w:r>
        <w:t>but tvarita?</w:t>
      </w:r>
    </w:p>
  </w:comment>
  <w:comment w:id="174" w:author="your servant" w:date="2020-08-26T10:52:00Z" w:initials="ys">
    <w:p w14:paraId="020D44E1" w14:textId="27ECFF56" w:rsidR="00EC7DBD" w:rsidRPr="00942F7C" w:rsidRDefault="00EC7DBD">
      <w:pPr>
        <w:pStyle w:val="CommentText"/>
        <w:rPr>
          <w:rFonts w:ascii="Cambria" w:hAnsi="Cambria"/>
        </w:rPr>
      </w:pPr>
      <w:r>
        <w:rPr>
          <w:rStyle w:val="CommentReference"/>
        </w:rPr>
        <w:annotationRef/>
      </w:r>
      <w:r>
        <w:t>says v</w:t>
      </w:r>
      <w:r>
        <w:rPr>
          <w:rFonts w:ascii="Cambria" w:hAnsi="Cambria"/>
        </w:rPr>
        <w:t>āyura? wind</w:t>
      </w:r>
    </w:p>
  </w:comment>
  <w:comment w:id="179" w:author="your servant" w:date="2020-08-26T10:55:00Z" w:initials="ys">
    <w:p w14:paraId="3B5BD12D" w14:textId="570ECC46" w:rsidR="00EC7DBD" w:rsidRDefault="00EC7DBD">
      <w:pPr>
        <w:pStyle w:val="CommentText"/>
      </w:pPr>
      <w:r>
        <w:rPr>
          <w:rStyle w:val="CommentReference"/>
        </w:rPr>
        <w:annotationRef/>
      </w:r>
      <w:r>
        <w:t>wind</w:t>
      </w:r>
    </w:p>
  </w:comment>
  <w:comment w:id="180" w:author="your servant" w:date="2020-08-26T10:55:00Z" w:initials="ys">
    <w:p w14:paraId="6DBF70F2" w14:textId="2D108DFD" w:rsidR="00EC7DBD" w:rsidRDefault="00EC7DBD">
      <w:pPr>
        <w:pStyle w:val="CommentText"/>
      </w:pPr>
      <w:r>
        <w:rPr>
          <w:rStyle w:val="CommentReference"/>
        </w:rPr>
        <w:annotationRef/>
      </w:r>
      <w:r>
        <w:t>wind</w:t>
      </w:r>
    </w:p>
  </w:comment>
  <w:comment w:id="181" w:author="your servant" w:date="2020-08-26T10:56:00Z" w:initials="ys">
    <w:p w14:paraId="6F23EC90" w14:textId="2A1FDF1D" w:rsidR="00EC7DBD" w:rsidRDefault="00EC7DBD">
      <w:pPr>
        <w:pStyle w:val="CommentText"/>
      </w:pPr>
      <w:r>
        <w:rPr>
          <w:rStyle w:val="CommentReference"/>
        </w:rPr>
        <w:annotationRef/>
      </w:r>
      <w:r>
        <w:t>wind</w:t>
      </w:r>
    </w:p>
  </w:comment>
  <w:comment w:id="182" w:author="your servant" w:date="2020-08-26T10:56:00Z" w:initials="ys">
    <w:p w14:paraId="23BF1827" w14:textId="2A4F5B43" w:rsidR="00EC7DBD" w:rsidRDefault="00EC7DBD">
      <w:pPr>
        <w:pStyle w:val="CommentText"/>
      </w:pPr>
      <w:r>
        <w:rPr>
          <w:rStyle w:val="CommentReference"/>
        </w:rPr>
        <w:annotationRef/>
      </w:r>
      <w:r>
        <w:t>wind</w:t>
      </w:r>
    </w:p>
  </w:comment>
  <w:comment w:id="185" w:author="your servant" w:date="2020-08-26T11:06:00Z" w:initials="ys">
    <w:p w14:paraId="39018447" w14:textId="12848662" w:rsidR="00EC7DBD" w:rsidRDefault="00EC7DBD">
      <w:pPr>
        <w:pStyle w:val="CommentText"/>
      </w:pPr>
      <w:r>
        <w:rPr>
          <w:rStyle w:val="CommentReference"/>
        </w:rPr>
        <w:annotationRef/>
      </w:r>
      <w:r>
        <w:t>and in the mood of a brahmana he began making fun?</w:t>
      </w:r>
    </w:p>
  </w:comment>
  <w:comment w:id="186" w:author="your servant" w:date="2020-08-26T11:23:00Z" w:initials="ys">
    <w:p w14:paraId="4C32F7D5" w14:textId="11600936" w:rsidR="00EC7DBD" w:rsidRPr="00D46274" w:rsidRDefault="00EC7DBD">
      <w:pPr>
        <w:pStyle w:val="CommentText"/>
        <w:rPr>
          <w:rFonts w:ascii="Cambria" w:hAnsi="Cambria"/>
        </w:rPr>
      </w:pPr>
      <w:r>
        <w:rPr>
          <w:rStyle w:val="CommentReference"/>
        </w:rPr>
        <w:annotationRef/>
      </w:r>
      <w:r>
        <w:t>in vir</w:t>
      </w:r>
      <w:r>
        <w:rPr>
          <w:rFonts w:ascii="Cambria" w:hAnsi="Cambria"/>
        </w:rPr>
        <w:t>āsana?</w:t>
      </w:r>
    </w:p>
  </w:comment>
  <w:comment w:id="188" w:author="your servant" w:date="2020-08-26T13:01:00Z" w:initials="ys">
    <w:p w14:paraId="3710CF31" w14:textId="3E419E55" w:rsidR="00EC7DBD" w:rsidRDefault="00EC7DBD">
      <w:pPr>
        <w:pStyle w:val="CommentText"/>
      </w:pPr>
      <w:r>
        <w:rPr>
          <w:rStyle w:val="CommentReference"/>
        </w:rPr>
        <w:annotationRef/>
      </w:r>
      <w:r>
        <w:t>curries?</w:t>
      </w:r>
    </w:p>
  </w:comment>
  <w:comment w:id="199" w:author="your servant" w:date="2020-08-28T17:08:00Z" w:initials="ys">
    <w:p w14:paraId="18C1457A" w14:textId="19189D7D" w:rsidR="00EC7DBD" w:rsidRDefault="00EC7DBD">
      <w:pPr>
        <w:pStyle w:val="CommentText"/>
      </w:pPr>
      <w:r>
        <w:rPr>
          <w:rStyle w:val="CommentReference"/>
        </w:rPr>
        <w:annotationRef/>
      </w:r>
      <w:r>
        <w:t>fascinated by him?</w:t>
      </w:r>
    </w:p>
  </w:comment>
  <w:comment w:id="200" w:author="your servant" w:date="2020-08-28T17:30:00Z" w:initials="ys">
    <w:p w14:paraId="22A6618D" w14:textId="14659AB6" w:rsidR="00EC7DBD" w:rsidRDefault="00EC7DBD">
      <w:pPr>
        <w:pStyle w:val="CommentText"/>
      </w:pPr>
      <w:r>
        <w:rPr>
          <w:rStyle w:val="CommentReference"/>
        </w:rPr>
        <w:annotationRef/>
      </w:r>
      <w:r>
        <w:t>sat?</w:t>
      </w:r>
    </w:p>
  </w:comment>
  <w:comment w:id="205" w:author="your servant" w:date="2020-08-28T18:13:00Z" w:initials="ys">
    <w:p w14:paraId="1527B0A3" w14:textId="20F948ED" w:rsidR="00EC7DBD" w:rsidRDefault="00EC7DBD">
      <w:pPr>
        <w:pStyle w:val="CommentText"/>
      </w:pPr>
      <w:r>
        <w:t xml:space="preserve">referring to </w:t>
      </w:r>
      <w:r>
        <w:rPr>
          <w:rStyle w:val="CommentReference"/>
        </w:rPr>
        <w:annotationRef/>
      </w:r>
      <w:r>
        <w:t>Ramakrishna paramahamsa</w:t>
      </w:r>
    </w:p>
  </w:comment>
  <w:comment w:id="206" w:author="your servant" w:date="2020-08-28T18:14:00Z" w:initials="ys">
    <w:p w14:paraId="19C74414" w14:textId="4F16E413" w:rsidR="00EC7DBD" w:rsidRDefault="00EC7DBD">
      <w:pPr>
        <w:pStyle w:val="CommentText"/>
      </w:pPr>
      <w:r>
        <w:rPr>
          <w:rStyle w:val="CommentReference"/>
        </w:rPr>
        <w:annotationRef/>
      </w:r>
      <w:r>
        <w:t>his name...</w:t>
      </w:r>
    </w:p>
  </w:comment>
  <w:comment w:id="211" w:author="your servant" w:date="2020-08-28T18:17:00Z" w:initials="ys">
    <w:p w14:paraId="506D80B3" w14:textId="2333D80F" w:rsidR="00EC7DBD" w:rsidRDefault="00EC7DBD">
      <w:pPr>
        <w:pStyle w:val="CommentText"/>
      </w:pPr>
      <w:r>
        <w:rPr>
          <w:rStyle w:val="CommentReference"/>
        </w:rPr>
        <w:annotationRef/>
      </w:r>
      <w:r>
        <w:t>chaste?</w:t>
      </w:r>
    </w:p>
  </w:comment>
  <w:comment w:id="212" w:author="your servant" w:date="2020-08-28T18:18:00Z" w:initials="ys">
    <w:p w14:paraId="16F46DB3" w14:textId="7CD1F1BC" w:rsidR="00EC7DBD" w:rsidRDefault="00EC7DBD">
      <w:pPr>
        <w:pStyle w:val="CommentText"/>
      </w:pPr>
      <w:r>
        <w:rPr>
          <w:rStyle w:val="CommentReference"/>
        </w:rPr>
        <w:annotationRef/>
      </w:r>
      <w:r>
        <w:t>chaste?</w:t>
      </w:r>
    </w:p>
  </w:comment>
  <w:comment w:id="213" w:author="your servant" w:date="2020-08-28T18:36:00Z" w:initials="ys">
    <w:p w14:paraId="7C11007B" w14:textId="66327C94" w:rsidR="00EC7DBD" w:rsidRPr="00DE5022" w:rsidRDefault="00EC7DBD">
      <w:pPr>
        <w:pStyle w:val="CommentText"/>
        <w:rPr>
          <w:rFonts w:ascii="Cambria" w:hAnsi="Cambria"/>
        </w:rPr>
      </w:pPr>
      <w:r>
        <w:rPr>
          <w:rStyle w:val="CommentReference"/>
        </w:rPr>
        <w:annotationRef/>
      </w:r>
      <w:r>
        <w:t>v</w:t>
      </w:r>
      <w:r>
        <w:rPr>
          <w:rFonts w:ascii="Cambria" w:hAnsi="Cambria"/>
        </w:rPr>
        <w:t>āva?</w:t>
      </w:r>
    </w:p>
  </w:comment>
  <w:comment w:id="243" w:author="your servant" w:date="2020-08-28T19:52:00Z" w:initials="ys">
    <w:p w14:paraId="132D16D7" w14:textId="70216FBC" w:rsidR="00EC7DBD" w:rsidRDefault="00EC7DBD">
      <w:pPr>
        <w:pStyle w:val="CommentText"/>
      </w:pPr>
      <w:r>
        <w:rPr>
          <w:rStyle w:val="CommentReference"/>
        </w:rPr>
        <w:annotationRef/>
      </w:r>
      <w:r>
        <w:t>amidst</w:t>
      </w:r>
    </w:p>
  </w:comment>
  <w:comment w:id="247" w:author="your servant" w:date="2020-08-30T15:32:00Z" w:initials="ys">
    <w:p w14:paraId="1EA787C6" w14:textId="7C9F34F7" w:rsidR="00EC7DBD" w:rsidRDefault="00EC7DBD">
      <w:pPr>
        <w:pStyle w:val="CommentText"/>
      </w:pPr>
      <w:r>
        <w:rPr>
          <w:rStyle w:val="CommentReference"/>
        </w:rPr>
        <w:annotationRef/>
      </w:r>
      <w:r>
        <w:t>unlimitedly?</w:t>
      </w:r>
    </w:p>
  </w:comment>
  <w:comment w:id="248" w:author="your servant" w:date="2020-08-30T15:33:00Z" w:initials="ys">
    <w:p w14:paraId="02BFD0DC" w14:textId="7E1196B5" w:rsidR="00EC7DBD" w:rsidRPr="00B52BFF" w:rsidRDefault="00EC7DBD">
      <w:pPr>
        <w:pStyle w:val="CommentText"/>
        <w:rPr>
          <w:rFonts w:ascii="Cambria" w:hAnsi="Cambria"/>
        </w:rPr>
      </w:pPr>
      <w:r>
        <w:rPr>
          <w:rStyle w:val="CommentReference"/>
        </w:rPr>
        <w:annotationRef/>
      </w:r>
      <w:r>
        <w:t>never? n</w:t>
      </w:r>
      <w:r>
        <w:rPr>
          <w:rFonts w:ascii="Cambria" w:hAnsi="Cambria"/>
        </w:rPr>
        <w:t>āhi</w:t>
      </w:r>
    </w:p>
  </w:comment>
  <w:comment w:id="250" w:author="your servant" w:date="2020-08-30T19:52:00Z" w:initials="ys">
    <w:p w14:paraId="78B57865" w14:textId="223A21A2" w:rsidR="00EC7DBD" w:rsidRDefault="00EC7DBD">
      <w:pPr>
        <w:pStyle w:val="CommentText"/>
      </w:pPr>
      <w:r>
        <w:rPr>
          <w:rStyle w:val="CommentReference"/>
        </w:rPr>
        <w:annotationRef/>
      </w:r>
      <w:r>
        <w:t>this is not there no?</w:t>
      </w:r>
    </w:p>
  </w:comment>
  <w:comment w:id="255" w:author="your servant" w:date="2020-08-31T12:08:00Z" w:initials="ys">
    <w:p w14:paraId="313B782D" w14:textId="5857649E" w:rsidR="00EC7DBD" w:rsidRDefault="00EC7DBD">
      <w:pPr>
        <w:pStyle w:val="CommentText"/>
      </w:pPr>
      <w:r>
        <w:rPr>
          <w:rStyle w:val="CommentReference"/>
        </w:rPr>
        <w:annotationRef/>
      </w:r>
      <w:r>
        <w:t>remained?</w:t>
      </w:r>
    </w:p>
  </w:comment>
  <w:comment w:id="300" w:author="your servant" w:date="2020-09-01T13:10:00Z" w:initials="ys">
    <w:p w14:paraId="76CBA6C8" w14:textId="570139F9" w:rsidR="00EC7DBD" w:rsidRDefault="00EC7DBD">
      <w:pPr>
        <w:pStyle w:val="CommentText"/>
      </w:pPr>
      <w:r>
        <w:rPr>
          <w:rStyle w:val="CommentReference"/>
        </w:rPr>
        <w:annotationRef/>
      </w:r>
      <w:r>
        <w:t>vidhi marga?</w:t>
      </w:r>
    </w:p>
  </w:comment>
  <w:comment w:id="301" w:author="your servant" w:date="2020-09-01T13:17:00Z" w:initials="ys">
    <w:p w14:paraId="30DFBE85" w14:textId="5C4D41E1" w:rsidR="00EC7DBD" w:rsidRPr="00ED2C57" w:rsidRDefault="00EC7DBD">
      <w:pPr>
        <w:pStyle w:val="CommentText"/>
        <w:rPr>
          <w:rFonts w:ascii="Cambria" w:hAnsi="Cambria"/>
        </w:rPr>
      </w:pPr>
      <w:r>
        <w:rPr>
          <w:rStyle w:val="CommentReference"/>
        </w:rPr>
        <w:annotationRef/>
      </w:r>
      <w:r>
        <w:t xml:space="preserve">the </w:t>
      </w:r>
      <w:r>
        <w:rPr>
          <w:rFonts w:ascii="Cambria" w:hAnsi="Cambria"/>
        </w:rPr>
        <w:t>śīkṣā guru?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033860" w15:done="0"/>
  <w15:commentEx w15:paraId="3DAC582B" w15:done="0"/>
  <w15:commentEx w15:paraId="1EB249BF" w15:done="0"/>
  <w15:commentEx w15:paraId="630D31E0" w15:done="0"/>
  <w15:commentEx w15:paraId="65945997" w15:done="0"/>
  <w15:commentEx w15:paraId="62747622" w15:done="0"/>
  <w15:commentEx w15:paraId="381A5614" w15:done="0"/>
  <w15:commentEx w15:paraId="3AB452FE" w15:done="0"/>
  <w15:commentEx w15:paraId="7BF73ACE" w15:done="0"/>
  <w15:commentEx w15:paraId="6EEAF4A3" w15:done="0"/>
  <w15:commentEx w15:paraId="2941FF14" w15:done="0"/>
  <w15:commentEx w15:paraId="39360DFC" w15:done="0"/>
  <w15:commentEx w15:paraId="391F19D6" w15:done="0"/>
  <w15:commentEx w15:paraId="24E5B7E6" w15:done="0"/>
  <w15:commentEx w15:paraId="760AAB64" w15:done="0"/>
  <w15:commentEx w15:paraId="18A35F5A" w15:done="0"/>
  <w15:commentEx w15:paraId="0333E528" w15:done="0"/>
  <w15:commentEx w15:paraId="46F7A4E0" w15:done="0"/>
  <w15:commentEx w15:paraId="048C129E" w15:done="0"/>
  <w15:commentEx w15:paraId="56C66A86" w15:done="0"/>
  <w15:commentEx w15:paraId="5376411D" w15:done="0"/>
  <w15:commentEx w15:paraId="6381220D" w15:done="0"/>
  <w15:commentEx w15:paraId="11C1897D" w15:done="0"/>
  <w15:commentEx w15:paraId="6EFCC838" w15:done="0"/>
  <w15:commentEx w15:paraId="41E9DAA5" w15:done="0"/>
  <w15:commentEx w15:paraId="6ED87563" w15:done="0"/>
  <w15:commentEx w15:paraId="61C0F787" w15:done="0"/>
  <w15:commentEx w15:paraId="773B10DD" w15:done="0"/>
  <w15:commentEx w15:paraId="66ED277F" w15:done="0"/>
  <w15:commentEx w15:paraId="7C16AD31" w15:done="0"/>
  <w15:commentEx w15:paraId="7E5A3F74" w15:done="0"/>
  <w15:commentEx w15:paraId="6F78C33F" w15:done="0"/>
  <w15:commentEx w15:paraId="66370006" w15:done="0"/>
  <w15:commentEx w15:paraId="3F8ABDF5" w15:done="0"/>
  <w15:commentEx w15:paraId="6FF46B16" w15:done="0"/>
  <w15:commentEx w15:paraId="70120169" w15:done="0"/>
  <w15:commentEx w15:paraId="4178D01D" w15:done="0"/>
  <w15:commentEx w15:paraId="71854ABE" w15:done="0"/>
  <w15:commentEx w15:paraId="4B329245" w15:done="0"/>
  <w15:commentEx w15:paraId="036E5CEC" w15:done="0"/>
  <w15:commentEx w15:paraId="77F7E7B0" w15:done="0"/>
  <w15:commentEx w15:paraId="2CD2D7A0" w15:done="0"/>
  <w15:commentEx w15:paraId="07BBEEA4" w15:done="0"/>
  <w15:commentEx w15:paraId="5C0C29E2" w15:done="0"/>
  <w15:commentEx w15:paraId="23EA3071" w15:done="0"/>
  <w15:commentEx w15:paraId="7A7D8E6D" w15:done="0"/>
  <w15:commentEx w15:paraId="10EAAADB" w15:done="0"/>
  <w15:commentEx w15:paraId="5C633356" w15:done="0"/>
  <w15:commentEx w15:paraId="61EA7D58" w15:done="0"/>
  <w15:commentEx w15:paraId="717E0B77" w15:done="0"/>
  <w15:commentEx w15:paraId="56C8298B" w15:done="0"/>
  <w15:commentEx w15:paraId="22495EEB" w15:done="0"/>
  <w15:commentEx w15:paraId="603A3A9E" w15:done="0"/>
  <w15:commentEx w15:paraId="020D44E1" w15:done="0"/>
  <w15:commentEx w15:paraId="3B5BD12D" w15:done="0"/>
  <w15:commentEx w15:paraId="6DBF70F2" w15:done="0"/>
  <w15:commentEx w15:paraId="6F23EC90" w15:done="0"/>
  <w15:commentEx w15:paraId="23BF1827" w15:done="0"/>
  <w15:commentEx w15:paraId="39018447" w15:done="0"/>
  <w15:commentEx w15:paraId="4C32F7D5" w15:done="0"/>
  <w15:commentEx w15:paraId="3710CF31" w15:done="0"/>
  <w15:commentEx w15:paraId="18C1457A" w15:done="0"/>
  <w15:commentEx w15:paraId="22A6618D" w15:done="0"/>
  <w15:commentEx w15:paraId="1527B0A3" w15:done="0"/>
  <w15:commentEx w15:paraId="19C74414" w15:done="0"/>
  <w15:commentEx w15:paraId="506D80B3" w15:done="0"/>
  <w15:commentEx w15:paraId="16F46DB3" w15:done="0"/>
  <w15:commentEx w15:paraId="7C11007B" w15:done="0"/>
  <w15:commentEx w15:paraId="132D16D7" w15:done="0"/>
  <w15:commentEx w15:paraId="1EA787C6" w15:done="0"/>
  <w15:commentEx w15:paraId="02BFD0DC" w15:done="0"/>
  <w15:commentEx w15:paraId="78B57865" w15:done="0"/>
  <w15:commentEx w15:paraId="313B782D" w15:done="0"/>
  <w15:commentEx w15:paraId="76CBA6C8" w15:done="0"/>
  <w15:commentEx w15:paraId="30DFBE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230B888" w16cex:dateUtc="2020-04-02T13:46:00Z"/>
  <w16cex:commentExtensible w16cex:durableId="233355C7" w16cex:dateUtc="2020-10-15T17:42:00Z"/>
  <w16cex:commentExtensible w16cex:durableId="2246FCEC" w16cex:dateUtc="2020-04-19T11:08:00Z"/>
  <w16cex:commentExtensible w16cex:durableId="224D55D2" w16cex:dateUtc="2020-04-24T06:40:00Z"/>
  <w16cex:commentExtensible w16cex:durableId="224D58FB" w16cex:dateUtc="2020-04-24T06:54:00Z"/>
  <w16cex:commentExtensible w16cex:durableId="2250673D" w16cex:dateUtc="2020-04-26T14:32:00Z"/>
  <w16cex:commentExtensible w16cex:durableId="22542A7C" w16cex:dateUtc="2020-04-29T11:01:00Z"/>
  <w16cex:commentExtensible w16cex:durableId="22542B1A" w16cex:dateUtc="2020-04-29T11:04:00Z"/>
  <w16cex:commentExtensible w16cex:durableId="22542B46" w16cex:dateUtc="2020-04-29T11:05:00Z"/>
  <w16cex:commentExtensible w16cex:durableId="22542D4A" w16cex:dateUtc="2020-04-29T11:13:00Z"/>
  <w16cex:commentExtensible w16cex:durableId="22542F42" w16cex:dateUtc="2020-04-29T11:22:00Z"/>
  <w16cex:commentExtensible w16cex:durableId="22543183" w16cex:dateUtc="2020-04-29T11:31:00Z"/>
  <w16cex:commentExtensible w16cex:durableId="22545CE2" w16cex:dateUtc="2020-04-29T14:36:00Z"/>
  <w16cex:commentExtensible w16cex:durableId="22545CED" w16cex:dateUtc="2020-04-29T14:37:00Z"/>
  <w16cex:commentExtensible w16cex:durableId="22A37853" w16cex:dateUtc="2020-06-28T14:43:00Z"/>
  <w16cex:commentExtensible w16cex:durableId="22A3785B" w16cex:dateUtc="2020-06-28T14:43:00Z"/>
  <w16cex:commentExtensible w16cex:durableId="22A3786A" w16cex:dateUtc="2020-06-28T14:43:00Z"/>
  <w16cex:commentExtensible w16cex:durableId="22A37873" w16cex:dateUtc="2020-06-28T14:43:00Z"/>
  <w16cex:commentExtensible w16cex:durableId="22A37C0B" w16cex:dateUtc="2020-06-28T14:58:00Z"/>
  <w16cex:commentExtensible w16cex:durableId="22A4735E" w16cex:dateUtc="2020-06-29T08:34:00Z"/>
  <w16cex:commentExtensible w16cex:durableId="22A48484" w16cex:dateUtc="2020-06-29T09:47:00Z"/>
  <w16cex:commentExtensible w16cex:durableId="22A6ED22" w16cex:dateUtc="2020-07-01T05:38:00Z"/>
  <w16cex:commentExtensible w16cex:durableId="22B9CE08" w16cex:dateUtc="2020-07-15T13:18:00Z"/>
  <w16cex:commentExtensible w16cex:durableId="22B9CFF5" w16cex:dateUtc="2020-07-15T13:26:00Z"/>
  <w16cex:commentExtensible w16cex:durableId="22BC3007" w16cex:dateUtc="2020-07-17T08:41:00Z"/>
  <w16cex:commentExtensible w16cex:durableId="22BC30AC" w16cex:dateUtc="2020-07-17T08:44:00Z"/>
  <w16cex:commentExtensible w16cex:durableId="22BC3A8F" w16cex:dateUtc="2020-07-17T09:26:00Z"/>
  <w16cex:commentExtensible w16cex:durableId="22BD5588" w16cex:dateUtc="2020-07-18T05:33:00Z"/>
  <w16cex:commentExtensible w16cex:durableId="22BED254" w16cex:dateUtc="2020-07-19T08:38:00Z"/>
  <w16cex:commentExtensible w16cex:durableId="22BED9FB" w16cex:dateUtc="2020-07-19T09:10:00Z"/>
  <w16cex:commentExtensible w16cex:durableId="22C2FEDF" w16cex:dateUtc="2020-07-22T12:37:00Z"/>
  <w16cex:commentExtensible w16cex:durableId="22C30391" w16cex:dateUtc="2020-07-22T12:57:00Z"/>
  <w16cex:commentExtensible w16cex:durableId="22C309BE" w16cex:dateUtc="2020-07-22T13:23:00Z"/>
  <w16cex:commentExtensible w16cex:durableId="22C5BB76" w16cex:dateUtc="2020-07-24T14:26:00Z"/>
  <w16cex:commentExtensible w16cex:durableId="22C5BFC4" w16cex:dateUtc="2020-07-24T14:45:00Z"/>
  <w16cex:commentExtensible w16cex:durableId="22C5C123" w16cex:dateUtc="2020-07-24T14:50:00Z"/>
  <w16cex:commentExtensible w16cex:durableId="22CC36C5" w16cex:dateUtc="2020-07-29T12:26:00Z"/>
  <w16cex:commentExtensible w16cex:durableId="22CC5629" w16cex:dateUtc="2020-07-29T14:40:00Z"/>
  <w16cex:commentExtensible w16cex:durableId="22CD8E12" w16cex:dateUtc="2020-07-30T12:51:00Z"/>
  <w16cex:commentExtensible w16cex:durableId="22CDAD27" w16cex:dateUtc="2020-07-30T15:03:00Z"/>
  <w16cex:commentExtensible w16cex:durableId="22CDB0A2" w16cex:dateUtc="2020-07-30T15:18:00Z"/>
  <w16cex:commentExtensible w16cex:durableId="22E6B97B" w16cex:dateUtc="2020-08-18T15:02:00Z"/>
  <w16cex:commentExtensible w16cex:durableId="22E6BC48" w16cex:dateUtc="2020-08-18T15:14:00Z"/>
  <w16cex:commentExtensible w16cex:durableId="22E6BC7F" w16cex:dateUtc="2020-08-18T15:15:00Z"/>
  <w16cex:commentExtensible w16cex:durableId="22E6BCB4" w16cex:dateUtc="2020-08-18T15:16:00Z"/>
  <w16cex:commentExtensible w16cex:durableId="22E765B2" w16cex:dateUtc="2020-08-19T03:17:00Z"/>
  <w16cex:commentExtensible w16cex:durableId="22E77A91" w16cex:dateUtc="2020-08-19T04:46:00Z"/>
  <w16cex:commentExtensible w16cex:durableId="22E9429D" w16cex:dateUtc="2020-08-20T13:12:00Z"/>
  <w16cex:commentExtensible w16cex:durableId="22E945A4" w16cex:dateUtc="2020-08-20T13:25:00Z"/>
  <w16cex:commentExtensible w16cex:durableId="22E94630" w16cex:dateUtc="2020-08-20T13:27:00Z"/>
  <w16cex:commentExtensible w16cex:durableId="22E94B6F" w16cex:dateUtc="2020-08-20T13:50:00Z"/>
  <w16cex:commentExtensible w16cex:durableId="22EAAEFF" w16cex:dateUtc="2020-08-21T15:07:00Z"/>
  <w16cex:commentExtensible w16cex:durableId="22EFD886" w16cex:dateUtc="2020-08-25T13:05:00Z"/>
  <w16cex:commentExtensible w16cex:durableId="22F0BD71" w16cex:dateUtc="2020-08-26T05:22:00Z"/>
  <w16cex:commentExtensible w16cex:durableId="22F0BE21" w16cex:dateUtc="2020-08-26T05:25:00Z"/>
  <w16cex:commentExtensible w16cex:durableId="22F0BE37" w16cex:dateUtc="2020-08-26T05:25:00Z"/>
  <w16cex:commentExtensible w16cex:durableId="22F0BE69" w16cex:dateUtc="2020-08-26T05:26:00Z"/>
  <w16cex:commentExtensible w16cex:durableId="22F0BE75" w16cex:dateUtc="2020-08-26T05:26:00Z"/>
  <w16cex:commentExtensible w16cex:durableId="22F0C0D0" w16cex:dateUtc="2020-08-26T05:36:00Z"/>
  <w16cex:commentExtensible w16cex:durableId="22F0C498" w16cex:dateUtc="2020-08-26T05:53:00Z"/>
  <w16cex:commentExtensible w16cex:durableId="22F0DB8E" w16cex:dateUtc="2020-08-26T07:31:00Z"/>
  <w16cex:commentExtensible w16cex:durableId="22F3B896" w16cex:dateUtc="2020-08-28T11:38:00Z"/>
  <w16cex:commentExtensible w16cex:durableId="22F3BDA1" w16cex:dateUtc="2020-08-28T12:00:00Z"/>
  <w16cex:commentExtensible w16cex:durableId="22F3C7B3" w16cex:dateUtc="2020-08-28T12:43:00Z"/>
  <w16cex:commentExtensible w16cex:durableId="22F3C805" w16cex:dateUtc="2020-08-28T12:44:00Z"/>
  <w16cex:commentExtensible w16cex:durableId="22F3C8D0" w16cex:dateUtc="2020-08-28T12:47:00Z"/>
  <w16cex:commentExtensible w16cex:durableId="22F3C8E5" w16cex:dateUtc="2020-08-28T12:48:00Z"/>
  <w16cex:commentExtensible w16cex:durableId="22F3CD41" w16cex:dateUtc="2020-08-28T13:06:00Z"/>
  <w16cex:commentExtensible w16cex:durableId="22F3DEFF" w16cex:dateUtc="2020-08-28T14:22:00Z"/>
  <w16cex:commentExtensible w16cex:durableId="22F6451E" w16cex:dateUtc="2020-08-30T10:02:00Z"/>
  <w16cex:commentExtensible w16cex:durableId="22F64561" w16cex:dateUtc="2020-08-30T10:03:00Z"/>
  <w16cex:commentExtensible w16cex:durableId="22F68216" w16cex:dateUtc="2020-08-30T14:22:00Z"/>
  <w16cex:commentExtensible w16cex:durableId="22F766A4" w16cex:dateUtc="2020-08-31T06:38:00Z"/>
  <w16cex:commentExtensible w16cex:durableId="22F8C6B3" w16cex:dateUtc="2020-09-01T07:40:00Z"/>
  <w16cex:commentExtensible w16cex:durableId="22F8C886" w16cex:dateUtc="2020-09-01T0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033860" w16cid:durableId="2230B888"/>
  <w16cid:commentId w16cid:paraId="3DAC582B" w16cid:durableId="233355C7"/>
  <w16cid:commentId w16cid:paraId="1EB249BF" w16cid:durableId="2246FCEC"/>
  <w16cid:commentId w16cid:paraId="630D31E0" w16cid:durableId="224D55D2"/>
  <w16cid:commentId w16cid:paraId="65945997" w16cid:durableId="224D58FB"/>
  <w16cid:commentId w16cid:paraId="62747622" w16cid:durableId="2250673D"/>
  <w16cid:commentId w16cid:paraId="381A5614" w16cid:durableId="22542A7C"/>
  <w16cid:commentId w16cid:paraId="3AB452FE" w16cid:durableId="22542B1A"/>
  <w16cid:commentId w16cid:paraId="7BF73ACE" w16cid:durableId="22542B46"/>
  <w16cid:commentId w16cid:paraId="6EEAF4A3" w16cid:durableId="22542D4A"/>
  <w16cid:commentId w16cid:paraId="2941FF14" w16cid:durableId="22542F42"/>
  <w16cid:commentId w16cid:paraId="39360DFC" w16cid:durableId="22543183"/>
  <w16cid:commentId w16cid:paraId="391F19D6" w16cid:durableId="22545CE2"/>
  <w16cid:commentId w16cid:paraId="24E5B7E6" w16cid:durableId="22545CED"/>
  <w16cid:commentId w16cid:paraId="760AAB64" w16cid:durableId="22A37853"/>
  <w16cid:commentId w16cid:paraId="18A35F5A" w16cid:durableId="22A3785B"/>
  <w16cid:commentId w16cid:paraId="0333E528" w16cid:durableId="22A3786A"/>
  <w16cid:commentId w16cid:paraId="46F7A4E0" w16cid:durableId="22A37873"/>
  <w16cid:commentId w16cid:paraId="048C129E" w16cid:durableId="22A37C0B"/>
  <w16cid:commentId w16cid:paraId="56C66A86" w16cid:durableId="22A4735E"/>
  <w16cid:commentId w16cid:paraId="5376411D" w16cid:durableId="22A48484"/>
  <w16cid:commentId w16cid:paraId="6381220D" w16cid:durableId="22A6ED22"/>
  <w16cid:commentId w16cid:paraId="11C1897D" w16cid:durableId="22B9CE08"/>
  <w16cid:commentId w16cid:paraId="6EFCC838" w16cid:durableId="22B9CFF5"/>
  <w16cid:commentId w16cid:paraId="41E9DAA5" w16cid:durableId="22BC3007"/>
  <w16cid:commentId w16cid:paraId="6ED87563" w16cid:durableId="22BC30AC"/>
  <w16cid:commentId w16cid:paraId="61C0F787" w16cid:durableId="22BC3A8F"/>
  <w16cid:commentId w16cid:paraId="773B10DD" w16cid:durableId="22BD5588"/>
  <w16cid:commentId w16cid:paraId="66ED277F" w16cid:durableId="22BED254"/>
  <w16cid:commentId w16cid:paraId="7C16AD31" w16cid:durableId="22BED9FB"/>
  <w16cid:commentId w16cid:paraId="7E5A3F74" w16cid:durableId="22C2FEDF"/>
  <w16cid:commentId w16cid:paraId="6F78C33F" w16cid:durableId="22C30391"/>
  <w16cid:commentId w16cid:paraId="66370006" w16cid:durableId="22C309BE"/>
  <w16cid:commentId w16cid:paraId="3F8ABDF5" w16cid:durableId="22C5BB76"/>
  <w16cid:commentId w16cid:paraId="6FF46B16" w16cid:durableId="22C5BFC4"/>
  <w16cid:commentId w16cid:paraId="70120169" w16cid:durableId="22C5C123"/>
  <w16cid:commentId w16cid:paraId="4178D01D" w16cid:durableId="22CC36C5"/>
  <w16cid:commentId w16cid:paraId="71854ABE" w16cid:durableId="22CC5629"/>
  <w16cid:commentId w16cid:paraId="4B329245" w16cid:durableId="22CD8E12"/>
  <w16cid:commentId w16cid:paraId="036E5CEC" w16cid:durableId="22CDAD27"/>
  <w16cid:commentId w16cid:paraId="77F7E7B0" w16cid:durableId="22CDB0A2"/>
  <w16cid:commentId w16cid:paraId="2CD2D7A0" w16cid:durableId="22E6B97B"/>
  <w16cid:commentId w16cid:paraId="07BBEEA4" w16cid:durableId="22E6BC48"/>
  <w16cid:commentId w16cid:paraId="5C0C29E2" w16cid:durableId="22E6BC7F"/>
  <w16cid:commentId w16cid:paraId="23EA3071" w16cid:durableId="22E6BCB4"/>
  <w16cid:commentId w16cid:paraId="7A7D8E6D" w16cid:durableId="22E765B2"/>
  <w16cid:commentId w16cid:paraId="10EAAADB" w16cid:durableId="22E77A91"/>
  <w16cid:commentId w16cid:paraId="5C633356" w16cid:durableId="22E9429D"/>
  <w16cid:commentId w16cid:paraId="61EA7D58" w16cid:durableId="22E945A4"/>
  <w16cid:commentId w16cid:paraId="717E0B77" w16cid:durableId="22E94630"/>
  <w16cid:commentId w16cid:paraId="56C8298B" w16cid:durableId="22E94B6F"/>
  <w16cid:commentId w16cid:paraId="22495EEB" w16cid:durableId="22EAAEFF"/>
  <w16cid:commentId w16cid:paraId="603A3A9E" w16cid:durableId="22EFD886"/>
  <w16cid:commentId w16cid:paraId="020D44E1" w16cid:durableId="22F0BD71"/>
  <w16cid:commentId w16cid:paraId="3B5BD12D" w16cid:durableId="22F0BE21"/>
  <w16cid:commentId w16cid:paraId="6DBF70F2" w16cid:durableId="22F0BE37"/>
  <w16cid:commentId w16cid:paraId="6F23EC90" w16cid:durableId="22F0BE69"/>
  <w16cid:commentId w16cid:paraId="23BF1827" w16cid:durableId="22F0BE75"/>
  <w16cid:commentId w16cid:paraId="39018447" w16cid:durableId="22F0C0D0"/>
  <w16cid:commentId w16cid:paraId="4C32F7D5" w16cid:durableId="22F0C498"/>
  <w16cid:commentId w16cid:paraId="3710CF31" w16cid:durableId="22F0DB8E"/>
  <w16cid:commentId w16cid:paraId="18C1457A" w16cid:durableId="22F3B896"/>
  <w16cid:commentId w16cid:paraId="22A6618D" w16cid:durableId="22F3BDA1"/>
  <w16cid:commentId w16cid:paraId="1527B0A3" w16cid:durableId="22F3C7B3"/>
  <w16cid:commentId w16cid:paraId="19C74414" w16cid:durableId="22F3C805"/>
  <w16cid:commentId w16cid:paraId="506D80B3" w16cid:durableId="22F3C8D0"/>
  <w16cid:commentId w16cid:paraId="16F46DB3" w16cid:durableId="22F3C8E5"/>
  <w16cid:commentId w16cid:paraId="7C11007B" w16cid:durableId="22F3CD41"/>
  <w16cid:commentId w16cid:paraId="132D16D7" w16cid:durableId="22F3DEFF"/>
  <w16cid:commentId w16cid:paraId="1EA787C6" w16cid:durableId="22F6451E"/>
  <w16cid:commentId w16cid:paraId="02BFD0DC" w16cid:durableId="22F64561"/>
  <w16cid:commentId w16cid:paraId="78B57865" w16cid:durableId="22F68216"/>
  <w16cid:commentId w16cid:paraId="313B782D" w16cid:durableId="22F766A4"/>
  <w16cid:commentId w16cid:paraId="76CBA6C8" w16cid:durableId="22F8C6B3"/>
  <w16cid:commentId w16cid:paraId="30DFBE85" w16cid:durableId="22F8C88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CAAF78" w14:textId="77777777" w:rsidR="00706C08" w:rsidRDefault="00706C08">
      <w:pPr>
        <w:spacing w:before="0" w:after="0"/>
      </w:pPr>
      <w:r>
        <w:separator/>
      </w:r>
    </w:p>
  </w:endnote>
  <w:endnote w:type="continuationSeparator" w:id="0">
    <w:p w14:paraId="4061FAB4" w14:textId="77777777" w:rsidR="00706C08" w:rsidRDefault="00706C08">
      <w:pPr>
        <w:spacing w:before="0" w:after="0"/>
      </w:pPr>
      <w:r>
        <w:continuationSeparator/>
      </w:r>
    </w:p>
  </w:endnote>
  <w:endnote w:id="1">
    <w:p w14:paraId="1970242A" w14:textId="5E0058B9" w:rsidR="00EC7DBD" w:rsidRPr="00AF31A6" w:rsidRDefault="00EC7DBD">
      <w:pPr>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Śrīla Bhaktisiddhanta Sarasvatī Ṭhākura refers here to two verses, but quotes only two lines from the former. Two lines from the latter verse: </w:t>
      </w:r>
      <w:r w:rsidRPr="00AF31A6">
        <w:rPr>
          <w:rFonts w:asciiTheme="minorHAnsi" w:hAnsiTheme="minorHAnsi" w:cstheme="minorHAnsi"/>
          <w:i/>
          <w:iCs/>
        </w:rPr>
        <w:t>sannyāsa-kṛc chamaḥ śānto niṣṭhā-śānti-parāyaṇaḥ</w:t>
      </w:r>
      <w:r w:rsidRPr="00AF31A6">
        <w:rPr>
          <w:rFonts w:asciiTheme="minorHAnsi" w:hAnsiTheme="minorHAnsi" w:cstheme="minorHAnsi"/>
        </w:rPr>
        <w:t xml:space="preserve">—“In His later pastimes He accepts the </w:t>
      </w:r>
      <w:r w:rsidRPr="00AF31A6">
        <w:rPr>
          <w:rFonts w:asciiTheme="minorHAnsi" w:hAnsiTheme="minorHAnsi" w:cstheme="minorHAnsi"/>
          <w:i/>
          <w:iCs/>
        </w:rPr>
        <w:t>sannyāsa</w:t>
      </w:r>
      <w:r w:rsidRPr="00AF31A6">
        <w:rPr>
          <w:rFonts w:asciiTheme="minorHAnsi" w:hAnsiTheme="minorHAnsi" w:cstheme="minorHAnsi"/>
        </w:rPr>
        <w:t xml:space="preserve"> order, and He is equipoised and peaceful. He is the highest abode of peace and devotion, for He silences the impersonalist nondevotees,” are combined with the former two lines and quoted as one verse in the </w:t>
      </w:r>
      <w:r w:rsidRPr="00AF31A6">
        <w:rPr>
          <w:rFonts w:asciiTheme="minorHAnsi" w:hAnsiTheme="minorHAnsi" w:cstheme="minorHAnsi"/>
          <w:i/>
          <w:iCs/>
        </w:rPr>
        <w:t>Caitanya-caritāmṛta</w:t>
      </w:r>
      <w:r w:rsidRPr="00AF31A6">
        <w:rPr>
          <w:rFonts w:asciiTheme="minorHAnsi" w:hAnsiTheme="minorHAnsi" w:cstheme="minorHAnsi"/>
        </w:rPr>
        <w:t>.</w:t>
      </w:r>
    </w:p>
  </w:endnote>
  <w:endnote w:id="2">
    <w:p w14:paraId="7E2811FB" w14:textId="3368DF6B"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Ātapa</w:t>
      </w:r>
      <w:r w:rsidRPr="00AF31A6">
        <w:rPr>
          <w:rFonts w:asciiTheme="minorHAnsi" w:hAnsiTheme="minorHAnsi" w:cstheme="minorHAnsi"/>
        </w:rPr>
        <w:t xml:space="preserve"> rice is taken directly from the husk of </w:t>
      </w:r>
      <w:r w:rsidRPr="00AF31A6">
        <w:rPr>
          <w:rFonts w:asciiTheme="minorHAnsi" w:hAnsiTheme="minorHAnsi" w:cstheme="minorHAnsi"/>
          <w:i/>
          <w:iCs/>
        </w:rPr>
        <w:t xml:space="preserve">āśu </w:t>
      </w:r>
      <w:r w:rsidRPr="00AF31A6">
        <w:rPr>
          <w:rFonts w:asciiTheme="minorHAnsi" w:hAnsiTheme="minorHAnsi" w:cstheme="minorHAnsi"/>
        </w:rPr>
        <w:t xml:space="preserve">paddy, which is harvested in the rainy season, while </w:t>
      </w:r>
      <w:r w:rsidRPr="00AF31A6">
        <w:rPr>
          <w:rFonts w:asciiTheme="minorHAnsi" w:hAnsiTheme="minorHAnsi" w:cstheme="minorHAnsi"/>
          <w:i/>
          <w:iCs/>
        </w:rPr>
        <w:t xml:space="preserve">siddha </w:t>
      </w:r>
      <w:r w:rsidRPr="00AF31A6">
        <w:rPr>
          <w:rFonts w:asciiTheme="minorHAnsi" w:hAnsiTheme="minorHAnsi" w:cstheme="minorHAnsi"/>
        </w:rPr>
        <w:t xml:space="preserve">rice is </w:t>
      </w:r>
      <w:r w:rsidRPr="00AF31A6">
        <w:rPr>
          <w:rFonts w:asciiTheme="minorHAnsi" w:hAnsiTheme="minorHAnsi" w:cstheme="minorHAnsi"/>
          <w:i/>
          <w:iCs/>
        </w:rPr>
        <w:t xml:space="preserve">haimantika </w:t>
      </w:r>
      <w:r w:rsidRPr="00AF31A6">
        <w:rPr>
          <w:rFonts w:asciiTheme="minorHAnsi" w:hAnsiTheme="minorHAnsi" w:cstheme="minorHAnsi"/>
        </w:rPr>
        <w:t>paddy, which is harvested in autumn and boiled before husking and drying.</w:t>
      </w:r>
    </w:p>
  </w:endnote>
  <w:endnote w:id="3">
    <w:p w14:paraId="6246C943" w14:textId="0646AB03"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The word </w:t>
      </w:r>
      <w:r w:rsidRPr="00AF31A6">
        <w:rPr>
          <w:rFonts w:asciiTheme="minorHAnsi" w:hAnsiTheme="minorHAnsi" w:cstheme="minorHAnsi"/>
          <w:i/>
          <w:iCs/>
        </w:rPr>
        <w:t>mahā-śaṅkha</w:t>
      </w:r>
      <w:r w:rsidRPr="00AF31A6">
        <w:rPr>
          <w:rFonts w:asciiTheme="minorHAnsi" w:hAnsiTheme="minorHAnsi" w:cstheme="minorHAnsi"/>
        </w:rPr>
        <w:t xml:space="preserve"> refers to impure bones, the word </w:t>
      </w:r>
      <w:r w:rsidRPr="00AF31A6">
        <w:rPr>
          <w:rFonts w:asciiTheme="minorHAnsi" w:hAnsiTheme="minorHAnsi" w:cstheme="minorHAnsi"/>
          <w:i/>
          <w:iCs/>
        </w:rPr>
        <w:t>mahā-taila</w:t>
      </w:r>
      <w:r w:rsidRPr="00AF31A6">
        <w:rPr>
          <w:rFonts w:asciiTheme="minorHAnsi" w:hAnsiTheme="minorHAnsi" w:cstheme="minorHAnsi"/>
        </w:rPr>
        <w:t xml:space="preserve"> refers to the rotten liquid of a dead body, the word </w:t>
      </w:r>
      <w:r w:rsidRPr="00AF31A6">
        <w:rPr>
          <w:rFonts w:asciiTheme="minorHAnsi" w:hAnsiTheme="minorHAnsi" w:cstheme="minorHAnsi"/>
          <w:i/>
          <w:iCs/>
        </w:rPr>
        <w:t xml:space="preserve">mahā-māṁsa </w:t>
      </w:r>
      <w:r w:rsidRPr="00AF31A6">
        <w:rPr>
          <w:rFonts w:asciiTheme="minorHAnsi" w:hAnsiTheme="minorHAnsi" w:cstheme="minorHAnsi"/>
        </w:rPr>
        <w:t xml:space="preserve">refers to human flesh, the word </w:t>
      </w:r>
      <w:r w:rsidRPr="00AF31A6">
        <w:rPr>
          <w:rFonts w:asciiTheme="minorHAnsi" w:hAnsiTheme="minorHAnsi" w:cstheme="minorHAnsi"/>
          <w:i/>
          <w:iCs/>
        </w:rPr>
        <w:t>mahā-vaidya</w:t>
      </w:r>
      <w:r w:rsidRPr="00AF31A6">
        <w:rPr>
          <w:rFonts w:asciiTheme="minorHAnsi" w:hAnsiTheme="minorHAnsi" w:cstheme="minorHAnsi"/>
        </w:rPr>
        <w:t xml:space="preserve"> refers to a foolish doctor, the word </w:t>
      </w:r>
      <w:r w:rsidRPr="00AF31A6">
        <w:rPr>
          <w:rFonts w:asciiTheme="minorHAnsi" w:hAnsiTheme="minorHAnsi" w:cstheme="minorHAnsi"/>
          <w:i/>
          <w:iCs/>
        </w:rPr>
        <w:t>mahā-jyotisi</w:t>
      </w:r>
      <w:r w:rsidRPr="00AF31A6">
        <w:rPr>
          <w:rFonts w:asciiTheme="minorHAnsi" w:hAnsiTheme="minorHAnsi" w:cstheme="minorHAnsi"/>
        </w:rPr>
        <w:t xml:space="preserve"> refers to a foolish astrologer, the word </w:t>
      </w:r>
      <w:r w:rsidRPr="00AF31A6">
        <w:rPr>
          <w:rFonts w:asciiTheme="minorHAnsi" w:hAnsiTheme="minorHAnsi" w:cstheme="minorHAnsi"/>
          <w:i/>
          <w:iCs/>
        </w:rPr>
        <w:t>mahā-brāhmaṇa</w:t>
      </w:r>
      <w:r w:rsidRPr="00AF31A6">
        <w:rPr>
          <w:rFonts w:asciiTheme="minorHAnsi" w:hAnsiTheme="minorHAnsi" w:cstheme="minorHAnsi"/>
        </w:rPr>
        <w:t xml:space="preserve"> refers to a low-class </w:t>
      </w:r>
      <w:r w:rsidRPr="00AF31A6">
        <w:rPr>
          <w:rFonts w:asciiTheme="minorHAnsi" w:hAnsiTheme="minorHAnsi" w:cstheme="minorHAnsi"/>
          <w:i/>
          <w:iCs/>
        </w:rPr>
        <w:t>brāhmaṇa</w:t>
      </w:r>
      <w:r w:rsidRPr="00AF31A6">
        <w:rPr>
          <w:rFonts w:asciiTheme="minorHAnsi" w:hAnsiTheme="minorHAnsi" w:cstheme="minorHAnsi"/>
        </w:rPr>
        <w:t>, and the next three—</w:t>
      </w:r>
      <w:r w:rsidRPr="00AF31A6">
        <w:rPr>
          <w:rFonts w:asciiTheme="minorHAnsi" w:hAnsiTheme="minorHAnsi" w:cstheme="minorHAnsi"/>
          <w:i/>
          <w:iCs/>
        </w:rPr>
        <w:t>mahā-yātra</w:t>
      </w:r>
      <w:r w:rsidRPr="00AF31A6">
        <w:rPr>
          <w:rFonts w:asciiTheme="minorHAnsi" w:hAnsiTheme="minorHAnsi" w:cstheme="minorHAnsi"/>
        </w:rPr>
        <w:t xml:space="preserve">, </w:t>
      </w:r>
      <w:r w:rsidRPr="00AF31A6">
        <w:rPr>
          <w:rFonts w:asciiTheme="minorHAnsi" w:hAnsiTheme="minorHAnsi" w:cstheme="minorHAnsi"/>
          <w:i/>
          <w:iCs/>
        </w:rPr>
        <w:t>mahā-patha</w:t>
      </w:r>
      <w:r w:rsidRPr="00AF31A6">
        <w:rPr>
          <w:rFonts w:asciiTheme="minorHAnsi" w:hAnsiTheme="minorHAnsi" w:cstheme="minorHAnsi"/>
        </w:rPr>
        <w:t xml:space="preserve">, and </w:t>
      </w:r>
      <w:r w:rsidRPr="00AF31A6">
        <w:rPr>
          <w:rFonts w:asciiTheme="minorHAnsi" w:hAnsiTheme="minorHAnsi" w:cstheme="minorHAnsi"/>
          <w:i/>
          <w:iCs/>
        </w:rPr>
        <w:t>mahā-nidrā</w:t>
      </w:r>
      <w:r w:rsidRPr="00AF31A6">
        <w:rPr>
          <w:rFonts w:asciiTheme="minorHAnsi" w:hAnsiTheme="minorHAnsi" w:cstheme="minorHAnsi"/>
        </w:rPr>
        <w:t>—mean “death.”</w:t>
      </w:r>
    </w:p>
  </w:endnote>
  <w:endnote w:id="4">
    <w:p w14:paraId="50A3EB93" w14:textId="3B05391D"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Dāri-sannyāsīs</w:t>
      </w:r>
      <w:r w:rsidRPr="00AF31A6">
        <w:rPr>
          <w:rFonts w:asciiTheme="minorHAnsi" w:hAnsiTheme="minorHAnsi" w:cstheme="minorHAnsi"/>
        </w:rPr>
        <w:t xml:space="preserve"> are a class of married </w:t>
      </w:r>
      <w:r w:rsidRPr="00AF31A6">
        <w:rPr>
          <w:rFonts w:asciiTheme="minorHAnsi" w:hAnsiTheme="minorHAnsi" w:cstheme="minorHAnsi"/>
          <w:i/>
          <w:iCs/>
        </w:rPr>
        <w:t>sannyāsīs</w:t>
      </w:r>
      <w:r w:rsidRPr="00AF31A6">
        <w:rPr>
          <w:rFonts w:asciiTheme="minorHAnsi" w:hAnsiTheme="minorHAnsi" w:cstheme="minorHAnsi"/>
        </w:rPr>
        <w:t xml:space="preserve">, and </w:t>
      </w:r>
      <w:r w:rsidRPr="00AF31A6">
        <w:rPr>
          <w:rFonts w:asciiTheme="minorHAnsi" w:hAnsiTheme="minorHAnsi" w:cstheme="minorHAnsi"/>
          <w:i/>
          <w:iCs/>
        </w:rPr>
        <w:t xml:space="preserve">pañca-makāra </w:t>
      </w:r>
      <w:r w:rsidRPr="00AF31A6">
        <w:rPr>
          <w:rFonts w:asciiTheme="minorHAnsi" w:hAnsiTheme="minorHAnsi" w:cstheme="minorHAnsi"/>
        </w:rPr>
        <w:t xml:space="preserve">refers to </w:t>
      </w:r>
      <w:r w:rsidRPr="00AF31A6">
        <w:rPr>
          <w:rFonts w:asciiTheme="minorHAnsi" w:hAnsiTheme="minorHAnsi" w:cstheme="minorHAnsi"/>
          <w:i/>
          <w:iCs/>
        </w:rPr>
        <w:t>māṁsa</w:t>
      </w:r>
      <w:r w:rsidRPr="00AF31A6">
        <w:rPr>
          <w:rFonts w:asciiTheme="minorHAnsi" w:hAnsiTheme="minorHAnsi" w:cstheme="minorHAnsi"/>
        </w:rPr>
        <w:t xml:space="preserve">, </w:t>
      </w:r>
      <w:r w:rsidRPr="00AF31A6">
        <w:rPr>
          <w:rFonts w:asciiTheme="minorHAnsi" w:hAnsiTheme="minorHAnsi" w:cstheme="minorHAnsi"/>
          <w:i/>
          <w:iCs/>
        </w:rPr>
        <w:t>madya</w:t>
      </w:r>
      <w:r w:rsidRPr="00AF31A6">
        <w:rPr>
          <w:rFonts w:asciiTheme="minorHAnsi" w:hAnsiTheme="minorHAnsi" w:cstheme="minorHAnsi"/>
        </w:rPr>
        <w:t xml:space="preserve">, </w:t>
      </w:r>
      <w:r w:rsidRPr="00AF31A6">
        <w:rPr>
          <w:rFonts w:asciiTheme="minorHAnsi" w:hAnsiTheme="minorHAnsi" w:cstheme="minorHAnsi"/>
          <w:i/>
          <w:iCs/>
        </w:rPr>
        <w:t>matsya</w:t>
      </w:r>
      <w:r w:rsidRPr="00AF31A6">
        <w:rPr>
          <w:rFonts w:asciiTheme="minorHAnsi" w:hAnsiTheme="minorHAnsi" w:cstheme="minorHAnsi"/>
        </w:rPr>
        <w:t xml:space="preserve">, </w:t>
      </w:r>
      <w:r w:rsidRPr="00AF31A6">
        <w:rPr>
          <w:rFonts w:asciiTheme="minorHAnsi" w:hAnsiTheme="minorHAnsi" w:cstheme="minorHAnsi"/>
          <w:i/>
          <w:iCs/>
        </w:rPr>
        <w:t>mahila</w:t>
      </w:r>
      <w:r w:rsidRPr="00AF31A6">
        <w:rPr>
          <w:rFonts w:asciiTheme="minorHAnsi" w:hAnsiTheme="minorHAnsi" w:cstheme="minorHAnsi"/>
        </w:rPr>
        <w:t xml:space="preserve">, and </w:t>
      </w:r>
      <w:r w:rsidRPr="00AF31A6">
        <w:rPr>
          <w:rFonts w:asciiTheme="minorHAnsi" w:hAnsiTheme="minorHAnsi" w:cstheme="minorHAnsi"/>
          <w:i/>
          <w:iCs/>
        </w:rPr>
        <w:t>maithuna</w:t>
      </w:r>
      <w:r w:rsidRPr="00AF31A6">
        <w:rPr>
          <w:rFonts w:asciiTheme="minorHAnsi" w:hAnsiTheme="minorHAnsi" w:cstheme="minorHAnsi"/>
        </w:rPr>
        <w:t>—meat, wine, fish, women, and sex.</w:t>
      </w:r>
    </w:p>
  </w:endnote>
  <w:endnote w:id="5">
    <w:p w14:paraId="3B91573F" w14:textId="17988744"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 xml:space="preserve">In Sanskrit, the verb form called ātmanepadī </w:t>
      </w:r>
      <w:r w:rsidRPr="00AF31A6">
        <w:rPr>
          <w:rFonts w:asciiTheme="minorHAnsi" w:hAnsiTheme="minorHAnsi" w:cstheme="minorHAnsi"/>
        </w:rPr>
        <w:t xml:space="preserve">is used when the work is to be done for one’s own benefit, and when it is done for others, the form called </w:t>
      </w:r>
      <w:r w:rsidRPr="00AF31A6">
        <w:rPr>
          <w:rFonts w:asciiTheme="minorHAnsi" w:hAnsiTheme="minorHAnsi" w:cstheme="minorHAnsi"/>
          <w:i/>
          <w:iCs/>
        </w:rPr>
        <w:t xml:space="preserve">parasmaipadī </w:t>
      </w:r>
      <w:r w:rsidRPr="00AF31A6">
        <w:rPr>
          <w:rFonts w:asciiTheme="minorHAnsi" w:hAnsiTheme="minorHAnsi" w:cstheme="minorHAnsi"/>
        </w:rPr>
        <w:t>is used.</w:t>
      </w:r>
    </w:p>
  </w:endnote>
  <w:endnote w:id="6">
    <w:p w14:paraId="51CCD47E" w14:textId="7373ABD5" w:rsidR="00EC7DBD" w:rsidRPr="00AF31A6" w:rsidRDefault="00EC7DBD">
      <w:pPr>
        <w:jc w:val="center"/>
        <w:rPr>
          <w:rFonts w:asciiTheme="minorHAnsi" w:hAnsiTheme="minorHAnsi" w:cstheme="minorHAnsi"/>
        </w:rPr>
      </w:pPr>
      <w:r w:rsidRPr="00AF31A6">
        <w:rPr>
          <w:rStyle w:val="EndnoteReference"/>
          <w:rFonts w:asciiTheme="minorHAnsi" w:hAnsiTheme="minorHAnsi" w:cstheme="minorHAnsi"/>
        </w:rPr>
        <w:endnoteRef/>
      </w:r>
      <w:r w:rsidRPr="00AF31A6">
        <w:rPr>
          <w:rFonts w:asciiTheme="minorHAnsi" w:hAnsiTheme="minorHAnsi" w:cstheme="minorHAnsi"/>
          <w:i/>
          <w:iCs/>
        </w:rPr>
        <w:t>tuṇḍe tāṇḍavinī ratiṁ vitanute tuṇḍāvalī-labdhaye</w:t>
      </w:r>
      <w:r w:rsidRPr="00AF31A6">
        <w:rPr>
          <w:rFonts w:asciiTheme="minorHAnsi" w:hAnsiTheme="minorHAnsi" w:cstheme="minorHAnsi"/>
          <w:i/>
          <w:iCs/>
        </w:rPr>
        <w:br/>
        <w:t>karṇa-kroḍa-kaḍambinī ghaṭayate karṇārbudebhyaḥ spṛhām</w:t>
      </w:r>
      <w:r w:rsidRPr="00AF31A6">
        <w:rPr>
          <w:rFonts w:asciiTheme="minorHAnsi" w:hAnsiTheme="minorHAnsi" w:cstheme="minorHAnsi"/>
          <w:i/>
          <w:iCs/>
        </w:rPr>
        <w:br/>
        <w:t>cetaḥ-prāṅgaṇa-saṅginī vijayate sarvendriyāṇāṁ kṛtiṁ</w:t>
      </w:r>
      <w:r w:rsidRPr="00AF31A6">
        <w:rPr>
          <w:rFonts w:asciiTheme="minorHAnsi" w:hAnsiTheme="minorHAnsi" w:cstheme="minorHAnsi"/>
          <w:i/>
          <w:iCs/>
        </w:rPr>
        <w:br/>
        <w:t>no jāne janitā kiyadbhir amṛtaiḥ kṛṣṇeti varṇa-dvayī</w:t>
      </w:r>
      <w:r w:rsidRPr="00AF31A6">
        <w:rPr>
          <w:rFonts w:asciiTheme="minorHAnsi" w:hAnsiTheme="minorHAnsi" w:cstheme="minorHAnsi"/>
          <w:i/>
          <w:iCs/>
        </w:rPr>
        <w:br/>
      </w:r>
      <w:r w:rsidRPr="00AF31A6">
        <w:rPr>
          <w:rFonts w:asciiTheme="minorHAnsi" w:hAnsiTheme="minorHAnsi" w:cstheme="minorHAnsi"/>
        </w:rPr>
        <w:t xml:space="preserve"> </w:t>
      </w:r>
    </w:p>
    <w:p w14:paraId="3A00BFFD" w14:textId="7F786CB7" w:rsidR="00EC7DBD" w:rsidRPr="00AF31A6" w:rsidRDefault="00EC7DBD">
      <w:pPr>
        <w:pStyle w:val="Translation"/>
        <w:rPr>
          <w:rFonts w:asciiTheme="minorHAnsi" w:hAnsiTheme="minorHAnsi" w:cstheme="minorHAnsi"/>
          <w:b w:val="0"/>
          <w:bCs w:val="0"/>
          <w:color w:val="auto"/>
        </w:rPr>
      </w:pPr>
      <w:r w:rsidRPr="00AF31A6">
        <w:rPr>
          <w:rFonts w:asciiTheme="minorHAnsi" w:hAnsiTheme="minorHAnsi" w:cstheme="minorHAnsi"/>
          <w:sz w:val="28"/>
          <w:szCs w:val="28"/>
        </w:rPr>
        <w:t>“I do not know how much nectar the two syllables ‘Kṛṣ-ṇa’ have produced. When the holy name of Kṛṣṇa is chanted, it appears to dance within the mouth. We then desire many, many mouths. When that name enters the holes of the ears, we desire many millions of ears. And when the holy name dances in the courtyard of the heart, it conquers the activities of the mind, and therefore all the senses become inert.”</w:t>
      </w:r>
    </w:p>
  </w:endnote>
  <w:endnote w:id="7">
    <w:p w14:paraId="49D21B0F" w14:textId="77777777"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When gold is mixed with borax, it becomes more shiny.</w:t>
      </w:r>
    </w:p>
  </w:endnote>
  <w:endnote w:id="8">
    <w:p w14:paraId="1C64F999" w14:textId="43951CD4"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Though generally the word </w:t>
      </w:r>
      <w:r w:rsidRPr="00AF31A6">
        <w:rPr>
          <w:rFonts w:asciiTheme="minorHAnsi" w:hAnsiTheme="minorHAnsi" w:cstheme="minorHAnsi"/>
          <w:i/>
          <w:iCs/>
        </w:rPr>
        <w:t>ākāśa</w:t>
      </w:r>
      <w:r w:rsidRPr="00AF31A6">
        <w:rPr>
          <w:rFonts w:asciiTheme="minorHAnsi" w:hAnsiTheme="minorHAnsi" w:cstheme="minorHAnsi"/>
        </w:rPr>
        <w:t xml:space="preserve"> refers to the sky, in this </w:t>
      </w:r>
      <w:r w:rsidRPr="00AF31A6">
        <w:rPr>
          <w:rFonts w:asciiTheme="minorHAnsi" w:hAnsiTheme="minorHAnsi" w:cstheme="minorHAnsi"/>
          <w:i/>
          <w:iCs/>
        </w:rPr>
        <w:t>sūtra</w:t>
      </w:r>
      <w:r w:rsidRPr="00AF31A6">
        <w:rPr>
          <w:rFonts w:asciiTheme="minorHAnsi" w:hAnsiTheme="minorHAnsi" w:cstheme="minorHAnsi"/>
        </w:rPr>
        <w:t xml:space="preserve"> it yields the meaning “the Supreme Brahman.” (</w:t>
      </w:r>
      <w:r w:rsidRPr="00AF31A6">
        <w:rPr>
          <w:rFonts w:asciiTheme="minorHAnsi" w:hAnsiTheme="minorHAnsi" w:cstheme="minorHAnsi"/>
          <w:i/>
          <w:iCs/>
        </w:rPr>
        <w:t>Govinda-bhāṣya</w:t>
      </w:r>
      <w:r w:rsidRPr="00AF31A6">
        <w:rPr>
          <w:rFonts w:asciiTheme="minorHAnsi" w:hAnsiTheme="minorHAnsi" w:cstheme="minorHAnsi"/>
        </w:rPr>
        <w:t>)</w:t>
      </w:r>
    </w:p>
  </w:endnote>
  <w:endnote w:id="9">
    <w:p w14:paraId="68C832AE" w14:textId="6330D83A"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As in the case of </w:t>
      </w:r>
      <w:r w:rsidRPr="00AF31A6">
        <w:rPr>
          <w:rFonts w:asciiTheme="minorHAnsi" w:hAnsiTheme="minorHAnsi" w:cstheme="minorHAnsi"/>
          <w:i/>
          <w:iCs/>
        </w:rPr>
        <w:t>niyamāgraha</w:t>
      </w:r>
      <w:r w:rsidRPr="00AF31A6">
        <w:rPr>
          <w:rFonts w:asciiTheme="minorHAnsi" w:hAnsiTheme="minorHAnsi" w:cstheme="minorHAnsi"/>
        </w:rPr>
        <w:t>, the Sanskrit in the concerned verse may yield either reading—</w:t>
      </w:r>
      <w:r w:rsidRPr="00AF31A6">
        <w:rPr>
          <w:rFonts w:asciiTheme="minorHAnsi" w:hAnsiTheme="minorHAnsi" w:cstheme="minorHAnsi"/>
          <w:i/>
          <w:iCs/>
        </w:rPr>
        <w:t>dagdhvā</w:t>
      </w:r>
      <w:r w:rsidRPr="00AF31A6">
        <w:rPr>
          <w:rFonts w:asciiTheme="minorHAnsi" w:hAnsiTheme="minorHAnsi" w:cstheme="minorHAnsi"/>
        </w:rPr>
        <w:t xml:space="preserve"> or </w:t>
      </w:r>
      <w:r w:rsidRPr="00AF31A6">
        <w:rPr>
          <w:rFonts w:asciiTheme="minorHAnsi" w:hAnsiTheme="minorHAnsi" w:cstheme="minorHAnsi"/>
          <w:i/>
          <w:iCs/>
        </w:rPr>
        <w:t>adagdhvā</w:t>
      </w:r>
      <w:r w:rsidRPr="00AF31A6">
        <w:rPr>
          <w:rFonts w:asciiTheme="minorHAnsi" w:hAnsiTheme="minorHAnsi" w:cstheme="minorHAnsi"/>
        </w:rPr>
        <w:t>.</w:t>
      </w:r>
    </w:p>
  </w:endnote>
  <w:endnote w:id="10">
    <w:p w14:paraId="634D1DB7" w14:textId="2120818E"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Inhaling the breath is called </w:t>
      </w:r>
      <w:r w:rsidRPr="00AF31A6">
        <w:rPr>
          <w:rFonts w:asciiTheme="minorHAnsi" w:hAnsiTheme="minorHAnsi" w:cstheme="minorHAnsi"/>
          <w:i/>
          <w:iCs/>
        </w:rPr>
        <w:t>pūraka</w:t>
      </w:r>
      <w:r w:rsidRPr="00AF31A6">
        <w:rPr>
          <w:rFonts w:asciiTheme="minorHAnsi" w:hAnsiTheme="minorHAnsi" w:cstheme="minorHAnsi"/>
        </w:rPr>
        <w:t xml:space="preserve">, sustaining it within is called </w:t>
      </w:r>
      <w:r w:rsidRPr="00AF31A6">
        <w:rPr>
          <w:rFonts w:asciiTheme="minorHAnsi" w:hAnsiTheme="minorHAnsi" w:cstheme="minorHAnsi"/>
          <w:i/>
          <w:iCs/>
        </w:rPr>
        <w:t>kumbhaka</w:t>
      </w:r>
      <w:r w:rsidRPr="00AF31A6">
        <w:rPr>
          <w:rFonts w:asciiTheme="minorHAnsi" w:hAnsiTheme="minorHAnsi" w:cstheme="minorHAnsi"/>
        </w:rPr>
        <w:t xml:space="preserve">, and finally exhaling it is called </w:t>
      </w:r>
      <w:r w:rsidRPr="00AF31A6">
        <w:rPr>
          <w:rFonts w:asciiTheme="minorHAnsi" w:hAnsiTheme="minorHAnsi" w:cstheme="minorHAnsi"/>
          <w:i/>
          <w:iCs/>
        </w:rPr>
        <w:t>recaka</w:t>
      </w:r>
      <w:r w:rsidRPr="00AF31A6">
        <w:rPr>
          <w:rFonts w:asciiTheme="minorHAnsi" w:hAnsiTheme="minorHAnsi" w:cstheme="minorHAnsi"/>
        </w:rPr>
        <w:t>.</w:t>
      </w:r>
    </w:p>
  </w:endnote>
  <w:endnote w:id="11">
    <w:p w14:paraId="22F2DA0E" w14:textId="59A411AB" w:rsidR="00EC7DBD" w:rsidRPr="00AF31A6" w:rsidRDefault="00EC7DBD" w:rsidP="00D85B4F">
      <w:pPr>
        <w:jc w:val="center"/>
        <w:rPr>
          <w:rFonts w:asciiTheme="minorHAnsi" w:hAnsiTheme="minorHAnsi" w:cstheme="minorHAnsi"/>
          <w:i/>
          <w:iCs/>
        </w:rPr>
      </w:pPr>
      <w:r w:rsidRPr="00AF31A6">
        <w:rPr>
          <w:rStyle w:val="EndnoteReference"/>
          <w:rFonts w:asciiTheme="minorHAnsi" w:hAnsiTheme="minorHAnsi" w:cstheme="minorHAnsi"/>
        </w:rPr>
        <w:endnoteRef/>
      </w:r>
      <w:r w:rsidRPr="00AF31A6">
        <w:rPr>
          <w:rFonts w:asciiTheme="minorHAnsi" w:hAnsiTheme="minorHAnsi" w:cstheme="minorHAnsi"/>
          <w:i/>
          <w:iCs/>
        </w:rPr>
        <w:t>kṛṣir bhū-vācakaḥ śabdo      ṇaś ca nirvṛti-vācakaḥ</w:t>
      </w:r>
      <w:r w:rsidRPr="00AF31A6">
        <w:rPr>
          <w:rFonts w:asciiTheme="minorHAnsi" w:hAnsiTheme="minorHAnsi" w:cstheme="minorHAnsi"/>
          <w:i/>
          <w:iCs/>
        </w:rPr>
        <w:br/>
        <w:t>tayor aikyaṁ paraṁ brahma      kṛṣṇa ity abhidhīyate</w:t>
      </w:r>
    </w:p>
    <w:p w14:paraId="018E0F5B" w14:textId="4F6D8CD8" w:rsidR="00EC7DBD" w:rsidRPr="00AF31A6" w:rsidRDefault="00EC7DBD">
      <w:pPr>
        <w:pStyle w:val="Translation"/>
        <w:rPr>
          <w:rFonts w:asciiTheme="minorHAnsi" w:hAnsiTheme="minorHAnsi" w:cstheme="minorHAnsi"/>
          <w:b w:val="0"/>
          <w:bCs w:val="0"/>
          <w:color w:val="auto"/>
        </w:rPr>
      </w:pPr>
      <w:r w:rsidRPr="00AF31A6">
        <w:rPr>
          <w:rFonts w:asciiTheme="minorHAnsi" w:hAnsiTheme="minorHAnsi" w:cstheme="minorHAnsi"/>
          <w:sz w:val="28"/>
          <w:szCs w:val="28"/>
        </w:rPr>
        <w:t xml:space="preserve">“The word </w:t>
      </w:r>
      <w:r w:rsidRPr="00AF31A6">
        <w:rPr>
          <w:rFonts w:asciiTheme="minorHAnsi" w:hAnsiTheme="minorHAnsi" w:cstheme="minorHAnsi"/>
          <w:i/>
          <w:iCs/>
          <w:color w:val="000000"/>
          <w:sz w:val="28"/>
          <w:szCs w:val="28"/>
        </w:rPr>
        <w:t xml:space="preserve">kṛṣ </w:t>
      </w:r>
      <w:r w:rsidRPr="00AF31A6">
        <w:rPr>
          <w:rFonts w:asciiTheme="minorHAnsi" w:hAnsiTheme="minorHAnsi" w:cstheme="minorHAnsi"/>
          <w:sz w:val="28"/>
          <w:szCs w:val="28"/>
        </w:rPr>
        <w:t xml:space="preserve">is the attractive feature of the Lord’s existence, and </w:t>
      </w:r>
      <w:r w:rsidRPr="00AF31A6">
        <w:rPr>
          <w:rFonts w:asciiTheme="minorHAnsi" w:hAnsiTheme="minorHAnsi" w:cstheme="minorHAnsi"/>
          <w:i/>
          <w:iCs/>
          <w:color w:val="000000"/>
          <w:sz w:val="28"/>
          <w:szCs w:val="28"/>
        </w:rPr>
        <w:t xml:space="preserve">na </w:t>
      </w:r>
      <w:r w:rsidRPr="00AF31A6">
        <w:rPr>
          <w:rFonts w:asciiTheme="minorHAnsi" w:hAnsiTheme="minorHAnsi" w:cstheme="minorHAnsi"/>
          <w:sz w:val="28"/>
          <w:szCs w:val="28"/>
        </w:rPr>
        <w:t xml:space="preserve">means ‘spiritual pleasure.’ When the verb </w:t>
      </w:r>
      <w:r w:rsidRPr="00AF31A6">
        <w:rPr>
          <w:rFonts w:asciiTheme="minorHAnsi" w:hAnsiTheme="minorHAnsi" w:cstheme="minorHAnsi"/>
          <w:i/>
          <w:iCs/>
          <w:color w:val="000000"/>
          <w:sz w:val="28"/>
          <w:szCs w:val="28"/>
        </w:rPr>
        <w:t xml:space="preserve">kṛṣ </w:t>
      </w:r>
      <w:r w:rsidRPr="00AF31A6">
        <w:rPr>
          <w:rFonts w:asciiTheme="minorHAnsi" w:hAnsiTheme="minorHAnsi" w:cstheme="minorHAnsi"/>
          <w:sz w:val="28"/>
          <w:szCs w:val="28"/>
        </w:rPr>
        <w:t xml:space="preserve">is added to </w:t>
      </w:r>
      <w:r w:rsidRPr="00AF31A6">
        <w:rPr>
          <w:rFonts w:asciiTheme="minorHAnsi" w:hAnsiTheme="minorHAnsi" w:cstheme="minorHAnsi"/>
          <w:i/>
          <w:iCs/>
          <w:color w:val="000000"/>
          <w:sz w:val="28"/>
          <w:szCs w:val="28"/>
        </w:rPr>
        <w:t>na</w:t>
      </w:r>
      <w:r w:rsidRPr="00AF31A6">
        <w:rPr>
          <w:rFonts w:asciiTheme="minorHAnsi" w:hAnsiTheme="minorHAnsi" w:cstheme="minorHAnsi"/>
          <w:sz w:val="28"/>
          <w:szCs w:val="28"/>
        </w:rPr>
        <w:t xml:space="preserve">, it becomes </w:t>
      </w:r>
      <w:r w:rsidRPr="00AF31A6">
        <w:rPr>
          <w:rFonts w:asciiTheme="minorHAnsi" w:hAnsiTheme="minorHAnsi" w:cstheme="minorHAnsi"/>
          <w:i/>
          <w:iCs/>
          <w:color w:val="000000"/>
          <w:sz w:val="28"/>
          <w:szCs w:val="28"/>
        </w:rPr>
        <w:t>kṛṣṇa</w:t>
      </w:r>
      <w:r w:rsidRPr="00AF31A6">
        <w:rPr>
          <w:rFonts w:asciiTheme="minorHAnsi" w:hAnsiTheme="minorHAnsi" w:cstheme="minorHAnsi"/>
          <w:sz w:val="28"/>
          <w:szCs w:val="28"/>
        </w:rPr>
        <w:t>, which indicates the Absolute Truth.”</w:t>
      </w:r>
    </w:p>
  </w:endnote>
  <w:endnote w:id="12">
    <w:p w14:paraId="41EFB8E7" w14:textId="2A549D38"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The meaning of the word bāpa</w:t>
      </w:r>
      <w:r w:rsidRPr="00AF31A6">
        <w:rPr>
          <w:rFonts w:asciiTheme="minorHAnsi" w:hAnsiTheme="minorHAnsi" w:cstheme="minorHAnsi"/>
        </w:rPr>
        <w:t xml:space="preserve"> in this verse is not the same as in the previous verse 116. The </w:t>
      </w:r>
      <w:r w:rsidRPr="00AF31A6">
        <w:rPr>
          <w:rFonts w:asciiTheme="minorHAnsi" w:hAnsiTheme="minorHAnsi" w:cstheme="minorHAnsi"/>
          <w:i/>
          <w:iCs/>
        </w:rPr>
        <w:t>Samsad Bengali English Dictionary</w:t>
      </w:r>
      <w:r w:rsidRPr="00AF31A6">
        <w:rPr>
          <w:rFonts w:asciiTheme="minorHAnsi" w:hAnsiTheme="minorHAnsi" w:cstheme="minorHAnsi"/>
        </w:rPr>
        <w:t xml:space="preserve"> gives meanings for the word </w:t>
      </w:r>
      <w:r w:rsidRPr="00AF31A6">
        <w:rPr>
          <w:rFonts w:asciiTheme="minorHAnsi" w:hAnsiTheme="minorHAnsi" w:cstheme="minorHAnsi"/>
          <w:i/>
          <w:iCs/>
        </w:rPr>
        <w:t>bāpa</w:t>
      </w:r>
      <w:r w:rsidRPr="00AF31A6">
        <w:rPr>
          <w:rFonts w:asciiTheme="minorHAnsi" w:hAnsiTheme="minorHAnsi" w:cstheme="minorHAnsi"/>
        </w:rPr>
        <w:t xml:space="preserve"> as “a father; (in affectionate address) a son or a person deserving to be treated as a son.” The former meaning is appropriate in verse 116, while the latter meaning is appropriate here.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ScaGoudy">
    <w:panose1 w:val="00000400000000000000"/>
    <w:charset w:val="00"/>
    <w:family w:val="auto"/>
    <w:pitch w:val="variable"/>
    <w:sig w:usb0="00000087" w:usb1="00000000" w:usb2="00000000" w:usb3="00000000" w:csb0="0000001B" w:csb1="00000000"/>
  </w:font>
  <w:font w:name="Times">
    <w:panose1 w:val="02020603050405020304"/>
    <w:charset w:val="00"/>
    <w:family w:val="roman"/>
    <w:pitch w:val="variable"/>
    <w:sig w:usb0="E0002EFF" w:usb1="C000785B" w:usb2="00000009" w:usb3="00000000" w:csb0="000001FF" w:csb1="00000000"/>
  </w:font>
  <w:font w:name="Balaram">
    <w:panose1 w:val="00000400000000000000"/>
    <w:charset w:val="00"/>
    <w:family w:val="auto"/>
    <w:pitch w:val="variable"/>
    <w:sig w:usb0="00000003" w:usb1="00000000" w:usb2="00000000" w:usb3="00000000" w:csb0="00000001" w:csb1="00000000"/>
  </w:font>
  <w:font w:name="Tamal">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caBenguit">
    <w:panose1 w:val="00000400000000000000"/>
    <w:charset w:val="00"/>
    <w:family w:val="auto"/>
    <w:pitch w:val="variable"/>
    <w:sig w:usb0="00000083" w:usb1="00000000" w:usb2="00000000" w:usb3="00000000" w:csb0="00000009" w:csb1="00000000"/>
  </w:font>
  <w:font w:name="Rama Garamond Plus">
    <w:altName w:val="Cambria"/>
    <w:panose1 w:val="00000000000000000000"/>
    <w:charset w:val="00"/>
    <w:family w:val="auto"/>
    <w:notTrueType/>
    <w:pitch w:val="default"/>
    <w:sig w:usb0="00000003" w:usb1="00000000" w:usb2="00000000" w:usb3="00000000" w:csb0="00000001" w:csb1="00000000"/>
  </w:font>
  <w:font w:name="Geneva">
    <w:panose1 w:val="00000000000000000000"/>
    <w:charset w:val="00"/>
    <w:family w:val="swiss"/>
    <w:notTrueType/>
    <w:pitch w:val="default"/>
    <w:sig w:usb0="00000003" w:usb1="00000000" w:usb2="00000000" w:usb3="00000000" w:csb0="00000001" w:csb1="00000000"/>
  </w:font>
  <w:font w:name="Bhaskar">
    <w:panose1 w:val="00000000000000000000"/>
    <w:charset w:val="00"/>
    <w:family w:val="auto"/>
    <w:notTrueType/>
    <w:pitch w:val="default"/>
    <w:sig w:usb0="00000003" w:usb1="00000000" w:usb2="00000000" w:usb3="00000000" w:csb0="00000001" w:csb1="00000000"/>
  </w:font>
  <w:font w:name="ScaTimes">
    <w:panose1 w:val="00000400000000000000"/>
    <w:charset w:val="00"/>
    <w:family w:val="auto"/>
    <w:pitch w:val="variable"/>
    <w:sig w:usb0="00000083" w:usb1="00000000" w:usb2="00000000" w:usb3="00000000" w:csb0="00000009" w:csb1="00000000"/>
  </w:font>
  <w:font w:name="ScaPalatino">
    <w:panose1 w:val="00000400000000000000"/>
    <w:charset w:val="00"/>
    <w:family w:val="auto"/>
    <w:pitch w:val="variable"/>
    <w:sig w:usb0="00000083" w:usb1="00000000" w:usb2="00000000" w:usb3="00000000" w:csb0="00000009" w:csb1="00000000"/>
  </w:font>
  <w:font w:name="Tamalten">
    <w:altName w:val="Times New Roman"/>
    <w:panose1 w:val="00000000000000000000"/>
    <w:charset w:val="00"/>
    <w:family w:val="auto"/>
    <w:notTrueType/>
    <w:pitch w:val="default"/>
    <w:sig w:usb0="00000003" w:usb1="00000000" w:usb2="00000000" w:usb3="00000000" w:csb0="00000001" w:csb1="00000000"/>
  </w:font>
  <w:font w:name="Rama-Palatino">
    <w:charset w:val="00"/>
    <w:family w:val="auto"/>
    <w:pitch w:val="variable"/>
    <w:sig w:usb0="00000003" w:usb1="00000000" w:usb2="00000000" w:usb3="00000000" w:csb0="00000001" w:csb1="00000000"/>
  </w:font>
  <w:font w:name="ScaKorinna">
    <w:panose1 w:val="00000400000000000000"/>
    <w:charset w:val="00"/>
    <w:family w:val="auto"/>
    <w:pitch w:val="variable"/>
    <w:sig w:usb0="00000083" w:usb1="00000000" w:usb2="00000000" w:usb3="00000000" w:csb0="00000009" w:csb1="00000000"/>
  </w:font>
  <w:font w:name="Dravida">
    <w:panose1 w:val="00000000000000000000"/>
    <w:charset w:val="00"/>
    <w:family w:val="auto"/>
    <w:notTrueType/>
    <w:pitch w:val="default"/>
    <w:sig w:usb0="00000003" w:usb1="00000000" w:usb2="00000000" w:usb3="00000000" w:csb0="00000001" w:csb1="00000000"/>
  </w:font>
  <w:font w:name="Palatino Sanskrit 2">
    <w:panose1 w:val="00000000000000000000"/>
    <w:charset w:val="00"/>
    <w:family w:val="auto"/>
    <w:notTrueType/>
    <w:pitch w:val="default"/>
    <w:sig w:usb0="00000003" w:usb1="00000000" w:usb2="00000000" w:usb3="00000000" w:csb0="00000001" w:csb1="00000000"/>
  </w:font>
  <w:font w:name="Sanskrit-Times">
    <w:panose1 w:val="00000000000000000000"/>
    <w:charset w:val="00"/>
    <w:family w:val="auto"/>
    <w:pitch w:val="variable"/>
    <w:sig w:usb0="00000003" w:usb1="00000000" w:usb2="00000000" w:usb3="00000000" w:csb0="00000001" w:csb1="00000000"/>
  </w:font>
  <w:font w:name="Sanskrit-Palatino">
    <w:altName w:val="Cambria"/>
    <w:charset w:val="00"/>
    <w:family w:val="auto"/>
    <w:pitch w:val="variable"/>
    <w:sig w:usb0="00000003" w:usb1="00000000" w:usb2="00000000" w:usb3="00000000" w:csb0="00000001" w:csb1="00000000"/>
  </w:font>
  <w:font w:name="Sanskrit-New Caledonia">
    <w:panose1 w:val="020B0500000000000000"/>
    <w:charset w:val="00"/>
    <w:family w:val="swiss"/>
    <w:pitch w:val="variable"/>
    <w:sig w:usb0="00000003" w:usb1="00000000" w:usb2="00000000" w:usb3="00000000" w:csb0="00000001" w:csb1="00000000"/>
  </w:font>
  <w:font w:name="Terminal">
    <w:panose1 w:val="00000000000000000000"/>
    <w:charset w:val="FF"/>
    <w:family w:val="modern"/>
    <w:notTrueType/>
    <w:pitch w:val="default"/>
    <w:sig w:usb0="00000003"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caFrizQuadrata">
    <w:panose1 w:val="00000400000000000000"/>
    <w:charset w:val="00"/>
    <w:family w:val="auto"/>
    <w:pitch w:val="variable"/>
    <w:sig w:usb0="00000083" w:usb1="00000000" w:usb2="00000000" w:usb3="00000000" w:csb0="00000009" w:csb1="00000000"/>
  </w:font>
  <w:font w:name="Times CE Sanskrit">
    <w:panose1 w:val="00000000000000000000"/>
    <w:charset w:val="00"/>
    <w:family w:val="auto"/>
    <w:notTrueType/>
    <w:pitch w:val="default"/>
    <w:sig w:usb0="00000003" w:usb1="00000000" w:usb2="00000000" w:usb3="00000000" w:csb0="00000001" w:csb1="00000000"/>
  </w:font>
  <w:font w:name="Inbenb">
    <w:panose1 w:val="00000400000000000000"/>
    <w:charset w:val="02"/>
    <w:family w:val="auto"/>
    <w:pitch w:val="variable"/>
    <w:sig w:usb0="00000000" w:usb1="10000000" w:usb2="00000000" w:usb3="00000000" w:csb0="80000000" w:csb1="00000000"/>
  </w:font>
  <w:font w:name="Inbenr">
    <w:panose1 w:val="00000400000000000000"/>
    <w:charset w:val="02"/>
    <w:family w:val="auto"/>
    <w:pitch w:val="variable"/>
    <w:sig w:usb0="00000000" w:usb1="10000000" w:usb2="00000000" w:usb3="00000000" w:csb0="80000000" w:csb1="00000000"/>
  </w:font>
  <w:font w:name="Chn JSong SG">
    <w:panose1 w:val="00000000000000000000"/>
    <w:charset w:val="02"/>
    <w:family w:val="auto"/>
    <w:notTrueType/>
    <w:pitch w:val="default"/>
  </w:font>
  <w:font w:name="ScaOptima">
    <w:panose1 w:val="00000400000000000000"/>
    <w:charset w:val="00"/>
    <w:family w:val="auto"/>
    <w:pitch w:val="variable"/>
    <w:sig w:usb0="00000083" w:usb1="00000000" w:usb2="00000000" w:usb3="00000000" w:csb0="00000009" w:csb1="00000000"/>
  </w:font>
  <w:font w:name="JansonText-Roman">
    <w:panose1 w:val="00000000000000000000"/>
    <w:charset w:val="00"/>
    <w:family w:val="auto"/>
    <w:notTrueType/>
    <w:pitch w:val="default"/>
    <w:sig w:usb0="00000003" w:usb1="00000000" w:usb2="00000000" w:usb3="00000000" w:csb0="00000001" w:csb1="00000000"/>
  </w:font>
  <w:font w:name="Palatino-SanskritHu2">
    <w:panose1 w:val="00000000000000000000"/>
    <w:charset w:val="00"/>
    <w:family w:val="auto"/>
    <w:notTrueType/>
    <w:pitch w:val="default"/>
    <w:sig w:usb0="00000003" w:usb1="00000000" w:usb2="00000000" w:usb3="00000000" w:csb0="00000001" w:csb1="00000000"/>
  </w:font>
  <w:font w:name="Lucida Grande">
    <w:altName w:val="Segoe UI"/>
    <w:charset w:val="00"/>
    <w:family w:val="auto"/>
    <w:pitch w:val="variable"/>
    <w:sig w:usb0="00000003" w:usb1="5000A1FF" w:usb2="00000000" w:usb3="00000000" w:csb0="000001BF" w:csb1="00000000"/>
  </w:font>
  <w:font w:name="Sanvito Roman">
    <w:panose1 w:val="00000000000000000000"/>
    <w:charset w:val="00"/>
    <w:family w:val="auto"/>
    <w:notTrueType/>
    <w:pitch w:val="default"/>
    <w:sig w:usb0="00000003" w:usb1="00000000" w:usb2="00000000" w:usb3="00000000" w:csb0="00000001" w:csb1="00000000"/>
  </w:font>
  <w:font w:name="Sanskrit_Times">
    <w:panose1 w:val="00000000000000000000"/>
    <w:charset w:val="00"/>
    <w:family w:val="auto"/>
    <w:notTrueType/>
    <w:pitch w:val="default"/>
    <w:sig w:usb0="00000003" w:usb1="00000000" w:usb2="00000000" w:usb3="00000000" w:csb0="00000001" w:csb1="00000000"/>
  </w:font>
  <w:font w:name="Drona">
    <w:panose1 w:val="00000000000000000000"/>
    <w:charset w:val="00"/>
    <w:family w:val="auto"/>
    <w:notTrueType/>
    <w:pitch w:val="default"/>
    <w:sig w:usb0="00000003" w:usb1="00000000" w:usb2="00000000" w:usb3="00000000" w:csb0="00000001" w:csb1="00000000"/>
  </w:font>
  <w:font w:name="Palatino Sanskrit Hu 2">
    <w:panose1 w:val="00000000000000000000"/>
    <w:charset w:val="00"/>
    <w:family w:val="auto"/>
    <w:notTrueType/>
    <w:pitch w:val="default"/>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Zapf Dingbats">
    <w:panose1 w:val="00000000000000000000"/>
    <w:charset w:val="00"/>
    <w:family w:val="roman"/>
    <w:notTrueType/>
    <w:pitch w:val="default"/>
    <w:sig w:usb0="00000003" w:usb1="00000000" w:usb2="00000000" w:usb3="00000000" w:csb0="00000001" w:csb1="00000000"/>
  </w:font>
  <w:font w:name="France">
    <w:panose1 w:val="00000000000000000000"/>
    <w:charset w:val="00"/>
    <w:family w:val="auto"/>
    <w:notTrueType/>
    <w:pitch w:val="default"/>
    <w:sig w:usb0="00000003" w:usb1="00000000" w:usb2="00000000" w:usb3="00000000" w:csb0="00000001" w:csb1="00000000"/>
  </w:font>
  <w:font w:name="Sanskrit-Berkeley Oldstyle">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Font13399">
    <w:panose1 w:val="00000000000000000000"/>
    <w:charset w:val="00"/>
    <w:family w:val="auto"/>
    <w:notTrueType/>
    <w:pitch w:val="default"/>
    <w:sig w:usb0="00000003" w:usb1="00000000" w:usb2="00000000" w:usb3="00000000" w:csb0="00000001" w:csb1="00000000"/>
  </w:font>
  <w:font w:name="Times Roman">
    <w:altName w:val="Times New Roman"/>
    <w:panose1 w:val="00000000000000000000"/>
    <w:charset w:val="00"/>
    <w:family w:val="auto"/>
    <w:notTrueType/>
    <w:pitch w:val="default"/>
    <w:sig w:usb0="00000003" w:usb1="00000000" w:usb2="00000000" w:usb3="00000000" w:csb0="00000001" w:csb1="00000000"/>
  </w:font>
  <w:font w:name="Poetica">
    <w:panose1 w:val="00000000000000000000"/>
    <w:charset w:val="00"/>
    <w:family w:val="roman"/>
    <w:notTrueType/>
    <w:pitch w:val="default"/>
    <w:sig w:usb0="00000003" w:usb1="00000000" w:usb2="00000000" w:usb3="00000000" w:csb0="00000001" w:csb1="00000000"/>
  </w:font>
  <w:font w:name="Indevr">
    <w:panose1 w:val="00000400000000000000"/>
    <w:charset w:val="00"/>
    <w:family w:val="auto"/>
    <w:pitch w:val="variable"/>
    <w:sig w:usb0="00000003" w:usb1="00000000" w:usb2="00000000" w:usb3="00000000" w:csb0="00000001" w:csb1="00000000"/>
  </w:font>
  <w:font w:name="RM Devanagari">
    <w:panose1 w:val="00000000000000000000"/>
    <w:charset w:val="00"/>
    <w:family w:val="auto"/>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GoudyOldStyleBTBoldItalic">
    <w:panose1 w:val="00000000000000000000"/>
    <w:charset w:val="02"/>
    <w:family w:val="auto"/>
    <w:notTrueType/>
    <w:pitch w:val="default"/>
  </w:font>
  <w:font w:name="Goudy Old Style BT Sanskrit">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dobe Garamond">
    <w:panose1 w:val="00000000000000000000"/>
    <w:charset w:val="00"/>
    <w:family w:val="auto"/>
    <w:notTrueType/>
    <w:pitch w:val="default"/>
    <w:sig w:usb0="00000003" w:usb1="00000000" w:usb2="00000000" w:usb3="00000000" w:csb0="00000001" w:csb1="00000000"/>
  </w:font>
  <w:font w:name="Sanskrit Benguiat">
    <w:panose1 w:val="00000000000000000000"/>
    <w:charset w:val="00"/>
    <w:family w:val="swiss"/>
    <w:notTrueType/>
    <w:pitch w:val="default"/>
    <w:sig w:usb0="00000003" w:usb1="00000000" w:usb2="00000000" w:usb3="00000000" w:csb0="00000001" w:csb1="00000000"/>
  </w:font>
  <w:font w:name="SnellBT Sanskrit">
    <w:panose1 w:val="00000000000000000000"/>
    <w:charset w:val="00"/>
    <w:family w:val="auto"/>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MS Sans Serif">
    <w:panose1 w:val="00000000000000000000"/>
    <w:charset w:val="00"/>
    <w:family w:val="roman"/>
    <w:notTrueType/>
    <w:pitch w:val="default"/>
    <w:sig w:usb0="00000003" w:usb1="00000000" w:usb2="00000000" w:usb3="00000000" w:csb0="00000001" w:csb1="00000000"/>
  </w:font>
  <w:font w:name="ScaCheltenham">
    <w:panose1 w:val="00000400000000000000"/>
    <w:charset w:val="00"/>
    <w:family w:val="auto"/>
    <w:pitch w:val="variable"/>
    <w:sig w:usb0="00000083" w:usb1="00000000" w:usb2="00000000" w:usb3="00000000" w:csb0="00000009" w:csb1="00000000"/>
  </w:font>
  <w:font w:name="Gaudiya">
    <w:altName w:val="Calibri"/>
    <w:panose1 w:val="00000000000000000000"/>
    <w:charset w:val="00"/>
    <w:family w:val="auto"/>
    <w:notTrueType/>
    <w:pitch w:val="default"/>
    <w:sig w:usb0="00000003" w:usb1="00000000" w:usb2="00000000" w:usb3="00000000" w:csb0="00000001" w:csb1="00000000"/>
  </w:font>
  <w:font w:name="Times Italic">
    <w:panose1 w:val="00000000000000000000"/>
    <w:charset w:val="00"/>
    <w:family w:val="auto"/>
    <w:notTrueType/>
    <w:pitch w:val="default"/>
    <w:sig w:usb0="00000003" w:usb1="00000000" w:usb2="00000000" w:usb3="00000000" w:csb0="00000001" w:csb1="00000000"/>
  </w:font>
  <w:font w:name="Bold PS 12cpi">
    <w:panose1 w:val="00000000000000000000"/>
    <w:charset w:val="00"/>
    <w:family w:val="modern"/>
    <w:notTrueType/>
    <w:pitch w:val="default"/>
    <w:sig w:usb0="00000003" w:usb1="00000000" w:usb2="00000000" w:usb3="00000000" w:csb0="00000001" w:csb1="00000000"/>
  </w:font>
  <w:font w:name="Sanskrit-Helvetica">
    <w:panose1 w:val="00000000000000000000"/>
    <w:charset w:val="00"/>
    <w:family w:val="auto"/>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Sanskrit-Dauphin">
    <w:panose1 w:val="00000000000000000000"/>
    <w:charset w:val="00"/>
    <w:family w:val="roman"/>
    <w:notTrueType/>
    <w:pitch w:val="default"/>
    <w:sig w:usb0="00000003" w:usb1="00000000" w:usb2="00000000" w:usb3="00000000" w:csb0="00000001" w:csb1="00000000"/>
  </w:font>
  <w:font w:name="Shiksha">
    <w:panose1 w:val="00000000000000000000"/>
    <w:charset w:val="00"/>
    <w:family w:val="auto"/>
    <w:notTrueType/>
    <w:pitch w:val="default"/>
    <w:sig w:usb0="00000003" w:usb1="00000000" w:usb2="00000000" w:usb3="00000000" w:csb0="00000001" w:csb1="00000000"/>
  </w:font>
  <w:font w:name="Basset">
    <w:panose1 w:val="00000000000000000000"/>
    <w:charset w:val="00"/>
    <w:family w:val="auto"/>
    <w:notTrueType/>
    <w:pitch w:val="default"/>
    <w:sig w:usb0="00000003" w:usb1="00000000" w:usb2="00000000" w:usb3="00000000" w:csb0="00000001" w:csb1="00000000"/>
  </w:font>
  <w:font w:name="Time Roman">
    <w:panose1 w:val="00000000000000000000"/>
    <w:charset w:val="00"/>
    <w:family w:val="roman"/>
    <w:notTrueType/>
    <w:pitch w:val="default"/>
    <w:sig w:usb0="00000003" w:usb1="00000000" w:usb2="00000000" w:usb3="00000000" w:csb0="00000001" w:csb1="00000000"/>
  </w:font>
  <w:font w:name="Rama-Palatino  Palatino">
    <w:panose1 w:val="00000000000000000000"/>
    <w:charset w:val="00"/>
    <w:family w:val="auto"/>
    <w:notTrueType/>
    <w:pitch w:val="default"/>
    <w:sig w:usb0="00000003" w:usb1="00000000" w:usb2="00000000" w:usb3="00000000" w:csb0="00000001" w:csb1="00000000"/>
  </w:font>
  <w:font w:name="Kokila">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393EF" w14:textId="77777777" w:rsidR="00EC7DBD" w:rsidRDefault="00EC7DBD">
    <w:r>
      <w:rPr>
        <w:rFonts w:cstheme="minorBidi"/>
        <w:color w:val="auto"/>
        <w:sz w:val="24"/>
        <w:szCs w:val="24"/>
      </w:rPr>
      <w:pgNum/>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B18334" w14:textId="77777777" w:rsidR="00706C08" w:rsidRDefault="00706C08">
      <w:pPr>
        <w:spacing w:before="0" w:after="0"/>
      </w:pPr>
      <w:r>
        <w:separator/>
      </w:r>
    </w:p>
  </w:footnote>
  <w:footnote w:type="continuationSeparator" w:id="0">
    <w:p w14:paraId="3DD4A70D" w14:textId="77777777" w:rsidR="00706C08" w:rsidRDefault="00706C0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91059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C816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A403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17409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160EC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C69E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9641D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BE24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2482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E44178"/>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bhishek Das">
    <w15:presenceInfo w15:providerId="Windows Live" w15:userId="741b0a48029bd331"/>
  </w15:person>
  <w15:person w15:author="your servant">
    <w15:presenceInfo w15:providerId="None" w15:userId="your serva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embedSystemFonts/>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0NDOxMDQ0MTIwMbJQ0lEKTi0uzszPAymwqAUAShvtdCwAAAA="/>
  </w:docVars>
  <w:rsids>
    <w:rsidRoot w:val="00594D06"/>
    <w:rsid w:val="0001202C"/>
    <w:rsid w:val="00014BC1"/>
    <w:rsid w:val="00015EB0"/>
    <w:rsid w:val="0002042C"/>
    <w:rsid w:val="000223F3"/>
    <w:rsid w:val="000759A0"/>
    <w:rsid w:val="000777B9"/>
    <w:rsid w:val="0008353C"/>
    <w:rsid w:val="000C0176"/>
    <w:rsid w:val="000E2EF4"/>
    <w:rsid w:val="000F5BA5"/>
    <w:rsid w:val="000F74AF"/>
    <w:rsid w:val="00142DFB"/>
    <w:rsid w:val="00160032"/>
    <w:rsid w:val="001631E8"/>
    <w:rsid w:val="001760A7"/>
    <w:rsid w:val="0019579C"/>
    <w:rsid w:val="00195DB5"/>
    <w:rsid w:val="00196EE9"/>
    <w:rsid w:val="001A0307"/>
    <w:rsid w:val="001E5DEA"/>
    <w:rsid w:val="001F1C65"/>
    <w:rsid w:val="001F422E"/>
    <w:rsid w:val="00234912"/>
    <w:rsid w:val="00242462"/>
    <w:rsid w:val="00245523"/>
    <w:rsid w:val="002548A4"/>
    <w:rsid w:val="002752B8"/>
    <w:rsid w:val="00282E3C"/>
    <w:rsid w:val="00285879"/>
    <w:rsid w:val="002962FB"/>
    <w:rsid w:val="002A1CAC"/>
    <w:rsid w:val="002B4C0E"/>
    <w:rsid w:val="002C3BC6"/>
    <w:rsid w:val="002C7BAD"/>
    <w:rsid w:val="002E56E7"/>
    <w:rsid w:val="002F4BB2"/>
    <w:rsid w:val="002F53D1"/>
    <w:rsid w:val="003042B1"/>
    <w:rsid w:val="00314C9B"/>
    <w:rsid w:val="0034175D"/>
    <w:rsid w:val="00350783"/>
    <w:rsid w:val="00357B33"/>
    <w:rsid w:val="00360C19"/>
    <w:rsid w:val="00362F31"/>
    <w:rsid w:val="003646AB"/>
    <w:rsid w:val="003658E6"/>
    <w:rsid w:val="00366764"/>
    <w:rsid w:val="00377873"/>
    <w:rsid w:val="003A192F"/>
    <w:rsid w:val="003A73A7"/>
    <w:rsid w:val="003C7F8A"/>
    <w:rsid w:val="003E4B47"/>
    <w:rsid w:val="00407548"/>
    <w:rsid w:val="00420535"/>
    <w:rsid w:val="00421A07"/>
    <w:rsid w:val="00440E56"/>
    <w:rsid w:val="00445323"/>
    <w:rsid w:val="004475F1"/>
    <w:rsid w:val="00450135"/>
    <w:rsid w:val="004718E5"/>
    <w:rsid w:val="00484D0C"/>
    <w:rsid w:val="00491CB0"/>
    <w:rsid w:val="00495E22"/>
    <w:rsid w:val="004A5A7D"/>
    <w:rsid w:val="004B3858"/>
    <w:rsid w:val="004E501A"/>
    <w:rsid w:val="00511F8A"/>
    <w:rsid w:val="0051656A"/>
    <w:rsid w:val="00533072"/>
    <w:rsid w:val="0053374F"/>
    <w:rsid w:val="00541186"/>
    <w:rsid w:val="00557061"/>
    <w:rsid w:val="005613B4"/>
    <w:rsid w:val="00564B05"/>
    <w:rsid w:val="005729D6"/>
    <w:rsid w:val="00594D06"/>
    <w:rsid w:val="00595B96"/>
    <w:rsid w:val="005A31D9"/>
    <w:rsid w:val="005A7623"/>
    <w:rsid w:val="005B2ED3"/>
    <w:rsid w:val="005C7F6F"/>
    <w:rsid w:val="005E402D"/>
    <w:rsid w:val="005F102A"/>
    <w:rsid w:val="005F7C4A"/>
    <w:rsid w:val="00600FCB"/>
    <w:rsid w:val="0060182F"/>
    <w:rsid w:val="006179B3"/>
    <w:rsid w:val="006210AA"/>
    <w:rsid w:val="00646DF2"/>
    <w:rsid w:val="00655DBD"/>
    <w:rsid w:val="0066695E"/>
    <w:rsid w:val="006700BD"/>
    <w:rsid w:val="006A1775"/>
    <w:rsid w:val="006B64B6"/>
    <w:rsid w:val="006D3397"/>
    <w:rsid w:val="006D5440"/>
    <w:rsid w:val="006E5183"/>
    <w:rsid w:val="006F7698"/>
    <w:rsid w:val="00706C08"/>
    <w:rsid w:val="0071023E"/>
    <w:rsid w:val="007153C2"/>
    <w:rsid w:val="007171D4"/>
    <w:rsid w:val="00754BB7"/>
    <w:rsid w:val="00761036"/>
    <w:rsid w:val="00766651"/>
    <w:rsid w:val="00790008"/>
    <w:rsid w:val="00791DBF"/>
    <w:rsid w:val="007A5134"/>
    <w:rsid w:val="007C1707"/>
    <w:rsid w:val="007C4E34"/>
    <w:rsid w:val="007D76E5"/>
    <w:rsid w:val="007D788D"/>
    <w:rsid w:val="007E4DDE"/>
    <w:rsid w:val="007F059C"/>
    <w:rsid w:val="007F0C57"/>
    <w:rsid w:val="007F222F"/>
    <w:rsid w:val="0081522E"/>
    <w:rsid w:val="008265A0"/>
    <w:rsid w:val="008317DA"/>
    <w:rsid w:val="0083593E"/>
    <w:rsid w:val="00844936"/>
    <w:rsid w:val="008512FD"/>
    <w:rsid w:val="00853AE9"/>
    <w:rsid w:val="00880F34"/>
    <w:rsid w:val="0088633B"/>
    <w:rsid w:val="008A0C7E"/>
    <w:rsid w:val="008A2EC5"/>
    <w:rsid w:val="008B7FCC"/>
    <w:rsid w:val="008D525B"/>
    <w:rsid w:val="008D5AC7"/>
    <w:rsid w:val="008D7FF2"/>
    <w:rsid w:val="00902537"/>
    <w:rsid w:val="009176E5"/>
    <w:rsid w:val="0092108F"/>
    <w:rsid w:val="00931253"/>
    <w:rsid w:val="0093253D"/>
    <w:rsid w:val="00933335"/>
    <w:rsid w:val="00933B9E"/>
    <w:rsid w:val="00942F7C"/>
    <w:rsid w:val="00952CC6"/>
    <w:rsid w:val="0095721C"/>
    <w:rsid w:val="0096056A"/>
    <w:rsid w:val="00964302"/>
    <w:rsid w:val="00970B69"/>
    <w:rsid w:val="0098260C"/>
    <w:rsid w:val="009A3C1D"/>
    <w:rsid w:val="009A4C34"/>
    <w:rsid w:val="009A5145"/>
    <w:rsid w:val="009B7693"/>
    <w:rsid w:val="009C0633"/>
    <w:rsid w:val="009C6254"/>
    <w:rsid w:val="009D7B0A"/>
    <w:rsid w:val="009E2328"/>
    <w:rsid w:val="009F6487"/>
    <w:rsid w:val="00A0191C"/>
    <w:rsid w:val="00A327B5"/>
    <w:rsid w:val="00A32A19"/>
    <w:rsid w:val="00A45279"/>
    <w:rsid w:val="00A46C0D"/>
    <w:rsid w:val="00A476A1"/>
    <w:rsid w:val="00A511AF"/>
    <w:rsid w:val="00A9382C"/>
    <w:rsid w:val="00AD6EB2"/>
    <w:rsid w:val="00AF31A6"/>
    <w:rsid w:val="00B0208C"/>
    <w:rsid w:val="00B07C9D"/>
    <w:rsid w:val="00B2285A"/>
    <w:rsid w:val="00B26632"/>
    <w:rsid w:val="00B47634"/>
    <w:rsid w:val="00B51BD8"/>
    <w:rsid w:val="00B52BFF"/>
    <w:rsid w:val="00B5491B"/>
    <w:rsid w:val="00B75458"/>
    <w:rsid w:val="00B75F7A"/>
    <w:rsid w:val="00B7652E"/>
    <w:rsid w:val="00B7785B"/>
    <w:rsid w:val="00B84363"/>
    <w:rsid w:val="00BB50E4"/>
    <w:rsid w:val="00BC22AE"/>
    <w:rsid w:val="00BC31A0"/>
    <w:rsid w:val="00BC5028"/>
    <w:rsid w:val="00BF322A"/>
    <w:rsid w:val="00C04BF1"/>
    <w:rsid w:val="00C36C29"/>
    <w:rsid w:val="00C444C3"/>
    <w:rsid w:val="00C45143"/>
    <w:rsid w:val="00C4527F"/>
    <w:rsid w:val="00C51972"/>
    <w:rsid w:val="00C6598D"/>
    <w:rsid w:val="00C95D69"/>
    <w:rsid w:val="00C966AD"/>
    <w:rsid w:val="00CA5168"/>
    <w:rsid w:val="00CC4AFE"/>
    <w:rsid w:val="00CE1D7E"/>
    <w:rsid w:val="00D05090"/>
    <w:rsid w:val="00D170F8"/>
    <w:rsid w:val="00D46274"/>
    <w:rsid w:val="00D70A38"/>
    <w:rsid w:val="00D85B4F"/>
    <w:rsid w:val="00D9747A"/>
    <w:rsid w:val="00D97FA7"/>
    <w:rsid w:val="00DA1197"/>
    <w:rsid w:val="00DB5E92"/>
    <w:rsid w:val="00DC42B7"/>
    <w:rsid w:val="00DD572A"/>
    <w:rsid w:val="00DE5022"/>
    <w:rsid w:val="00DF17E1"/>
    <w:rsid w:val="00DF5CF6"/>
    <w:rsid w:val="00E01E83"/>
    <w:rsid w:val="00E16862"/>
    <w:rsid w:val="00E176B6"/>
    <w:rsid w:val="00E236AC"/>
    <w:rsid w:val="00E77D97"/>
    <w:rsid w:val="00EA5B90"/>
    <w:rsid w:val="00EB7E61"/>
    <w:rsid w:val="00EC22A7"/>
    <w:rsid w:val="00EC2BF4"/>
    <w:rsid w:val="00EC555B"/>
    <w:rsid w:val="00EC7DBD"/>
    <w:rsid w:val="00ED2C57"/>
    <w:rsid w:val="00F001E3"/>
    <w:rsid w:val="00F24534"/>
    <w:rsid w:val="00F32964"/>
    <w:rsid w:val="00F40C93"/>
    <w:rsid w:val="00F43711"/>
    <w:rsid w:val="00F442B0"/>
    <w:rsid w:val="00F510D6"/>
    <w:rsid w:val="00F61712"/>
    <w:rsid w:val="00F77AFB"/>
    <w:rsid w:val="00F833B8"/>
    <w:rsid w:val="00F9088D"/>
    <w:rsid w:val="00FA3B8B"/>
    <w:rsid w:val="00FB48CC"/>
    <w:rsid w:val="00FC007D"/>
    <w:rsid w:val="00FC4C2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C4727A"/>
  <w14:defaultImageDpi w14:val="96"/>
  <w15:docId w15:val="{8D85D455-EEC5-4252-AC45-083FFE47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unhideWhenUsed="1"/>
    <w:lsdException w:name="HTML Address" w:semiHidden="1"/>
    <w:lsdException w:name="HTML Cite" w:semiHidden="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before="86" w:after="86" w:line="240" w:lineRule="auto"/>
      <w:ind w:firstLine="360"/>
    </w:pPr>
    <w:rPr>
      <w:rFonts w:ascii="ScaGoudy" w:hAnsi="ScaGoudy" w:cs="ScaGoudy"/>
      <w:color w:val="000000"/>
      <w:sz w:val="28"/>
      <w:szCs w:val="28"/>
    </w:rPr>
  </w:style>
  <w:style w:type="paragraph" w:styleId="Heading1">
    <w:name w:val="heading 1"/>
    <w:basedOn w:val="Normal"/>
    <w:next w:val="Normal"/>
    <w:link w:val="Heading1Char"/>
    <w:uiPriority w:val="99"/>
    <w:qFormat/>
    <w:pPr>
      <w:keepNext/>
      <w:spacing w:before="0" w:after="0" w:line="258" w:lineRule="auto"/>
      <w:ind w:firstLine="0"/>
      <w:jc w:val="both"/>
      <w:outlineLvl w:val="0"/>
    </w:pPr>
    <w:rPr>
      <w:rFonts w:cstheme="minorBidi"/>
      <w:b/>
      <w:bCs/>
      <w:color w:val="auto"/>
      <w:sz w:val="44"/>
      <w:szCs w:val="44"/>
      <w:u w:val="single"/>
    </w:rPr>
  </w:style>
  <w:style w:type="paragraph" w:styleId="Heading2">
    <w:name w:val="heading 2"/>
    <w:basedOn w:val="Normal"/>
    <w:next w:val="Normal"/>
    <w:link w:val="Heading2Char"/>
    <w:uiPriority w:val="99"/>
    <w:qFormat/>
    <w:pPr>
      <w:keepNext/>
      <w:spacing w:before="60" w:after="60"/>
      <w:ind w:firstLine="0"/>
      <w:outlineLvl w:val="1"/>
    </w:pPr>
    <w:rPr>
      <w:rFonts w:ascii="Times" w:hAnsi="Times" w:cs="Times"/>
      <w:b/>
      <w:bCs/>
      <w:color w:val="auto"/>
      <w:sz w:val="24"/>
      <w:szCs w:val="24"/>
    </w:rPr>
  </w:style>
  <w:style w:type="paragraph" w:styleId="Heading3">
    <w:name w:val="heading 3"/>
    <w:basedOn w:val="Normal"/>
    <w:next w:val="Normal"/>
    <w:link w:val="Heading3Char"/>
    <w:uiPriority w:val="99"/>
    <w:qFormat/>
    <w:pPr>
      <w:keepNext/>
      <w:spacing w:before="0" w:after="0"/>
      <w:ind w:firstLine="0"/>
      <w:outlineLvl w:val="2"/>
    </w:pPr>
    <w:rPr>
      <w:rFonts w:cstheme="minorBidi"/>
      <w:b/>
      <w:bCs/>
      <w:color w:val="auto"/>
      <w:sz w:val="52"/>
      <w:szCs w:val="52"/>
    </w:rPr>
  </w:style>
  <w:style w:type="paragraph" w:styleId="Heading4">
    <w:name w:val="heading 4"/>
    <w:basedOn w:val="Normal"/>
    <w:next w:val="Normal"/>
    <w:link w:val="Heading4Char"/>
    <w:uiPriority w:val="99"/>
    <w:qFormat/>
    <w:pPr>
      <w:keepNext/>
      <w:spacing w:before="0" w:after="0"/>
      <w:ind w:firstLine="0"/>
      <w:jc w:val="both"/>
      <w:outlineLvl w:val="3"/>
    </w:pPr>
    <w:rPr>
      <w:rFonts w:ascii="Balaram" w:hAnsi="Balaram" w:cs="Balaram"/>
      <w:sz w:val="24"/>
      <w:szCs w:val="24"/>
    </w:rPr>
  </w:style>
  <w:style w:type="paragraph" w:styleId="Heading5">
    <w:name w:val="heading 5"/>
    <w:basedOn w:val="Normal"/>
    <w:next w:val="Normal"/>
    <w:link w:val="Heading5Char"/>
    <w:uiPriority w:val="99"/>
    <w:qFormat/>
    <w:pPr>
      <w:keepNext/>
      <w:spacing w:before="0" w:after="0"/>
      <w:ind w:firstLine="0"/>
      <w:outlineLvl w:val="4"/>
    </w:pPr>
    <w:rPr>
      <w:rFonts w:ascii="Tamal" w:hAnsi="Tamal" w:cs="Tamal"/>
      <w:sz w:val="24"/>
      <w:szCs w:val="24"/>
    </w:rPr>
  </w:style>
  <w:style w:type="paragraph" w:styleId="Heading6">
    <w:name w:val="heading 6"/>
    <w:basedOn w:val="Normal"/>
    <w:next w:val="Normal"/>
    <w:link w:val="Heading6Char"/>
    <w:uiPriority w:val="99"/>
    <w:qFormat/>
    <w:pPr>
      <w:keepNext/>
      <w:spacing w:before="0" w:after="0"/>
      <w:ind w:firstLine="0"/>
      <w:outlineLvl w:val="5"/>
    </w:pPr>
    <w:rPr>
      <w:rFonts w:ascii="Balaram" w:hAnsi="Balaram" w:cs="Balaram"/>
      <w:b/>
      <w:bCs/>
      <w:color w:val="auto"/>
      <w:sz w:val="24"/>
      <w:szCs w:val="24"/>
      <w:u w:val="single"/>
    </w:rPr>
  </w:style>
  <w:style w:type="paragraph" w:styleId="Heading7">
    <w:name w:val="heading 7"/>
    <w:basedOn w:val="Normal"/>
    <w:next w:val="Normal"/>
    <w:link w:val="Heading7Char"/>
    <w:uiPriority w:val="99"/>
    <w:qFormat/>
    <w:pPr>
      <w:keepNext/>
      <w:spacing w:before="0" w:after="0"/>
      <w:ind w:firstLine="0"/>
      <w:outlineLvl w:val="6"/>
    </w:pPr>
    <w:rPr>
      <w:rFonts w:ascii="Tamal" w:hAnsi="Tamal" w:cs="Tamal"/>
      <w:sz w:val="24"/>
      <w:szCs w:val="24"/>
      <w:u w:val="single"/>
    </w:rPr>
  </w:style>
  <w:style w:type="paragraph" w:styleId="Heading8">
    <w:name w:val="heading 8"/>
    <w:basedOn w:val="Normal"/>
    <w:next w:val="Normal"/>
    <w:link w:val="Heading8Char"/>
    <w:uiPriority w:val="99"/>
    <w:qFormat/>
    <w:pPr>
      <w:keepNext/>
      <w:spacing w:before="0" w:after="0"/>
      <w:ind w:firstLine="0"/>
      <w:outlineLvl w:val="7"/>
    </w:pPr>
    <w:rPr>
      <w:rFonts w:ascii="Tamal" w:hAnsi="Tamal" w:cs="Tamal"/>
      <w:sz w:val="24"/>
      <w:szCs w:val="24"/>
      <w:u w:val="single"/>
    </w:rPr>
  </w:style>
  <w:style w:type="paragraph" w:styleId="Heading9">
    <w:name w:val="heading 9"/>
    <w:basedOn w:val="Normal"/>
    <w:next w:val="Normal"/>
    <w:link w:val="Heading9Char"/>
    <w:uiPriority w:val="99"/>
    <w:qFormat/>
    <w:pPr>
      <w:keepNext/>
      <w:tabs>
        <w:tab w:val="left" w:pos="144"/>
        <w:tab w:val="decimal" w:pos="9360"/>
      </w:tabs>
      <w:spacing w:before="0" w:after="0"/>
      <w:ind w:left="20" w:firstLine="0"/>
      <w:outlineLvl w:val="8"/>
    </w:pPr>
    <w:rPr>
      <w:rFonts w:cstheme="minorBidi"/>
      <w:b/>
      <w:bCs/>
      <w:color w:val="auto"/>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lection">
    <w:name w:val="Collection"/>
    <w:uiPriority w:val="99"/>
    <w:pPr>
      <w:widowControl w:val="0"/>
      <w:pBdr>
        <w:top w:val="single" w:sz="12" w:space="7" w:color="000080"/>
        <w:left w:val="single" w:sz="12" w:space="7" w:color="000080"/>
        <w:bottom w:val="single" w:sz="12" w:space="7" w:color="000080"/>
        <w:right w:val="single" w:sz="12" w:space="7" w:color="000080"/>
      </w:pBdr>
      <w:shd w:val="solid" w:color="C0C0C0" w:fill="auto"/>
      <w:autoSpaceDE w:val="0"/>
      <w:autoSpaceDN w:val="0"/>
      <w:adjustRightInd w:val="0"/>
      <w:spacing w:before="360" w:after="360" w:line="240" w:lineRule="auto"/>
      <w:jc w:val="center"/>
    </w:pPr>
    <w:rPr>
      <w:rFonts w:ascii="ScaGoudy" w:hAnsi="ScaGoudy" w:cs="ScaGoudy"/>
      <w:b/>
      <w:bCs/>
      <w:sz w:val="40"/>
      <w:szCs w:val="40"/>
    </w:rPr>
  </w:style>
  <w:style w:type="paragraph" w:customStyle="1" w:styleId="Writings">
    <w:name w:val="Writings"/>
    <w:uiPriority w:val="99"/>
    <w:pPr>
      <w:widowControl w:val="0"/>
      <w:pBdr>
        <w:top w:val="single" w:sz="5" w:space="2" w:color="000000"/>
        <w:left w:val="single" w:sz="5" w:space="2" w:color="000000"/>
        <w:bottom w:val="single" w:sz="18" w:space="2" w:color="808080"/>
        <w:right w:val="single" w:sz="23" w:space="2" w:color="808080"/>
      </w:pBdr>
      <w:shd w:val="solid" w:color="00FFFF" w:fill="auto"/>
      <w:autoSpaceDE w:val="0"/>
      <w:autoSpaceDN w:val="0"/>
      <w:adjustRightInd w:val="0"/>
      <w:spacing w:before="540" w:after="0" w:line="240" w:lineRule="auto"/>
      <w:ind w:left="1440" w:right="1440"/>
      <w:jc w:val="center"/>
    </w:pPr>
    <w:rPr>
      <w:rFonts w:ascii="ScaGoudy" w:hAnsi="ScaGoudy" w:cs="ScaGoudy"/>
      <w:b/>
      <w:bCs/>
      <w:color w:val="000080"/>
      <w:sz w:val="48"/>
      <w:szCs w:val="48"/>
    </w:rPr>
  </w:style>
  <w:style w:type="paragraph" w:customStyle="1" w:styleId="Book">
    <w:name w:val="Book"/>
    <w:uiPriority w:val="99"/>
    <w:pPr>
      <w:widowControl w:val="0"/>
      <w:autoSpaceDE w:val="0"/>
      <w:autoSpaceDN w:val="0"/>
      <w:adjustRightInd w:val="0"/>
      <w:spacing w:after="0" w:line="240" w:lineRule="auto"/>
      <w:jc w:val="right"/>
    </w:pPr>
    <w:rPr>
      <w:rFonts w:ascii="ScaGoudy" w:hAnsi="ScaGoudy" w:cs="ScaGoudy"/>
      <w:vanish/>
      <w:color w:val="800000"/>
      <w:sz w:val="20"/>
      <w:szCs w:val="20"/>
    </w:rPr>
  </w:style>
  <w:style w:type="paragraph" w:customStyle="1" w:styleId="Canto">
    <w:name w:val="Canto"/>
    <w:uiPriority w:val="99"/>
    <w:pPr>
      <w:widowControl w:val="0"/>
      <w:autoSpaceDE w:val="0"/>
      <w:autoSpaceDN w:val="0"/>
      <w:adjustRightInd w:val="0"/>
      <w:spacing w:after="0" w:line="240" w:lineRule="auto"/>
      <w:jc w:val="right"/>
    </w:pPr>
    <w:rPr>
      <w:rFonts w:ascii="ScaGoudy" w:hAnsi="ScaGoudy" w:cs="ScaGoudy"/>
      <w:vanish/>
      <w:color w:val="804040"/>
      <w:sz w:val="20"/>
      <w:szCs w:val="20"/>
    </w:rPr>
  </w:style>
  <w:style w:type="paragraph" w:customStyle="1" w:styleId="Section">
    <w:name w:val="Section"/>
    <w:uiPriority w:val="99"/>
    <w:pPr>
      <w:widowControl w:val="0"/>
      <w:autoSpaceDE w:val="0"/>
      <w:autoSpaceDN w:val="0"/>
      <w:adjustRightInd w:val="0"/>
      <w:spacing w:before="360" w:after="360" w:line="240" w:lineRule="auto"/>
      <w:jc w:val="right"/>
    </w:pPr>
    <w:rPr>
      <w:rFonts w:ascii="ScaGoudy" w:hAnsi="ScaGoudy" w:cs="ScaGoudy"/>
      <w:vanish/>
      <w:color w:val="004080"/>
      <w:sz w:val="20"/>
      <w:szCs w:val="20"/>
    </w:rPr>
  </w:style>
  <w:style w:type="paragraph" w:customStyle="1" w:styleId="Chapter">
    <w:name w:val="Chapter"/>
    <w:uiPriority w:val="99"/>
    <w:pPr>
      <w:widowControl w:val="0"/>
      <w:autoSpaceDE w:val="0"/>
      <w:autoSpaceDN w:val="0"/>
      <w:adjustRightInd w:val="0"/>
      <w:spacing w:after="0" w:line="240" w:lineRule="auto"/>
      <w:jc w:val="right"/>
    </w:pPr>
    <w:rPr>
      <w:rFonts w:ascii="ScaGoudy" w:hAnsi="ScaGoudy" w:cs="ScaGoudy"/>
      <w:vanish/>
      <w:color w:val="004080"/>
      <w:sz w:val="20"/>
      <w:szCs w:val="20"/>
    </w:rPr>
  </w:style>
  <w:style w:type="paragraph" w:customStyle="1" w:styleId="VerseNumber">
    <w:name w:val="Verse Number"/>
    <w:uiPriority w:val="99"/>
    <w:pPr>
      <w:widowControl w:val="0"/>
      <w:autoSpaceDE w:val="0"/>
      <w:autoSpaceDN w:val="0"/>
      <w:adjustRightInd w:val="0"/>
      <w:spacing w:after="0" w:line="240" w:lineRule="auto"/>
      <w:jc w:val="right"/>
    </w:pPr>
    <w:rPr>
      <w:rFonts w:ascii="ScaGoudy" w:hAnsi="ScaGoudy" w:cs="ScaGoudy"/>
      <w:vanish/>
      <w:color w:val="008000"/>
      <w:sz w:val="20"/>
      <w:szCs w:val="20"/>
    </w:rPr>
  </w:style>
  <w:style w:type="paragraph" w:customStyle="1" w:styleId="VerseSection">
    <w:name w:val="Verse Section"/>
    <w:uiPriority w:val="99"/>
    <w:pPr>
      <w:widowControl w:val="0"/>
      <w:autoSpaceDE w:val="0"/>
      <w:autoSpaceDN w:val="0"/>
      <w:adjustRightInd w:val="0"/>
      <w:spacing w:before="180" w:after="180" w:line="240" w:lineRule="auto"/>
      <w:jc w:val="center"/>
    </w:pPr>
    <w:rPr>
      <w:rFonts w:ascii="ScaGoudy" w:hAnsi="ScaGoudy" w:cs="ScaGoudy"/>
      <w:vanish/>
      <w:sz w:val="28"/>
      <w:szCs w:val="28"/>
    </w:rPr>
  </w:style>
  <w:style w:type="paragraph" w:customStyle="1" w:styleId="VerseText">
    <w:name w:val="Verse Text"/>
    <w:uiPriority w:val="99"/>
    <w:pPr>
      <w:widowControl w:val="0"/>
      <w:autoSpaceDE w:val="0"/>
      <w:autoSpaceDN w:val="0"/>
      <w:adjustRightInd w:val="0"/>
      <w:spacing w:after="0" w:line="240" w:lineRule="auto"/>
      <w:jc w:val="center"/>
    </w:pPr>
    <w:rPr>
      <w:rFonts w:ascii="ScaGoudy" w:hAnsi="ScaGoudy" w:cs="ScaGoudy"/>
      <w:i/>
      <w:iCs/>
      <w:color w:val="000000"/>
      <w:sz w:val="28"/>
      <w:szCs w:val="28"/>
    </w:rPr>
  </w:style>
  <w:style w:type="paragraph" w:customStyle="1" w:styleId="ContentsBook">
    <w:name w:val="ContentsBook"/>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songtitle">
    <w:name w:val="song title"/>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2">
    <w:name w:val="song title 2"/>
    <w:uiPriority w:val="99"/>
    <w:pPr>
      <w:widowControl w:val="0"/>
      <w:pBdr>
        <w:top w:val="single" w:sz="42" w:space="7" w:color="C0C0C0"/>
        <w:bottom w:val="single" w:sz="42" w:space="7" w:color="C0C0C0"/>
      </w:pBdr>
      <w:shd w:val="solid" w:color="80000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3">
    <w:name w:val="song title 3"/>
    <w:uiPriority w:val="99"/>
    <w:pPr>
      <w:widowControl w:val="0"/>
      <w:pBdr>
        <w:top w:val="single" w:sz="42" w:space="7" w:color="800080"/>
        <w:bottom w:val="single" w:sz="42" w:space="7" w:color="800080"/>
      </w:pBdr>
      <w:shd w:val="solid" w:color="8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tyle1">
    <w:name w:val="Style 1"/>
    <w:uiPriority w:val="99"/>
    <w:pPr>
      <w:widowControl w:val="0"/>
      <w:autoSpaceDE w:val="0"/>
      <w:autoSpaceDN w:val="0"/>
      <w:adjustRightInd w:val="0"/>
      <w:spacing w:after="86" w:line="240" w:lineRule="auto"/>
      <w:ind w:firstLine="360"/>
    </w:pPr>
    <w:rPr>
      <w:rFonts w:ascii="ScaGoudy" w:hAnsi="ScaGoudy" w:cs="ScaGoudy"/>
      <w:color w:val="000000"/>
      <w:sz w:val="28"/>
      <w:szCs w:val="28"/>
    </w:rPr>
  </w:style>
  <w:style w:type="character" w:customStyle="1" w:styleId="Heading1Char">
    <w:name w:val="Heading 1 Char"/>
    <w:basedOn w:val="DefaultParagraphFont"/>
    <w:link w:val="Heading1"/>
    <w:uiPriority w:val="99"/>
    <w:rPr>
      <w:i/>
      <w:iCs/>
    </w:rPr>
  </w:style>
  <w:style w:type="character" w:customStyle="1" w:styleId="Heading2Char">
    <w:name w:val="Heading 2 Char"/>
    <w:basedOn w:val="DefaultParagraphFont"/>
    <w:link w:val="Heading2"/>
    <w:uiPriority w:val="99"/>
    <w:rPr>
      <w:rFonts w:ascii="Times New Roman" w:hAnsi="Times New Roman" w:cs="Times New Roman"/>
      <w:i/>
      <w:iCs/>
    </w:rPr>
  </w:style>
  <w:style w:type="character" w:customStyle="1" w:styleId="Heading3Char">
    <w:name w:val="Heading 3 Char"/>
    <w:basedOn w:val="DefaultParagraphFont"/>
    <w:link w:val="Heading3"/>
    <w:uiPriority w:val="99"/>
    <w:rPr>
      <w:rFonts w:ascii="Arial" w:hAnsi="Arial" w:cs="Arial"/>
      <w:b/>
      <w:bCs/>
    </w:rPr>
  </w:style>
  <w:style w:type="paragraph" w:customStyle="1" w:styleId="Heading">
    <w:name w:val="Heading"/>
    <w:uiPriority w:val="99"/>
    <w:pPr>
      <w:widowControl w:val="0"/>
      <w:autoSpaceDE w:val="0"/>
      <w:autoSpaceDN w:val="0"/>
      <w:adjustRightInd w:val="0"/>
      <w:spacing w:before="180" w:after="0" w:line="240" w:lineRule="auto"/>
    </w:pPr>
    <w:rPr>
      <w:rFonts w:ascii="Arial" w:hAnsi="Arial" w:cs="Arial"/>
      <w:b/>
      <w:bCs/>
      <w:color w:val="0000A0"/>
      <w:sz w:val="24"/>
      <w:szCs w:val="24"/>
      <w:u w:val="single"/>
    </w:rPr>
  </w:style>
  <w:style w:type="paragraph" w:customStyle="1" w:styleId="Sub-Heading1">
    <w:name w:val="Sub-Heading 1"/>
    <w:uiPriority w:val="99"/>
    <w:pPr>
      <w:widowControl w:val="0"/>
      <w:autoSpaceDE w:val="0"/>
      <w:autoSpaceDN w:val="0"/>
      <w:adjustRightInd w:val="0"/>
      <w:spacing w:before="180" w:after="0" w:line="240" w:lineRule="auto"/>
      <w:ind w:left="180"/>
    </w:pPr>
    <w:rPr>
      <w:rFonts w:ascii="Arial" w:hAnsi="Arial" w:cs="Arial"/>
      <w:b/>
      <w:bCs/>
      <w:color w:val="0000A0"/>
      <w:sz w:val="20"/>
      <w:szCs w:val="20"/>
      <w:u w:val="single"/>
    </w:rPr>
  </w:style>
  <w:style w:type="paragraph" w:customStyle="1" w:styleId="Sub-Heading2">
    <w:name w:val="Sub-Heading 2"/>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A0"/>
      <w:sz w:val="20"/>
      <w:szCs w:val="20"/>
    </w:rPr>
  </w:style>
  <w:style w:type="paragraph" w:customStyle="1" w:styleId="Sub-Heading3">
    <w:name w:val="Sub-Heading 3"/>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u w:val="single"/>
    </w:rPr>
  </w:style>
  <w:style w:type="paragraph" w:customStyle="1" w:styleId="Sub-Heading4">
    <w:name w:val="Sub-Heading 4"/>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rPr>
  </w:style>
  <w:style w:type="paragraph" w:customStyle="1" w:styleId="PurportText">
    <w:name w:val="Purport_Text"/>
    <w:uiPriority w:val="99"/>
    <w:pPr>
      <w:widowControl w:val="0"/>
      <w:autoSpaceDE w:val="0"/>
      <w:autoSpaceDN w:val="0"/>
      <w:adjustRightInd w:val="0"/>
      <w:spacing w:before="180" w:after="0" w:line="240" w:lineRule="auto"/>
      <w:ind w:firstLine="360"/>
      <w:jc w:val="both"/>
    </w:pPr>
    <w:rPr>
      <w:rFonts w:ascii="ScaGoudy" w:hAnsi="ScaGoudy" w:cs="ScaGoudy"/>
      <w:sz w:val="24"/>
      <w:szCs w:val="24"/>
    </w:rPr>
  </w:style>
  <w:style w:type="character" w:customStyle="1" w:styleId="Heading4Char">
    <w:name w:val="Heading 4 Char"/>
    <w:basedOn w:val="DefaultParagraphFont"/>
    <w:link w:val="Heading4"/>
    <w:uiPriority w:val="99"/>
    <w:rPr>
      <w:rFonts w:ascii="Times New Roman" w:hAnsi="Times New Roman" w:cs="Times New Roman"/>
      <w:b/>
      <w:bCs/>
      <w:color w:val="000000"/>
      <w:sz w:val="28"/>
      <w:szCs w:val="28"/>
    </w:rPr>
  </w:style>
  <w:style w:type="character" w:customStyle="1" w:styleId="Heading6Char">
    <w:name w:val="Heading 6 Char"/>
    <w:basedOn w:val="DefaultParagraphFont"/>
    <w:link w:val="Heading6"/>
    <w:uiPriority w:val="99"/>
    <w:rPr>
      <w:rFonts w:ascii="Times New Roman" w:hAnsi="Times New Roman" w:cs="Times New Roman"/>
      <w:b/>
      <w:bCs/>
      <w:color w:val="000000"/>
    </w:rPr>
  </w:style>
  <w:style w:type="character" w:customStyle="1" w:styleId="Heading7Char">
    <w:name w:val="Heading 7 Char"/>
    <w:basedOn w:val="DefaultParagraphFont"/>
    <w:link w:val="Heading7"/>
    <w:uiPriority w:val="99"/>
    <w:rPr>
      <w:rFonts w:ascii="Times New Roman" w:hAnsi="Times New Roman" w:cs="Times New Roman"/>
      <w:color w:val="000000"/>
    </w:rPr>
  </w:style>
  <w:style w:type="character" w:customStyle="1" w:styleId="Heading8Char">
    <w:name w:val="Heading 8 Char"/>
    <w:basedOn w:val="DefaultParagraphFont"/>
    <w:link w:val="Heading8"/>
    <w:uiPriority w:val="99"/>
    <w:rPr>
      <w:rFonts w:ascii="Times New Roman" w:hAnsi="Times New Roman" w:cs="Times New Roman"/>
      <w:i/>
      <w:iCs/>
      <w:color w:val="000000"/>
    </w:rPr>
  </w:style>
  <w:style w:type="character" w:customStyle="1" w:styleId="Heading9Char">
    <w:name w:val="Heading 9 Char"/>
    <w:basedOn w:val="DefaultParagraphFont"/>
    <w:link w:val="Heading9"/>
    <w:uiPriority w:val="99"/>
    <w:rPr>
      <w:rFonts w:ascii="Times New Roman" w:hAnsi="Times New Roman" w:cs="Times New Roman"/>
      <w:color w:val="000000"/>
    </w:rPr>
  </w:style>
  <w:style w:type="character" w:customStyle="1" w:styleId="Heading5Char">
    <w:name w:val="Heading 5 Char"/>
    <w:basedOn w:val="DefaultParagraphFont"/>
    <w:link w:val="Heading5"/>
    <w:uiPriority w:val="99"/>
    <w:rPr>
      <w:rFonts w:ascii="Times New Roman" w:hAnsi="Times New Roman" w:cs="Times New Roman"/>
      <w:b/>
      <w:bCs/>
      <w:i/>
      <w:iCs/>
      <w:color w:val="000000"/>
      <w:sz w:val="26"/>
      <w:szCs w:val="26"/>
    </w:rPr>
  </w:style>
  <w:style w:type="paragraph" w:customStyle="1" w:styleId="Master">
    <w:name w:val="Master"/>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Style2">
    <w:name w:val="Style 2"/>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Style3">
    <w:name w:val="Style 3"/>
    <w:uiPriority w:val="99"/>
    <w:pPr>
      <w:widowControl w:val="0"/>
      <w:autoSpaceDE w:val="0"/>
      <w:autoSpaceDN w:val="0"/>
      <w:adjustRightInd w:val="0"/>
      <w:spacing w:before="180" w:after="180" w:line="240" w:lineRule="auto"/>
      <w:jc w:val="center"/>
    </w:pPr>
    <w:rPr>
      <w:rFonts w:ascii="Tamal" w:hAnsi="Tamal" w:cs="Tamal"/>
      <w:b/>
      <w:bCs/>
      <w:sz w:val="28"/>
      <w:szCs w:val="28"/>
    </w:rPr>
  </w:style>
  <w:style w:type="paragraph" w:customStyle="1" w:styleId="Style4">
    <w:name w:val="Style 4"/>
    <w:uiPriority w:val="99"/>
    <w:pPr>
      <w:keepNext/>
      <w:widowControl w:val="0"/>
      <w:autoSpaceDE w:val="0"/>
      <w:autoSpaceDN w:val="0"/>
      <w:adjustRightInd w:val="0"/>
      <w:spacing w:after="60" w:line="240" w:lineRule="auto"/>
      <w:ind w:firstLine="360"/>
      <w:jc w:val="center"/>
    </w:pPr>
    <w:rPr>
      <w:rFonts w:ascii="Tamal" w:hAnsi="Tamal" w:cs="Tamal"/>
      <w:b/>
      <w:bCs/>
      <w:color w:val="000000"/>
      <w:sz w:val="28"/>
      <w:szCs w:val="28"/>
    </w:rPr>
  </w:style>
  <w:style w:type="paragraph" w:styleId="Title">
    <w:name w:val="Title"/>
    <w:aliases w:val="Title Char"/>
    <w:basedOn w:val="Normal"/>
    <w:next w:val="Normal"/>
    <w:link w:val="TitleChar1"/>
    <w:uiPriority w:val="99"/>
    <w:qFormat/>
    <w:pPr>
      <w:spacing w:before="85" w:after="0" w:line="398" w:lineRule="auto"/>
      <w:ind w:firstLine="0"/>
      <w:jc w:val="center"/>
    </w:pPr>
    <w:rPr>
      <w:rFonts w:ascii="Rama Garamond Plus" w:hAnsi="Rama Garamond Plus" w:cs="Rama Garamond Plus"/>
      <w:b/>
      <w:bCs/>
      <w:color w:val="auto"/>
      <w:sz w:val="32"/>
      <w:szCs w:val="32"/>
    </w:rPr>
  </w:style>
  <w:style w:type="character" w:customStyle="1" w:styleId="TitleChar1">
    <w:name w:val="Title Char1"/>
    <w:aliases w:val="Title Char Char"/>
    <w:basedOn w:val="DefaultParagraphFont"/>
    <w:link w:val="Title"/>
    <w:uiPriority w:val="99"/>
    <w:rPr>
      <w:rFonts w:ascii="Times New Roman" w:hAnsi="Times New Roman" w:cs="Times New Roman"/>
      <w:b/>
      <w:bCs/>
      <w:color w:val="000000"/>
      <w:sz w:val="32"/>
      <w:szCs w:val="32"/>
    </w:rPr>
  </w:style>
  <w:style w:type="paragraph" w:customStyle="1" w:styleId="H1">
    <w:name w:val="H1"/>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
    <w:name w:val="H2"/>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
    <w:name w:val="H3"/>
    <w:uiPriority w:val="99"/>
    <w:pPr>
      <w:widowControl w:val="0"/>
      <w:autoSpaceDE w:val="0"/>
      <w:autoSpaceDN w:val="0"/>
      <w:adjustRightInd w:val="0"/>
      <w:spacing w:after="0" w:line="240" w:lineRule="auto"/>
    </w:pPr>
    <w:rPr>
      <w:rFonts w:ascii="ScaGoudy" w:hAnsi="ScaGoudy"/>
      <w:b/>
      <w:bCs/>
      <w:sz w:val="28"/>
      <w:szCs w:val="28"/>
    </w:rPr>
  </w:style>
  <w:style w:type="paragraph" w:customStyle="1" w:styleId="H4">
    <w:name w:val="H4"/>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
    <w:name w:val="H5"/>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
    <w:name w:val="H6"/>
    <w:uiPriority w:val="99"/>
    <w:pPr>
      <w:widowControl w:val="0"/>
      <w:autoSpaceDE w:val="0"/>
      <w:autoSpaceDN w:val="0"/>
      <w:adjustRightInd w:val="0"/>
      <w:spacing w:after="0" w:line="240" w:lineRule="auto"/>
    </w:pPr>
    <w:rPr>
      <w:rFonts w:ascii="ScaGoudy" w:hAnsi="ScaGoudy"/>
      <w:b/>
      <w:bCs/>
      <w:sz w:val="20"/>
      <w:szCs w:val="20"/>
    </w:rPr>
  </w:style>
  <w:style w:type="paragraph" w:styleId="BodyText">
    <w:name w:val="Body Text"/>
    <w:basedOn w:val="Normal"/>
    <w:link w:val="BodyTextChar"/>
    <w:uiPriority w:val="99"/>
    <w:pPr>
      <w:spacing w:before="0" w:after="0"/>
      <w:ind w:firstLine="0"/>
    </w:pPr>
    <w:rPr>
      <w:rFonts w:cstheme="minorBidi"/>
      <w:color w:val="auto"/>
      <w:sz w:val="24"/>
      <w:szCs w:val="24"/>
    </w:rPr>
  </w:style>
  <w:style w:type="character" w:customStyle="1" w:styleId="BodyTextChar">
    <w:name w:val="Body Text Char"/>
    <w:basedOn w:val="DefaultParagraphFont"/>
    <w:link w:val="BodyText"/>
    <w:uiPriority w:val="99"/>
    <w:rPr>
      <w:rFonts w:ascii="Rama Garamond Plus" w:hAnsi="Rama Garamond Plus" w:cs="Rama Garamond Plus"/>
      <w:color w:val="000000"/>
      <w:sz w:val="20"/>
      <w:szCs w:val="20"/>
    </w:rPr>
  </w:style>
  <w:style w:type="paragraph" w:styleId="BodyText2">
    <w:name w:val="Body Text 2"/>
    <w:basedOn w:val="Normal"/>
    <w:link w:val="BodyText2Char"/>
    <w:uiPriority w:val="99"/>
    <w:pPr>
      <w:spacing w:before="0" w:after="0"/>
      <w:ind w:firstLine="0"/>
    </w:pPr>
    <w:rPr>
      <w:rFonts w:cstheme="minorBidi"/>
      <w:color w:val="auto"/>
      <w:sz w:val="24"/>
      <w:szCs w:val="24"/>
    </w:rPr>
  </w:style>
  <w:style w:type="character" w:customStyle="1" w:styleId="BodyText2Char">
    <w:name w:val="Body Text 2 Char"/>
    <w:basedOn w:val="DefaultParagraphFont"/>
    <w:link w:val="BodyText2"/>
    <w:uiPriority w:val="99"/>
    <w:rPr>
      <w:rFonts w:ascii="Rama Garamond Plus" w:hAnsi="Rama Garamond Plus" w:cs="Rama Garamond Plus"/>
      <w:color w:val="000000"/>
      <w:sz w:val="20"/>
      <w:szCs w:val="20"/>
    </w:rPr>
  </w:style>
  <w:style w:type="paragraph" w:styleId="BodyText3">
    <w:name w:val="Body Text 3"/>
    <w:basedOn w:val="Normal"/>
    <w:link w:val="BodyText3Char"/>
    <w:uiPriority w:val="99"/>
    <w:pPr>
      <w:spacing w:before="0" w:after="0"/>
      <w:ind w:firstLine="0"/>
    </w:pPr>
    <w:rPr>
      <w:rFonts w:cstheme="minorBidi"/>
      <w:color w:val="auto"/>
      <w:sz w:val="24"/>
      <w:szCs w:val="24"/>
    </w:rPr>
  </w:style>
  <w:style w:type="character" w:customStyle="1" w:styleId="BodyText3Char">
    <w:name w:val="Body Text 3 Char"/>
    <w:basedOn w:val="DefaultParagraphFont"/>
    <w:link w:val="BodyText3"/>
    <w:uiPriority w:val="99"/>
    <w:rPr>
      <w:rFonts w:ascii="Rama Garamond Plus" w:hAnsi="Rama Garamond Plus" w:cs="Rama Garamond Plus"/>
      <w:color w:val="000000"/>
      <w:sz w:val="16"/>
      <w:szCs w:val="16"/>
    </w:rPr>
  </w:style>
  <w:style w:type="paragraph" w:customStyle="1" w:styleId="Heading1AA">
    <w:name w:val="Heading 1 A A"/>
    <w:uiPriority w:val="99"/>
    <w:pPr>
      <w:widowControl w:val="0"/>
      <w:autoSpaceDE w:val="0"/>
      <w:autoSpaceDN w:val="0"/>
      <w:adjustRightInd w:val="0"/>
      <w:spacing w:after="0" w:line="240" w:lineRule="auto"/>
    </w:pPr>
    <w:rPr>
      <w:rFonts w:ascii="ScaGoudy" w:hAnsi="ScaGoudy"/>
      <w:sz w:val="24"/>
      <w:szCs w:val="24"/>
    </w:rPr>
  </w:style>
  <w:style w:type="paragraph" w:customStyle="1" w:styleId="Style">
    <w:name w:val="Style"/>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a">
    <w:name w:va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0">
    <w:name w:val="]"/>
    <w:uiPriority w:val="99"/>
    <w:pPr>
      <w:widowControl w:val="0"/>
      <w:tabs>
        <w:tab w:val="left" w:pos="144"/>
      </w:tabs>
      <w:autoSpaceDE w:val="0"/>
      <w:autoSpaceDN w:val="0"/>
      <w:adjustRightInd w:val="0"/>
      <w:spacing w:after="0" w:line="240" w:lineRule="auto"/>
      <w:ind w:left="20"/>
      <w:jc w:val="both"/>
    </w:pPr>
    <w:rPr>
      <w:rFonts w:ascii="Geneva" w:hAnsi="Geneva" w:cs="Geneva"/>
      <w:sz w:val="30"/>
      <w:szCs w:val="30"/>
    </w:rPr>
  </w:style>
  <w:style w:type="paragraph" w:customStyle="1" w:styleId="01">
    <w:name w:val="01"/>
    <w:uiPriority w:val="99"/>
    <w:pPr>
      <w:widowControl w:val="0"/>
      <w:autoSpaceDE w:val="0"/>
      <w:autoSpaceDN w:val="0"/>
      <w:adjustRightInd w:val="0"/>
      <w:spacing w:after="0" w:line="240" w:lineRule="auto"/>
      <w:ind w:left="680" w:hanging="510"/>
    </w:pPr>
    <w:rPr>
      <w:rFonts w:ascii="Tamal" w:hAnsi="Tamal" w:cs="Tamal"/>
      <w:color w:val="FFFF00"/>
      <w:sz w:val="36"/>
      <w:szCs w:val="36"/>
    </w:rPr>
  </w:style>
  <w:style w:type="paragraph" w:customStyle="1" w:styleId="1">
    <w:name w:val="1"/>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1a1stlineofcenteredverse6ptbefore">
    <w:name w:val="1a: 1st line of centered verse (6pt before)"/>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a1stlineofverse6ptbefore">
    <w:name w:val="1a: 1st line of verse (6pt before)"/>
    <w:uiPriority w:val="99"/>
    <w:pPr>
      <w:keepNext/>
      <w:keepLines/>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1stlineofverse6ptsbefore">
    <w:name w:val="1a: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2ndlinecenteredverse6ptsafter">
    <w:name w:val="1a:2nd line centered verse (6pts after)"/>
    <w:uiPriority w:val="99"/>
    <w:pPr>
      <w:widowControl w:val="0"/>
      <w:autoSpaceDE w:val="0"/>
      <w:autoSpaceDN w:val="0"/>
      <w:adjustRightInd w:val="0"/>
      <w:spacing w:after="120" w:line="240" w:lineRule="auto"/>
      <w:jc w:val="center"/>
    </w:pPr>
    <w:rPr>
      <w:rFonts w:ascii="Tamal" w:hAnsi="Tamal" w:cs="Tamal"/>
      <w:i/>
      <w:iCs/>
      <w:sz w:val="24"/>
      <w:szCs w:val="24"/>
    </w:rPr>
  </w:style>
  <w:style w:type="paragraph" w:customStyle="1" w:styleId="1Apara">
    <w:name w:val="1Apara"/>
    <w:uiPriority w:val="99"/>
    <w:pPr>
      <w:widowControl w:val="0"/>
      <w:autoSpaceDE w:val="0"/>
      <w:autoSpaceDN w:val="0"/>
      <w:adjustRightInd w:val="0"/>
      <w:spacing w:before="240" w:after="0" w:line="240" w:lineRule="auto"/>
      <w:jc w:val="both"/>
    </w:pPr>
    <w:rPr>
      <w:rFonts w:ascii="Tamal" w:hAnsi="Tamal" w:cs="Tamal"/>
      <w:sz w:val="20"/>
      <w:szCs w:val="20"/>
    </w:rPr>
  </w:style>
  <w:style w:type="paragraph" w:customStyle="1" w:styleId="1b1stlineof2ndversenobeforegappointsChar">
    <w:name w:val="1b: 1st line of 2nd verse (no before gap points) Char"/>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b2ndand4thlineof4lineversenoptsafter">
    <w:name w:val="1b: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BC-para">
    <w:name w:val="1B+C-para"/>
    <w:uiPriority w:val="99"/>
    <w:pPr>
      <w:widowControl w:val="0"/>
      <w:autoSpaceDE w:val="0"/>
      <w:autoSpaceDN w:val="0"/>
      <w:adjustRightInd w:val="0"/>
      <w:spacing w:after="0" w:line="240" w:lineRule="auto"/>
      <w:jc w:val="both"/>
    </w:pPr>
    <w:rPr>
      <w:rFonts w:ascii="Tamal" w:hAnsi="Tamal" w:cs="Tamal"/>
      <w:sz w:val="20"/>
      <w:szCs w:val="20"/>
    </w:rPr>
  </w:style>
  <w:style w:type="paragraph" w:customStyle="1" w:styleId="1buvacaline">
    <w:name w:val="1b: uvaca line"/>
    <w:uiPriority w:val="99"/>
    <w:pPr>
      <w:keepNext/>
      <w:widowControl w:val="0"/>
      <w:autoSpaceDE w:val="0"/>
      <w:autoSpaceDN w:val="0"/>
      <w:adjustRightInd w:val="0"/>
      <w:spacing w:before="120" w:after="60" w:line="240" w:lineRule="auto"/>
      <w:ind w:left="2880"/>
      <w:jc w:val="both"/>
    </w:pPr>
    <w:rPr>
      <w:rFonts w:ascii="Tamal" w:hAnsi="Tamal" w:cs="Tamal"/>
      <w:i/>
      <w:iCs/>
      <w:sz w:val="24"/>
      <w:szCs w:val="24"/>
    </w:rPr>
  </w:style>
  <w:style w:type="paragraph" w:customStyle="1" w:styleId="1c2ndlineof2lineverse6ptafter">
    <w:name w:val="1c: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c3rdlineof4lineverse">
    <w:name w:val="1c: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CDM">
    <w:name w:val="1CDM"/>
    <w:uiPriority w:val="99"/>
    <w:pPr>
      <w:widowControl w:val="0"/>
      <w:tabs>
        <w:tab w:val="left" w:pos="7200"/>
      </w:tabs>
      <w:autoSpaceDE w:val="0"/>
      <w:autoSpaceDN w:val="0"/>
      <w:adjustRightInd w:val="0"/>
      <w:spacing w:before="120" w:after="120" w:line="240" w:lineRule="auto"/>
    </w:pPr>
    <w:rPr>
      <w:rFonts w:ascii="ScaGoudy" w:hAnsi="ScaGoudy"/>
      <w:b/>
      <w:bCs/>
      <w:color w:val="000000"/>
      <w:sz w:val="24"/>
      <w:szCs w:val="24"/>
    </w:rPr>
  </w:style>
  <w:style w:type="paragraph" w:customStyle="1" w:styleId="1centered6ptbeforegap">
    <w:name w:val="1: centered 6pt before gap"/>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centerednogap">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centerednogap0">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d2ndand4thlineof4lineversenoptsafter">
    <w:name w:val="1d: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
    <w:name w:val="1d: 2nd line of 4 line verse"/>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noptsafter">
    <w:name w:val="1d: 2nd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4thlineof4lineverse6ptsafter">
    <w:name w:val="1d: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e1stlineof2ndversenobeforegappoints">
    <w:name w:val="1e: 1st line of 2nd verse (no before gap points)"/>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e3rdlineof4lineverse">
    <w:name w:val="1e: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f2ndlineof2lineverse6ptafter">
    <w:name w:val="1f: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f4thlineof4lineverse6ptsafter">
    <w:name w:val="1f: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gsinglelineversecentered">
    <w:name w:val="1g: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hbigverse2ndand4thline">
    <w:name w:val="1h: big verse 2nd and 4th line"/>
    <w:uiPriority w:val="99"/>
    <w:pPr>
      <w:keepNext/>
      <w:widowControl w:val="0"/>
      <w:autoSpaceDE w:val="0"/>
      <w:autoSpaceDN w:val="0"/>
      <w:adjustRightInd w:val="0"/>
      <w:spacing w:after="0" w:line="240" w:lineRule="auto"/>
      <w:ind w:left="1440"/>
      <w:jc w:val="both"/>
    </w:pPr>
    <w:rPr>
      <w:rFonts w:ascii="Tamal" w:hAnsi="Tamal" w:cs="Tamal"/>
      <w:i/>
      <w:iCs/>
      <w:sz w:val="24"/>
      <w:szCs w:val="24"/>
    </w:rPr>
  </w:style>
  <w:style w:type="paragraph" w:customStyle="1" w:styleId="1hbigverse3rdline">
    <w:name w:val="1h: big verse 3rd line"/>
    <w:uiPriority w:val="99"/>
    <w:pPr>
      <w:keepNext/>
      <w:keepLines/>
      <w:widowControl w:val="0"/>
      <w:autoSpaceDE w:val="0"/>
      <w:autoSpaceDN w:val="0"/>
      <w:adjustRightInd w:val="0"/>
      <w:spacing w:after="0" w:line="240" w:lineRule="auto"/>
      <w:ind w:left="1080"/>
      <w:jc w:val="both"/>
    </w:pPr>
    <w:rPr>
      <w:rFonts w:ascii="Tamal" w:hAnsi="Tamal" w:cs="Tamal"/>
      <w:i/>
      <w:iCs/>
      <w:sz w:val="24"/>
      <w:szCs w:val="24"/>
    </w:rPr>
  </w:style>
  <w:style w:type="paragraph" w:customStyle="1" w:styleId="1hbigverse4thline6ptsafter">
    <w:name w:val="1h: big verse 4th line (6pts after)"/>
    <w:uiPriority w:val="99"/>
    <w:pPr>
      <w:keepLines/>
      <w:widowControl w:val="0"/>
      <w:autoSpaceDE w:val="0"/>
      <w:autoSpaceDN w:val="0"/>
      <w:adjustRightInd w:val="0"/>
      <w:spacing w:after="120" w:line="240" w:lineRule="auto"/>
      <w:ind w:left="1440"/>
      <w:jc w:val="both"/>
    </w:pPr>
    <w:rPr>
      <w:rFonts w:ascii="Tamal" w:hAnsi="Tamal" w:cs="Tamal"/>
      <w:i/>
      <w:iCs/>
      <w:sz w:val="24"/>
      <w:szCs w:val="24"/>
    </w:rPr>
  </w:style>
  <w:style w:type="paragraph" w:customStyle="1" w:styleId="1hbigversefirstline6ptsbefore">
    <w:name w:val="1h:big verse first line(6pts before)"/>
    <w:uiPriority w:val="99"/>
    <w:pPr>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ibibversestline">
    <w:name w:val="1i: bib verse !st line"/>
    <w:uiPriority w:val="99"/>
    <w:pPr>
      <w:keepNext/>
      <w:keepLines/>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LectReferencefromBg">
    <w:name w:val="1 Lect Reference from Bg."/>
    <w:uiPriority w:val="99"/>
    <w:pPr>
      <w:widowControl w:val="0"/>
      <w:pBdr>
        <w:top w:val="single" w:sz="12" w:space="2" w:color="000000"/>
        <w:bottom w:val="single" w:sz="12" w:space="2" w:color="000000"/>
      </w:pBdr>
      <w:shd w:val="solid" w:color="FFFF00" w:fill="auto"/>
      <w:autoSpaceDE w:val="0"/>
      <w:autoSpaceDN w:val="0"/>
      <w:adjustRightInd w:val="0"/>
      <w:spacing w:before="216" w:after="216" w:line="240" w:lineRule="auto"/>
      <w:jc w:val="center"/>
    </w:pPr>
    <w:rPr>
      <w:rFonts w:ascii="ScaGoudy" w:hAnsi="ScaGoudy"/>
      <w:i/>
      <w:iCs/>
      <w:sz w:val="24"/>
      <w:szCs w:val="24"/>
    </w:rPr>
  </w:style>
  <w:style w:type="paragraph" w:customStyle="1" w:styleId="1singlelineversecentered">
    <w:name w:val="1: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inglelineversecentered6ptsbeforeandafter">
    <w:name w:val="1: single line verse centered (6pts before and after)"/>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t6beforeandafter">
    <w:name w:val="1st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line6beforeandafter">
    <w:name w:val="1st line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verse">
    <w:name w:val="1st verse"/>
    <w:uiPriority w:val="99"/>
    <w:pPr>
      <w:widowControl w:val="0"/>
      <w:tabs>
        <w:tab w:val="left" w:pos="300"/>
      </w:tabs>
      <w:autoSpaceDE w:val="0"/>
      <w:autoSpaceDN w:val="0"/>
      <w:adjustRightInd w:val="0"/>
      <w:spacing w:before="360" w:after="266" w:line="265" w:lineRule="auto"/>
      <w:jc w:val="both"/>
    </w:pPr>
    <w:rPr>
      <w:rFonts w:ascii="Bhaskar" w:hAnsi="Bhaskar" w:cs="Bhaskar"/>
      <w:b/>
      <w:bCs/>
    </w:rPr>
  </w:style>
  <w:style w:type="paragraph" w:customStyle="1" w:styleId="2">
    <w:name w:val="2"/>
    <w:uiPriority w:val="99"/>
    <w:pPr>
      <w:widowControl w:val="0"/>
      <w:autoSpaceDE w:val="0"/>
      <w:autoSpaceDN w:val="0"/>
      <w:adjustRightInd w:val="0"/>
      <w:spacing w:after="0" w:line="240" w:lineRule="auto"/>
      <w:ind w:left="1440" w:hanging="432"/>
    </w:pPr>
    <w:rPr>
      <w:rFonts w:ascii="Times New Roman" w:hAnsi="Times New Roman" w:cs="Times New Roman"/>
      <w:sz w:val="24"/>
      <w:szCs w:val="24"/>
    </w:rPr>
  </w:style>
  <w:style w:type="paragraph" w:customStyle="1" w:styleId="21stlineofverse6ptsbefore">
    <w:name w:val="2: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21stlineofverse6ptsbeforeCharChar">
    <w:name w:val="2: 1st line of verse (6pts before) Char Char"/>
    <w:uiPriority w:val="99"/>
    <w:pPr>
      <w:widowControl w:val="0"/>
      <w:autoSpaceDE w:val="0"/>
      <w:autoSpaceDN w:val="0"/>
      <w:adjustRightInd w:val="0"/>
      <w:spacing w:before="120" w:after="0" w:line="240" w:lineRule="auto"/>
      <w:ind w:left="2520"/>
      <w:jc w:val="both"/>
    </w:pPr>
    <w:rPr>
      <w:rFonts w:ascii="Tamal" w:hAnsi="Tamal" w:cs="Tamal"/>
      <w:i/>
      <w:iCs/>
    </w:rPr>
  </w:style>
  <w:style w:type="paragraph" w:customStyle="1" w:styleId="2Contents">
    <w:name w:val="2_Contents"/>
    <w:uiPriority w:val="99"/>
    <w:pPr>
      <w:widowControl w:val="0"/>
      <w:pBdr>
        <w:top w:val="single" w:sz="5" w:space="1" w:color="808000"/>
        <w:left w:val="single" w:sz="18" w:space="1" w:color="800000"/>
      </w:pBdr>
      <w:shd w:val="solid" w:color="FFFFFF" w:fill="auto"/>
      <w:tabs>
        <w:tab w:val="left" w:pos="1080"/>
      </w:tabs>
      <w:autoSpaceDE w:val="0"/>
      <w:autoSpaceDN w:val="0"/>
      <w:adjustRightInd w:val="0"/>
      <w:spacing w:after="0" w:line="240" w:lineRule="auto"/>
      <w:ind w:left="720" w:right="720" w:hanging="605"/>
    </w:pPr>
    <w:rPr>
      <w:rFonts w:ascii="ScaTimes" w:hAnsi="ScaTimes" w:cs="ScaTimes"/>
      <w:sz w:val="24"/>
      <w:szCs w:val="24"/>
    </w:rPr>
  </w:style>
  <w:style w:type="paragraph" w:customStyle="1" w:styleId="2ContentsChapters">
    <w:name w:val="2_Contents Chapters"/>
    <w:uiPriority w:val="99"/>
    <w:pPr>
      <w:widowControl w:val="0"/>
      <w:pBdr>
        <w:top w:val="single" w:sz="18" w:space="1" w:color="800000"/>
        <w:left w:val="single" w:sz="18" w:space="1" w:color="800000"/>
        <w:bottom w:val="single" w:sz="18" w:space="1" w:color="800000"/>
      </w:pBdr>
      <w:shd w:val="solid" w:color="00FFFF" w:fill="auto"/>
      <w:autoSpaceDE w:val="0"/>
      <w:autoSpaceDN w:val="0"/>
      <w:adjustRightInd w:val="0"/>
      <w:spacing w:after="0" w:line="240" w:lineRule="auto"/>
      <w:ind w:left="720" w:right="720" w:firstLine="72"/>
    </w:pPr>
    <w:rPr>
      <w:rFonts w:ascii="ScaGoudy" w:hAnsi="ScaGoudy"/>
      <w:b/>
      <w:bCs/>
      <w:sz w:val="32"/>
      <w:szCs w:val="32"/>
    </w:rPr>
  </w:style>
  <w:style w:type="paragraph" w:customStyle="1" w:styleId="2inchindent">
    <w:name w:val="2 inch indent"/>
    <w:uiPriority w:val="99"/>
    <w:pPr>
      <w:widowControl w:val="0"/>
      <w:autoSpaceDE w:val="0"/>
      <w:autoSpaceDN w:val="0"/>
      <w:adjustRightInd w:val="0"/>
      <w:spacing w:before="180" w:after="0" w:line="240" w:lineRule="auto"/>
      <w:ind w:left="2880"/>
    </w:pPr>
    <w:rPr>
      <w:rFonts w:ascii="Times New Roman" w:hAnsi="Times New Roman" w:cs="Times New Roman"/>
      <w:sz w:val="24"/>
      <w:szCs w:val="24"/>
    </w:rPr>
  </w:style>
  <w:style w:type="paragraph" w:customStyle="1" w:styleId="2inchindent3">
    <w:name w:val="2 inch indent3"/>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inchindent1">
    <w:name w:val="2 inch indent1"/>
    <w:uiPriority w:val="99"/>
    <w:pPr>
      <w:widowControl w:val="0"/>
      <w:autoSpaceDE w:val="0"/>
      <w:autoSpaceDN w:val="0"/>
      <w:adjustRightInd w:val="0"/>
      <w:spacing w:before="180" w:after="0" w:line="240" w:lineRule="auto"/>
      <w:ind w:left="2880"/>
    </w:pPr>
    <w:rPr>
      <w:rFonts w:ascii="ScaGoudy" w:hAnsi="ScaGoudy"/>
      <w:color w:val="000000"/>
      <w:sz w:val="24"/>
      <w:szCs w:val="24"/>
    </w:rPr>
  </w:style>
  <w:style w:type="paragraph" w:customStyle="1" w:styleId="2inchindent2">
    <w:name w:val="2 inch indent2"/>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MyChapternumber">
    <w:name w:val="2: My Chapter number"/>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Chaptertitle">
    <w:name w:val="2: My Chapter title"/>
    <w:uiPriority w:val="99"/>
    <w:pPr>
      <w:keepNext/>
      <w:keepLines/>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Header">
    <w:name w:val="2: 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2MyHeaderPageNumber">
    <w:name w:val="2: My Header Page Number"/>
    <w:uiPriority w:val="99"/>
    <w:pPr>
      <w:widowControl w:val="0"/>
      <w:autoSpaceDE w:val="0"/>
      <w:autoSpaceDN w:val="0"/>
      <w:adjustRightInd w:val="0"/>
      <w:spacing w:after="0" w:line="240" w:lineRule="auto"/>
    </w:pPr>
    <w:rPr>
      <w:rFonts w:ascii="Tamal" w:hAnsi="Tamal" w:cs="Tamal"/>
      <w:sz w:val="26"/>
      <w:szCs w:val="26"/>
    </w:rPr>
  </w:style>
  <w:style w:type="paragraph" w:customStyle="1" w:styleId="2ndversenobeforepoints">
    <w:name w:val="2nd verse no before points"/>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2-paras">
    <w:name w:val="2-paras"/>
    <w:uiPriority w:val="99"/>
    <w:pPr>
      <w:widowControl w:val="0"/>
      <w:autoSpaceDE w:val="0"/>
      <w:autoSpaceDN w:val="0"/>
      <w:adjustRightInd w:val="0"/>
      <w:spacing w:after="0" w:line="240" w:lineRule="auto"/>
      <w:ind w:firstLine="425"/>
      <w:jc w:val="both"/>
    </w:pPr>
    <w:rPr>
      <w:rFonts w:ascii="Tamal" w:hAnsi="Tamal" w:cs="Tamal"/>
      <w:sz w:val="20"/>
      <w:szCs w:val="20"/>
    </w:rPr>
  </w:style>
  <w:style w:type="paragraph" w:customStyle="1" w:styleId="3">
    <w:name w:val="3"/>
    <w:uiPriority w:val="99"/>
    <w:pPr>
      <w:widowControl w:val="0"/>
      <w:autoSpaceDE w:val="0"/>
      <w:autoSpaceDN w:val="0"/>
      <w:adjustRightInd w:val="0"/>
      <w:spacing w:after="0" w:line="240" w:lineRule="auto"/>
      <w:ind w:left="2160" w:hanging="432"/>
    </w:pPr>
    <w:rPr>
      <w:rFonts w:ascii="Times New Roman" w:hAnsi="Times New Roman" w:cs="Times New Roman"/>
      <w:sz w:val="24"/>
      <w:szCs w:val="24"/>
    </w:rPr>
  </w:style>
  <w:style w:type="paragraph" w:customStyle="1" w:styleId="3englishtranslationofverseChar">
    <w:name w:val="3: english translation of verse Char"/>
    <w:uiPriority w:val="99"/>
    <w:pPr>
      <w:widowControl w:val="0"/>
      <w:autoSpaceDE w:val="0"/>
      <w:autoSpaceDN w:val="0"/>
      <w:adjustRightInd w:val="0"/>
      <w:spacing w:before="120" w:after="120" w:line="240" w:lineRule="auto"/>
      <w:jc w:val="both"/>
    </w:pPr>
    <w:rPr>
      <w:rFonts w:ascii="Tamal" w:hAnsi="Tamal" w:cs="Tamal"/>
      <w:sz w:val="24"/>
      <w:szCs w:val="24"/>
    </w:rPr>
  </w:style>
  <w:style w:type="paragraph" w:customStyle="1" w:styleId="3FirstparagraphofChapter">
    <w:name w:val="3: First paragraph of Chapte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
    <w:name w:val="3: Usual paragraph"/>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CharChar">
    <w:name w:val="3: Usual paragraph Char Cha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withbeforegap">
    <w:name w:val="3: Usual paragraph with before gap"/>
    <w:uiPriority w:val="99"/>
    <w:pPr>
      <w:widowControl w:val="0"/>
      <w:autoSpaceDE w:val="0"/>
      <w:autoSpaceDN w:val="0"/>
      <w:adjustRightInd w:val="0"/>
      <w:spacing w:before="120" w:after="0" w:line="240" w:lineRule="auto"/>
      <w:ind w:firstLine="576"/>
      <w:jc w:val="both"/>
    </w:pPr>
    <w:rPr>
      <w:rFonts w:ascii="Tamal" w:hAnsi="Tamal" w:cs="Tamal"/>
      <w:sz w:val="24"/>
      <w:szCs w:val="24"/>
    </w:rPr>
  </w:style>
  <w:style w:type="paragraph" w:customStyle="1" w:styleId="3UsualparagraphwithbeforegapCharChar">
    <w:name w:val="3: Usual paragraph with before gap Char Char"/>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3verseenglishtrans">
    <w:name w:val="3: verse english trans"/>
    <w:uiPriority w:val="99"/>
    <w:pPr>
      <w:keepNext/>
      <w:keepLines/>
      <w:widowControl w:val="0"/>
      <w:autoSpaceDE w:val="0"/>
      <w:autoSpaceDN w:val="0"/>
      <w:adjustRightInd w:val="0"/>
      <w:spacing w:before="120" w:after="120" w:line="240" w:lineRule="auto"/>
      <w:jc w:val="both"/>
    </w:pPr>
    <w:rPr>
      <w:rFonts w:ascii="Tamal" w:hAnsi="Tamal" w:cs="Tamal"/>
      <w:sz w:val="24"/>
      <w:szCs w:val="24"/>
    </w:rPr>
  </w:style>
  <w:style w:type="paragraph" w:customStyle="1" w:styleId="4">
    <w:name w:val="4"/>
    <w:uiPriority w:val="99"/>
    <w:pPr>
      <w:widowControl w:val="0"/>
      <w:autoSpaceDE w:val="0"/>
      <w:autoSpaceDN w:val="0"/>
      <w:adjustRightInd w:val="0"/>
      <w:spacing w:after="0" w:line="240" w:lineRule="auto"/>
      <w:ind w:left="2880" w:hanging="432"/>
    </w:pPr>
    <w:rPr>
      <w:rFonts w:ascii="Times New Roman" w:hAnsi="Times New Roman" w:cs="Times New Roman"/>
      <w:sz w:val="24"/>
      <w:szCs w:val="24"/>
    </w:rPr>
  </w:style>
  <w:style w:type="paragraph" w:customStyle="1" w:styleId="4thoffourlineverse">
    <w:name w:val="4th of fourline verse"/>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A1">
    <w:name w:val="A&g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2Bodytext">
    <w:name w:val="A2. Body text"/>
    <w:uiPriority w:val="99"/>
    <w:pPr>
      <w:widowControl w:val="0"/>
      <w:autoSpaceDE w:val="0"/>
      <w:autoSpaceDN w:val="0"/>
      <w:adjustRightInd w:val="0"/>
      <w:spacing w:after="0" w:line="278" w:lineRule="auto"/>
      <w:ind w:firstLine="288"/>
      <w:jc w:val="both"/>
    </w:pPr>
    <w:rPr>
      <w:rFonts w:ascii="ScaPalatino" w:hAnsi="ScaPalatino" w:cs="ScaPalatino"/>
      <w:color w:val="000000"/>
    </w:rPr>
  </w:style>
  <w:style w:type="paragraph" w:customStyle="1" w:styleId="A3aVersefirstline">
    <w:name w:val="A3a. Verse first line"/>
    <w:uiPriority w:val="99"/>
    <w:pPr>
      <w:widowControl w:val="0"/>
      <w:autoSpaceDE w:val="0"/>
      <w:autoSpaceDN w:val="0"/>
      <w:adjustRightInd w:val="0"/>
      <w:spacing w:before="140" w:after="0" w:line="278" w:lineRule="auto"/>
      <w:jc w:val="center"/>
    </w:pPr>
    <w:rPr>
      <w:rFonts w:ascii="ScaPalatino" w:hAnsi="ScaPalatino" w:cs="ScaPalatino"/>
      <w:i/>
      <w:iCs/>
    </w:rPr>
  </w:style>
  <w:style w:type="paragraph" w:customStyle="1" w:styleId="A3Verse">
    <w:name w:val="A3. Verse"/>
    <w:uiPriority w:val="99"/>
    <w:pPr>
      <w:widowControl w:val="0"/>
      <w:autoSpaceDE w:val="0"/>
      <w:autoSpaceDN w:val="0"/>
      <w:adjustRightInd w:val="0"/>
      <w:spacing w:after="0" w:line="278" w:lineRule="auto"/>
      <w:jc w:val="center"/>
    </w:pPr>
    <w:rPr>
      <w:rFonts w:ascii="ScaPalatino" w:hAnsi="ScaPalatino" w:cs="ScaPalatino"/>
      <w:i/>
      <w:iCs/>
    </w:rPr>
  </w:style>
  <w:style w:type="paragraph" w:customStyle="1" w:styleId="aanew">
    <w:name w:val="aanew"/>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abc">
    <w:name w:val="abc"/>
    <w:uiPriority w:val="99"/>
    <w:pPr>
      <w:widowControl w:val="0"/>
      <w:tabs>
        <w:tab w:val="left" w:pos="180"/>
        <w:tab w:val="left" w:pos="360"/>
        <w:tab w:val="left" w:pos="540"/>
      </w:tabs>
      <w:autoSpaceDE w:val="0"/>
      <w:autoSpaceDN w:val="0"/>
      <w:adjustRightInd w:val="0"/>
      <w:spacing w:after="0" w:line="240" w:lineRule="auto"/>
    </w:pPr>
    <w:rPr>
      <w:rFonts w:ascii="Tamalten" w:hAnsi="Tamalten" w:cs="Tamalten"/>
      <w:b/>
      <w:bCs/>
      <w:sz w:val="20"/>
      <w:szCs w:val="20"/>
    </w:rPr>
  </w:style>
  <w:style w:type="paragraph" w:customStyle="1" w:styleId="AboutHeading">
    <w:name w:val="About Heading"/>
    <w:uiPriority w:val="99"/>
    <w:pPr>
      <w:widowControl w:val="0"/>
      <w:autoSpaceDE w:val="0"/>
      <w:autoSpaceDN w:val="0"/>
      <w:adjustRightInd w:val="0"/>
      <w:spacing w:before="180" w:after="108" w:line="240" w:lineRule="auto"/>
    </w:pPr>
    <w:rPr>
      <w:rFonts w:ascii="Tamal" w:hAnsi="Tamal" w:cs="Tamal"/>
      <w:b/>
      <w:bCs/>
      <w:color w:val="000000"/>
      <w:sz w:val="24"/>
      <w:szCs w:val="24"/>
    </w:rPr>
  </w:style>
  <w:style w:type="paragraph" w:customStyle="1" w:styleId="AboutSubheading">
    <w:name w:val="About Subheading"/>
    <w:uiPriority w:val="99"/>
    <w:pPr>
      <w:widowControl w:val="0"/>
      <w:tabs>
        <w:tab w:val="left" w:pos="360"/>
      </w:tabs>
      <w:autoSpaceDE w:val="0"/>
      <w:autoSpaceDN w:val="0"/>
      <w:adjustRightInd w:val="0"/>
      <w:spacing w:before="180" w:after="180" w:line="240" w:lineRule="auto"/>
    </w:pPr>
    <w:rPr>
      <w:rFonts w:ascii="Tamal" w:hAnsi="Tamal" w:cs="Tamal"/>
      <w:b/>
      <w:bCs/>
      <w:color w:val="000000"/>
      <w:sz w:val="24"/>
      <w:szCs w:val="24"/>
    </w:rPr>
  </w:style>
  <w:style w:type="paragraph" w:customStyle="1" w:styleId="AcaryaTitle">
    <w:name w:val="Acarya Title"/>
    <w:uiPriority w:val="99"/>
    <w:pPr>
      <w:widowControl w:val="0"/>
      <w:autoSpaceDE w:val="0"/>
      <w:autoSpaceDN w:val="0"/>
      <w:adjustRightInd w:val="0"/>
      <w:spacing w:before="227" w:after="0" w:line="240" w:lineRule="auto"/>
    </w:pPr>
    <w:rPr>
      <w:rFonts w:ascii="Rama-Palatino" w:hAnsi="Rama-Palatino" w:cs="Rama-Palatino"/>
      <w:i/>
      <w:iCs/>
      <w:sz w:val="24"/>
      <w:szCs w:val="24"/>
    </w:rPr>
  </w:style>
  <w:style w:type="paragraph" w:customStyle="1" w:styleId="Acharya">
    <w:name w:val="Acharya"/>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Korinna" w:hAnsi="ScaKorinna" w:cs="ScaKorinna"/>
      <w:color w:val="FFFF00"/>
      <w:sz w:val="24"/>
      <w:szCs w:val="24"/>
    </w:rPr>
  </w:style>
  <w:style w:type="paragraph" w:customStyle="1" w:styleId="AddedPurportHeading">
    <w:name w:val="Added_Purport_Heading"/>
    <w:uiPriority w:val="99"/>
    <w:pPr>
      <w:widowControl w:val="0"/>
      <w:pBdr>
        <w:top w:val="single" w:sz="48" w:space="2" w:color="800080"/>
      </w:pBdr>
      <w:autoSpaceDE w:val="0"/>
      <w:autoSpaceDN w:val="0"/>
      <w:adjustRightInd w:val="0"/>
      <w:spacing w:before="360" w:after="360" w:line="240" w:lineRule="auto"/>
      <w:jc w:val="right"/>
    </w:pPr>
    <w:rPr>
      <w:rFonts w:ascii="Times New Roman" w:hAnsi="Times New Roman" w:cs="Times New Roman"/>
      <w:sz w:val="24"/>
      <w:szCs w:val="24"/>
    </w:rPr>
  </w:style>
  <w:style w:type="paragraph" w:customStyle="1" w:styleId="AddedPurportHeading3">
    <w:name w:val="Added_Purport_Heading3"/>
    <w:uiPriority w:val="99"/>
    <w:pPr>
      <w:widowControl w:val="0"/>
      <w:pBdr>
        <w:top w:val="single" w:sz="48" w:space="2" w:color="800080"/>
      </w:pBdr>
      <w:autoSpaceDE w:val="0"/>
      <w:autoSpaceDN w:val="0"/>
      <w:adjustRightInd w:val="0"/>
      <w:spacing w:before="360" w:after="360" w:line="240" w:lineRule="auto"/>
      <w:jc w:val="right"/>
    </w:pPr>
    <w:rPr>
      <w:rFonts w:ascii="ScaGoudy" w:hAnsi="ScaGoudy"/>
      <w:sz w:val="24"/>
      <w:szCs w:val="24"/>
    </w:rPr>
  </w:style>
  <w:style w:type="paragraph" w:customStyle="1" w:styleId="AddedPurportHeading1">
    <w:name w:val="Added_Purport_Heading1"/>
    <w:uiPriority w:val="99"/>
    <w:pPr>
      <w:widowControl w:val="0"/>
      <w:pBdr>
        <w:top w:val="single" w:sz="48" w:space="2" w:color="800080"/>
      </w:pBdr>
      <w:autoSpaceDE w:val="0"/>
      <w:autoSpaceDN w:val="0"/>
      <w:adjustRightInd w:val="0"/>
      <w:spacing w:before="360" w:after="360" w:line="240" w:lineRule="auto"/>
      <w:jc w:val="right"/>
    </w:pPr>
    <w:rPr>
      <w:rFonts w:ascii="ScaGoudy" w:hAnsi="ScaGoudy"/>
      <w:color w:val="000000"/>
      <w:sz w:val="24"/>
      <w:szCs w:val="24"/>
    </w:rPr>
  </w:style>
  <w:style w:type="paragraph" w:customStyle="1" w:styleId="AddedPurportHeading2">
    <w:name w:val="Added_Purport_Heading2"/>
    <w:uiPriority w:val="99"/>
    <w:pPr>
      <w:widowControl w:val="0"/>
      <w:pBdr>
        <w:top w:val="single" w:sz="48" w:space="2" w:color="000000"/>
      </w:pBdr>
      <w:autoSpaceDE w:val="0"/>
      <w:autoSpaceDN w:val="0"/>
      <w:adjustRightInd w:val="0"/>
      <w:spacing w:before="360" w:after="360" w:line="240" w:lineRule="auto"/>
      <w:jc w:val="right"/>
    </w:pPr>
    <w:rPr>
      <w:rFonts w:ascii="ScaGoudy" w:hAnsi="ScaGoudy"/>
      <w:sz w:val="24"/>
      <w:szCs w:val="24"/>
    </w:rPr>
  </w:style>
  <w:style w:type="paragraph" w:customStyle="1" w:styleId="Additionalpurports">
    <w:name w:val="Additional_purports"/>
    <w:uiPriority w:val="99"/>
    <w:pPr>
      <w:widowControl w:val="0"/>
      <w:pBdr>
        <w:top w:val="single" w:sz="4" w:space="4" w:color="800080"/>
        <w:left w:val="single" w:sz="4" w:space="4" w:color="800080"/>
        <w:bottom w:val="single" w:sz="24" w:space="2" w:color="008000"/>
        <w:right w:val="single" w:sz="24" w:space="0" w:color="008000"/>
      </w:pBdr>
      <w:shd w:val="solid" w:color="FFFF00" w:fill="auto"/>
      <w:autoSpaceDE w:val="0"/>
      <w:autoSpaceDN w:val="0"/>
      <w:adjustRightInd w:val="0"/>
      <w:spacing w:after="0" w:line="240" w:lineRule="auto"/>
    </w:pPr>
    <w:rPr>
      <w:rFonts w:ascii="ScaGoudy" w:hAnsi="ScaGoudy"/>
      <w:b/>
      <w:bCs/>
      <w:color w:val="000000"/>
      <w:sz w:val="24"/>
      <w:szCs w:val="24"/>
    </w:rPr>
  </w:style>
  <w:style w:type="paragraph" w:customStyle="1" w:styleId="AfterVerse">
    <w:name w:val="After Verse"/>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fterVerse5">
    <w:name w:val="After Verse5"/>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1">
    <w:name w:val="After Verse1"/>
    <w:uiPriority w:val="99"/>
    <w:pPr>
      <w:keepLines/>
      <w:widowControl w:val="0"/>
      <w:autoSpaceDE w:val="0"/>
      <w:autoSpaceDN w:val="0"/>
      <w:adjustRightInd w:val="0"/>
      <w:spacing w:before="89" w:after="89" w:line="240" w:lineRule="auto"/>
    </w:pPr>
    <w:rPr>
      <w:rFonts w:ascii="Tamal" w:hAnsi="Tamal" w:cs="Tamal"/>
      <w:sz w:val="24"/>
      <w:szCs w:val="24"/>
    </w:rPr>
  </w:style>
  <w:style w:type="paragraph" w:customStyle="1" w:styleId="AfterVerse2">
    <w:name w:val="After Verse2"/>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3">
    <w:name w:val="After Verse3"/>
    <w:uiPriority w:val="99"/>
    <w:pPr>
      <w:widowControl w:val="0"/>
      <w:autoSpaceDE w:val="0"/>
      <w:autoSpaceDN w:val="0"/>
      <w:adjustRightInd w:val="0"/>
      <w:spacing w:before="89" w:after="89" w:line="240" w:lineRule="auto"/>
      <w:jc w:val="both"/>
    </w:pPr>
    <w:rPr>
      <w:rFonts w:ascii="Times New Roman" w:hAnsi="Times New Roman" w:cs="Times New Roman"/>
      <w:sz w:val="36"/>
      <w:szCs w:val="36"/>
    </w:rPr>
  </w:style>
  <w:style w:type="paragraph" w:customStyle="1" w:styleId="AfterVerse4">
    <w:name w:val="After Verse4"/>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hankara">
    <w:name w:val="ahank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A-Header">
    <w:name w:val="A-Header"/>
    <w:uiPriority w:val="99"/>
    <w:pPr>
      <w:keepNext/>
      <w:keepLines/>
      <w:widowControl w:val="0"/>
      <w:autoSpaceDE w:val="0"/>
      <w:autoSpaceDN w:val="0"/>
      <w:adjustRightInd w:val="0"/>
      <w:spacing w:before="491" w:after="0" w:line="240" w:lineRule="auto"/>
    </w:pPr>
    <w:rPr>
      <w:rFonts w:ascii="Tamal" w:hAnsi="Tamal" w:cs="Tamal"/>
      <w:b/>
      <w:bCs/>
      <w:sz w:val="20"/>
      <w:szCs w:val="20"/>
    </w:rPr>
  </w:style>
  <w:style w:type="paragraph" w:customStyle="1" w:styleId="AHeading">
    <w:name w:val="A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32"/>
      <w:szCs w:val="32"/>
    </w:rPr>
  </w:style>
  <w:style w:type="paragraph" w:customStyle="1" w:styleId="anecdotenumber">
    <w:name w:val="anecdote number"/>
    <w:uiPriority w:val="99"/>
    <w:pPr>
      <w:widowControl w:val="0"/>
      <w:autoSpaceDE w:val="0"/>
      <w:autoSpaceDN w:val="0"/>
      <w:adjustRightInd w:val="0"/>
      <w:spacing w:after="0" w:line="360" w:lineRule="auto"/>
      <w:jc w:val="center"/>
    </w:pPr>
    <w:rPr>
      <w:rFonts w:ascii="Dravida" w:hAnsi="Dravida" w:cs="Dravida"/>
      <w:b/>
      <w:bCs/>
      <w:sz w:val="36"/>
      <w:szCs w:val="36"/>
    </w:rPr>
  </w:style>
  <w:style w:type="paragraph" w:customStyle="1" w:styleId="anecdotetitle">
    <w:name w:val="anecdote title"/>
    <w:uiPriority w:val="99"/>
    <w:pPr>
      <w:widowControl w:val="0"/>
      <w:autoSpaceDE w:val="0"/>
      <w:autoSpaceDN w:val="0"/>
      <w:adjustRightInd w:val="0"/>
      <w:spacing w:after="0" w:line="258" w:lineRule="auto"/>
      <w:jc w:val="center"/>
    </w:pPr>
    <w:rPr>
      <w:rFonts w:ascii="Dravida" w:hAnsi="Dravida" w:cs="Dravida"/>
      <w:sz w:val="24"/>
      <w:szCs w:val="24"/>
    </w:rPr>
  </w:style>
  <w:style w:type="paragraph" w:styleId="CommentText">
    <w:name w:val="annotation text"/>
    <w:basedOn w:val="Normal"/>
    <w:link w:val="CommentTextChar"/>
    <w:uiPriority w:val="99"/>
    <w:pPr>
      <w:spacing w:before="0" w:after="0"/>
      <w:ind w:firstLine="0"/>
    </w:pPr>
    <w:rPr>
      <w:rFonts w:cstheme="minorBidi"/>
      <w:color w:val="auto"/>
      <w:sz w:val="20"/>
      <w:szCs w:val="20"/>
    </w:rPr>
  </w:style>
  <w:style w:type="character" w:customStyle="1" w:styleId="CommentTextChar">
    <w:name w:val="Comment Text Char"/>
    <w:basedOn w:val="DefaultParagraphFont"/>
    <w:link w:val="CommentText"/>
    <w:uiPriority w:val="99"/>
    <w:rPr>
      <w:rFonts w:ascii="Tamal" w:hAnsi="Tamal" w:cs="Tamal"/>
      <w14:shadow w14:blurRad="50800" w14:dist="38100" w14:dir="2700000" w14:sx="100000" w14:sy="100000" w14:kx="0" w14:ky="0" w14:algn="tl">
        <w14:srgbClr w14:val="000000">
          <w14:alpha w14:val="60000"/>
        </w14:srgbClr>
      </w14:shadow>
    </w:rPr>
  </w:style>
  <w:style w:type="paragraph" w:styleId="CommentSubject">
    <w:name w:val="annotation subject"/>
    <w:basedOn w:val="CommentText"/>
    <w:next w:val="CommentText"/>
    <w:link w:val="CommentSubjectChar"/>
    <w:uiPriority w:val="99"/>
    <w:pPr>
      <w:ind w:firstLine="288"/>
    </w:pPr>
    <w:rPr>
      <w:rFonts w:ascii="Tamal" w:hAnsi="Tamal" w:cs="Tamal"/>
      <w:b/>
      <w:bCs/>
    </w:rPr>
  </w:style>
  <w:style w:type="character" w:customStyle="1" w:styleId="CommentSubjectChar">
    <w:name w:val="Comment Subject Char"/>
    <w:basedOn w:val="CommentTextChar"/>
    <w:link w:val="CommentSubject"/>
    <w:uiPriority w:val="99"/>
    <w:rPr>
      <w:rFonts w:ascii="Rama Garamond Plus" w:hAnsi="Rama Garamond Plus" w:cs="Rama Garamond Plus"/>
      <w:b/>
      <w:bCs/>
      <w:color w:val="000000"/>
      <w:sz w:val="20"/>
      <w:szCs w:val="20"/>
      <w14:shadow w14:blurRad="0" w14:dist="0" w14:dir="0" w14:sx="0" w14:sy="0" w14:kx="0" w14:ky="0" w14:algn="none">
        <w14:srgbClr w14:val="000000"/>
      </w14:shadow>
    </w:rPr>
  </w:style>
  <w:style w:type="paragraph" w:customStyle="1" w:styleId="anormal">
    <w:name w:val="anormal"/>
    <w:uiPriority w:val="99"/>
    <w:pPr>
      <w:widowControl w:val="0"/>
      <w:tabs>
        <w:tab w:val="decimal" w:pos="283"/>
      </w:tabs>
      <w:autoSpaceDE w:val="0"/>
      <w:autoSpaceDN w:val="0"/>
      <w:adjustRightInd w:val="0"/>
      <w:spacing w:after="0" w:line="240" w:lineRule="auto"/>
      <w:ind w:firstLine="288"/>
    </w:pPr>
    <w:rPr>
      <w:rFonts w:ascii="Rama-Palatino" w:hAnsi="Rama-Palatino" w:cs="Rama-Palatino"/>
    </w:rPr>
  </w:style>
  <w:style w:type="paragraph" w:customStyle="1" w:styleId="anu">
    <w:name w:val="anu"/>
    <w:uiPriority w:val="99"/>
    <w:pPr>
      <w:widowControl w:val="0"/>
      <w:autoSpaceDE w:val="0"/>
      <w:autoSpaceDN w:val="0"/>
      <w:adjustRightInd w:val="0"/>
      <w:spacing w:after="0" w:line="240" w:lineRule="auto"/>
    </w:pPr>
    <w:rPr>
      <w:rFonts w:ascii="Tamal" w:hAnsi="Tamal" w:cs="Tamal"/>
      <w:sz w:val="24"/>
      <w:szCs w:val="24"/>
    </w:rPr>
  </w:style>
  <w:style w:type="paragraph" w:customStyle="1" w:styleId="appalcm">
    <w:name w:val="app al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2" w:hAnsi="Palatino Sanskrit 2" w:cs="Palatino Sanskrit 2"/>
      <w:b/>
      <w:bCs/>
      <w:i/>
      <w:iCs/>
      <w:sz w:val="20"/>
      <w:szCs w:val="20"/>
    </w:rPr>
  </w:style>
  <w:style w:type="paragraph" w:customStyle="1" w:styleId="AppBangla">
    <w:name w:val="App Bangla"/>
    <w:uiPriority w:val="99"/>
    <w:pPr>
      <w:keepLines/>
      <w:widowControl w:val="0"/>
      <w:autoSpaceDE w:val="0"/>
      <w:autoSpaceDN w:val="0"/>
      <w:adjustRightInd w:val="0"/>
      <w:spacing w:before="113" w:after="113" w:line="240" w:lineRule="auto"/>
      <w:ind w:left="1417"/>
    </w:pPr>
    <w:rPr>
      <w:rFonts w:ascii="Sanskrit-Times" w:hAnsi="Sanskrit-Times" w:cs="Sanskrit-Times"/>
      <w:i/>
      <w:iCs/>
      <w:sz w:val="18"/>
      <w:szCs w:val="18"/>
    </w:rPr>
  </w:style>
  <w:style w:type="paragraph" w:customStyle="1" w:styleId="AppCCPoem">
    <w:name w:val="App CC Poem"/>
    <w:uiPriority w:val="99"/>
    <w:pPr>
      <w:keepLines/>
      <w:widowControl w:val="0"/>
      <w:autoSpaceDE w:val="0"/>
      <w:autoSpaceDN w:val="0"/>
      <w:adjustRightInd w:val="0"/>
      <w:spacing w:after="0" w:line="240" w:lineRule="auto"/>
      <w:ind w:left="1587" w:hanging="510"/>
    </w:pPr>
    <w:rPr>
      <w:rFonts w:ascii="Sanskrit-Times" w:hAnsi="Sanskrit-Times" w:cs="Sanskrit-Times"/>
      <w:i/>
      <w:iCs/>
      <w:color w:val="000000"/>
      <w:sz w:val="18"/>
      <w:szCs w:val="18"/>
    </w:rPr>
  </w:style>
  <w:style w:type="paragraph" w:customStyle="1" w:styleId="Appendixtext">
    <w:name w:val="Appendix text"/>
    <w:uiPriority w:val="99"/>
    <w:pPr>
      <w:widowControl w:val="0"/>
      <w:autoSpaceDE w:val="0"/>
      <w:autoSpaceDN w:val="0"/>
      <w:adjustRightInd w:val="0"/>
      <w:spacing w:after="0" w:line="240" w:lineRule="auto"/>
      <w:ind w:firstLine="283"/>
      <w:jc w:val="both"/>
    </w:pPr>
    <w:rPr>
      <w:rFonts w:ascii="Sanskrit-Times" w:hAnsi="Sanskrit-Times" w:cs="Sanskrit-Times"/>
      <w:sz w:val="18"/>
      <w:szCs w:val="18"/>
    </w:rPr>
  </w:style>
  <w:style w:type="paragraph" w:customStyle="1" w:styleId="AppHeader">
    <w:name w:val="App Header"/>
    <w:uiPriority w:val="99"/>
    <w:pPr>
      <w:widowControl w:val="0"/>
      <w:autoSpaceDE w:val="0"/>
      <w:autoSpaceDN w:val="0"/>
      <w:adjustRightInd w:val="0"/>
      <w:spacing w:after="57" w:line="240" w:lineRule="auto"/>
      <w:jc w:val="center"/>
    </w:pPr>
    <w:rPr>
      <w:rFonts w:ascii="Sanskrit-Palatino" w:hAnsi="Sanskrit-Palatino" w:cs="Sanskrit-Palatino"/>
      <w:b/>
      <w:bCs/>
      <w:color w:val="000000"/>
      <w:sz w:val="24"/>
      <w:szCs w:val="24"/>
    </w:rPr>
  </w:style>
  <w:style w:type="paragraph" w:customStyle="1" w:styleId="AppHeader2">
    <w:name w:val="App Header2"/>
    <w:uiPriority w:val="99"/>
    <w:pPr>
      <w:widowControl w:val="0"/>
      <w:autoSpaceDE w:val="0"/>
      <w:autoSpaceDN w:val="0"/>
      <w:adjustRightInd w:val="0"/>
      <w:spacing w:after="113" w:line="240" w:lineRule="auto"/>
      <w:jc w:val="center"/>
    </w:pPr>
    <w:rPr>
      <w:rFonts w:ascii="Sanskrit-Times" w:hAnsi="Sanskrit-Times" w:cs="Sanskrit-Times"/>
      <w:b/>
      <w:bCs/>
      <w:sz w:val="20"/>
      <w:szCs w:val="20"/>
    </w:rPr>
  </w:style>
  <w:style w:type="paragraph" w:customStyle="1" w:styleId="AppNumber">
    <w:name w:val="App Number"/>
    <w:uiPriority w:val="99"/>
    <w:pPr>
      <w:widowControl w:val="0"/>
      <w:autoSpaceDE w:val="0"/>
      <w:autoSpaceDN w:val="0"/>
      <w:adjustRightInd w:val="0"/>
      <w:spacing w:after="57" w:line="240" w:lineRule="auto"/>
      <w:jc w:val="center"/>
    </w:pPr>
    <w:rPr>
      <w:rFonts w:ascii="Sanskrit-Times" w:hAnsi="Sanskrit-Times" w:cs="Sanskrit-Times"/>
      <w:b/>
      <w:bCs/>
      <w:sz w:val="20"/>
      <w:szCs w:val="20"/>
    </w:rPr>
  </w:style>
  <w:style w:type="paragraph" w:customStyle="1" w:styleId="Appsub1">
    <w:name w:val="App sub1"/>
    <w:uiPriority w:val="99"/>
    <w:pPr>
      <w:widowControl w:val="0"/>
      <w:autoSpaceDE w:val="0"/>
      <w:autoSpaceDN w:val="0"/>
      <w:adjustRightInd w:val="0"/>
      <w:spacing w:before="113" w:after="113" w:line="240" w:lineRule="auto"/>
      <w:jc w:val="center"/>
    </w:pPr>
    <w:rPr>
      <w:rFonts w:ascii="Sanskrit-Times" w:hAnsi="Sanskrit-Times" w:cs="Sanskrit-Times"/>
      <w:sz w:val="18"/>
      <w:szCs w:val="18"/>
    </w:rPr>
  </w:style>
  <w:style w:type="paragraph" w:customStyle="1" w:styleId="apurp">
    <w:name w:val="apurp"/>
    <w:uiPriority w:val="99"/>
    <w:pPr>
      <w:widowControl w:val="0"/>
      <w:autoSpaceDE w:val="0"/>
      <w:autoSpaceDN w:val="0"/>
      <w:adjustRightInd w:val="0"/>
      <w:spacing w:after="0" w:line="671" w:lineRule="auto"/>
      <w:jc w:val="both"/>
    </w:pPr>
    <w:rPr>
      <w:rFonts w:ascii="Tamal" w:hAnsi="Tamal" w:cs="Tamal"/>
      <w:sz w:val="24"/>
      <w:szCs w:val="24"/>
      <w14:shadow w14:blurRad="50800" w14:dist="38100" w14:dir="2700000" w14:sx="100000" w14:sy="100000" w14:kx="0" w14:ky="0" w14:algn="tl">
        <w14:srgbClr w14:val="000000">
          <w14:alpha w14:val="60000"/>
        </w14:srgbClr>
      </w14:shadow>
    </w:rPr>
  </w:style>
  <w:style w:type="paragraph" w:customStyle="1" w:styleId="Areference">
    <w:name w:val="Areference"/>
    <w:uiPriority w:val="99"/>
    <w:pPr>
      <w:widowControl w:val="0"/>
      <w:autoSpaceDE w:val="0"/>
      <w:autoSpaceDN w:val="0"/>
      <w:adjustRightInd w:val="0"/>
      <w:spacing w:after="0" w:line="240" w:lineRule="auto"/>
      <w:ind w:firstLine="432"/>
      <w:jc w:val="right"/>
    </w:pPr>
    <w:rPr>
      <w:rFonts w:ascii="Rama-Palatino" w:hAnsi="Rama-Palatino" w:cs="Rama-Palatino"/>
      <w:i/>
      <w:iCs/>
      <w:color w:val="000000"/>
      <w:sz w:val="18"/>
      <w:szCs w:val="18"/>
    </w:rPr>
  </w:style>
  <w:style w:type="paragraph" w:customStyle="1" w:styleId="ArticleTitle">
    <w:name w:val="Article Title"/>
    <w:uiPriority w:val="99"/>
    <w:pPr>
      <w:widowControl w:val="0"/>
      <w:autoSpaceDE w:val="0"/>
      <w:autoSpaceDN w:val="0"/>
      <w:adjustRightInd w:val="0"/>
      <w:spacing w:before="113" w:after="0" w:line="240" w:lineRule="auto"/>
    </w:pPr>
    <w:rPr>
      <w:rFonts w:ascii="Rama-Palatino" w:hAnsi="Rama-Palatino" w:cs="Rama-Palatino"/>
      <w:b/>
      <w:bCs/>
      <w:color w:val="000000"/>
      <w:sz w:val="36"/>
      <w:szCs w:val="36"/>
    </w:rPr>
  </w:style>
  <w:style w:type="paragraph" w:customStyle="1" w:styleId="artistcredit">
    <w:name w:val="artist credit"/>
    <w:uiPriority w:val="99"/>
    <w:pPr>
      <w:widowControl w:val="0"/>
      <w:autoSpaceDE w:val="0"/>
      <w:autoSpaceDN w:val="0"/>
      <w:adjustRightInd w:val="0"/>
      <w:spacing w:after="0" w:line="240" w:lineRule="auto"/>
    </w:pPr>
    <w:rPr>
      <w:rFonts w:ascii="Rama Garamond Plus" w:hAnsi="Rama Garamond Plus" w:cs="Rama Garamond Plus"/>
      <w:sz w:val="14"/>
      <w:szCs w:val="14"/>
    </w:rPr>
  </w:style>
  <w:style w:type="paragraph" w:customStyle="1" w:styleId="ArtistsCredits">
    <w:name w:val="Artists Credits"/>
    <w:uiPriority w:val="99"/>
    <w:pPr>
      <w:widowControl w:val="0"/>
      <w:autoSpaceDE w:val="0"/>
      <w:autoSpaceDN w:val="0"/>
      <w:adjustRightInd w:val="0"/>
      <w:spacing w:after="113" w:line="240" w:lineRule="auto"/>
    </w:pPr>
    <w:rPr>
      <w:rFonts w:ascii="Rama Garamond Plus" w:hAnsi="Rama Garamond Plus" w:cs="Rama Garamond Plus"/>
      <w:i/>
      <w:iCs/>
      <w:sz w:val="14"/>
      <w:szCs w:val="14"/>
    </w:rPr>
  </w:style>
  <w:style w:type="paragraph" w:customStyle="1" w:styleId="ArtTitleXBold">
    <w:name w:val="Art. Title (X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000000"/>
      <w:sz w:val="60"/>
      <w:szCs w:val="60"/>
    </w:rPr>
  </w:style>
  <w:style w:type="paragraph" w:customStyle="1" w:styleId="ASanskrit">
    <w:name w:val="A Sanskrit"/>
    <w:uiPriority w:val="99"/>
    <w:pPr>
      <w:widowControl w:val="0"/>
      <w:autoSpaceDE w:val="0"/>
      <w:autoSpaceDN w:val="0"/>
      <w:adjustRightInd w:val="0"/>
      <w:spacing w:after="0" w:line="240" w:lineRule="auto"/>
      <w:ind w:firstLine="482"/>
      <w:jc w:val="center"/>
    </w:pPr>
    <w:rPr>
      <w:rFonts w:ascii="Sanskrit-Palatino" w:hAnsi="Sanskrit-Palatino" w:cs="Sanskrit-Palatino"/>
      <w:i/>
      <w:iCs/>
      <w:color w:val="000000"/>
    </w:rPr>
  </w:style>
  <w:style w:type="paragraph" w:customStyle="1" w:styleId="aslokacentre">
    <w:name w:val="aslokacentre"/>
    <w:uiPriority w:val="99"/>
    <w:pPr>
      <w:widowControl w:val="0"/>
      <w:tabs>
        <w:tab w:val="decimal" w:pos="283"/>
      </w:tabs>
      <w:autoSpaceDE w:val="0"/>
      <w:autoSpaceDN w:val="0"/>
      <w:adjustRightInd w:val="0"/>
      <w:spacing w:after="0" w:line="240" w:lineRule="auto"/>
      <w:ind w:left="432" w:hanging="432"/>
      <w:jc w:val="center"/>
    </w:pPr>
    <w:rPr>
      <w:rFonts w:ascii="Rama-Palatino" w:hAnsi="Rama-Palatino" w:cs="Rama-Palatino"/>
      <w:i/>
      <w:iCs/>
    </w:rPr>
  </w:style>
  <w:style w:type="paragraph" w:customStyle="1" w:styleId="Aster">
    <w:name w:val="Aster"/>
    <w:uiPriority w:val="99"/>
    <w:pPr>
      <w:widowControl w:val="0"/>
      <w:autoSpaceDE w:val="0"/>
      <w:autoSpaceDN w:val="0"/>
      <w:adjustRightInd w:val="0"/>
      <w:spacing w:before="120" w:after="120" w:line="300" w:lineRule="auto"/>
      <w:jc w:val="center"/>
    </w:pPr>
    <w:rPr>
      <w:rFonts w:ascii="Sanskrit-New Caledonia" w:hAnsi="Sanskrit-New Caledonia" w:cs="Sanskrit-New Caledonia"/>
      <w:i/>
      <w:iCs/>
      <w:sz w:val="24"/>
      <w:szCs w:val="24"/>
    </w:rPr>
  </w:style>
  <w:style w:type="paragraph" w:customStyle="1" w:styleId="Asterisk">
    <w:name w:val="Asterisk"/>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Asterisk3">
    <w:name w:val="Asterisk3"/>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terisk1">
    <w:name w:val="Asterisk1"/>
    <w:uiPriority w:val="99"/>
    <w:pPr>
      <w:widowControl w:val="0"/>
      <w:autoSpaceDE w:val="0"/>
      <w:autoSpaceDN w:val="0"/>
      <w:adjustRightInd w:val="0"/>
      <w:spacing w:after="180" w:line="240" w:lineRule="auto"/>
      <w:jc w:val="center"/>
    </w:pPr>
    <w:rPr>
      <w:rFonts w:ascii="ScaGoudy" w:hAnsi="ScaGoudy"/>
      <w:color w:val="000000"/>
      <w:sz w:val="24"/>
      <w:szCs w:val="24"/>
    </w:rPr>
  </w:style>
  <w:style w:type="paragraph" w:customStyle="1" w:styleId="Asterisk2">
    <w:name w:val="Asterisk2"/>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ubheading">
    <w:name w:val="ASub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24"/>
      <w:szCs w:val="24"/>
    </w:rPr>
  </w:style>
  <w:style w:type="paragraph" w:customStyle="1" w:styleId="ATitle">
    <w:name w:val="A Title"/>
    <w:uiPriority w:val="99"/>
    <w:pPr>
      <w:widowControl w:val="0"/>
      <w:autoSpaceDE w:val="0"/>
      <w:autoSpaceDN w:val="0"/>
      <w:adjustRightInd w:val="0"/>
      <w:spacing w:before="85" w:after="0" w:line="240" w:lineRule="auto"/>
      <w:jc w:val="center"/>
    </w:pPr>
    <w:rPr>
      <w:rFonts w:ascii="Rama-Palatino" w:hAnsi="Rama-Palatino" w:cs="Rama-Palatino"/>
      <w:b/>
      <w:bCs/>
      <w:color w:val="000000"/>
      <w:sz w:val="32"/>
      <w:szCs w:val="32"/>
    </w:rPr>
  </w:style>
  <w:style w:type="paragraph" w:customStyle="1" w:styleId="AtkinsPoetry">
    <w:name w:val="Atkins Poetry"/>
    <w:uiPriority w:val="99"/>
    <w:pPr>
      <w:widowControl w:val="0"/>
      <w:autoSpaceDE w:val="0"/>
      <w:autoSpaceDN w:val="0"/>
      <w:adjustRightInd w:val="0"/>
      <w:spacing w:after="0" w:line="260" w:lineRule="auto"/>
      <w:ind w:left="510" w:hanging="340"/>
    </w:pPr>
    <w:rPr>
      <w:rFonts w:ascii="Rama-Palatino" w:hAnsi="Rama-Palatino" w:cs="Rama-Palatino"/>
    </w:rPr>
  </w:style>
  <w:style w:type="paragraph" w:customStyle="1" w:styleId="AtkinsPoetry2ndLine">
    <w:name w:val="Atkins Poetry 2nd Line"/>
    <w:uiPriority w:val="99"/>
    <w:pPr>
      <w:widowControl w:val="0"/>
      <w:autoSpaceDE w:val="0"/>
      <w:autoSpaceDN w:val="0"/>
      <w:adjustRightInd w:val="0"/>
      <w:spacing w:after="85" w:line="260" w:lineRule="auto"/>
      <w:ind w:left="510" w:hanging="340"/>
    </w:pPr>
    <w:rPr>
      <w:rFonts w:ascii="Rama-Palatino" w:hAnsi="Rama-Palatino" w:cs="Rama-Palatino"/>
    </w:rPr>
  </w:style>
  <w:style w:type="paragraph" w:customStyle="1" w:styleId="AudioBg">
    <w:name w:val="Audio Bg"/>
    <w:uiPriority w:val="99"/>
    <w:pPr>
      <w:widowControl w:val="0"/>
      <w:shd w:val="solid" w:color="FFFFFF" w:fill="auto"/>
      <w:autoSpaceDE w:val="0"/>
      <w:autoSpaceDN w:val="0"/>
      <w:adjustRightInd w:val="0"/>
      <w:spacing w:before="360" w:after="0" w:line="240" w:lineRule="auto"/>
      <w:jc w:val="center"/>
    </w:pPr>
    <w:rPr>
      <w:rFonts w:ascii="Terminal" w:hAnsi="Terminal" w:cs="Terminal"/>
      <w:sz w:val="20"/>
      <w:szCs w:val="20"/>
    </w:rPr>
  </w:style>
  <w:style w:type="paragraph" w:customStyle="1" w:styleId="Author">
    <w:name w:val="Author"/>
    <w:uiPriority w:val="99"/>
    <w:pPr>
      <w:widowControl w:val="0"/>
      <w:tabs>
        <w:tab w:val="left" w:pos="360"/>
      </w:tabs>
      <w:autoSpaceDE w:val="0"/>
      <w:autoSpaceDN w:val="0"/>
      <w:adjustRightInd w:val="0"/>
      <w:spacing w:before="360" w:after="0" w:line="240" w:lineRule="auto"/>
      <w:jc w:val="center"/>
    </w:pPr>
    <w:rPr>
      <w:rFonts w:ascii="ScaGoudy" w:hAnsi="ScaGoudy"/>
      <w:sz w:val="24"/>
      <w:szCs w:val="24"/>
    </w:rPr>
  </w:style>
  <w:style w:type="paragraph" w:customStyle="1" w:styleId="Author3">
    <w:name w:val="Author3"/>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1">
    <w:name w:val="Author1"/>
    <w:uiPriority w:val="99"/>
    <w:pPr>
      <w:widowControl w:val="0"/>
      <w:tabs>
        <w:tab w:val="left" w:pos="360"/>
      </w:tabs>
      <w:autoSpaceDE w:val="0"/>
      <w:autoSpaceDN w:val="0"/>
      <w:adjustRightInd w:val="0"/>
      <w:spacing w:before="360" w:after="0" w:line="240" w:lineRule="auto"/>
      <w:jc w:val="center"/>
    </w:pPr>
    <w:rPr>
      <w:rFonts w:ascii="ScaGoudy" w:hAnsi="ScaGoudy"/>
      <w:color w:val="000000"/>
      <w:sz w:val="24"/>
      <w:szCs w:val="24"/>
    </w:rPr>
  </w:style>
  <w:style w:type="paragraph" w:customStyle="1" w:styleId="Author2">
    <w:name w:val="Author2"/>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Name">
    <w:name w:val="Author Name"/>
    <w:uiPriority w:val="99"/>
    <w:pPr>
      <w:widowControl w:val="0"/>
      <w:autoSpaceDE w:val="0"/>
      <w:autoSpaceDN w:val="0"/>
      <w:adjustRightInd w:val="0"/>
      <w:spacing w:before="57" w:after="0" w:line="240" w:lineRule="auto"/>
    </w:pPr>
    <w:rPr>
      <w:rFonts w:ascii="Rama-Palatino" w:hAnsi="Rama-Palatino" w:cs="Rama-Palatino"/>
      <w:i/>
      <w:iCs/>
      <w:color w:val="000000"/>
      <w:sz w:val="32"/>
      <w:szCs w:val="32"/>
    </w:rPr>
  </w:style>
  <w:style w:type="paragraph" w:styleId="BalloonText">
    <w:name w:val="Balloon Text"/>
    <w:basedOn w:val="Normal"/>
    <w:link w:val="BalloonTextChar"/>
    <w:uiPriority w:val="99"/>
    <w:pPr>
      <w:spacing w:before="0" w:after="0"/>
      <w:ind w:firstLine="0"/>
      <w:jc w:val="both"/>
    </w:pPr>
    <w:rPr>
      <w:rFonts w:ascii="Tahoma" w:hAnsi="Tahoma" w:cs="Tahoma"/>
      <w:color w:val="auto"/>
      <w:sz w:val="16"/>
      <w:szCs w:val="16"/>
    </w:rPr>
  </w:style>
  <w:style w:type="character" w:customStyle="1" w:styleId="BalloonTextChar">
    <w:name w:val="Balloon Text Char"/>
    <w:basedOn w:val="DefaultParagraphFont"/>
    <w:link w:val="BalloonText"/>
    <w:uiPriority w:val="99"/>
    <w:rPr>
      <w:rFonts w:ascii="Tahoma" w:hAnsi="Tahoma" w:cs="Tahoma"/>
      <w:color w:val="000000"/>
      <w:sz w:val="16"/>
      <w:szCs w:val="16"/>
    </w:rPr>
  </w:style>
  <w:style w:type="paragraph" w:customStyle="1" w:styleId="BanglaLong">
    <w:name w:val="Bangla Long"/>
    <w:uiPriority w:val="99"/>
    <w:pPr>
      <w:keepLines/>
      <w:widowControl w:val="0"/>
      <w:tabs>
        <w:tab w:val="left" w:pos="1928"/>
        <w:tab w:val="left" w:pos="3231"/>
      </w:tabs>
      <w:autoSpaceDE w:val="0"/>
      <w:autoSpaceDN w:val="0"/>
      <w:adjustRightInd w:val="0"/>
      <w:spacing w:before="113" w:after="0" w:line="240" w:lineRule="auto"/>
      <w:ind w:left="1928" w:hanging="964"/>
    </w:pPr>
    <w:rPr>
      <w:rFonts w:ascii="Rama-Palatino" w:hAnsi="Rama-Palatino" w:cs="Rama-Palatino"/>
      <w:i/>
      <w:iCs/>
      <w:sz w:val="18"/>
      <w:szCs w:val="18"/>
    </w:rPr>
  </w:style>
  <w:style w:type="paragraph" w:customStyle="1" w:styleId="BanglaLong2">
    <w:name w:val="Bangla Long2"/>
    <w:uiPriority w:val="99"/>
    <w:pPr>
      <w:keepLines/>
      <w:widowControl w:val="0"/>
      <w:tabs>
        <w:tab w:val="left" w:pos="1928"/>
        <w:tab w:val="left" w:pos="3231"/>
      </w:tabs>
      <w:autoSpaceDE w:val="0"/>
      <w:autoSpaceDN w:val="0"/>
      <w:adjustRightInd w:val="0"/>
      <w:spacing w:after="113" w:line="240" w:lineRule="auto"/>
      <w:ind w:left="1928" w:hanging="964"/>
    </w:pPr>
    <w:rPr>
      <w:rFonts w:ascii="Rama-Palatino" w:hAnsi="Rama-Palatino" w:cs="Rama-Palatino"/>
      <w:i/>
      <w:iCs/>
      <w:sz w:val="18"/>
      <w:szCs w:val="18"/>
    </w:rPr>
  </w:style>
  <w:style w:type="paragraph" w:customStyle="1" w:styleId="BasicParagraph">
    <w:name w:val="[Basic Paragraph]"/>
    <w:uiPriority w:val="99"/>
    <w:pPr>
      <w:widowControl w:val="0"/>
      <w:autoSpaceDE w:val="0"/>
      <w:autoSpaceDN w:val="0"/>
      <w:adjustRightInd w:val="0"/>
      <w:spacing w:after="0" w:line="285" w:lineRule="auto"/>
    </w:pPr>
    <w:rPr>
      <w:rFonts w:ascii="Rama Garamond Plus" w:hAnsi="Rama Garamond Plus" w:cs="Rama Garamond Plus"/>
      <w:sz w:val="24"/>
      <w:szCs w:val="24"/>
    </w:rPr>
  </w:style>
  <w:style w:type="paragraph" w:customStyle="1" w:styleId="BBT">
    <w:name w:val="BBT"/>
    <w:uiPriority w:val="99"/>
    <w:pPr>
      <w:widowControl w:val="0"/>
      <w:autoSpaceDE w:val="0"/>
      <w:autoSpaceDN w:val="0"/>
      <w:adjustRightInd w:val="0"/>
      <w:spacing w:after="0" w:line="240" w:lineRule="auto"/>
      <w:ind w:left="283" w:right="283" w:firstLine="283"/>
      <w:jc w:val="both"/>
    </w:pPr>
    <w:rPr>
      <w:rFonts w:ascii="ScaFrizQuadrata" w:hAnsi="ScaFrizQuadrata" w:cs="ScaFrizQuadrata"/>
      <w:sz w:val="20"/>
      <w:szCs w:val="20"/>
    </w:rPr>
  </w:style>
  <w:style w:type="paragraph" w:customStyle="1" w:styleId="BBTVerse">
    <w:name w:val="BBT Verse"/>
    <w:uiPriority w:val="99"/>
    <w:pPr>
      <w:widowControl w:val="0"/>
      <w:autoSpaceDE w:val="0"/>
      <w:autoSpaceDN w:val="0"/>
      <w:adjustRightInd w:val="0"/>
      <w:spacing w:after="113" w:line="240" w:lineRule="auto"/>
      <w:ind w:left="2041" w:hanging="340"/>
    </w:pPr>
    <w:rPr>
      <w:rFonts w:ascii="ScaFrizQuadrata" w:hAnsi="ScaFrizQuadrata" w:cs="ScaFrizQuadrata"/>
      <w:i/>
      <w:iCs/>
      <w:sz w:val="20"/>
      <w:szCs w:val="20"/>
    </w:rPr>
  </w:style>
  <w:style w:type="paragraph" w:customStyle="1" w:styleId="beings">
    <w:name w:val="beings."/>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eings2">
    <w:name w:val="beings.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ings1">
    <w:name w:val="beings.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kezd">
    <w:name w:val="Bekezd?"/>
    <w:uiPriority w:val="99"/>
    <w:pPr>
      <w:widowControl w:val="0"/>
      <w:autoSpaceDE w:val="0"/>
      <w:autoSpaceDN w:val="0"/>
      <w:adjustRightInd w:val="0"/>
      <w:spacing w:after="0" w:line="240" w:lineRule="auto"/>
    </w:pPr>
    <w:rPr>
      <w:rFonts w:ascii="Times CE Sanskrit" w:hAnsi="Times CE Sanskrit" w:cs="Times CE Sanskrit"/>
      <w:sz w:val="24"/>
      <w:szCs w:val="24"/>
    </w:rPr>
  </w:style>
  <w:style w:type="paragraph" w:customStyle="1" w:styleId="Beng1">
    <w:name w:val="Beng1"/>
    <w:uiPriority w:val="99"/>
    <w:pPr>
      <w:keepLines/>
      <w:widowControl w:val="0"/>
      <w:autoSpaceDE w:val="0"/>
      <w:autoSpaceDN w:val="0"/>
      <w:adjustRightInd w:val="0"/>
      <w:spacing w:before="113" w:after="0" w:line="240" w:lineRule="auto"/>
      <w:ind w:left="340"/>
    </w:pPr>
    <w:rPr>
      <w:rFonts w:ascii="Rama-Palatino" w:hAnsi="Rama-Palatino" w:cs="Rama-Palatino"/>
      <w:i/>
      <w:iCs/>
      <w:sz w:val="20"/>
      <w:szCs w:val="20"/>
    </w:rPr>
  </w:style>
  <w:style w:type="paragraph" w:customStyle="1" w:styleId="Bengali">
    <w:name w:val="Bengali"/>
    <w:uiPriority w:val="99"/>
    <w:pPr>
      <w:widowControl w:val="0"/>
      <w:autoSpaceDE w:val="0"/>
      <w:autoSpaceDN w:val="0"/>
      <w:adjustRightInd w:val="0"/>
      <w:spacing w:before="113" w:after="113" w:line="240" w:lineRule="auto"/>
      <w:ind w:left="619"/>
    </w:pPr>
    <w:rPr>
      <w:rFonts w:ascii="Rama-Palatino" w:hAnsi="Rama-Palatino" w:cs="Rama-Palatino"/>
      <w:i/>
      <w:iCs/>
      <w:sz w:val="20"/>
      <w:szCs w:val="20"/>
    </w:rPr>
  </w:style>
  <w:style w:type="paragraph" w:customStyle="1" w:styleId="Bengali1">
    <w:name w:val="Bengali1"/>
    <w:uiPriority w:val="99"/>
    <w:pPr>
      <w:widowControl w:val="0"/>
      <w:tabs>
        <w:tab w:val="left" w:pos="2494"/>
      </w:tabs>
      <w:autoSpaceDE w:val="0"/>
      <w:autoSpaceDN w:val="0"/>
      <w:adjustRightInd w:val="0"/>
      <w:spacing w:after="0" w:line="240" w:lineRule="auto"/>
      <w:ind w:left="283"/>
    </w:pPr>
    <w:rPr>
      <w:rFonts w:ascii="Sanskrit-Palatino" w:hAnsi="Sanskrit-Palatino" w:cs="Sanskrit-Palatino"/>
      <w:i/>
      <w:iCs/>
      <w:color w:val="000000"/>
    </w:rPr>
  </w:style>
  <w:style w:type="paragraph" w:customStyle="1" w:styleId="Bengali2">
    <w:name w:val="Bengali2"/>
    <w:uiPriority w:val="99"/>
    <w:pPr>
      <w:widowControl w:val="0"/>
      <w:autoSpaceDE w:val="0"/>
      <w:autoSpaceDN w:val="0"/>
      <w:adjustRightInd w:val="0"/>
      <w:spacing w:after="0" w:line="240" w:lineRule="auto"/>
      <w:ind w:left="1020"/>
    </w:pPr>
    <w:rPr>
      <w:rFonts w:ascii="Sanskrit-Palatino" w:hAnsi="Sanskrit-Palatino" w:cs="Sanskrit-Palatino"/>
      <w:i/>
      <w:iCs/>
      <w:color w:val="000000"/>
    </w:rPr>
  </w:style>
  <w:style w:type="paragraph" w:customStyle="1" w:styleId="Bengali20">
    <w:name w:val="Bengali 2"/>
    <w:uiPriority w:val="99"/>
    <w:pPr>
      <w:widowControl w:val="0"/>
      <w:tabs>
        <w:tab w:val="left" w:pos="454"/>
      </w:tabs>
      <w:autoSpaceDE w:val="0"/>
      <w:autoSpaceDN w:val="0"/>
      <w:adjustRightInd w:val="0"/>
      <w:spacing w:before="100" w:after="100" w:line="240" w:lineRule="auto"/>
      <w:ind w:left="397" w:hanging="283"/>
    </w:pPr>
    <w:rPr>
      <w:rFonts w:ascii="Sanskrit-Palatino" w:hAnsi="Sanskrit-Palatino" w:cs="Sanskrit-Palatino"/>
      <w:i/>
      <w:iCs/>
      <w:sz w:val="20"/>
      <w:szCs w:val="20"/>
    </w:rPr>
  </w:style>
  <w:style w:type="paragraph" w:customStyle="1" w:styleId="BengaliCharChar">
    <w:name w:val="Bengali Char Char"/>
    <w:uiPriority w:val="99"/>
    <w:pPr>
      <w:widowControl w:val="0"/>
      <w:autoSpaceDE w:val="0"/>
      <w:autoSpaceDN w:val="0"/>
      <w:adjustRightInd w:val="0"/>
      <w:spacing w:before="113" w:after="113" w:line="242" w:lineRule="auto"/>
      <w:ind w:left="619"/>
    </w:pPr>
    <w:rPr>
      <w:rFonts w:ascii="Rama Garamond Plus" w:hAnsi="Rama Garamond Plus" w:cs="Rama Garamond Plus"/>
      <w:i/>
      <w:iCs/>
      <w:sz w:val="18"/>
      <w:szCs w:val="18"/>
    </w:rPr>
  </w:style>
  <w:style w:type="paragraph" w:customStyle="1" w:styleId="BengaliPoem">
    <w:name w:val="Bengali Poem"/>
    <w:uiPriority w:val="99"/>
    <w:pPr>
      <w:widowControl w:val="0"/>
      <w:tabs>
        <w:tab w:val="left" w:pos="2381"/>
      </w:tabs>
      <w:autoSpaceDE w:val="0"/>
      <w:autoSpaceDN w:val="0"/>
      <w:adjustRightInd w:val="0"/>
      <w:spacing w:before="85" w:after="265" w:line="240" w:lineRule="auto"/>
      <w:ind w:left="1020" w:hanging="935"/>
    </w:pPr>
    <w:rPr>
      <w:rFonts w:ascii="Rama-Palatino" w:hAnsi="Rama-Palatino" w:cs="Rama-Palatino"/>
      <w:i/>
      <w:iCs/>
      <w:color w:val="000000"/>
      <w:sz w:val="20"/>
      <w:szCs w:val="20"/>
    </w:rPr>
  </w:style>
  <w:style w:type="paragraph" w:customStyle="1" w:styleId="BengaliPoem1">
    <w:name w:val="Bengali Poem 1"/>
    <w:uiPriority w:val="99"/>
    <w:pPr>
      <w:widowControl w:val="0"/>
      <w:tabs>
        <w:tab w:val="left" w:pos="2381"/>
      </w:tabs>
      <w:autoSpaceDE w:val="0"/>
      <w:autoSpaceDN w:val="0"/>
      <w:adjustRightInd w:val="0"/>
      <w:spacing w:before="140" w:after="0" w:line="240" w:lineRule="auto"/>
      <w:ind w:left="1872" w:hanging="851"/>
    </w:pPr>
    <w:rPr>
      <w:rFonts w:ascii="Rama Garamond Plus" w:hAnsi="Rama Garamond Plus" w:cs="Rama Garamond Plus"/>
      <w:i/>
      <w:iCs/>
      <w:sz w:val="18"/>
      <w:szCs w:val="18"/>
    </w:rPr>
  </w:style>
  <w:style w:type="paragraph" w:customStyle="1" w:styleId="BengaliPoem2">
    <w:name w:val="Bengali Poem 2"/>
    <w:uiPriority w:val="99"/>
    <w:pPr>
      <w:widowControl w:val="0"/>
      <w:tabs>
        <w:tab w:val="left" w:pos="2381"/>
      </w:tabs>
      <w:autoSpaceDE w:val="0"/>
      <w:autoSpaceDN w:val="0"/>
      <w:adjustRightInd w:val="0"/>
      <w:spacing w:before="140" w:after="140" w:line="240" w:lineRule="auto"/>
      <w:ind w:left="1872" w:hanging="851"/>
    </w:pPr>
    <w:rPr>
      <w:rFonts w:ascii="Rama Garamond Plus" w:hAnsi="Rama Garamond Plus" w:cs="Rama Garamond Plus"/>
      <w:i/>
      <w:iCs/>
      <w:sz w:val="18"/>
      <w:szCs w:val="18"/>
    </w:rPr>
  </w:style>
  <w:style w:type="paragraph" w:customStyle="1" w:styleId="BengaliPoemMedium">
    <w:name w:val="Bengali Poem Medium"/>
    <w:uiPriority w:val="99"/>
    <w:pPr>
      <w:widowControl w:val="0"/>
      <w:tabs>
        <w:tab w:val="left" w:pos="2381"/>
      </w:tabs>
      <w:autoSpaceDE w:val="0"/>
      <w:autoSpaceDN w:val="0"/>
      <w:adjustRightInd w:val="0"/>
      <w:spacing w:after="0" w:line="240" w:lineRule="auto"/>
      <w:ind w:left="1020" w:hanging="567"/>
    </w:pPr>
    <w:rPr>
      <w:rFonts w:ascii="Rama-Palatino" w:hAnsi="Rama-Palatino" w:cs="Rama-Palatino"/>
      <w:i/>
      <w:iCs/>
      <w:color w:val="000000"/>
      <w:sz w:val="20"/>
      <w:szCs w:val="20"/>
    </w:rPr>
  </w:style>
  <w:style w:type="paragraph" w:customStyle="1" w:styleId="BengaliPoemShort">
    <w:name w:val="Bengali Poem Short"/>
    <w:uiPriority w:val="99"/>
    <w:pPr>
      <w:widowControl w:val="0"/>
      <w:tabs>
        <w:tab w:val="left" w:pos="2381"/>
      </w:tabs>
      <w:autoSpaceDE w:val="0"/>
      <w:autoSpaceDN w:val="0"/>
      <w:adjustRightInd w:val="0"/>
      <w:spacing w:before="85" w:after="0" w:line="240" w:lineRule="auto"/>
      <w:ind w:left="1020" w:hanging="595"/>
    </w:pPr>
    <w:rPr>
      <w:rFonts w:ascii="Sanskrit-Palatino" w:hAnsi="Sanskrit-Palatino" w:cs="Sanskrit-Palatino"/>
      <w:i/>
      <w:iCs/>
      <w:sz w:val="20"/>
      <w:szCs w:val="20"/>
    </w:rPr>
  </w:style>
  <w:style w:type="paragraph" w:customStyle="1" w:styleId="BengaliPoetry">
    <w:name w:val="Bengali Poetry"/>
    <w:uiPriority w:val="99"/>
    <w:pPr>
      <w:widowControl w:val="0"/>
      <w:tabs>
        <w:tab w:val="left" w:pos="2608"/>
      </w:tabs>
      <w:autoSpaceDE w:val="0"/>
      <w:autoSpaceDN w:val="0"/>
      <w:adjustRightInd w:val="0"/>
      <w:spacing w:before="85" w:after="85" w:line="240" w:lineRule="auto"/>
      <w:ind w:left="1134" w:hanging="850"/>
    </w:pPr>
    <w:rPr>
      <w:rFonts w:ascii="Rama-Palatino" w:hAnsi="Rama-Palatino" w:cs="Rama-Palatino"/>
      <w:i/>
      <w:iCs/>
      <w:sz w:val="20"/>
      <w:szCs w:val="20"/>
    </w:rPr>
  </w:style>
  <w:style w:type="paragraph" w:customStyle="1" w:styleId="Bengbo">
    <w:name w:val="Bengbo"/>
    <w:uiPriority w:val="99"/>
    <w:pPr>
      <w:widowControl w:val="0"/>
      <w:tabs>
        <w:tab w:val="left" w:pos="360"/>
      </w:tabs>
      <w:autoSpaceDE w:val="0"/>
      <w:autoSpaceDN w:val="0"/>
      <w:adjustRightInd w:val="0"/>
      <w:spacing w:before="180" w:after="180" w:line="240" w:lineRule="auto"/>
      <w:jc w:val="center"/>
    </w:pPr>
    <w:rPr>
      <w:rFonts w:ascii="Inbenb" w:hAnsi="Inbenb" w:cs="Inbenb"/>
      <w:color w:val="000000"/>
      <w:sz w:val="36"/>
      <w:szCs w:val="36"/>
    </w:rPr>
  </w:style>
  <w:style w:type="paragraph" w:customStyle="1" w:styleId="Bengro">
    <w:name w:val="Bengro"/>
    <w:uiPriority w:val="99"/>
    <w:pPr>
      <w:widowControl w:val="0"/>
      <w:tabs>
        <w:tab w:val="left" w:pos="360"/>
      </w:tabs>
      <w:autoSpaceDE w:val="0"/>
      <w:autoSpaceDN w:val="0"/>
      <w:adjustRightInd w:val="0"/>
      <w:spacing w:before="180" w:after="180" w:line="240" w:lineRule="auto"/>
      <w:jc w:val="center"/>
    </w:pPr>
    <w:rPr>
      <w:rFonts w:ascii="Inbenr" w:hAnsi="Inbenr" w:cs="Inbenr"/>
      <w:sz w:val="36"/>
      <w:szCs w:val="36"/>
    </w:rPr>
  </w:style>
  <w:style w:type="paragraph" w:customStyle="1" w:styleId="BG">
    <w:name w:val="BG"/>
    <w:uiPriority w:val="99"/>
    <w:pPr>
      <w:widowControl w:val="0"/>
      <w:autoSpaceDE w:val="0"/>
      <w:autoSpaceDN w:val="0"/>
      <w:adjustRightInd w:val="0"/>
      <w:spacing w:after="240" w:line="360" w:lineRule="auto"/>
      <w:ind w:left="432" w:hanging="432"/>
      <w:jc w:val="both"/>
    </w:pPr>
    <w:rPr>
      <w:rFonts w:ascii="Chn JSong SG" w:hAnsi="Chn JSong SG" w:cs="Chn JSong SG"/>
      <w:sz w:val="24"/>
      <w:szCs w:val="24"/>
    </w:rPr>
  </w:style>
  <w:style w:type="paragraph" w:customStyle="1" w:styleId="BGHeadings">
    <w:name w:val="BG Headings"/>
    <w:uiPriority w:val="99"/>
    <w:pPr>
      <w:widowControl w:val="0"/>
      <w:pBdr>
        <w:top w:val="single" w:sz="6" w:space="2" w:color="000000"/>
        <w:left w:val="single" w:sz="6" w:space="2" w:color="000000"/>
        <w:bottom w:val="single" w:sz="18" w:space="2" w:color="000000"/>
        <w:right w:val="single" w:sz="18" w:space="2" w:color="000000"/>
      </w:pBdr>
      <w:shd w:val="solid" w:color="FFFF00" w:fill="auto"/>
      <w:tabs>
        <w:tab w:val="left" w:pos="720"/>
      </w:tabs>
      <w:autoSpaceDE w:val="0"/>
      <w:autoSpaceDN w:val="0"/>
      <w:adjustRightInd w:val="0"/>
      <w:spacing w:after="0" w:line="240" w:lineRule="auto"/>
      <w:jc w:val="center"/>
    </w:pPr>
    <w:rPr>
      <w:rFonts w:ascii="ScaGoudy" w:hAnsi="ScaGoudy"/>
      <w:b/>
      <w:bCs/>
      <w:sz w:val="24"/>
      <w:szCs w:val="24"/>
    </w:rPr>
  </w:style>
  <w:style w:type="paragraph" w:customStyle="1" w:styleId="BgPopupLinks">
    <w:name w:val="Bg. Popup Links"/>
    <w:uiPriority w:val="99"/>
    <w:pPr>
      <w:widowControl w:val="0"/>
      <w:pBdr>
        <w:top w:val="single" w:sz="2" w:space="2" w:color="000000"/>
        <w:left w:val="single" w:sz="2" w:space="2" w:color="000000"/>
        <w:bottom w:val="single" w:sz="2" w:space="2" w:color="000000"/>
        <w:right w:val="single" w:sz="2" w:space="2" w:color="000000"/>
      </w:pBdr>
      <w:shd w:val="solid" w:color="00FF00" w:fill="auto"/>
      <w:autoSpaceDE w:val="0"/>
      <w:autoSpaceDN w:val="0"/>
      <w:adjustRightInd w:val="0"/>
      <w:spacing w:after="0" w:line="240" w:lineRule="auto"/>
    </w:pPr>
    <w:rPr>
      <w:rFonts w:ascii="ScaGoudy" w:hAnsi="ScaGoudy"/>
      <w:color w:val="008000"/>
      <w:sz w:val="24"/>
      <w:szCs w:val="24"/>
    </w:rPr>
  </w:style>
  <w:style w:type="paragraph" w:customStyle="1" w:styleId="BGTranslationsHeading">
    <w:name w:val="BG Translations Heading"/>
    <w:uiPriority w:val="99"/>
    <w:pPr>
      <w:widowControl w:val="0"/>
      <w:pBdr>
        <w:top w:val="single" w:sz="24" w:space="2" w:color="800000"/>
        <w:left w:val="single" w:sz="24" w:space="0" w:color="800000"/>
        <w:bottom w:val="single" w:sz="24" w:space="2" w:color="800000"/>
        <w:right w:val="single" w:sz="24" w:space="0" w:color="800000"/>
      </w:pBdr>
      <w:shd w:val="solid" w:color="008080" w:fill="auto"/>
      <w:autoSpaceDE w:val="0"/>
      <w:autoSpaceDN w:val="0"/>
      <w:adjustRightInd w:val="0"/>
      <w:spacing w:before="540" w:after="0" w:line="240" w:lineRule="auto"/>
      <w:jc w:val="center"/>
    </w:pPr>
    <w:rPr>
      <w:rFonts w:ascii="ScaGoudy" w:hAnsi="ScaGoudy"/>
      <w:b/>
      <w:bCs/>
      <w:sz w:val="24"/>
      <w:szCs w:val="24"/>
    </w:rPr>
  </w:style>
  <w:style w:type="paragraph" w:customStyle="1" w:styleId="BhaktivedantaSwamiPrabhupadaandreportersinMel">
    <w:name w:val=". Bhaktivedanta Swami Prabhupada and reporters in Mel"/>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hishmaQuote">
    <w:name w:val="BhishmaQuote"/>
    <w:uiPriority w:val="99"/>
    <w:pPr>
      <w:widowControl w:val="0"/>
      <w:autoSpaceDE w:val="0"/>
      <w:autoSpaceDN w:val="0"/>
      <w:adjustRightInd w:val="0"/>
      <w:spacing w:before="113" w:after="227" w:line="240" w:lineRule="auto"/>
      <w:ind w:left="1134" w:right="1134"/>
    </w:pPr>
    <w:rPr>
      <w:rFonts w:ascii="Times New Roman" w:hAnsi="Times New Roman" w:cs="Times New Roman"/>
      <w:i/>
      <w:iCs/>
      <w:sz w:val="24"/>
      <w:szCs w:val="24"/>
    </w:rPr>
  </w:style>
  <w:style w:type="paragraph" w:styleId="Bibliography">
    <w:name w:val="Bibliography"/>
    <w:basedOn w:val="Normal"/>
    <w:next w:val="Normal"/>
    <w:uiPriority w:val="99"/>
    <w:pPr>
      <w:spacing w:before="0" w:after="0"/>
      <w:ind w:left="360" w:hanging="360"/>
    </w:pPr>
    <w:rPr>
      <w:rFonts w:cstheme="minorBidi"/>
      <w:color w:val="auto"/>
      <w:sz w:val="24"/>
      <w:szCs w:val="24"/>
    </w:rPr>
  </w:style>
  <w:style w:type="paragraph" w:customStyle="1" w:styleId="BibliographyEntry">
    <w:name w:val="Bibliography Entry"/>
    <w:uiPriority w:val="99"/>
    <w:pPr>
      <w:widowControl w:val="0"/>
      <w:tabs>
        <w:tab w:val="left" w:pos="283"/>
      </w:tabs>
      <w:autoSpaceDE w:val="0"/>
      <w:autoSpaceDN w:val="0"/>
      <w:adjustRightInd w:val="0"/>
      <w:spacing w:after="57" w:line="285" w:lineRule="auto"/>
    </w:pPr>
    <w:rPr>
      <w:rFonts w:ascii="Rama Garamond Plus" w:hAnsi="Rama Garamond Plus" w:cs="Rama Garamond Plus"/>
      <w:sz w:val="18"/>
      <w:szCs w:val="18"/>
    </w:rPr>
  </w:style>
  <w:style w:type="paragraph" w:customStyle="1" w:styleId="BibliographyHeader">
    <w:name w:val="Bibliography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Bibliographytext">
    <w:name w:val="Bibliography text"/>
    <w:uiPriority w:val="99"/>
    <w:pPr>
      <w:widowControl w:val="0"/>
      <w:autoSpaceDE w:val="0"/>
      <w:autoSpaceDN w:val="0"/>
      <w:adjustRightInd w:val="0"/>
      <w:spacing w:before="57" w:after="0" w:line="240" w:lineRule="auto"/>
    </w:pPr>
    <w:rPr>
      <w:rFonts w:ascii="Rama-Palatino" w:hAnsi="Rama-Palatino" w:cs="Rama-Palatino"/>
      <w:color w:val="000000"/>
      <w:position w:val="7"/>
      <w:sz w:val="12"/>
      <w:szCs w:val="12"/>
    </w:rPr>
  </w:style>
  <w:style w:type="paragraph" w:customStyle="1" w:styleId="bigger">
    <w:name w:val="bigger"/>
    <w:uiPriority w:val="99"/>
    <w:pPr>
      <w:widowControl w:val="0"/>
      <w:autoSpaceDE w:val="0"/>
      <w:autoSpaceDN w:val="0"/>
      <w:adjustRightInd w:val="0"/>
      <w:spacing w:after="0" w:line="240" w:lineRule="auto"/>
    </w:pPr>
    <w:rPr>
      <w:rFonts w:ascii="Tamal" w:hAnsi="Tamal" w:cs="Tamal"/>
      <w:sz w:val="24"/>
      <w:szCs w:val="24"/>
    </w:rPr>
  </w:style>
  <w:style w:type="paragraph" w:customStyle="1" w:styleId="BinduBox">
    <w:name w:val="Bindu Box"/>
    <w:uiPriority w:val="99"/>
    <w:pPr>
      <w:widowControl w:val="0"/>
      <w:autoSpaceDE w:val="0"/>
      <w:autoSpaceDN w:val="0"/>
      <w:adjustRightInd w:val="0"/>
      <w:spacing w:after="0" w:line="278" w:lineRule="auto"/>
      <w:ind w:firstLine="283"/>
    </w:pPr>
    <w:rPr>
      <w:rFonts w:ascii="ScaOptima" w:hAnsi="ScaOptima" w:cs="ScaOptima"/>
      <w:color w:val="000000"/>
    </w:rPr>
  </w:style>
  <w:style w:type="paragraph" w:customStyle="1" w:styleId="BinduBoxEndnote">
    <w:name w:val="Bindu Box Endnote"/>
    <w:uiPriority w:val="99"/>
    <w:pPr>
      <w:widowControl w:val="0"/>
      <w:autoSpaceDE w:val="0"/>
      <w:autoSpaceDN w:val="0"/>
      <w:adjustRightInd w:val="0"/>
      <w:spacing w:before="113" w:after="0" w:line="270" w:lineRule="auto"/>
    </w:pPr>
    <w:rPr>
      <w:rFonts w:ascii="ScaOptima" w:hAnsi="ScaOptima" w:cs="ScaOptima"/>
      <w:color w:val="000000"/>
      <w:sz w:val="20"/>
      <w:szCs w:val="20"/>
    </w:rPr>
  </w:style>
  <w:style w:type="paragraph" w:customStyle="1" w:styleId="BinduBoxHeader">
    <w:name w:val="Bindu Box Header"/>
    <w:uiPriority w:val="99"/>
    <w:pPr>
      <w:widowControl w:val="0"/>
      <w:autoSpaceDE w:val="0"/>
      <w:autoSpaceDN w:val="0"/>
      <w:adjustRightInd w:val="0"/>
      <w:spacing w:after="113" w:line="240" w:lineRule="auto"/>
      <w:jc w:val="center"/>
    </w:pPr>
    <w:rPr>
      <w:rFonts w:ascii="ScaOptima" w:hAnsi="ScaOptima" w:cs="ScaOptima"/>
      <w:b/>
      <w:bCs/>
      <w:color w:val="000000"/>
      <w:sz w:val="42"/>
      <w:szCs w:val="42"/>
    </w:rPr>
  </w:style>
  <w:style w:type="paragraph" w:customStyle="1" w:styleId="blockquote">
    <w:name w:val="blockquote"/>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styleId="BlockText">
    <w:name w:val="Block Text"/>
    <w:basedOn w:val="Normal"/>
    <w:uiPriority w:val="99"/>
    <w:pPr>
      <w:spacing w:before="0" w:after="120"/>
      <w:ind w:left="1440" w:right="1440" w:firstLine="0"/>
    </w:pPr>
    <w:rPr>
      <w:rFonts w:cstheme="minorBidi"/>
      <w:color w:val="auto"/>
      <w:sz w:val="24"/>
      <w:szCs w:val="24"/>
    </w:rPr>
  </w:style>
  <w:style w:type="paragraph" w:customStyle="1" w:styleId="BlockTextplus">
    <w:name w:val="Block Text plus"/>
    <w:uiPriority w:val="99"/>
    <w:pPr>
      <w:widowControl w:val="0"/>
      <w:autoSpaceDE w:val="0"/>
      <w:autoSpaceDN w:val="0"/>
      <w:adjustRightInd w:val="0"/>
      <w:spacing w:before="180" w:after="360" w:line="240" w:lineRule="auto"/>
      <w:ind w:left="1440" w:right="1440"/>
    </w:pPr>
    <w:rPr>
      <w:rFonts w:ascii="ScaGoudy" w:hAnsi="ScaGoudy"/>
      <w:sz w:val="24"/>
      <w:szCs w:val="24"/>
    </w:rPr>
  </w:style>
  <w:style w:type="paragraph" w:customStyle="1" w:styleId="Body">
    <w:name w:val="Body"/>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noindent">
    <w:name w:val="Body no indent"/>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TextPara">
    <w:name w:val="Body Text:Para"/>
    <w:uiPriority w:val="99"/>
    <w:pPr>
      <w:widowControl w:val="0"/>
      <w:autoSpaceDE w:val="0"/>
      <w:autoSpaceDN w:val="0"/>
      <w:adjustRightInd w:val="0"/>
      <w:spacing w:after="0" w:line="240" w:lineRule="auto"/>
      <w:jc w:val="both"/>
    </w:pPr>
    <w:rPr>
      <w:rFonts w:ascii="Balaram" w:hAnsi="Balaram" w:cs="Balaram"/>
      <w:color w:val="000000"/>
      <w:sz w:val="24"/>
      <w:szCs w:val="24"/>
    </w:rPr>
  </w:style>
  <w:style w:type="paragraph" w:customStyle="1" w:styleId="BodyText1">
    <w:name w:val="Body Text1"/>
    <w:uiPriority w:val="99"/>
    <w:pPr>
      <w:widowControl w:val="0"/>
      <w:autoSpaceDE w:val="0"/>
      <w:autoSpaceDN w:val="0"/>
      <w:adjustRightInd w:val="0"/>
      <w:spacing w:after="0" w:line="248" w:lineRule="auto"/>
      <w:ind w:firstLine="480"/>
      <w:jc w:val="both"/>
    </w:pPr>
    <w:rPr>
      <w:rFonts w:ascii="JansonText-Roman" w:hAnsi="JansonText-Roman" w:cs="JansonText-Roman"/>
      <w:color w:val="000000"/>
      <w:sz w:val="20"/>
      <w:szCs w:val="20"/>
    </w:rPr>
  </w:style>
  <w:style w:type="paragraph" w:customStyle="1" w:styleId="BodyText2Para">
    <w:name w:val="Body Text 2:Para"/>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BodyText3Para">
    <w:name w:val="Body Text 3:Para"/>
    <w:uiPriority w:val="99"/>
    <w:pPr>
      <w:widowControl w:val="0"/>
      <w:autoSpaceDE w:val="0"/>
      <w:autoSpaceDN w:val="0"/>
      <w:adjustRightInd w:val="0"/>
      <w:spacing w:after="0" w:line="240" w:lineRule="auto"/>
    </w:pPr>
    <w:rPr>
      <w:rFonts w:ascii="ScaGoudy" w:hAnsi="ScaGoudy"/>
      <w:sz w:val="24"/>
      <w:szCs w:val="24"/>
    </w:rPr>
  </w:style>
  <w:style w:type="paragraph" w:customStyle="1" w:styleId="BodyTextcentered">
    <w:name w:val="Body Text (centered)"/>
    <w:uiPriority w:val="99"/>
    <w:pPr>
      <w:widowControl w:val="0"/>
      <w:autoSpaceDE w:val="0"/>
      <w:autoSpaceDN w:val="0"/>
      <w:adjustRightInd w:val="0"/>
      <w:spacing w:after="227" w:line="240" w:lineRule="auto"/>
      <w:jc w:val="center"/>
    </w:pPr>
    <w:rPr>
      <w:rFonts w:ascii="Times New Roman" w:hAnsi="Times New Roman" w:cs="Times New Roman"/>
      <w:sz w:val="24"/>
      <w:szCs w:val="24"/>
    </w:rPr>
  </w:style>
  <w:style w:type="paragraph" w:customStyle="1" w:styleId="BodyTextCentered1stline">
    <w:name w:val="Body Text (Centered 1st line)"/>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styleId="BodyTextFirstIndent">
    <w:name w:val="Body Text First Indent"/>
    <w:basedOn w:val="BodyText"/>
    <w:link w:val="BodyTextFirstIndentChar"/>
    <w:uiPriority w:val="99"/>
    <w:pPr>
      <w:spacing w:after="120"/>
      <w:ind w:firstLine="210"/>
    </w:pPr>
    <w:rPr>
      <w:rFonts w:ascii="Tamal" w:hAnsi="Tamal" w:cs="Tamal"/>
    </w:rPr>
  </w:style>
  <w:style w:type="character" w:customStyle="1" w:styleId="BodyTextFirstIndentChar">
    <w:name w:val="Body Text First Indent Char"/>
    <w:basedOn w:val="BodyTextChar"/>
    <w:link w:val="BodyTextFirstIndent"/>
    <w:uiPriority w:val="99"/>
    <w:rPr>
      <w:rFonts w:ascii="Rama Garamond Plus" w:hAnsi="Rama Garamond Plus" w:cs="ScaGoudy"/>
      <w:color w:val="000000"/>
      <w:sz w:val="28"/>
      <w:szCs w:val="28"/>
    </w:rPr>
  </w:style>
  <w:style w:type="paragraph" w:styleId="BodyTextIndent">
    <w:name w:val="Body Text Indent"/>
    <w:basedOn w:val="Normal"/>
    <w:link w:val="BodyTextIndentChar"/>
    <w:uiPriority w:val="99"/>
    <w:pPr>
      <w:tabs>
        <w:tab w:val="left" w:pos="144"/>
        <w:tab w:val="decimal" w:pos="9360"/>
      </w:tabs>
      <w:spacing w:before="0" w:after="0"/>
      <w:ind w:firstLine="0"/>
    </w:pPr>
    <w:rPr>
      <w:rFonts w:cstheme="minorBidi"/>
      <w:color w:val="auto"/>
      <w:sz w:val="24"/>
      <w:szCs w:val="24"/>
    </w:rPr>
  </w:style>
  <w:style w:type="character" w:customStyle="1" w:styleId="BodyTextIndentChar">
    <w:name w:val="Body Text Indent Char"/>
    <w:basedOn w:val="DefaultParagraphFont"/>
    <w:link w:val="BodyTextIndent"/>
    <w:uiPriority w:val="99"/>
    <w:rPr>
      <w:rFonts w:ascii="Tamal" w:hAnsi="Tamal" w:cs="Tamal"/>
    </w:rPr>
  </w:style>
  <w:style w:type="paragraph" w:styleId="BodyTextFirstIndent2">
    <w:name w:val="Body Text First Indent 2"/>
    <w:basedOn w:val="BodyTextIndent"/>
    <w:link w:val="BodyTextFirstIndent2Char"/>
    <w:uiPriority w:val="99"/>
    <w:pPr>
      <w:tabs>
        <w:tab w:val="clear" w:pos="144"/>
        <w:tab w:val="clear" w:pos="9360"/>
      </w:tabs>
      <w:spacing w:after="120"/>
      <w:ind w:left="360" w:firstLine="210"/>
    </w:pPr>
    <w:rPr>
      <w:rFonts w:ascii="Tamal" w:hAnsi="Tamal" w:cs="Tamal"/>
    </w:rPr>
  </w:style>
  <w:style w:type="character" w:customStyle="1" w:styleId="BodyTextFirstIndent2Char">
    <w:name w:val="Body Text First Indent 2 Char"/>
    <w:basedOn w:val="BodyTextIndentChar"/>
    <w:link w:val="BodyTextFirstIndent2"/>
    <w:uiPriority w:val="99"/>
    <w:rPr>
      <w:rFonts w:ascii="Tamal" w:hAnsi="Tamal" w:cs="ScaGoudy"/>
      <w:color w:val="000000"/>
      <w:sz w:val="28"/>
      <w:szCs w:val="28"/>
    </w:rPr>
  </w:style>
  <w:style w:type="paragraph" w:customStyle="1" w:styleId="bodytextglossary">
    <w:name w:val="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styleId="BodyTextIndent2">
    <w:name w:val="Body Text Indent 2"/>
    <w:basedOn w:val="Normal"/>
    <w:link w:val="BodyTextIndent2Char"/>
    <w:uiPriority w:val="99"/>
    <w:pPr>
      <w:spacing w:before="0" w:after="0"/>
      <w:ind w:firstLine="240"/>
      <w:jc w:val="both"/>
    </w:pPr>
    <w:rPr>
      <w:rFonts w:cstheme="minorBidi"/>
      <w:color w:val="auto"/>
      <w:sz w:val="18"/>
      <w:szCs w:val="18"/>
    </w:rPr>
  </w:style>
  <w:style w:type="character" w:customStyle="1" w:styleId="BodyTextIndent2Char">
    <w:name w:val="Body Text Indent 2 Char"/>
    <w:basedOn w:val="DefaultParagraphFont"/>
    <w:link w:val="BodyTextIndent2"/>
    <w:uiPriority w:val="99"/>
    <w:rPr>
      <w:rFonts w:ascii="Rama Garamond Plus" w:hAnsi="Rama Garamond Plus" w:cs="Rama Garamond Plus"/>
      <w:color w:val="000000"/>
      <w:sz w:val="20"/>
      <w:szCs w:val="20"/>
    </w:rPr>
  </w:style>
  <w:style w:type="paragraph" w:styleId="BodyTextIndent3">
    <w:name w:val="Body Text Indent 3"/>
    <w:basedOn w:val="Normal"/>
    <w:link w:val="BodyTextIndent3Char"/>
    <w:uiPriority w:val="99"/>
    <w:pPr>
      <w:tabs>
        <w:tab w:val="left" w:pos="144"/>
        <w:tab w:val="left" w:pos="580"/>
      </w:tabs>
      <w:spacing w:before="0" w:after="0"/>
      <w:ind w:left="20" w:firstLine="560"/>
      <w:jc w:val="both"/>
    </w:pPr>
    <w:rPr>
      <w:rFonts w:ascii="Geneva" w:hAnsi="Geneva" w:cs="Geneva"/>
      <w:color w:val="auto"/>
      <w:sz w:val="26"/>
      <w:szCs w:val="26"/>
    </w:rPr>
  </w:style>
  <w:style w:type="character" w:customStyle="1" w:styleId="BodyTextIndent3Char">
    <w:name w:val="Body Text Indent 3 Char"/>
    <w:basedOn w:val="DefaultParagraphFont"/>
    <w:link w:val="BodyTextIndent3"/>
    <w:uiPriority w:val="99"/>
    <w:rPr>
      <w:rFonts w:ascii="Rama Garamond Plus" w:hAnsi="Rama Garamond Plus" w:cs="Rama Garamond Plus"/>
      <w:color w:val="000000"/>
      <w:sz w:val="16"/>
      <w:szCs w:val="16"/>
    </w:rPr>
  </w:style>
  <w:style w:type="paragraph" w:customStyle="1" w:styleId="BodytextLeft">
    <w:name w:val="Body text Left"/>
    <w:uiPriority w:val="99"/>
    <w:pPr>
      <w:widowControl w:val="0"/>
      <w:autoSpaceDE w:val="0"/>
      <w:autoSpaceDN w:val="0"/>
      <w:adjustRightInd w:val="0"/>
      <w:spacing w:after="0" w:line="248" w:lineRule="auto"/>
      <w:jc w:val="both"/>
    </w:pPr>
    <w:rPr>
      <w:rFonts w:ascii="JansonText-Roman" w:hAnsi="JansonText-Roman" w:cs="JansonText-Roman"/>
      <w:color w:val="000000"/>
      <w:sz w:val="20"/>
      <w:szCs w:val="20"/>
    </w:rPr>
  </w:style>
  <w:style w:type="paragraph" w:customStyle="1" w:styleId="Bodytextnoindent">
    <w:name w:val="Body text no indent"/>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BodyTextnopar">
    <w:name w:val="Body Text nopar"/>
    <w:uiPriority w:val="99"/>
    <w:pPr>
      <w:widowControl w:val="0"/>
      <w:autoSpaceDE w:val="0"/>
      <w:autoSpaceDN w:val="0"/>
      <w:adjustRightInd w:val="0"/>
      <w:spacing w:after="0" w:line="287" w:lineRule="auto"/>
      <w:jc w:val="both"/>
    </w:pPr>
    <w:rPr>
      <w:rFonts w:ascii="Palatino-SanskritHu2" w:hAnsi="Palatino-SanskritHu2" w:cs="Palatino-SanskritHu2"/>
      <w:color w:val="000000"/>
      <w:sz w:val="20"/>
      <w:szCs w:val="20"/>
    </w:rPr>
  </w:style>
  <w:style w:type="paragraph" w:customStyle="1" w:styleId="Bold">
    <w:name w:val="Bold"/>
    <w:uiPriority w:val="99"/>
    <w:pPr>
      <w:widowControl w:val="0"/>
      <w:autoSpaceDE w:val="0"/>
      <w:autoSpaceDN w:val="0"/>
      <w:adjustRightInd w:val="0"/>
      <w:spacing w:before="180" w:after="180" w:line="240" w:lineRule="auto"/>
      <w:jc w:val="both"/>
    </w:pPr>
    <w:rPr>
      <w:rFonts w:ascii="ScaGoudy" w:hAnsi="ScaGoudy"/>
      <w:b/>
      <w:bCs/>
      <w:sz w:val="24"/>
      <w:szCs w:val="24"/>
    </w:rPr>
  </w:style>
  <w:style w:type="paragraph" w:customStyle="1" w:styleId="BoldTitle">
    <w:name w:val="Bold Title"/>
    <w:uiPriority w:val="99"/>
    <w:pPr>
      <w:widowControl w:val="0"/>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ldUnderline">
    <w:name w:val="Bold Underline"/>
    <w:uiPriority w:val="99"/>
    <w:pPr>
      <w:widowControl w:val="0"/>
      <w:tabs>
        <w:tab w:val="left" w:pos="360"/>
      </w:tabs>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okPara">
    <w:name w:val="Book: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a">
    <w:name w:val="Book 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BookDetails">
    <w:name w:val="Book Details"/>
    <w:uiPriority w:val="99"/>
    <w:pPr>
      <w:widowControl w:val="0"/>
      <w:autoSpaceDE w:val="0"/>
      <w:autoSpaceDN w:val="0"/>
      <w:adjustRightInd w:val="0"/>
      <w:spacing w:after="0" w:line="240" w:lineRule="auto"/>
    </w:pPr>
    <w:rPr>
      <w:rFonts w:ascii="Calibri" w:hAnsi="Calibri" w:cs="Calibri"/>
      <w:sz w:val="16"/>
      <w:szCs w:val="16"/>
    </w:rPr>
  </w:style>
  <w:style w:type="paragraph" w:customStyle="1" w:styleId="BookParaPara">
    <w:name w:val="Book: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
    <w:name w:val="Book: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
    <w:name w:val="Book: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
    <w:name w:val="Book: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Para">
    <w:name w:val="Book:Para: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Ref">
    <w:name w:val="Book Ref"/>
    <w:uiPriority w:val="99"/>
    <w:pPr>
      <w:widowControl w:val="0"/>
      <w:tabs>
        <w:tab w:val="left" w:pos="360"/>
      </w:tabs>
      <w:autoSpaceDE w:val="0"/>
      <w:autoSpaceDN w:val="0"/>
      <w:adjustRightInd w:val="0"/>
      <w:spacing w:before="180" w:after="540" w:line="240" w:lineRule="auto"/>
      <w:jc w:val="right"/>
    </w:pPr>
    <w:rPr>
      <w:rFonts w:ascii="Times New Roman" w:hAnsi="Times New Roman" w:cs="Times New Roman"/>
      <w:sz w:val="24"/>
      <w:szCs w:val="24"/>
    </w:rPr>
  </w:style>
  <w:style w:type="paragraph" w:customStyle="1" w:styleId="BookRef3">
    <w:name w:val="Book Ref3"/>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f1">
    <w:name w:val="Book Ref1"/>
    <w:uiPriority w:val="99"/>
    <w:pPr>
      <w:widowControl w:val="0"/>
      <w:tabs>
        <w:tab w:val="left" w:pos="360"/>
      </w:tabs>
      <w:autoSpaceDE w:val="0"/>
      <w:autoSpaceDN w:val="0"/>
      <w:adjustRightInd w:val="0"/>
      <w:spacing w:before="180" w:after="540" w:line="240" w:lineRule="auto"/>
      <w:jc w:val="right"/>
    </w:pPr>
    <w:rPr>
      <w:rFonts w:ascii="ScaGoudy" w:hAnsi="ScaGoudy"/>
      <w:color w:val="000000"/>
      <w:sz w:val="24"/>
      <w:szCs w:val="24"/>
    </w:rPr>
  </w:style>
  <w:style w:type="paragraph" w:customStyle="1" w:styleId="BookRef2">
    <w:name w:val="Book Ref2"/>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production">
    <w:name w:val="Book Reproduction"/>
    <w:uiPriority w:val="99"/>
    <w:pPr>
      <w:widowControl w:val="0"/>
      <w:autoSpaceDE w:val="0"/>
      <w:autoSpaceDN w:val="0"/>
      <w:adjustRightInd w:val="0"/>
      <w:spacing w:after="0" w:line="240" w:lineRule="auto"/>
      <w:ind w:left="720" w:right="720"/>
    </w:pPr>
    <w:rPr>
      <w:rFonts w:ascii="Times New Roman" w:hAnsi="Times New Roman" w:cs="Times New Roman"/>
      <w:sz w:val="24"/>
      <w:szCs w:val="24"/>
    </w:rPr>
  </w:style>
  <w:style w:type="paragraph" w:customStyle="1" w:styleId="BookReproduction3">
    <w:name w:val="Book Reproduction3"/>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Reproduction1">
    <w:name w:val="Book Reproduction1"/>
    <w:uiPriority w:val="99"/>
    <w:pPr>
      <w:widowControl w:val="0"/>
      <w:autoSpaceDE w:val="0"/>
      <w:autoSpaceDN w:val="0"/>
      <w:adjustRightInd w:val="0"/>
      <w:spacing w:after="0" w:line="240" w:lineRule="auto"/>
      <w:ind w:left="720" w:right="720"/>
    </w:pPr>
    <w:rPr>
      <w:rFonts w:ascii="ScaGoudy" w:hAnsi="ScaGoudy"/>
      <w:color w:val="000000"/>
      <w:sz w:val="24"/>
      <w:szCs w:val="24"/>
    </w:rPr>
  </w:style>
  <w:style w:type="paragraph" w:customStyle="1" w:styleId="BookReproduction2">
    <w:name w:val="Book Reproduction2"/>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seriesheading">
    <w:name w:val="Book series heading"/>
    <w:uiPriority w:val="99"/>
    <w:pPr>
      <w:widowControl w:val="0"/>
      <w:autoSpaceDE w:val="0"/>
      <w:autoSpaceDN w:val="0"/>
      <w:adjustRightInd w:val="0"/>
      <w:spacing w:after="113" w:line="240" w:lineRule="auto"/>
      <w:jc w:val="center"/>
    </w:pPr>
    <w:rPr>
      <w:rFonts w:ascii="Times New Roman" w:hAnsi="Times New Roman" w:cs="Times New Roman"/>
      <w:b/>
      <w:bCs/>
      <w:sz w:val="36"/>
      <w:szCs w:val="36"/>
    </w:rPr>
  </w:style>
  <w:style w:type="paragraph" w:customStyle="1" w:styleId="BookSeriesSubhead">
    <w:name w:val="Book Series Subhead"/>
    <w:uiPriority w:val="99"/>
    <w:pPr>
      <w:widowControl w:val="0"/>
      <w:autoSpaceDE w:val="0"/>
      <w:autoSpaceDN w:val="0"/>
      <w:adjustRightInd w:val="0"/>
      <w:spacing w:after="227" w:line="240" w:lineRule="auto"/>
      <w:jc w:val="center"/>
    </w:pPr>
    <w:rPr>
      <w:rFonts w:ascii="Times New Roman" w:hAnsi="Times New Roman" w:cs="Times New Roman"/>
      <w:b/>
      <w:bCs/>
      <w:i/>
      <w:iCs/>
      <w:sz w:val="24"/>
      <w:szCs w:val="24"/>
    </w:rPr>
  </w:style>
  <w:style w:type="paragraph" w:customStyle="1" w:styleId="BooksHeading">
    <w:name w:val="Books Heading"/>
    <w:uiPriority w:val="99"/>
    <w:pPr>
      <w:widowControl w:val="0"/>
      <w:autoSpaceDE w:val="0"/>
      <w:autoSpaceDN w:val="0"/>
      <w:adjustRightInd w:val="0"/>
      <w:spacing w:after="227" w:line="240" w:lineRule="auto"/>
    </w:pPr>
    <w:rPr>
      <w:rFonts w:ascii="Times New Roman" w:hAnsi="Times New Roman" w:cs="Times New Roman"/>
      <w:b/>
      <w:bCs/>
      <w:sz w:val="24"/>
      <w:szCs w:val="24"/>
    </w:rPr>
  </w:style>
  <w:style w:type="paragraph" w:customStyle="1" w:styleId="BooksHeading1">
    <w:name w:val="Books Heading 1"/>
    <w:uiPriority w:val="99"/>
    <w:pPr>
      <w:widowControl w:val="0"/>
      <w:autoSpaceDE w:val="0"/>
      <w:autoSpaceDN w:val="0"/>
      <w:adjustRightInd w:val="0"/>
      <w:spacing w:after="113" w:line="240" w:lineRule="auto"/>
      <w:jc w:val="center"/>
    </w:pPr>
    <w:rPr>
      <w:rFonts w:ascii="Lucida Grande" w:hAnsi="Lucida Grande" w:cs="Lucida Grande"/>
      <w:b/>
      <w:bCs/>
      <w:sz w:val="24"/>
      <w:szCs w:val="24"/>
    </w:rPr>
  </w:style>
  <w:style w:type="paragraph" w:customStyle="1" w:styleId="BooksHeading2">
    <w:name w:val="Books Heading 2"/>
    <w:uiPriority w:val="99"/>
    <w:pPr>
      <w:widowControl w:val="0"/>
      <w:autoSpaceDE w:val="0"/>
      <w:autoSpaceDN w:val="0"/>
      <w:adjustRightInd w:val="0"/>
      <w:spacing w:after="227" w:line="240" w:lineRule="auto"/>
      <w:jc w:val="center"/>
    </w:pPr>
    <w:rPr>
      <w:rFonts w:ascii="Lucida Grande" w:hAnsi="Lucida Grande" w:cs="Lucida Grande"/>
      <w:b/>
      <w:bCs/>
      <w:i/>
      <w:iCs/>
      <w:sz w:val="24"/>
      <w:szCs w:val="24"/>
    </w:rPr>
  </w:style>
  <w:style w:type="paragraph" w:customStyle="1" w:styleId="BooksList">
    <w:name w:val="Books List"/>
    <w:uiPriority w:val="99"/>
    <w:pPr>
      <w:widowControl w:val="0"/>
      <w:autoSpaceDE w:val="0"/>
      <w:autoSpaceDN w:val="0"/>
      <w:adjustRightInd w:val="0"/>
      <w:spacing w:after="0" w:line="240" w:lineRule="auto"/>
    </w:pPr>
    <w:rPr>
      <w:rFonts w:ascii="Calibri" w:hAnsi="Calibri" w:cs="Calibri"/>
      <w:sz w:val="14"/>
      <w:szCs w:val="14"/>
    </w:rPr>
  </w:style>
  <w:style w:type="paragraph" w:customStyle="1" w:styleId="Bookslistlastline">
    <w:name w:val="Books list (last line)"/>
    <w:uiPriority w:val="99"/>
    <w:pPr>
      <w:widowControl w:val="0"/>
      <w:autoSpaceDE w:val="0"/>
      <w:autoSpaceDN w:val="0"/>
      <w:adjustRightInd w:val="0"/>
      <w:spacing w:after="227" w:line="240" w:lineRule="auto"/>
    </w:pPr>
    <w:rPr>
      <w:rFonts w:ascii="Times New Roman" w:hAnsi="Times New Roman" w:cs="Times New Roman"/>
      <w:sz w:val="14"/>
      <w:szCs w:val="14"/>
    </w:rPr>
  </w:style>
  <w:style w:type="paragraph" w:customStyle="1" w:styleId="BooksSeriesHeader">
    <w:name w:val="Books Series Header"/>
    <w:uiPriority w:val="99"/>
    <w:pPr>
      <w:widowControl w:val="0"/>
      <w:autoSpaceDE w:val="0"/>
      <w:autoSpaceDN w:val="0"/>
      <w:adjustRightInd w:val="0"/>
      <w:spacing w:after="340" w:line="240" w:lineRule="auto"/>
      <w:jc w:val="center"/>
    </w:pPr>
    <w:rPr>
      <w:rFonts w:ascii="Times New Roman" w:hAnsi="Times New Roman" w:cs="Times New Roman"/>
      <w:b/>
      <w:bCs/>
      <w:sz w:val="32"/>
      <w:szCs w:val="32"/>
    </w:rPr>
  </w:style>
  <w:style w:type="paragraph" w:customStyle="1" w:styleId="BooksSeriesHeading">
    <w:name w:val="Books Series Heading"/>
    <w:uiPriority w:val="99"/>
    <w:pPr>
      <w:widowControl w:val="0"/>
      <w:autoSpaceDE w:val="0"/>
      <w:autoSpaceDN w:val="0"/>
      <w:adjustRightInd w:val="0"/>
      <w:spacing w:after="227" w:line="240" w:lineRule="auto"/>
    </w:pPr>
    <w:rPr>
      <w:rFonts w:ascii="Lucida Grande" w:hAnsi="Lucida Grande" w:cs="Lucida Grande"/>
      <w:b/>
      <w:bCs/>
      <w:sz w:val="24"/>
      <w:szCs w:val="24"/>
    </w:rPr>
  </w:style>
  <w:style w:type="paragraph" w:customStyle="1" w:styleId="Booksvisitwebsite">
    <w:name w:val="Books visit website"/>
    <w:uiPriority w:val="99"/>
    <w:pPr>
      <w:widowControl w:val="0"/>
      <w:autoSpaceDE w:val="0"/>
      <w:autoSpaceDN w:val="0"/>
      <w:adjustRightInd w:val="0"/>
      <w:spacing w:after="227" w:line="240" w:lineRule="auto"/>
    </w:pPr>
    <w:rPr>
      <w:rFonts w:ascii="Calibri" w:hAnsi="Calibri" w:cs="Calibri"/>
      <w:sz w:val="20"/>
      <w:szCs w:val="20"/>
    </w:rPr>
  </w:style>
  <w:style w:type="character" w:styleId="BookTitle">
    <w:name w:val="Book Title"/>
    <w:basedOn w:val="DefaultParagraphFont"/>
    <w:uiPriority w:val="99"/>
    <w:qFormat/>
    <w:rsid w:val="003042B1"/>
    <w:rPr>
      <w:rFonts w:ascii="ScaTimes" w:hAnsi="ScaTimes" w:cs="ScaTimes"/>
      <w:b/>
      <w:bCs/>
      <w:vanish w:val="0"/>
      <w:color w:val="auto"/>
      <w:sz w:val="22"/>
      <w:szCs w:val="48"/>
    </w:rPr>
  </w:style>
  <w:style w:type="paragraph" w:customStyle="1" w:styleId="BookTitle1">
    <w:name w:val="Book Title1"/>
    <w:uiPriority w:val="99"/>
    <w:pPr>
      <w:widowControl w:val="0"/>
      <w:pBdr>
        <w:top w:val="single" w:sz="4" w:space="2" w:color="FFFFFF"/>
        <w:left w:val="single" w:sz="4" w:space="2" w:color="FFFFFF"/>
        <w:bottom w:val="single" w:sz="18" w:space="2" w:color="FFFFFF"/>
        <w:right w:val="single" w:sz="22" w:space="2" w:color="000000"/>
      </w:pBdr>
      <w:autoSpaceDE w:val="0"/>
      <w:autoSpaceDN w:val="0"/>
      <w:adjustRightInd w:val="0"/>
      <w:spacing w:before="540" w:after="0" w:line="240" w:lineRule="auto"/>
      <w:jc w:val="center"/>
    </w:pPr>
    <w:rPr>
      <w:rFonts w:ascii="ScaTimes" w:hAnsi="ScaTimes" w:cs="ScaTimes"/>
      <w:b/>
      <w:bCs/>
      <w:color w:val="008080"/>
      <w:sz w:val="48"/>
      <w:szCs w:val="48"/>
    </w:rPr>
  </w:style>
  <w:style w:type="paragraph" w:customStyle="1" w:styleId="BookTitles">
    <w:name w:val="Book Titles"/>
    <w:uiPriority w:val="99"/>
    <w:pPr>
      <w:widowControl w:val="0"/>
      <w:autoSpaceDE w:val="0"/>
      <w:autoSpaceDN w:val="0"/>
      <w:adjustRightInd w:val="0"/>
      <w:spacing w:after="0" w:line="285" w:lineRule="auto"/>
      <w:jc w:val="center"/>
    </w:pPr>
    <w:rPr>
      <w:rFonts w:ascii="Sanvito Roman" w:hAnsi="Sanvito Roman" w:cs="Sanvito Roman"/>
      <w:color w:val="0067A6"/>
      <w:sz w:val="24"/>
      <w:szCs w:val="24"/>
    </w:rPr>
  </w:style>
  <w:style w:type="paragraph" w:customStyle="1" w:styleId="B-Quotes">
    <w:name w:val="B-Quotes"/>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Branch518FrederickStreet">
    <w:name w:val="Branch 518 Frederick Street"/>
    <w:uiPriority w:val="99"/>
    <w:pPr>
      <w:widowControl w:val="0"/>
      <w:tabs>
        <w:tab w:val="left" w:pos="144"/>
      </w:tabs>
      <w:autoSpaceDE w:val="0"/>
      <w:autoSpaceDN w:val="0"/>
      <w:adjustRightInd w:val="0"/>
      <w:spacing w:after="0" w:line="240" w:lineRule="auto"/>
      <w:ind w:left="20"/>
    </w:pPr>
    <w:rPr>
      <w:rFonts w:ascii="ScaGoudy" w:hAnsi="ScaGoudy"/>
      <w:sz w:val="24"/>
      <w:szCs w:val="24"/>
    </w:rPr>
  </w:style>
  <w:style w:type="paragraph" w:customStyle="1" w:styleId="Branch518FrederickStreet3">
    <w:name w:val="Branch 518 Frederick Stree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anch518FrederickStreet1">
    <w:name w:val="Branch 518 Frederick Stree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ranch518FrederickStreet2">
    <w:name w:val="Branch 518 Frederick Stree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eakers">
    <w:name w:val="Breakers"/>
    <w:uiPriority w:val="99"/>
    <w:pPr>
      <w:widowControl w:val="0"/>
      <w:tabs>
        <w:tab w:val="left" w:pos="3105"/>
      </w:tabs>
      <w:autoSpaceDE w:val="0"/>
      <w:autoSpaceDN w:val="0"/>
      <w:adjustRightInd w:val="0"/>
      <w:spacing w:after="0" w:line="240" w:lineRule="auto"/>
    </w:pPr>
    <w:rPr>
      <w:rFonts w:ascii="Bhaskar" w:hAnsi="Bhaskar" w:cs="Bhaskar"/>
      <w:b/>
      <w:bCs/>
    </w:rPr>
  </w:style>
  <w:style w:type="paragraph" w:customStyle="1" w:styleId="Br-Econtentsheading">
    <w:name w:val="Br-E_contents heading"/>
    <w:uiPriority w:val="99"/>
    <w:pPr>
      <w:widowControl w:val="0"/>
      <w:tabs>
        <w:tab w:val="decimal" w:pos="6066"/>
      </w:tabs>
      <w:autoSpaceDE w:val="0"/>
      <w:autoSpaceDN w:val="0"/>
      <w:adjustRightInd w:val="0"/>
      <w:spacing w:before="226" w:after="226" w:line="240" w:lineRule="auto"/>
    </w:pPr>
    <w:rPr>
      <w:rFonts w:ascii="Drona" w:hAnsi="Drona" w:cs="Drona"/>
      <w:b/>
      <w:bCs/>
      <w:sz w:val="24"/>
      <w:szCs w:val="24"/>
    </w:rPr>
  </w:style>
  <w:style w:type="paragraph" w:customStyle="1" w:styleId="Br-Econtentstext">
    <w:name w:val="Br-E_contents text"/>
    <w:uiPriority w:val="99"/>
    <w:pPr>
      <w:widowControl w:val="0"/>
      <w:tabs>
        <w:tab w:val="decimal" w:pos="6066"/>
      </w:tabs>
      <w:autoSpaceDE w:val="0"/>
      <w:autoSpaceDN w:val="0"/>
      <w:adjustRightInd w:val="0"/>
      <w:spacing w:after="0" w:line="240" w:lineRule="auto"/>
      <w:ind w:left="566"/>
    </w:pPr>
    <w:rPr>
      <w:rFonts w:ascii="Drona" w:hAnsi="Drona" w:cs="Drona"/>
      <w:sz w:val="20"/>
      <w:szCs w:val="20"/>
    </w:rPr>
  </w:style>
  <w:style w:type="paragraph" w:customStyle="1" w:styleId="Br-E-intro">
    <w:name w:val="Br-E-intro"/>
    <w:uiPriority w:val="99"/>
    <w:pPr>
      <w:widowControl w:val="0"/>
      <w:autoSpaceDE w:val="0"/>
      <w:autoSpaceDN w:val="0"/>
      <w:adjustRightInd w:val="0"/>
      <w:spacing w:after="0" w:line="240" w:lineRule="auto"/>
      <w:ind w:firstLine="340"/>
      <w:jc w:val="both"/>
    </w:pPr>
    <w:rPr>
      <w:rFonts w:ascii="Drona" w:hAnsi="Drona" w:cs="Drona"/>
      <w:sz w:val="20"/>
      <w:szCs w:val="20"/>
    </w:rPr>
  </w:style>
  <w:style w:type="paragraph" w:customStyle="1" w:styleId="Br-Esectionheading">
    <w:name w:val="Br-E_section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jc w:val="center"/>
    </w:pPr>
    <w:rPr>
      <w:rFonts w:ascii="Drona" w:hAnsi="Drona" w:cs="Drona"/>
      <w:b/>
      <w:bCs/>
      <w:sz w:val="24"/>
      <w:szCs w:val="24"/>
    </w:rPr>
  </w:style>
  <w:style w:type="paragraph" w:customStyle="1" w:styleId="Br-Esectionsubheading">
    <w:name w:val="Br-E_section sub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pPr>
    <w:rPr>
      <w:rFonts w:ascii="Drona" w:hAnsi="Drona" w:cs="Drona"/>
      <w:b/>
      <w:bCs/>
      <w:sz w:val="24"/>
      <w:szCs w:val="24"/>
    </w:rPr>
  </w:style>
  <w:style w:type="paragraph" w:customStyle="1" w:styleId="Br-Etext">
    <w:name w:val="Br-E_text"/>
    <w:uiPriority w:val="99"/>
    <w:pPr>
      <w:widowControl w:val="0"/>
      <w:autoSpaceDE w:val="0"/>
      <w:autoSpaceDN w:val="0"/>
      <w:adjustRightInd w:val="0"/>
      <w:spacing w:after="0" w:line="278" w:lineRule="auto"/>
      <w:ind w:firstLine="396"/>
      <w:jc w:val="both"/>
    </w:pPr>
    <w:rPr>
      <w:rFonts w:ascii="Drona" w:hAnsi="Drona" w:cs="Drona"/>
    </w:rPr>
  </w:style>
  <w:style w:type="paragraph" w:customStyle="1" w:styleId="Br-Everse13of4">
    <w:name w:val="Br-E_verse 1&amp;3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360"/>
    </w:pPr>
    <w:rPr>
      <w:rFonts w:ascii="Drona" w:hAnsi="Drona" w:cs="Drona"/>
      <w:i/>
      <w:iCs/>
    </w:rPr>
  </w:style>
  <w:style w:type="paragraph" w:customStyle="1" w:styleId="Br-Everse1of2">
    <w:name w:val="Br-E_verse 1of2"/>
    <w:uiPriority w:val="99"/>
    <w:pPr>
      <w:widowControl w:val="0"/>
      <w:autoSpaceDE w:val="0"/>
      <w:autoSpaceDN w:val="0"/>
      <w:adjustRightInd w:val="0"/>
      <w:spacing w:after="0" w:line="278" w:lineRule="auto"/>
      <w:ind w:left="1814"/>
      <w:jc w:val="both"/>
    </w:pPr>
    <w:rPr>
      <w:rFonts w:ascii="Drona" w:hAnsi="Drona" w:cs="Drona"/>
      <w:i/>
      <w:iCs/>
    </w:rPr>
  </w:style>
  <w:style w:type="paragraph" w:customStyle="1" w:styleId="Br-Everse24of4">
    <w:name w:val="Br-E_verse 2&amp;4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814"/>
    </w:pPr>
    <w:rPr>
      <w:rFonts w:ascii="Drona" w:hAnsi="Drona" w:cs="Drona"/>
      <w:i/>
      <w:iCs/>
    </w:rPr>
  </w:style>
  <w:style w:type="paragraph" w:customStyle="1" w:styleId="B-Sloka">
    <w:name w:val="B-Sloka"/>
    <w:uiPriority w:val="99"/>
    <w:pPr>
      <w:keepLines/>
      <w:widowControl w:val="0"/>
      <w:autoSpaceDE w:val="0"/>
      <w:autoSpaceDN w:val="0"/>
      <w:adjustRightInd w:val="0"/>
      <w:spacing w:after="120" w:line="240" w:lineRule="auto"/>
      <w:jc w:val="center"/>
    </w:pPr>
    <w:rPr>
      <w:rFonts w:ascii="Sanskrit_Times" w:hAnsi="Sanskrit_Times" w:cs="Sanskrit_Times"/>
      <w:i/>
      <w:iCs/>
      <w:sz w:val="24"/>
      <w:szCs w:val="24"/>
    </w:rPr>
  </w:style>
  <w:style w:type="paragraph" w:customStyle="1" w:styleId="BusinessAddress">
    <w:name w:val="Business Address"/>
    <w:uiPriority w:val="99"/>
    <w:pPr>
      <w:widowControl w:val="0"/>
      <w:autoSpaceDE w:val="0"/>
      <w:autoSpaceDN w:val="0"/>
      <w:adjustRightInd w:val="0"/>
      <w:spacing w:after="0" w:line="360" w:lineRule="auto"/>
      <w:jc w:val="both"/>
    </w:pPr>
    <w:rPr>
      <w:rFonts w:ascii="Arial" w:hAnsi="Arial" w:cs="Arial"/>
      <w:sz w:val="20"/>
      <w:szCs w:val="20"/>
    </w:rPr>
  </w:style>
  <w:style w:type="paragraph" w:customStyle="1" w:styleId="BusinessLetter">
    <w:name w:val="Business Letter"/>
    <w:uiPriority w:val="99"/>
    <w:pPr>
      <w:widowControl w:val="0"/>
      <w:autoSpaceDE w:val="0"/>
      <w:autoSpaceDN w:val="0"/>
      <w:adjustRightInd w:val="0"/>
      <w:spacing w:after="200" w:line="360" w:lineRule="auto"/>
      <w:jc w:val="both"/>
    </w:pPr>
    <w:rPr>
      <w:rFonts w:ascii="Arial" w:hAnsi="Arial" w:cs="Arial"/>
      <w:sz w:val="20"/>
      <w:szCs w:val="20"/>
    </w:rPr>
  </w:style>
  <w:style w:type="paragraph" w:customStyle="1" w:styleId="ButwearenottheSupremeBeing">
    <w:name w:val="But we are not the Supreme Being."/>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utwearenottheSupremeBeing2">
    <w:name w:val="But we are not the Supreme Being.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utwearenottheSupremeBeing1">
    <w:name w:val="But we are not the Supreme Being.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VkeBody">
    <w:name w:val="B-Vke? Body"/>
    <w:uiPriority w:val="99"/>
    <w:pPr>
      <w:widowControl w:val="0"/>
      <w:autoSpaceDE w:val="0"/>
      <w:autoSpaceDN w:val="0"/>
      <w:adjustRightInd w:val="0"/>
      <w:spacing w:after="120" w:line="240" w:lineRule="auto"/>
      <w:jc w:val="both"/>
    </w:pPr>
    <w:rPr>
      <w:rFonts w:ascii="Sanskrit_Times" w:hAnsi="Sanskrit_Times" w:cs="Sanskrit_Times"/>
      <w:sz w:val="24"/>
      <w:szCs w:val="24"/>
    </w:rPr>
  </w:style>
  <w:style w:type="paragraph" w:customStyle="1" w:styleId="bybliograpy">
    <w:name w:val="bybliograpy"/>
    <w:uiPriority w:val="99"/>
    <w:pPr>
      <w:widowControl w:val="0"/>
      <w:autoSpaceDE w:val="0"/>
      <w:autoSpaceDN w:val="0"/>
      <w:adjustRightInd w:val="0"/>
      <w:spacing w:after="0" w:line="240" w:lineRule="auto"/>
      <w:ind w:left="454" w:hanging="454"/>
      <w:jc w:val="both"/>
    </w:pPr>
    <w:rPr>
      <w:rFonts w:ascii="Palatino Sanskrit Hu 2" w:hAnsi="Palatino Sanskrit Hu 2" w:cs="Palatino Sanskrit Hu 2"/>
      <w:sz w:val="20"/>
      <w:szCs w:val="20"/>
    </w:rPr>
  </w:style>
  <w:style w:type="paragraph" w:customStyle="1" w:styleId="ByLine">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0">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
    <w:name w:val="by-line"/>
    <w:uiPriority w:val="99"/>
    <w:pPr>
      <w:widowControl w:val="0"/>
      <w:tabs>
        <w:tab w:val="left" w:pos="240"/>
      </w:tabs>
      <w:autoSpaceDE w:val="0"/>
      <w:autoSpaceDN w:val="0"/>
      <w:adjustRightInd w:val="0"/>
      <w:spacing w:after="0" w:line="368" w:lineRule="auto"/>
      <w:jc w:val="both"/>
    </w:pPr>
    <w:rPr>
      <w:rFonts w:ascii="Bhaskar" w:hAnsi="Bhaskar" w:cs="Bhaskar"/>
      <w:sz w:val="34"/>
      <w:szCs w:val="34"/>
    </w:rPr>
  </w:style>
  <w:style w:type="paragraph" w:customStyle="1" w:styleId="c">
    <w:name w:val="c"/>
    <w:uiPriority w:val="99"/>
    <w:pPr>
      <w:widowControl w:val="0"/>
      <w:autoSpaceDE w:val="0"/>
      <w:autoSpaceDN w:val="0"/>
      <w:adjustRightInd w:val="0"/>
      <w:spacing w:after="0" w:line="360" w:lineRule="auto"/>
      <w:jc w:val="center"/>
    </w:pPr>
    <w:rPr>
      <w:rFonts w:ascii="Tamal" w:hAnsi="Tamal" w:cs="Tamal"/>
      <w:sz w:val="24"/>
      <w:szCs w:val="24"/>
    </w:rPr>
  </w:style>
  <w:style w:type="paragraph" w:customStyle="1" w:styleId="Cal-txt">
    <w:name w:val="Cal-tx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jc w:val="both"/>
    </w:pPr>
    <w:rPr>
      <w:rFonts w:ascii="Zapf Dingbats" w:hAnsi="Zapf Dingbats" w:cs="Zapf Dingbats"/>
      <w:color w:val="000000"/>
      <w:sz w:val="16"/>
      <w:szCs w:val="16"/>
    </w:rPr>
  </w:style>
  <w:style w:type="paragraph" w:customStyle="1" w:styleId="CanBasic01">
    <w:name w:val="CanBasic01"/>
    <w:uiPriority w:val="99"/>
    <w:pPr>
      <w:keepLines/>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anBreaker01">
    <w:name w:val="CanBreaker01"/>
    <w:uiPriority w:val="99"/>
    <w:pPr>
      <w:widowControl w:val="0"/>
      <w:autoSpaceDE w:val="0"/>
      <w:autoSpaceDN w:val="0"/>
      <w:adjustRightInd w:val="0"/>
      <w:spacing w:after="240" w:line="360" w:lineRule="auto"/>
      <w:jc w:val="center"/>
    </w:pPr>
    <w:rPr>
      <w:rFonts w:ascii="Tamal" w:hAnsi="Tamal" w:cs="Tamal"/>
      <w:b/>
      <w:bCs/>
      <w:sz w:val="32"/>
      <w:szCs w:val="32"/>
    </w:rPr>
  </w:style>
  <w:style w:type="paragraph" w:customStyle="1" w:styleId="CanFileName01">
    <w:name w:val="CanFileName01"/>
    <w:uiPriority w:val="99"/>
    <w:pPr>
      <w:widowControl w:val="0"/>
      <w:autoSpaceDE w:val="0"/>
      <w:autoSpaceDN w:val="0"/>
      <w:adjustRightInd w:val="0"/>
      <w:spacing w:after="0" w:line="360" w:lineRule="auto"/>
      <w:jc w:val="both"/>
    </w:pPr>
    <w:rPr>
      <w:rFonts w:ascii="Arial" w:hAnsi="Arial" w:cs="Arial"/>
      <w:sz w:val="16"/>
      <w:szCs w:val="16"/>
    </w:rPr>
  </w:style>
  <w:style w:type="paragraph" w:customStyle="1" w:styleId="CanSnskrt01">
    <w:name w:val="CanSnskrt01"/>
    <w:uiPriority w:val="99"/>
    <w:pPr>
      <w:widowControl w:val="0"/>
      <w:tabs>
        <w:tab w:val="left" w:pos="2160"/>
        <w:tab w:val="left" w:pos="2520"/>
      </w:tabs>
      <w:autoSpaceDE w:val="0"/>
      <w:autoSpaceDN w:val="0"/>
      <w:adjustRightInd w:val="0"/>
      <w:spacing w:after="120" w:line="360" w:lineRule="auto"/>
      <w:ind w:firstLine="720"/>
      <w:jc w:val="both"/>
    </w:pPr>
    <w:rPr>
      <w:rFonts w:ascii="Balaram" w:hAnsi="Balaram" w:cs="Balaram"/>
      <w:sz w:val="24"/>
      <w:szCs w:val="24"/>
    </w:rPr>
  </w:style>
  <w:style w:type="paragraph" w:customStyle="1" w:styleId="CanSnskrt02">
    <w:name w:val="CanSnskrt02"/>
    <w:uiPriority w:val="99"/>
    <w:pPr>
      <w:widowControl w:val="0"/>
      <w:tabs>
        <w:tab w:val="left" w:pos="2160"/>
        <w:tab w:val="left" w:pos="2520"/>
      </w:tabs>
      <w:autoSpaceDE w:val="0"/>
      <w:autoSpaceDN w:val="0"/>
      <w:adjustRightInd w:val="0"/>
      <w:spacing w:after="0" w:line="360" w:lineRule="auto"/>
      <w:jc w:val="center"/>
    </w:pPr>
    <w:rPr>
      <w:rFonts w:ascii="Balaram" w:hAnsi="Balaram" w:cs="Balaram"/>
      <w:sz w:val="24"/>
      <w:szCs w:val="24"/>
    </w:rPr>
  </w:style>
  <w:style w:type="paragraph" w:customStyle="1" w:styleId="CanText01">
    <w:name w:val="CanText01"/>
    <w:uiPriority w:val="99"/>
    <w:pPr>
      <w:widowControl w:val="0"/>
      <w:autoSpaceDE w:val="0"/>
      <w:autoSpaceDN w:val="0"/>
      <w:adjustRightInd w:val="0"/>
      <w:spacing w:after="120" w:line="360" w:lineRule="auto"/>
      <w:ind w:firstLine="720"/>
      <w:jc w:val="both"/>
    </w:pPr>
    <w:rPr>
      <w:rFonts w:ascii="Balaram" w:hAnsi="Balaram" w:cs="Balaram"/>
      <w:sz w:val="24"/>
      <w:szCs w:val="24"/>
    </w:rPr>
  </w:style>
  <w:style w:type="paragraph" w:customStyle="1" w:styleId="CanTextNoIndent">
    <w:name w:val="CanTextNoIndent"/>
    <w:uiPriority w:val="99"/>
    <w:pPr>
      <w:widowControl w:val="0"/>
      <w:autoSpaceDE w:val="0"/>
      <w:autoSpaceDN w:val="0"/>
      <w:adjustRightInd w:val="0"/>
      <w:spacing w:after="120" w:line="360" w:lineRule="auto"/>
      <w:jc w:val="both"/>
    </w:pPr>
    <w:rPr>
      <w:rFonts w:ascii="Balaram" w:hAnsi="Balaram" w:cs="Balaram"/>
      <w:sz w:val="24"/>
      <w:szCs w:val="24"/>
    </w:rPr>
  </w:style>
  <w:style w:type="paragraph" w:customStyle="1" w:styleId="CanTitle01">
    <w:name w:val="CanTitle01"/>
    <w:uiPriority w:val="99"/>
    <w:pPr>
      <w:widowControl w:val="0"/>
      <w:autoSpaceDE w:val="0"/>
      <w:autoSpaceDN w:val="0"/>
      <w:adjustRightInd w:val="0"/>
      <w:spacing w:after="480" w:line="360" w:lineRule="auto"/>
      <w:jc w:val="center"/>
    </w:pPr>
    <w:rPr>
      <w:rFonts w:ascii="France" w:hAnsi="France" w:cs="France"/>
      <w:b/>
      <w:bCs/>
      <w:sz w:val="44"/>
      <w:szCs w:val="44"/>
    </w:rPr>
  </w:style>
  <w:style w:type="paragraph" w:customStyle="1" w:styleId="CantoPara">
    <w:name w:val="Canto:Para"/>
    <w:uiPriority w:val="99"/>
    <w:pPr>
      <w:widowControl w:val="0"/>
      <w:autoSpaceDE w:val="0"/>
      <w:autoSpaceDN w:val="0"/>
      <w:adjustRightInd w:val="0"/>
      <w:spacing w:after="0" w:line="240" w:lineRule="auto"/>
      <w:jc w:val="right"/>
    </w:pPr>
    <w:rPr>
      <w:rFonts w:ascii="ScaGoudy" w:hAnsi="ScaGoudy"/>
      <w:color w:val="804040"/>
      <w:sz w:val="20"/>
      <w:szCs w:val="20"/>
    </w:rPr>
  </w:style>
  <w:style w:type="paragraph" w:customStyle="1" w:styleId="Cantonum">
    <w:name w:val="Cantonum"/>
    <w:uiPriority w:val="99"/>
    <w:pPr>
      <w:widowControl w:val="0"/>
      <w:pBdr>
        <w:top w:val="single" w:sz="12" w:space="2" w:color="008000"/>
        <w:left w:val="single" w:sz="12" w:space="2" w:color="008000"/>
        <w:bottom w:val="single" w:sz="12" w:space="2" w:color="008000"/>
        <w:right w:val="single" w:sz="12" w:space="2" w:color="008000"/>
      </w:pBdr>
      <w:shd w:val="solid" w:color="008080" w:fill="auto"/>
      <w:autoSpaceDE w:val="0"/>
      <w:autoSpaceDN w:val="0"/>
      <w:adjustRightInd w:val="0"/>
      <w:spacing w:before="180" w:after="180" w:line="240" w:lineRule="auto"/>
      <w:jc w:val="center"/>
    </w:pPr>
    <w:rPr>
      <w:rFonts w:ascii="ScaGoudy" w:hAnsi="ScaGoudy"/>
      <w:b/>
      <w:bCs/>
      <w:color w:val="FFFFFF"/>
      <w:sz w:val="48"/>
      <w:szCs w:val="48"/>
    </w:rPr>
  </w:style>
  <w:style w:type="paragraph" w:customStyle="1" w:styleId="CantoParaPara">
    <w:name w:val="Canto: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
    <w:name w:val="Canto: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
    <w:name w:val="Canto:Para: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Para">
    <w:name w:val="Canto: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customStyle="1" w:styleId="CantoParaParaParaParaParaPara">
    <w:name w:val="Canto:Para: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styleId="Caption">
    <w:name w:val="caption"/>
    <w:basedOn w:val="Normal"/>
    <w:next w:val="Normal"/>
    <w:uiPriority w:val="99"/>
    <w:qFormat/>
    <w:pPr>
      <w:spacing w:before="0" w:after="0"/>
      <w:ind w:firstLine="0"/>
      <w:jc w:val="both"/>
    </w:pPr>
    <w:rPr>
      <w:rFonts w:ascii="Times New Roman" w:hAnsi="Times New Roman" w:cs="Times New Roman"/>
      <w:b/>
      <w:bCs/>
      <w:i/>
      <w:iCs/>
      <w:color w:val="auto"/>
      <w:sz w:val="24"/>
      <w:szCs w:val="24"/>
    </w:rPr>
  </w:style>
  <w:style w:type="paragraph" w:customStyle="1" w:styleId="CaseList">
    <w:name w:val="Case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CcList">
    <w:name w:val="Cc List"/>
    <w:uiPriority w:val="99"/>
    <w:pPr>
      <w:widowControl w:val="0"/>
      <w:autoSpaceDE w:val="0"/>
      <w:autoSpaceDN w:val="0"/>
      <w:adjustRightInd w:val="0"/>
      <w:spacing w:after="0" w:line="240" w:lineRule="auto"/>
    </w:pPr>
    <w:rPr>
      <w:rFonts w:ascii="Sanskrit-Berkeley Oldstyle" w:hAnsi="Sanskrit-Berkeley Oldstyle" w:cs="Sanskrit-Berkeley Oldstyle"/>
      <w:color w:val="000000"/>
      <w:sz w:val="24"/>
      <w:szCs w:val="24"/>
    </w:rPr>
  </w:style>
  <w:style w:type="paragraph" w:customStyle="1" w:styleId="CCProseVerse">
    <w:name w:val="CC Prose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CDListingFormat">
    <w:name w:val="CDListingFormat"/>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DListingFormat3">
    <w:name w:val="CDListingForma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ListingFormat1">
    <w:name w:val="CDListingForma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DListingFormat2">
    <w:name w:val="CDListingForma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m">
    <w:name w:val="cdm"/>
    <w:uiPriority w:val="99"/>
    <w:pPr>
      <w:widowControl w:val="0"/>
      <w:autoSpaceDE w:val="0"/>
      <w:autoSpaceDN w:val="0"/>
      <w:adjustRightInd w:val="0"/>
      <w:spacing w:before="120" w:after="120" w:line="240" w:lineRule="auto"/>
    </w:pPr>
    <w:rPr>
      <w:rFonts w:ascii="Tamal" w:hAnsi="Tamal" w:cs="Tamal"/>
      <w:b/>
      <w:bCs/>
      <w:color w:val="000000"/>
      <w:sz w:val="24"/>
      <w:szCs w:val="24"/>
    </w:rPr>
  </w:style>
  <w:style w:type="paragraph" w:customStyle="1" w:styleId="CDMainHeading">
    <w:name w:val="CD Main Heading"/>
    <w:uiPriority w:val="99"/>
    <w:pPr>
      <w:widowControl w:val="0"/>
      <w:pBdr>
        <w:top w:val="single" w:sz="6" w:space="2" w:color="000000"/>
        <w:left w:val="single" w:sz="6" w:space="2" w:color="000000"/>
        <w:bottom w:val="single" w:sz="18" w:space="2" w:color="000000"/>
        <w:right w:val="single" w:sz="18" w:space="2" w:color="000000"/>
      </w:pBdr>
      <w:shd w:val="solid" w:color="C0C0C0" w:fill="auto"/>
      <w:autoSpaceDE w:val="0"/>
      <w:autoSpaceDN w:val="0"/>
      <w:adjustRightInd w:val="0"/>
      <w:spacing w:before="180" w:after="180" w:line="240" w:lineRule="auto"/>
      <w:jc w:val="center"/>
    </w:pPr>
    <w:rPr>
      <w:rFonts w:ascii="ScaGoudy" w:hAnsi="ScaGoudy"/>
      <w:b/>
      <w:bCs/>
      <w:color w:val="FF0000"/>
      <w:sz w:val="40"/>
      <w:szCs w:val="40"/>
    </w:rPr>
  </w:style>
  <w:style w:type="paragraph" w:customStyle="1" w:styleId="CDMHeading">
    <w:name w:val="CDM Heading"/>
    <w:uiPriority w:val="99"/>
    <w:pPr>
      <w:widowControl w:val="0"/>
      <w:pBdr>
        <w:top w:val="single" w:sz="6" w:space="2" w:color="000000"/>
        <w:left w:val="single" w:sz="6" w:space="2" w:color="000000"/>
        <w:bottom w:val="single" w:sz="12" w:space="2" w:color="000000"/>
        <w:right w:val="single" w:sz="12" w:space="2" w:color="000000"/>
      </w:pBdr>
      <w:shd w:val="solid" w:color="00FFFF" w:fill="auto"/>
      <w:autoSpaceDE w:val="0"/>
      <w:autoSpaceDN w:val="0"/>
      <w:adjustRightInd w:val="0"/>
      <w:spacing w:before="120" w:after="120" w:line="240" w:lineRule="auto"/>
      <w:ind w:left="720" w:hanging="720"/>
      <w:jc w:val="center"/>
    </w:pPr>
    <w:rPr>
      <w:rFonts w:ascii="Times New Roman" w:hAnsi="Times New Roman" w:cs="Times New Roman"/>
      <w:b/>
      <w:bCs/>
      <w:color w:val="000000"/>
      <w:sz w:val="36"/>
      <w:szCs w:val="36"/>
    </w:rPr>
  </w:style>
  <w:style w:type="paragraph" w:customStyle="1" w:styleId="CDSub2Heading">
    <w:name w:val="CD Sub2 Heading"/>
    <w:uiPriority w:val="99"/>
    <w:pPr>
      <w:widowControl w:val="0"/>
      <w:pBdr>
        <w:top w:val="single" w:sz="5" w:space="2" w:color="FFFFFF"/>
        <w:left w:val="single" w:sz="18" w:space="2" w:color="800000"/>
        <w:bottom w:val="single" w:sz="18" w:space="2" w:color="800000"/>
        <w:right w:val="single" w:sz="18" w:space="2" w:color="800000"/>
      </w:pBdr>
      <w:shd w:val="solid" w:color="FFFF00" w:fill="auto"/>
      <w:tabs>
        <w:tab w:val="left" w:pos="360"/>
      </w:tabs>
      <w:autoSpaceDE w:val="0"/>
      <w:autoSpaceDN w:val="0"/>
      <w:adjustRightInd w:val="0"/>
      <w:spacing w:after="0" w:line="240" w:lineRule="auto"/>
      <w:jc w:val="center"/>
    </w:pPr>
    <w:rPr>
      <w:rFonts w:ascii="ScaGoudy" w:hAnsi="ScaGoudy"/>
      <w:color w:val="000000"/>
      <w:sz w:val="24"/>
      <w:szCs w:val="24"/>
    </w:rPr>
  </w:style>
  <w:style w:type="paragraph" w:customStyle="1" w:styleId="CDSub3Title">
    <w:name w:val="CD Sub3 Title"/>
    <w:uiPriority w:val="99"/>
    <w:pPr>
      <w:widowControl w:val="0"/>
      <w:pBdr>
        <w:top w:val="single" w:sz="5" w:space="2" w:color="FF0000"/>
        <w:left w:val="single" w:sz="5" w:space="2" w:color="FF0000"/>
        <w:bottom w:val="single" w:sz="18" w:space="2" w:color="800000"/>
        <w:right w:val="single" w:sz="18" w:space="2" w:color="800000"/>
      </w:pBdr>
      <w:tabs>
        <w:tab w:val="left" w:pos="360"/>
      </w:tabs>
      <w:autoSpaceDE w:val="0"/>
      <w:autoSpaceDN w:val="0"/>
      <w:adjustRightInd w:val="0"/>
      <w:spacing w:before="180" w:after="180" w:line="240" w:lineRule="auto"/>
      <w:jc w:val="center"/>
    </w:pPr>
    <w:rPr>
      <w:rFonts w:ascii="ScaGoudy" w:hAnsi="ScaGoudy"/>
      <w:b/>
      <w:bCs/>
      <w:sz w:val="24"/>
      <w:szCs w:val="24"/>
    </w:rPr>
  </w:style>
  <w:style w:type="paragraph" w:customStyle="1" w:styleId="CDSubHeading">
    <w:name w:val="CD Sub Heading"/>
    <w:uiPriority w:val="99"/>
    <w:pPr>
      <w:widowControl w:val="0"/>
      <w:pBdr>
        <w:top w:val="single" w:sz="6" w:space="3" w:color="000000"/>
        <w:left w:val="single" w:sz="6" w:space="3" w:color="000000"/>
        <w:bottom w:val="single" w:sz="18" w:space="3" w:color="000080"/>
        <w:right w:val="single" w:sz="18" w:space="3" w:color="000080"/>
      </w:pBdr>
      <w:shd w:val="solid" w:color="00FFFF" w:fill="auto"/>
      <w:autoSpaceDE w:val="0"/>
      <w:autoSpaceDN w:val="0"/>
      <w:adjustRightInd w:val="0"/>
      <w:spacing w:after="0" w:line="240" w:lineRule="auto"/>
      <w:jc w:val="center"/>
    </w:pPr>
    <w:rPr>
      <w:rFonts w:ascii="ScaGoudy" w:hAnsi="ScaGoudy"/>
      <w:b/>
      <w:bCs/>
      <w:sz w:val="36"/>
      <w:szCs w:val="36"/>
    </w:rPr>
  </w:style>
  <w:style w:type="paragraph" w:customStyle="1" w:styleId="CDTrackHeading">
    <w:name w:val="CD Track Heading"/>
    <w:uiPriority w:val="99"/>
    <w:pPr>
      <w:widowControl w:val="0"/>
      <w:pBdr>
        <w:top w:val="single" w:sz="18" w:space="2" w:color="800000"/>
        <w:left w:val="single" w:sz="18" w:space="2" w:color="800000"/>
        <w:right w:val="single" w:sz="18" w:space="2" w:color="800000"/>
      </w:pBdr>
      <w:shd w:val="solid" w:color="FFFF00" w:fill="auto"/>
      <w:autoSpaceDE w:val="0"/>
      <w:autoSpaceDN w:val="0"/>
      <w:adjustRightInd w:val="0"/>
      <w:spacing w:after="0" w:line="240" w:lineRule="auto"/>
      <w:jc w:val="center"/>
    </w:pPr>
    <w:rPr>
      <w:rFonts w:ascii="ScaGoudy" w:hAnsi="ScaGoudy"/>
      <w:b/>
      <w:bCs/>
      <w:color w:val="800000"/>
      <w:sz w:val="24"/>
      <w:szCs w:val="24"/>
    </w:rPr>
  </w:style>
  <w:style w:type="paragraph" w:customStyle="1" w:styleId="CellBody">
    <w:name w:val="CellBody"/>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ellHeading">
    <w:name w:val="CellHeading"/>
    <w:uiPriority w:val="99"/>
    <w:pPr>
      <w:widowControl w:val="0"/>
      <w:autoSpaceDE w:val="0"/>
      <w:autoSpaceDN w:val="0"/>
      <w:adjustRightInd w:val="0"/>
      <w:spacing w:after="0" w:line="240" w:lineRule="auto"/>
    </w:pPr>
    <w:rPr>
      <w:rFonts w:ascii="Arial" w:hAnsi="Arial" w:cs="Arial"/>
      <w:b/>
      <w:bCs/>
      <w:color w:val="000000"/>
      <w:sz w:val="20"/>
      <w:szCs w:val="20"/>
    </w:rPr>
  </w:style>
  <w:style w:type="paragraph" w:customStyle="1" w:styleId="Center">
    <w:name w:val="Center"/>
    <w:uiPriority w:val="99"/>
    <w:pPr>
      <w:widowControl w:val="0"/>
      <w:tabs>
        <w:tab w:val="left" w:pos="360"/>
      </w:tabs>
      <w:autoSpaceDE w:val="0"/>
      <w:autoSpaceDN w:val="0"/>
      <w:adjustRightInd w:val="0"/>
      <w:spacing w:before="180" w:after="180" w:line="240" w:lineRule="auto"/>
      <w:jc w:val="center"/>
    </w:pPr>
    <w:rPr>
      <w:rFonts w:ascii="ScaGoudy" w:hAnsi="ScaGoudy"/>
      <w:sz w:val="24"/>
      <w:szCs w:val="24"/>
    </w:rPr>
  </w:style>
  <w:style w:type="paragraph" w:customStyle="1" w:styleId="Center3">
    <w:name w:val="Center3"/>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1">
    <w:name w:val="Center1"/>
    <w:uiPriority w:val="99"/>
    <w:pPr>
      <w:widowControl w:val="0"/>
      <w:tabs>
        <w:tab w:val="left" w:pos="360"/>
      </w:tabs>
      <w:autoSpaceDE w:val="0"/>
      <w:autoSpaceDN w:val="0"/>
      <w:adjustRightInd w:val="0"/>
      <w:spacing w:before="180" w:after="180" w:line="240" w:lineRule="auto"/>
      <w:jc w:val="center"/>
    </w:pPr>
    <w:rPr>
      <w:rFonts w:ascii="ScaGoudy" w:hAnsi="ScaGoudy"/>
      <w:color w:val="000000"/>
      <w:sz w:val="24"/>
      <w:szCs w:val="24"/>
    </w:rPr>
  </w:style>
  <w:style w:type="paragraph" w:customStyle="1" w:styleId="Center2">
    <w:name w:val="Center2"/>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Bold">
    <w:name w:val="Center 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720" w:after="180" w:line="240" w:lineRule="auto"/>
      <w:jc w:val="center"/>
    </w:pPr>
    <w:rPr>
      <w:rFonts w:ascii="Helv" w:hAnsi="Helv" w:cs="Helv"/>
      <w:b/>
      <w:bCs/>
      <w:sz w:val="24"/>
      <w:szCs w:val="24"/>
    </w:rPr>
  </w:style>
  <w:style w:type="paragraph" w:customStyle="1" w:styleId="Center-Bold">
    <w:name w:val="Center-Bold"/>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Center-Bold-Underline">
    <w:name w:val="Center-Bold-Underline"/>
    <w:uiPriority w:val="99"/>
    <w:pPr>
      <w:widowControl w:val="0"/>
      <w:autoSpaceDE w:val="0"/>
      <w:autoSpaceDN w:val="0"/>
      <w:adjustRightInd w:val="0"/>
      <w:spacing w:before="180" w:after="0" w:line="240" w:lineRule="auto"/>
      <w:jc w:val="center"/>
    </w:pPr>
    <w:rPr>
      <w:rFonts w:ascii="ScaGoudy" w:hAnsi="ScaGoudy"/>
      <w:b/>
      <w:bCs/>
      <w:sz w:val="24"/>
      <w:szCs w:val="24"/>
      <w:u w:val="single"/>
    </w:rPr>
  </w:style>
  <w:style w:type="paragraph" w:customStyle="1" w:styleId="centered2ndline">
    <w:name w:val="centered 2nd line"/>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Centered-Verse">
    <w:name w:val="Centered-Vers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Centered-Verseinpurp">
    <w:name w:val="Centered-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Center-Italic">
    <w:name w:val="Center-Italic"/>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CenterStyle2">
    <w:name w:val="Center Style2"/>
    <w:uiPriority w:val="99"/>
    <w:pPr>
      <w:widowControl w:val="0"/>
      <w:autoSpaceDE w:val="0"/>
      <w:autoSpaceDN w:val="0"/>
      <w:adjustRightInd w:val="0"/>
      <w:spacing w:before="240" w:after="240" w:line="240" w:lineRule="auto"/>
      <w:ind w:left="2268" w:right="2268"/>
      <w:jc w:val="center"/>
    </w:pPr>
    <w:rPr>
      <w:rFonts w:ascii="Balaram" w:hAnsi="Balaram" w:cs="Balaram"/>
      <w:sz w:val="20"/>
      <w:szCs w:val="20"/>
    </w:rPr>
  </w:style>
  <w:style w:type="paragraph" w:customStyle="1" w:styleId="centre">
    <w:name w:val="centre"/>
    <w:uiPriority w:val="99"/>
    <w:pPr>
      <w:widowControl w:val="0"/>
      <w:autoSpaceDE w:val="0"/>
      <w:autoSpaceDN w:val="0"/>
      <w:adjustRightInd w:val="0"/>
      <w:spacing w:before="360" w:after="0" w:line="240" w:lineRule="auto"/>
      <w:jc w:val="center"/>
    </w:pPr>
    <w:rPr>
      <w:rFonts w:ascii="Rama-Palatino" w:hAnsi="Rama-Palatino" w:cs="Rama-Palatino"/>
      <w:b/>
      <w:bCs/>
      <w:sz w:val="24"/>
      <w:szCs w:val="24"/>
    </w:rPr>
  </w:style>
  <w:style w:type="paragraph" w:customStyle="1" w:styleId="Ch">
    <w:name w:val="Ch #"/>
    <w:uiPriority w:val="99"/>
    <w:pPr>
      <w:widowControl w:val="0"/>
      <w:autoSpaceDE w:val="0"/>
      <w:autoSpaceDN w:val="0"/>
      <w:adjustRightInd w:val="0"/>
      <w:spacing w:after="60" w:line="300" w:lineRule="auto"/>
      <w:jc w:val="center"/>
    </w:pPr>
    <w:rPr>
      <w:rFonts w:ascii="Tamal" w:hAnsi="Tamal" w:cs="Tamal"/>
      <w:sz w:val="24"/>
      <w:szCs w:val="24"/>
    </w:rPr>
  </w:style>
  <w:style w:type="paragraph" w:customStyle="1" w:styleId="Chakra">
    <w:name w:val="Chakra"/>
    <w:uiPriority w:val="99"/>
    <w:pPr>
      <w:widowControl w:val="0"/>
      <w:autoSpaceDE w:val="0"/>
      <w:autoSpaceDN w:val="0"/>
      <w:adjustRightInd w:val="0"/>
      <w:spacing w:after="120" w:line="360" w:lineRule="auto"/>
      <w:jc w:val="both"/>
    </w:pPr>
    <w:rPr>
      <w:rFonts w:ascii="Tamal" w:hAnsi="Tamal" w:cs="Tamal"/>
      <w:sz w:val="24"/>
      <w:szCs w:val="24"/>
    </w:rPr>
  </w:style>
  <w:style w:type="paragraph" w:customStyle="1" w:styleId="chapnum">
    <w:name w:val="chapnum"/>
    <w:uiPriority w:val="99"/>
    <w:pPr>
      <w:widowControl w:val="0"/>
      <w:pBdr>
        <w:top w:val="single" w:sz="12" w:space="2" w:color="000000"/>
        <w:bottom w:val="single" w:sz="12" w:space="2" w:color="000000"/>
      </w:pBdr>
      <w:shd w:val="solid" w:color="C0C0C0" w:fill="auto"/>
      <w:autoSpaceDE w:val="0"/>
      <w:autoSpaceDN w:val="0"/>
      <w:adjustRightInd w:val="0"/>
      <w:spacing w:before="180" w:after="180" w:line="240" w:lineRule="auto"/>
      <w:jc w:val="center"/>
    </w:pPr>
    <w:rPr>
      <w:rFonts w:ascii="ScaGoudy" w:hAnsi="ScaGoudy"/>
      <w:b/>
      <w:bCs/>
      <w:sz w:val="36"/>
      <w:szCs w:val="36"/>
    </w:rPr>
  </w:style>
  <w:style w:type="paragraph" w:customStyle="1" w:styleId="chapnum0">
    <w:name w:val="chap num"/>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ChapterPara">
    <w:name w:val="Chapter: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0">
    <w:name w:val="Chapter #"/>
    <w:uiPriority w:val="99"/>
    <w:pPr>
      <w:widowControl w:val="0"/>
      <w:autoSpaceDE w:val="0"/>
      <w:autoSpaceDN w:val="0"/>
      <w:adjustRightInd w:val="0"/>
      <w:spacing w:after="0" w:line="240" w:lineRule="auto"/>
      <w:jc w:val="right"/>
    </w:pPr>
    <w:rPr>
      <w:rFonts w:ascii="Times New Roman" w:hAnsi="Times New Roman" w:cs="Times New Roman"/>
      <w:b/>
      <w:bCs/>
      <w:i/>
      <w:iCs/>
      <w:sz w:val="72"/>
      <w:szCs w:val="72"/>
      <w:u w:val="single"/>
    </w:rPr>
  </w:style>
  <w:style w:type="paragraph" w:customStyle="1" w:styleId="ChapterContents">
    <w:name w:val="Chapter_Contents"/>
    <w:uiPriority w:val="99"/>
    <w:pPr>
      <w:widowControl w:val="0"/>
      <w:pBdr>
        <w:top w:val="single" w:sz="6" w:space="2" w:color="FF0000"/>
        <w:left w:val="single" w:sz="6" w:space="2" w:color="FF0000"/>
        <w:bottom w:val="single" w:sz="12" w:space="2" w:color="FF0000"/>
        <w:right w:val="single" w:sz="12" w:space="2" w:color="FF0000"/>
      </w:pBdr>
      <w:shd w:val="solid" w:color="FFFF00" w:fill="auto"/>
      <w:autoSpaceDE w:val="0"/>
      <w:autoSpaceDN w:val="0"/>
      <w:adjustRightInd w:val="0"/>
      <w:spacing w:after="180" w:line="240" w:lineRule="auto"/>
      <w:ind w:left="1440" w:right="1440"/>
      <w:jc w:val="center"/>
    </w:pPr>
    <w:rPr>
      <w:rFonts w:ascii="Tamal" w:hAnsi="Tamal" w:cs="Tamal"/>
      <w:b/>
      <w:bCs/>
      <w:color w:val="FF0000"/>
      <w:sz w:val="24"/>
      <w:szCs w:val="24"/>
      <w:u w:val="single"/>
    </w:rPr>
  </w:style>
  <w:style w:type="paragraph" w:customStyle="1" w:styleId="ChapterDesc">
    <w:name w:val="Chapter Desc"/>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ChapterDesc1">
    <w:name w:val="Chapter Desc1"/>
    <w:uiPriority w:val="99"/>
    <w:pPr>
      <w:widowControl w:val="0"/>
      <w:pBdr>
        <w:top w:val="single" w:sz="42" w:space="7" w:color="800080"/>
        <w:bottom w:val="single" w:sz="42" w:space="7" w:color="800080"/>
      </w:pBdr>
      <w:shd w:val="solid" w:color="0000FF" w:fill="auto"/>
      <w:autoSpaceDE w:val="0"/>
      <w:autoSpaceDN w:val="0"/>
      <w:adjustRightInd w:val="0"/>
      <w:spacing w:before="540" w:after="540" w:line="240" w:lineRule="auto"/>
      <w:jc w:val="center"/>
    </w:pPr>
    <w:rPr>
      <w:rFonts w:ascii="Tamal" w:hAnsi="Tamal" w:cs="Tamal"/>
      <w:b/>
      <w:bCs/>
      <w:color w:val="FFFFFF"/>
      <w:sz w:val="48"/>
      <w:szCs w:val="48"/>
    </w:rPr>
  </w:style>
  <w:style w:type="paragraph" w:customStyle="1" w:styleId="chapterend">
    <w:name w:val="chapter end"/>
    <w:uiPriority w:val="99"/>
    <w:pPr>
      <w:widowControl w:val="0"/>
      <w:autoSpaceDE w:val="0"/>
      <w:autoSpaceDN w:val="0"/>
      <w:adjustRightInd w:val="0"/>
      <w:spacing w:after="0" w:line="240" w:lineRule="auto"/>
      <w:jc w:val="both"/>
    </w:pPr>
    <w:rPr>
      <w:rFonts w:ascii="Sanskrit-Palatino" w:hAnsi="Sanskrit-Palatino" w:cs="Sanskrit-Palatino"/>
      <w:i/>
      <w:iCs/>
      <w:sz w:val="24"/>
      <w:szCs w:val="24"/>
    </w:rPr>
  </w:style>
  <w:style w:type="paragraph" w:customStyle="1" w:styleId="ChapterHead">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0">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2">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20">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er">
    <w:name w:val="Chapter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0"/>
      <w:szCs w:val="30"/>
    </w:rPr>
  </w:style>
  <w:style w:type="paragraph" w:customStyle="1" w:styleId="chapterheading">
    <w:name w:val="chapter heading"/>
    <w:uiPriority w:val="99"/>
    <w:pPr>
      <w:widowControl w:val="0"/>
      <w:autoSpaceDE w:val="0"/>
      <w:autoSpaceDN w:val="0"/>
      <w:adjustRightInd w:val="0"/>
      <w:spacing w:after="550" w:line="265" w:lineRule="auto"/>
      <w:jc w:val="center"/>
    </w:pPr>
    <w:rPr>
      <w:rFonts w:ascii="Bhaskar" w:hAnsi="Bhaskar" w:cs="Bhaskar"/>
    </w:rPr>
  </w:style>
  <w:style w:type="paragraph" w:customStyle="1" w:styleId="ChapterName">
    <w:name w:val="Chapter Name"/>
    <w:uiPriority w:val="99"/>
    <w:pPr>
      <w:widowControl w:val="0"/>
      <w:autoSpaceDE w:val="0"/>
      <w:autoSpaceDN w:val="0"/>
      <w:adjustRightInd w:val="0"/>
      <w:spacing w:before="227" w:after="227" w:line="240" w:lineRule="auto"/>
      <w:ind w:left="2835" w:right="2835"/>
      <w:jc w:val="center"/>
    </w:pPr>
    <w:rPr>
      <w:rFonts w:ascii="Times New Roman" w:hAnsi="Times New Roman" w:cs="Times New Roman"/>
      <w:b/>
      <w:bCs/>
      <w:sz w:val="40"/>
      <w:szCs w:val="40"/>
    </w:rPr>
  </w:style>
  <w:style w:type="paragraph" w:customStyle="1" w:styleId="ChapterNo">
    <w:name w:val="Chapter No"/>
    <w:uiPriority w:val="99"/>
    <w:pPr>
      <w:widowControl w:val="0"/>
      <w:autoSpaceDE w:val="0"/>
      <w:autoSpaceDN w:val="0"/>
      <w:adjustRightInd w:val="0"/>
      <w:spacing w:after="227" w:line="240" w:lineRule="auto"/>
      <w:jc w:val="center"/>
    </w:pPr>
    <w:rPr>
      <w:rFonts w:ascii="Sanskrit-Palatino" w:hAnsi="Sanskrit-Palatino" w:cs="Sanskrit-Palatino"/>
      <w:b/>
      <w:bCs/>
      <w:sz w:val="20"/>
      <w:szCs w:val="20"/>
    </w:rPr>
  </w:style>
  <w:style w:type="paragraph" w:customStyle="1" w:styleId="ChapterNo0">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1">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2">
    <w:name w:val="Chapter No2"/>
    <w:uiPriority w:val="99"/>
    <w:pPr>
      <w:widowControl w:val="0"/>
      <w:autoSpaceDE w:val="0"/>
      <w:autoSpaceDN w:val="0"/>
      <w:adjustRightInd w:val="0"/>
      <w:spacing w:after="227" w:line="240" w:lineRule="auto"/>
      <w:jc w:val="center"/>
    </w:pPr>
    <w:rPr>
      <w:rFonts w:ascii="Rama-Palatino" w:hAnsi="Rama-Palatino" w:cs="Rama-Palatino"/>
      <w:color w:val="000000"/>
      <w:sz w:val="20"/>
      <w:szCs w:val="20"/>
    </w:rPr>
  </w:style>
  <w:style w:type="paragraph" w:customStyle="1" w:styleId="ChapterParaPara">
    <w:name w:val="Chapter:Para: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ParaParaPara">
    <w:name w:val="Chapter: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
    <w:name w:val="Chapter:Para: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Para">
    <w:name w:val="Chapter: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ParaParaParaParaParaPara">
    <w:name w:val="Chapter:Para: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Quote">
    <w:name w:val="Chapter Quote"/>
    <w:uiPriority w:val="99"/>
    <w:pPr>
      <w:widowControl w:val="0"/>
      <w:autoSpaceDE w:val="0"/>
      <w:autoSpaceDN w:val="0"/>
      <w:adjustRightInd w:val="0"/>
      <w:spacing w:after="227" w:line="240" w:lineRule="auto"/>
      <w:ind w:left="340" w:right="340"/>
      <w:jc w:val="center"/>
    </w:pPr>
    <w:rPr>
      <w:rFonts w:ascii="Times Roman" w:hAnsi="Times Roman" w:cs="Times Roman"/>
      <w:i/>
      <w:iCs/>
      <w:sz w:val="24"/>
      <w:szCs w:val="24"/>
    </w:rPr>
  </w:style>
  <w:style w:type="paragraph" w:customStyle="1" w:styleId="ChapterQuote-Centeredwithnolinespace">
    <w:name w:val="Chapter Quote - Centered with no line space"/>
    <w:uiPriority w:val="99"/>
    <w:pPr>
      <w:widowControl w:val="0"/>
      <w:autoSpaceDE w:val="0"/>
      <w:autoSpaceDN w:val="0"/>
      <w:adjustRightInd w:val="0"/>
      <w:spacing w:after="0" w:line="240" w:lineRule="auto"/>
      <w:ind w:left="340" w:right="340"/>
      <w:jc w:val="center"/>
    </w:pPr>
    <w:rPr>
      <w:rFonts w:ascii="Times Roman" w:hAnsi="Times Roman" w:cs="Times Roman"/>
      <w:i/>
      <w:iCs/>
      <w:sz w:val="24"/>
      <w:szCs w:val="24"/>
    </w:rPr>
  </w:style>
  <w:style w:type="paragraph" w:customStyle="1" w:styleId="ChapterQuote-LeftJustified">
    <w:name w:val="Chapter Quote - Left Justified"/>
    <w:uiPriority w:val="99"/>
    <w:pPr>
      <w:widowControl w:val="0"/>
      <w:autoSpaceDE w:val="0"/>
      <w:autoSpaceDN w:val="0"/>
      <w:adjustRightInd w:val="0"/>
      <w:spacing w:after="227" w:line="240" w:lineRule="auto"/>
      <w:ind w:left="340" w:right="340"/>
      <w:jc w:val="both"/>
    </w:pPr>
    <w:rPr>
      <w:rFonts w:ascii="Times Roman" w:hAnsi="Times Roman" w:cs="Times Roman"/>
      <w:i/>
      <w:iCs/>
      <w:sz w:val="24"/>
      <w:szCs w:val="24"/>
    </w:rPr>
  </w:style>
  <w:style w:type="paragraph" w:customStyle="1" w:styleId="ChaptersListingFormat">
    <w:name w:val="Chapters_Listing_Format"/>
    <w:uiPriority w:val="99"/>
    <w:pPr>
      <w:widowControl w:val="0"/>
      <w:pBdr>
        <w:bottom w:val="single" w:sz="12" w:space="2" w:color="008000"/>
      </w:pBdr>
      <w:shd w:val="solid" w:color="FFFF00" w:fill="auto"/>
      <w:autoSpaceDE w:val="0"/>
      <w:autoSpaceDN w:val="0"/>
      <w:adjustRightInd w:val="0"/>
      <w:spacing w:before="43" w:after="43" w:line="240" w:lineRule="auto"/>
      <w:ind w:left="2160" w:hanging="2160"/>
    </w:pPr>
    <w:rPr>
      <w:rFonts w:ascii="Tamal" w:hAnsi="Tamal" w:cs="Tamal"/>
      <w:b/>
      <w:bCs/>
      <w:color w:val="000000"/>
      <w:sz w:val="24"/>
      <w:szCs w:val="24"/>
    </w:rPr>
  </w:style>
  <w:style w:type="paragraph" w:customStyle="1" w:styleId="ChapterTitle">
    <w:name w:val="Chapter Title"/>
    <w:uiPriority w:val="99"/>
    <w:pPr>
      <w:widowControl w:val="0"/>
      <w:autoSpaceDE w:val="0"/>
      <w:autoSpaceDN w:val="0"/>
      <w:adjustRightInd w:val="0"/>
      <w:spacing w:before="240" w:after="240" w:line="240" w:lineRule="auto"/>
    </w:pPr>
    <w:rPr>
      <w:rFonts w:ascii="ScaKorinna" w:hAnsi="ScaKorinna" w:cs="ScaKorinna"/>
      <w:b/>
      <w:bCs/>
      <w:sz w:val="32"/>
      <w:szCs w:val="32"/>
    </w:rPr>
  </w:style>
  <w:style w:type="paragraph" w:customStyle="1" w:styleId="chaptitle">
    <w:name w:val="chap title"/>
    <w:uiPriority w:val="99"/>
    <w:pPr>
      <w:widowControl w:val="0"/>
      <w:autoSpaceDE w:val="0"/>
      <w:autoSpaceDN w:val="0"/>
      <w:adjustRightInd w:val="0"/>
      <w:spacing w:after="0" w:line="398" w:lineRule="auto"/>
      <w:jc w:val="center"/>
    </w:pPr>
    <w:rPr>
      <w:rFonts w:ascii="Dravida" w:hAnsi="Dravida" w:cs="Dravida"/>
      <w:i/>
      <w:iCs/>
      <w:sz w:val="36"/>
      <w:szCs w:val="36"/>
    </w:rPr>
  </w:style>
  <w:style w:type="paragraph" w:customStyle="1" w:styleId="Chartregtext">
    <w:name w:val="Chart reg. text"/>
    <w:uiPriority w:val="99"/>
    <w:pPr>
      <w:widowControl w:val="0"/>
      <w:autoSpaceDE w:val="0"/>
      <w:autoSpaceDN w:val="0"/>
      <w:adjustRightInd w:val="0"/>
      <w:spacing w:after="0" w:line="240" w:lineRule="auto"/>
      <w:ind w:left="144"/>
    </w:pPr>
    <w:rPr>
      <w:rFonts w:ascii="Times New Roman" w:hAnsi="Times New Roman" w:cs="Times New Roman"/>
      <w:sz w:val="24"/>
      <w:szCs w:val="24"/>
    </w:rPr>
  </w:style>
  <w:style w:type="paragraph" w:customStyle="1" w:styleId="Chartregtext3">
    <w:name w:val="Chart reg. text3"/>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artregtext1">
    <w:name w:val="Chart reg. text1"/>
    <w:uiPriority w:val="99"/>
    <w:pPr>
      <w:widowControl w:val="0"/>
      <w:autoSpaceDE w:val="0"/>
      <w:autoSpaceDN w:val="0"/>
      <w:adjustRightInd w:val="0"/>
      <w:spacing w:after="0" w:line="240" w:lineRule="auto"/>
      <w:ind w:left="144"/>
    </w:pPr>
    <w:rPr>
      <w:rFonts w:ascii="ScaGoudy" w:hAnsi="ScaGoudy"/>
      <w:color w:val="000000"/>
      <w:sz w:val="24"/>
      <w:szCs w:val="24"/>
    </w:rPr>
  </w:style>
  <w:style w:type="paragraph" w:customStyle="1" w:styleId="Chartregtext2">
    <w:name w:val="Chart reg. text2"/>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eader1">
    <w:name w:val="cheader1"/>
    <w:uiPriority w:val="99"/>
    <w:pPr>
      <w:widowControl w:val="0"/>
      <w:tabs>
        <w:tab w:val="left" w:pos="360"/>
      </w:tabs>
      <w:autoSpaceDE w:val="0"/>
      <w:autoSpaceDN w:val="0"/>
      <w:adjustRightInd w:val="0"/>
      <w:spacing w:before="180" w:after="180" w:line="240" w:lineRule="auto"/>
      <w:jc w:val="center"/>
    </w:pPr>
    <w:rPr>
      <w:rFonts w:ascii="ScaGoudy" w:hAnsi="ScaGoudy"/>
      <w:b/>
      <w:bCs/>
      <w:sz w:val="32"/>
      <w:szCs w:val="32"/>
    </w:rPr>
  </w:style>
  <w:style w:type="paragraph" w:customStyle="1" w:styleId="cheader2">
    <w:name w:val="cheader2"/>
    <w:uiPriority w:val="99"/>
    <w:pPr>
      <w:widowControl w:val="0"/>
      <w:tabs>
        <w:tab w:val="left" w:pos="360"/>
      </w:tabs>
      <w:autoSpaceDE w:val="0"/>
      <w:autoSpaceDN w:val="0"/>
      <w:adjustRightInd w:val="0"/>
      <w:spacing w:before="180" w:after="0" w:line="240" w:lineRule="auto"/>
      <w:jc w:val="center"/>
    </w:pPr>
    <w:rPr>
      <w:rFonts w:ascii="ScaGoudy" w:hAnsi="ScaGoudy"/>
      <w:b/>
      <w:bCs/>
      <w:sz w:val="32"/>
      <w:szCs w:val="32"/>
    </w:rPr>
  </w:style>
  <w:style w:type="paragraph" w:customStyle="1" w:styleId="Chquote">
    <w:name w:val="Ch quote"/>
    <w:uiPriority w:val="99"/>
    <w:pPr>
      <w:widowControl w:val="0"/>
      <w:autoSpaceDE w:val="0"/>
      <w:autoSpaceDN w:val="0"/>
      <w:adjustRightInd w:val="0"/>
      <w:spacing w:after="0" w:line="240" w:lineRule="auto"/>
      <w:ind w:left="240" w:right="240"/>
      <w:jc w:val="both"/>
    </w:pPr>
    <w:rPr>
      <w:rFonts w:ascii="Tamal" w:hAnsi="Tamal" w:cs="Tamal"/>
      <w:i/>
      <w:iCs/>
      <w:color w:val="FFFF00"/>
      <w:sz w:val="36"/>
      <w:szCs w:val="36"/>
    </w:rPr>
  </w:style>
  <w:style w:type="paragraph" w:customStyle="1" w:styleId="ChronoMonth">
    <w:name w:val="Chrono Month"/>
    <w:uiPriority w:val="99"/>
    <w:pPr>
      <w:widowControl w:val="0"/>
      <w:pBdr>
        <w:top w:val="single" w:sz="6" w:space="3" w:color="000000"/>
        <w:left w:val="single" w:sz="6" w:space="3" w:color="000000"/>
        <w:bottom w:val="single" w:sz="12" w:space="3" w:color="000000"/>
        <w:right w:val="single" w:sz="12" w:space="3" w:color="000000"/>
      </w:pBdr>
      <w:shd w:val="solid" w:color="FFFF00" w:fill="auto"/>
      <w:tabs>
        <w:tab w:val="left" w:pos="720"/>
      </w:tabs>
      <w:autoSpaceDE w:val="0"/>
      <w:autoSpaceDN w:val="0"/>
      <w:adjustRightInd w:val="0"/>
      <w:spacing w:after="180" w:line="240" w:lineRule="auto"/>
      <w:ind w:left="360"/>
    </w:pPr>
    <w:rPr>
      <w:rFonts w:ascii="ScaGoudy" w:hAnsi="ScaGoudy"/>
      <w:b/>
      <w:bCs/>
      <w:sz w:val="24"/>
      <w:szCs w:val="24"/>
    </w:rPr>
  </w:style>
  <w:style w:type="paragraph" w:customStyle="1" w:styleId="ChronoText">
    <w:name w:val="Chrono Text"/>
    <w:uiPriority w:val="99"/>
    <w:pPr>
      <w:widowControl w:val="0"/>
      <w:autoSpaceDE w:val="0"/>
      <w:autoSpaceDN w:val="0"/>
      <w:adjustRightInd w:val="0"/>
      <w:spacing w:after="0" w:line="240" w:lineRule="auto"/>
      <w:ind w:left="180"/>
    </w:pPr>
    <w:rPr>
      <w:rFonts w:ascii="ScaGoudy" w:hAnsi="ScaGoudy"/>
      <w:color w:val="FFFFFF"/>
      <w:sz w:val="24"/>
      <w:szCs w:val="24"/>
    </w:rPr>
  </w:style>
  <w:style w:type="paragraph" w:customStyle="1" w:styleId="ChronoTextBold">
    <w:name w:val="Chrono Text Bold"/>
    <w:uiPriority w:val="99"/>
    <w:pPr>
      <w:widowControl w:val="0"/>
      <w:autoSpaceDE w:val="0"/>
      <w:autoSpaceDN w:val="0"/>
      <w:adjustRightInd w:val="0"/>
      <w:spacing w:after="0" w:line="240" w:lineRule="auto"/>
      <w:ind w:left="180"/>
    </w:pPr>
    <w:rPr>
      <w:rFonts w:ascii="ScaGoudy" w:hAnsi="ScaGoudy"/>
      <w:b/>
      <w:bCs/>
      <w:color w:val="FFFF00"/>
      <w:sz w:val="24"/>
      <w:szCs w:val="24"/>
    </w:rPr>
  </w:style>
  <w:style w:type="paragraph" w:customStyle="1" w:styleId="ChronoYear">
    <w:name w:val="Chrono Year"/>
    <w:uiPriority w:val="99"/>
    <w:pPr>
      <w:widowControl w:val="0"/>
      <w:pBdr>
        <w:top w:val="single" w:sz="6" w:space="2" w:color="000000"/>
        <w:left w:val="single" w:sz="6" w:space="2" w:color="000000"/>
        <w:bottom w:val="single" w:sz="12" w:space="2" w:color="000000"/>
        <w:right w:val="single" w:sz="12" w:space="2" w:color="000000"/>
      </w:pBdr>
      <w:shd w:val="solid" w:color="000080" w:fill="auto"/>
      <w:autoSpaceDE w:val="0"/>
      <w:autoSpaceDN w:val="0"/>
      <w:adjustRightInd w:val="0"/>
      <w:spacing w:after="0" w:line="240" w:lineRule="auto"/>
      <w:jc w:val="center"/>
    </w:pPr>
    <w:rPr>
      <w:rFonts w:ascii="ScaGoudy" w:hAnsi="ScaGoudy"/>
      <w:b/>
      <w:bCs/>
      <w:color w:val="FFFF00"/>
      <w:sz w:val="40"/>
      <w:szCs w:val="40"/>
    </w:rPr>
  </w:style>
  <w:style w:type="paragraph" w:customStyle="1" w:styleId="Chtitle">
    <w:name w:val="Ch title"/>
    <w:uiPriority w:val="99"/>
    <w:pPr>
      <w:widowControl w:val="0"/>
      <w:autoSpaceDE w:val="0"/>
      <w:autoSpaceDN w:val="0"/>
      <w:adjustRightInd w:val="0"/>
      <w:spacing w:after="240" w:line="378" w:lineRule="auto"/>
      <w:jc w:val="center"/>
    </w:pPr>
    <w:rPr>
      <w:rFonts w:ascii="Tamal" w:hAnsi="Tamal" w:cs="Tamal"/>
      <w:sz w:val="24"/>
      <w:szCs w:val="24"/>
    </w:rPr>
  </w:style>
  <w:style w:type="paragraph" w:customStyle="1" w:styleId="cite">
    <w:name w:val="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rPr>
  </w:style>
  <w:style w:type="paragraph" w:customStyle="1" w:styleId="Citycode">
    <w:name w:val="City code"/>
    <w:uiPriority w:val="99"/>
    <w:pPr>
      <w:widowControl w:val="0"/>
      <w:autoSpaceDE w:val="0"/>
      <w:autoSpaceDN w:val="0"/>
      <w:adjustRightInd w:val="0"/>
      <w:spacing w:after="0" w:line="240" w:lineRule="auto"/>
      <w:jc w:val="right"/>
    </w:pPr>
    <w:rPr>
      <w:rFonts w:ascii="ScaGoudy" w:hAnsi="ScaGoudy"/>
      <w:vanish/>
      <w:color w:val="008080"/>
      <w:sz w:val="4"/>
      <w:szCs w:val="4"/>
    </w:rPr>
  </w:style>
  <w:style w:type="paragraph" w:customStyle="1" w:styleId="Close1">
    <w:name w:val="Close1"/>
    <w:uiPriority w:val="99"/>
    <w:pPr>
      <w:widowControl w:val="0"/>
      <w:autoSpaceDE w:val="0"/>
      <w:autoSpaceDN w:val="0"/>
      <w:adjustRightInd w:val="0"/>
      <w:spacing w:after="0" w:line="240" w:lineRule="auto"/>
    </w:pPr>
    <w:rPr>
      <w:rFonts w:ascii="Tamal" w:hAnsi="Tamal" w:cs="Tamal"/>
      <w:i/>
      <w:iCs/>
      <w:color w:val="FFFF00"/>
      <w:sz w:val="36"/>
      <w:szCs w:val="36"/>
    </w:rPr>
  </w:style>
  <w:style w:type="paragraph" w:customStyle="1" w:styleId="Close2">
    <w:name w:val="Close2"/>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styleId="Closing">
    <w:name w:val="Closing"/>
    <w:basedOn w:val="Normal"/>
    <w:link w:val="ClosingChar"/>
    <w:uiPriority w:val="99"/>
    <w:pPr>
      <w:spacing w:before="0" w:after="0"/>
      <w:ind w:firstLine="0"/>
      <w:jc w:val="both"/>
    </w:pPr>
    <w:rPr>
      <w:rFonts w:ascii="Tamal" w:hAnsi="Tamal" w:cs="Tamal"/>
      <w:i/>
      <w:iCs/>
      <w:color w:val="auto"/>
      <w:sz w:val="36"/>
      <w:szCs w:val="36"/>
    </w:rPr>
  </w:style>
  <w:style w:type="character" w:customStyle="1" w:styleId="ClosingChar">
    <w:name w:val="Closing Char"/>
    <w:basedOn w:val="DefaultParagraphFont"/>
    <w:link w:val="Closing"/>
    <w:uiPriority w:val="99"/>
    <w:rPr>
      <w:rFonts w:cs="ScaGoudy"/>
      <w:color w:val="000000"/>
      <w:sz w:val="28"/>
      <w:szCs w:val="28"/>
    </w:rPr>
  </w:style>
  <w:style w:type="paragraph" w:customStyle="1" w:styleId="CM1">
    <w:name w:val="CM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0">
    <w:name w:val="CM10"/>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1">
    <w:name w:val="CM1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2">
    <w:name w:val="CM1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3">
    <w:name w:val="CM1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4">
    <w:name w:val="CM1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5">
    <w:name w:val="CM1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6">
    <w:name w:val="CM1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7">
    <w:name w:val="CM1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9">
    <w:name w:val="CM19"/>
    <w:uiPriority w:val="99"/>
    <w:pPr>
      <w:widowControl w:val="0"/>
      <w:autoSpaceDE w:val="0"/>
      <w:autoSpaceDN w:val="0"/>
      <w:adjustRightInd w:val="0"/>
      <w:spacing w:after="228" w:line="240" w:lineRule="auto"/>
    </w:pPr>
    <w:rPr>
      <w:rFonts w:ascii="Times New Roman" w:hAnsi="Times New Roman" w:cs="Times New Roman"/>
      <w:sz w:val="24"/>
      <w:szCs w:val="24"/>
    </w:rPr>
  </w:style>
  <w:style w:type="paragraph" w:customStyle="1" w:styleId="CM2">
    <w:name w:val="CM2"/>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20">
    <w:name w:val="CM2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1">
    <w:name w:val="CM2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2">
    <w:name w:val="CM2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3">
    <w:name w:val="CM23"/>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4">
    <w:name w:val="CM24"/>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5">
    <w:name w:val="CM25"/>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7">
    <w:name w:val="CM27"/>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8">
    <w:name w:val="CM28"/>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
    <w:name w:val="CM3"/>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30">
    <w:name w:val="CM3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1">
    <w:name w:val="CM3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2">
    <w:name w:val="CM32"/>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3">
    <w:name w:val="CM3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4">
    <w:name w:val="CM3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5">
    <w:name w:val="CM3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6">
    <w:name w:val="CM3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7">
    <w:name w:val="CM3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8">
    <w:name w:val="CM38"/>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9">
    <w:name w:val="CM39"/>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4">
    <w:name w:val="CM4"/>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40">
    <w:name w:val="CM40"/>
    <w:uiPriority w:val="99"/>
    <w:pPr>
      <w:widowControl w:val="0"/>
      <w:autoSpaceDE w:val="0"/>
      <w:autoSpaceDN w:val="0"/>
      <w:adjustRightInd w:val="0"/>
      <w:spacing w:after="253" w:line="240" w:lineRule="auto"/>
    </w:pPr>
    <w:rPr>
      <w:rFonts w:ascii="Poetica" w:hAnsi="Poetica" w:cs="Poetica"/>
      <w:sz w:val="24"/>
      <w:szCs w:val="24"/>
    </w:rPr>
  </w:style>
  <w:style w:type="paragraph" w:customStyle="1" w:styleId="CM41">
    <w:name w:val="CM41"/>
    <w:uiPriority w:val="99"/>
    <w:pPr>
      <w:widowControl w:val="0"/>
      <w:autoSpaceDE w:val="0"/>
      <w:autoSpaceDN w:val="0"/>
      <w:adjustRightInd w:val="0"/>
      <w:spacing w:after="753" w:line="240" w:lineRule="auto"/>
    </w:pPr>
    <w:rPr>
      <w:rFonts w:ascii="Poetica" w:hAnsi="Poetica" w:cs="Poetica"/>
      <w:sz w:val="24"/>
      <w:szCs w:val="24"/>
    </w:rPr>
  </w:style>
  <w:style w:type="paragraph" w:customStyle="1" w:styleId="CM42">
    <w:name w:val="CM42"/>
    <w:uiPriority w:val="99"/>
    <w:pPr>
      <w:widowControl w:val="0"/>
      <w:autoSpaceDE w:val="0"/>
      <w:autoSpaceDN w:val="0"/>
      <w:adjustRightInd w:val="0"/>
      <w:spacing w:after="655" w:line="240" w:lineRule="auto"/>
    </w:pPr>
    <w:rPr>
      <w:rFonts w:ascii="Poetica" w:hAnsi="Poetica" w:cs="Poetica"/>
      <w:sz w:val="24"/>
      <w:szCs w:val="24"/>
    </w:rPr>
  </w:style>
  <w:style w:type="paragraph" w:customStyle="1" w:styleId="CM43">
    <w:name w:val="CM43"/>
    <w:uiPriority w:val="99"/>
    <w:pPr>
      <w:widowControl w:val="0"/>
      <w:autoSpaceDE w:val="0"/>
      <w:autoSpaceDN w:val="0"/>
      <w:adjustRightInd w:val="0"/>
      <w:spacing w:after="137" w:line="240" w:lineRule="auto"/>
    </w:pPr>
    <w:rPr>
      <w:rFonts w:ascii="Poetica" w:hAnsi="Poetica" w:cs="Poetica"/>
      <w:sz w:val="24"/>
      <w:szCs w:val="24"/>
    </w:rPr>
  </w:style>
  <w:style w:type="paragraph" w:customStyle="1" w:styleId="CM44">
    <w:name w:val="CM44"/>
    <w:uiPriority w:val="99"/>
    <w:pPr>
      <w:widowControl w:val="0"/>
      <w:autoSpaceDE w:val="0"/>
      <w:autoSpaceDN w:val="0"/>
      <w:adjustRightInd w:val="0"/>
      <w:spacing w:after="635" w:line="240" w:lineRule="auto"/>
    </w:pPr>
    <w:rPr>
      <w:rFonts w:ascii="Poetica" w:hAnsi="Poetica" w:cs="Poetica"/>
      <w:sz w:val="24"/>
      <w:szCs w:val="24"/>
    </w:rPr>
  </w:style>
  <w:style w:type="paragraph" w:customStyle="1" w:styleId="CM45">
    <w:name w:val="CM45"/>
    <w:uiPriority w:val="99"/>
    <w:pPr>
      <w:widowControl w:val="0"/>
      <w:autoSpaceDE w:val="0"/>
      <w:autoSpaceDN w:val="0"/>
      <w:adjustRightInd w:val="0"/>
      <w:spacing w:after="317" w:line="240" w:lineRule="auto"/>
    </w:pPr>
    <w:rPr>
      <w:rFonts w:ascii="Poetica" w:hAnsi="Poetica" w:cs="Poetica"/>
      <w:sz w:val="24"/>
      <w:szCs w:val="24"/>
    </w:rPr>
  </w:style>
  <w:style w:type="paragraph" w:customStyle="1" w:styleId="CM46">
    <w:name w:val="CM46"/>
    <w:uiPriority w:val="99"/>
    <w:pPr>
      <w:widowControl w:val="0"/>
      <w:autoSpaceDE w:val="0"/>
      <w:autoSpaceDN w:val="0"/>
      <w:adjustRightInd w:val="0"/>
      <w:spacing w:after="72" w:line="240" w:lineRule="auto"/>
    </w:pPr>
    <w:rPr>
      <w:rFonts w:ascii="Poetica" w:hAnsi="Poetica" w:cs="Poetica"/>
      <w:sz w:val="24"/>
      <w:szCs w:val="24"/>
    </w:rPr>
  </w:style>
  <w:style w:type="paragraph" w:customStyle="1" w:styleId="CM47">
    <w:name w:val="CM47"/>
    <w:uiPriority w:val="99"/>
    <w:pPr>
      <w:widowControl w:val="0"/>
      <w:autoSpaceDE w:val="0"/>
      <w:autoSpaceDN w:val="0"/>
      <w:adjustRightInd w:val="0"/>
      <w:spacing w:after="503" w:line="240" w:lineRule="auto"/>
    </w:pPr>
    <w:rPr>
      <w:rFonts w:ascii="Poetica" w:hAnsi="Poetica" w:cs="Poetica"/>
      <w:sz w:val="24"/>
      <w:szCs w:val="24"/>
    </w:rPr>
  </w:style>
  <w:style w:type="paragraph" w:customStyle="1" w:styleId="CM48">
    <w:name w:val="CM48"/>
    <w:uiPriority w:val="99"/>
    <w:pPr>
      <w:widowControl w:val="0"/>
      <w:autoSpaceDE w:val="0"/>
      <w:autoSpaceDN w:val="0"/>
      <w:adjustRightInd w:val="0"/>
      <w:spacing w:after="153" w:line="240" w:lineRule="auto"/>
    </w:pPr>
    <w:rPr>
      <w:rFonts w:ascii="Poetica" w:hAnsi="Poetica" w:cs="Poetica"/>
      <w:sz w:val="24"/>
      <w:szCs w:val="24"/>
    </w:rPr>
  </w:style>
  <w:style w:type="paragraph" w:customStyle="1" w:styleId="CM49">
    <w:name w:val="CM49"/>
    <w:uiPriority w:val="99"/>
    <w:pPr>
      <w:widowControl w:val="0"/>
      <w:autoSpaceDE w:val="0"/>
      <w:autoSpaceDN w:val="0"/>
      <w:adjustRightInd w:val="0"/>
      <w:spacing w:after="325" w:line="240" w:lineRule="auto"/>
    </w:pPr>
    <w:rPr>
      <w:rFonts w:ascii="Poetica" w:hAnsi="Poetica" w:cs="Poetica"/>
      <w:sz w:val="24"/>
      <w:szCs w:val="24"/>
    </w:rPr>
  </w:style>
  <w:style w:type="paragraph" w:customStyle="1" w:styleId="CM5">
    <w:name w:val="CM5"/>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50">
    <w:name w:val="CM50"/>
    <w:uiPriority w:val="99"/>
    <w:pPr>
      <w:widowControl w:val="0"/>
      <w:autoSpaceDE w:val="0"/>
      <w:autoSpaceDN w:val="0"/>
      <w:adjustRightInd w:val="0"/>
      <w:spacing w:after="203" w:line="240" w:lineRule="auto"/>
    </w:pPr>
    <w:rPr>
      <w:rFonts w:ascii="Poetica" w:hAnsi="Poetica" w:cs="Poetica"/>
      <w:sz w:val="24"/>
      <w:szCs w:val="24"/>
    </w:rPr>
  </w:style>
  <w:style w:type="paragraph" w:customStyle="1" w:styleId="CM51">
    <w:name w:val="CM51"/>
    <w:uiPriority w:val="99"/>
    <w:pPr>
      <w:widowControl w:val="0"/>
      <w:autoSpaceDE w:val="0"/>
      <w:autoSpaceDN w:val="0"/>
      <w:adjustRightInd w:val="0"/>
      <w:spacing w:after="83" w:line="240" w:lineRule="auto"/>
    </w:pPr>
    <w:rPr>
      <w:rFonts w:ascii="Poetica" w:hAnsi="Poetica" w:cs="Poetica"/>
      <w:sz w:val="24"/>
      <w:szCs w:val="24"/>
    </w:rPr>
  </w:style>
  <w:style w:type="paragraph" w:customStyle="1" w:styleId="CM52">
    <w:name w:val="CM52"/>
    <w:uiPriority w:val="99"/>
    <w:pPr>
      <w:widowControl w:val="0"/>
      <w:autoSpaceDE w:val="0"/>
      <w:autoSpaceDN w:val="0"/>
      <w:adjustRightInd w:val="0"/>
      <w:spacing w:after="398" w:line="240" w:lineRule="auto"/>
    </w:pPr>
    <w:rPr>
      <w:rFonts w:ascii="Poetica" w:hAnsi="Poetica" w:cs="Poetica"/>
      <w:sz w:val="24"/>
      <w:szCs w:val="24"/>
    </w:rPr>
  </w:style>
  <w:style w:type="paragraph" w:customStyle="1" w:styleId="CM53">
    <w:name w:val="CM53"/>
    <w:uiPriority w:val="99"/>
    <w:pPr>
      <w:widowControl w:val="0"/>
      <w:autoSpaceDE w:val="0"/>
      <w:autoSpaceDN w:val="0"/>
      <w:adjustRightInd w:val="0"/>
      <w:spacing w:after="810" w:line="240" w:lineRule="auto"/>
    </w:pPr>
    <w:rPr>
      <w:rFonts w:ascii="Poetica" w:hAnsi="Poetica" w:cs="Poetica"/>
      <w:sz w:val="24"/>
      <w:szCs w:val="24"/>
    </w:rPr>
  </w:style>
  <w:style w:type="paragraph" w:customStyle="1" w:styleId="CM54">
    <w:name w:val="CM54"/>
    <w:uiPriority w:val="99"/>
    <w:pPr>
      <w:widowControl w:val="0"/>
      <w:autoSpaceDE w:val="0"/>
      <w:autoSpaceDN w:val="0"/>
      <w:adjustRightInd w:val="0"/>
      <w:spacing w:after="1000" w:line="240" w:lineRule="auto"/>
    </w:pPr>
    <w:rPr>
      <w:rFonts w:ascii="Poetica" w:hAnsi="Poetica" w:cs="Poetica"/>
      <w:sz w:val="24"/>
      <w:szCs w:val="24"/>
    </w:rPr>
  </w:style>
  <w:style w:type="paragraph" w:customStyle="1" w:styleId="CM6">
    <w:name w:val="CM6"/>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7">
    <w:name w:val="CM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8">
    <w:name w:val="CM8"/>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M9">
    <w:name w:val="CM9"/>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ode">
    <w:name w:val="code"/>
    <w:uiPriority w:val="99"/>
    <w:pPr>
      <w:widowControl w:val="0"/>
      <w:autoSpaceDE w:val="0"/>
      <w:autoSpaceDN w:val="0"/>
      <w:adjustRightInd w:val="0"/>
      <w:spacing w:after="0" w:line="240" w:lineRule="auto"/>
      <w:jc w:val="center"/>
    </w:pPr>
    <w:rPr>
      <w:rFonts w:ascii="Tamal" w:hAnsi="Tamal" w:cs="Tamal"/>
      <w:b/>
      <w:bCs/>
      <w:vanish/>
      <w:color w:val="000080"/>
      <w:sz w:val="12"/>
      <w:szCs w:val="12"/>
    </w:rPr>
  </w:style>
  <w:style w:type="paragraph" w:customStyle="1" w:styleId="CollectionPara">
    <w:name w:val="Collection: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Tamal" w:hAnsi="Tamal" w:cs="Tamal"/>
      <w:b/>
      <w:bCs/>
      <w:sz w:val="40"/>
      <w:szCs w:val="40"/>
    </w:rPr>
  </w:style>
  <w:style w:type="paragraph" w:customStyle="1" w:styleId="CollectionParaPara">
    <w:name w:val="Collection: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
    <w:name w:val="Collection: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
    <w:name w:val="Collection: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Para">
    <w:name w:val="Collection: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ectionParaParaParaParaParaPara">
    <w:name w:val="Collection:Para: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ierLinks">
    <w:name w:val="Collier Links"/>
    <w:uiPriority w:val="99"/>
    <w:pPr>
      <w:widowControl w:val="0"/>
      <w:autoSpaceDE w:val="0"/>
      <w:autoSpaceDN w:val="0"/>
      <w:adjustRightInd w:val="0"/>
      <w:spacing w:after="180" w:line="240" w:lineRule="auto"/>
      <w:jc w:val="center"/>
    </w:pPr>
    <w:rPr>
      <w:rFonts w:ascii="ScaGoudy" w:hAnsi="ScaGoudy"/>
      <w:color w:val="008000"/>
      <w:sz w:val="24"/>
      <w:szCs w:val="24"/>
    </w:rPr>
  </w:style>
  <w:style w:type="paragraph" w:customStyle="1" w:styleId="Columns">
    <w:name w:val="Columns"/>
    <w:uiPriority w:val="99"/>
    <w:pPr>
      <w:widowControl w:val="0"/>
      <w:tabs>
        <w:tab w:val="left" w:pos="6336"/>
      </w:tabs>
      <w:autoSpaceDE w:val="0"/>
      <w:autoSpaceDN w:val="0"/>
      <w:adjustRightInd w:val="0"/>
      <w:spacing w:after="0" w:line="240" w:lineRule="auto"/>
    </w:pPr>
    <w:rPr>
      <w:rFonts w:ascii="ScaGoudy" w:hAnsi="ScaGoudy"/>
      <w:sz w:val="20"/>
      <w:szCs w:val="20"/>
    </w:rPr>
  </w:style>
  <w:style w:type="paragraph" w:customStyle="1" w:styleId="Columns2">
    <w:name w:val="Columns 2"/>
    <w:uiPriority w:val="99"/>
    <w:pPr>
      <w:widowControl w:val="0"/>
      <w:tabs>
        <w:tab w:val="left" w:pos="7920"/>
      </w:tabs>
      <w:autoSpaceDE w:val="0"/>
      <w:autoSpaceDN w:val="0"/>
      <w:adjustRightInd w:val="0"/>
      <w:spacing w:after="0" w:line="240" w:lineRule="auto"/>
    </w:pPr>
    <w:rPr>
      <w:rFonts w:ascii="Tamal" w:hAnsi="Tamal" w:cs="Tamal"/>
      <w:b/>
      <w:bCs/>
      <w:color w:val="000000"/>
      <w:sz w:val="20"/>
      <w:szCs w:val="20"/>
    </w:rPr>
  </w:style>
  <w:style w:type="paragraph" w:customStyle="1" w:styleId="Columns3">
    <w:name w:val="Columns 3"/>
    <w:uiPriority w:val="99"/>
    <w:pPr>
      <w:widowControl w:val="0"/>
      <w:tabs>
        <w:tab w:val="left" w:pos="2160"/>
      </w:tabs>
      <w:autoSpaceDE w:val="0"/>
      <w:autoSpaceDN w:val="0"/>
      <w:adjustRightInd w:val="0"/>
      <w:spacing w:after="0" w:line="240" w:lineRule="auto"/>
    </w:pPr>
    <w:rPr>
      <w:rFonts w:ascii="ScaGoudy" w:hAnsi="ScaGoudy"/>
      <w:sz w:val="20"/>
      <w:szCs w:val="20"/>
    </w:rPr>
  </w:style>
  <w:style w:type="paragraph" w:customStyle="1" w:styleId="Columnscentered">
    <w:name w:val="Columns centered"/>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Columnscentered3">
    <w:name w:val="Columns centered3"/>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lumnscentered1">
    <w:name w:val="Columns centered1"/>
    <w:uiPriority w:val="99"/>
    <w:pPr>
      <w:widowControl w:val="0"/>
      <w:autoSpaceDE w:val="0"/>
      <w:autoSpaceDN w:val="0"/>
      <w:adjustRightInd w:val="0"/>
      <w:spacing w:after="0" w:line="240" w:lineRule="auto"/>
      <w:jc w:val="center"/>
    </w:pPr>
    <w:rPr>
      <w:rFonts w:ascii="ScaGoudy" w:hAnsi="ScaGoudy"/>
      <w:color w:val="000000"/>
      <w:sz w:val="24"/>
      <w:szCs w:val="24"/>
    </w:rPr>
  </w:style>
  <w:style w:type="paragraph" w:customStyle="1" w:styleId="Columnscentered2">
    <w:name w:val="Columns centered2"/>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m">
    <w:name w:val="com"/>
    <w:uiPriority w:val="99"/>
    <w:pPr>
      <w:widowControl w:val="0"/>
      <w:autoSpaceDE w:val="0"/>
      <w:autoSpaceDN w:val="0"/>
      <w:adjustRightInd w:val="0"/>
      <w:spacing w:after="0" w:line="240" w:lineRule="auto"/>
      <w:jc w:val="both"/>
    </w:pPr>
    <w:rPr>
      <w:rFonts w:ascii="Arial" w:hAnsi="Arial" w:cs="Arial"/>
      <w:b/>
      <w:bCs/>
      <w:sz w:val="36"/>
      <w:szCs w:val="36"/>
    </w:rPr>
  </w:style>
  <w:style w:type="paragraph" w:customStyle="1" w:styleId="Comment">
    <w:name w:val="Comment"/>
    <w:uiPriority w:val="99"/>
    <w:pPr>
      <w:widowControl w:val="0"/>
      <w:autoSpaceDE w:val="0"/>
      <w:autoSpaceDN w:val="0"/>
      <w:adjustRightInd w:val="0"/>
      <w:spacing w:after="227" w:line="240" w:lineRule="auto"/>
    </w:pPr>
    <w:rPr>
      <w:rFonts w:ascii="Times Roman" w:hAnsi="Times Roman" w:cs="Times Roman"/>
      <w:sz w:val="24"/>
      <w:szCs w:val="24"/>
    </w:rPr>
  </w:style>
  <w:style w:type="paragraph" w:customStyle="1" w:styleId="CommentText1">
    <w:name w:val="Comment Text1"/>
    <w:uiPriority w:val="99"/>
    <w:pPr>
      <w:widowControl w:val="0"/>
      <w:autoSpaceDE w:val="0"/>
      <w:autoSpaceDN w:val="0"/>
      <w:adjustRightInd w:val="0"/>
      <w:spacing w:after="0" w:line="240" w:lineRule="auto"/>
    </w:pPr>
    <w:rPr>
      <w:rFonts w:ascii="ScaGoudy" w:hAnsi="ScaGoudy"/>
      <w:sz w:val="20"/>
      <w:szCs w:val="20"/>
    </w:rPr>
  </w:style>
  <w:style w:type="paragraph" w:customStyle="1" w:styleId="CompilationChHeading">
    <w:name w:val="Compilation_Ch_Heading"/>
    <w:uiPriority w:val="99"/>
    <w:pPr>
      <w:widowControl w:val="0"/>
      <w:pBdr>
        <w:top w:val="single" w:sz="24" w:space="2" w:color="800080"/>
        <w:bottom w:val="single" w:sz="2" w:space="2" w:color="800080"/>
      </w:pBdr>
      <w:shd w:val="solid" w:color="008080" w:fill="auto"/>
      <w:autoSpaceDE w:val="0"/>
      <w:autoSpaceDN w:val="0"/>
      <w:adjustRightInd w:val="0"/>
      <w:spacing w:before="180" w:after="180" w:line="240" w:lineRule="auto"/>
      <w:ind w:right="720"/>
      <w:jc w:val="center"/>
    </w:pPr>
    <w:rPr>
      <w:rFonts w:ascii="ScaGoudy" w:hAnsi="ScaGoudy"/>
      <w:b/>
      <w:bCs/>
      <w:color w:val="FFFF00"/>
      <w:sz w:val="36"/>
      <w:szCs w:val="36"/>
    </w:rPr>
  </w:style>
  <w:style w:type="paragraph" w:customStyle="1" w:styleId="CompilationTOC">
    <w:name w:val="Compilation_TOC"/>
    <w:uiPriority w:val="99"/>
    <w:pPr>
      <w:widowControl w:val="0"/>
      <w:pBdr>
        <w:top w:val="single" w:sz="12" w:space="0" w:color="800000"/>
        <w:left w:val="single" w:sz="4" w:space="0" w:color="FF0000"/>
        <w:bottom w:val="single" w:sz="18" w:space="3" w:color="008080"/>
        <w:right w:val="single" w:sz="18" w:space="0" w:color="000000"/>
      </w:pBdr>
      <w:shd w:val="solid" w:color="FFFF00" w:fill="auto"/>
      <w:autoSpaceDE w:val="0"/>
      <w:autoSpaceDN w:val="0"/>
      <w:adjustRightInd w:val="0"/>
      <w:spacing w:before="65" w:after="65" w:line="240" w:lineRule="auto"/>
      <w:ind w:left="360" w:right="720"/>
    </w:pPr>
    <w:rPr>
      <w:rFonts w:ascii="Tamal" w:hAnsi="Tamal" w:cs="Tamal"/>
      <w:b/>
      <w:bCs/>
      <w:color w:val="0000FF"/>
      <w:sz w:val="24"/>
      <w:szCs w:val="24"/>
    </w:rPr>
  </w:style>
  <w:style w:type="paragraph" w:customStyle="1" w:styleId="Contents">
    <w:name w:val="Contents"/>
    <w:uiPriority w:val="99"/>
    <w:pPr>
      <w:widowControl w:val="0"/>
      <w:autoSpaceDE w:val="0"/>
      <w:autoSpaceDN w:val="0"/>
      <w:adjustRightInd w:val="0"/>
      <w:spacing w:after="0" w:line="240" w:lineRule="auto"/>
      <w:ind w:left="360" w:hanging="360"/>
    </w:pPr>
    <w:rPr>
      <w:rFonts w:ascii="ScaGoudy" w:hAnsi="ScaGoudy"/>
      <w:sz w:val="24"/>
      <w:szCs w:val="24"/>
    </w:rPr>
  </w:style>
  <w:style w:type="paragraph" w:customStyle="1" w:styleId="Contents3">
    <w:name w:val="Contents3"/>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1">
    <w:name w:val="Contents1"/>
    <w:uiPriority w:val="99"/>
    <w:pPr>
      <w:widowControl w:val="0"/>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2">
    <w:name w:val="Contents2"/>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BookPara">
    <w:name w:val="ContentsBook: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
    <w:name w:val="ContentsBook: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
    <w:name w:val="ContentsBook: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
    <w:name w:val="ContentsBook: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
    <w:name w:val="ContentsBook: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Para">
    <w:name w:val="ContentsBook:Para: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SecondLevel">
    <w:name w:val="Contents Second Level"/>
    <w:uiPriority w:val="99"/>
    <w:pPr>
      <w:widowControl w:val="0"/>
      <w:autoSpaceDE w:val="0"/>
      <w:autoSpaceDN w:val="0"/>
      <w:adjustRightInd w:val="0"/>
      <w:spacing w:after="0" w:line="240" w:lineRule="auto"/>
      <w:ind w:left="576"/>
    </w:pPr>
    <w:rPr>
      <w:rFonts w:ascii="ScaTimes" w:hAnsi="ScaTimes" w:cs="ScaTimes"/>
      <w:color w:val="800000"/>
      <w:sz w:val="24"/>
      <w:szCs w:val="24"/>
    </w:rPr>
  </w:style>
  <w:style w:type="paragraph" w:customStyle="1" w:styleId="contentstabbed">
    <w:name w:val="contents tabbed"/>
    <w:uiPriority w:val="99"/>
    <w:pPr>
      <w:widowControl w:val="0"/>
      <w:tabs>
        <w:tab w:val="left" w:pos="4680"/>
        <w:tab w:val="left" w:pos="5845"/>
        <w:tab w:val="decimal" w:pos="6912"/>
      </w:tabs>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tabbed3">
    <w:name w:val="contents tabbed3"/>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entstabbed1">
    <w:name w:val="contents tabbed1"/>
    <w:uiPriority w:val="99"/>
    <w:pPr>
      <w:widowControl w:val="0"/>
      <w:tabs>
        <w:tab w:val="left" w:pos="4680"/>
        <w:tab w:val="left" w:pos="5845"/>
        <w:tab w:val="decimal" w:pos="6912"/>
      </w:tabs>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tabbed2">
    <w:name w:val="contents tabbed2"/>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inuedon">
    <w:name w:val="continued on"/>
    <w:uiPriority w:val="99"/>
    <w:pPr>
      <w:widowControl w:val="0"/>
      <w:tabs>
        <w:tab w:val="left" w:pos="240"/>
      </w:tabs>
      <w:autoSpaceDE w:val="0"/>
      <w:autoSpaceDN w:val="0"/>
      <w:adjustRightInd w:val="0"/>
      <w:spacing w:before="170" w:after="0" w:line="240" w:lineRule="auto"/>
      <w:ind w:left="283" w:hanging="283"/>
      <w:jc w:val="right"/>
    </w:pPr>
    <w:rPr>
      <w:rFonts w:ascii="Sanskrit-Palatino" w:hAnsi="Sanskrit-Palatino" w:cs="Sanskrit-Palatino"/>
      <w:b/>
      <w:bCs/>
      <w:i/>
      <w:iCs/>
      <w:color w:val="000000"/>
      <w:sz w:val="16"/>
      <w:szCs w:val="16"/>
    </w:rPr>
  </w:style>
  <w:style w:type="paragraph" w:customStyle="1" w:styleId="Contslug">
    <w:name w:val="Cont. slug"/>
    <w:uiPriority w:val="99"/>
    <w:pPr>
      <w:widowControl w:val="0"/>
      <w:tabs>
        <w:tab w:val="left" w:pos="240"/>
      </w:tabs>
      <w:autoSpaceDE w:val="0"/>
      <w:autoSpaceDN w:val="0"/>
      <w:adjustRightInd w:val="0"/>
      <w:spacing w:after="0" w:line="240" w:lineRule="auto"/>
    </w:pPr>
    <w:rPr>
      <w:rFonts w:ascii="Bhaskar" w:hAnsi="Bhaskar" w:cs="Bhaskar"/>
      <w:sz w:val="30"/>
      <w:szCs w:val="30"/>
    </w:rPr>
  </w:style>
  <w:style w:type="paragraph" w:customStyle="1" w:styleId="ContTitle">
    <w:name w:val="Cont. Title"/>
    <w:uiPriority w:val="99"/>
    <w:pPr>
      <w:widowControl w:val="0"/>
      <w:autoSpaceDE w:val="0"/>
      <w:autoSpaceDN w:val="0"/>
      <w:adjustRightInd w:val="0"/>
      <w:spacing w:after="0" w:line="240" w:lineRule="auto"/>
    </w:pPr>
    <w:rPr>
      <w:rFonts w:ascii="Bhaskar" w:hAnsi="Bhaskar" w:cs="Bhaskar"/>
      <w:b/>
      <w:bCs/>
      <w:sz w:val="30"/>
      <w:szCs w:val="30"/>
    </w:rPr>
  </w:style>
  <w:style w:type="paragraph" w:customStyle="1" w:styleId="Convcode">
    <w:name w:val="Conv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Conversation">
    <w:name w:val="Conversation"/>
    <w:uiPriority w:val="99"/>
    <w:pPr>
      <w:widowControl w:val="0"/>
      <w:autoSpaceDE w:val="0"/>
      <w:autoSpaceDN w:val="0"/>
      <w:adjustRightInd w:val="0"/>
      <w:spacing w:after="0" w:line="240" w:lineRule="auto"/>
    </w:pPr>
    <w:rPr>
      <w:rFonts w:ascii="ScaGoudy" w:hAnsi="ScaGoudy"/>
      <w:sz w:val="24"/>
      <w:szCs w:val="24"/>
    </w:rPr>
  </w:style>
  <w:style w:type="paragraph" w:customStyle="1" w:styleId="Conversation3">
    <w:name w:val="Conversation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ersation1">
    <w:name w:val="Conversation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onversation2">
    <w:name w:val="Conversation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Header">
    <w:name w:val="Conv Header"/>
    <w:uiPriority w:val="99"/>
    <w:pPr>
      <w:widowControl w:val="0"/>
      <w:pBdr>
        <w:top w:val="single" w:sz="12" w:space="2" w:color="000000"/>
        <w:bottom w:val="single" w:sz="12" w:space="2" w:color="000000"/>
      </w:pBdr>
      <w:shd w:val="solid" w:color="00FFFF" w:fill="auto"/>
      <w:autoSpaceDE w:val="0"/>
      <w:autoSpaceDN w:val="0"/>
      <w:adjustRightInd w:val="0"/>
      <w:spacing w:before="180" w:after="360" w:line="240" w:lineRule="auto"/>
      <w:jc w:val="center"/>
    </w:pPr>
    <w:rPr>
      <w:rFonts w:ascii="Tamal" w:hAnsi="Tamal" w:cs="Tamal"/>
      <w:b/>
      <w:bCs/>
      <w:color w:val="000000"/>
      <w:sz w:val="24"/>
      <w:szCs w:val="24"/>
    </w:rPr>
  </w:style>
  <w:style w:type="paragraph" w:customStyle="1" w:styleId="CookingPrepBottomBorder">
    <w:name w:val="Cooking Prep Bottom Border"/>
    <w:uiPriority w:val="99"/>
    <w:pPr>
      <w:widowControl w:val="0"/>
      <w:pBdr>
        <w:top w:val="single" w:sz="5" w:space="0" w:color="000000"/>
        <w:left w:val="single" w:sz="5" w:space="0" w:color="000000"/>
        <w:bottom w:val="single" w:sz="24" w:space="0" w:color="808080"/>
        <w:right w:val="single" w:sz="24" w:space="0" w:color="808080"/>
      </w:pBdr>
      <w:shd w:val="solid" w:color="0000FF" w:fill="auto"/>
      <w:tabs>
        <w:tab w:val="left" w:pos="1440"/>
        <w:tab w:val="left" w:pos="2880"/>
      </w:tabs>
      <w:autoSpaceDE w:val="0"/>
      <w:autoSpaceDN w:val="0"/>
      <w:adjustRightInd w:val="0"/>
      <w:spacing w:after="360" w:line="240" w:lineRule="auto"/>
      <w:ind w:left="720" w:right="720"/>
    </w:pPr>
    <w:rPr>
      <w:rFonts w:ascii="ScaGoudy" w:hAnsi="ScaGoudy"/>
      <w:color w:val="FFFF00"/>
      <w:sz w:val="24"/>
      <w:szCs w:val="24"/>
    </w:rPr>
  </w:style>
  <w:style w:type="paragraph" w:customStyle="1" w:styleId="CookingPrepEtc">
    <w:name w:val="Cooking_Prep_Etc"/>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Goudy" w:hAnsi="ScaGoudy"/>
      <w:b/>
      <w:bCs/>
      <w:color w:val="FFFF00"/>
      <w:sz w:val="24"/>
      <w:szCs w:val="24"/>
    </w:rPr>
  </w:style>
  <w:style w:type="paragraph" w:customStyle="1" w:styleId="Credits">
    <w:name w:val="Credits"/>
    <w:uiPriority w:val="99"/>
    <w:pPr>
      <w:widowControl w:val="0"/>
      <w:tabs>
        <w:tab w:val="left" w:pos="240"/>
      </w:tabs>
      <w:autoSpaceDE w:val="0"/>
      <w:autoSpaceDN w:val="0"/>
      <w:adjustRightInd w:val="0"/>
      <w:spacing w:after="0" w:line="240" w:lineRule="auto"/>
      <w:jc w:val="center"/>
    </w:pPr>
    <w:rPr>
      <w:rFonts w:ascii="Tamalten" w:hAnsi="Tamalten" w:cs="Tamalten"/>
      <w:color w:val="000000"/>
      <w:sz w:val="10"/>
      <w:szCs w:val="10"/>
    </w:rPr>
  </w:style>
  <w:style w:type="paragraph" w:customStyle="1" w:styleId="Crono">
    <w:name w:val="Crono"/>
    <w:uiPriority w:val="99"/>
    <w:pPr>
      <w:widowControl w:val="0"/>
      <w:tabs>
        <w:tab w:val="left" w:pos="1440"/>
      </w:tabs>
      <w:autoSpaceDE w:val="0"/>
      <w:autoSpaceDN w:val="0"/>
      <w:adjustRightInd w:val="0"/>
      <w:spacing w:after="0" w:line="240" w:lineRule="auto"/>
      <w:ind w:left="1440" w:hanging="1440"/>
      <w:jc w:val="both"/>
    </w:pPr>
    <w:rPr>
      <w:rFonts w:ascii="ScaGoudy" w:hAnsi="ScaGoudy"/>
      <w:sz w:val="24"/>
      <w:szCs w:val="24"/>
    </w:rPr>
  </w:style>
  <w:style w:type="paragraph" w:customStyle="1" w:styleId="Crono3">
    <w:name w:val="Crono3"/>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Crono1">
    <w:name w:val="Crono1"/>
    <w:uiPriority w:val="99"/>
    <w:pPr>
      <w:widowControl w:val="0"/>
      <w:tabs>
        <w:tab w:val="left" w:pos="1440"/>
      </w:tabs>
      <w:autoSpaceDE w:val="0"/>
      <w:autoSpaceDN w:val="0"/>
      <w:adjustRightInd w:val="0"/>
      <w:spacing w:after="0" w:line="240" w:lineRule="auto"/>
      <w:ind w:left="1440" w:hanging="1440"/>
    </w:pPr>
    <w:rPr>
      <w:rFonts w:ascii="ScaGoudy" w:hAnsi="ScaGoudy"/>
      <w:color w:val="000000"/>
      <w:sz w:val="24"/>
      <w:szCs w:val="24"/>
    </w:rPr>
  </w:style>
  <w:style w:type="paragraph" w:customStyle="1" w:styleId="Crono2">
    <w:name w:val="Crono2"/>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styleId="Date">
    <w:name w:val="Date"/>
    <w:basedOn w:val="Normal"/>
    <w:next w:val="Normal"/>
    <w:link w:val="DateChar"/>
    <w:uiPriority w:val="99"/>
    <w:pPr>
      <w:spacing w:before="0" w:after="0"/>
      <w:ind w:firstLine="0"/>
      <w:jc w:val="both"/>
    </w:pPr>
    <w:rPr>
      <w:rFonts w:cstheme="minorBidi"/>
      <w:sz w:val="24"/>
      <w:szCs w:val="24"/>
    </w:rPr>
  </w:style>
  <w:style w:type="character" w:customStyle="1" w:styleId="DateChar">
    <w:name w:val="Date Char"/>
    <w:basedOn w:val="DefaultParagraphFont"/>
    <w:link w:val="Date"/>
    <w:uiPriority w:val="99"/>
    <w:rPr>
      <w:rFonts w:ascii="Rama Garamond Plus" w:hAnsi="Rama Garamond Plus" w:cs="Rama Garamond Plus"/>
      <w:color w:val="000000"/>
      <w:sz w:val="20"/>
      <w:szCs w:val="20"/>
    </w:rPr>
  </w:style>
  <w:style w:type="paragraph" w:customStyle="1" w:styleId="Dates">
    <w:name w:val="Dates"/>
    <w:uiPriority w:val="99"/>
    <w:pPr>
      <w:widowControl w:val="0"/>
      <w:autoSpaceDE w:val="0"/>
      <w:autoSpaceDN w:val="0"/>
      <w:adjustRightInd w:val="0"/>
      <w:spacing w:after="0" w:line="240" w:lineRule="auto"/>
    </w:pPr>
    <w:rPr>
      <w:rFonts w:ascii="ScaGoudy" w:hAnsi="ScaGoudy"/>
      <w:b/>
      <w:bCs/>
      <w:color w:val="000000"/>
    </w:rPr>
  </w:style>
  <w:style w:type="paragraph" w:customStyle="1" w:styleId="Dear">
    <w:name w:val="Dear"/>
    <w:uiPriority w:val="99"/>
    <w:pPr>
      <w:widowControl w:val="0"/>
      <w:autoSpaceDE w:val="0"/>
      <w:autoSpaceDN w:val="0"/>
      <w:adjustRightInd w:val="0"/>
      <w:spacing w:after="180" w:line="240" w:lineRule="auto"/>
    </w:pPr>
    <w:rPr>
      <w:rFonts w:ascii="ScaGoudy" w:hAnsi="ScaGoudy"/>
      <w:sz w:val="24"/>
      <w:szCs w:val="24"/>
    </w:rPr>
  </w:style>
  <w:style w:type="paragraph" w:customStyle="1" w:styleId="Dear3">
    <w:name w:val="Dear3"/>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ar1">
    <w:name w:val="Dear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Dear2">
    <w:name w:val="Dear2"/>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fault">
    <w:name w:val="Default"/>
    <w:uiPriority w:val="99"/>
    <w:pPr>
      <w:widowControl w:val="0"/>
      <w:autoSpaceDE w:val="0"/>
      <w:autoSpaceDN w:val="0"/>
      <w:adjustRightInd w:val="0"/>
      <w:spacing w:after="0" w:line="240" w:lineRule="auto"/>
    </w:pPr>
    <w:rPr>
      <w:rFonts w:ascii="Poetica" w:hAnsi="Poetica" w:cs="Poetica"/>
      <w:color w:val="000000"/>
      <w:sz w:val="24"/>
      <w:szCs w:val="24"/>
    </w:rPr>
  </w:style>
  <w:style w:type="paragraph" w:customStyle="1" w:styleId="DefaultStyle">
    <w:name w:val="Default Style"/>
    <w:uiPriority w:val="99"/>
    <w:pPr>
      <w:widowControl w:val="0"/>
      <w:autoSpaceDE w:val="0"/>
      <w:autoSpaceDN w:val="0"/>
      <w:adjustRightInd w:val="0"/>
      <w:spacing w:after="227" w:line="275" w:lineRule="auto"/>
    </w:pPr>
    <w:rPr>
      <w:rFonts w:ascii="Times New Roman" w:hAnsi="Times New Roman" w:cs="Times New Roman"/>
      <w:sz w:val="20"/>
      <w:szCs w:val="20"/>
    </w:rPr>
  </w:style>
  <w:style w:type="paragraph" w:customStyle="1" w:styleId="DeityBookChantList">
    <w:name w:val="Deity_Book_Chant_List"/>
    <w:uiPriority w:val="99"/>
    <w:pPr>
      <w:widowControl w:val="0"/>
      <w:pBdr>
        <w:top w:val="single" w:sz="5" w:space="7" w:color="000000"/>
        <w:left w:val="single" w:sz="5" w:space="7" w:color="000000"/>
        <w:bottom w:val="single" w:sz="5" w:space="7" w:color="000000"/>
        <w:right w:val="single" w:sz="5" w:space="7" w:color="000000"/>
      </w:pBdr>
      <w:autoSpaceDE w:val="0"/>
      <w:autoSpaceDN w:val="0"/>
      <w:adjustRightInd w:val="0"/>
      <w:spacing w:before="180" w:after="360" w:line="240" w:lineRule="auto"/>
      <w:ind w:left="720" w:right="720"/>
    </w:pPr>
    <w:rPr>
      <w:rFonts w:ascii="ScaGoudy" w:hAnsi="ScaGoudy"/>
      <w:i/>
      <w:iCs/>
      <w:sz w:val="24"/>
      <w:szCs w:val="24"/>
    </w:rPr>
  </w:style>
  <w:style w:type="paragraph" w:customStyle="1" w:styleId="DeityBookSubHeadings">
    <w:name w:val="Deity_Book_SubHeadings"/>
    <w:uiPriority w:val="99"/>
    <w:pPr>
      <w:widowControl w:val="0"/>
      <w:pBdr>
        <w:top w:val="single" w:sz="12" w:space="2" w:color="000080"/>
        <w:bottom w:val="single" w:sz="12" w:space="2" w:color="000080"/>
      </w:pBdr>
      <w:shd w:val="solid" w:color="00FFFF" w:fill="auto"/>
      <w:autoSpaceDE w:val="0"/>
      <w:autoSpaceDN w:val="0"/>
      <w:adjustRightInd w:val="0"/>
      <w:spacing w:before="180" w:after="180" w:line="240" w:lineRule="auto"/>
      <w:jc w:val="center"/>
    </w:pPr>
    <w:rPr>
      <w:rFonts w:ascii="ScaGoudy" w:hAnsi="ScaGoudy"/>
      <w:b/>
      <w:bCs/>
      <w:color w:val="800000"/>
      <w:sz w:val="36"/>
      <w:szCs w:val="36"/>
    </w:rPr>
  </w:style>
  <w:style w:type="paragraph" w:customStyle="1" w:styleId="DeityBookTranslation">
    <w:name w:val="Deity_Book_Translation"/>
    <w:uiPriority w:val="99"/>
    <w:pPr>
      <w:widowControl w:val="0"/>
      <w:autoSpaceDE w:val="0"/>
      <w:autoSpaceDN w:val="0"/>
      <w:adjustRightInd w:val="0"/>
      <w:spacing w:after="266" w:line="240" w:lineRule="auto"/>
      <w:ind w:left="1080" w:right="1080"/>
      <w:jc w:val="both"/>
    </w:pPr>
    <w:rPr>
      <w:rFonts w:ascii="ScaGoudy" w:hAnsi="ScaGoudy"/>
      <w:b/>
      <w:bCs/>
      <w:sz w:val="24"/>
      <w:szCs w:val="24"/>
    </w:rPr>
  </w:style>
  <w:style w:type="paragraph" w:customStyle="1" w:styleId="DeityBookVerse">
    <w:name w:val="Deity_Book_Verse"/>
    <w:uiPriority w:val="99"/>
    <w:pPr>
      <w:widowControl w:val="0"/>
      <w:pBdr>
        <w:top w:val="single" w:sz="5" w:space="3" w:color="808000"/>
        <w:left w:val="single" w:sz="5" w:space="3" w:color="808000"/>
        <w:bottom w:val="single" w:sz="12" w:space="3" w:color="800000"/>
        <w:right w:val="single" w:sz="12" w:space="3" w:color="800000"/>
      </w:pBdr>
      <w:autoSpaceDE w:val="0"/>
      <w:autoSpaceDN w:val="0"/>
      <w:adjustRightInd w:val="0"/>
      <w:spacing w:before="180" w:after="180" w:line="240" w:lineRule="auto"/>
      <w:ind w:left="1440" w:right="1440"/>
      <w:jc w:val="center"/>
    </w:pPr>
    <w:rPr>
      <w:rFonts w:ascii="ScaGoudy" w:hAnsi="ScaGoudy"/>
      <w:i/>
      <w:iCs/>
      <w:sz w:val="24"/>
      <w:szCs w:val="24"/>
    </w:rPr>
  </w:style>
  <w:style w:type="paragraph" w:customStyle="1" w:styleId="DeityBookVerses">
    <w:name w:val="Deity_Book_Verses"/>
    <w:uiPriority w:val="99"/>
    <w:pPr>
      <w:widowControl w:val="0"/>
      <w:pBdr>
        <w:top w:val="single" w:sz="5" w:space="2" w:color="FF0000"/>
        <w:left w:val="single" w:sz="5" w:space="2" w:color="FF0000"/>
        <w:bottom w:val="single" w:sz="5" w:space="7" w:color="FF0000"/>
        <w:right w:val="single" w:sz="5" w:space="7" w:color="FF0000"/>
      </w:pBdr>
      <w:shd w:val="solid" w:color="FFFF00" w:fill="auto"/>
      <w:autoSpaceDE w:val="0"/>
      <w:autoSpaceDN w:val="0"/>
      <w:adjustRightInd w:val="0"/>
      <w:spacing w:before="180" w:after="180" w:line="240" w:lineRule="auto"/>
      <w:ind w:left="720" w:right="720"/>
      <w:jc w:val="center"/>
    </w:pPr>
    <w:rPr>
      <w:rFonts w:ascii="ScaGoudy" w:hAnsi="ScaGoudy"/>
      <w:i/>
      <w:iCs/>
      <w:sz w:val="24"/>
      <w:szCs w:val="24"/>
    </w:rPr>
  </w:style>
  <w:style w:type="paragraph" w:customStyle="1" w:styleId="DeityHeadingChapter">
    <w:name w:val="Deity_Heading_Chapter"/>
    <w:uiPriority w:val="99"/>
    <w:pPr>
      <w:widowControl w:val="0"/>
      <w:pBdr>
        <w:top w:val="single" w:sz="36" w:space="7" w:color="FF0000"/>
        <w:bottom w:val="single" w:sz="36" w:space="7" w:color="FF0000"/>
      </w:pBdr>
      <w:autoSpaceDE w:val="0"/>
      <w:autoSpaceDN w:val="0"/>
      <w:adjustRightInd w:val="0"/>
      <w:spacing w:before="180" w:after="180" w:line="240" w:lineRule="auto"/>
      <w:ind w:left="720" w:right="720"/>
      <w:jc w:val="center"/>
    </w:pPr>
    <w:rPr>
      <w:rFonts w:ascii="ScaGoudy" w:hAnsi="ScaGoudy"/>
      <w:b/>
      <w:bCs/>
      <w:sz w:val="40"/>
      <w:szCs w:val="40"/>
    </w:rPr>
  </w:style>
  <w:style w:type="paragraph" w:customStyle="1" w:styleId="DeityHeadingVerseNumber">
    <w:name w:val="Deity_Heading_VerseNumber"/>
    <w:uiPriority w:val="99"/>
    <w:pPr>
      <w:widowControl w:val="0"/>
      <w:pBdr>
        <w:top w:val="single" w:sz="18" w:space="7" w:color="800080"/>
        <w:bottom w:val="single" w:sz="18" w:space="7" w:color="800080"/>
      </w:pBdr>
      <w:shd w:val="solid" w:color="00FFFF" w:fill="auto"/>
      <w:autoSpaceDE w:val="0"/>
      <w:autoSpaceDN w:val="0"/>
      <w:adjustRightInd w:val="0"/>
      <w:spacing w:before="180" w:after="180" w:line="240" w:lineRule="auto"/>
      <w:ind w:left="720" w:right="720"/>
      <w:jc w:val="center"/>
    </w:pPr>
    <w:rPr>
      <w:rFonts w:ascii="ScaGoudy" w:hAnsi="ScaGoudy"/>
      <w:b/>
      <w:bCs/>
      <w:sz w:val="36"/>
      <w:szCs w:val="36"/>
    </w:rPr>
  </w:style>
  <w:style w:type="paragraph" w:customStyle="1" w:styleId="DeityHeadingVerseSection">
    <w:name w:val="Deity_Heading_VerseSection"/>
    <w:uiPriority w:val="99"/>
    <w:pPr>
      <w:widowControl w:val="0"/>
      <w:pBdr>
        <w:top w:val="single" w:sz="12" w:space="7" w:color="000000"/>
        <w:left w:val="single" w:sz="12" w:space="0" w:color="000000"/>
        <w:bottom w:val="single" w:sz="24" w:space="7" w:color="008000"/>
        <w:right w:val="single" w:sz="24" w:space="0" w:color="008000"/>
      </w:pBdr>
      <w:shd w:val="solid" w:color="FFFF00" w:fill="auto"/>
      <w:autoSpaceDE w:val="0"/>
      <w:autoSpaceDN w:val="0"/>
      <w:adjustRightInd w:val="0"/>
      <w:spacing w:before="180" w:after="180" w:line="240" w:lineRule="auto"/>
      <w:ind w:left="720" w:right="720"/>
      <w:jc w:val="center"/>
    </w:pPr>
    <w:rPr>
      <w:rFonts w:ascii="ScaGoudy" w:hAnsi="ScaGoudy"/>
      <w:b/>
      <w:bCs/>
      <w:sz w:val="32"/>
      <w:szCs w:val="32"/>
    </w:rPr>
  </w:style>
  <w:style w:type="paragraph" w:customStyle="1" w:styleId="DeityHeadingVerseText">
    <w:name w:val="Deity_Heading_VerseText"/>
    <w:uiPriority w:val="99"/>
    <w:pPr>
      <w:widowControl w:val="0"/>
      <w:pBdr>
        <w:left w:val="single" w:sz="18" w:space="4" w:color="008000"/>
        <w:bottom w:val="single" w:sz="24" w:space="4" w:color="800000"/>
      </w:pBdr>
      <w:shd w:val="solid" w:color="00FF00" w:fill="auto"/>
      <w:autoSpaceDE w:val="0"/>
      <w:autoSpaceDN w:val="0"/>
      <w:adjustRightInd w:val="0"/>
      <w:spacing w:before="180" w:after="180" w:line="240" w:lineRule="auto"/>
      <w:ind w:left="720" w:right="720"/>
    </w:pPr>
    <w:rPr>
      <w:rFonts w:ascii="ScaGoudy" w:hAnsi="ScaGoudy"/>
      <w:b/>
      <w:bCs/>
      <w:sz w:val="24"/>
      <w:szCs w:val="24"/>
    </w:rPr>
  </w:style>
  <w:style w:type="paragraph" w:customStyle="1" w:styleId="DeityTOCChapters">
    <w:name w:val="Deity_TOC_Chapters"/>
    <w:uiPriority w:val="99"/>
    <w:pPr>
      <w:widowControl w:val="0"/>
      <w:shd w:val="solid" w:color="008080" w:fill="auto"/>
      <w:autoSpaceDE w:val="0"/>
      <w:autoSpaceDN w:val="0"/>
      <w:adjustRightInd w:val="0"/>
      <w:spacing w:after="0" w:line="240" w:lineRule="auto"/>
    </w:pPr>
    <w:rPr>
      <w:rFonts w:ascii="ScaGoudy" w:hAnsi="ScaGoudy"/>
      <w:b/>
      <w:bCs/>
      <w:color w:val="FFFF00"/>
      <w:sz w:val="32"/>
      <w:szCs w:val="32"/>
    </w:rPr>
  </w:style>
  <w:style w:type="paragraph" w:customStyle="1" w:styleId="DeityTOCVerseNumber">
    <w:name w:val="Deity_TOC_VerseNumber"/>
    <w:uiPriority w:val="99"/>
    <w:pPr>
      <w:widowControl w:val="0"/>
      <w:shd w:val="solid" w:color="808080" w:fill="auto"/>
      <w:autoSpaceDE w:val="0"/>
      <w:autoSpaceDN w:val="0"/>
      <w:adjustRightInd w:val="0"/>
      <w:spacing w:after="0" w:line="240" w:lineRule="auto"/>
      <w:jc w:val="both"/>
    </w:pPr>
    <w:rPr>
      <w:rFonts w:ascii="ScaGoudy" w:hAnsi="ScaGoudy"/>
      <w:b/>
      <w:bCs/>
      <w:color w:val="FFFF00"/>
      <w:sz w:val="24"/>
      <w:szCs w:val="24"/>
    </w:rPr>
  </w:style>
  <w:style w:type="paragraph" w:customStyle="1" w:styleId="DeityTOCVerseSection">
    <w:name w:val="Deity_TOC_VerseSection"/>
    <w:uiPriority w:val="99"/>
    <w:pPr>
      <w:widowControl w:val="0"/>
      <w:shd w:val="solid" w:color="00FF00" w:fill="auto"/>
      <w:autoSpaceDE w:val="0"/>
      <w:autoSpaceDN w:val="0"/>
      <w:adjustRightInd w:val="0"/>
      <w:spacing w:before="72" w:after="14" w:line="240" w:lineRule="auto"/>
    </w:pPr>
    <w:rPr>
      <w:rFonts w:ascii="ScaGoudy" w:hAnsi="ScaGoudy"/>
      <w:b/>
      <w:bCs/>
      <w:color w:val="000000"/>
      <w:sz w:val="24"/>
      <w:szCs w:val="24"/>
    </w:rPr>
  </w:style>
  <w:style w:type="paragraph" w:customStyle="1" w:styleId="DeityTOCVerseText">
    <w:name w:val="Deity_TOC_VerseText"/>
    <w:uiPriority w:val="99"/>
    <w:pPr>
      <w:widowControl w:val="0"/>
      <w:shd w:val="solid" w:color="000000" w:fill="auto"/>
      <w:autoSpaceDE w:val="0"/>
      <w:autoSpaceDN w:val="0"/>
      <w:adjustRightInd w:val="0"/>
      <w:spacing w:after="0" w:line="240" w:lineRule="auto"/>
      <w:ind w:left="720" w:right="720"/>
    </w:pPr>
    <w:rPr>
      <w:rFonts w:ascii="ScaGoudy" w:hAnsi="ScaGoudy"/>
      <w:sz w:val="20"/>
      <w:szCs w:val="20"/>
    </w:rPr>
  </w:style>
  <w:style w:type="paragraph" w:customStyle="1" w:styleId="dentChar">
    <w:name w:val="dent Char"/>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Devanagari">
    <w:name w:val="Devanagari"/>
    <w:uiPriority w:val="99"/>
    <w:pPr>
      <w:widowControl w:val="0"/>
      <w:autoSpaceDE w:val="0"/>
      <w:autoSpaceDN w:val="0"/>
      <w:adjustRightInd w:val="0"/>
      <w:spacing w:after="360" w:line="240" w:lineRule="auto"/>
      <w:jc w:val="center"/>
    </w:pPr>
    <w:rPr>
      <w:rFonts w:ascii="Indevr" w:hAnsi="Indevr" w:cs="Indevr"/>
      <w:color w:val="800000"/>
      <w:sz w:val="24"/>
      <w:szCs w:val="24"/>
    </w:rPr>
  </w:style>
  <w:style w:type="paragraph" w:customStyle="1" w:styleId="Devanagari3">
    <w:name w:val="Devanagari3"/>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1">
    <w:name w:val="Devanagari1"/>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2">
    <w:name w:val="Devanagari2"/>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bb">
    <w:name w:val="Devanagari bb"/>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2">
    <w:name w:val="Devanagari bb2"/>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1">
    <w:name w:val="Devanagari bb1"/>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rm">
    <w:name w:val="dev-rm"/>
    <w:uiPriority w:val="99"/>
    <w:pPr>
      <w:widowControl w:val="0"/>
      <w:autoSpaceDE w:val="0"/>
      <w:autoSpaceDN w:val="0"/>
      <w:adjustRightInd w:val="0"/>
      <w:spacing w:after="360" w:line="240" w:lineRule="auto"/>
      <w:jc w:val="center"/>
    </w:pPr>
    <w:rPr>
      <w:rFonts w:ascii="RM Devanagari" w:hAnsi="RM Devanagari" w:cs="RM Devanagari"/>
      <w:color w:val="800000"/>
      <w:sz w:val="24"/>
      <w:szCs w:val="24"/>
    </w:rPr>
  </w:style>
  <w:style w:type="paragraph" w:customStyle="1" w:styleId="Dictionary">
    <w:name w:val="Dictionary"/>
    <w:uiPriority w:val="99"/>
    <w:pPr>
      <w:widowControl w:val="0"/>
      <w:autoSpaceDE w:val="0"/>
      <w:autoSpaceDN w:val="0"/>
      <w:adjustRightInd w:val="0"/>
      <w:spacing w:after="0" w:line="360" w:lineRule="auto"/>
      <w:ind w:left="432" w:hanging="432"/>
      <w:jc w:val="both"/>
    </w:pPr>
    <w:rPr>
      <w:rFonts w:ascii="Times New Roman" w:hAnsi="Times New Roman" w:cs="Times New Roman"/>
      <w:b/>
      <w:bCs/>
      <w:sz w:val="24"/>
      <w:szCs w:val="24"/>
    </w:rPr>
  </w:style>
  <w:style w:type="paragraph" w:customStyle="1" w:styleId="Display">
    <w:name w:val="Display"/>
    <w:uiPriority w:val="99"/>
    <w:pPr>
      <w:widowControl w:val="0"/>
      <w:autoSpaceDE w:val="0"/>
      <w:autoSpaceDN w:val="0"/>
      <w:adjustRightInd w:val="0"/>
      <w:spacing w:before="120" w:after="120" w:line="240" w:lineRule="auto"/>
      <w:ind w:left="709" w:right="709"/>
      <w:jc w:val="both"/>
    </w:pPr>
    <w:rPr>
      <w:rFonts w:ascii="Tamal" w:hAnsi="Tamal" w:cs="Tamal"/>
      <w:sz w:val="20"/>
      <w:szCs w:val="20"/>
    </w:rPr>
  </w:style>
  <w:style w:type="paragraph" w:customStyle="1" w:styleId="division">
    <w:name w:val="division"/>
    <w:uiPriority w:val="99"/>
    <w:pPr>
      <w:widowControl w:val="0"/>
      <w:autoSpaceDE w:val="0"/>
      <w:autoSpaceDN w:val="0"/>
      <w:adjustRightInd w:val="0"/>
      <w:spacing w:after="0" w:line="240" w:lineRule="auto"/>
      <w:jc w:val="right"/>
    </w:pPr>
    <w:rPr>
      <w:rFonts w:ascii="ScaGoudy" w:hAnsi="ScaGoudy"/>
      <w:i/>
      <w:iCs/>
      <w:sz w:val="32"/>
      <w:szCs w:val="32"/>
    </w:rPr>
  </w:style>
  <w:style w:type="paragraph" w:customStyle="1" w:styleId="Division1">
    <w:name w:val="Division 1"/>
    <w:uiPriority w:val="99"/>
    <w:pPr>
      <w:keepNext/>
      <w:widowControl w:val="0"/>
      <w:pBdr>
        <w:top w:val="single" w:sz="6" w:space="1" w:color="000080"/>
        <w:left w:val="single" w:sz="6" w:space="1" w:color="000080"/>
        <w:bottom w:val="single" w:sz="6" w:space="1" w:color="000080"/>
        <w:right w:val="single" w:sz="6" w:space="1" w:color="000080"/>
      </w:pBdr>
      <w:shd w:val="solid" w:color="FFFF00" w:fill="auto"/>
      <w:autoSpaceDE w:val="0"/>
      <w:autoSpaceDN w:val="0"/>
      <w:adjustRightInd w:val="0"/>
      <w:spacing w:before="240" w:after="0" w:line="240" w:lineRule="auto"/>
      <w:jc w:val="center"/>
    </w:pPr>
    <w:rPr>
      <w:rFonts w:ascii="Tamal" w:hAnsi="Tamal" w:cs="Tamal"/>
      <w:b/>
      <w:bCs/>
      <w:sz w:val="24"/>
      <w:szCs w:val="24"/>
    </w:rPr>
  </w:style>
  <w:style w:type="paragraph" w:customStyle="1" w:styleId="Division3">
    <w:name w:val="Division 3"/>
    <w:uiPriority w:val="99"/>
    <w:pPr>
      <w:keepNext/>
      <w:widowControl w:val="0"/>
      <w:autoSpaceDE w:val="0"/>
      <w:autoSpaceDN w:val="0"/>
      <w:adjustRightInd w:val="0"/>
      <w:spacing w:before="240" w:after="0" w:line="240" w:lineRule="auto"/>
      <w:jc w:val="center"/>
    </w:pPr>
    <w:rPr>
      <w:rFonts w:ascii="Tamal" w:hAnsi="Tamal" w:cs="Tamal"/>
      <w:sz w:val="36"/>
      <w:szCs w:val="36"/>
      <w:u w:val="single"/>
    </w:rPr>
  </w:style>
  <w:style w:type="paragraph" w:styleId="DocumentMap">
    <w:name w:val="Document Map"/>
    <w:basedOn w:val="Normal"/>
    <w:link w:val="DocumentMapChar"/>
    <w:uiPriority w:val="99"/>
    <w:pPr>
      <w:shd w:val="solid" w:color="000080" w:fill="auto"/>
      <w:spacing w:before="0" w:after="0"/>
      <w:ind w:firstLine="0"/>
    </w:pPr>
    <w:rPr>
      <w:rFonts w:ascii="Tahoma" w:hAnsi="Tahoma" w:cs="Tahoma"/>
      <w:color w:val="auto"/>
      <w:sz w:val="24"/>
      <w:szCs w:val="24"/>
    </w:rPr>
  </w:style>
  <w:style w:type="character" w:customStyle="1" w:styleId="DocumentMapChar">
    <w:name w:val="Document Map Char"/>
    <w:basedOn w:val="DefaultParagraphFont"/>
    <w:link w:val="DocumentMap"/>
    <w:uiPriority w:val="99"/>
    <w:rPr>
      <w:rFonts w:ascii="Tahoma" w:hAnsi="Tahoma" w:cs="Tahoma"/>
      <w:sz w:val="16"/>
      <w:szCs w:val="16"/>
    </w:rPr>
  </w:style>
  <w:style w:type="paragraph" w:customStyle="1" w:styleId="DoubleSpace">
    <w:name w:val="Double Space"/>
    <w:uiPriority w:val="99"/>
    <w:pPr>
      <w:widowControl w:val="0"/>
      <w:autoSpaceDE w:val="0"/>
      <w:autoSpaceDN w:val="0"/>
      <w:adjustRightInd w:val="0"/>
      <w:spacing w:after="0" w:line="480" w:lineRule="auto"/>
      <w:jc w:val="both"/>
    </w:pPr>
    <w:rPr>
      <w:rFonts w:ascii="Tamal" w:hAnsi="Tamal" w:cs="Tamal"/>
      <w:sz w:val="24"/>
      <w:szCs w:val="24"/>
    </w:rPr>
  </w:style>
  <w:style w:type="paragraph" w:customStyle="1" w:styleId="DT">
    <w:name w:val="&lt;DT&gt;"/>
    <w:aliases w:val="&lt;DD&gt;"/>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EddyGaasbeek">
    <w:name w:val="Eddy Gaasbeek"/>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1">
    <w:name w:val="edly1"/>
    <w:aliases w:val="Lord Krsna is eternal1,or indestructi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dly">
    <w:name w:val="edly"/>
    <w:aliases w:val="Lord Krsna is eternal,or indestructi"/>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2">
    <w:name w:val="edly2"/>
    <w:aliases w:val="Lord Krsna is eternal2,or indestructi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
    <w:name w:val="Ekanatha das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2">
    <w:name w:val="Ekanatha das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kanathadasa1">
    <w:name w:val="Ekanatha das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LionGuru-text">
    <w:name w:val="E-Lion Guru-text"/>
    <w:uiPriority w:val="99"/>
    <w:pPr>
      <w:widowControl w:val="0"/>
      <w:tabs>
        <w:tab w:val="left" w:pos="9356"/>
      </w:tabs>
      <w:autoSpaceDE w:val="0"/>
      <w:autoSpaceDN w:val="0"/>
      <w:adjustRightInd w:val="0"/>
      <w:spacing w:after="0" w:line="240" w:lineRule="auto"/>
      <w:ind w:firstLine="397"/>
      <w:jc w:val="both"/>
    </w:pPr>
    <w:rPr>
      <w:rFonts w:ascii="Balaram" w:hAnsi="Balaram" w:cs="Balaram"/>
    </w:rPr>
  </w:style>
  <w:style w:type="paragraph" w:customStyle="1" w:styleId="Email">
    <w:name w:val="Email"/>
    <w:uiPriority w:val="99"/>
    <w:pPr>
      <w:widowControl w:val="0"/>
      <w:autoSpaceDE w:val="0"/>
      <w:autoSpaceDN w:val="0"/>
      <w:adjustRightInd w:val="0"/>
      <w:spacing w:after="0" w:line="240" w:lineRule="auto"/>
      <w:ind w:right="420"/>
    </w:pPr>
    <w:rPr>
      <w:rFonts w:ascii="Courier" w:hAnsi="Courier" w:cs="Courier"/>
      <w:color w:val="000000"/>
      <w:sz w:val="20"/>
      <w:szCs w:val="20"/>
    </w:rPr>
  </w:style>
  <w:style w:type="paragraph" w:styleId="E-mailSignature">
    <w:name w:val="E-mail Signature"/>
    <w:basedOn w:val="Normal"/>
    <w:link w:val="E-mailSignatureChar"/>
    <w:uiPriority w:val="99"/>
    <w:pPr>
      <w:spacing w:before="0" w:after="0"/>
      <w:ind w:firstLine="288"/>
    </w:pPr>
    <w:rPr>
      <w:rFonts w:ascii="Tamal" w:hAnsi="Tamal" w:cs="Tamal"/>
      <w:color w:val="auto"/>
      <w:sz w:val="24"/>
      <w:szCs w:val="24"/>
    </w:rPr>
  </w:style>
  <w:style w:type="character" w:customStyle="1" w:styleId="E-mailSignatureChar">
    <w:name w:val="E-mail Signature Char"/>
    <w:basedOn w:val="DefaultParagraphFont"/>
    <w:link w:val="E-mailSignature"/>
    <w:uiPriority w:val="99"/>
    <w:rPr>
      <w:rFonts w:cs="ScaGoudy"/>
      <w:color w:val="000000"/>
      <w:sz w:val="28"/>
      <w:szCs w:val="28"/>
    </w:rPr>
  </w:style>
  <w:style w:type="paragraph" w:customStyle="1" w:styleId="end">
    <w:name w:val="end"/>
    <w:uiPriority w:val="99"/>
    <w:pPr>
      <w:widowControl w:val="0"/>
      <w:autoSpaceDE w:val="0"/>
      <w:autoSpaceDN w:val="0"/>
      <w:adjustRightInd w:val="0"/>
      <w:spacing w:after="0" w:line="240" w:lineRule="auto"/>
    </w:pPr>
    <w:rPr>
      <w:rFonts w:ascii="Tamal" w:hAnsi="Tamal" w:cs="Tamal"/>
      <w:i/>
      <w:iCs/>
      <w:sz w:val="36"/>
      <w:szCs w:val="36"/>
    </w:rPr>
  </w:style>
  <w:style w:type="paragraph" w:customStyle="1" w:styleId="EndnoteHeader">
    <w:name w:val="Endnote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EndnoteReference2">
    <w:name w:val="Endnote Reference 2"/>
    <w:uiPriority w:val="99"/>
    <w:pPr>
      <w:widowControl w:val="0"/>
      <w:autoSpaceDE w:val="0"/>
      <w:autoSpaceDN w:val="0"/>
      <w:adjustRightInd w:val="0"/>
      <w:spacing w:after="40" w:line="240" w:lineRule="auto"/>
    </w:pPr>
    <w:rPr>
      <w:rFonts w:ascii="Rama Garamond Plus" w:hAnsi="Rama Garamond Plus" w:cs="Rama Garamond Plus"/>
      <w:sz w:val="16"/>
      <w:szCs w:val="16"/>
    </w:rPr>
  </w:style>
  <w:style w:type="paragraph" w:customStyle="1" w:styleId="EndnotesGroup">
    <w:name w:val="Endnotes Group"/>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EndnotesHeading">
    <w:name w:val="Endnotes Heading"/>
    <w:uiPriority w:val="99"/>
    <w:pPr>
      <w:widowControl w:val="0"/>
      <w:autoSpaceDE w:val="0"/>
      <w:autoSpaceDN w:val="0"/>
      <w:adjustRightInd w:val="0"/>
      <w:spacing w:after="340" w:line="240" w:lineRule="auto"/>
    </w:pPr>
    <w:rPr>
      <w:rFonts w:ascii="Times Roman" w:hAnsi="Times Roman" w:cs="Times Roman"/>
      <w:b/>
      <w:bCs/>
      <w:sz w:val="32"/>
      <w:szCs w:val="32"/>
    </w:rPr>
  </w:style>
  <w:style w:type="paragraph" w:styleId="EndnoteText">
    <w:name w:val="endnote text"/>
    <w:basedOn w:val="Normal"/>
    <w:link w:val="EndnoteTextChar"/>
    <w:uiPriority w:val="99"/>
    <w:pPr>
      <w:spacing w:before="0" w:after="0"/>
      <w:ind w:firstLine="0"/>
    </w:pPr>
    <w:rPr>
      <w:rFonts w:ascii="Dravida" w:hAnsi="Dravida" w:cs="Dravida"/>
      <w:color w:val="auto"/>
      <w:sz w:val="20"/>
      <w:szCs w:val="20"/>
    </w:rPr>
  </w:style>
  <w:style w:type="character" w:customStyle="1" w:styleId="EndnoteTextChar">
    <w:name w:val="Endnote Text Char"/>
    <w:basedOn w:val="DefaultParagraphFont"/>
    <w:link w:val="EndnoteText"/>
    <w:uiPriority w:val="99"/>
    <w:rPr>
      <w:rFonts w:ascii="Rama Garamond Plus" w:hAnsi="Rama Garamond Plus" w:cs="Rama Garamond Plus"/>
      <w:color w:val="000000"/>
      <w:sz w:val="20"/>
      <w:szCs w:val="20"/>
    </w:rPr>
  </w:style>
  <w:style w:type="paragraph" w:customStyle="1" w:styleId="EndReference">
    <w:name w:val="End Reference"/>
    <w:uiPriority w:val="99"/>
    <w:pPr>
      <w:widowControl w:val="0"/>
      <w:autoSpaceDE w:val="0"/>
      <w:autoSpaceDN w:val="0"/>
      <w:adjustRightInd w:val="0"/>
      <w:spacing w:before="113" w:after="0" w:line="240" w:lineRule="auto"/>
      <w:ind w:firstLine="173"/>
      <w:jc w:val="both"/>
    </w:pPr>
    <w:rPr>
      <w:rFonts w:ascii="Rama-Palatino" w:hAnsi="Rama-Palatino" w:cs="Rama-Palatino"/>
      <w:color w:val="000000"/>
      <w:sz w:val="16"/>
      <w:szCs w:val="16"/>
    </w:rPr>
  </w:style>
  <w:style w:type="paragraph" w:customStyle="1" w:styleId="EndReferences">
    <w:name w:val="End References"/>
    <w:uiPriority w:val="99"/>
    <w:pPr>
      <w:widowControl w:val="0"/>
      <w:autoSpaceDE w:val="0"/>
      <w:autoSpaceDN w:val="0"/>
      <w:adjustRightInd w:val="0"/>
      <w:spacing w:before="85" w:after="0" w:line="240" w:lineRule="auto"/>
    </w:pPr>
    <w:rPr>
      <w:rFonts w:ascii="ScaGoudy" w:hAnsi="ScaGoudy"/>
      <w:color w:val="000000"/>
      <w:sz w:val="18"/>
      <w:szCs w:val="18"/>
    </w:rPr>
  </w:style>
  <w:style w:type="paragraph" w:styleId="EnvelopeAddress">
    <w:name w:val="envelope address"/>
    <w:basedOn w:val="Normal"/>
    <w:uiPriority w:val="99"/>
    <w:pPr>
      <w:spacing w:before="0" w:after="0"/>
      <w:ind w:left="2880" w:firstLine="0"/>
    </w:pPr>
    <w:rPr>
      <w:rFonts w:ascii="Courier New" w:hAnsi="Courier New" w:cs="Courier New"/>
      <w:color w:val="auto"/>
      <w:sz w:val="24"/>
      <w:szCs w:val="24"/>
    </w:rPr>
  </w:style>
  <w:style w:type="paragraph" w:styleId="EnvelopeReturn">
    <w:name w:val="envelope return"/>
    <w:basedOn w:val="Normal"/>
    <w:uiPriority w:val="99"/>
    <w:pPr>
      <w:spacing w:before="0" w:after="0"/>
      <w:ind w:firstLine="288"/>
    </w:pPr>
    <w:rPr>
      <w:rFonts w:ascii="Arial" w:hAnsi="Arial" w:cs="Arial"/>
      <w:color w:val="auto"/>
      <w:sz w:val="20"/>
      <w:szCs w:val="20"/>
    </w:rPr>
  </w:style>
  <w:style w:type="paragraph" w:customStyle="1" w:styleId="Epigraph">
    <w:name w:val="Epigraph"/>
    <w:uiPriority w:val="99"/>
    <w:pPr>
      <w:widowControl w:val="0"/>
      <w:autoSpaceDE w:val="0"/>
      <w:autoSpaceDN w:val="0"/>
      <w:adjustRightInd w:val="0"/>
      <w:spacing w:after="0" w:line="240" w:lineRule="auto"/>
      <w:jc w:val="center"/>
    </w:pPr>
    <w:rPr>
      <w:rFonts w:ascii="Sanskrit-Palatino" w:hAnsi="Sanskrit-Palatino" w:cs="Sanskrit-Palatino"/>
    </w:rPr>
  </w:style>
  <w:style w:type="paragraph" w:customStyle="1" w:styleId="ExampleInput">
    <w:name w:val="Example Input"/>
    <w:uiPriority w:val="99"/>
    <w:pPr>
      <w:widowControl w:val="0"/>
      <w:autoSpaceDE w:val="0"/>
      <w:autoSpaceDN w:val="0"/>
      <w:adjustRightInd w:val="0"/>
      <w:spacing w:before="72" w:after="72" w:line="240" w:lineRule="auto"/>
      <w:ind w:left="1080"/>
    </w:pPr>
    <w:rPr>
      <w:rFonts w:ascii="Arial" w:hAnsi="Arial" w:cs="Arial"/>
      <w:b/>
      <w:bCs/>
      <w:color w:val="000000"/>
      <w:sz w:val="18"/>
      <w:szCs w:val="18"/>
    </w:rPr>
  </w:style>
  <w:style w:type="paragraph" w:customStyle="1" w:styleId="excerpt">
    <w:name w:val="excerpt"/>
    <w:uiPriority w:val="99"/>
    <w:pPr>
      <w:widowControl w:val="0"/>
      <w:autoSpaceDE w:val="0"/>
      <w:autoSpaceDN w:val="0"/>
      <w:adjustRightInd w:val="0"/>
      <w:spacing w:before="280" w:after="280" w:line="240" w:lineRule="auto"/>
      <w:ind w:left="432" w:right="360"/>
      <w:jc w:val="both"/>
    </w:pPr>
    <w:rPr>
      <w:rFonts w:ascii="Tamal" w:hAnsi="Tamal" w:cs="Tamal"/>
      <w:color w:val="FFFF00"/>
      <w:sz w:val="36"/>
      <w:szCs w:val="36"/>
    </w:rPr>
  </w:style>
  <w:style w:type="paragraph" w:customStyle="1" w:styleId="excerpt25">
    <w:name w:val="exc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cerptnew">
    <w:name w:val="Excerptnew"/>
    <w:uiPriority w:val="99"/>
    <w:pPr>
      <w:widowControl w:val="0"/>
      <w:autoSpaceDE w:val="0"/>
      <w:autoSpaceDN w:val="0"/>
      <w:adjustRightInd w:val="0"/>
      <w:spacing w:after="0" w:line="240" w:lineRule="auto"/>
      <w:ind w:left="360" w:right="360"/>
      <w:jc w:val="both"/>
    </w:pPr>
    <w:rPr>
      <w:rFonts w:ascii="Times New Roman" w:hAnsi="Times New Roman" w:cs="Times New Roman"/>
      <w:b/>
      <w:bCs/>
      <w:color w:val="000000"/>
      <w:sz w:val="24"/>
      <w:szCs w:val="24"/>
    </w:rPr>
  </w:style>
  <w:style w:type="paragraph" w:customStyle="1" w:styleId="excerptt">
    <w:name w:val="excerptt"/>
    <w:uiPriority w:val="99"/>
    <w:pPr>
      <w:widowControl w:val="0"/>
      <w:autoSpaceDE w:val="0"/>
      <w:autoSpaceDN w:val="0"/>
      <w:adjustRightInd w:val="0"/>
      <w:spacing w:before="280" w:after="280" w:line="240" w:lineRule="auto"/>
      <w:ind w:left="432" w:right="360"/>
      <w:jc w:val="both"/>
    </w:pPr>
    <w:rPr>
      <w:rFonts w:ascii="Tamal" w:hAnsi="Tamal" w:cs="Tamal"/>
      <w:sz w:val="36"/>
      <w:szCs w:val="36"/>
    </w:rPr>
  </w:style>
  <w:style w:type="paragraph" w:customStyle="1" w:styleId="Exerpt">
    <w:name w:val="Exerpt"/>
    <w:uiPriority w:val="99"/>
    <w:pPr>
      <w:widowControl w:val="0"/>
      <w:autoSpaceDE w:val="0"/>
      <w:autoSpaceDN w:val="0"/>
      <w:adjustRightInd w:val="0"/>
      <w:spacing w:after="120" w:line="360" w:lineRule="auto"/>
      <w:ind w:left="720" w:right="720"/>
      <w:jc w:val="both"/>
    </w:pPr>
    <w:rPr>
      <w:rFonts w:ascii="Tamal" w:hAnsi="Tamal" w:cs="Tamal"/>
      <w:sz w:val="24"/>
      <w:szCs w:val="24"/>
    </w:rPr>
  </w:style>
  <w:style w:type="paragraph" w:customStyle="1" w:styleId="exerpt25">
    <w:name w:val="ex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tract">
    <w:name w:val="extract"/>
    <w:uiPriority w:val="99"/>
    <w:pPr>
      <w:widowControl w:val="0"/>
      <w:autoSpaceDE w:val="0"/>
      <w:autoSpaceDN w:val="0"/>
      <w:adjustRightInd w:val="0"/>
      <w:spacing w:before="266" w:after="266" w:line="265" w:lineRule="auto"/>
      <w:ind w:left="240" w:right="236"/>
      <w:jc w:val="both"/>
    </w:pPr>
    <w:rPr>
      <w:rFonts w:ascii="Bhaskar" w:hAnsi="Bhaskar" w:cs="Bhaskar"/>
      <w:sz w:val="20"/>
      <w:szCs w:val="20"/>
    </w:rPr>
  </w:style>
  <w:style w:type="paragraph" w:customStyle="1" w:styleId="extractfirst">
    <w:name w:val="extract first"/>
    <w:uiPriority w:val="99"/>
    <w:pPr>
      <w:widowControl w:val="0"/>
      <w:autoSpaceDE w:val="0"/>
      <w:autoSpaceDN w:val="0"/>
      <w:adjustRightInd w:val="0"/>
      <w:spacing w:before="266" w:after="0" w:line="265" w:lineRule="auto"/>
      <w:ind w:left="240" w:right="236"/>
      <w:jc w:val="both"/>
    </w:pPr>
    <w:rPr>
      <w:rFonts w:ascii="Bhaskar" w:hAnsi="Bhaskar" w:cs="Bhaskar"/>
      <w:sz w:val="20"/>
      <w:szCs w:val="20"/>
    </w:rPr>
  </w:style>
  <w:style w:type="paragraph" w:customStyle="1" w:styleId="extractlast">
    <w:name w:val="extract last"/>
    <w:uiPriority w:val="99"/>
    <w:pPr>
      <w:widowControl w:val="0"/>
      <w:autoSpaceDE w:val="0"/>
      <w:autoSpaceDN w:val="0"/>
      <w:adjustRightInd w:val="0"/>
      <w:spacing w:after="266" w:line="265" w:lineRule="auto"/>
      <w:ind w:left="240" w:right="236" w:firstLine="284"/>
      <w:jc w:val="both"/>
    </w:pPr>
    <w:rPr>
      <w:rFonts w:ascii="Bhaskar" w:hAnsi="Bhaskar" w:cs="Bhaskar"/>
      <w:sz w:val="20"/>
      <w:szCs w:val="20"/>
    </w:rPr>
  </w:style>
  <w:style w:type="paragraph" w:customStyle="1" w:styleId="extractmany">
    <w:name w:val="extract many"/>
    <w:uiPriority w:val="99"/>
    <w:pPr>
      <w:widowControl w:val="0"/>
      <w:autoSpaceDE w:val="0"/>
      <w:autoSpaceDN w:val="0"/>
      <w:adjustRightInd w:val="0"/>
      <w:spacing w:after="0" w:line="265" w:lineRule="auto"/>
      <w:ind w:left="240" w:right="236" w:firstLine="284"/>
      <w:jc w:val="both"/>
    </w:pPr>
    <w:rPr>
      <w:rFonts w:ascii="Bhaskar" w:hAnsi="Bhaskar" w:cs="Bhaskar"/>
      <w:sz w:val="20"/>
      <w:szCs w:val="20"/>
    </w:rPr>
  </w:style>
  <w:style w:type="paragraph" w:customStyle="1" w:styleId="Fejcimpart-tal">
    <w:name w:val="Fej cim part-tal"/>
    <w:uiPriority w:val="99"/>
    <w:pPr>
      <w:widowControl w:val="0"/>
      <w:autoSpaceDE w:val="0"/>
      <w:autoSpaceDN w:val="0"/>
      <w:adjustRightInd w:val="0"/>
      <w:spacing w:after="227" w:line="287" w:lineRule="auto"/>
      <w:jc w:val="center"/>
    </w:pPr>
    <w:rPr>
      <w:rFonts w:ascii="HGoudyOldStyleBTBoldItalic" w:hAnsi="HGoudyOldStyleBTBoldItalic" w:cs="HGoudyOldStyleBTBoldItalic"/>
      <w:b/>
      <w:bCs/>
      <w:i/>
      <w:iCs/>
      <w:color w:val="000000"/>
      <w:sz w:val="48"/>
      <w:szCs w:val="48"/>
    </w:rPr>
  </w:style>
  <w:style w:type="paragraph" w:customStyle="1" w:styleId="fejezetcm">
    <w:name w:val="fejezet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Goudy Old Style BT Sanskrit" w:hAnsi="Goudy Old Style BT Sanskrit" w:cs="Goudy Old Style BT Sanskrit"/>
      <w:b/>
      <w:bCs/>
      <w:i/>
      <w:iCs/>
      <w:color w:val="000000"/>
      <w:sz w:val="42"/>
      <w:szCs w:val="42"/>
    </w:rPr>
  </w:style>
  <w:style w:type="paragraph" w:customStyle="1" w:styleId="Fejezetcm0">
    <w:name w:val="FejezetcÕm"/>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48"/>
      <w:szCs w:val="48"/>
    </w:rPr>
  </w:style>
  <w:style w:type="paragraph" w:customStyle="1" w:styleId="felsorols">
    <w:name w:val="felsorolás"/>
    <w:uiPriority w:val="99"/>
    <w:pPr>
      <w:widowControl w:val="0"/>
      <w:tabs>
        <w:tab w:val="left" w:pos="850"/>
        <w:tab w:val="left" w:pos="1020"/>
        <w:tab w:val="left" w:pos="1332"/>
        <w:tab w:val="left" w:pos="1644"/>
        <w:tab w:val="left" w:pos="2124"/>
        <w:tab w:val="left" w:pos="2832"/>
        <w:tab w:val="left" w:pos="3540"/>
        <w:tab w:val="left" w:pos="4248"/>
        <w:tab w:val="left" w:pos="4956"/>
        <w:tab w:val="left" w:pos="5664"/>
      </w:tabs>
      <w:autoSpaceDE w:val="0"/>
      <w:autoSpaceDN w:val="0"/>
      <w:adjustRightInd w:val="0"/>
      <w:spacing w:after="0" w:line="240" w:lineRule="auto"/>
      <w:ind w:left="567"/>
      <w:jc w:val="both"/>
    </w:pPr>
    <w:rPr>
      <w:rFonts w:ascii="Palatino Sanskrit 2" w:hAnsi="Palatino Sanskrit 2" w:cs="Palatino Sanskrit 2"/>
      <w:sz w:val="20"/>
      <w:szCs w:val="20"/>
    </w:rPr>
  </w:style>
  <w:style w:type="paragraph" w:customStyle="1" w:styleId="First">
    <w:name w:val="Firs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First3">
    <w:name w:val="Firs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1">
    <w:name w:val="Firs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First2">
    <w:name w:val="Firs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Line">
    <w:name w:val="First Line"/>
    <w:uiPriority w:val="99"/>
    <w:pPr>
      <w:widowControl w:val="0"/>
      <w:autoSpaceDE w:val="0"/>
      <w:autoSpaceDN w:val="0"/>
      <w:adjustRightInd w:val="0"/>
      <w:spacing w:before="360" w:after="360" w:line="240" w:lineRule="auto"/>
    </w:pPr>
    <w:rPr>
      <w:rFonts w:ascii="Balaram" w:hAnsi="Balaram" w:cs="Balaram"/>
      <w:sz w:val="24"/>
      <w:szCs w:val="24"/>
    </w:rPr>
  </w:style>
  <w:style w:type="paragraph" w:customStyle="1" w:styleId="firstpara">
    <w:name w:val="first para"/>
    <w:uiPriority w:val="99"/>
    <w:pPr>
      <w:widowControl w:val="0"/>
      <w:autoSpaceDE w:val="0"/>
      <w:autoSpaceDN w:val="0"/>
      <w:adjustRightInd w:val="0"/>
      <w:spacing w:after="0" w:line="240" w:lineRule="auto"/>
      <w:jc w:val="both"/>
    </w:pPr>
    <w:rPr>
      <w:rFonts w:ascii="Tamal" w:hAnsi="Tamal" w:cs="Tamal"/>
      <w:color w:val="FFFF00"/>
    </w:rPr>
  </w:style>
  <w:style w:type="paragraph" w:customStyle="1" w:styleId="flush">
    <w:name w:val="flush"/>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FlushLeft">
    <w:name w:val="Flush Left"/>
    <w:uiPriority w:val="99"/>
    <w:pPr>
      <w:widowControl w:val="0"/>
      <w:tabs>
        <w:tab w:val="left" w:pos="360"/>
      </w:tabs>
      <w:autoSpaceDE w:val="0"/>
      <w:autoSpaceDN w:val="0"/>
      <w:adjustRightInd w:val="0"/>
      <w:spacing w:after="0" w:line="240" w:lineRule="auto"/>
    </w:pPr>
    <w:rPr>
      <w:rFonts w:ascii="Times New Roman" w:hAnsi="Times New Roman" w:cs="Times New Roman"/>
      <w:sz w:val="24"/>
      <w:szCs w:val="24"/>
    </w:rPr>
  </w:style>
  <w:style w:type="paragraph" w:customStyle="1" w:styleId="FlushLeft3">
    <w:name w:val="Flush Left3"/>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lushLeft1">
    <w:name w:val="Flush Left1"/>
    <w:uiPriority w:val="99"/>
    <w:pPr>
      <w:widowControl w:val="0"/>
      <w:tabs>
        <w:tab w:val="left" w:pos="360"/>
      </w:tabs>
      <w:autoSpaceDE w:val="0"/>
      <w:autoSpaceDN w:val="0"/>
      <w:adjustRightInd w:val="0"/>
      <w:spacing w:after="0" w:line="240" w:lineRule="auto"/>
    </w:pPr>
    <w:rPr>
      <w:rFonts w:ascii="ScaGoudy" w:hAnsi="ScaGoudy"/>
      <w:color w:val="000000"/>
      <w:sz w:val="24"/>
      <w:szCs w:val="24"/>
    </w:rPr>
  </w:style>
  <w:style w:type="paragraph" w:customStyle="1" w:styleId="FlushLeft2">
    <w:name w:val="Flush Left2"/>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ont">
    <w:name w:val="Font"/>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foot">
    <w:name w:val="foot"/>
    <w:uiPriority w:val="99"/>
    <w:pPr>
      <w:widowControl w:val="0"/>
      <w:autoSpaceDE w:val="0"/>
      <w:autoSpaceDN w:val="0"/>
      <w:adjustRightInd w:val="0"/>
      <w:spacing w:after="0" w:line="240" w:lineRule="auto"/>
    </w:pPr>
    <w:rPr>
      <w:rFonts w:ascii="ScaGoudy" w:hAnsi="ScaGoudy"/>
      <w:sz w:val="20"/>
      <w:szCs w:val="20"/>
    </w:rPr>
  </w:style>
  <w:style w:type="paragraph" w:styleId="Footer">
    <w:name w:val="footer"/>
    <w:basedOn w:val="Normal"/>
    <w:link w:val="FooterChar"/>
    <w:uiPriority w:val="99"/>
    <w:pPr>
      <w:tabs>
        <w:tab w:val="decimal" w:pos="4320"/>
        <w:tab w:val="decimal" w:pos="8640"/>
      </w:tabs>
      <w:spacing w:before="0" w:after="0"/>
      <w:ind w:firstLine="0"/>
    </w:pPr>
    <w:rPr>
      <w:rFonts w:ascii="Tamal" w:hAnsi="Tamal" w:cs="Tamal"/>
      <w:sz w:val="24"/>
      <w:szCs w:val="24"/>
    </w:rPr>
  </w:style>
  <w:style w:type="character" w:customStyle="1" w:styleId="FooterChar">
    <w:name w:val="Footer Char"/>
    <w:basedOn w:val="DefaultParagraphFont"/>
    <w:link w:val="Footer"/>
    <w:uiPriority w:val="99"/>
    <w:rPr>
      <w:rFonts w:ascii="Rama Garamond Plus" w:hAnsi="Rama Garamond Plus" w:cs="Rama Garamond Plus"/>
      <w:color w:val="000000"/>
      <w:sz w:val="20"/>
      <w:szCs w:val="20"/>
    </w:rPr>
  </w:style>
  <w:style w:type="paragraph" w:customStyle="1" w:styleId="Footer-border">
    <w:name w:val="Footer-border"/>
    <w:uiPriority w:val="99"/>
    <w:pPr>
      <w:widowControl w:val="0"/>
      <w:pBdr>
        <w:top w:val="single" w:sz="6" w:space="1" w:color="000000"/>
      </w:pBdr>
      <w:tabs>
        <w:tab w:val="decimal" w:pos="4320"/>
        <w:tab w:val="decimal" w:pos="8640"/>
      </w:tabs>
      <w:autoSpaceDE w:val="0"/>
      <w:autoSpaceDN w:val="0"/>
      <w:adjustRightInd w:val="0"/>
      <w:spacing w:after="0" w:line="360" w:lineRule="auto"/>
      <w:jc w:val="both"/>
    </w:pPr>
    <w:rPr>
      <w:rFonts w:ascii="Tamal" w:hAnsi="Tamal" w:cs="Tamal"/>
      <w:sz w:val="24"/>
      <w:szCs w:val="24"/>
    </w:rPr>
  </w:style>
  <w:style w:type="paragraph" w:customStyle="1" w:styleId="Footers">
    <w:name w:val="Footers"/>
    <w:uiPriority w:val="99"/>
    <w:pPr>
      <w:widowControl w:val="0"/>
      <w:autoSpaceDE w:val="0"/>
      <w:autoSpaceDN w:val="0"/>
      <w:adjustRightInd w:val="0"/>
      <w:spacing w:after="227" w:line="240" w:lineRule="auto"/>
      <w:ind w:right="340"/>
      <w:jc w:val="right"/>
    </w:pPr>
    <w:rPr>
      <w:rFonts w:ascii="Times Roman" w:hAnsi="Times Roman" w:cs="Times Roman"/>
      <w:b/>
      <w:bCs/>
      <w:sz w:val="16"/>
      <w:szCs w:val="16"/>
    </w:rPr>
  </w:style>
  <w:style w:type="paragraph" w:customStyle="1" w:styleId="footheader">
    <w:name w:val="foot header"/>
    <w:uiPriority w:val="99"/>
    <w:pPr>
      <w:widowControl w:val="0"/>
      <w:autoSpaceDE w:val="0"/>
      <w:autoSpaceDN w:val="0"/>
      <w:adjustRightInd w:val="0"/>
      <w:spacing w:before="57" w:after="57" w:line="240" w:lineRule="auto"/>
      <w:jc w:val="center"/>
    </w:pPr>
    <w:rPr>
      <w:rFonts w:ascii="Sanskrit-Palatino" w:hAnsi="Sanskrit-Palatino" w:cs="Sanskrit-Palatino"/>
      <w:b/>
      <w:bCs/>
      <w:color w:val="000000"/>
      <w:sz w:val="20"/>
      <w:szCs w:val="20"/>
    </w:rPr>
  </w:style>
  <w:style w:type="paragraph" w:customStyle="1" w:styleId="Footnote">
    <w:name w:val="Footnote"/>
    <w:uiPriority w:val="99"/>
    <w:pPr>
      <w:widowControl w:val="0"/>
      <w:autoSpaceDE w:val="0"/>
      <w:autoSpaceDN w:val="0"/>
      <w:adjustRightInd w:val="0"/>
      <w:spacing w:after="0" w:line="240" w:lineRule="auto"/>
    </w:pPr>
    <w:rPr>
      <w:rFonts w:ascii="Sanskrit-Palatino" w:hAnsi="Sanskrit-Palatino" w:cs="Sanskrit-Palatino"/>
      <w:color w:val="000000"/>
      <w:sz w:val="18"/>
      <w:szCs w:val="18"/>
    </w:rPr>
  </w:style>
  <w:style w:type="paragraph" w:customStyle="1" w:styleId="FootnoteBase">
    <w:name w:val="Footnote Base"/>
    <w:uiPriority w:val="99"/>
    <w:pPr>
      <w:keepLines/>
      <w:widowControl w:val="0"/>
      <w:autoSpaceDE w:val="0"/>
      <w:autoSpaceDN w:val="0"/>
      <w:adjustRightInd w:val="0"/>
      <w:spacing w:after="220" w:line="240" w:lineRule="auto"/>
      <w:jc w:val="both"/>
    </w:pPr>
    <w:rPr>
      <w:rFonts w:ascii="Arial" w:hAnsi="Arial" w:cs="Arial"/>
      <w:sz w:val="16"/>
      <w:szCs w:val="16"/>
    </w:rPr>
  </w:style>
  <w:style w:type="paragraph" w:customStyle="1" w:styleId="Footnote-Chinese">
    <w:name w:val="Footnote-Chinese"/>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Footnotes">
    <w:name w:val="Footnotes"/>
    <w:uiPriority w:val="99"/>
    <w:pPr>
      <w:widowControl w:val="0"/>
      <w:autoSpaceDE w:val="0"/>
      <w:autoSpaceDN w:val="0"/>
      <w:adjustRightInd w:val="0"/>
      <w:spacing w:after="0" w:line="240" w:lineRule="auto"/>
    </w:pPr>
    <w:rPr>
      <w:rFonts w:ascii="Rama-Palatino" w:hAnsi="Rama-Palatino" w:cs="Rama-Palatino"/>
      <w:sz w:val="18"/>
      <w:szCs w:val="18"/>
    </w:rPr>
  </w:style>
  <w:style w:type="paragraph" w:styleId="FootnoteText">
    <w:name w:val="footnote text"/>
    <w:basedOn w:val="Normal"/>
    <w:link w:val="FootnoteTextChar"/>
    <w:uiPriority w:val="99"/>
    <w:pPr>
      <w:spacing w:before="0" w:after="180"/>
      <w:ind w:firstLine="0"/>
    </w:pPr>
    <w:rPr>
      <w:rFonts w:cstheme="minorBidi"/>
      <w:color w:val="auto"/>
      <w:sz w:val="20"/>
      <w:szCs w:val="20"/>
    </w:rPr>
  </w:style>
  <w:style w:type="character" w:customStyle="1" w:styleId="FootnoteTextChar">
    <w:name w:val="Footnote Text Char"/>
    <w:basedOn w:val="DefaultParagraphFont"/>
    <w:link w:val="FootnoteText"/>
    <w:uiPriority w:val="99"/>
    <w:rPr>
      <w:rFonts w:ascii="Rama Garamond Plus" w:hAnsi="Rama Garamond Plus" w:cs="Rama Garamond Plus"/>
      <w:color w:val="000000"/>
      <w:sz w:val="20"/>
      <w:szCs w:val="20"/>
    </w:rPr>
  </w:style>
  <w:style w:type="paragraph" w:customStyle="1" w:styleId="Fordts">
    <w:name w:val="Fordítás"/>
    <w:uiPriority w:val="99"/>
    <w:pPr>
      <w:widowControl w:val="0"/>
      <w:autoSpaceDE w:val="0"/>
      <w:autoSpaceDN w:val="0"/>
      <w:adjustRightInd w:val="0"/>
      <w:spacing w:after="0" w:line="240" w:lineRule="auto"/>
    </w:pPr>
    <w:rPr>
      <w:rFonts w:ascii="Times CE Sanskrit" w:hAnsi="Times CE Sanskrit" w:cs="Times CE Sanskrit"/>
      <w:b/>
      <w:bCs/>
      <w:sz w:val="20"/>
      <w:szCs w:val="20"/>
    </w:rPr>
  </w:style>
  <w:style w:type="paragraph" w:customStyle="1" w:styleId="formula">
    <w:name w:val="formula"/>
    <w:uiPriority w:val="99"/>
    <w:pPr>
      <w:widowControl w:val="0"/>
      <w:autoSpaceDE w:val="0"/>
      <w:autoSpaceDN w:val="0"/>
      <w:adjustRightInd w:val="0"/>
      <w:spacing w:before="360" w:after="0" w:line="240" w:lineRule="auto"/>
      <w:jc w:val="both"/>
    </w:pPr>
    <w:rPr>
      <w:rFonts w:ascii="ScaGoudy" w:hAnsi="ScaGoudy"/>
      <w:sz w:val="24"/>
      <w:szCs w:val="24"/>
      <w:u w:val="single"/>
    </w:rPr>
  </w:style>
  <w:style w:type="paragraph" w:customStyle="1" w:styleId="formula1">
    <w:name w:val="formula1"/>
    <w:uiPriority w:val="99"/>
    <w:pPr>
      <w:widowControl w:val="0"/>
      <w:autoSpaceDE w:val="0"/>
      <w:autoSpaceDN w:val="0"/>
      <w:adjustRightInd w:val="0"/>
      <w:spacing w:after="360" w:line="240" w:lineRule="auto"/>
      <w:jc w:val="both"/>
    </w:pPr>
    <w:rPr>
      <w:rFonts w:ascii="ScaGoudy" w:hAnsi="ScaGoudy"/>
      <w:position w:val="18"/>
      <w:sz w:val="24"/>
      <w:szCs w:val="24"/>
    </w:rPr>
  </w:style>
  <w:style w:type="paragraph" w:customStyle="1" w:styleId="FR1">
    <w:name w:val="FR1"/>
    <w:uiPriority w:val="99"/>
    <w:pPr>
      <w:widowControl w:val="0"/>
      <w:autoSpaceDE w:val="0"/>
      <w:autoSpaceDN w:val="0"/>
      <w:adjustRightInd w:val="0"/>
      <w:spacing w:after="0" w:line="300" w:lineRule="auto"/>
    </w:pPr>
    <w:rPr>
      <w:rFonts w:ascii="Times New Roman" w:hAnsi="Times New Roman" w:cs="Times New Roman"/>
      <w:sz w:val="72"/>
      <w:szCs w:val="72"/>
    </w:rPr>
  </w:style>
  <w:style w:type="paragraph" w:customStyle="1" w:styleId="FR2">
    <w:name w:val="FR2"/>
    <w:uiPriority w:val="99"/>
    <w:pPr>
      <w:widowControl w:val="0"/>
      <w:autoSpaceDE w:val="0"/>
      <w:autoSpaceDN w:val="0"/>
      <w:adjustRightInd w:val="0"/>
      <w:spacing w:before="20" w:after="0" w:line="258" w:lineRule="auto"/>
      <w:ind w:right="4000"/>
    </w:pPr>
    <w:rPr>
      <w:rFonts w:ascii="Times New Roman" w:hAnsi="Times New Roman" w:cs="Times New Roman"/>
      <w:b/>
      <w:bCs/>
      <w:sz w:val="24"/>
      <w:szCs w:val="24"/>
    </w:rPr>
  </w:style>
  <w:style w:type="paragraph" w:customStyle="1" w:styleId="FR3">
    <w:name w:val="FR3"/>
    <w:uiPriority w:val="99"/>
    <w:pPr>
      <w:widowControl w:val="0"/>
      <w:autoSpaceDE w:val="0"/>
      <w:autoSpaceDN w:val="0"/>
      <w:adjustRightInd w:val="0"/>
      <w:spacing w:after="0" w:line="240" w:lineRule="auto"/>
      <w:ind w:left="2760"/>
    </w:pPr>
    <w:rPr>
      <w:rFonts w:ascii="Arial" w:hAnsi="Arial" w:cs="Arial"/>
      <w:b/>
      <w:bCs/>
      <w:sz w:val="16"/>
      <w:szCs w:val="16"/>
    </w:rPr>
  </w:style>
  <w:style w:type="paragraph" w:customStyle="1" w:styleId="FR4">
    <w:name w:val="FR4"/>
    <w:uiPriority w:val="99"/>
    <w:pPr>
      <w:widowControl w:val="0"/>
      <w:autoSpaceDE w:val="0"/>
      <w:autoSpaceDN w:val="0"/>
      <w:adjustRightInd w:val="0"/>
      <w:spacing w:before="340" w:after="0" w:line="360" w:lineRule="auto"/>
      <w:ind w:left="2320" w:right="2200"/>
      <w:jc w:val="center"/>
    </w:pPr>
    <w:rPr>
      <w:rFonts w:ascii="Arial" w:hAnsi="Arial" w:cs="Arial"/>
      <w:i/>
      <w:iCs/>
      <w:sz w:val="24"/>
      <w:szCs w:val="24"/>
    </w:rPr>
  </w:style>
  <w:style w:type="paragraph" w:customStyle="1" w:styleId="Framecontents">
    <w:name w:val="Frame contents"/>
    <w:uiPriority w:val="99"/>
    <w:pPr>
      <w:widowControl w:val="0"/>
      <w:autoSpaceDE w:val="0"/>
      <w:autoSpaceDN w:val="0"/>
      <w:adjustRightInd w:val="0"/>
      <w:spacing w:after="120" w:line="240" w:lineRule="auto"/>
    </w:pPr>
    <w:rPr>
      <w:rFonts w:ascii="Times New Roman" w:hAnsi="Times New Roman" w:cs="Times New Roman"/>
      <w:sz w:val="20"/>
      <w:szCs w:val="20"/>
    </w:rPr>
  </w:style>
  <w:style w:type="paragraph" w:customStyle="1" w:styleId="FreeForm">
    <w:name w:val="Free Form"/>
    <w:uiPriority w:val="99"/>
    <w:pPr>
      <w:widowControl w:val="0"/>
      <w:autoSpaceDE w:val="0"/>
      <w:autoSpaceDN w:val="0"/>
      <w:adjustRightInd w:val="0"/>
      <w:spacing w:after="0" w:line="240" w:lineRule="auto"/>
    </w:pPr>
    <w:rPr>
      <w:rFonts w:ascii="Times New Roman" w:hAnsi="Times New Roman" w:cs="Times New Roman"/>
      <w:color w:val="000000"/>
      <w:sz w:val="20"/>
      <w:szCs w:val="20"/>
    </w:rPr>
  </w:style>
  <w:style w:type="paragraph" w:customStyle="1" w:styleId="FreeFormA">
    <w:name w:val="Free Form A"/>
    <w:uiPriority w:val="99"/>
    <w:pPr>
      <w:widowControl w:val="0"/>
      <w:autoSpaceDE w:val="0"/>
      <w:autoSpaceDN w:val="0"/>
      <w:adjustRightInd w:val="0"/>
      <w:spacing w:after="0" w:line="240" w:lineRule="auto"/>
    </w:pPr>
    <w:rPr>
      <w:rFonts w:ascii="Times New Roman" w:hAnsi="Times New Roman" w:cs="Times New Roman"/>
      <w:color w:val="030303"/>
      <w:sz w:val="20"/>
      <w:szCs w:val="20"/>
    </w:rPr>
  </w:style>
  <w:style w:type="paragraph" w:customStyle="1" w:styleId="Frontmattertext">
    <w:name w:val="Front matter text"/>
    <w:uiPriority w:val="99"/>
    <w:pPr>
      <w:widowControl w:val="0"/>
      <w:autoSpaceDE w:val="0"/>
      <w:autoSpaceDN w:val="0"/>
      <w:adjustRightInd w:val="0"/>
      <w:spacing w:after="227" w:line="240" w:lineRule="auto"/>
    </w:pPr>
    <w:rPr>
      <w:rFonts w:ascii="Calibri" w:hAnsi="Calibri" w:cs="Calibri"/>
      <w:sz w:val="20"/>
      <w:szCs w:val="20"/>
    </w:rPr>
  </w:style>
  <w:style w:type="paragraph" w:customStyle="1" w:styleId="GitaRevisionsChapterHeader">
    <w:name w:val="Gita Revisions Chapter Header"/>
    <w:uiPriority w:val="99"/>
    <w:pPr>
      <w:widowControl w:val="0"/>
      <w:pBdr>
        <w:bottom w:val="single" w:sz="12" w:space="0" w:color="800000"/>
      </w:pBdr>
      <w:autoSpaceDE w:val="0"/>
      <w:autoSpaceDN w:val="0"/>
      <w:adjustRightInd w:val="0"/>
      <w:spacing w:before="360" w:after="180" w:line="240" w:lineRule="auto"/>
    </w:pPr>
    <w:rPr>
      <w:rFonts w:ascii="Times New Roman" w:hAnsi="Times New Roman" w:cs="Times New Roman"/>
      <w:b/>
      <w:bCs/>
      <w:sz w:val="24"/>
      <w:szCs w:val="24"/>
    </w:rPr>
  </w:style>
  <w:style w:type="paragraph" w:customStyle="1" w:styleId="GitaRevisionsheaders">
    <w:name w:val="Gita Revisions [headers]"/>
    <w:uiPriority w:val="99"/>
    <w:pPr>
      <w:widowControl w:val="0"/>
      <w:autoSpaceDE w:val="0"/>
      <w:autoSpaceDN w:val="0"/>
      <w:adjustRightInd w:val="0"/>
      <w:spacing w:after="94" w:line="240" w:lineRule="auto"/>
      <w:ind w:left="360"/>
    </w:pPr>
    <w:rPr>
      <w:rFonts w:ascii="Times New Roman" w:hAnsi="Times New Roman" w:cs="Times New Roman"/>
      <w:b/>
      <w:bCs/>
      <w:color w:val="008000"/>
      <w:sz w:val="24"/>
      <w:szCs w:val="24"/>
    </w:rPr>
  </w:style>
  <w:style w:type="paragraph" w:customStyle="1" w:styleId="GitaRevisionsSubHeader">
    <w:name w:val="Gita Revisions Sub Header"/>
    <w:uiPriority w:val="99"/>
    <w:pPr>
      <w:widowControl w:val="0"/>
      <w:autoSpaceDE w:val="0"/>
      <w:autoSpaceDN w:val="0"/>
      <w:adjustRightInd w:val="0"/>
      <w:spacing w:before="180" w:after="180" w:line="240" w:lineRule="auto"/>
      <w:ind w:left="720"/>
    </w:pPr>
    <w:rPr>
      <w:rFonts w:ascii="Times New Roman" w:hAnsi="Times New Roman" w:cs="Times New Roman"/>
      <w:b/>
      <w:bCs/>
      <w:color w:val="000080"/>
      <w:sz w:val="24"/>
      <w:szCs w:val="24"/>
    </w:rPr>
  </w:style>
  <w:style w:type="paragraph" w:customStyle="1" w:styleId="Glossary">
    <w:name w:val="Glossary"/>
    <w:uiPriority w:val="99"/>
    <w:pPr>
      <w:widowControl w:val="0"/>
      <w:autoSpaceDE w:val="0"/>
      <w:autoSpaceDN w:val="0"/>
      <w:adjustRightInd w:val="0"/>
      <w:spacing w:after="0" w:line="240" w:lineRule="auto"/>
      <w:ind w:left="720" w:hanging="720"/>
    </w:pPr>
    <w:rPr>
      <w:rFonts w:ascii="ScaGoudy" w:hAnsi="ScaGoudy"/>
      <w:b/>
      <w:bCs/>
      <w:sz w:val="24"/>
      <w:szCs w:val="24"/>
    </w:rPr>
  </w:style>
  <w:style w:type="paragraph" w:customStyle="1" w:styleId="Glossary3">
    <w:name w:val="Glossary3"/>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1">
    <w:name w:val="Glossary1"/>
    <w:uiPriority w:val="99"/>
    <w:pPr>
      <w:widowControl w:val="0"/>
      <w:autoSpaceDE w:val="0"/>
      <w:autoSpaceDN w:val="0"/>
      <w:adjustRightInd w:val="0"/>
      <w:spacing w:after="0" w:line="240" w:lineRule="auto"/>
      <w:ind w:left="720" w:hanging="720"/>
    </w:pPr>
    <w:rPr>
      <w:rFonts w:ascii="ScaGoudy" w:hAnsi="ScaGoudy"/>
      <w:color w:val="000000"/>
      <w:sz w:val="24"/>
      <w:szCs w:val="24"/>
    </w:rPr>
  </w:style>
  <w:style w:type="paragraph" w:customStyle="1" w:styleId="Glossary2">
    <w:name w:val="Glossary2"/>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LetterHeader">
    <w:name w:val="Glossary Letter Header"/>
    <w:uiPriority w:val="99"/>
    <w:pPr>
      <w:widowControl w:val="0"/>
      <w:autoSpaceDE w:val="0"/>
      <w:autoSpaceDN w:val="0"/>
      <w:adjustRightInd w:val="0"/>
      <w:spacing w:before="113" w:after="113" w:line="240" w:lineRule="auto"/>
      <w:ind w:left="340" w:hanging="340"/>
    </w:pPr>
    <w:rPr>
      <w:rFonts w:ascii="Rama-Palatino" w:hAnsi="Rama-Palatino" w:cs="Rama-Palatino"/>
      <w:b/>
      <w:bCs/>
      <w:color w:val="000000"/>
    </w:rPr>
  </w:style>
  <w:style w:type="paragraph" w:customStyle="1" w:styleId="Glossarysubheaders">
    <w:name w:val="Glossary subheaders"/>
    <w:uiPriority w:val="99"/>
    <w:pPr>
      <w:widowControl w:val="0"/>
      <w:autoSpaceDE w:val="0"/>
      <w:autoSpaceDN w:val="0"/>
      <w:adjustRightInd w:val="0"/>
      <w:spacing w:before="113" w:after="0" w:line="240" w:lineRule="auto"/>
    </w:pPr>
    <w:rPr>
      <w:rFonts w:ascii="ScaBenguit" w:hAnsi="ScaBenguit" w:cs="ScaBenguit"/>
      <w:b/>
      <w:bCs/>
    </w:rPr>
  </w:style>
  <w:style w:type="paragraph" w:customStyle="1" w:styleId="Glossarytext">
    <w:name w:val="Glossary text"/>
    <w:uiPriority w:val="99"/>
    <w:pPr>
      <w:widowControl w:val="0"/>
      <w:autoSpaceDE w:val="0"/>
      <w:autoSpaceDN w:val="0"/>
      <w:adjustRightInd w:val="0"/>
      <w:spacing w:after="0" w:line="240" w:lineRule="auto"/>
      <w:ind w:left="170" w:hanging="170"/>
      <w:jc w:val="both"/>
    </w:pPr>
    <w:rPr>
      <w:rFonts w:ascii="Rama-Palatino" w:hAnsi="Rama-Palatino" w:cs="Rama-Palatino"/>
      <w:color w:val="000000"/>
      <w:sz w:val="18"/>
      <w:szCs w:val="18"/>
    </w:rPr>
  </w:style>
  <w:style w:type="paragraph" w:customStyle="1" w:styleId="Glosstext">
    <w:name w:val="Gloss text"/>
    <w:uiPriority w:val="99"/>
    <w:pPr>
      <w:widowControl w:val="0"/>
      <w:autoSpaceDE w:val="0"/>
      <w:autoSpaceDN w:val="0"/>
      <w:adjustRightInd w:val="0"/>
      <w:spacing w:after="0" w:line="240" w:lineRule="auto"/>
      <w:ind w:left="340" w:hanging="340"/>
      <w:jc w:val="both"/>
    </w:pPr>
    <w:rPr>
      <w:rFonts w:ascii="Sanskrit-Palatino" w:hAnsi="Sanskrit-Palatino" w:cs="Sanskrit-Palatino"/>
      <w:sz w:val="18"/>
      <w:szCs w:val="18"/>
    </w:rPr>
  </w:style>
  <w:style w:type="paragraph" w:customStyle="1" w:styleId="GoBack">
    <w:name w:val="Go Back"/>
    <w:uiPriority w:val="99"/>
    <w:pPr>
      <w:widowControl w:val="0"/>
      <w:pBdr>
        <w:top w:val="single" w:sz="6" w:space="3" w:color="000000"/>
        <w:left w:val="single" w:sz="6" w:space="3" w:color="000000"/>
        <w:bottom w:val="single" w:sz="12" w:space="3" w:color="000000"/>
        <w:right w:val="single" w:sz="12" w:space="3" w:color="000000"/>
      </w:pBdr>
      <w:shd w:val="solid" w:color="FFFF00" w:fill="auto"/>
      <w:autoSpaceDE w:val="0"/>
      <w:autoSpaceDN w:val="0"/>
      <w:adjustRightInd w:val="0"/>
      <w:spacing w:after="0" w:line="240" w:lineRule="auto"/>
      <w:ind w:left="1440" w:right="10800"/>
      <w:jc w:val="center"/>
    </w:pPr>
    <w:rPr>
      <w:rFonts w:ascii="Bookman Old Style" w:hAnsi="Bookman Old Style" w:cs="Bookman Old Style"/>
      <w:sz w:val="24"/>
      <w:szCs w:val="24"/>
    </w:rPr>
  </w:style>
  <w:style w:type="paragraph" w:customStyle="1" w:styleId="GuruandWhat--Quote">
    <w:name w:val="Guru and What--Quote"/>
    <w:uiPriority w:val="99"/>
    <w:pPr>
      <w:widowControl w:val="0"/>
      <w:autoSpaceDE w:val="0"/>
      <w:autoSpaceDN w:val="0"/>
      <w:adjustRightInd w:val="0"/>
      <w:spacing w:before="60" w:after="0" w:line="240" w:lineRule="auto"/>
      <w:ind w:left="1361" w:right="1361"/>
      <w:jc w:val="both"/>
    </w:pPr>
    <w:rPr>
      <w:rFonts w:ascii="ScaGoudy" w:hAnsi="ScaGoudy"/>
      <w:color w:val="000000"/>
      <w:sz w:val="24"/>
      <w:szCs w:val="24"/>
    </w:rPr>
  </w:style>
  <w:style w:type="paragraph" w:customStyle="1" w:styleId="gv">
    <w:name w:val="gv"/>
    <w:uiPriority w:val="99"/>
    <w:pPr>
      <w:widowControl w:val="0"/>
      <w:autoSpaceDE w:val="0"/>
      <w:autoSpaceDN w:val="0"/>
      <w:adjustRightInd w:val="0"/>
      <w:spacing w:after="0" w:line="240" w:lineRule="auto"/>
    </w:pPr>
    <w:rPr>
      <w:rFonts w:ascii="Sanskrit_Times" w:hAnsi="Sanskrit_Times" w:cs="Sanskrit_Times"/>
      <w:sz w:val="20"/>
      <w:szCs w:val="20"/>
    </w:rPr>
  </w:style>
  <w:style w:type="paragraph" w:customStyle="1" w:styleId="H1Para">
    <w:name w:val="H1:Para"/>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Para">
    <w:name w:val="H2:Para"/>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Para">
    <w:name w:val="H3: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4Para">
    <w:name w:val="H4: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Para">
    <w:name w:val="H5: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Para">
    <w:name w:val="H6: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alfLine">
    <w:name w:val="Half Line"/>
    <w:uiPriority w:val="99"/>
    <w:pPr>
      <w:widowControl w:val="0"/>
      <w:tabs>
        <w:tab w:val="left" w:pos="240"/>
      </w:tabs>
      <w:autoSpaceDE w:val="0"/>
      <w:autoSpaceDN w:val="0"/>
      <w:adjustRightInd w:val="0"/>
      <w:spacing w:after="0" w:line="240" w:lineRule="auto"/>
      <w:jc w:val="both"/>
    </w:pPr>
    <w:rPr>
      <w:rFonts w:ascii="Bhaskar" w:hAnsi="Bhaskar" w:cs="Bhaskar"/>
      <w:sz w:val="20"/>
      <w:szCs w:val="20"/>
    </w:rPr>
  </w:style>
  <w:style w:type="paragraph" w:customStyle="1" w:styleId="hang">
    <w:name w:val="hang"/>
    <w:uiPriority w:val="99"/>
    <w:pPr>
      <w:widowControl w:val="0"/>
      <w:autoSpaceDE w:val="0"/>
      <w:autoSpaceDN w:val="0"/>
      <w:adjustRightInd w:val="0"/>
      <w:spacing w:after="0" w:line="240" w:lineRule="auto"/>
      <w:ind w:left="360" w:hanging="360"/>
      <w:jc w:val="both"/>
    </w:pPr>
    <w:rPr>
      <w:rFonts w:ascii="Tamal" w:hAnsi="Tamal" w:cs="Tamal"/>
      <w:sz w:val="36"/>
      <w:szCs w:val="36"/>
    </w:rPr>
  </w:style>
  <w:style w:type="paragraph" w:customStyle="1" w:styleId="hanging">
    <w:name w:val="hanging"/>
    <w:uiPriority w:val="99"/>
    <w:pPr>
      <w:widowControl w:val="0"/>
      <w:autoSpaceDE w:val="0"/>
      <w:autoSpaceDN w:val="0"/>
      <w:adjustRightInd w:val="0"/>
      <w:spacing w:after="0" w:line="240" w:lineRule="auto"/>
      <w:ind w:left="360" w:hanging="360"/>
      <w:jc w:val="both"/>
    </w:pPr>
    <w:rPr>
      <w:rFonts w:ascii="Tamal" w:hAnsi="Tamal" w:cs="Tamal"/>
      <w:color w:val="000000"/>
      <w:sz w:val="24"/>
      <w:szCs w:val="24"/>
    </w:rPr>
  </w:style>
  <w:style w:type="paragraph" w:customStyle="1" w:styleId="Hangingindent">
    <w:name w:val="Hanging indent"/>
    <w:uiPriority w:val="99"/>
    <w:pPr>
      <w:widowControl w:val="0"/>
      <w:tabs>
        <w:tab w:val="left" w:pos="300"/>
      </w:tabs>
      <w:autoSpaceDE w:val="0"/>
      <w:autoSpaceDN w:val="0"/>
      <w:adjustRightInd w:val="0"/>
      <w:spacing w:after="0" w:line="240" w:lineRule="auto"/>
      <w:ind w:left="300" w:hanging="300"/>
      <w:jc w:val="both"/>
    </w:pPr>
    <w:rPr>
      <w:rFonts w:ascii="Tamal" w:hAnsi="Tamal" w:cs="Tamal"/>
      <w:color w:val="FFFF00"/>
      <w:sz w:val="36"/>
      <w:szCs w:val="36"/>
    </w:rPr>
  </w:style>
  <w:style w:type="paragraph" w:customStyle="1" w:styleId="Head">
    <w:name w:val="Head"/>
    <w:uiPriority w:val="99"/>
    <w:pPr>
      <w:widowControl w:val="0"/>
      <w:autoSpaceDE w:val="0"/>
      <w:autoSpaceDN w:val="0"/>
      <w:adjustRightInd w:val="0"/>
      <w:spacing w:after="600" w:line="558" w:lineRule="auto"/>
      <w:jc w:val="center"/>
    </w:pPr>
    <w:rPr>
      <w:rFonts w:ascii="Tamalten" w:hAnsi="Tamalten" w:cs="Tamalten"/>
      <w:sz w:val="60"/>
      <w:szCs w:val="60"/>
    </w:rPr>
  </w:style>
  <w:style w:type="paragraph" w:customStyle="1" w:styleId="Head2">
    <w:name w:val="Head 2"/>
    <w:uiPriority w:val="99"/>
    <w:pPr>
      <w:keepNext/>
      <w:widowControl w:val="0"/>
      <w:autoSpaceDE w:val="0"/>
      <w:autoSpaceDN w:val="0"/>
      <w:adjustRightInd w:val="0"/>
      <w:spacing w:after="60" w:line="240" w:lineRule="auto"/>
      <w:jc w:val="center"/>
    </w:pPr>
    <w:rPr>
      <w:rFonts w:ascii="ScaGoudy" w:hAnsi="ScaGoudy"/>
      <w:b/>
      <w:bCs/>
      <w:i/>
      <w:iCs/>
      <w:sz w:val="32"/>
      <w:szCs w:val="32"/>
    </w:rPr>
  </w:style>
  <w:style w:type="paragraph" w:customStyle="1" w:styleId="Head3">
    <w:name w:val="Head 3"/>
    <w:uiPriority w:val="99"/>
    <w:pPr>
      <w:keepNext/>
      <w:widowControl w:val="0"/>
      <w:autoSpaceDE w:val="0"/>
      <w:autoSpaceDN w:val="0"/>
      <w:adjustRightInd w:val="0"/>
      <w:spacing w:after="60" w:line="240" w:lineRule="auto"/>
      <w:jc w:val="center"/>
    </w:pPr>
    <w:rPr>
      <w:rFonts w:ascii="ScaGoudy" w:hAnsi="ScaGoudy"/>
      <w:b/>
      <w:bCs/>
      <w:i/>
      <w:iCs/>
      <w:sz w:val="24"/>
      <w:szCs w:val="24"/>
    </w:rPr>
  </w:style>
  <w:style w:type="paragraph" w:styleId="Header">
    <w:name w:val="header"/>
    <w:basedOn w:val="Normal"/>
    <w:link w:val="HeaderChar"/>
    <w:uiPriority w:val="99"/>
    <w:pPr>
      <w:tabs>
        <w:tab w:val="decimal" w:pos="4320"/>
        <w:tab w:val="decimal" w:pos="8640"/>
      </w:tabs>
      <w:spacing w:before="0" w:after="0"/>
      <w:ind w:firstLine="0"/>
    </w:pPr>
    <w:rPr>
      <w:rFonts w:ascii="New York" w:hAnsi="New York" w:cs="New York"/>
      <w:color w:val="auto"/>
      <w:sz w:val="24"/>
      <w:szCs w:val="24"/>
    </w:rPr>
  </w:style>
  <w:style w:type="character" w:customStyle="1" w:styleId="HeaderChar">
    <w:name w:val="Header Char"/>
    <w:basedOn w:val="DefaultParagraphFont"/>
    <w:link w:val="Header"/>
    <w:uiPriority w:val="99"/>
    <w:rPr>
      <w:rFonts w:ascii="Times New Roman" w:hAnsi="Times New Roman" w:cs="Times New Roman"/>
    </w:rPr>
  </w:style>
  <w:style w:type="paragraph" w:customStyle="1" w:styleId="Header1">
    <w:name w:val="Header1"/>
    <w:uiPriority w:val="99"/>
    <w:pPr>
      <w:widowControl w:val="0"/>
      <w:tabs>
        <w:tab w:val="left" w:pos="360"/>
      </w:tabs>
      <w:autoSpaceDE w:val="0"/>
      <w:autoSpaceDN w:val="0"/>
      <w:adjustRightInd w:val="0"/>
      <w:spacing w:before="180" w:after="360" w:line="240" w:lineRule="auto"/>
    </w:pPr>
    <w:rPr>
      <w:rFonts w:ascii="ScaGoudy" w:hAnsi="ScaGoudy"/>
      <w:b/>
      <w:bCs/>
      <w:sz w:val="24"/>
      <w:szCs w:val="24"/>
    </w:rPr>
  </w:style>
  <w:style w:type="paragraph" w:customStyle="1" w:styleId="header2">
    <w:name w:val="header2"/>
    <w:uiPriority w:val="99"/>
    <w:pPr>
      <w:widowControl w:val="0"/>
      <w:tabs>
        <w:tab w:val="left" w:pos="360"/>
      </w:tabs>
      <w:autoSpaceDE w:val="0"/>
      <w:autoSpaceDN w:val="0"/>
      <w:adjustRightInd w:val="0"/>
      <w:spacing w:before="540" w:after="180" w:line="240" w:lineRule="auto"/>
    </w:pPr>
    <w:rPr>
      <w:rFonts w:ascii="ScaGoudy" w:hAnsi="ScaGoudy"/>
      <w:b/>
      <w:bCs/>
      <w:sz w:val="24"/>
      <w:szCs w:val="24"/>
    </w:rPr>
  </w:style>
  <w:style w:type="paragraph" w:customStyle="1" w:styleId="header3">
    <w:name w:val="header3"/>
    <w:uiPriority w:val="99"/>
    <w:pPr>
      <w:widowControl w:val="0"/>
      <w:tabs>
        <w:tab w:val="left" w:pos="20"/>
        <w:tab w:val="decimal" w:pos="9360"/>
      </w:tabs>
      <w:autoSpaceDE w:val="0"/>
      <w:autoSpaceDN w:val="0"/>
      <w:adjustRightInd w:val="0"/>
      <w:spacing w:before="180" w:after="180" w:line="240" w:lineRule="auto"/>
      <w:ind w:left="20" w:right="560" w:firstLine="1020"/>
    </w:pPr>
    <w:rPr>
      <w:rFonts w:ascii="ScaGoudy" w:hAnsi="ScaGoudy"/>
      <w:b/>
      <w:bCs/>
      <w:sz w:val="24"/>
      <w:szCs w:val="24"/>
    </w:rPr>
  </w:style>
  <w:style w:type="paragraph" w:customStyle="1" w:styleId="header4">
    <w:name w:val="header4"/>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header5">
    <w:name w:val="header5"/>
    <w:uiPriority w:val="99"/>
    <w:pPr>
      <w:widowControl w:val="0"/>
      <w:autoSpaceDE w:val="0"/>
      <w:autoSpaceDN w:val="0"/>
      <w:adjustRightInd w:val="0"/>
      <w:spacing w:before="80" w:after="80" w:line="240" w:lineRule="auto"/>
      <w:ind w:left="562"/>
      <w:jc w:val="both"/>
    </w:pPr>
    <w:rPr>
      <w:rFonts w:ascii="ScaGoudy" w:hAnsi="ScaGoudy"/>
      <w:b/>
      <w:bCs/>
      <w:sz w:val="24"/>
      <w:szCs w:val="24"/>
    </w:rPr>
  </w:style>
  <w:style w:type="paragraph" w:customStyle="1" w:styleId="Headers">
    <w:name w:val="Headers"/>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Headerscenter">
    <w:name w:val="Headers (center)"/>
    <w:uiPriority w:val="99"/>
    <w:pPr>
      <w:widowControl w:val="0"/>
      <w:autoSpaceDE w:val="0"/>
      <w:autoSpaceDN w:val="0"/>
      <w:adjustRightInd w:val="0"/>
      <w:spacing w:after="113" w:line="240" w:lineRule="auto"/>
      <w:jc w:val="center"/>
    </w:pPr>
    <w:rPr>
      <w:rFonts w:ascii="Times New Roman" w:hAnsi="Times New Roman" w:cs="Times New Roman"/>
      <w:b/>
      <w:bCs/>
      <w:i/>
      <w:iCs/>
      <w:sz w:val="24"/>
      <w:szCs w:val="24"/>
    </w:rPr>
  </w:style>
  <w:style w:type="paragraph" w:customStyle="1" w:styleId="HeadersforBrhadBhagavatamrta">
    <w:name w:val="Headers for Brhad Bhagavatamrta"/>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2">
    <w:name w:val="Headers for Brhad Bhagavatamrta2"/>
    <w:uiPriority w:val="99"/>
    <w:pPr>
      <w:widowControl w:val="0"/>
      <w:pBdr>
        <w:top w:val="single" w:sz="5" w:space="0" w:color="000000"/>
        <w:bottom w:val="single" w:sz="5"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1">
    <w:name w:val="Headers for Brhad Bhagavatamrta1"/>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heet">
    <w:name w:val="Headersheet"/>
    <w:uiPriority w:val="99"/>
    <w:pPr>
      <w:widowControl w:val="0"/>
      <w:autoSpaceDE w:val="0"/>
      <w:autoSpaceDN w:val="0"/>
      <w:adjustRightInd w:val="0"/>
      <w:spacing w:before="120" w:after="120" w:line="240" w:lineRule="auto"/>
      <w:jc w:val="center"/>
    </w:pPr>
    <w:rPr>
      <w:rFonts w:ascii="ScaGoudy" w:hAnsi="ScaGoudy"/>
      <w:b/>
      <w:bCs/>
      <w:sz w:val="32"/>
      <w:szCs w:val="32"/>
    </w:rPr>
  </w:style>
  <w:style w:type="paragraph" w:customStyle="1" w:styleId="Headersheet-2">
    <w:name w:val="Headersheet-2"/>
    <w:uiPriority w:val="99"/>
    <w:pPr>
      <w:widowControl w:val="0"/>
      <w:autoSpaceDE w:val="0"/>
      <w:autoSpaceDN w:val="0"/>
      <w:adjustRightInd w:val="0"/>
      <w:spacing w:before="120" w:after="120" w:line="240" w:lineRule="auto"/>
      <w:jc w:val="center"/>
    </w:pPr>
    <w:rPr>
      <w:rFonts w:ascii="Balaram" w:hAnsi="Balaram" w:cs="Balaram"/>
      <w:b/>
      <w:bCs/>
      <w:vanish/>
      <w:color w:val="008000"/>
      <w:sz w:val="24"/>
      <w:szCs w:val="24"/>
    </w:rPr>
  </w:style>
  <w:style w:type="paragraph" w:customStyle="1" w:styleId="Headersheetxtra">
    <w:name w:val="Headersheet xtra"/>
    <w:uiPriority w:val="99"/>
    <w:pPr>
      <w:widowControl w:val="0"/>
      <w:pBdr>
        <w:top w:val="single" w:sz="5" w:space="1" w:color="008000"/>
        <w:bottom w:val="single" w:sz="12" w:space="1" w:color="800000"/>
      </w:pBdr>
      <w:shd w:val="solid" w:color="FFFF00" w:fill="auto"/>
      <w:autoSpaceDE w:val="0"/>
      <w:autoSpaceDN w:val="0"/>
      <w:adjustRightInd w:val="0"/>
      <w:spacing w:before="300" w:after="180" w:line="240" w:lineRule="auto"/>
      <w:jc w:val="center"/>
    </w:pPr>
    <w:rPr>
      <w:rFonts w:ascii="ScaGoudy" w:hAnsi="ScaGoudy"/>
      <w:b/>
      <w:bCs/>
      <w:i/>
      <w:iCs/>
      <w:color w:val="000080"/>
      <w:sz w:val="32"/>
      <w:szCs w:val="32"/>
    </w:rPr>
  </w:style>
  <w:style w:type="paragraph" w:customStyle="1" w:styleId="HeadingPara">
    <w:name w:val="Heading:Para"/>
    <w:uiPriority w:val="99"/>
    <w:pPr>
      <w:widowControl w:val="0"/>
      <w:pBdr>
        <w:top w:val="single" w:sz="12" w:space="2" w:color="800000"/>
        <w:bottom w:val="single" w:sz="12" w:space="2" w:color="800000"/>
      </w:pBdr>
      <w:shd w:val="solid" w:color="008000" w:fill="auto"/>
      <w:autoSpaceDE w:val="0"/>
      <w:autoSpaceDN w:val="0"/>
      <w:adjustRightInd w:val="0"/>
      <w:spacing w:after="266" w:line="240" w:lineRule="auto"/>
      <w:jc w:val="center"/>
    </w:pPr>
    <w:rPr>
      <w:rFonts w:ascii="ScaGoudy" w:hAnsi="ScaGoudy"/>
      <w:b/>
      <w:bCs/>
      <w:color w:val="00FFFF"/>
      <w:sz w:val="32"/>
      <w:szCs w:val="32"/>
    </w:rPr>
  </w:style>
  <w:style w:type="paragraph" w:customStyle="1" w:styleId="Heading1Para">
    <w:name w:val="Heading 1:Para"/>
    <w:uiPriority w:val="99"/>
    <w:pPr>
      <w:widowControl w:val="0"/>
      <w:tabs>
        <w:tab w:val="left" w:pos="3330"/>
      </w:tabs>
      <w:autoSpaceDE w:val="0"/>
      <w:autoSpaceDN w:val="0"/>
      <w:adjustRightInd w:val="0"/>
      <w:spacing w:before="360" w:after="180" w:line="240" w:lineRule="auto"/>
    </w:pPr>
    <w:rPr>
      <w:rFonts w:ascii="ScaGoudy" w:hAnsi="ScaGoudy"/>
      <w:color w:val="FF0080"/>
      <w:sz w:val="24"/>
      <w:szCs w:val="24"/>
      <w:u w:val="single"/>
    </w:rPr>
  </w:style>
  <w:style w:type="paragraph" w:customStyle="1" w:styleId="Heading11">
    <w:name w:val="Heading 11"/>
    <w:uiPriority w:val="99"/>
    <w:pPr>
      <w:keepNext/>
      <w:widowControl w:val="0"/>
      <w:autoSpaceDE w:val="0"/>
      <w:autoSpaceDN w:val="0"/>
      <w:adjustRightInd w:val="0"/>
      <w:spacing w:after="0" w:line="240" w:lineRule="auto"/>
    </w:pPr>
    <w:rPr>
      <w:rFonts w:ascii="New York" w:hAnsi="New York" w:cs="New York"/>
      <w:sz w:val="24"/>
      <w:szCs w:val="24"/>
    </w:rPr>
  </w:style>
  <w:style w:type="paragraph" w:customStyle="1" w:styleId="Heading1AAPara">
    <w:name w:val="Heading 1 A A:Para"/>
    <w:uiPriority w:val="99"/>
    <w:pPr>
      <w:keepNext/>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1nospace">
    <w:name w:val="Heading 1 (no space)"/>
    <w:uiPriority w:val="99"/>
    <w:pPr>
      <w:widowControl w:val="0"/>
      <w:autoSpaceDE w:val="0"/>
      <w:autoSpaceDN w:val="0"/>
      <w:adjustRightInd w:val="0"/>
      <w:spacing w:after="0" w:line="287" w:lineRule="auto"/>
      <w:jc w:val="center"/>
    </w:pPr>
    <w:rPr>
      <w:rFonts w:ascii="Times" w:hAnsi="Times" w:cs="Times"/>
      <w:b/>
      <w:bCs/>
      <w:color w:val="000000"/>
      <w:sz w:val="36"/>
      <w:szCs w:val="36"/>
    </w:rPr>
  </w:style>
  <w:style w:type="paragraph" w:customStyle="1" w:styleId="Heading1ParaPara">
    <w:name w:val="Heading 1: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
    <w:name w:val="Heading 1:Para: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Para">
    <w:name w:val="Heading 1: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1ParaParaParaParaPara">
    <w:name w:val="Heading 1:Para: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21">
    <w:name w:val="Heading 21"/>
    <w:uiPriority w:val="99"/>
    <w:pPr>
      <w:keepNext/>
      <w:widowControl w:val="0"/>
      <w:autoSpaceDE w:val="0"/>
      <w:autoSpaceDN w:val="0"/>
      <w:adjustRightInd w:val="0"/>
      <w:spacing w:after="0" w:line="240" w:lineRule="auto"/>
    </w:pPr>
    <w:rPr>
      <w:rFonts w:ascii="New York" w:hAnsi="New York" w:cs="New York"/>
      <w:i/>
      <w:iCs/>
      <w:sz w:val="24"/>
      <w:szCs w:val="24"/>
    </w:rPr>
  </w:style>
  <w:style w:type="paragraph" w:customStyle="1" w:styleId="heading2Para">
    <w:name w:val="heading 2: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rPr>
  </w:style>
  <w:style w:type="paragraph" w:customStyle="1" w:styleId="Heading30">
    <w:name w:val="Heading3"/>
    <w:uiPriority w:val="99"/>
    <w:pPr>
      <w:widowControl w:val="0"/>
      <w:pBdr>
        <w:top w:val="single" w:sz="6" w:space="3" w:color="000000"/>
        <w:bottom w:val="single" w:sz="12" w:space="3" w:color="000000"/>
      </w:pBdr>
      <w:shd w:val="solid" w:color="00FFFF" w:fill="auto"/>
      <w:autoSpaceDE w:val="0"/>
      <w:autoSpaceDN w:val="0"/>
      <w:adjustRightInd w:val="0"/>
      <w:spacing w:before="180" w:after="180" w:line="240" w:lineRule="auto"/>
      <w:jc w:val="center"/>
    </w:pPr>
    <w:rPr>
      <w:rFonts w:ascii="ScaGoudy" w:hAnsi="ScaGoudy"/>
      <w:b/>
      <w:bCs/>
      <w:sz w:val="36"/>
      <w:szCs w:val="36"/>
    </w:rPr>
  </w:style>
  <w:style w:type="paragraph" w:customStyle="1" w:styleId="Heading31">
    <w:name w:val="Heading 31"/>
    <w:uiPriority w:val="99"/>
    <w:pPr>
      <w:keepNext/>
      <w:widowControl w:val="0"/>
      <w:autoSpaceDE w:val="0"/>
      <w:autoSpaceDN w:val="0"/>
      <w:adjustRightInd w:val="0"/>
      <w:spacing w:after="0" w:line="240" w:lineRule="auto"/>
      <w:jc w:val="center"/>
    </w:pPr>
    <w:rPr>
      <w:rFonts w:ascii="New York" w:hAnsi="New York" w:cs="New York"/>
      <w:b/>
      <w:bCs/>
      <w:sz w:val="24"/>
      <w:szCs w:val="24"/>
    </w:rPr>
  </w:style>
  <w:style w:type="paragraph" w:customStyle="1" w:styleId="heading3Para">
    <w:name w:val="heading 3:Para"/>
    <w:uiPriority w:val="99"/>
    <w:pPr>
      <w:widowControl w:val="0"/>
      <w:autoSpaceDE w:val="0"/>
      <w:autoSpaceDN w:val="0"/>
      <w:adjustRightInd w:val="0"/>
      <w:spacing w:after="0" w:line="240" w:lineRule="auto"/>
      <w:ind w:firstLine="432"/>
      <w:jc w:val="center"/>
    </w:pPr>
    <w:rPr>
      <w:rFonts w:ascii="Rama-Palatino" w:hAnsi="Rama-Palatino" w:cs="Rama-Palatino"/>
      <w:color w:val="000000"/>
      <w:u w:val="single"/>
    </w:rPr>
  </w:style>
  <w:style w:type="paragraph" w:customStyle="1" w:styleId="Heading40">
    <w:name w:val="Heading4"/>
    <w:uiPriority w:val="99"/>
    <w:pPr>
      <w:widowControl w:val="0"/>
      <w:pBdr>
        <w:top w:val="single" w:sz="12" w:space="5" w:color="800000"/>
        <w:left w:val="single" w:sz="18" w:space="5" w:color="800000"/>
        <w:bottom w:val="single" w:sz="18" w:space="5" w:color="800000"/>
        <w:right w:val="single" w:sz="12" w:space="5" w:color="800000"/>
      </w:pBdr>
      <w:shd w:val="solid" w:color="C0C0C0" w:fill="auto"/>
      <w:autoSpaceDE w:val="0"/>
      <w:autoSpaceDN w:val="0"/>
      <w:adjustRightInd w:val="0"/>
      <w:spacing w:before="180" w:after="14" w:line="240" w:lineRule="auto"/>
    </w:pPr>
    <w:rPr>
      <w:rFonts w:ascii="ScaGoudy" w:hAnsi="ScaGoudy"/>
      <w:b/>
      <w:bCs/>
      <w:color w:val="800000"/>
      <w:sz w:val="36"/>
      <w:szCs w:val="36"/>
    </w:rPr>
  </w:style>
  <w:style w:type="paragraph" w:customStyle="1" w:styleId="Heading41">
    <w:name w:val="Heading 41"/>
    <w:uiPriority w:val="99"/>
    <w:pPr>
      <w:keepNext/>
      <w:widowControl w:val="0"/>
      <w:autoSpaceDE w:val="0"/>
      <w:autoSpaceDN w:val="0"/>
      <w:adjustRightInd w:val="0"/>
      <w:spacing w:after="0" w:line="240" w:lineRule="auto"/>
    </w:pPr>
    <w:rPr>
      <w:rFonts w:ascii="New York" w:hAnsi="New York" w:cs="New York"/>
      <w:b/>
      <w:bCs/>
      <w:sz w:val="24"/>
      <w:szCs w:val="24"/>
    </w:rPr>
  </w:style>
  <w:style w:type="paragraph" w:customStyle="1" w:styleId="heading4Para">
    <w:name w:val="heading 4: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u w:val="single"/>
    </w:rPr>
  </w:style>
  <w:style w:type="paragraph" w:customStyle="1" w:styleId="Heading51">
    <w:name w:val="Heading 51"/>
    <w:uiPriority w:val="99"/>
    <w:pPr>
      <w:keepNext/>
      <w:widowControl w:val="0"/>
      <w:autoSpaceDE w:val="0"/>
      <w:autoSpaceDN w:val="0"/>
      <w:adjustRightInd w:val="0"/>
      <w:spacing w:after="0" w:line="240" w:lineRule="auto"/>
      <w:jc w:val="center"/>
    </w:pPr>
    <w:rPr>
      <w:rFonts w:ascii="New York" w:hAnsi="New York" w:cs="New York"/>
      <w:b/>
      <w:bCs/>
      <w:sz w:val="32"/>
      <w:szCs w:val="32"/>
    </w:rPr>
  </w:style>
  <w:style w:type="paragraph" w:customStyle="1" w:styleId="heading5Para">
    <w:name w:val="heading 5:Para"/>
    <w:uiPriority w:val="99"/>
    <w:pPr>
      <w:widowControl w:val="0"/>
      <w:autoSpaceDE w:val="0"/>
      <w:autoSpaceDN w:val="0"/>
      <w:adjustRightInd w:val="0"/>
      <w:spacing w:after="0" w:line="240" w:lineRule="auto"/>
      <w:ind w:firstLine="432"/>
    </w:pPr>
    <w:rPr>
      <w:rFonts w:ascii="Rama-Palatino" w:hAnsi="Rama-Palatino" w:cs="Rama-Palatino"/>
      <w:b/>
      <w:bCs/>
      <w:color w:val="000000"/>
      <w:sz w:val="52"/>
      <w:szCs w:val="52"/>
    </w:rPr>
  </w:style>
  <w:style w:type="paragraph" w:customStyle="1" w:styleId="Heading61">
    <w:name w:val="Heading 61"/>
    <w:uiPriority w:val="99"/>
    <w:pPr>
      <w:keepNext/>
      <w:widowControl w:val="0"/>
      <w:autoSpaceDE w:val="0"/>
      <w:autoSpaceDN w:val="0"/>
      <w:adjustRightInd w:val="0"/>
      <w:spacing w:after="0" w:line="240" w:lineRule="auto"/>
    </w:pPr>
    <w:rPr>
      <w:rFonts w:ascii="New York" w:hAnsi="New York" w:cs="New York"/>
      <w:b/>
      <w:bCs/>
    </w:rPr>
  </w:style>
  <w:style w:type="paragraph" w:customStyle="1" w:styleId="heading6Para">
    <w:name w:val="heading 6:Para"/>
    <w:uiPriority w:val="99"/>
    <w:pPr>
      <w:widowControl w:val="0"/>
      <w:autoSpaceDE w:val="0"/>
      <w:autoSpaceDN w:val="0"/>
      <w:adjustRightInd w:val="0"/>
      <w:spacing w:after="0" w:line="240" w:lineRule="auto"/>
      <w:ind w:firstLine="432"/>
    </w:pPr>
    <w:rPr>
      <w:rFonts w:ascii="Rama-Palatino" w:hAnsi="Rama-Palatino" w:cs="Rama-Palatino"/>
      <w:b/>
      <w:bCs/>
      <w:color w:val="000000"/>
    </w:rPr>
  </w:style>
  <w:style w:type="paragraph" w:customStyle="1" w:styleId="heading7Para">
    <w:name w:val="heading 7:Para"/>
    <w:uiPriority w:val="99"/>
    <w:pPr>
      <w:widowControl w:val="0"/>
      <w:autoSpaceDE w:val="0"/>
      <w:autoSpaceDN w:val="0"/>
      <w:adjustRightInd w:val="0"/>
      <w:spacing w:after="0" w:line="240" w:lineRule="auto"/>
      <w:ind w:firstLine="432"/>
      <w:jc w:val="center"/>
    </w:pPr>
    <w:rPr>
      <w:rFonts w:ascii="Rama-Palatino" w:hAnsi="Rama-Palatino" w:cs="Rama-Palatino"/>
      <w:i/>
      <w:iCs/>
      <w:color w:val="000000"/>
      <w:sz w:val="32"/>
      <w:szCs w:val="32"/>
    </w:rPr>
  </w:style>
  <w:style w:type="paragraph" w:customStyle="1" w:styleId="heading8Para">
    <w:name w:val="heading 8:Para"/>
    <w:uiPriority w:val="99"/>
    <w:pPr>
      <w:widowControl w:val="0"/>
      <w:autoSpaceDE w:val="0"/>
      <w:autoSpaceDN w:val="0"/>
      <w:adjustRightInd w:val="0"/>
      <w:spacing w:after="0" w:line="240" w:lineRule="auto"/>
      <w:ind w:firstLine="432"/>
      <w:jc w:val="center"/>
    </w:pPr>
    <w:rPr>
      <w:rFonts w:ascii="Rama-Palatino" w:hAnsi="Rama-Palatino" w:cs="Rama-Palatino"/>
      <w:b/>
      <w:bCs/>
      <w:i/>
      <w:iCs/>
      <w:color w:val="000000"/>
      <w:sz w:val="32"/>
      <w:szCs w:val="32"/>
    </w:rPr>
  </w:style>
  <w:style w:type="paragraph" w:customStyle="1" w:styleId="heading9Para">
    <w:name w:val="heading 9:Para"/>
    <w:uiPriority w:val="99"/>
    <w:pPr>
      <w:widowControl w:val="0"/>
      <w:autoSpaceDE w:val="0"/>
      <w:autoSpaceDN w:val="0"/>
      <w:adjustRightInd w:val="0"/>
      <w:spacing w:after="0" w:line="240" w:lineRule="auto"/>
      <w:ind w:firstLine="432"/>
    </w:pPr>
    <w:rPr>
      <w:rFonts w:ascii="Rama-Palatino" w:hAnsi="Rama-Palatino" w:cs="Rama-Palatino"/>
      <w:i/>
      <w:iCs/>
      <w:color w:val="000000"/>
    </w:rPr>
  </w:style>
  <w:style w:type="paragraph" w:customStyle="1" w:styleId="Heading-Authorby">
    <w:name w:val="Heading - Author by"/>
    <w:uiPriority w:val="99"/>
    <w:pPr>
      <w:widowControl w:val="0"/>
      <w:pBdr>
        <w:top w:val="single" w:sz="4" w:space="2" w:color="800000"/>
        <w:left w:val="single" w:sz="12" w:space="2" w:color="800000"/>
        <w:bottom w:val="single" w:sz="12" w:space="2" w:color="800000"/>
        <w:right w:val="single" w:sz="4"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2">
    <w:name w:val="Heading - Author by2"/>
    <w:uiPriority w:val="99"/>
    <w:pPr>
      <w:widowControl w:val="0"/>
      <w:pBdr>
        <w:top w:val="single" w:sz="5" w:space="2" w:color="800000"/>
        <w:left w:val="single" w:sz="12" w:space="2" w:color="800000"/>
        <w:bottom w:val="single" w:sz="12" w:space="2" w:color="800000"/>
        <w:right w:val="single" w:sz="5"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1">
    <w:name w:val="Heading - Author by1"/>
    <w:uiPriority w:val="99"/>
    <w:pPr>
      <w:widowControl w:val="0"/>
      <w:pBdr>
        <w:top w:val="single" w:sz="4" w:space="2" w:color="800000"/>
        <w:left w:val="single" w:sz="12" w:space="2" w:color="800000"/>
        <w:bottom w:val="single" w:sz="12" w:space="2" w:color="800000"/>
        <w:right w:val="single" w:sz="4" w:space="2" w:color="0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Center">
    <w:name w:val="Heading Center"/>
    <w:uiPriority w:val="99"/>
    <w:pPr>
      <w:widowControl w:val="0"/>
      <w:autoSpaceDE w:val="0"/>
      <w:autoSpaceDN w:val="0"/>
      <w:adjustRightInd w:val="0"/>
      <w:spacing w:before="360" w:after="360" w:line="240" w:lineRule="auto"/>
      <w:jc w:val="center"/>
    </w:pPr>
    <w:rPr>
      <w:rFonts w:ascii="ScaGoudy" w:hAnsi="ScaGoudy"/>
      <w:color w:val="000000"/>
      <w:sz w:val="24"/>
      <w:szCs w:val="24"/>
    </w:rPr>
  </w:style>
  <w:style w:type="paragraph" w:customStyle="1" w:styleId="HeadingCenter2">
    <w:name w:val="Heading Center2"/>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Center1">
    <w:name w:val="Heading Center1"/>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FlushLeft-Italic">
    <w:name w:val="Heading Flush Left-Italic"/>
    <w:uiPriority w:val="99"/>
    <w:pPr>
      <w:widowControl w:val="0"/>
      <w:autoSpaceDE w:val="0"/>
      <w:autoSpaceDN w:val="0"/>
      <w:adjustRightInd w:val="0"/>
      <w:spacing w:before="180" w:after="0" w:line="240" w:lineRule="auto"/>
      <w:jc w:val="both"/>
    </w:pPr>
    <w:rPr>
      <w:rFonts w:ascii="ScaGoudy" w:hAnsi="ScaGoudy"/>
      <w:i/>
      <w:iCs/>
      <w:sz w:val="24"/>
      <w:szCs w:val="24"/>
    </w:rPr>
  </w:style>
  <w:style w:type="paragraph" w:customStyle="1" w:styleId="Headingitalicflushleft">
    <w:name w:val="Heading italic flush left"/>
    <w:uiPriority w:val="99"/>
    <w:pPr>
      <w:widowControl w:val="0"/>
      <w:autoSpaceDE w:val="0"/>
      <w:autoSpaceDN w:val="0"/>
      <w:adjustRightInd w:val="0"/>
      <w:spacing w:before="180" w:after="266" w:line="240" w:lineRule="auto"/>
    </w:pPr>
    <w:rPr>
      <w:rFonts w:ascii="ScaGoudy" w:hAnsi="ScaGoudy"/>
      <w:i/>
      <w:iCs/>
      <w:color w:val="000000"/>
      <w:sz w:val="24"/>
      <w:szCs w:val="24"/>
    </w:rPr>
  </w:style>
  <w:style w:type="paragraph" w:customStyle="1" w:styleId="HEADING-left16bold">
    <w:name w:val="HEADING-left 16 bold"/>
    <w:uiPriority w:val="99"/>
    <w:pPr>
      <w:keepNext/>
      <w:widowControl w:val="0"/>
      <w:autoSpaceDE w:val="0"/>
      <w:autoSpaceDN w:val="0"/>
      <w:adjustRightInd w:val="0"/>
      <w:spacing w:before="180" w:after="360" w:line="240" w:lineRule="auto"/>
      <w:ind w:left="720"/>
    </w:pPr>
    <w:rPr>
      <w:rFonts w:ascii="ScaGoudy" w:hAnsi="ScaGoudy"/>
      <w:b/>
      <w:bCs/>
      <w:color w:val="000000"/>
      <w:sz w:val="32"/>
      <w:szCs w:val="32"/>
    </w:rPr>
  </w:style>
  <w:style w:type="paragraph" w:customStyle="1" w:styleId="HeadingParaPara">
    <w:name w:val="Heading:Para:Para"/>
    <w:uiPriority w:val="99"/>
    <w:pPr>
      <w:widowControl w:val="0"/>
      <w:pBdr>
        <w:top w:val="single" w:sz="4" w:space="2" w:color="800000"/>
        <w:bottom w:val="single" w:sz="4" w:space="2" w:color="800000"/>
      </w:pBdr>
      <w:shd w:val="solid" w:color="00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
    <w:name w:val="Heading: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
    <w:name w:val="Heading: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
    <w:name w:val="Heading: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Para">
    <w:name w:val="Heading:Para: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ParaParaParaParaParaParaPara">
    <w:name w:val="Heading:Para:Para:Para:Para:Para:Para:Para"/>
    <w:uiPriority w:val="99"/>
    <w:pPr>
      <w:widowControl w:val="0"/>
      <w:pBdr>
        <w:top w:val="single" w:sz="4" w:space="2" w:color="800000"/>
        <w:bottom w:val="single" w:sz="4" w:space="2" w:color="0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verse">
    <w:name w:val="Heading- verse"/>
    <w:uiPriority w:val="99"/>
    <w:pPr>
      <w:widowControl w:val="0"/>
      <w:autoSpaceDE w:val="0"/>
      <w:autoSpaceDN w:val="0"/>
      <w:adjustRightInd w:val="0"/>
      <w:spacing w:before="113" w:after="0" w:line="287" w:lineRule="auto"/>
      <w:jc w:val="center"/>
    </w:pPr>
    <w:rPr>
      <w:rFonts w:ascii="Times" w:hAnsi="Times" w:cs="Times"/>
      <w:b/>
      <w:bCs/>
      <w:i/>
      <w:iCs/>
      <w:color w:val="000000"/>
      <w:sz w:val="32"/>
      <w:szCs w:val="32"/>
    </w:rPr>
  </w:style>
  <w:style w:type="paragraph" w:customStyle="1" w:styleId="Headline">
    <w:name w:val="Headline"/>
    <w:uiPriority w:val="99"/>
    <w:pPr>
      <w:widowControl w:val="0"/>
      <w:autoSpaceDE w:val="0"/>
      <w:autoSpaceDN w:val="0"/>
      <w:adjustRightInd w:val="0"/>
      <w:spacing w:after="0" w:line="240" w:lineRule="auto"/>
    </w:pPr>
    <w:rPr>
      <w:rFonts w:ascii="Rama-Palatino" w:hAnsi="Rama-Palatino" w:cs="Rama-Palatino"/>
      <w:b/>
      <w:bCs/>
      <w:color w:val="000000"/>
      <w:sz w:val="60"/>
      <w:szCs w:val="60"/>
    </w:rPr>
  </w:style>
  <w:style w:type="paragraph" w:customStyle="1" w:styleId="HiddenRightjustified">
    <w:name w:val="Hidden Right justified"/>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hiswasalsorundown">
    <w:name w:val="his was also run down"/>
    <w:uiPriority w:val="99"/>
    <w:pPr>
      <w:widowControl w:val="0"/>
      <w:autoSpaceDE w:val="0"/>
      <w:autoSpaceDN w:val="0"/>
      <w:adjustRightInd w:val="0"/>
      <w:spacing w:after="0" w:line="360" w:lineRule="auto"/>
      <w:ind w:left="1440"/>
    </w:pPr>
    <w:rPr>
      <w:rFonts w:ascii="Helvetica" w:hAnsi="Helvetica" w:cs="Helvetica"/>
      <w:sz w:val="24"/>
      <w:szCs w:val="24"/>
    </w:rPr>
  </w:style>
  <w:style w:type="paragraph" w:customStyle="1" w:styleId="HNPaddress">
    <w:name w:val="HNP address"/>
    <w:uiPriority w:val="99"/>
    <w:pPr>
      <w:widowControl w:val="0"/>
      <w:autoSpaceDE w:val="0"/>
      <w:autoSpaceDN w:val="0"/>
      <w:adjustRightInd w:val="0"/>
      <w:spacing w:after="0" w:line="240" w:lineRule="auto"/>
      <w:jc w:val="center"/>
    </w:pPr>
    <w:rPr>
      <w:rFonts w:ascii="Calibri" w:hAnsi="Calibri" w:cs="Calibri"/>
      <w:sz w:val="16"/>
      <w:szCs w:val="16"/>
    </w:rPr>
  </w:style>
  <w:style w:type="paragraph" w:customStyle="1" w:styleId="HTML">
    <w:name w:val="HTML"/>
    <w:uiPriority w:val="99"/>
    <w:pPr>
      <w:widowControl w:val="0"/>
      <w:autoSpaceDE w:val="0"/>
      <w:autoSpaceDN w:val="0"/>
      <w:adjustRightInd w:val="0"/>
      <w:spacing w:after="0" w:line="240" w:lineRule="auto"/>
    </w:pPr>
    <w:rPr>
      <w:rFonts w:ascii="Courier" w:hAnsi="Courier" w:cs="Courier"/>
      <w:sz w:val="20"/>
      <w:szCs w:val="20"/>
    </w:rPr>
  </w:style>
  <w:style w:type="paragraph" w:styleId="HTMLAddress">
    <w:name w:val="HTML Address"/>
    <w:basedOn w:val="Normal"/>
    <w:link w:val="HTMLAddressChar"/>
    <w:uiPriority w:val="99"/>
    <w:pPr>
      <w:spacing w:before="0" w:after="0"/>
      <w:ind w:firstLine="288"/>
    </w:pPr>
    <w:rPr>
      <w:rFonts w:ascii="Tamal" w:hAnsi="Tamal" w:cs="Tamal"/>
      <w:i/>
      <w:iCs/>
      <w:color w:val="auto"/>
      <w:sz w:val="24"/>
      <w:szCs w:val="24"/>
    </w:rPr>
  </w:style>
  <w:style w:type="character" w:customStyle="1" w:styleId="HTMLAddressChar">
    <w:name w:val="HTML Address Char"/>
    <w:basedOn w:val="DefaultParagraphFont"/>
    <w:link w:val="HTMLAddress"/>
    <w:uiPriority w:val="99"/>
    <w:rPr>
      <w:rFonts w:cs="ScaGoudy"/>
      <w:i/>
      <w:iCs/>
      <w:color w:val="000000"/>
      <w:sz w:val="28"/>
      <w:szCs w:val="28"/>
    </w:rPr>
  </w:style>
  <w:style w:type="paragraph" w:customStyle="1" w:styleId="HTMLBody">
    <w:name w:val="HTML Body"/>
    <w:uiPriority w:val="99"/>
    <w:pPr>
      <w:widowControl w:val="0"/>
      <w:autoSpaceDE w:val="0"/>
      <w:autoSpaceDN w:val="0"/>
      <w:adjustRightInd w:val="0"/>
      <w:spacing w:after="0" w:line="240" w:lineRule="auto"/>
    </w:pPr>
    <w:rPr>
      <w:rFonts w:ascii="Arial" w:hAnsi="Arial" w:cs="Arial"/>
      <w:sz w:val="24"/>
      <w:szCs w:val="24"/>
    </w:rPr>
  </w:style>
  <w:style w:type="paragraph" w:styleId="z-BottomofForm">
    <w:name w:val="HTML Bottom of Form"/>
    <w:basedOn w:val="Normal"/>
    <w:next w:val="Normal"/>
    <w:link w:val="z-BottomofFormChar"/>
    <w:uiPriority w:val="99"/>
    <w:pPr>
      <w:pBdr>
        <w:top w:val="single" w:sz="6" w:space="0" w:color="000000"/>
      </w:pBdr>
      <w:spacing w:before="0" w:after="0"/>
      <w:ind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rPr>
      <w:rFonts w:ascii="Arial" w:hAnsi="Arial" w:cs="Arial"/>
      <w:vanish/>
      <w:sz w:val="16"/>
      <w:szCs w:val="16"/>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pPr>
    <w:rPr>
      <w:rFonts w:ascii="Arial Unicode MS" w:hAnsi="Arial Unicode MS" w:cs="Arial Unicode MS"/>
      <w:color w:val="auto"/>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rPr>
  </w:style>
  <w:style w:type="paragraph" w:styleId="z-TopofForm">
    <w:name w:val="HTML Top of Form"/>
    <w:basedOn w:val="Normal"/>
    <w:next w:val="Normal"/>
    <w:link w:val="z-TopofFormChar"/>
    <w:uiPriority w:val="99"/>
    <w:pPr>
      <w:pBdr>
        <w:bottom w:val="single" w:sz="6" w:space="0" w:color="000000"/>
      </w:pBdr>
      <w:spacing w:before="0" w:after="0"/>
      <w:ind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rPr>
      <w:rFonts w:ascii="Arial" w:hAnsi="Arial" w:cs="Arial"/>
      <w:vanish/>
      <w:sz w:val="16"/>
      <w:szCs w:val="16"/>
    </w:rPr>
  </w:style>
  <w:style w:type="paragraph" w:customStyle="1" w:styleId="ICJArticleTitle">
    <w:name w:val="ICJ Article Title"/>
    <w:uiPriority w:val="99"/>
    <w:pPr>
      <w:keepLines/>
      <w:widowControl w:val="0"/>
      <w:autoSpaceDE w:val="0"/>
      <w:autoSpaceDN w:val="0"/>
      <w:adjustRightInd w:val="0"/>
      <w:spacing w:before="360" w:after="0" w:line="480" w:lineRule="auto"/>
      <w:jc w:val="center"/>
    </w:pPr>
    <w:rPr>
      <w:rFonts w:ascii="Sanskrit-Times" w:hAnsi="Sanskrit-Times" w:cs="Sanskrit-Times"/>
      <w:b/>
      <w:bCs/>
      <w:color w:val="000000"/>
      <w:sz w:val="32"/>
      <w:szCs w:val="32"/>
    </w:rPr>
  </w:style>
  <w:style w:type="paragraph" w:customStyle="1" w:styleId="ICJ-Title">
    <w:name w:val="ICJ-Title"/>
    <w:uiPriority w:val="99"/>
    <w:pPr>
      <w:keepNext/>
      <w:keepLines/>
      <w:widowControl w:val="0"/>
      <w:autoSpaceDE w:val="0"/>
      <w:autoSpaceDN w:val="0"/>
      <w:adjustRightInd w:val="0"/>
      <w:spacing w:before="737" w:after="0" w:line="480" w:lineRule="auto"/>
      <w:jc w:val="center"/>
    </w:pPr>
    <w:rPr>
      <w:rFonts w:ascii="Tamal" w:hAnsi="Tamal" w:cs="Tamal"/>
      <w:b/>
      <w:bCs/>
      <w:sz w:val="38"/>
      <w:szCs w:val="38"/>
    </w:rPr>
  </w:style>
  <w:style w:type="paragraph" w:customStyle="1" w:styleId="ident">
    <w:name w:val="ident"/>
    <w:uiPriority w:val="99"/>
    <w:pPr>
      <w:widowControl w:val="0"/>
      <w:tabs>
        <w:tab w:val="left" w:pos="576"/>
        <w:tab w:val="left" w:pos="2520"/>
        <w:tab w:val="left" w:pos="3960"/>
      </w:tabs>
      <w:autoSpaceDE w:val="0"/>
      <w:autoSpaceDN w:val="0"/>
      <w:adjustRightInd w:val="0"/>
      <w:spacing w:after="0" w:line="287" w:lineRule="auto"/>
      <w:ind w:left="1440"/>
      <w:jc w:val="both"/>
    </w:pPr>
    <w:rPr>
      <w:rFonts w:ascii="Adobe Garamond" w:hAnsi="Adobe Garamond" w:cs="Adobe Garamond"/>
      <w:color w:val="000000"/>
      <w:sz w:val="20"/>
      <w:szCs w:val="20"/>
    </w:rPr>
  </w:style>
  <w:style w:type="paragraph" w:customStyle="1" w:styleId="identitalic">
    <w:name w:val="ident italic"/>
    <w:uiPriority w:val="99"/>
    <w:pPr>
      <w:widowControl w:val="0"/>
      <w:tabs>
        <w:tab w:val="left" w:pos="576"/>
        <w:tab w:val="left" w:pos="2520"/>
        <w:tab w:val="left" w:pos="3960"/>
      </w:tabs>
      <w:autoSpaceDE w:val="0"/>
      <w:autoSpaceDN w:val="0"/>
      <w:adjustRightInd w:val="0"/>
      <w:spacing w:after="0" w:line="287" w:lineRule="auto"/>
      <w:ind w:left="864"/>
      <w:jc w:val="both"/>
    </w:pPr>
    <w:rPr>
      <w:rFonts w:ascii="Adobe Garamond" w:hAnsi="Adobe Garamond" w:cs="Adobe Garamond"/>
      <w:i/>
      <w:iCs/>
      <w:color w:val="000000"/>
      <w:sz w:val="20"/>
      <w:szCs w:val="20"/>
    </w:rPr>
  </w:style>
  <w:style w:type="paragraph" w:customStyle="1" w:styleId="identpt9">
    <w:name w:val="ident pt9"/>
    <w:uiPriority w:val="99"/>
    <w:pPr>
      <w:widowControl w:val="0"/>
      <w:tabs>
        <w:tab w:val="left" w:pos="576"/>
        <w:tab w:val="left" w:pos="2520"/>
        <w:tab w:val="left" w:pos="3960"/>
      </w:tabs>
      <w:autoSpaceDE w:val="0"/>
      <w:autoSpaceDN w:val="0"/>
      <w:adjustRightInd w:val="0"/>
      <w:spacing w:after="0" w:line="275" w:lineRule="auto"/>
      <w:ind w:left="360" w:right="360"/>
      <w:jc w:val="both"/>
    </w:pPr>
    <w:rPr>
      <w:rFonts w:ascii="Adobe Garamond" w:hAnsi="Adobe Garamond" w:cs="Adobe Garamond"/>
      <w:sz w:val="18"/>
      <w:szCs w:val="18"/>
    </w:rPr>
  </w:style>
  <w:style w:type="paragraph" w:customStyle="1" w:styleId="Indent">
    <w:name w:val="Indent"/>
    <w:uiPriority w:val="99"/>
    <w:pPr>
      <w:widowControl w:val="0"/>
      <w:autoSpaceDE w:val="0"/>
      <w:autoSpaceDN w:val="0"/>
      <w:adjustRightInd w:val="0"/>
      <w:spacing w:after="0" w:line="240" w:lineRule="auto"/>
      <w:ind w:left="720" w:right="720"/>
      <w:jc w:val="both"/>
    </w:pPr>
    <w:rPr>
      <w:rFonts w:ascii="Tamal" w:hAnsi="Tamal" w:cs="Tamal"/>
      <w:sz w:val="36"/>
      <w:szCs w:val="36"/>
    </w:rPr>
  </w:style>
  <w:style w:type="paragraph" w:customStyle="1" w:styleId="indent2">
    <w:name w:val="indent2"/>
    <w:uiPriority w:val="99"/>
    <w:pPr>
      <w:widowControl w:val="0"/>
      <w:autoSpaceDE w:val="0"/>
      <w:autoSpaceDN w:val="0"/>
      <w:adjustRightInd w:val="0"/>
      <w:spacing w:after="0" w:line="240" w:lineRule="auto"/>
      <w:ind w:left="2880" w:right="720"/>
      <w:jc w:val="both"/>
    </w:pPr>
    <w:rPr>
      <w:rFonts w:ascii="Tamal" w:hAnsi="Tamal" w:cs="Tamal"/>
      <w:sz w:val="36"/>
      <w:szCs w:val="36"/>
    </w:rPr>
  </w:style>
  <w:style w:type="paragraph" w:customStyle="1" w:styleId="Indented">
    <w:name w:val="Indented"/>
    <w:uiPriority w:val="99"/>
    <w:pPr>
      <w:widowControl w:val="0"/>
      <w:autoSpaceDE w:val="0"/>
      <w:autoSpaceDN w:val="0"/>
      <w:adjustRightInd w:val="0"/>
      <w:spacing w:after="0" w:line="240" w:lineRule="auto"/>
      <w:ind w:left="1440" w:hanging="1440"/>
    </w:pPr>
    <w:rPr>
      <w:rFonts w:ascii="ScaGoudy" w:hAnsi="ScaGoudy"/>
      <w:sz w:val="24"/>
      <w:szCs w:val="24"/>
    </w:rPr>
  </w:style>
  <w:style w:type="paragraph" w:customStyle="1" w:styleId="Indented3">
    <w:name w:val="Indented3"/>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1">
    <w:name w:val="Indented1"/>
    <w:uiPriority w:val="99"/>
    <w:pPr>
      <w:widowControl w:val="0"/>
      <w:autoSpaceDE w:val="0"/>
      <w:autoSpaceDN w:val="0"/>
      <w:adjustRightInd w:val="0"/>
      <w:spacing w:after="0" w:line="240" w:lineRule="auto"/>
      <w:ind w:left="1440" w:hanging="1440"/>
    </w:pPr>
    <w:rPr>
      <w:rFonts w:ascii="ScaGoudy" w:hAnsi="ScaGoudy"/>
      <w:color w:val="000000"/>
      <w:sz w:val="24"/>
      <w:szCs w:val="24"/>
    </w:rPr>
  </w:style>
  <w:style w:type="paragraph" w:customStyle="1" w:styleId="Indented2">
    <w:name w:val="Indented2"/>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20">
    <w:name w:val="Indented 2&quo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ind w:left="2880"/>
    </w:pPr>
    <w:rPr>
      <w:rFonts w:ascii="Helv" w:hAnsi="Helv" w:cs="Helv"/>
      <w:sz w:val="24"/>
      <w:szCs w:val="24"/>
    </w:rPr>
  </w:style>
  <w:style w:type="paragraph" w:customStyle="1" w:styleId="IndentForLists1">
    <w:name w:val="Indent (For Lists1"/>
    <w:aliases w:val="etc)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2">
    <w:name w:val="Indent (For Lists2"/>
    <w:aliases w:val="etc)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3">
    <w:name w:val="Indent (For Lists3"/>
    <w:aliases w:val="etc)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4">
    <w:name w:val="Indent (For Lists4"/>
    <w:aliases w:val="etc)4"/>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5">
    <w:name w:val="Indent (For Lists5"/>
    <w:aliases w:val="etc)5"/>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color w:val="000000"/>
      <w:sz w:val="24"/>
      <w:szCs w:val="24"/>
    </w:rPr>
  </w:style>
  <w:style w:type="paragraph" w:customStyle="1" w:styleId="IndentForLists6">
    <w:name w:val="Indent (For Lists6"/>
    <w:aliases w:val="etc)6"/>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7">
    <w:name w:val="Indent (For Lists7"/>
    <w:aliases w:val="etc)7"/>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
    <w:name w:val="Indent (For Lists"/>
    <w:aliases w:val="etc)"/>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imes New Roman" w:hAnsi="Times New Roman" w:cs="Times New Roman"/>
      <w:sz w:val="24"/>
      <w:szCs w:val="24"/>
    </w:rPr>
  </w:style>
  <w:style w:type="paragraph" w:customStyle="1" w:styleId="IndentForLists9">
    <w:name w:val="Indent (For Lists9"/>
    <w:aliases w:val="etc)9"/>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8">
    <w:name w:val="Indent (For Lists8"/>
    <w:aliases w:val="etc)8"/>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Lokanath">
    <w:name w:val="Indent Lokanath"/>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IndentSubCategories">
    <w:name w:val="Indent Sub Categories"/>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Times New Roman" w:hAnsi="Times New Roman" w:cs="Times New Roman"/>
      <w:sz w:val="24"/>
      <w:szCs w:val="24"/>
    </w:rPr>
  </w:style>
  <w:style w:type="paragraph" w:customStyle="1" w:styleId="IndentSubCategories3">
    <w:name w:val="Indent Sub Categories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ntSubCategories1">
    <w:name w:val="Indent Sub Categories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color w:val="000000"/>
      <w:sz w:val="24"/>
      <w:szCs w:val="24"/>
    </w:rPr>
  </w:style>
  <w:style w:type="paragraph" w:customStyle="1" w:styleId="IndentSubCategories2">
    <w:name w:val="Indent Sub Categories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x">
    <w:name w:val="Index"/>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Index1">
    <w:name w:val="index 1"/>
    <w:basedOn w:val="Normal"/>
    <w:next w:val="Normal"/>
    <w:uiPriority w:val="99"/>
    <w:pPr>
      <w:spacing w:before="0" w:after="0"/>
      <w:ind w:left="360" w:hanging="360"/>
      <w:jc w:val="both"/>
    </w:pPr>
    <w:rPr>
      <w:rFonts w:ascii="Tamal" w:hAnsi="Tamal" w:cs="Tamal"/>
      <w:color w:val="auto"/>
      <w:sz w:val="36"/>
      <w:szCs w:val="36"/>
    </w:rPr>
  </w:style>
  <w:style w:type="paragraph" w:styleId="Index2">
    <w:name w:val="index 2"/>
    <w:aliases w:val="Index 10 offenses"/>
    <w:basedOn w:val="Normal"/>
    <w:next w:val="Normal"/>
    <w:uiPriority w:val="99"/>
    <w:pPr>
      <w:spacing w:before="60" w:after="60"/>
      <w:ind w:left="677" w:hanging="432"/>
    </w:pPr>
    <w:rPr>
      <w:rFonts w:ascii="Balaram" w:hAnsi="Balaram" w:cs="Balaram"/>
      <w:b/>
      <w:bCs/>
      <w:color w:val="auto"/>
      <w:sz w:val="24"/>
      <w:szCs w:val="24"/>
    </w:rPr>
  </w:style>
  <w:style w:type="paragraph" w:styleId="Index3">
    <w:name w:val="index 3"/>
    <w:basedOn w:val="Normal"/>
    <w:next w:val="Normal"/>
    <w:uiPriority w:val="99"/>
    <w:pPr>
      <w:spacing w:before="0" w:after="0"/>
      <w:ind w:left="720" w:hanging="360"/>
      <w:jc w:val="both"/>
    </w:pPr>
    <w:rPr>
      <w:rFonts w:ascii="Tamal" w:hAnsi="Tamal" w:cs="Tamal"/>
      <w:color w:val="auto"/>
      <w:sz w:val="36"/>
      <w:szCs w:val="36"/>
    </w:rPr>
  </w:style>
  <w:style w:type="paragraph" w:styleId="Index4">
    <w:name w:val="index 4"/>
    <w:basedOn w:val="Normal"/>
    <w:next w:val="Normal"/>
    <w:uiPriority w:val="99"/>
    <w:pPr>
      <w:tabs>
        <w:tab w:val="left" w:pos="960"/>
        <w:tab w:val="decimal" w:pos="2418"/>
      </w:tabs>
      <w:spacing w:before="0" w:after="0" w:line="300" w:lineRule="auto"/>
      <w:ind w:left="960" w:hanging="240"/>
    </w:pPr>
    <w:rPr>
      <w:rFonts w:ascii="Sanskrit-New Caledonia" w:hAnsi="Sanskrit-New Caledonia" w:cs="Sanskrit-New Caledonia"/>
      <w:color w:val="auto"/>
      <w:sz w:val="18"/>
      <w:szCs w:val="18"/>
    </w:rPr>
  </w:style>
  <w:style w:type="paragraph" w:styleId="Index5">
    <w:name w:val="index 5"/>
    <w:basedOn w:val="Normal"/>
    <w:next w:val="Normal"/>
    <w:uiPriority w:val="99"/>
    <w:pPr>
      <w:tabs>
        <w:tab w:val="left" w:pos="1200"/>
        <w:tab w:val="decimal" w:pos="2418"/>
      </w:tabs>
      <w:spacing w:before="0" w:after="0" w:line="300" w:lineRule="auto"/>
      <w:ind w:left="1200" w:hanging="240"/>
    </w:pPr>
    <w:rPr>
      <w:rFonts w:ascii="Sanskrit-New Caledonia" w:hAnsi="Sanskrit-New Caledonia" w:cs="Sanskrit-New Caledonia"/>
      <w:color w:val="auto"/>
      <w:sz w:val="18"/>
      <w:szCs w:val="18"/>
    </w:rPr>
  </w:style>
  <w:style w:type="paragraph" w:styleId="Index6">
    <w:name w:val="index 6"/>
    <w:basedOn w:val="Normal"/>
    <w:next w:val="Normal"/>
    <w:uiPriority w:val="99"/>
    <w:pPr>
      <w:tabs>
        <w:tab w:val="left" w:pos="1440"/>
        <w:tab w:val="decimal" w:pos="2418"/>
      </w:tabs>
      <w:spacing w:before="0" w:after="0" w:line="300" w:lineRule="auto"/>
      <w:ind w:left="1440" w:hanging="240"/>
    </w:pPr>
    <w:rPr>
      <w:rFonts w:ascii="Sanskrit-New Caledonia" w:hAnsi="Sanskrit-New Caledonia" w:cs="Sanskrit-New Caledonia"/>
      <w:color w:val="auto"/>
      <w:sz w:val="18"/>
      <w:szCs w:val="18"/>
    </w:rPr>
  </w:style>
  <w:style w:type="paragraph" w:styleId="Index7">
    <w:name w:val="index 7"/>
    <w:basedOn w:val="Normal"/>
    <w:next w:val="Normal"/>
    <w:uiPriority w:val="99"/>
    <w:pPr>
      <w:tabs>
        <w:tab w:val="left" w:pos="1680"/>
        <w:tab w:val="decimal" w:pos="2418"/>
      </w:tabs>
      <w:spacing w:before="0" w:after="0" w:line="300" w:lineRule="auto"/>
      <w:ind w:left="1680" w:hanging="240"/>
    </w:pPr>
    <w:rPr>
      <w:rFonts w:ascii="Sanskrit-New Caledonia" w:hAnsi="Sanskrit-New Caledonia" w:cs="Sanskrit-New Caledonia"/>
      <w:color w:val="auto"/>
      <w:sz w:val="18"/>
      <w:szCs w:val="18"/>
    </w:rPr>
  </w:style>
  <w:style w:type="paragraph" w:styleId="Index8">
    <w:name w:val="index 8"/>
    <w:basedOn w:val="Normal"/>
    <w:next w:val="Normal"/>
    <w:uiPriority w:val="99"/>
    <w:pPr>
      <w:tabs>
        <w:tab w:val="left" w:pos="1920"/>
        <w:tab w:val="decimal" w:pos="2418"/>
      </w:tabs>
      <w:spacing w:before="0" w:after="0" w:line="300" w:lineRule="auto"/>
      <w:ind w:left="1920" w:hanging="240"/>
    </w:pPr>
    <w:rPr>
      <w:rFonts w:ascii="Sanskrit-New Caledonia" w:hAnsi="Sanskrit-New Caledonia" w:cs="Sanskrit-New Caledonia"/>
      <w:color w:val="auto"/>
      <w:sz w:val="18"/>
      <w:szCs w:val="18"/>
    </w:rPr>
  </w:style>
  <w:style w:type="paragraph" w:styleId="Index9">
    <w:name w:val="index 9"/>
    <w:basedOn w:val="Normal"/>
    <w:next w:val="Normal"/>
    <w:uiPriority w:val="99"/>
    <w:pPr>
      <w:tabs>
        <w:tab w:val="left" w:pos="2160"/>
        <w:tab w:val="decimal" w:pos="2418"/>
      </w:tabs>
      <w:spacing w:before="0" w:after="0" w:line="300" w:lineRule="auto"/>
      <w:ind w:left="2160" w:hanging="240"/>
    </w:pPr>
    <w:rPr>
      <w:rFonts w:ascii="Sanskrit-New Caledonia" w:hAnsi="Sanskrit-New Caledonia" w:cs="Sanskrit-New Caledonia"/>
      <w:color w:val="auto"/>
      <w:sz w:val="18"/>
      <w:szCs w:val="18"/>
    </w:rPr>
  </w:style>
  <w:style w:type="paragraph" w:customStyle="1" w:styleId="IndexEntry1">
    <w:name w:val="Index Entry 1"/>
    <w:uiPriority w:val="99"/>
    <w:pPr>
      <w:widowControl w:val="0"/>
      <w:autoSpaceDE w:val="0"/>
      <w:autoSpaceDN w:val="0"/>
      <w:adjustRightInd w:val="0"/>
      <w:spacing w:after="0" w:line="240" w:lineRule="auto"/>
      <w:ind w:left="340"/>
    </w:pPr>
    <w:rPr>
      <w:rFonts w:ascii="Times Roman" w:hAnsi="Times Roman" w:cs="Times Roman"/>
      <w:sz w:val="24"/>
      <w:szCs w:val="24"/>
    </w:rPr>
  </w:style>
  <w:style w:type="paragraph" w:customStyle="1" w:styleId="IndexEntry2">
    <w:name w:val="Index Entry 2"/>
    <w:uiPriority w:val="99"/>
    <w:pPr>
      <w:widowControl w:val="0"/>
      <w:autoSpaceDE w:val="0"/>
      <w:autoSpaceDN w:val="0"/>
      <w:adjustRightInd w:val="0"/>
      <w:spacing w:after="0" w:line="240" w:lineRule="auto"/>
      <w:ind w:left="680"/>
    </w:pPr>
    <w:rPr>
      <w:rFonts w:ascii="Times Roman" w:hAnsi="Times Roman" w:cs="Times Roman"/>
      <w:sz w:val="24"/>
      <w:szCs w:val="24"/>
    </w:rPr>
  </w:style>
  <w:style w:type="paragraph" w:customStyle="1" w:styleId="IndexEntry3">
    <w:name w:val="Index Entry 3"/>
    <w:uiPriority w:val="99"/>
    <w:pPr>
      <w:widowControl w:val="0"/>
      <w:autoSpaceDE w:val="0"/>
      <w:autoSpaceDN w:val="0"/>
      <w:adjustRightInd w:val="0"/>
      <w:spacing w:after="0" w:line="240" w:lineRule="auto"/>
      <w:ind w:left="1020"/>
    </w:pPr>
    <w:rPr>
      <w:rFonts w:ascii="Times Roman" w:hAnsi="Times Roman" w:cs="Times Roman"/>
      <w:sz w:val="24"/>
      <w:szCs w:val="24"/>
    </w:rPr>
  </w:style>
  <w:style w:type="paragraph" w:customStyle="1" w:styleId="IndexGroupHeading">
    <w:name w:val="Index Group Heading"/>
    <w:uiPriority w:val="99"/>
    <w:pPr>
      <w:widowControl w:val="0"/>
      <w:autoSpaceDE w:val="0"/>
      <w:autoSpaceDN w:val="0"/>
      <w:adjustRightInd w:val="0"/>
      <w:spacing w:before="340" w:after="340" w:line="240" w:lineRule="auto"/>
    </w:pPr>
    <w:rPr>
      <w:rFonts w:ascii="Times Roman" w:hAnsi="Times Roman" w:cs="Times Roman"/>
      <w:b/>
      <w:bCs/>
      <w:sz w:val="24"/>
      <w:szCs w:val="24"/>
    </w:rPr>
  </w:style>
  <w:style w:type="paragraph" w:styleId="IndexHeading">
    <w:name w:val="index heading"/>
    <w:basedOn w:val="Normal"/>
    <w:next w:val="Index1"/>
    <w:uiPriority w:val="99"/>
    <w:pPr>
      <w:keepNext/>
      <w:spacing w:before="240" w:after="120" w:line="300" w:lineRule="auto"/>
      <w:ind w:left="140" w:firstLine="397"/>
    </w:pPr>
    <w:rPr>
      <w:rFonts w:ascii="Sanskrit-New Caledonia" w:hAnsi="Sanskrit-New Caledonia" w:cs="Sanskrit-New Caledonia"/>
      <w:color w:val="auto"/>
      <w:sz w:val="24"/>
      <w:szCs w:val="24"/>
    </w:rPr>
  </w:style>
  <w:style w:type="paragraph" w:customStyle="1" w:styleId="Indexlevel1">
    <w:name w:val="Index level 1"/>
    <w:uiPriority w:val="99"/>
    <w:pPr>
      <w:widowControl w:val="0"/>
      <w:tabs>
        <w:tab w:val="decimal" w:pos="2829"/>
      </w:tabs>
      <w:autoSpaceDE w:val="0"/>
      <w:autoSpaceDN w:val="0"/>
      <w:adjustRightInd w:val="0"/>
      <w:spacing w:after="0" w:line="240" w:lineRule="auto"/>
      <w:ind w:left="283" w:hanging="283"/>
    </w:pPr>
    <w:rPr>
      <w:rFonts w:ascii="Sanskrit-Times" w:hAnsi="Sanskrit-Times" w:cs="Sanskrit-Times"/>
      <w:i/>
      <w:iCs/>
      <w:sz w:val="18"/>
      <w:szCs w:val="18"/>
    </w:rPr>
  </w:style>
  <w:style w:type="paragraph" w:customStyle="1" w:styleId="Indexlevel2">
    <w:name w:val="Index level 2"/>
    <w:uiPriority w:val="99"/>
    <w:pPr>
      <w:widowControl w:val="0"/>
      <w:autoSpaceDE w:val="0"/>
      <w:autoSpaceDN w:val="0"/>
      <w:adjustRightInd w:val="0"/>
      <w:spacing w:after="0" w:line="240" w:lineRule="auto"/>
      <w:ind w:left="400" w:hanging="200"/>
    </w:pPr>
    <w:rPr>
      <w:rFonts w:ascii="Sanskrit-Times" w:hAnsi="Sanskrit-Times" w:cs="Sanskrit-Times"/>
      <w:sz w:val="18"/>
      <w:szCs w:val="18"/>
    </w:rPr>
  </w:style>
  <w:style w:type="paragraph" w:customStyle="1" w:styleId="Indexlevel3">
    <w:name w:val="Index level 3"/>
    <w:uiPriority w:val="99"/>
    <w:pPr>
      <w:widowControl w:val="0"/>
      <w:autoSpaceDE w:val="0"/>
      <w:autoSpaceDN w:val="0"/>
      <w:adjustRightInd w:val="0"/>
      <w:spacing w:after="0" w:line="240" w:lineRule="auto"/>
      <w:ind w:left="400"/>
    </w:pPr>
    <w:rPr>
      <w:rFonts w:ascii="Sanskrit-Times" w:hAnsi="Sanskrit-Times" w:cs="Sanskrit-Times"/>
      <w:sz w:val="18"/>
      <w:szCs w:val="18"/>
    </w:rPr>
  </w:style>
  <w:style w:type="paragraph" w:customStyle="1" w:styleId="Indexsection">
    <w:name w:val="Index section"/>
    <w:uiPriority w:val="99"/>
    <w:pPr>
      <w:keepNext/>
      <w:widowControl w:val="0"/>
      <w:autoSpaceDE w:val="0"/>
      <w:autoSpaceDN w:val="0"/>
      <w:adjustRightInd w:val="0"/>
      <w:spacing w:before="113" w:after="113" w:line="240" w:lineRule="auto"/>
    </w:pPr>
    <w:rPr>
      <w:rFonts w:ascii="Sanskrit-Palatino" w:hAnsi="Sanskrit-Palatino" w:cs="Sanskrit-Palatino"/>
      <w:b/>
      <w:bCs/>
    </w:rPr>
  </w:style>
  <w:style w:type="paragraph" w:customStyle="1" w:styleId="Indextitle">
    <w:name w:val="Index title"/>
    <w:uiPriority w:val="99"/>
    <w:pPr>
      <w:widowControl w:val="0"/>
      <w:autoSpaceDE w:val="0"/>
      <w:autoSpaceDN w:val="0"/>
      <w:adjustRightInd w:val="0"/>
      <w:spacing w:after="227" w:line="240" w:lineRule="auto"/>
      <w:jc w:val="center"/>
    </w:pPr>
    <w:rPr>
      <w:rFonts w:ascii="Sanskrit Benguiat" w:hAnsi="Sanskrit Benguiat" w:cs="Sanskrit Benguiat"/>
      <w:b/>
      <w:bCs/>
      <w:color w:val="000000"/>
      <w:sz w:val="24"/>
      <w:szCs w:val="24"/>
    </w:rPr>
  </w:style>
  <w:style w:type="paragraph" w:customStyle="1" w:styleId="InformationHeading">
    <w:name w:val="Information Heading"/>
    <w:uiPriority w:val="99"/>
    <w:pPr>
      <w:widowControl w:val="0"/>
      <w:pBdr>
        <w:top w:val="single" w:sz="24" w:space="4" w:color="000000"/>
      </w:pBdr>
      <w:tabs>
        <w:tab w:val="left" w:pos="360"/>
      </w:tabs>
      <w:autoSpaceDE w:val="0"/>
      <w:autoSpaceDN w:val="0"/>
      <w:adjustRightInd w:val="0"/>
      <w:spacing w:before="180" w:after="180" w:line="240" w:lineRule="auto"/>
      <w:jc w:val="center"/>
    </w:pPr>
    <w:rPr>
      <w:rFonts w:ascii="ScaGoudy" w:hAnsi="ScaGoudy"/>
      <w:b/>
      <w:bCs/>
      <w:sz w:val="36"/>
      <w:szCs w:val="36"/>
    </w:rPr>
  </w:style>
  <w:style w:type="paragraph" w:customStyle="1" w:styleId="Initialparagraph">
    <w:name w:val="Initial paragraph"/>
    <w:uiPriority w:val="99"/>
    <w:pPr>
      <w:keepLines/>
      <w:widowControl w:val="0"/>
      <w:autoSpaceDE w:val="0"/>
      <w:autoSpaceDN w:val="0"/>
      <w:adjustRightInd w:val="0"/>
      <w:spacing w:after="0" w:line="258" w:lineRule="auto"/>
      <w:ind w:firstLine="432"/>
    </w:pPr>
    <w:rPr>
      <w:rFonts w:ascii="New York" w:hAnsi="New York" w:cs="New York"/>
      <w:color w:val="000000"/>
    </w:rPr>
  </w:style>
  <w:style w:type="paragraph" w:customStyle="1" w:styleId="Insert">
    <w:name w:val="Insert"/>
    <w:uiPriority w:val="99"/>
    <w:pPr>
      <w:widowControl w:val="0"/>
      <w:pBdr>
        <w:top w:val="single" w:sz="8" w:space="2" w:color="000000"/>
        <w:left w:val="single" w:sz="8" w:space="2" w:color="000000"/>
        <w:bottom w:val="single" w:sz="8" w:space="2" w:color="000000"/>
        <w:right w:val="single" w:sz="8" w:space="2"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360" w:after="360" w:line="240" w:lineRule="auto"/>
      <w:ind w:left="2880" w:right="2880"/>
      <w:jc w:val="center"/>
    </w:pPr>
    <w:rPr>
      <w:rFonts w:ascii="Helv" w:hAnsi="Helv" w:cs="Helv"/>
      <w:sz w:val="24"/>
      <w:szCs w:val="24"/>
    </w:rPr>
  </w:style>
  <w:style w:type="paragraph" w:customStyle="1" w:styleId="Insetquotes">
    <w:name w:val="Inset quotes"/>
    <w:uiPriority w:val="99"/>
    <w:pPr>
      <w:widowControl w:val="0"/>
      <w:autoSpaceDE w:val="0"/>
      <w:autoSpaceDN w:val="0"/>
      <w:adjustRightInd w:val="0"/>
      <w:spacing w:after="227" w:line="240" w:lineRule="auto"/>
      <w:ind w:left="340" w:right="340" w:firstLine="340"/>
    </w:pPr>
    <w:rPr>
      <w:rFonts w:ascii="Times Roman" w:hAnsi="Times Roman" w:cs="Times Roman"/>
      <w:i/>
      <w:iCs/>
      <w:sz w:val="24"/>
      <w:szCs w:val="24"/>
    </w:rPr>
  </w:style>
  <w:style w:type="paragraph" w:customStyle="1" w:styleId="Insetquotes-1stpara">
    <w:name w:val="Inset quotes-1st para"/>
    <w:uiPriority w:val="99"/>
    <w:pPr>
      <w:widowControl w:val="0"/>
      <w:autoSpaceDE w:val="0"/>
      <w:autoSpaceDN w:val="0"/>
      <w:adjustRightInd w:val="0"/>
      <w:spacing w:before="180" w:after="228" w:line="240" w:lineRule="auto"/>
      <w:ind w:left="340" w:right="340"/>
    </w:pPr>
    <w:rPr>
      <w:rFonts w:ascii="ScaGoudy" w:hAnsi="ScaGoudy"/>
      <w:sz w:val="24"/>
      <w:szCs w:val="24"/>
    </w:rPr>
  </w:style>
  <w:style w:type="paragraph" w:styleId="IntenseQuote">
    <w:name w:val="Intense Quote"/>
    <w:basedOn w:val="Normal"/>
    <w:next w:val="Normal"/>
    <w:link w:val="IntenseQuoteChar"/>
    <w:uiPriority w:val="99"/>
    <w:qFormat/>
    <w:pPr>
      <w:spacing w:before="0" w:after="0"/>
      <w:ind w:left="720" w:right="720" w:firstLine="0"/>
    </w:pPr>
    <w:rPr>
      <w:rFonts w:ascii="Times New Roman" w:hAnsi="Times New Roman" w:cs="Times New Roman"/>
      <w:b/>
      <w:bCs/>
      <w:i/>
      <w:iCs/>
      <w:color w:val="auto"/>
      <w:sz w:val="24"/>
      <w:szCs w:val="24"/>
    </w:rPr>
  </w:style>
  <w:style w:type="character" w:customStyle="1" w:styleId="IntenseQuoteChar">
    <w:name w:val="Intense Quote Char"/>
    <w:basedOn w:val="DefaultParagraphFont"/>
    <w:link w:val="IntenseQuote"/>
    <w:uiPriority w:val="99"/>
    <w:rPr>
      <w:b/>
      <w:bCs/>
      <w:i/>
      <w:iCs/>
    </w:rPr>
  </w:style>
  <w:style w:type="paragraph" w:customStyle="1" w:styleId="intropara">
    <w:name w:val="intro para"/>
    <w:uiPriority w:val="99"/>
    <w:pPr>
      <w:widowControl w:val="0"/>
      <w:autoSpaceDE w:val="0"/>
      <w:autoSpaceDN w:val="0"/>
      <w:adjustRightInd w:val="0"/>
      <w:spacing w:after="0" w:line="258" w:lineRule="auto"/>
      <w:jc w:val="both"/>
    </w:pPr>
    <w:rPr>
      <w:rFonts w:ascii="Tamal" w:hAnsi="Tamal" w:cs="Tamal"/>
      <w:i/>
      <w:iCs/>
      <w:color w:val="000000"/>
    </w:rPr>
  </w:style>
  <w:style w:type="paragraph" w:customStyle="1" w:styleId="introparagraph">
    <w:name w:val="intro paragraph"/>
    <w:uiPriority w:val="99"/>
    <w:pPr>
      <w:widowControl w:val="0"/>
      <w:autoSpaceDE w:val="0"/>
      <w:autoSpaceDN w:val="0"/>
      <w:adjustRightInd w:val="0"/>
      <w:spacing w:before="180" w:after="180" w:line="240" w:lineRule="auto"/>
    </w:pPr>
    <w:rPr>
      <w:rFonts w:ascii="ScaGoudy" w:hAnsi="ScaGoudy"/>
      <w:i/>
      <w:iCs/>
      <w:color w:val="000080"/>
      <w:sz w:val="32"/>
      <w:szCs w:val="32"/>
    </w:rPr>
  </w:style>
  <w:style w:type="paragraph" w:customStyle="1" w:styleId="introtext">
    <w:name w:val="intro text"/>
    <w:uiPriority w:val="99"/>
    <w:pPr>
      <w:widowControl w:val="0"/>
      <w:autoSpaceDE w:val="0"/>
      <w:autoSpaceDN w:val="0"/>
      <w:adjustRightInd w:val="0"/>
      <w:spacing w:after="540" w:line="240" w:lineRule="auto"/>
      <w:ind w:left="720" w:right="720"/>
      <w:jc w:val="both"/>
    </w:pPr>
    <w:rPr>
      <w:rFonts w:ascii="ScaGoudy" w:hAnsi="ScaGoudy"/>
      <w:i/>
      <w:iCs/>
      <w:sz w:val="24"/>
      <w:szCs w:val="24"/>
    </w:rPr>
  </w:style>
  <w:style w:type="paragraph" w:customStyle="1" w:styleId="ion">
    <w:name w:val="ion"/>
    <w:uiPriority w:val="99"/>
    <w:pPr>
      <w:widowControl w:val="0"/>
      <w:autoSpaceDE w:val="0"/>
      <w:autoSpaceDN w:val="0"/>
      <w:adjustRightInd w:val="0"/>
      <w:spacing w:after="0" w:line="240" w:lineRule="auto"/>
    </w:pPr>
    <w:rPr>
      <w:rFonts w:ascii="ScaGoudy" w:hAnsi="ScaGoudy"/>
      <w:sz w:val="24"/>
      <w:szCs w:val="24"/>
    </w:rPr>
  </w:style>
  <w:style w:type="paragraph" w:customStyle="1" w:styleId="Italic">
    <w:name w:val="Italic"/>
    <w:uiPriority w:val="99"/>
    <w:pPr>
      <w:widowControl w:val="0"/>
      <w:autoSpaceDE w:val="0"/>
      <w:autoSpaceDN w:val="0"/>
      <w:adjustRightInd w:val="0"/>
      <w:spacing w:after="0" w:line="240" w:lineRule="auto"/>
      <w:jc w:val="both"/>
    </w:pPr>
    <w:rPr>
      <w:rFonts w:ascii="ScaGoudy" w:hAnsi="ScaGoudy"/>
      <w:i/>
      <w:iCs/>
      <w:sz w:val="24"/>
      <w:szCs w:val="24"/>
    </w:rPr>
  </w:style>
  <w:style w:type="paragraph" w:customStyle="1" w:styleId="italiccentre">
    <w:name w:val="italic centre"/>
    <w:uiPriority w:val="99"/>
    <w:pPr>
      <w:widowControl w:val="0"/>
      <w:tabs>
        <w:tab w:val="left" w:pos="576"/>
        <w:tab w:val="left" w:pos="2520"/>
        <w:tab w:val="left" w:pos="3960"/>
      </w:tabs>
      <w:autoSpaceDE w:val="0"/>
      <w:autoSpaceDN w:val="0"/>
      <w:adjustRightInd w:val="0"/>
      <w:spacing w:after="0" w:line="275" w:lineRule="auto"/>
      <w:jc w:val="center"/>
    </w:pPr>
    <w:rPr>
      <w:rFonts w:ascii="Adobe Garamond" w:hAnsi="Adobe Garamond" w:cs="Adobe Garamond"/>
      <w:i/>
      <w:iCs/>
      <w:sz w:val="20"/>
      <w:szCs w:val="20"/>
    </w:rPr>
  </w:style>
  <w:style w:type="paragraph" w:customStyle="1" w:styleId="ItalicChar">
    <w:name w:val="Italic:Char"/>
    <w:uiPriority w:val="99"/>
    <w:pPr>
      <w:widowControl w:val="0"/>
      <w:autoSpaceDE w:val="0"/>
      <w:autoSpaceDN w:val="0"/>
      <w:adjustRightInd w:val="0"/>
      <w:spacing w:after="0" w:line="287" w:lineRule="auto"/>
    </w:pPr>
    <w:rPr>
      <w:rFonts w:ascii="Times New Roman" w:hAnsi="Times New Roman" w:cs="Times New Roman"/>
      <w:i/>
      <w:iCs/>
      <w:color w:val="000000"/>
      <w:sz w:val="24"/>
      <w:szCs w:val="24"/>
    </w:rPr>
  </w:style>
  <w:style w:type="paragraph" w:customStyle="1" w:styleId="ItalicTextb">
    <w:name w:val="ItalicTextb"/>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JalaM">
    <w:name w:val="JalaM"/>
    <w:uiPriority w:val="99"/>
    <w:pPr>
      <w:widowControl w:val="0"/>
      <w:tabs>
        <w:tab w:val="left" w:pos="360"/>
      </w:tabs>
      <w:autoSpaceDE w:val="0"/>
      <w:autoSpaceDN w:val="0"/>
      <w:adjustRightInd w:val="0"/>
      <w:spacing w:before="360" w:after="180" w:line="240" w:lineRule="auto"/>
    </w:pPr>
    <w:rPr>
      <w:rFonts w:ascii="Tamal" w:hAnsi="Tamal" w:cs="Tamal"/>
      <w:b/>
      <w:bCs/>
      <w:color w:val="000000"/>
      <w:sz w:val="24"/>
      <w:szCs w:val="24"/>
    </w:rPr>
  </w:style>
  <w:style w:type="paragraph" w:customStyle="1" w:styleId="JalaText">
    <w:name w:val="JalaText"/>
    <w:uiPriority w:val="99"/>
    <w:pPr>
      <w:widowControl w:val="0"/>
      <w:tabs>
        <w:tab w:val="left" w:pos="360"/>
      </w:tabs>
      <w:autoSpaceDE w:val="0"/>
      <w:autoSpaceDN w:val="0"/>
      <w:adjustRightInd w:val="0"/>
      <w:spacing w:before="180" w:after="180" w:line="240" w:lineRule="auto"/>
      <w:jc w:val="both"/>
    </w:pPr>
    <w:rPr>
      <w:rFonts w:ascii="ScaGoudy" w:hAnsi="ScaGoudy"/>
      <w:sz w:val="24"/>
      <w:szCs w:val="24"/>
    </w:rPr>
  </w:style>
  <w:style w:type="paragraph" w:customStyle="1" w:styleId="JalaText3">
    <w:name w:val="JalaText3"/>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alaText1">
    <w:name w:val="JalaText1"/>
    <w:uiPriority w:val="99"/>
    <w:pPr>
      <w:widowControl w:val="0"/>
      <w:tabs>
        <w:tab w:val="left" w:pos="360"/>
      </w:tabs>
      <w:autoSpaceDE w:val="0"/>
      <w:autoSpaceDN w:val="0"/>
      <w:adjustRightInd w:val="0"/>
      <w:spacing w:before="180" w:after="180" w:line="240" w:lineRule="auto"/>
    </w:pPr>
    <w:rPr>
      <w:rFonts w:ascii="ScaGoudy" w:hAnsi="ScaGoudy"/>
      <w:color w:val="000000"/>
      <w:sz w:val="24"/>
      <w:szCs w:val="24"/>
    </w:rPr>
  </w:style>
  <w:style w:type="paragraph" w:customStyle="1" w:styleId="JalaText2">
    <w:name w:val="JalaText2"/>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egyzetek">
    <w:name w:val="jegyzetek"/>
    <w:uiPriority w:val="99"/>
    <w:pPr>
      <w:widowControl w:val="0"/>
      <w:tabs>
        <w:tab w:val="decimal" w:pos="255"/>
        <w:tab w:val="left" w:pos="306"/>
      </w:tabs>
      <w:autoSpaceDE w:val="0"/>
      <w:autoSpaceDN w:val="0"/>
      <w:adjustRightInd w:val="0"/>
      <w:spacing w:after="0" w:line="240" w:lineRule="auto"/>
      <w:jc w:val="both"/>
    </w:pPr>
    <w:rPr>
      <w:rFonts w:ascii="Palatino Sanskrit Hu 2" w:hAnsi="Palatino Sanskrit Hu 2" w:cs="Palatino Sanskrit Hu 2"/>
      <w:sz w:val="18"/>
      <w:szCs w:val="18"/>
    </w:rPr>
  </w:style>
  <w:style w:type="paragraph" w:customStyle="1" w:styleId="KI">
    <w:name w:val="KI"/>
    <w:uiPriority w:val="99"/>
    <w:pPr>
      <w:widowControl w:val="0"/>
      <w:autoSpaceDE w:val="0"/>
      <w:autoSpaceDN w:val="0"/>
      <w:adjustRightInd w:val="0"/>
      <w:spacing w:after="60" w:line="240" w:lineRule="auto"/>
    </w:pPr>
    <w:rPr>
      <w:rFonts w:ascii="Balaram" w:hAnsi="Balaram" w:cs="Balaram"/>
      <w:color w:val="000000"/>
      <w:sz w:val="20"/>
      <w:szCs w:val="20"/>
    </w:rPr>
  </w:style>
  <w:style w:type="paragraph" w:customStyle="1" w:styleId="Labels">
    <w:name w:val="Labels"/>
    <w:uiPriority w:val="99"/>
    <w:pPr>
      <w:widowControl w:val="0"/>
      <w:autoSpaceDE w:val="0"/>
      <w:autoSpaceDN w:val="0"/>
      <w:adjustRightInd w:val="0"/>
      <w:spacing w:before="62" w:after="62" w:line="300" w:lineRule="auto"/>
      <w:ind w:left="144"/>
    </w:pPr>
    <w:rPr>
      <w:rFonts w:ascii="ScaGoudy" w:hAnsi="ScaGoudy"/>
      <w:sz w:val="24"/>
      <w:szCs w:val="24"/>
    </w:rPr>
  </w:style>
  <w:style w:type="paragraph" w:customStyle="1" w:styleId="Labels3">
    <w:name w:val="Labels3"/>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bels1">
    <w:name w:val="Labels1"/>
    <w:uiPriority w:val="99"/>
    <w:pPr>
      <w:widowControl w:val="0"/>
      <w:autoSpaceDE w:val="0"/>
      <w:autoSpaceDN w:val="0"/>
      <w:adjustRightInd w:val="0"/>
      <w:spacing w:before="62" w:after="62" w:line="300" w:lineRule="auto"/>
      <w:ind w:left="144"/>
    </w:pPr>
    <w:rPr>
      <w:rFonts w:ascii="ScaGoudy" w:hAnsi="ScaGoudy"/>
      <w:color w:val="000000"/>
      <w:sz w:val="24"/>
      <w:szCs w:val="24"/>
    </w:rPr>
  </w:style>
  <w:style w:type="paragraph" w:customStyle="1" w:styleId="Labels2">
    <w:name w:val="Labels2"/>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stRecipy">
    <w:name w:val="Last Recipy"/>
    <w:uiPriority w:val="99"/>
    <w:pPr>
      <w:widowControl w:val="0"/>
      <w:tabs>
        <w:tab w:val="left" w:pos="360"/>
      </w:tabs>
      <w:autoSpaceDE w:val="0"/>
      <w:autoSpaceDN w:val="0"/>
      <w:adjustRightInd w:val="0"/>
      <w:spacing w:after="360" w:line="240" w:lineRule="auto"/>
    </w:pPr>
    <w:rPr>
      <w:rFonts w:ascii="Times New Roman" w:hAnsi="Times New Roman" w:cs="Times New Roman"/>
      <w:sz w:val="24"/>
      <w:szCs w:val="24"/>
    </w:rPr>
  </w:style>
  <w:style w:type="paragraph" w:customStyle="1" w:styleId="LastRecipy3">
    <w:name w:val="Last Recipy3"/>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astRecipy1">
    <w:name w:val="Last Recipy1"/>
    <w:uiPriority w:val="99"/>
    <w:pPr>
      <w:widowControl w:val="0"/>
      <w:tabs>
        <w:tab w:val="left" w:pos="360"/>
      </w:tabs>
      <w:autoSpaceDE w:val="0"/>
      <w:autoSpaceDN w:val="0"/>
      <w:adjustRightInd w:val="0"/>
      <w:spacing w:after="360" w:line="240" w:lineRule="auto"/>
    </w:pPr>
    <w:rPr>
      <w:rFonts w:ascii="ScaGoudy" w:hAnsi="ScaGoudy"/>
      <w:color w:val="000000"/>
      <w:sz w:val="24"/>
      <w:szCs w:val="24"/>
    </w:rPr>
  </w:style>
  <w:style w:type="paragraph" w:customStyle="1" w:styleId="LastRecipy2">
    <w:name w:val="Last Recipy2"/>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eadbefo1-linObsTit">
    <w:name w:val="Lead befo 1-lin Obs Tit"/>
    <w:uiPriority w:val="99"/>
    <w:pPr>
      <w:widowControl w:val="0"/>
      <w:autoSpaceDE w:val="0"/>
      <w:autoSpaceDN w:val="0"/>
      <w:adjustRightInd w:val="0"/>
      <w:spacing w:after="0" w:line="318" w:lineRule="auto"/>
      <w:ind w:firstLine="216"/>
    </w:pPr>
    <w:rPr>
      <w:rFonts w:ascii="Bhaskar" w:hAnsi="Bhaskar" w:cs="Bhaskar"/>
      <w:color w:val="000000"/>
      <w:sz w:val="20"/>
      <w:szCs w:val="20"/>
    </w:rPr>
  </w:style>
  <w:style w:type="paragraph" w:customStyle="1" w:styleId="LeadbeforBrekers">
    <w:name w:val="Lead befor Brekers"/>
    <w:uiPriority w:val="99"/>
    <w:pPr>
      <w:widowControl w:val="0"/>
      <w:autoSpaceDE w:val="0"/>
      <w:autoSpaceDN w:val="0"/>
      <w:adjustRightInd w:val="0"/>
      <w:spacing w:after="0" w:line="300" w:lineRule="auto"/>
      <w:jc w:val="both"/>
    </w:pPr>
    <w:rPr>
      <w:rFonts w:ascii="Bhaskar" w:hAnsi="Bhaskar" w:cs="Bhaskar"/>
      <w:sz w:val="20"/>
      <w:szCs w:val="20"/>
    </w:rPr>
  </w:style>
  <w:style w:type="paragraph" w:customStyle="1" w:styleId="LeadfolBrekers">
    <w:name w:val="Lead fol. Brekers"/>
    <w:uiPriority w:val="99"/>
    <w:pPr>
      <w:widowControl w:val="0"/>
      <w:tabs>
        <w:tab w:val="left" w:pos="3105"/>
      </w:tabs>
      <w:autoSpaceDE w:val="0"/>
      <w:autoSpaceDN w:val="0"/>
      <w:adjustRightInd w:val="0"/>
      <w:spacing w:after="0" w:line="240" w:lineRule="auto"/>
    </w:pPr>
    <w:rPr>
      <w:rFonts w:ascii="Bhaskar" w:hAnsi="Bhaskar" w:cs="Bhaskar"/>
      <w:sz w:val="20"/>
      <w:szCs w:val="20"/>
    </w:rPr>
  </w:style>
  <w:style w:type="paragraph" w:customStyle="1" w:styleId="Lecture">
    <w:name w:val="Lecture"/>
    <w:uiPriority w:val="99"/>
    <w:pPr>
      <w:widowControl w:val="0"/>
      <w:autoSpaceDE w:val="0"/>
      <w:autoSpaceDN w:val="0"/>
      <w:adjustRightInd w:val="0"/>
      <w:spacing w:after="0" w:line="240" w:lineRule="auto"/>
    </w:pPr>
    <w:rPr>
      <w:rFonts w:ascii="ScaGoudy" w:hAnsi="ScaGoudy"/>
      <w:sz w:val="24"/>
      <w:szCs w:val="24"/>
    </w:rPr>
  </w:style>
  <w:style w:type="paragraph" w:customStyle="1" w:styleId="Lecture3">
    <w:name w:val="Lecture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1">
    <w:name w:val="Lectur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cture2">
    <w:name w:val="Lecture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code">
    <w:name w:val="Lecture code"/>
    <w:uiPriority w:val="99"/>
    <w:pPr>
      <w:widowControl w:val="0"/>
      <w:autoSpaceDE w:val="0"/>
      <w:autoSpaceDN w:val="0"/>
      <w:adjustRightInd w:val="0"/>
      <w:spacing w:after="0" w:line="240" w:lineRule="auto"/>
      <w:jc w:val="right"/>
    </w:pPr>
    <w:rPr>
      <w:rFonts w:ascii="ScaGoudy" w:hAnsi="ScaGoudy"/>
      <w:b/>
      <w:bCs/>
      <w:vanish/>
      <w:sz w:val="16"/>
      <w:szCs w:val="16"/>
    </w:rPr>
  </w:style>
  <w:style w:type="paragraph" w:customStyle="1" w:styleId="LectureHeading">
    <w:name w:val="Lecture Heading"/>
    <w:uiPriority w:val="99"/>
    <w:pPr>
      <w:widowControl w:val="0"/>
      <w:pBdr>
        <w:top w:val="single" w:sz="12" w:space="2" w:color="000000"/>
        <w:bottom w:val="single" w:sz="12" w:space="2" w:color="000000"/>
      </w:pBdr>
      <w:shd w:val="solid" w:color="00FFFF" w:fill="auto"/>
      <w:autoSpaceDE w:val="0"/>
      <w:autoSpaceDN w:val="0"/>
      <w:adjustRightInd w:val="0"/>
      <w:spacing w:before="540" w:after="540" w:line="240" w:lineRule="auto"/>
      <w:jc w:val="center"/>
    </w:pPr>
    <w:rPr>
      <w:rFonts w:ascii="ScaGoudy" w:hAnsi="ScaGoudy"/>
      <w:b/>
      <w:bCs/>
      <w:sz w:val="24"/>
      <w:szCs w:val="24"/>
    </w:rPr>
  </w:style>
  <w:style w:type="paragraph" w:customStyle="1" w:styleId="Leed-in">
    <w:name w:val="Leed-in"/>
    <w:uiPriority w:val="99"/>
    <w:pPr>
      <w:widowControl w:val="0"/>
      <w:tabs>
        <w:tab w:val="left" w:pos="240"/>
      </w:tabs>
      <w:autoSpaceDE w:val="0"/>
      <w:autoSpaceDN w:val="0"/>
      <w:adjustRightInd w:val="0"/>
      <w:spacing w:after="0" w:line="360" w:lineRule="auto"/>
      <w:jc w:val="center"/>
    </w:pPr>
    <w:rPr>
      <w:rFonts w:ascii="Tamalten" w:hAnsi="Tamalten" w:cs="Tamalten"/>
      <w:i/>
      <w:iCs/>
      <w:sz w:val="30"/>
      <w:szCs w:val="30"/>
    </w:rPr>
  </w:style>
  <w:style w:type="paragraph" w:customStyle="1" w:styleId="Letter">
    <w:name w:val="Letter"/>
    <w:uiPriority w:val="99"/>
    <w:pPr>
      <w:widowControl w:val="0"/>
      <w:autoSpaceDE w:val="0"/>
      <w:autoSpaceDN w:val="0"/>
      <w:adjustRightInd w:val="0"/>
      <w:spacing w:after="0" w:line="240" w:lineRule="auto"/>
    </w:pPr>
    <w:rPr>
      <w:rFonts w:ascii="ScaGoudy" w:hAnsi="ScaGoudy"/>
      <w:sz w:val="24"/>
      <w:szCs w:val="24"/>
    </w:rPr>
  </w:style>
  <w:style w:type="paragraph" w:customStyle="1" w:styleId="Letter4">
    <w:name w:val="Letter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1">
    <w:name w:val="Lette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10">
    <w:name w:val="letter 1"/>
    <w:uiPriority w:val="99"/>
    <w:pPr>
      <w:widowControl w:val="0"/>
      <w:autoSpaceDE w:val="0"/>
      <w:autoSpaceDN w:val="0"/>
      <w:adjustRightInd w:val="0"/>
      <w:spacing w:after="120" w:line="240" w:lineRule="auto"/>
      <w:jc w:val="both"/>
    </w:pPr>
    <w:rPr>
      <w:rFonts w:ascii="Tamal" w:hAnsi="Tamal" w:cs="Tamal"/>
    </w:rPr>
  </w:style>
  <w:style w:type="paragraph" w:customStyle="1" w:styleId="Letter2">
    <w:name w:val="Letter2"/>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pPr>
    <w:rPr>
      <w:rFonts w:ascii="Arial" w:hAnsi="Arial" w:cs="Arial"/>
      <w:sz w:val="18"/>
      <w:szCs w:val="18"/>
    </w:rPr>
  </w:style>
  <w:style w:type="paragraph" w:customStyle="1" w:styleId="letter20">
    <w:name w:val="letter 2"/>
    <w:uiPriority w:val="99"/>
    <w:pPr>
      <w:widowControl w:val="0"/>
      <w:autoSpaceDE w:val="0"/>
      <w:autoSpaceDN w:val="0"/>
      <w:adjustRightInd w:val="0"/>
      <w:spacing w:after="120" w:line="240" w:lineRule="auto"/>
      <w:ind w:right="1440"/>
      <w:jc w:val="both"/>
    </w:pPr>
    <w:rPr>
      <w:rFonts w:ascii="Tamal" w:hAnsi="Tamal" w:cs="Tamal"/>
      <w:sz w:val="36"/>
      <w:szCs w:val="36"/>
    </w:rPr>
  </w:style>
  <w:style w:type="paragraph" w:customStyle="1" w:styleId="Letter3">
    <w:name w:val="Lette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
    <w:name w:val="Letter code"/>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3">
    <w:name w:val="Letter code3"/>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de1">
    <w:name w:val="Letter cod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code2">
    <w:name w:val="Letter code2"/>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ntent">
    <w:name w:val="Letter-content"/>
    <w:uiPriority w:val="99"/>
    <w:pPr>
      <w:widowControl w:val="0"/>
      <w:pBdr>
        <w:top w:val="single" w:sz="5" w:space="9" w:color="000000"/>
        <w:left w:val="single" w:sz="5" w:space="9" w:color="000000"/>
        <w:bottom w:val="single" w:sz="18" w:space="9" w:color="000000"/>
        <w:right w:val="single" w:sz="18" w:space="9" w:color="000000"/>
      </w:pBdr>
      <w:shd w:val="solid" w:color="FFFF00" w:fill="auto"/>
      <w:autoSpaceDE w:val="0"/>
      <w:autoSpaceDN w:val="0"/>
      <w:adjustRightInd w:val="0"/>
      <w:spacing w:before="446" w:after="446" w:line="240" w:lineRule="auto"/>
      <w:ind w:left="1080" w:right="1080"/>
      <w:jc w:val="both"/>
    </w:pPr>
    <w:rPr>
      <w:rFonts w:ascii="ScaKorinna" w:hAnsi="ScaKorinna" w:cs="ScaKorinna"/>
      <w:sz w:val="24"/>
      <w:szCs w:val="24"/>
    </w:rPr>
  </w:style>
  <w:style w:type="paragraph" w:customStyle="1" w:styleId="LetterFrom">
    <w:name w:val="LetterFrom"/>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From3">
    <w:name w:val="LetterFrom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From0">
    <w:name w:val="Letter From"/>
    <w:uiPriority w:val="99"/>
    <w:pPr>
      <w:widowControl w:val="0"/>
      <w:autoSpaceDE w:val="0"/>
      <w:autoSpaceDN w:val="0"/>
      <w:adjustRightInd w:val="0"/>
      <w:spacing w:after="0" w:line="240" w:lineRule="auto"/>
    </w:pPr>
    <w:rPr>
      <w:rFonts w:ascii="ScaGoudy" w:hAnsi="ScaGoudy"/>
      <w:sz w:val="24"/>
      <w:szCs w:val="24"/>
    </w:rPr>
  </w:style>
  <w:style w:type="paragraph" w:customStyle="1" w:styleId="LetterFrom1">
    <w:name w:val="LetterFrom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From2">
    <w:name w:val="LetterFrom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Heading">
    <w:name w:val="Letter Heading"/>
    <w:uiPriority w:val="99"/>
    <w:pPr>
      <w:widowControl w:val="0"/>
      <w:pBdr>
        <w:top w:val="single" w:sz="48" w:space="2" w:color="800080"/>
      </w:pBdr>
      <w:autoSpaceDE w:val="0"/>
      <w:autoSpaceDN w:val="0"/>
      <w:adjustRightInd w:val="0"/>
      <w:spacing w:before="360" w:after="0" w:line="240" w:lineRule="auto"/>
    </w:pPr>
    <w:rPr>
      <w:rFonts w:ascii="Times New Roman" w:hAnsi="Times New Roman" w:cs="Times New Roman"/>
      <w:sz w:val="24"/>
      <w:szCs w:val="24"/>
    </w:rPr>
  </w:style>
  <w:style w:type="paragraph" w:customStyle="1" w:styleId="LetterHeading3">
    <w:name w:val="Letter Heading3"/>
    <w:uiPriority w:val="99"/>
    <w:pPr>
      <w:widowControl w:val="0"/>
      <w:pBdr>
        <w:top w:val="single" w:sz="48" w:space="2" w:color="800080"/>
      </w:pBdr>
      <w:autoSpaceDE w:val="0"/>
      <w:autoSpaceDN w:val="0"/>
      <w:adjustRightInd w:val="0"/>
      <w:spacing w:before="360" w:after="0" w:line="240" w:lineRule="auto"/>
    </w:pPr>
    <w:rPr>
      <w:rFonts w:ascii="ScaGoudy" w:hAnsi="ScaGoudy"/>
      <w:sz w:val="24"/>
      <w:szCs w:val="24"/>
    </w:rPr>
  </w:style>
  <w:style w:type="paragraph" w:customStyle="1" w:styleId="LetterHeading1">
    <w:name w:val="Letter Heading1"/>
    <w:uiPriority w:val="99"/>
    <w:pPr>
      <w:widowControl w:val="0"/>
      <w:pBdr>
        <w:top w:val="single" w:sz="48" w:space="2" w:color="800080"/>
      </w:pBdr>
      <w:autoSpaceDE w:val="0"/>
      <w:autoSpaceDN w:val="0"/>
      <w:adjustRightInd w:val="0"/>
      <w:spacing w:before="360" w:after="0" w:line="240" w:lineRule="auto"/>
    </w:pPr>
    <w:rPr>
      <w:rFonts w:ascii="ScaGoudy" w:hAnsi="ScaGoudy"/>
      <w:color w:val="000000"/>
      <w:sz w:val="24"/>
      <w:szCs w:val="24"/>
    </w:rPr>
  </w:style>
  <w:style w:type="paragraph" w:customStyle="1" w:styleId="LetterHeading2">
    <w:name w:val="Letter Heading2"/>
    <w:uiPriority w:val="99"/>
    <w:pPr>
      <w:widowControl w:val="0"/>
      <w:pBdr>
        <w:top w:val="single" w:sz="48" w:space="2" w:color="000000"/>
      </w:pBdr>
      <w:autoSpaceDE w:val="0"/>
      <w:autoSpaceDN w:val="0"/>
      <w:adjustRightInd w:val="0"/>
      <w:spacing w:before="360" w:after="0" w:line="240" w:lineRule="auto"/>
    </w:pPr>
    <w:rPr>
      <w:rFonts w:ascii="ScaGoudy" w:hAnsi="ScaGoudy"/>
      <w:sz w:val="24"/>
      <w:szCs w:val="24"/>
    </w:rPr>
  </w:style>
  <w:style w:type="paragraph" w:customStyle="1" w:styleId="LetterRef">
    <w:name w:val="Letter Ref"/>
    <w:uiPriority w:val="99"/>
    <w:pPr>
      <w:widowControl w:val="0"/>
      <w:autoSpaceDE w:val="0"/>
      <w:autoSpaceDN w:val="0"/>
      <w:adjustRightInd w:val="0"/>
      <w:spacing w:after="0" w:line="240" w:lineRule="auto"/>
    </w:pPr>
    <w:rPr>
      <w:rFonts w:ascii="ScaGoudy" w:hAnsi="ScaGoudy"/>
      <w:sz w:val="24"/>
      <w:szCs w:val="24"/>
    </w:rPr>
  </w:style>
  <w:style w:type="paragraph" w:customStyle="1" w:styleId="Letters">
    <w:name w:val="Letters"/>
    <w:uiPriority w:val="99"/>
    <w:pPr>
      <w:widowControl w:val="0"/>
      <w:tabs>
        <w:tab w:val="left" w:pos="720"/>
      </w:tabs>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0">
    <w:name w:val="Letters*"/>
    <w:uiPriority w:val="99"/>
    <w:pPr>
      <w:widowControl w:val="0"/>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2">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20">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normal">
    <w:name w:val="letters normal"/>
    <w:uiPriority w:val="99"/>
    <w:pPr>
      <w:widowControl w:val="0"/>
      <w:autoSpaceDE w:val="0"/>
      <w:autoSpaceDN w:val="0"/>
      <w:adjustRightInd w:val="0"/>
      <w:spacing w:after="0" w:line="278" w:lineRule="auto"/>
      <w:ind w:firstLine="259"/>
      <w:jc w:val="both"/>
    </w:pPr>
    <w:rPr>
      <w:rFonts w:ascii="Tamalten" w:hAnsi="Tamalten" w:cs="Tamalten"/>
    </w:rPr>
  </w:style>
  <w:style w:type="paragraph" w:customStyle="1" w:styleId="LetterTo">
    <w:name w:val="LetterTo"/>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To3">
    <w:name w:val="LetterTo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To0">
    <w:name w:val="Letter To"/>
    <w:uiPriority w:val="99"/>
    <w:pPr>
      <w:widowControl w:val="0"/>
      <w:autoSpaceDE w:val="0"/>
      <w:autoSpaceDN w:val="0"/>
      <w:adjustRightInd w:val="0"/>
      <w:spacing w:after="0" w:line="240" w:lineRule="auto"/>
    </w:pPr>
    <w:rPr>
      <w:rFonts w:ascii="ScaGoudy" w:hAnsi="ScaGoudy"/>
      <w:sz w:val="24"/>
      <w:szCs w:val="24"/>
    </w:rPr>
  </w:style>
  <w:style w:type="paragraph" w:customStyle="1" w:styleId="LetterTo1">
    <w:name w:val="LetterTo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To2">
    <w:name w:val="LetterTo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vel-1">
    <w:name w:val="Level-1"/>
    <w:uiPriority w:val="99"/>
    <w:pPr>
      <w:widowControl w:val="0"/>
      <w:autoSpaceDE w:val="0"/>
      <w:autoSpaceDN w:val="0"/>
      <w:adjustRightInd w:val="0"/>
      <w:spacing w:after="0" w:line="240" w:lineRule="auto"/>
      <w:jc w:val="both"/>
    </w:pPr>
    <w:rPr>
      <w:rFonts w:ascii="Rama-Palatino" w:hAnsi="Rama-Palatino" w:cs="Rama-Palatino"/>
      <w:color w:val="000000"/>
      <w:sz w:val="40"/>
      <w:szCs w:val="40"/>
    </w:rPr>
  </w:style>
  <w:style w:type="paragraph" w:customStyle="1" w:styleId="Level1">
    <w:name w:val="Level_1"/>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2">
    <w:name w:val="Level-2"/>
    <w:uiPriority w:val="99"/>
    <w:pPr>
      <w:widowControl w:val="0"/>
      <w:autoSpaceDE w:val="0"/>
      <w:autoSpaceDN w:val="0"/>
      <w:adjustRightInd w:val="0"/>
      <w:spacing w:before="288" w:after="0" w:line="240" w:lineRule="auto"/>
      <w:jc w:val="both"/>
    </w:pPr>
    <w:rPr>
      <w:rFonts w:ascii="Rama-Palatino" w:hAnsi="Rama-Palatino" w:cs="Rama-Palatino"/>
      <w:color w:val="000000"/>
      <w:sz w:val="36"/>
      <w:szCs w:val="36"/>
    </w:rPr>
  </w:style>
  <w:style w:type="paragraph" w:customStyle="1" w:styleId="Level2">
    <w:name w:val="Level_2"/>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3">
    <w:name w:val="level-3"/>
    <w:uiPriority w:val="99"/>
    <w:pPr>
      <w:widowControl w:val="0"/>
      <w:autoSpaceDE w:val="0"/>
      <w:autoSpaceDN w:val="0"/>
      <w:adjustRightInd w:val="0"/>
      <w:spacing w:before="288" w:after="144" w:line="240" w:lineRule="auto"/>
      <w:ind w:firstLine="170"/>
      <w:jc w:val="center"/>
    </w:pPr>
    <w:rPr>
      <w:rFonts w:ascii="Rama-Palatino" w:hAnsi="Rama-Palatino" w:cs="Rama-Palatino"/>
      <w:color w:val="000000"/>
      <w:sz w:val="30"/>
      <w:szCs w:val="30"/>
    </w:rPr>
  </w:style>
  <w:style w:type="paragraph" w:customStyle="1" w:styleId="Level3">
    <w:name w:val="Level_3"/>
    <w:uiPriority w:val="99"/>
    <w:pPr>
      <w:widowControl w:val="0"/>
      <w:autoSpaceDE w:val="0"/>
      <w:autoSpaceDN w:val="0"/>
      <w:adjustRightInd w:val="0"/>
      <w:spacing w:after="0" w:line="240" w:lineRule="auto"/>
    </w:pPr>
    <w:rPr>
      <w:rFonts w:ascii="ScaGoudy" w:hAnsi="ScaGoudy"/>
      <w:i/>
      <w:iCs/>
      <w:sz w:val="20"/>
      <w:szCs w:val="20"/>
    </w:rPr>
  </w:style>
  <w:style w:type="paragraph" w:customStyle="1" w:styleId="Level-4">
    <w:name w:val="Level-4"/>
    <w:uiPriority w:val="99"/>
    <w:pPr>
      <w:widowControl w:val="0"/>
      <w:autoSpaceDE w:val="0"/>
      <w:autoSpaceDN w:val="0"/>
      <w:adjustRightInd w:val="0"/>
      <w:spacing w:before="113" w:after="113" w:line="240" w:lineRule="auto"/>
      <w:jc w:val="center"/>
    </w:pPr>
    <w:rPr>
      <w:rFonts w:ascii="Rama-Palatino" w:hAnsi="Rama-Palatino" w:cs="Rama-Palatino"/>
      <w:b/>
      <w:bCs/>
    </w:rPr>
  </w:style>
  <w:style w:type="paragraph" w:customStyle="1" w:styleId="Level-5">
    <w:name w:val="Level-5"/>
    <w:uiPriority w:val="99"/>
    <w:pPr>
      <w:widowControl w:val="0"/>
      <w:autoSpaceDE w:val="0"/>
      <w:autoSpaceDN w:val="0"/>
      <w:adjustRightInd w:val="0"/>
      <w:spacing w:after="0" w:line="255" w:lineRule="auto"/>
      <w:ind w:firstLine="173"/>
      <w:jc w:val="center"/>
    </w:pPr>
    <w:rPr>
      <w:rFonts w:ascii="Rama-Palatino" w:hAnsi="Rama-Palatino" w:cs="Rama-Palatino"/>
      <w:b/>
      <w:bCs/>
      <w:color w:val="000000"/>
    </w:rPr>
  </w:style>
  <w:style w:type="paragraph" w:customStyle="1" w:styleId="levil">
    <w:name w:val="levil"/>
    <w:uiPriority w:val="99"/>
    <w:pPr>
      <w:widowControl w:val="0"/>
      <w:autoSpaceDE w:val="0"/>
      <w:autoSpaceDN w:val="0"/>
      <w:adjustRightInd w:val="0"/>
      <w:spacing w:after="0" w:line="240" w:lineRule="auto"/>
      <w:ind w:left="567"/>
      <w:jc w:val="both"/>
    </w:pPr>
    <w:rPr>
      <w:rFonts w:ascii="SnellBT Sanskrit" w:hAnsi="SnellBT Sanskrit" w:cs="SnellBT Sanskrit"/>
      <w:sz w:val="24"/>
      <w:szCs w:val="24"/>
    </w:rPr>
  </w:style>
  <w:style w:type="paragraph" w:styleId="List">
    <w:name w:val="List"/>
    <w:basedOn w:val="Normal"/>
    <w:uiPriority w:val="99"/>
    <w:pPr>
      <w:spacing w:before="180" w:after="180"/>
      <w:ind w:left="720" w:firstLine="0"/>
    </w:pPr>
    <w:rPr>
      <w:rFonts w:ascii="Times New Roman" w:hAnsi="Times New Roman" w:cs="Times New Roman"/>
      <w:color w:val="auto"/>
      <w:sz w:val="24"/>
      <w:szCs w:val="24"/>
    </w:rPr>
  </w:style>
  <w:style w:type="paragraph" w:customStyle="1" w:styleId="List1">
    <w:name w:val="List 1"/>
    <w:uiPriority w:val="99"/>
    <w:pPr>
      <w:widowControl w:val="0"/>
      <w:tabs>
        <w:tab w:val="left" w:pos="720"/>
        <w:tab w:val="left" w:pos="1080"/>
        <w:tab w:val="left" w:pos="1440"/>
        <w:tab w:val="left" w:pos="1800"/>
        <w:tab w:val="left" w:pos="2160"/>
        <w:tab w:val="left" w:pos="2520"/>
        <w:tab w:val="left" w:pos="2880"/>
      </w:tabs>
      <w:autoSpaceDE w:val="0"/>
      <w:autoSpaceDN w:val="0"/>
      <w:adjustRightInd w:val="0"/>
      <w:spacing w:before="101" w:after="0" w:line="240" w:lineRule="auto"/>
      <w:ind w:left="749" w:hanging="360"/>
    </w:pPr>
    <w:rPr>
      <w:rFonts w:ascii="ScaGoudy" w:hAnsi="ScaGoudy"/>
      <w:color w:val="000000"/>
      <w:sz w:val="24"/>
      <w:szCs w:val="24"/>
    </w:rPr>
  </w:style>
  <w:style w:type="paragraph" w:styleId="List2">
    <w:name w:val="List 2"/>
    <w:basedOn w:val="Normal"/>
    <w:uiPriority w:val="99"/>
    <w:pPr>
      <w:tabs>
        <w:tab w:val="left" w:pos="900"/>
        <w:tab w:val="left" w:pos="1080"/>
        <w:tab w:val="left" w:pos="1440"/>
        <w:tab w:val="left" w:pos="1800"/>
        <w:tab w:val="left" w:pos="2160"/>
        <w:tab w:val="left" w:pos="2520"/>
        <w:tab w:val="left" w:pos="2880"/>
      </w:tabs>
      <w:spacing w:before="72" w:after="0"/>
      <w:ind w:left="900" w:hanging="360"/>
    </w:pPr>
    <w:rPr>
      <w:rFonts w:ascii="Times New Roman" w:hAnsi="Times New Roman" w:cs="Times New Roman"/>
      <w:sz w:val="22"/>
      <w:szCs w:val="22"/>
    </w:rPr>
  </w:style>
  <w:style w:type="paragraph" w:styleId="List3">
    <w:name w:val="List 3"/>
    <w:basedOn w:val="Normal"/>
    <w:uiPriority w:val="99"/>
    <w:pPr>
      <w:tabs>
        <w:tab w:val="left" w:pos="1260"/>
        <w:tab w:val="left" w:pos="1440"/>
        <w:tab w:val="left" w:pos="1800"/>
        <w:tab w:val="left" w:pos="2160"/>
        <w:tab w:val="left" w:pos="2520"/>
        <w:tab w:val="left" w:pos="2880"/>
      </w:tabs>
      <w:spacing w:before="58" w:after="0"/>
      <w:ind w:left="1260" w:hanging="360"/>
    </w:pPr>
    <w:rPr>
      <w:rFonts w:ascii="Times New Roman" w:hAnsi="Times New Roman" w:cs="Times New Roman"/>
      <w:sz w:val="22"/>
      <w:szCs w:val="22"/>
    </w:rPr>
  </w:style>
  <w:style w:type="paragraph" w:styleId="List4">
    <w:name w:val="List 4"/>
    <w:basedOn w:val="Normal"/>
    <w:uiPriority w:val="99"/>
    <w:pPr>
      <w:spacing w:before="0" w:after="0"/>
      <w:ind w:left="1440" w:hanging="360"/>
    </w:pPr>
    <w:rPr>
      <w:rFonts w:ascii="Tamal" w:hAnsi="Tamal" w:cs="Tamal"/>
      <w:color w:val="auto"/>
      <w:sz w:val="24"/>
      <w:szCs w:val="24"/>
    </w:rPr>
  </w:style>
  <w:style w:type="paragraph" w:styleId="List5">
    <w:name w:val="List 5"/>
    <w:basedOn w:val="Normal"/>
    <w:uiPriority w:val="99"/>
    <w:pPr>
      <w:spacing w:before="0" w:after="0"/>
      <w:ind w:left="1800" w:hanging="360"/>
    </w:pPr>
    <w:rPr>
      <w:rFonts w:ascii="Tamal" w:hAnsi="Tamal" w:cs="Tamal"/>
      <w:color w:val="auto"/>
      <w:sz w:val="24"/>
      <w:szCs w:val="24"/>
    </w:rPr>
  </w:style>
  <w:style w:type="paragraph" w:customStyle="1" w:styleId="listbooks">
    <w:name w:val="list books"/>
    <w:uiPriority w:val="99"/>
    <w:pPr>
      <w:widowControl w:val="0"/>
      <w:autoSpaceDE w:val="0"/>
      <w:autoSpaceDN w:val="0"/>
      <w:adjustRightInd w:val="0"/>
      <w:spacing w:after="0" w:line="240" w:lineRule="auto"/>
      <w:ind w:left="720" w:hanging="720"/>
    </w:pPr>
    <w:rPr>
      <w:rFonts w:ascii="ScaGoudy" w:hAnsi="ScaGoudy"/>
      <w:sz w:val="24"/>
      <w:szCs w:val="24"/>
    </w:rPr>
  </w:style>
  <w:style w:type="paragraph" w:styleId="ListBullet">
    <w:name w:val="List Bullet"/>
    <w:basedOn w:val="Normal"/>
    <w:uiPriority w:val="99"/>
    <w:pPr>
      <w:tabs>
        <w:tab w:val="left" w:pos="360"/>
      </w:tabs>
      <w:spacing w:before="0" w:after="0"/>
      <w:ind w:left="360" w:hanging="360"/>
    </w:pPr>
    <w:rPr>
      <w:rFonts w:ascii="Times" w:hAnsi="Times" w:cs="Times"/>
      <w:color w:val="auto"/>
      <w:sz w:val="24"/>
      <w:szCs w:val="24"/>
    </w:rPr>
  </w:style>
  <w:style w:type="paragraph" w:styleId="ListBullet2">
    <w:name w:val="List Bullet 2"/>
    <w:basedOn w:val="Normal"/>
    <w:uiPriority w:val="99"/>
    <w:pPr>
      <w:tabs>
        <w:tab w:val="left" w:pos="720"/>
      </w:tabs>
      <w:spacing w:before="0" w:after="0"/>
      <w:ind w:left="720" w:hanging="360"/>
    </w:pPr>
    <w:rPr>
      <w:rFonts w:ascii="Tamal" w:hAnsi="Tamal" w:cs="Tamal"/>
      <w:color w:val="auto"/>
      <w:sz w:val="24"/>
      <w:szCs w:val="24"/>
    </w:rPr>
  </w:style>
  <w:style w:type="paragraph" w:styleId="ListBullet3">
    <w:name w:val="List Bullet 3"/>
    <w:basedOn w:val="Normal"/>
    <w:uiPriority w:val="99"/>
    <w:pPr>
      <w:tabs>
        <w:tab w:val="left" w:pos="1080"/>
      </w:tabs>
      <w:spacing w:before="0" w:after="0"/>
      <w:ind w:left="1080" w:hanging="360"/>
    </w:pPr>
    <w:rPr>
      <w:rFonts w:ascii="Tamal" w:hAnsi="Tamal" w:cs="Tamal"/>
      <w:color w:val="auto"/>
      <w:sz w:val="24"/>
      <w:szCs w:val="24"/>
    </w:rPr>
  </w:style>
  <w:style w:type="paragraph" w:styleId="ListBullet4">
    <w:name w:val="List Bullet 4"/>
    <w:basedOn w:val="Normal"/>
    <w:uiPriority w:val="99"/>
    <w:pPr>
      <w:tabs>
        <w:tab w:val="left" w:pos="1440"/>
      </w:tabs>
      <w:spacing w:before="0" w:after="0"/>
      <w:ind w:left="1440" w:hanging="360"/>
    </w:pPr>
    <w:rPr>
      <w:rFonts w:ascii="Tamal" w:hAnsi="Tamal" w:cs="Tamal"/>
      <w:color w:val="auto"/>
      <w:sz w:val="24"/>
      <w:szCs w:val="24"/>
    </w:rPr>
  </w:style>
  <w:style w:type="paragraph" w:styleId="ListBullet5">
    <w:name w:val="List Bullet 5"/>
    <w:basedOn w:val="Normal"/>
    <w:uiPriority w:val="99"/>
    <w:pPr>
      <w:tabs>
        <w:tab w:val="left" w:pos="1800"/>
      </w:tabs>
      <w:spacing w:before="0" w:after="0"/>
      <w:ind w:left="1800" w:hanging="360"/>
    </w:pPr>
    <w:rPr>
      <w:rFonts w:ascii="Tamal" w:hAnsi="Tamal" w:cs="Tamal"/>
      <w:color w:val="auto"/>
      <w:sz w:val="24"/>
      <w:szCs w:val="24"/>
    </w:rPr>
  </w:style>
  <w:style w:type="paragraph" w:styleId="ListContinue">
    <w:name w:val="List Continue"/>
    <w:basedOn w:val="Normal"/>
    <w:uiPriority w:val="99"/>
    <w:pPr>
      <w:spacing w:before="0" w:after="120"/>
      <w:ind w:left="360" w:firstLine="288"/>
    </w:pPr>
    <w:rPr>
      <w:rFonts w:ascii="Tamal" w:hAnsi="Tamal" w:cs="Tamal"/>
      <w:color w:val="auto"/>
      <w:sz w:val="24"/>
      <w:szCs w:val="24"/>
    </w:rPr>
  </w:style>
  <w:style w:type="paragraph" w:styleId="ListContinue2">
    <w:name w:val="List Continue 2"/>
    <w:basedOn w:val="Normal"/>
    <w:uiPriority w:val="99"/>
    <w:pPr>
      <w:spacing w:before="0" w:after="120"/>
      <w:ind w:left="720" w:firstLine="288"/>
    </w:pPr>
    <w:rPr>
      <w:rFonts w:ascii="Tamal" w:hAnsi="Tamal" w:cs="Tamal"/>
      <w:color w:val="auto"/>
      <w:sz w:val="24"/>
      <w:szCs w:val="24"/>
    </w:rPr>
  </w:style>
  <w:style w:type="paragraph" w:styleId="ListContinue3">
    <w:name w:val="List Continue 3"/>
    <w:basedOn w:val="Normal"/>
    <w:uiPriority w:val="99"/>
    <w:pPr>
      <w:spacing w:before="0" w:after="120"/>
      <w:ind w:left="1080" w:firstLine="288"/>
    </w:pPr>
    <w:rPr>
      <w:rFonts w:ascii="Tamal" w:hAnsi="Tamal" w:cs="Tamal"/>
      <w:color w:val="auto"/>
      <w:sz w:val="24"/>
      <w:szCs w:val="24"/>
    </w:rPr>
  </w:style>
  <w:style w:type="paragraph" w:styleId="ListContinue4">
    <w:name w:val="List Continue 4"/>
    <w:basedOn w:val="Normal"/>
    <w:uiPriority w:val="99"/>
    <w:pPr>
      <w:spacing w:before="0" w:after="120"/>
      <w:ind w:left="1440" w:firstLine="288"/>
    </w:pPr>
    <w:rPr>
      <w:rFonts w:ascii="Tamal" w:hAnsi="Tamal" w:cs="Tamal"/>
      <w:color w:val="auto"/>
      <w:sz w:val="24"/>
      <w:szCs w:val="24"/>
    </w:rPr>
  </w:style>
  <w:style w:type="paragraph" w:styleId="ListContinue5">
    <w:name w:val="List Continue 5"/>
    <w:basedOn w:val="Normal"/>
    <w:uiPriority w:val="99"/>
    <w:pPr>
      <w:spacing w:before="0" w:after="120"/>
      <w:ind w:left="1800" w:firstLine="288"/>
    </w:pPr>
    <w:rPr>
      <w:rFonts w:ascii="Tamal" w:hAnsi="Tamal" w:cs="Tamal"/>
      <w:color w:val="auto"/>
      <w:sz w:val="24"/>
      <w:szCs w:val="24"/>
    </w:rPr>
  </w:style>
  <w:style w:type="paragraph" w:customStyle="1" w:styleId="ListCursive">
    <w:name w:val="List Cursive"/>
    <w:uiPriority w:val="99"/>
    <w:pPr>
      <w:widowControl w:val="0"/>
      <w:tabs>
        <w:tab w:val="left" w:pos="259"/>
        <w:tab w:val="left" w:pos="360"/>
      </w:tabs>
      <w:autoSpaceDE w:val="0"/>
      <w:autoSpaceDN w:val="0"/>
      <w:adjustRightInd w:val="0"/>
      <w:spacing w:before="180" w:after="180" w:line="240" w:lineRule="auto"/>
      <w:ind w:left="720"/>
    </w:pPr>
    <w:rPr>
      <w:rFonts w:ascii="ScaGoudy" w:hAnsi="ScaGoudy"/>
      <w:i/>
      <w:iCs/>
      <w:sz w:val="24"/>
      <w:szCs w:val="24"/>
    </w:rPr>
  </w:style>
  <w:style w:type="paragraph" w:customStyle="1" w:styleId="Listinverted">
    <w:name w:val="List inverted"/>
    <w:uiPriority w:val="99"/>
    <w:pPr>
      <w:widowControl w:val="0"/>
      <w:autoSpaceDE w:val="0"/>
      <w:autoSpaceDN w:val="0"/>
      <w:adjustRightInd w:val="0"/>
      <w:spacing w:before="101" w:after="180" w:line="240" w:lineRule="auto"/>
      <w:ind w:left="720" w:hanging="331"/>
    </w:pPr>
    <w:rPr>
      <w:rFonts w:ascii="ScaGoudy" w:hAnsi="ScaGoudy"/>
      <w:sz w:val="24"/>
      <w:szCs w:val="24"/>
    </w:rPr>
  </w:style>
  <w:style w:type="paragraph" w:styleId="ListNumber">
    <w:name w:val="List Number"/>
    <w:basedOn w:val="Normal"/>
    <w:uiPriority w:val="99"/>
    <w:pPr>
      <w:tabs>
        <w:tab w:val="left" w:pos="360"/>
      </w:tabs>
      <w:spacing w:before="0" w:after="0"/>
      <w:ind w:left="360" w:hanging="360"/>
    </w:pPr>
    <w:rPr>
      <w:rFonts w:ascii="Tamal" w:hAnsi="Tamal" w:cs="Tamal"/>
      <w:color w:val="auto"/>
      <w:sz w:val="24"/>
      <w:szCs w:val="24"/>
    </w:rPr>
  </w:style>
  <w:style w:type="paragraph" w:styleId="ListNumber2">
    <w:name w:val="List Number 2"/>
    <w:basedOn w:val="Normal"/>
    <w:uiPriority w:val="99"/>
    <w:pPr>
      <w:tabs>
        <w:tab w:val="left" w:pos="720"/>
      </w:tabs>
      <w:spacing w:before="0" w:after="0"/>
      <w:ind w:left="720" w:hanging="360"/>
    </w:pPr>
    <w:rPr>
      <w:rFonts w:ascii="Tamal" w:hAnsi="Tamal" w:cs="Tamal"/>
      <w:color w:val="auto"/>
      <w:sz w:val="24"/>
      <w:szCs w:val="24"/>
    </w:rPr>
  </w:style>
  <w:style w:type="paragraph" w:styleId="ListNumber3">
    <w:name w:val="List Number 3"/>
    <w:basedOn w:val="Normal"/>
    <w:uiPriority w:val="99"/>
    <w:pPr>
      <w:tabs>
        <w:tab w:val="left" w:pos="1080"/>
      </w:tabs>
      <w:spacing w:before="0" w:after="0"/>
      <w:ind w:left="1080" w:hanging="360"/>
    </w:pPr>
    <w:rPr>
      <w:rFonts w:ascii="Tamal" w:hAnsi="Tamal" w:cs="Tamal"/>
      <w:color w:val="auto"/>
      <w:sz w:val="24"/>
      <w:szCs w:val="24"/>
    </w:rPr>
  </w:style>
  <w:style w:type="paragraph" w:styleId="ListNumber4">
    <w:name w:val="List Number 4"/>
    <w:basedOn w:val="Normal"/>
    <w:uiPriority w:val="99"/>
    <w:pPr>
      <w:tabs>
        <w:tab w:val="left" w:pos="1440"/>
      </w:tabs>
      <w:spacing w:before="0" w:after="0"/>
      <w:ind w:left="1440" w:hanging="360"/>
    </w:pPr>
    <w:rPr>
      <w:rFonts w:cstheme="minorBidi"/>
      <w:color w:val="auto"/>
      <w:sz w:val="24"/>
      <w:szCs w:val="24"/>
    </w:rPr>
  </w:style>
  <w:style w:type="paragraph" w:styleId="ListNumber5">
    <w:name w:val="List Number 5"/>
    <w:basedOn w:val="Normal"/>
    <w:uiPriority w:val="99"/>
    <w:pPr>
      <w:tabs>
        <w:tab w:val="left" w:pos="1800"/>
      </w:tabs>
      <w:spacing w:before="0" w:after="0"/>
      <w:ind w:left="1800" w:hanging="360"/>
    </w:pPr>
    <w:rPr>
      <w:rFonts w:ascii="Tamal" w:hAnsi="Tamal" w:cs="Tamal"/>
      <w:color w:val="auto"/>
      <w:sz w:val="24"/>
      <w:szCs w:val="24"/>
    </w:rPr>
  </w:style>
  <w:style w:type="paragraph" w:styleId="ListParagraph">
    <w:name w:val="List Paragraph"/>
    <w:basedOn w:val="Normal"/>
    <w:uiPriority w:val="99"/>
    <w:qFormat/>
    <w:pPr>
      <w:spacing w:before="0" w:after="200" w:line="275" w:lineRule="auto"/>
      <w:ind w:left="720" w:firstLine="0"/>
    </w:pPr>
    <w:rPr>
      <w:rFonts w:ascii="Calibri" w:hAnsi="Calibri" w:cs="Calibri"/>
      <w:color w:val="auto"/>
      <w:sz w:val="22"/>
      <w:szCs w:val="22"/>
    </w:rPr>
  </w:style>
  <w:style w:type="paragraph" w:customStyle="1" w:styleId="Lists">
    <w:name w:val="Lists"/>
    <w:uiPriority w:val="99"/>
    <w:pPr>
      <w:widowControl w:val="0"/>
      <w:autoSpaceDE w:val="0"/>
      <w:autoSpaceDN w:val="0"/>
      <w:adjustRightInd w:val="0"/>
      <w:spacing w:after="0" w:line="240" w:lineRule="auto"/>
      <w:ind w:left="426" w:hanging="284"/>
      <w:jc w:val="both"/>
    </w:pPr>
    <w:rPr>
      <w:rFonts w:ascii="Tamal" w:hAnsi="Tamal" w:cs="Tamal"/>
      <w:sz w:val="20"/>
      <w:szCs w:val="20"/>
    </w:rPr>
  </w:style>
  <w:style w:type="paragraph" w:customStyle="1" w:styleId="List-upfront">
    <w:name w:val="List - # upfront"/>
    <w:uiPriority w:val="99"/>
    <w:pPr>
      <w:widowControl w:val="0"/>
      <w:autoSpaceDE w:val="0"/>
      <w:autoSpaceDN w:val="0"/>
      <w:adjustRightInd w:val="0"/>
      <w:spacing w:before="180" w:after="0" w:line="240" w:lineRule="auto"/>
      <w:ind w:left="720" w:hanging="504"/>
    </w:pPr>
    <w:rPr>
      <w:rFonts w:ascii="ScaGoudy" w:hAnsi="ScaGoudy"/>
      <w:sz w:val="24"/>
      <w:szCs w:val="24"/>
    </w:rPr>
  </w:style>
  <w:style w:type="paragraph" w:customStyle="1" w:styleId="lobverse">
    <w:name w:val="lobverse"/>
    <w:uiPriority w:val="99"/>
    <w:pPr>
      <w:widowControl w:val="0"/>
      <w:autoSpaceDE w:val="0"/>
      <w:autoSpaceDN w:val="0"/>
      <w:adjustRightInd w:val="0"/>
      <w:spacing w:before="180" w:after="180" w:line="240" w:lineRule="auto"/>
      <w:ind w:left="2520" w:right="2520" w:firstLine="180"/>
    </w:pPr>
    <w:rPr>
      <w:rFonts w:ascii="Tamal" w:hAnsi="Tamal" w:cs="Tamal"/>
      <w:i/>
      <w:iCs/>
      <w:color w:val="000000"/>
      <w:sz w:val="24"/>
      <w:szCs w:val="24"/>
    </w:rPr>
  </w:style>
  <w:style w:type="paragraph" w:customStyle="1" w:styleId="Lodytext">
    <w:name w:val="Lody text"/>
    <w:uiPriority w:val="99"/>
    <w:pPr>
      <w:widowControl w:val="0"/>
      <w:tabs>
        <w:tab w:val="left" w:pos="180"/>
        <w:tab w:val="left" w:pos="360"/>
      </w:tabs>
      <w:autoSpaceDE w:val="0"/>
      <w:autoSpaceDN w:val="0"/>
      <w:adjustRightInd w:val="0"/>
      <w:spacing w:before="72" w:after="0" w:line="240" w:lineRule="auto"/>
      <w:jc w:val="both"/>
    </w:pPr>
    <w:rPr>
      <w:rFonts w:ascii="ScaGoudy" w:hAnsi="ScaGoudy"/>
      <w:color w:val="000000"/>
      <w:sz w:val="20"/>
      <w:szCs w:val="20"/>
    </w:rPr>
  </w:style>
  <w:style w:type="paragraph" w:customStyle="1" w:styleId="long">
    <w:name w:val="long"/>
    <w:uiPriority w:val="99"/>
    <w:pPr>
      <w:widowControl w:val="0"/>
      <w:autoSpaceDE w:val="0"/>
      <w:autoSpaceDN w:val="0"/>
      <w:adjustRightInd w:val="0"/>
      <w:spacing w:before="240" w:after="0" w:line="240" w:lineRule="auto"/>
      <w:ind w:left="1440" w:hanging="288"/>
    </w:pPr>
    <w:rPr>
      <w:rFonts w:ascii="Drona" w:hAnsi="Drona" w:cs="Drona"/>
      <w:i/>
      <w:iCs/>
      <w:sz w:val="24"/>
      <w:szCs w:val="24"/>
    </w:rPr>
  </w:style>
  <w:style w:type="paragraph" w:customStyle="1" w:styleId="longb">
    <w:name w:val="longb"/>
    <w:uiPriority w:val="99"/>
    <w:pPr>
      <w:widowControl w:val="0"/>
      <w:autoSpaceDE w:val="0"/>
      <w:autoSpaceDN w:val="0"/>
      <w:adjustRightInd w:val="0"/>
      <w:spacing w:after="240" w:line="240" w:lineRule="auto"/>
      <w:ind w:left="1440" w:hanging="288"/>
    </w:pPr>
    <w:rPr>
      <w:rFonts w:ascii="Drona" w:hAnsi="Drona" w:cs="Drona"/>
      <w:i/>
      <w:iCs/>
      <w:sz w:val="24"/>
      <w:szCs w:val="24"/>
    </w:rPr>
  </w:style>
  <w:style w:type="paragraph" w:customStyle="1" w:styleId="LongVerse">
    <w:name w:val="Long Vers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87" w:hanging="187"/>
    </w:pPr>
    <w:rPr>
      <w:rFonts w:ascii="Sanskrit-Times" w:hAnsi="Sanskrit-Times" w:cs="Sanskrit-Times"/>
      <w:i/>
      <w:iCs/>
      <w:sz w:val="20"/>
      <w:szCs w:val="20"/>
    </w:rPr>
  </w:style>
  <w:style w:type="paragraph" w:customStyle="1" w:styleId="LSNAWP0">
    <w:name w:val="LSNAWP0"/>
    <w:uiPriority w:val="99"/>
    <w:pPr>
      <w:widowControl w:val="0"/>
      <w:autoSpaceDE w:val="0"/>
      <w:autoSpaceDN w:val="0"/>
      <w:adjustRightInd w:val="0"/>
      <w:spacing w:after="0" w:line="240" w:lineRule="auto"/>
    </w:pPr>
    <w:rPr>
      <w:rFonts w:ascii="Rama Garamond Plus" w:hAnsi="Rama Garamond Plus" w:cs="Rama Garamond Plus"/>
      <w:sz w:val="24"/>
      <w:szCs w:val="24"/>
    </w:rPr>
  </w:style>
  <w:style w:type="paragraph" w:customStyle="1" w:styleId="lucida">
    <w:name w:val="lucida"/>
    <w:uiPriority w:val="99"/>
    <w:pPr>
      <w:widowControl w:val="0"/>
      <w:autoSpaceDE w:val="0"/>
      <w:autoSpaceDN w:val="0"/>
      <w:adjustRightInd w:val="0"/>
      <w:spacing w:after="0" w:line="240" w:lineRule="auto"/>
      <w:ind w:firstLine="288"/>
    </w:pPr>
    <w:rPr>
      <w:rFonts w:ascii="Tamal" w:hAnsi="Tamal" w:cs="Tamal"/>
      <w:sz w:val="24"/>
      <w:szCs w:val="24"/>
    </w:r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ind w:firstLine="288"/>
    </w:pPr>
    <w:rPr>
      <w:rFonts w:ascii="Courier New" w:hAnsi="Courier New" w:cs="Courier New"/>
      <w:sz w:val="20"/>
      <w:szCs w:val="20"/>
    </w:rPr>
  </w:style>
  <w:style w:type="character" w:customStyle="1" w:styleId="MacroTextChar">
    <w:name w:val="Macro Text Char"/>
    <w:basedOn w:val="DefaultParagraphFont"/>
    <w:link w:val="MacroText"/>
    <w:uiPriority w:val="99"/>
    <w:rPr>
      <w:rFonts w:ascii="Courier New" w:hAnsi="Courier New" w:cs="Courier New"/>
      <w:color w:val="000000"/>
      <w:sz w:val="20"/>
      <w:szCs w:val="20"/>
    </w:rPr>
  </w:style>
  <w:style w:type="paragraph" w:customStyle="1" w:styleId="Mahamantra">
    <w:name w:val="Mahamantra"/>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Mahamantra3">
    <w:name w:val="Mahamantra3"/>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haMantra0">
    <w:name w:val="Maha Mantra"/>
    <w:uiPriority w:val="99"/>
    <w:pPr>
      <w:keepLines/>
      <w:widowControl w:val="0"/>
      <w:autoSpaceDE w:val="0"/>
      <w:autoSpaceDN w:val="0"/>
      <w:adjustRightInd w:val="0"/>
      <w:spacing w:before="113" w:after="113" w:line="240" w:lineRule="auto"/>
      <w:jc w:val="center"/>
    </w:pPr>
    <w:rPr>
      <w:rFonts w:ascii="Sanskrit-Palatino" w:hAnsi="Sanskrit-Palatino" w:cs="Sanskrit-Palatino"/>
      <w:i/>
      <w:iCs/>
    </w:rPr>
  </w:style>
  <w:style w:type="paragraph" w:customStyle="1" w:styleId="Mahamantra1">
    <w:name w:val="Mahamantra1"/>
    <w:uiPriority w:val="99"/>
    <w:pPr>
      <w:widowControl w:val="0"/>
      <w:autoSpaceDE w:val="0"/>
      <w:autoSpaceDN w:val="0"/>
      <w:adjustRightInd w:val="0"/>
      <w:spacing w:before="180" w:after="180" w:line="240" w:lineRule="auto"/>
      <w:jc w:val="center"/>
    </w:pPr>
    <w:rPr>
      <w:rFonts w:ascii="ScaGoudy" w:hAnsi="ScaGoudy"/>
      <w:color w:val="000000"/>
      <w:sz w:val="24"/>
      <w:szCs w:val="24"/>
    </w:rPr>
  </w:style>
  <w:style w:type="paragraph" w:customStyle="1" w:styleId="Mahamantra2">
    <w:name w:val="Mahamantra2"/>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inhead">
    <w:name w:val="Mainhead"/>
    <w:uiPriority w:val="99"/>
    <w:pPr>
      <w:widowControl w:val="0"/>
      <w:autoSpaceDE w:val="0"/>
      <w:autoSpaceDN w:val="0"/>
      <w:adjustRightInd w:val="0"/>
      <w:spacing w:after="0" w:line="240" w:lineRule="auto"/>
      <w:jc w:val="center"/>
    </w:pPr>
    <w:rPr>
      <w:rFonts w:ascii="Matura MT Script Capitals" w:hAnsi="Matura MT Script Capitals" w:cs="Matura MT Script Capitals"/>
      <w:b/>
      <w:bCs/>
      <w:color w:val="000000"/>
      <w:sz w:val="60"/>
      <w:szCs w:val="60"/>
    </w:rPr>
  </w:style>
  <w:style w:type="paragraph" w:customStyle="1" w:styleId="mainheading">
    <w:name w:val="main heading"/>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MangalaTransl">
    <w:name w:val="Mangala Transl"/>
    <w:uiPriority w:val="99"/>
    <w:pPr>
      <w:widowControl w:val="0"/>
      <w:autoSpaceDE w:val="0"/>
      <w:autoSpaceDN w:val="0"/>
      <w:adjustRightInd w:val="0"/>
      <w:spacing w:after="0" w:line="240" w:lineRule="auto"/>
    </w:pPr>
    <w:rPr>
      <w:rFonts w:ascii="Rama-Palatino" w:hAnsi="Rama-Palatino" w:cs="Rama-Palatino"/>
      <w:sz w:val="20"/>
      <w:szCs w:val="20"/>
    </w:rPr>
  </w:style>
  <w:style w:type="paragraph" w:customStyle="1" w:styleId="March16">
    <w:name w:val="March 16"/>
    <w:aliases w:val="1967."/>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asterPara">
    <w:name w:val="Master:Par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MDS">
    <w:name w:val="MDS"/>
    <w:uiPriority w:val="99"/>
    <w:pPr>
      <w:widowControl w:val="0"/>
      <w:autoSpaceDE w:val="0"/>
      <w:autoSpaceDN w:val="0"/>
      <w:adjustRightInd w:val="0"/>
      <w:spacing w:after="0" w:line="278" w:lineRule="auto"/>
      <w:jc w:val="both"/>
    </w:pPr>
    <w:rPr>
      <w:rFonts w:ascii="Tamalten" w:hAnsi="Tamalten" w:cs="Tamalten"/>
    </w:rPr>
  </w:style>
  <w:style w:type="paragraph" w:customStyle="1" w:styleId="Menu-FirstItem">
    <w:name w:val="Menu-First Item"/>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Header">
    <w:name w:val="Menu Header"/>
    <w:uiPriority w:val="99"/>
    <w:pPr>
      <w:widowControl w:val="0"/>
      <w:pBdr>
        <w:bottom w:val="single" w:sz="8" w:space="2" w:color="0000A0"/>
      </w:pBdr>
      <w:autoSpaceDE w:val="0"/>
      <w:autoSpaceDN w:val="0"/>
      <w:adjustRightInd w:val="0"/>
      <w:spacing w:before="144" w:after="0" w:line="240" w:lineRule="auto"/>
    </w:pPr>
    <w:rPr>
      <w:rFonts w:ascii="Arial" w:hAnsi="Arial" w:cs="Arial"/>
      <w:b/>
      <w:bCs/>
      <w:color w:val="000080"/>
      <w:sz w:val="20"/>
      <w:szCs w:val="20"/>
    </w:rPr>
  </w:style>
  <w:style w:type="paragraph" w:customStyle="1" w:styleId="Menu-LastItem">
    <w:name w:val="Menu-Last Item"/>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MenuName">
    <w:name w:val="Menu-Menu Name"/>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before="144" w:after="0" w:line="240" w:lineRule="auto"/>
      <w:ind w:left="720"/>
    </w:pPr>
    <w:rPr>
      <w:rFonts w:ascii="Arial" w:hAnsi="Arial" w:cs="Arial"/>
      <w:color w:val="000000"/>
      <w:sz w:val="20"/>
      <w:szCs w:val="20"/>
    </w:rPr>
  </w:style>
  <w:style w:type="paragraph" w:customStyle="1" w:styleId="Menu-NoSeparator">
    <w:name w:val="Menu-No Separator"/>
    <w:uiPriority w:val="99"/>
    <w:pPr>
      <w:widowControl w:val="0"/>
      <w:pBdr>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SeparatorBelow">
    <w:name w:val="Menu-Separator (Below)"/>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TopLevel">
    <w:name w:val="Menu-Top Level"/>
    <w:uiPriority w:val="99"/>
    <w:pPr>
      <w:widowControl w:val="0"/>
      <w:pBdr>
        <w:top w:val="single" w:sz="5" w:space="0" w:color="808080"/>
        <w:left w:val="single" w:sz="5" w:space="0" w:color="808080"/>
        <w:bottom w:val="single" w:sz="5" w:space="0" w:color="808080"/>
        <w:right w:val="single" w:sz="5" w:space="0" w:color="808080"/>
      </w:pBdr>
      <w:shd w:val="solid" w:color="C0C0C0" w:fill="auto"/>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s>
      <w:autoSpaceDE w:val="0"/>
      <w:autoSpaceDN w:val="0"/>
      <w:adjustRightInd w:val="0"/>
      <w:spacing w:before="144" w:after="0" w:line="240" w:lineRule="auto"/>
      <w:ind w:left="360"/>
    </w:pPr>
    <w:rPr>
      <w:rFonts w:ascii="MS Sans Serif" w:hAnsi="MS Sans Serif" w:cs="MS Sans Serif"/>
      <w:color w:val="000000"/>
      <w:sz w:val="20"/>
      <w:szCs w:val="20"/>
    </w:rPr>
  </w:style>
  <w:style w:type="paragraph" w:styleId="MessageHeader">
    <w:name w:val="Message Header"/>
    <w:basedOn w:val="Normal"/>
    <w:link w:val="MessageHeaderChar"/>
    <w:uiPriority w:val="99"/>
    <w:pPr>
      <w:pBdr>
        <w:top w:val="single" w:sz="6" w:space="1" w:color="000000"/>
        <w:left w:val="single" w:sz="6" w:space="1" w:color="000000"/>
        <w:bottom w:val="single" w:sz="6" w:space="1" w:color="000000"/>
        <w:right w:val="single" w:sz="6" w:space="1" w:color="000000"/>
      </w:pBdr>
      <w:shd w:val="solid" w:color="CCCCCC" w:fill="auto"/>
      <w:spacing w:before="0" w:after="0"/>
      <w:ind w:left="1080" w:hanging="1080"/>
    </w:pPr>
    <w:rPr>
      <w:rFonts w:ascii="Arial" w:hAnsi="Arial" w:cs="Arial"/>
      <w:color w:val="auto"/>
      <w:sz w:val="24"/>
      <w:szCs w:val="24"/>
    </w:rPr>
  </w:style>
  <w:style w:type="character" w:customStyle="1" w:styleId="MessageHeaderChar">
    <w:name w:val="Message Header Char"/>
    <w:basedOn w:val="DefaultParagraphFont"/>
    <w:link w:val="MessageHeader"/>
    <w:uiPriority w:val="99"/>
    <w:rPr>
      <w:rFonts w:ascii="Times New Roman" w:hAnsi="Times New Roman" w:cs="Times New Roman"/>
      <w:color w:val="000000"/>
    </w:rPr>
  </w:style>
  <w:style w:type="paragraph" w:customStyle="1" w:styleId="MinistryHeadings">
    <w:name w:val="Ministry Headings"/>
    <w:uiPriority w:val="99"/>
    <w:pPr>
      <w:widowControl w:val="0"/>
      <w:autoSpaceDE w:val="0"/>
      <w:autoSpaceDN w:val="0"/>
      <w:adjustRightInd w:val="0"/>
      <w:spacing w:before="120" w:after="120" w:line="240" w:lineRule="auto"/>
      <w:jc w:val="center"/>
    </w:pPr>
    <w:rPr>
      <w:rFonts w:ascii="ScaGoudy" w:hAnsi="ScaGoudy"/>
      <w:b/>
      <w:bCs/>
      <w:color w:val="00FFFF"/>
      <w:sz w:val="40"/>
      <w:szCs w:val="40"/>
    </w:rPr>
  </w:style>
  <w:style w:type="paragraph" w:customStyle="1" w:styleId="Monolg">
    <w:name w:val="Monológ"/>
    <w:uiPriority w:val="99"/>
    <w:pPr>
      <w:widowControl w:val="0"/>
      <w:autoSpaceDE w:val="0"/>
      <w:autoSpaceDN w:val="0"/>
      <w:adjustRightInd w:val="0"/>
      <w:spacing w:after="0" w:line="240" w:lineRule="auto"/>
      <w:ind w:left="567" w:firstLine="227"/>
      <w:jc w:val="both"/>
    </w:pPr>
    <w:rPr>
      <w:rFonts w:ascii="Palatino Sanskrit Hu 2" w:hAnsi="Palatino Sanskrit Hu 2" w:cs="Palatino Sanskrit Hu 2"/>
      <w:sz w:val="20"/>
      <w:szCs w:val="20"/>
    </w:rPr>
  </w:style>
  <w:style w:type="paragraph" w:customStyle="1" w:styleId="Month">
    <w:name w:val="Month"/>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Month3">
    <w:name w:val="Month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onth1">
    <w:name w:val="Month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Month2">
    <w:name w:val="Month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yHeader">
    <w:name w:val="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mypagenumber">
    <w:name w:val="my page number"/>
    <w:uiPriority w:val="99"/>
    <w:pPr>
      <w:widowControl w:val="0"/>
      <w:tabs>
        <w:tab w:val="decimal" w:pos="4536"/>
        <w:tab w:val="decimal" w:pos="9072"/>
      </w:tabs>
      <w:autoSpaceDE w:val="0"/>
      <w:autoSpaceDN w:val="0"/>
      <w:adjustRightInd w:val="0"/>
      <w:spacing w:after="0" w:line="240" w:lineRule="auto"/>
      <w:jc w:val="both"/>
    </w:pPr>
    <w:rPr>
      <w:rFonts w:ascii="Tamal" w:hAnsi="Tamal" w:cs="Tamal"/>
      <w:sz w:val="24"/>
      <w:szCs w:val="24"/>
    </w:rPr>
  </w:style>
  <w:style w:type="paragraph" w:customStyle="1" w:styleId="n">
    <w:name w:val="n"/>
    <w:uiPriority w:val="99"/>
    <w:pPr>
      <w:widowControl w:val="0"/>
      <w:autoSpaceDE w:val="0"/>
      <w:autoSpaceDN w:val="0"/>
      <w:adjustRightInd w:val="0"/>
      <w:spacing w:before="100" w:after="100" w:line="240" w:lineRule="auto"/>
    </w:pPr>
    <w:rPr>
      <w:rFonts w:ascii="Times New Roman" w:hAnsi="Times New Roman" w:cs="Times New Roman"/>
      <w:sz w:val="20"/>
      <w:szCs w:val="20"/>
    </w:rPr>
  </w:style>
  <w:style w:type="paragraph" w:customStyle="1" w:styleId="N0">
    <w:name w:val="?????????????????????????????????????????????????????????????????????????????????????????????????????????????????N?????????????"/>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ewBengali">
    <w:name w:val="New Bengali"/>
    <w:uiPriority w:val="99"/>
    <w:pPr>
      <w:widowControl w:val="0"/>
      <w:autoSpaceDE w:val="0"/>
      <w:autoSpaceDN w:val="0"/>
      <w:adjustRightInd w:val="0"/>
      <w:spacing w:before="113" w:after="113" w:line="240" w:lineRule="auto"/>
      <w:ind w:left="619"/>
    </w:pPr>
    <w:rPr>
      <w:rFonts w:ascii="ScaGoudy" w:hAnsi="ScaGoudy"/>
      <w:i/>
      <w:iCs/>
      <w:color w:val="000000"/>
      <w:sz w:val="18"/>
      <w:szCs w:val="18"/>
    </w:rPr>
  </w:style>
  <w:style w:type="paragraph" w:customStyle="1" w:styleId="NewLetters">
    <w:name w:val="New_Letters_"/>
    <w:uiPriority w:val="99"/>
    <w:pPr>
      <w:widowControl w:val="0"/>
      <w:pBdr>
        <w:top w:val="single" w:sz="30" w:space="7" w:color="800080"/>
        <w:left w:val="single" w:sz="12" w:space="7" w:color="000000"/>
        <w:bottom w:val="single" w:sz="12" w:space="7" w:color="000000"/>
        <w:right w:val="single" w:sz="12" w:space="7" w:color="000000"/>
      </w:pBdr>
      <w:shd w:val="solid" w:color="00FFFF" w:fill="auto"/>
      <w:autoSpaceDE w:val="0"/>
      <w:autoSpaceDN w:val="0"/>
      <w:adjustRightInd w:val="0"/>
      <w:spacing w:after="0" w:line="240" w:lineRule="auto"/>
      <w:ind w:left="360"/>
    </w:pPr>
    <w:rPr>
      <w:rFonts w:ascii="ScaGoudy" w:hAnsi="ScaGoudy"/>
      <w:b/>
      <w:bCs/>
      <w:sz w:val="24"/>
      <w:szCs w:val="24"/>
    </w:rPr>
  </w:style>
  <w:style w:type="paragraph" w:customStyle="1" w:styleId="NewQuote">
    <w:name w:val="New Quote"/>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NewSlokaMed">
    <w:name w:val="New Sloka Med"/>
    <w:uiPriority w:val="99"/>
    <w:pPr>
      <w:widowControl w:val="0"/>
      <w:autoSpaceDE w:val="0"/>
      <w:autoSpaceDN w:val="0"/>
      <w:adjustRightInd w:val="0"/>
      <w:spacing w:before="113" w:after="0" w:line="240" w:lineRule="auto"/>
      <w:ind w:left="907" w:hanging="230"/>
    </w:pPr>
    <w:rPr>
      <w:rFonts w:ascii="ScaGoudy" w:hAnsi="ScaGoudy"/>
      <w:i/>
      <w:iCs/>
      <w:color w:val="000000"/>
      <w:sz w:val="18"/>
      <w:szCs w:val="18"/>
    </w:rPr>
  </w:style>
  <w:style w:type="paragraph" w:customStyle="1" w:styleId="NewSlokaNormal">
    <w:name w:val="New Sloka Normal"/>
    <w:uiPriority w:val="99"/>
    <w:pPr>
      <w:widowControl w:val="0"/>
      <w:autoSpaceDE w:val="0"/>
      <w:autoSpaceDN w:val="0"/>
      <w:adjustRightInd w:val="0"/>
      <w:spacing w:before="113" w:after="113" w:line="240" w:lineRule="auto"/>
      <w:ind w:left="86"/>
    </w:pPr>
    <w:rPr>
      <w:rFonts w:ascii="ScaGoudy" w:hAnsi="ScaGoudy"/>
      <w:i/>
      <w:iCs/>
      <w:sz w:val="18"/>
      <w:szCs w:val="18"/>
    </w:rPr>
  </w:style>
  <w:style w:type="paragraph" w:customStyle="1" w:styleId="Newspaper">
    <w:name w:val="Newspaper"/>
    <w:uiPriority w:val="99"/>
    <w:pPr>
      <w:widowControl w:val="0"/>
      <w:tabs>
        <w:tab w:val="left" w:pos="115"/>
      </w:tabs>
      <w:autoSpaceDE w:val="0"/>
      <w:autoSpaceDN w:val="0"/>
      <w:adjustRightInd w:val="0"/>
      <w:spacing w:after="0" w:line="240" w:lineRule="auto"/>
      <w:ind w:left="1296" w:right="1296"/>
      <w:jc w:val="both"/>
    </w:pPr>
    <w:rPr>
      <w:rFonts w:ascii="Arial" w:hAnsi="Arial" w:cs="Arial"/>
      <w:sz w:val="20"/>
      <w:szCs w:val="20"/>
    </w:rPr>
  </w:style>
  <w:style w:type="paragraph" w:customStyle="1" w:styleId="NewSub">
    <w:name w:val="New Sub"/>
    <w:uiPriority w:val="99"/>
    <w:pPr>
      <w:widowControl w:val="0"/>
      <w:autoSpaceDE w:val="0"/>
      <w:autoSpaceDN w:val="0"/>
      <w:adjustRightInd w:val="0"/>
      <w:spacing w:before="113" w:after="113" w:line="240" w:lineRule="auto"/>
      <w:jc w:val="center"/>
    </w:pPr>
    <w:rPr>
      <w:rFonts w:ascii="ScaGoudy" w:hAnsi="ScaGoudy"/>
      <w:b/>
      <w:bCs/>
      <w:sz w:val="24"/>
      <w:szCs w:val="24"/>
    </w:rPr>
  </w:style>
  <w:style w:type="paragraph" w:customStyle="1" w:styleId="NewTitle">
    <w:name w:val="New Title"/>
    <w:uiPriority w:val="99"/>
    <w:pPr>
      <w:widowControl w:val="0"/>
      <w:autoSpaceDE w:val="0"/>
      <w:autoSpaceDN w:val="0"/>
      <w:adjustRightInd w:val="0"/>
      <w:spacing w:before="240" w:after="60" w:line="240" w:lineRule="auto"/>
      <w:ind w:firstLine="160"/>
      <w:jc w:val="center"/>
    </w:pPr>
    <w:rPr>
      <w:rFonts w:ascii="ScaGoudy" w:hAnsi="ScaGoudy"/>
      <w:b/>
      <w:bCs/>
      <w:color w:val="000000"/>
      <w:sz w:val="32"/>
      <w:szCs w:val="32"/>
    </w:rPr>
  </w:style>
  <w:style w:type="paragraph" w:customStyle="1" w:styleId="NewTranscriptions">
    <w:name w:val="New_Transcriptions"/>
    <w:uiPriority w:val="99"/>
    <w:pPr>
      <w:widowControl w:val="0"/>
      <w:pBdr>
        <w:top w:val="single" w:sz="24" w:space="7" w:color="800080"/>
        <w:left w:val="single" w:sz="2" w:space="7" w:color="000000"/>
        <w:bottom w:val="single" w:sz="2" w:space="7" w:color="000000"/>
        <w:right w:val="single" w:sz="2" w:space="7" w:color="000000"/>
      </w:pBdr>
      <w:shd w:val="solid" w:color="FFFF00" w:fill="auto"/>
      <w:autoSpaceDE w:val="0"/>
      <w:autoSpaceDN w:val="0"/>
      <w:adjustRightInd w:val="0"/>
      <w:spacing w:after="0" w:line="240" w:lineRule="auto"/>
      <w:ind w:left="360"/>
    </w:pPr>
    <w:rPr>
      <w:rFonts w:ascii="ScaGoudy" w:hAnsi="ScaGoudy"/>
      <w:b/>
      <w:bCs/>
      <w:sz w:val="24"/>
      <w:szCs w:val="24"/>
    </w:rPr>
  </w:style>
  <w:style w:type="paragraph" w:customStyle="1" w:styleId="NoIndent">
    <w:name w:val="NoIndent"/>
    <w:uiPriority w:val="99"/>
    <w:pPr>
      <w:widowControl w:val="0"/>
      <w:autoSpaceDE w:val="0"/>
      <w:autoSpaceDN w:val="0"/>
      <w:adjustRightInd w:val="0"/>
      <w:spacing w:after="0" w:line="240" w:lineRule="auto"/>
    </w:pPr>
    <w:rPr>
      <w:rFonts w:ascii="ScaGoudy" w:hAnsi="ScaGoudy"/>
      <w:sz w:val="24"/>
      <w:szCs w:val="24"/>
    </w:rPr>
  </w:style>
  <w:style w:type="paragraph" w:customStyle="1" w:styleId="NoneIcon">
    <w:name w:val="(None)+Icon"/>
    <w:uiPriority w:val="99"/>
    <w:pPr>
      <w:widowControl w:val="0"/>
      <w:tabs>
        <w:tab w:val="left" w:pos="360"/>
      </w:tabs>
      <w:autoSpaceDE w:val="0"/>
      <w:autoSpaceDN w:val="0"/>
      <w:adjustRightInd w:val="0"/>
      <w:spacing w:before="58" w:after="0" w:line="240" w:lineRule="auto"/>
      <w:ind w:left="360" w:hanging="360"/>
    </w:pPr>
    <w:rPr>
      <w:rFonts w:ascii="Tamal" w:hAnsi="Tamal" w:cs="Tamal"/>
    </w:rPr>
  </w:style>
  <w:style w:type="paragraph" w:customStyle="1" w:styleId="Non-formatChinese">
    <w:name w:val="Non-format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n-formatpara">
    <w:name w:val="non-format para"/>
    <w:uiPriority w:val="99"/>
    <w:pPr>
      <w:widowControl w:val="0"/>
      <w:autoSpaceDE w:val="0"/>
      <w:autoSpaceDN w:val="0"/>
      <w:adjustRightInd w:val="0"/>
      <w:spacing w:after="0" w:line="360" w:lineRule="auto"/>
      <w:jc w:val="both"/>
    </w:pPr>
    <w:rPr>
      <w:rFonts w:ascii="Tamal" w:hAnsi="Tamal" w:cs="Tamal"/>
      <w:sz w:val="24"/>
      <w:szCs w:val="24"/>
    </w:rPr>
  </w:style>
  <w:style w:type="paragraph" w:customStyle="1" w:styleId="Noparagraphstyle">
    <w:name w:val="[No paragraph style]"/>
    <w:uiPriority w:val="99"/>
    <w:pPr>
      <w:widowControl w:val="0"/>
      <w:autoSpaceDE w:val="0"/>
      <w:autoSpaceDN w:val="0"/>
      <w:adjustRightInd w:val="0"/>
      <w:spacing w:after="0" w:line="285" w:lineRule="auto"/>
    </w:pPr>
    <w:rPr>
      <w:rFonts w:ascii="Rama-Palatino" w:hAnsi="Rama-Palatino" w:cs="Rama-Palatino"/>
      <w:sz w:val="18"/>
      <w:szCs w:val="18"/>
    </w:rPr>
  </w:style>
  <w:style w:type="paragraph" w:customStyle="1" w:styleId="noproof">
    <w:name w:val="noproof"/>
    <w:uiPriority w:val="99"/>
    <w:pPr>
      <w:widowControl w:val="0"/>
      <w:autoSpaceDE w:val="0"/>
      <w:autoSpaceDN w:val="0"/>
      <w:adjustRightInd w:val="0"/>
      <w:spacing w:after="0" w:line="240" w:lineRule="auto"/>
    </w:pPr>
    <w:rPr>
      <w:rFonts w:ascii="Balaram" w:hAnsi="Balaram" w:cs="Balaram"/>
      <w:sz w:val="24"/>
      <w:szCs w:val="24"/>
      <w14:shadow w14:blurRad="50800" w14:dist="38100" w14:dir="2700000" w14:sx="100000" w14:sy="100000" w14:kx="0" w14:ky="0" w14:algn="tl">
        <w14:srgbClr w14:val="000000">
          <w14:alpha w14:val="60000"/>
        </w14:srgbClr>
      </w14:shadow>
    </w:rPr>
  </w:style>
  <w:style w:type="paragraph" w:customStyle="1" w:styleId="noproofing">
    <w:name w:val="noproofing"/>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NormalPara">
    <w:name w:val="Normal: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ormal1">
    <w:name w:val="Normal1"/>
    <w:uiPriority w:val="99"/>
    <w:pPr>
      <w:widowControl w:val="0"/>
      <w:autoSpaceDE w:val="0"/>
      <w:autoSpaceDN w:val="0"/>
      <w:adjustRightInd w:val="0"/>
      <w:spacing w:after="0" w:line="240" w:lineRule="auto"/>
    </w:pPr>
    <w:rPr>
      <w:rFonts w:ascii="ScaGoudy" w:hAnsi="ScaGoudy"/>
      <w:sz w:val="24"/>
      <w:szCs w:val="24"/>
    </w:rPr>
  </w:style>
  <w:style w:type="paragraph" w:customStyle="1" w:styleId="NormalChinese">
    <w:name w:val="Normal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rmalChineseJustified">
    <w:name w:val="Normal Chinese Justified"/>
    <w:uiPriority w:val="99"/>
    <w:pPr>
      <w:widowControl w:val="0"/>
      <w:autoSpaceDE w:val="0"/>
      <w:autoSpaceDN w:val="0"/>
      <w:adjustRightInd w:val="0"/>
      <w:spacing w:after="240" w:line="360" w:lineRule="auto"/>
      <w:jc w:val="both"/>
    </w:pPr>
    <w:rPr>
      <w:rFonts w:ascii="Chn JSong SG" w:hAnsi="Chn JSong SG" w:cs="Chn JSong SG"/>
      <w:sz w:val="32"/>
      <w:szCs w:val="32"/>
    </w:rPr>
  </w:style>
  <w:style w:type="paragraph" w:customStyle="1" w:styleId="NormalClose">
    <w:name w:val="Normal Close"/>
    <w:uiPriority w:val="99"/>
    <w:pPr>
      <w:widowControl w:val="0"/>
      <w:autoSpaceDE w:val="0"/>
      <w:autoSpaceDN w:val="0"/>
      <w:adjustRightInd w:val="0"/>
      <w:spacing w:after="0" w:line="240" w:lineRule="auto"/>
      <w:ind w:firstLine="288"/>
      <w:jc w:val="both"/>
    </w:pPr>
    <w:rPr>
      <w:rFonts w:ascii="Sanskrit-Times" w:hAnsi="Sanskrit-Times" w:cs="Sanskrit-Times"/>
      <w:sz w:val="20"/>
      <w:szCs w:val="20"/>
    </w:rPr>
  </w:style>
  <w:style w:type="paragraph" w:styleId="NormalIndent">
    <w:name w:val="Normal Indent"/>
    <w:basedOn w:val="Normal"/>
    <w:uiPriority w:val="99"/>
    <w:pPr>
      <w:spacing w:before="0" w:after="0"/>
      <w:ind w:left="720" w:firstLine="0"/>
    </w:pPr>
    <w:rPr>
      <w:rFonts w:cstheme="minorBidi"/>
      <w:color w:val="auto"/>
      <w:sz w:val="24"/>
      <w:szCs w:val="24"/>
    </w:rPr>
  </w:style>
  <w:style w:type="paragraph" w:customStyle="1" w:styleId="NormalNoIndent">
    <w:name w:val="NormalNoIndent"/>
    <w:uiPriority w:val="99"/>
    <w:pPr>
      <w:widowControl w:val="0"/>
      <w:autoSpaceDE w:val="0"/>
      <w:autoSpaceDN w:val="0"/>
      <w:adjustRightInd w:val="0"/>
      <w:spacing w:after="0" w:line="240" w:lineRule="auto"/>
      <w:ind w:firstLine="288"/>
    </w:pPr>
    <w:rPr>
      <w:rFonts w:ascii="ScaGoudy" w:hAnsi="ScaGoudy"/>
      <w:sz w:val="24"/>
      <w:szCs w:val="24"/>
    </w:rPr>
  </w:style>
  <w:style w:type="paragraph" w:customStyle="1" w:styleId="Normalnoindent0">
    <w:name w:val="Normal no indent"/>
    <w:uiPriority w:val="99"/>
    <w:pPr>
      <w:widowControl w:val="0"/>
      <w:autoSpaceDE w:val="0"/>
      <w:autoSpaceDN w:val="0"/>
      <w:adjustRightInd w:val="0"/>
      <w:spacing w:after="0" w:line="240" w:lineRule="auto"/>
    </w:pPr>
    <w:rPr>
      <w:rFonts w:ascii="New York" w:hAnsi="New York" w:cs="New York"/>
    </w:rPr>
  </w:style>
  <w:style w:type="paragraph" w:customStyle="1" w:styleId="NormalParaPara">
    <w:name w:val="Normal: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graphStyle">
    <w:name w:val="NormalParagraphStyle"/>
    <w:uiPriority w:val="99"/>
    <w:pPr>
      <w:widowControl w:val="0"/>
      <w:autoSpaceDE w:val="0"/>
      <w:autoSpaceDN w:val="0"/>
      <w:adjustRightInd w:val="0"/>
      <w:spacing w:after="227" w:line="287" w:lineRule="auto"/>
    </w:pPr>
    <w:rPr>
      <w:rFonts w:ascii="Times" w:hAnsi="Times" w:cs="Times"/>
      <w:color w:val="000000"/>
      <w:sz w:val="24"/>
      <w:szCs w:val="24"/>
    </w:rPr>
  </w:style>
  <w:style w:type="paragraph" w:customStyle="1" w:styleId="NormalParaParaPara">
    <w:name w:val="Normal: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
    <w:name w:val="Normal: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
    <w:name w:val="Normal:Para: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Para">
    <w:name w:val="Normal: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ParaParaParaParaParaParaPara">
    <w:name w:val="Normal:Para: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Rama">
    <w:name w:val="Normal Rama"/>
    <w:uiPriority w:val="99"/>
    <w:pPr>
      <w:widowControl w:val="0"/>
      <w:autoSpaceDE w:val="0"/>
      <w:autoSpaceDN w:val="0"/>
      <w:adjustRightInd w:val="0"/>
      <w:spacing w:after="0" w:line="240" w:lineRule="auto"/>
      <w:ind w:firstLine="283"/>
    </w:pPr>
    <w:rPr>
      <w:rFonts w:ascii="Rama-Palatino" w:hAnsi="Rama-Palatino" w:cs="Rama-Palatino"/>
    </w:rPr>
  </w:style>
  <w:style w:type="paragraph" w:customStyle="1" w:styleId="Normalspace">
    <w:name w:val="Normal + space"/>
    <w:uiPriority w:val="99"/>
    <w:pPr>
      <w:widowControl w:val="0"/>
      <w:autoSpaceDE w:val="0"/>
      <w:autoSpaceDN w:val="0"/>
      <w:adjustRightInd w:val="0"/>
      <w:spacing w:before="270" w:after="0" w:line="240" w:lineRule="auto"/>
    </w:pPr>
    <w:rPr>
      <w:rFonts w:ascii="New York" w:hAnsi="New York" w:cs="New York"/>
    </w:rPr>
  </w:style>
  <w:style w:type="paragraph" w:customStyle="1" w:styleId="Normalspace0">
    <w:name w:val="Normal + space*"/>
    <w:uiPriority w:val="99"/>
    <w:pPr>
      <w:widowControl w:val="0"/>
      <w:autoSpaceDE w:val="0"/>
      <w:autoSpaceDN w:val="0"/>
      <w:adjustRightInd w:val="0"/>
      <w:spacing w:before="270" w:after="0" w:line="240" w:lineRule="auto"/>
    </w:pPr>
    <w:rPr>
      <w:rFonts w:ascii="New York" w:hAnsi="New York" w:cs="New York"/>
    </w:rPr>
  </w:style>
  <w:style w:type="paragraph" w:styleId="NormalWeb">
    <w:name w:val="Normal (Web)"/>
    <w:basedOn w:val="Normal"/>
    <w:uiPriority w:val="99"/>
    <w:pPr>
      <w:spacing w:before="100" w:after="100"/>
      <w:ind w:firstLine="0"/>
    </w:pPr>
    <w:rPr>
      <w:rFonts w:ascii="Times New Roman" w:hAnsi="Times New Roman" w:cs="Times New Roman"/>
      <w:color w:val="auto"/>
      <w:sz w:val="24"/>
      <w:szCs w:val="24"/>
    </w:rPr>
  </w:style>
  <w:style w:type="paragraph" w:styleId="NoSpacing">
    <w:name w:val="No Spacing"/>
    <w:uiPriority w:val="99"/>
    <w:qFormat/>
    <w:pPr>
      <w:widowControl w:val="0"/>
      <w:autoSpaceDE w:val="0"/>
      <w:autoSpaceDN w:val="0"/>
      <w:adjustRightInd w:val="0"/>
      <w:spacing w:after="0" w:line="240" w:lineRule="auto"/>
    </w:pPr>
    <w:rPr>
      <w:rFonts w:ascii="Times New Roman" w:hAnsi="Times New Roman" w:cs="Times New Roman"/>
    </w:rPr>
  </w:style>
  <w:style w:type="paragraph" w:customStyle="1" w:styleId="Note">
    <w:name w:val="Note"/>
    <w:uiPriority w:val="99"/>
    <w:pPr>
      <w:widowControl w:val="0"/>
      <w:pBdr>
        <w:top w:val="single" w:sz="8" w:space="2" w:color="FF0000"/>
        <w:left w:val="single" w:sz="8" w:space="2" w:color="FF0000"/>
        <w:bottom w:val="single" w:sz="8" w:space="2" w:color="FF0000"/>
        <w:right w:val="single" w:sz="8" w:space="2" w:color="FF0000"/>
      </w:pBdr>
      <w:autoSpaceDE w:val="0"/>
      <w:autoSpaceDN w:val="0"/>
      <w:adjustRightInd w:val="0"/>
      <w:spacing w:before="144" w:after="0" w:line="240" w:lineRule="auto"/>
      <w:ind w:left="360"/>
    </w:pPr>
    <w:rPr>
      <w:rFonts w:ascii="Times New Roman" w:hAnsi="Times New Roman" w:cs="Times New Roman"/>
      <w:color w:val="000000"/>
    </w:rPr>
  </w:style>
  <w:style w:type="paragraph" w:styleId="NoteHeading">
    <w:name w:val="Note Heading"/>
    <w:basedOn w:val="Normal"/>
    <w:next w:val="Normal"/>
    <w:link w:val="NoteHeadingChar"/>
    <w:uiPriority w:val="99"/>
    <w:pPr>
      <w:spacing w:before="0" w:after="0"/>
      <w:ind w:firstLine="288"/>
    </w:pPr>
    <w:rPr>
      <w:rFonts w:ascii="Tamal" w:hAnsi="Tamal" w:cs="Tamal"/>
      <w:color w:val="auto"/>
      <w:sz w:val="24"/>
      <w:szCs w:val="24"/>
    </w:rPr>
  </w:style>
  <w:style w:type="character" w:customStyle="1" w:styleId="NoteHeadingChar">
    <w:name w:val="Note Heading Char"/>
    <w:basedOn w:val="DefaultParagraphFont"/>
    <w:link w:val="NoteHeading"/>
    <w:uiPriority w:val="99"/>
    <w:rPr>
      <w:rFonts w:cs="ScaGoudy"/>
      <w:color w:val="000000"/>
      <w:sz w:val="28"/>
      <w:szCs w:val="28"/>
    </w:rPr>
  </w:style>
  <w:style w:type="paragraph" w:customStyle="1" w:styleId="Notes">
    <w:name w:val="Notes"/>
    <w:uiPriority w:val="99"/>
    <w:pPr>
      <w:widowControl w:val="0"/>
      <w:tabs>
        <w:tab w:val="left" w:pos="360"/>
      </w:tabs>
      <w:autoSpaceDE w:val="0"/>
      <w:autoSpaceDN w:val="0"/>
      <w:adjustRightInd w:val="0"/>
      <w:spacing w:before="180" w:after="0" w:line="240" w:lineRule="auto"/>
    </w:pPr>
    <w:rPr>
      <w:rFonts w:ascii="ScaGoudy" w:hAnsi="ScaGoudy"/>
      <w:sz w:val="24"/>
      <w:szCs w:val="24"/>
    </w:rPr>
  </w:style>
  <w:style w:type="paragraph" w:customStyle="1" w:styleId="Notes3">
    <w:name w:val="Notes3"/>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otes1">
    <w:name w:val="Notes1"/>
    <w:uiPriority w:val="99"/>
    <w:pPr>
      <w:widowControl w:val="0"/>
      <w:tabs>
        <w:tab w:val="left" w:pos="360"/>
      </w:tabs>
      <w:autoSpaceDE w:val="0"/>
      <w:autoSpaceDN w:val="0"/>
      <w:adjustRightInd w:val="0"/>
      <w:spacing w:before="180" w:after="0" w:line="240" w:lineRule="auto"/>
    </w:pPr>
    <w:rPr>
      <w:rFonts w:ascii="ScaGoudy" w:hAnsi="ScaGoudy"/>
      <w:color w:val="000000"/>
      <w:sz w:val="24"/>
      <w:szCs w:val="24"/>
    </w:rPr>
  </w:style>
  <w:style w:type="paragraph" w:customStyle="1" w:styleId="Notes2">
    <w:name w:val="Notes2"/>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umberedlistparafirstlinew">
    <w:name w:val="Numbered list para/ first line w/#"/>
    <w:uiPriority w:val="99"/>
    <w:pPr>
      <w:widowControl w:val="0"/>
      <w:autoSpaceDE w:val="0"/>
      <w:autoSpaceDN w:val="0"/>
      <w:adjustRightInd w:val="0"/>
      <w:spacing w:after="227" w:line="240" w:lineRule="auto"/>
      <w:ind w:left="1020" w:hanging="510"/>
    </w:pPr>
    <w:rPr>
      <w:rFonts w:ascii="Lucida Grande" w:hAnsi="Lucida Grande" w:cs="Lucida Grande"/>
      <w:sz w:val="24"/>
      <w:szCs w:val="24"/>
    </w:rPr>
  </w:style>
  <w:style w:type="paragraph" w:customStyle="1" w:styleId="NumberedlistparaNOindent">
    <w:name w:val="Numbered list para NO indent"/>
    <w:uiPriority w:val="99"/>
    <w:pPr>
      <w:widowControl w:val="0"/>
      <w:autoSpaceDE w:val="0"/>
      <w:autoSpaceDN w:val="0"/>
      <w:adjustRightInd w:val="0"/>
      <w:spacing w:after="227" w:line="240" w:lineRule="auto"/>
      <w:ind w:left="340"/>
    </w:pPr>
    <w:rPr>
      <w:rFonts w:ascii="Lucida Grande" w:hAnsi="Lucida Grande" w:cs="Lucida Grande"/>
      <w:sz w:val="24"/>
      <w:szCs w:val="24"/>
    </w:rPr>
  </w:style>
  <w:style w:type="paragraph" w:customStyle="1" w:styleId="Numberedlistparawindent">
    <w:name w:val="Numbered list para w/indent"/>
    <w:uiPriority w:val="99"/>
    <w:pPr>
      <w:widowControl w:val="0"/>
      <w:autoSpaceDE w:val="0"/>
      <w:autoSpaceDN w:val="0"/>
      <w:adjustRightInd w:val="0"/>
      <w:spacing w:after="227" w:line="240" w:lineRule="auto"/>
      <w:ind w:left="340" w:firstLine="340"/>
    </w:pPr>
    <w:rPr>
      <w:rFonts w:ascii="Lucida Grande" w:hAnsi="Lucida Grande" w:cs="Lucida Grande"/>
      <w:sz w:val="24"/>
      <w:szCs w:val="24"/>
    </w:rPr>
  </w:style>
  <w:style w:type="paragraph" w:customStyle="1" w:styleId="Numberedlistquote">
    <w:name w:val="Numbered list quote"/>
    <w:uiPriority w:val="99"/>
    <w:pPr>
      <w:widowControl w:val="0"/>
      <w:autoSpaceDE w:val="0"/>
      <w:autoSpaceDN w:val="0"/>
      <w:adjustRightInd w:val="0"/>
      <w:spacing w:after="227" w:line="240" w:lineRule="auto"/>
      <w:ind w:left="1814" w:right="1020"/>
    </w:pPr>
    <w:rPr>
      <w:rFonts w:ascii="Lucida Grande" w:hAnsi="Lucida Grande" w:cs="Lucida Grande"/>
      <w:sz w:val="24"/>
      <w:szCs w:val="24"/>
    </w:rPr>
  </w:style>
  <w:style w:type="paragraph" w:customStyle="1" w:styleId="Objects">
    <w:name w:val="Objects"/>
    <w:uiPriority w:val="99"/>
    <w:pPr>
      <w:widowControl w:val="0"/>
      <w:tabs>
        <w:tab w:val="left" w:pos="360"/>
        <w:tab w:val="left" w:pos="720"/>
        <w:tab w:val="left" w:pos="1080"/>
        <w:tab w:val="left" w:pos="1440"/>
      </w:tabs>
      <w:autoSpaceDE w:val="0"/>
      <w:autoSpaceDN w:val="0"/>
      <w:adjustRightInd w:val="0"/>
      <w:spacing w:before="144" w:after="0" w:line="240" w:lineRule="auto"/>
      <w:jc w:val="center"/>
    </w:pPr>
    <w:rPr>
      <w:rFonts w:ascii="Times New Roman" w:hAnsi="Times New Roman" w:cs="Times New Roman"/>
      <w:color w:val="000000"/>
    </w:rPr>
  </w:style>
  <w:style w:type="paragraph" w:customStyle="1" w:styleId="onbe">
    <w:name w:val="on be"/>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Onelineverse">
    <w:name w:val="One line verse"/>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elineverseinpurp">
    <w:name w:val="One line 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June291">
    <w:name w:val="on June 291"/>
    <w:aliases w:val="1974.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June29">
    <w:name w:val="on June 29"/>
    <w:aliases w:val="197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onJune292">
    <w:name w:val="on June 292"/>
    <w:aliases w:val="1974.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lyEpub">
    <w:name w:val="Only Epub"/>
    <w:uiPriority w:val="99"/>
    <w:pPr>
      <w:widowControl w:val="0"/>
      <w:autoSpaceDE w:val="0"/>
      <w:autoSpaceDN w:val="0"/>
      <w:adjustRightInd w:val="0"/>
      <w:spacing w:after="227" w:line="240" w:lineRule="auto"/>
    </w:pPr>
    <w:rPr>
      <w:rFonts w:ascii="Times Roman" w:hAnsi="Times Roman" w:cs="Times Roman"/>
      <w:color w:val="FF0000"/>
      <w:sz w:val="24"/>
      <w:szCs w:val="24"/>
    </w:rPr>
  </w:style>
  <w:style w:type="paragraph" w:customStyle="1" w:styleId="OnlyHTML">
    <w:name w:val="Only HTML"/>
    <w:uiPriority w:val="99"/>
    <w:pPr>
      <w:widowControl w:val="0"/>
      <w:autoSpaceDE w:val="0"/>
      <w:autoSpaceDN w:val="0"/>
      <w:adjustRightInd w:val="0"/>
      <w:spacing w:after="227" w:line="240" w:lineRule="auto"/>
    </w:pPr>
    <w:rPr>
      <w:rFonts w:ascii="Times Roman" w:hAnsi="Times Roman" w:cs="Times Roman"/>
      <w:color w:val="00FFFF"/>
      <w:sz w:val="24"/>
      <w:szCs w:val="24"/>
    </w:rPr>
  </w:style>
  <w:style w:type="paragraph" w:customStyle="1" w:styleId="OnlyMobipocket">
    <w:name w:val="Only Mobipocket"/>
    <w:uiPriority w:val="99"/>
    <w:pPr>
      <w:widowControl w:val="0"/>
      <w:autoSpaceDE w:val="0"/>
      <w:autoSpaceDN w:val="0"/>
      <w:adjustRightInd w:val="0"/>
      <w:spacing w:after="227" w:line="240" w:lineRule="auto"/>
    </w:pPr>
    <w:rPr>
      <w:rFonts w:ascii="Times Roman" w:hAnsi="Times Roman" w:cs="Times Roman"/>
      <w:color w:val="00FF00"/>
      <w:sz w:val="24"/>
      <w:szCs w:val="24"/>
    </w:rPr>
  </w:style>
  <w:style w:type="paragraph" w:customStyle="1" w:styleId="OnlyOpenDocument">
    <w:name w:val="Only OpenDocument"/>
    <w:uiPriority w:val="99"/>
    <w:pPr>
      <w:widowControl w:val="0"/>
      <w:autoSpaceDE w:val="0"/>
      <w:autoSpaceDN w:val="0"/>
      <w:adjustRightInd w:val="0"/>
      <w:spacing w:after="227" w:line="240" w:lineRule="auto"/>
    </w:pPr>
    <w:rPr>
      <w:rFonts w:ascii="Times Roman" w:hAnsi="Times Roman" w:cs="Times Roman"/>
      <w:color w:val="0000FF"/>
      <w:sz w:val="24"/>
      <w:szCs w:val="24"/>
    </w:rPr>
  </w:style>
  <w:style w:type="paragraph" w:customStyle="1" w:styleId="OnlyText">
    <w:name w:val="Only Text"/>
    <w:uiPriority w:val="99"/>
    <w:pPr>
      <w:widowControl w:val="0"/>
      <w:autoSpaceDE w:val="0"/>
      <w:autoSpaceDN w:val="0"/>
      <w:adjustRightInd w:val="0"/>
      <w:spacing w:after="227" w:line="240" w:lineRule="auto"/>
    </w:pPr>
    <w:rPr>
      <w:rFonts w:ascii="Times Roman" w:hAnsi="Times Roman" w:cs="Times Roman"/>
      <w:color w:val="FFFF00"/>
      <w:sz w:val="24"/>
      <w:szCs w:val="24"/>
    </w:rPr>
  </w:style>
  <w:style w:type="paragraph" w:customStyle="1" w:styleId="Pa19">
    <w:name w:val="Pa1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4">
    <w:name w:val="Pa4"/>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9">
    <w:name w:val="Pa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geBreak">
    <w:name w:val="Page Break"/>
    <w:uiPriority w:val="99"/>
    <w:pPr>
      <w:widowControl w:val="0"/>
      <w:autoSpaceDE w:val="0"/>
      <w:autoSpaceDN w:val="0"/>
      <w:adjustRightInd w:val="0"/>
      <w:spacing w:after="0" w:line="240" w:lineRule="auto"/>
      <w:jc w:val="center"/>
    </w:pPr>
    <w:rPr>
      <w:rFonts w:ascii="Gaudiya" w:hAnsi="Gaudiya" w:cs="Gaudiya"/>
      <w:b/>
      <w:bCs/>
      <w:sz w:val="20"/>
      <w:szCs w:val="20"/>
      <w14:shadow w14:blurRad="50800" w14:dist="38100" w14:dir="2700000" w14:sx="100000" w14:sy="100000" w14:kx="0" w14:ky="0" w14:algn="tl">
        <w14:srgbClr w14:val="000000">
          <w14:alpha w14:val="60000"/>
        </w14:srgbClr>
      </w14:shadow>
    </w:rPr>
  </w:style>
  <w:style w:type="paragraph" w:customStyle="1" w:styleId="part">
    <w:name w:val="part"/>
    <w:uiPriority w:val="99"/>
    <w:pPr>
      <w:widowControl w:val="0"/>
      <w:autoSpaceDE w:val="0"/>
      <w:autoSpaceDN w:val="0"/>
      <w:adjustRightInd w:val="0"/>
      <w:spacing w:after="0" w:line="240" w:lineRule="auto"/>
      <w:jc w:val="both"/>
    </w:pPr>
    <w:rPr>
      <w:rFonts w:ascii="Tamal" w:hAnsi="Tamal" w:cs="Tamal"/>
      <w:b/>
      <w:bCs/>
      <w:sz w:val="24"/>
      <w:szCs w:val="24"/>
    </w:rPr>
  </w:style>
  <w:style w:type="paragraph" w:customStyle="1" w:styleId="part0">
    <w:name w:val="part #"/>
    <w:uiPriority w:val="99"/>
    <w:pPr>
      <w:widowControl w:val="0"/>
      <w:autoSpaceDE w:val="0"/>
      <w:autoSpaceDN w:val="0"/>
      <w:adjustRightInd w:val="0"/>
      <w:spacing w:after="240" w:line="375" w:lineRule="auto"/>
      <w:jc w:val="center"/>
    </w:pPr>
    <w:rPr>
      <w:rFonts w:ascii="Tamal" w:hAnsi="Tamal" w:cs="Tamal"/>
      <w:sz w:val="36"/>
      <w:szCs w:val="36"/>
    </w:rPr>
  </w:style>
  <w:style w:type="paragraph" w:customStyle="1" w:styleId="Part1">
    <w:name w:val="Part..."/>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24"/>
      <w:szCs w:val="24"/>
    </w:rPr>
  </w:style>
  <w:style w:type="paragraph" w:customStyle="1" w:styleId="partlap2">
    <w:name w:val="part lap 2"/>
    <w:uiPriority w:val="99"/>
    <w:pPr>
      <w:widowControl w:val="0"/>
      <w:autoSpaceDE w:val="0"/>
      <w:autoSpaceDN w:val="0"/>
      <w:adjustRightInd w:val="0"/>
      <w:spacing w:after="0" w:line="287" w:lineRule="auto"/>
      <w:jc w:val="center"/>
    </w:pPr>
    <w:rPr>
      <w:rFonts w:ascii="HGoudyOldStyleBTBoldItalic" w:hAnsi="HGoudyOldStyleBTBoldItalic" w:cs="HGoudyOldStyleBTBoldItalic"/>
      <w:b/>
      <w:bCs/>
      <w:i/>
      <w:iCs/>
      <w:color w:val="000000"/>
      <w:sz w:val="54"/>
      <w:szCs w:val="54"/>
    </w:rPr>
  </w:style>
  <w:style w:type="paragraph" w:customStyle="1" w:styleId="Partsectionquotes">
    <w:name w:val="Part section quotes"/>
    <w:uiPriority w:val="99"/>
    <w:pPr>
      <w:widowControl w:val="0"/>
      <w:autoSpaceDE w:val="0"/>
      <w:autoSpaceDN w:val="0"/>
      <w:adjustRightInd w:val="0"/>
      <w:spacing w:after="227" w:line="480" w:lineRule="auto"/>
      <w:jc w:val="center"/>
    </w:pPr>
    <w:rPr>
      <w:rFonts w:ascii="Times New Roman" w:hAnsi="Times New Roman" w:cs="Times New Roman"/>
      <w:i/>
      <w:iCs/>
      <w:sz w:val="24"/>
      <w:szCs w:val="24"/>
    </w:rPr>
  </w:style>
  <w:style w:type="paragraph" w:customStyle="1" w:styleId="Pheading-chapter">
    <w:name w:val="P heading- chapter"/>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Philcode">
    <w:name w:val="Phil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PhilHeader">
    <w:name w:val="Phil Header"/>
    <w:uiPriority w:val="99"/>
    <w:pPr>
      <w:widowControl w:val="0"/>
      <w:pBdr>
        <w:top w:val="single" w:sz="16" w:space="15" w:color="000000"/>
      </w:pBdr>
      <w:autoSpaceDE w:val="0"/>
      <w:autoSpaceDN w:val="0"/>
      <w:adjustRightInd w:val="0"/>
      <w:spacing w:before="540" w:after="180" w:line="240" w:lineRule="auto"/>
      <w:jc w:val="center"/>
    </w:pPr>
    <w:rPr>
      <w:rFonts w:ascii="Tamal" w:hAnsi="Tamal" w:cs="Tamal"/>
      <w:b/>
      <w:bCs/>
      <w:color w:val="000000"/>
      <w:sz w:val="24"/>
      <w:szCs w:val="24"/>
    </w:rPr>
  </w:style>
  <w:style w:type="paragraph" w:styleId="PlainText">
    <w:name w:val="Plain Text"/>
    <w:basedOn w:val="Normal"/>
    <w:link w:val="PlainTextChar"/>
    <w:uiPriority w:val="99"/>
    <w:pPr>
      <w:spacing w:before="0" w:after="0"/>
      <w:ind w:firstLine="0"/>
    </w:pPr>
    <w:rPr>
      <w:rFonts w:ascii="Courier New" w:hAnsi="Courier New" w:cs="Courier New"/>
      <w:sz w:val="20"/>
      <w:szCs w:val="20"/>
    </w:rPr>
  </w:style>
  <w:style w:type="character" w:customStyle="1" w:styleId="PlainTextChar">
    <w:name w:val="Plain Text Char"/>
    <w:basedOn w:val="DefaultParagraphFont"/>
    <w:link w:val="PlainText"/>
    <w:uiPriority w:val="99"/>
    <w:rPr>
      <w:rFonts w:ascii="Courier New" w:hAnsi="Courier New" w:cs="Courier New"/>
      <w:sz w:val="20"/>
      <w:szCs w:val="20"/>
    </w:rPr>
  </w:style>
  <w:style w:type="paragraph" w:customStyle="1" w:styleId="pmrb">
    <w:name w:val="pmrb"/>
    <w:uiPriority w:val="99"/>
    <w:pPr>
      <w:widowControl w:val="0"/>
      <w:autoSpaceDE w:val="0"/>
      <w:autoSpaceDN w:val="0"/>
      <w:adjustRightInd w:val="0"/>
      <w:spacing w:after="0" w:line="278" w:lineRule="auto"/>
      <w:ind w:firstLine="260"/>
      <w:jc w:val="both"/>
    </w:pPr>
    <w:rPr>
      <w:rFonts w:ascii="Gaudiya" w:hAnsi="Gaudiya" w:cs="Gaudiya"/>
    </w:rPr>
  </w:style>
  <w:style w:type="paragraph" w:customStyle="1" w:styleId="Poem">
    <w:name w:val="Poem"/>
    <w:uiPriority w:val="99"/>
    <w:pPr>
      <w:widowControl w:val="0"/>
      <w:tabs>
        <w:tab w:val="left" w:pos="360"/>
      </w:tabs>
      <w:autoSpaceDE w:val="0"/>
      <w:autoSpaceDN w:val="0"/>
      <w:adjustRightInd w:val="0"/>
      <w:spacing w:after="0" w:line="240" w:lineRule="auto"/>
      <w:ind w:left="2880"/>
    </w:pPr>
    <w:rPr>
      <w:rFonts w:ascii="ScaGoudy" w:hAnsi="ScaGoudy"/>
      <w:sz w:val="24"/>
      <w:szCs w:val="24"/>
    </w:rPr>
  </w:style>
  <w:style w:type="paragraph" w:customStyle="1" w:styleId="Poem3">
    <w:name w:val="Poem3"/>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em1">
    <w:name w:val="Poem1"/>
    <w:uiPriority w:val="99"/>
    <w:pPr>
      <w:widowControl w:val="0"/>
      <w:tabs>
        <w:tab w:val="left" w:pos="360"/>
      </w:tabs>
      <w:autoSpaceDE w:val="0"/>
      <w:autoSpaceDN w:val="0"/>
      <w:adjustRightInd w:val="0"/>
      <w:spacing w:after="0" w:line="240" w:lineRule="auto"/>
      <w:ind w:left="2880"/>
    </w:pPr>
    <w:rPr>
      <w:rFonts w:ascii="ScaGoudy" w:hAnsi="ScaGoudy"/>
      <w:color w:val="000000"/>
      <w:sz w:val="24"/>
      <w:szCs w:val="24"/>
    </w:rPr>
  </w:style>
  <w:style w:type="paragraph" w:customStyle="1" w:styleId="Poem2">
    <w:name w:val="Poem2"/>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pup">
    <w:name w:val="popup"/>
    <w:uiPriority w:val="99"/>
    <w:pPr>
      <w:widowControl w:val="0"/>
      <w:autoSpaceDE w:val="0"/>
      <w:autoSpaceDN w:val="0"/>
      <w:adjustRightInd w:val="0"/>
      <w:spacing w:after="0" w:line="240" w:lineRule="auto"/>
    </w:pPr>
    <w:rPr>
      <w:rFonts w:ascii="ScaGoudy" w:hAnsi="ScaGoudy"/>
      <w:sz w:val="24"/>
      <w:szCs w:val="24"/>
    </w:rPr>
  </w:style>
  <w:style w:type="paragraph" w:customStyle="1" w:styleId="popup3">
    <w:name w:val="popup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1">
    <w:name w:val="popu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opup2">
    <w:name w:val="popup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NoteWindows">
    <w:name w:val="Popup/Note Windows"/>
    <w:uiPriority w:val="99"/>
    <w:pPr>
      <w:widowControl w:val="0"/>
      <w:shd w:val="solid" w:color="FFFF00" w:fill="auto"/>
      <w:autoSpaceDE w:val="0"/>
      <w:autoSpaceDN w:val="0"/>
      <w:adjustRightInd w:val="0"/>
      <w:spacing w:after="0" w:line="240" w:lineRule="auto"/>
      <w:ind w:left="144" w:hanging="144"/>
    </w:pPr>
    <w:rPr>
      <w:rFonts w:ascii="Times New Roman" w:hAnsi="Times New Roman" w:cs="Times New Roman"/>
      <w:color w:val="000000"/>
      <w:sz w:val="20"/>
      <w:szCs w:val="20"/>
    </w:rPr>
  </w:style>
  <w:style w:type="paragraph" w:customStyle="1" w:styleId="popupverse">
    <w:name w:val="popup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PPBullet">
    <w:name w:val="PP Bullet"/>
    <w:uiPriority w:val="99"/>
    <w:pPr>
      <w:widowControl w:val="0"/>
      <w:autoSpaceDE w:val="0"/>
      <w:autoSpaceDN w:val="0"/>
      <w:adjustRightInd w:val="0"/>
      <w:spacing w:before="180" w:after="0" w:line="240" w:lineRule="auto"/>
      <w:ind w:left="360"/>
    </w:pPr>
    <w:rPr>
      <w:rFonts w:ascii="Times New Roman" w:hAnsi="Times New Roman" w:cs="Times New Roman"/>
      <w:sz w:val="24"/>
      <w:szCs w:val="24"/>
    </w:rPr>
  </w:style>
  <w:style w:type="paragraph" w:customStyle="1" w:styleId="PPBullet3">
    <w:name w:val="PP Bullet3"/>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Bullet1">
    <w:name w:val="PP Bullet1"/>
    <w:uiPriority w:val="99"/>
    <w:pPr>
      <w:widowControl w:val="0"/>
      <w:autoSpaceDE w:val="0"/>
      <w:autoSpaceDN w:val="0"/>
      <w:adjustRightInd w:val="0"/>
      <w:spacing w:before="180" w:after="0" w:line="240" w:lineRule="auto"/>
      <w:ind w:left="360"/>
    </w:pPr>
    <w:rPr>
      <w:rFonts w:ascii="ScaGoudy" w:hAnsi="ScaGoudy"/>
      <w:color w:val="000000"/>
      <w:sz w:val="24"/>
      <w:szCs w:val="24"/>
    </w:rPr>
  </w:style>
  <w:style w:type="paragraph" w:customStyle="1" w:styleId="PPBullet2">
    <w:name w:val="PP Bullet2"/>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Header1">
    <w:name w:val="PP Header1"/>
    <w:uiPriority w:val="99"/>
    <w:pPr>
      <w:widowControl w:val="0"/>
      <w:tabs>
        <w:tab w:val="left" w:pos="360"/>
      </w:tabs>
      <w:autoSpaceDE w:val="0"/>
      <w:autoSpaceDN w:val="0"/>
      <w:adjustRightInd w:val="0"/>
      <w:spacing w:before="360" w:after="0" w:line="240" w:lineRule="auto"/>
    </w:pPr>
    <w:rPr>
      <w:rFonts w:ascii="ScaGoudy" w:hAnsi="ScaGoudy"/>
      <w:b/>
      <w:bCs/>
      <w:sz w:val="24"/>
      <w:szCs w:val="24"/>
    </w:rPr>
  </w:style>
  <w:style w:type="paragraph" w:customStyle="1" w:styleId="Pranam">
    <w:name w:val="Pranam"/>
    <w:uiPriority w:val="99"/>
    <w:pPr>
      <w:widowControl w:val="0"/>
      <w:autoSpaceDE w:val="0"/>
      <w:autoSpaceDN w:val="0"/>
      <w:adjustRightInd w:val="0"/>
      <w:spacing w:after="0" w:line="240" w:lineRule="auto"/>
      <w:jc w:val="center"/>
    </w:pPr>
    <w:rPr>
      <w:rFonts w:ascii="Tamal" w:hAnsi="Tamal" w:cs="Tamal"/>
      <w:i/>
      <w:iCs/>
      <w:color w:val="FFFF00"/>
      <w:sz w:val="36"/>
      <w:szCs w:val="36"/>
    </w:rPr>
  </w:style>
  <w:style w:type="paragraph" w:customStyle="1" w:styleId="PrefinalMatter">
    <w:name w:val="Pre&amp;final Matter"/>
    <w:uiPriority w:val="99"/>
    <w:pPr>
      <w:keepNext/>
      <w:widowControl w:val="0"/>
      <w:autoSpaceDE w:val="0"/>
      <w:autoSpaceDN w:val="0"/>
      <w:adjustRightInd w:val="0"/>
      <w:spacing w:after="0" w:line="240" w:lineRule="auto"/>
      <w:ind w:left="170"/>
    </w:pPr>
    <w:rPr>
      <w:rFonts w:ascii="Rama-Palatino" w:hAnsi="Rama-Palatino" w:cs="Rama-Palatino"/>
      <w:i/>
      <w:iCs/>
      <w:sz w:val="18"/>
      <w:szCs w:val="18"/>
    </w:rPr>
  </w:style>
  <w:style w:type="paragraph" w:customStyle="1" w:styleId="Preformatted">
    <w:name w:val="Preformatted"/>
    <w:uiPriority w:val="99"/>
    <w:pPr>
      <w:widowControl w:val="0"/>
      <w:autoSpaceDE w:val="0"/>
      <w:autoSpaceDN w:val="0"/>
      <w:adjustRightInd w:val="0"/>
      <w:spacing w:after="0" w:line="240" w:lineRule="auto"/>
    </w:pPr>
    <w:rPr>
      <w:rFonts w:ascii="Courier" w:hAnsi="Courier" w:cs="Courier"/>
      <w:sz w:val="20"/>
      <w:szCs w:val="20"/>
    </w:rPr>
  </w:style>
  <w:style w:type="paragraph" w:customStyle="1" w:styleId="PreformattedText">
    <w:name w:val="Preformatted Text"/>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Prema-DhvaniTranslation">
    <w:name w:val="Prema-Dhvani Translation"/>
    <w:uiPriority w:val="99"/>
    <w:pPr>
      <w:widowControl w:val="0"/>
      <w:autoSpaceDE w:val="0"/>
      <w:autoSpaceDN w:val="0"/>
      <w:adjustRightInd w:val="0"/>
      <w:spacing w:before="60" w:after="60" w:line="240" w:lineRule="auto"/>
    </w:pPr>
    <w:rPr>
      <w:rFonts w:ascii="Balaram" w:hAnsi="Balaram" w:cs="Balaram"/>
      <w:b/>
      <w:bCs/>
      <w:color w:val="000000"/>
      <w:sz w:val="24"/>
      <w:szCs w:val="24"/>
    </w:rPr>
  </w:style>
  <w:style w:type="paragraph" w:customStyle="1" w:styleId="Prema-Dhvaniverse">
    <w:name w:val="Prema-Dhvani verse"/>
    <w:uiPriority w:val="99"/>
    <w:pPr>
      <w:widowControl w:val="0"/>
      <w:autoSpaceDE w:val="0"/>
      <w:autoSpaceDN w:val="0"/>
      <w:adjustRightInd w:val="0"/>
      <w:spacing w:before="120" w:after="120" w:line="240" w:lineRule="auto"/>
      <w:jc w:val="center"/>
    </w:pPr>
    <w:rPr>
      <w:rFonts w:ascii="Balaram" w:hAnsi="Balaram" w:cs="Balaram"/>
      <w:i/>
      <w:iCs/>
      <w:color w:val="000000"/>
      <w:sz w:val="24"/>
      <w:szCs w:val="24"/>
    </w:rPr>
  </w:style>
  <w:style w:type="paragraph" w:customStyle="1" w:styleId="PreparationSummary">
    <w:name w:val="Preparation Summary"/>
    <w:uiPriority w:val="99"/>
    <w:pPr>
      <w:widowControl w:val="0"/>
      <w:autoSpaceDE w:val="0"/>
      <w:autoSpaceDN w:val="0"/>
      <w:adjustRightInd w:val="0"/>
      <w:spacing w:before="180" w:after="180" w:line="240" w:lineRule="auto"/>
      <w:ind w:left="1080" w:right="1080"/>
      <w:jc w:val="both"/>
    </w:pPr>
    <w:rPr>
      <w:rFonts w:ascii="ScaGoudy" w:hAnsi="ScaGoudy"/>
      <w:i/>
      <w:iCs/>
      <w:sz w:val="24"/>
      <w:szCs w:val="24"/>
    </w:rPr>
  </w:style>
  <w:style w:type="paragraph" w:customStyle="1" w:styleId="Principle">
    <w:name w:val="Principle"/>
    <w:uiPriority w:val="99"/>
    <w:pPr>
      <w:widowControl w:val="0"/>
      <w:autoSpaceDE w:val="0"/>
      <w:autoSpaceDN w:val="0"/>
      <w:adjustRightInd w:val="0"/>
      <w:spacing w:after="227" w:line="240" w:lineRule="auto"/>
      <w:jc w:val="center"/>
    </w:pPr>
    <w:rPr>
      <w:rFonts w:ascii="Calibri" w:hAnsi="Calibri" w:cs="Calibri"/>
      <w:b/>
      <w:bCs/>
      <w:sz w:val="32"/>
      <w:szCs w:val="32"/>
    </w:rPr>
  </w:style>
  <w:style w:type="paragraph" w:customStyle="1" w:styleId="Prose">
    <w:name w:val="Prose"/>
    <w:uiPriority w:val="99"/>
    <w:pPr>
      <w:widowControl w:val="0"/>
      <w:autoSpaceDE w:val="0"/>
      <w:autoSpaceDN w:val="0"/>
      <w:adjustRightInd w:val="0"/>
      <w:spacing w:before="85" w:after="85" w:line="240" w:lineRule="auto"/>
      <w:ind w:left="170" w:right="170"/>
    </w:pPr>
    <w:rPr>
      <w:rFonts w:ascii="Rama-Palatino" w:hAnsi="Rama-Palatino" w:cs="Rama-Palatino"/>
      <w:i/>
      <w:iCs/>
      <w:color w:val="000000"/>
      <w:sz w:val="20"/>
      <w:szCs w:val="20"/>
    </w:rPr>
  </w:style>
  <w:style w:type="paragraph" w:customStyle="1" w:styleId="ProseDev">
    <w:name w:val="Prose Dev"/>
    <w:uiPriority w:val="99"/>
    <w:pPr>
      <w:widowControl w:val="0"/>
      <w:autoSpaceDE w:val="0"/>
      <w:autoSpaceDN w:val="0"/>
      <w:adjustRightInd w:val="0"/>
      <w:spacing w:after="360" w:line="240" w:lineRule="auto"/>
      <w:ind w:left="360"/>
      <w:jc w:val="center"/>
    </w:pPr>
    <w:rPr>
      <w:rFonts w:ascii="Indevr" w:hAnsi="Indevr" w:cs="Indevr"/>
      <w:b/>
      <w:bCs/>
      <w:color w:val="800000"/>
      <w:sz w:val="24"/>
      <w:szCs w:val="24"/>
    </w:rPr>
  </w:style>
  <w:style w:type="paragraph" w:customStyle="1" w:styleId="ProseVerse">
    <w:name w:val="ProseVerse"/>
    <w:uiPriority w:val="99"/>
    <w:pPr>
      <w:widowControl w:val="0"/>
      <w:autoSpaceDE w:val="0"/>
      <w:autoSpaceDN w:val="0"/>
      <w:adjustRightInd w:val="0"/>
      <w:spacing w:after="0" w:line="240" w:lineRule="auto"/>
      <w:ind w:firstLine="251"/>
    </w:pPr>
    <w:rPr>
      <w:rFonts w:ascii="ScaGoudy" w:hAnsi="ScaGoudy"/>
      <w:i/>
      <w:iCs/>
      <w:sz w:val="24"/>
      <w:szCs w:val="24"/>
    </w:rPr>
  </w:style>
  <w:style w:type="paragraph" w:customStyle="1" w:styleId="ProseVerse0">
    <w:name w:val="Prose Verse"/>
    <w:uiPriority w:val="99"/>
    <w:pPr>
      <w:widowControl w:val="0"/>
      <w:autoSpaceDE w:val="0"/>
      <w:autoSpaceDN w:val="0"/>
      <w:adjustRightInd w:val="0"/>
      <w:spacing w:after="0" w:line="240" w:lineRule="auto"/>
      <w:ind w:left="251"/>
    </w:pPr>
    <w:rPr>
      <w:rFonts w:ascii="ScaGoudy" w:hAnsi="ScaGoudy"/>
      <w:i/>
      <w:iCs/>
      <w:sz w:val="24"/>
      <w:szCs w:val="24"/>
    </w:rPr>
  </w:style>
  <w:style w:type="paragraph" w:customStyle="1" w:styleId="ProseVerseinpurp">
    <w:name w:val="Prose Verse in purp"/>
    <w:uiPriority w:val="99"/>
    <w:pPr>
      <w:widowControl w:val="0"/>
      <w:autoSpaceDE w:val="0"/>
      <w:autoSpaceDN w:val="0"/>
      <w:adjustRightInd w:val="0"/>
      <w:spacing w:before="180" w:after="0" w:line="240" w:lineRule="auto"/>
      <w:ind w:firstLine="251"/>
    </w:pPr>
    <w:rPr>
      <w:rFonts w:ascii="ScaGoudy" w:hAnsi="ScaGoudy"/>
      <w:i/>
      <w:iCs/>
      <w:color w:val="FF0000"/>
      <w:sz w:val="24"/>
      <w:szCs w:val="24"/>
    </w:rPr>
  </w:style>
  <w:style w:type="paragraph" w:customStyle="1" w:styleId="purp">
    <w:name w:val="purp"/>
    <w:uiPriority w:val="99"/>
    <w:pPr>
      <w:widowControl w:val="0"/>
      <w:autoSpaceDE w:val="0"/>
      <w:autoSpaceDN w:val="0"/>
      <w:adjustRightInd w:val="0"/>
      <w:spacing w:after="0" w:line="240" w:lineRule="auto"/>
      <w:jc w:val="both"/>
    </w:pPr>
    <w:rPr>
      <w:rFonts w:ascii="Sanskrit-Palatino" w:hAnsi="Sanskrit-Palatino" w:cs="Sanskrit-Palatino"/>
      <w:sz w:val="24"/>
      <w:szCs w:val="24"/>
    </w:rPr>
  </w:style>
  <w:style w:type="paragraph" w:customStyle="1" w:styleId="PurpleBGTranslations">
    <w:name w:val="Purple_BG_Translations"/>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Purport">
    <w:name w:val="Purpor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ort4">
    <w:name w:val="Purport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1">
    <w:name w:val="Purport1"/>
    <w:uiPriority w:val="99"/>
    <w:pPr>
      <w:widowControl w:val="0"/>
      <w:autoSpaceDE w:val="0"/>
      <w:autoSpaceDN w:val="0"/>
      <w:adjustRightInd w:val="0"/>
      <w:spacing w:after="0" w:line="240" w:lineRule="auto"/>
    </w:pPr>
    <w:rPr>
      <w:rFonts w:ascii="ScaGoudy" w:hAnsi="ScaGoudy"/>
      <w:sz w:val="24"/>
      <w:szCs w:val="24"/>
    </w:rPr>
  </w:style>
  <w:style w:type="paragraph" w:customStyle="1" w:styleId="Purport2">
    <w:name w:val="Purpor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ort3">
    <w:name w:val="Purpor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TextPara">
    <w:name w:val="Purport_Text:Para"/>
    <w:uiPriority w:val="99"/>
    <w:pPr>
      <w:widowControl w:val="0"/>
      <w:autoSpaceDE w:val="0"/>
      <w:autoSpaceDN w:val="0"/>
      <w:adjustRightInd w:val="0"/>
      <w:spacing w:before="180" w:after="0" w:line="240" w:lineRule="auto"/>
      <w:jc w:val="both"/>
    </w:pPr>
    <w:rPr>
      <w:rFonts w:ascii="ScaGoudy" w:hAnsi="ScaGoudy"/>
      <w:sz w:val="24"/>
      <w:szCs w:val="24"/>
    </w:rPr>
  </w:style>
  <w:style w:type="paragraph" w:customStyle="1" w:styleId="PurportTextPara3">
    <w:name w:val="Purport_Text:Para3"/>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
    <w:name w:val="Purport_Text:Para:Para"/>
    <w:uiPriority w:val="99"/>
    <w:pPr>
      <w:widowControl w:val="0"/>
      <w:autoSpaceDE w:val="0"/>
      <w:autoSpaceDN w:val="0"/>
      <w:adjustRightInd w:val="0"/>
      <w:spacing w:before="180" w:after="0" w:line="240" w:lineRule="auto"/>
    </w:pPr>
    <w:rPr>
      <w:rFonts w:ascii="Tamal" w:hAnsi="Tamal" w:cs="Tamal"/>
      <w:color w:val="000000"/>
      <w:sz w:val="24"/>
      <w:szCs w:val="24"/>
    </w:rPr>
  </w:style>
  <w:style w:type="paragraph" w:customStyle="1" w:styleId="PurportTextPara1">
    <w:name w:val="Purport_Text:Par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2">
    <w:name w:val="Purport_Text:Para2"/>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Para">
    <w:name w:val="Purport_Text: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
    <w:name w:val="Purport_Text: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
    <w:name w:val="Purport_Text:Para: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Para">
    <w:name w:val="Purport_Text: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ParaParaParaParaParaPara">
    <w:name w:val="Purport_Text:Para: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para">
    <w:name w:val="Purp 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para3">
    <w:name w:val="Purp para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para1">
    <w:name w:val="Purp para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para2">
    <w:name w:val="Purp para2"/>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space">
    <w:name w:val="purp space"/>
    <w:uiPriority w:val="99"/>
    <w:pPr>
      <w:widowControl w:val="0"/>
      <w:autoSpaceDE w:val="0"/>
      <w:autoSpaceDN w:val="0"/>
      <w:adjustRightInd w:val="0"/>
      <w:spacing w:before="360" w:after="0" w:line="240" w:lineRule="auto"/>
    </w:pPr>
    <w:rPr>
      <w:rFonts w:ascii="Times New Roman" w:hAnsi="Times New Roman" w:cs="Times New Roman"/>
      <w:sz w:val="24"/>
      <w:szCs w:val="24"/>
    </w:rPr>
  </w:style>
  <w:style w:type="paragraph" w:customStyle="1" w:styleId="purpspace3">
    <w:name w:val="purp space3"/>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space1">
    <w:name w:val="purp space1"/>
    <w:uiPriority w:val="99"/>
    <w:pPr>
      <w:widowControl w:val="0"/>
      <w:autoSpaceDE w:val="0"/>
      <w:autoSpaceDN w:val="0"/>
      <w:adjustRightInd w:val="0"/>
      <w:spacing w:before="360" w:after="0" w:line="240" w:lineRule="auto"/>
    </w:pPr>
    <w:rPr>
      <w:rFonts w:ascii="ScaGoudy" w:hAnsi="ScaGoudy"/>
      <w:color w:val="000000"/>
      <w:sz w:val="24"/>
      <w:szCs w:val="24"/>
    </w:rPr>
  </w:style>
  <w:style w:type="paragraph" w:customStyle="1" w:styleId="purpspace2">
    <w:name w:val="purp space2"/>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title">
    <w:name w:val="purp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QA">
    <w:name w:val="QA"/>
    <w:uiPriority w:val="99"/>
    <w:pPr>
      <w:widowControl w:val="0"/>
      <w:autoSpaceDE w:val="0"/>
      <w:autoSpaceDN w:val="0"/>
      <w:adjustRightInd w:val="0"/>
      <w:spacing w:before="227" w:after="57" w:line="287" w:lineRule="auto"/>
    </w:pPr>
    <w:rPr>
      <w:rFonts w:ascii="Times" w:hAnsi="Times" w:cs="Times"/>
      <w:color w:val="FF00FF"/>
      <w:sz w:val="20"/>
      <w:szCs w:val="20"/>
    </w:rPr>
  </w:style>
  <w:style w:type="paragraph" w:customStyle="1" w:styleId="QA0">
    <w:name w:val="Q&amp;A"/>
    <w:uiPriority w:val="99"/>
    <w:pPr>
      <w:widowControl w:val="0"/>
      <w:autoSpaceDE w:val="0"/>
      <w:autoSpaceDN w:val="0"/>
      <w:adjustRightInd w:val="0"/>
      <w:spacing w:after="113" w:line="240" w:lineRule="auto"/>
    </w:pPr>
    <w:rPr>
      <w:rFonts w:ascii="Calibri" w:hAnsi="Calibri" w:cs="Calibri"/>
      <w:b/>
      <w:bCs/>
      <w:sz w:val="24"/>
      <w:szCs w:val="24"/>
    </w:rPr>
  </w:style>
  <w:style w:type="paragraph" w:customStyle="1" w:styleId="QAparagraph">
    <w:name w:val="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QouteRef">
    <w:name w:val="Qoute Ref"/>
    <w:uiPriority w:val="99"/>
    <w:pPr>
      <w:widowControl w:val="0"/>
      <w:autoSpaceDE w:val="0"/>
      <w:autoSpaceDN w:val="0"/>
      <w:adjustRightInd w:val="0"/>
      <w:spacing w:after="540" w:line="240" w:lineRule="auto"/>
      <w:ind w:left="3240"/>
    </w:pPr>
    <w:rPr>
      <w:rFonts w:ascii="Times New Roman" w:hAnsi="Times New Roman" w:cs="Times New Roman"/>
      <w:sz w:val="24"/>
      <w:szCs w:val="24"/>
    </w:rPr>
  </w:style>
  <w:style w:type="paragraph" w:customStyle="1" w:styleId="QouteRef3">
    <w:name w:val="Qoute Ref3"/>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outeRef1">
    <w:name w:val="Qoute Ref1"/>
    <w:uiPriority w:val="99"/>
    <w:pPr>
      <w:widowControl w:val="0"/>
      <w:autoSpaceDE w:val="0"/>
      <w:autoSpaceDN w:val="0"/>
      <w:adjustRightInd w:val="0"/>
      <w:spacing w:after="540" w:line="240" w:lineRule="auto"/>
      <w:ind w:left="3240"/>
    </w:pPr>
    <w:rPr>
      <w:rFonts w:ascii="ScaGoudy" w:hAnsi="ScaGoudy"/>
      <w:color w:val="000000"/>
      <w:sz w:val="24"/>
      <w:szCs w:val="24"/>
    </w:rPr>
  </w:style>
  <w:style w:type="paragraph" w:customStyle="1" w:styleId="QouteRef2">
    <w:name w:val="Qoute Ref2"/>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uestionAnswer">
    <w:name w:val="Question/Answer"/>
    <w:uiPriority w:val="99"/>
    <w:pPr>
      <w:widowControl w:val="0"/>
      <w:autoSpaceDE w:val="0"/>
      <w:autoSpaceDN w:val="0"/>
      <w:adjustRightInd w:val="0"/>
      <w:spacing w:after="113" w:line="240" w:lineRule="auto"/>
      <w:ind w:firstLine="340"/>
    </w:pPr>
    <w:rPr>
      <w:rFonts w:ascii="Times New Roman" w:hAnsi="Times New Roman" w:cs="Times New Roman"/>
      <w:b/>
      <w:bCs/>
      <w:sz w:val="20"/>
      <w:szCs w:val="20"/>
      <w:u w:val="single"/>
    </w:rPr>
  </w:style>
  <w:style w:type="paragraph" w:customStyle="1" w:styleId="Questions">
    <w:name w:val="Questions"/>
    <w:uiPriority w:val="99"/>
    <w:pPr>
      <w:widowControl w:val="0"/>
      <w:autoSpaceDE w:val="0"/>
      <w:autoSpaceDN w:val="0"/>
      <w:adjustRightInd w:val="0"/>
      <w:spacing w:before="113" w:after="68" w:line="240" w:lineRule="auto"/>
    </w:pPr>
    <w:rPr>
      <w:rFonts w:ascii="Rama-Palatino" w:hAnsi="Rama-Palatino" w:cs="Rama-Palatino"/>
      <w:b/>
      <w:bCs/>
      <w:i/>
      <w:iCs/>
    </w:rPr>
  </w:style>
  <w:style w:type="paragraph" w:customStyle="1" w:styleId="QuickKeys">
    <w:name w:val="Quick Keys"/>
    <w:uiPriority w:val="99"/>
    <w:pPr>
      <w:widowControl w:val="0"/>
      <w:tabs>
        <w:tab w:val="left" w:pos="2880"/>
      </w:tabs>
      <w:autoSpaceDE w:val="0"/>
      <w:autoSpaceDN w:val="0"/>
      <w:adjustRightInd w:val="0"/>
      <w:spacing w:before="58" w:after="0" w:line="240" w:lineRule="auto"/>
      <w:ind w:left="360"/>
    </w:pPr>
    <w:rPr>
      <w:rFonts w:ascii="Times New Roman" w:hAnsi="Times New Roman" w:cs="Times New Roman"/>
      <w:color w:val="000000"/>
    </w:rPr>
  </w:style>
  <w:style w:type="paragraph" w:styleId="Quote">
    <w:name w:val="Quote"/>
    <w:basedOn w:val="Normal"/>
    <w:next w:val="Normal"/>
    <w:link w:val="QuoteChar"/>
    <w:uiPriority w:val="99"/>
    <w:qFormat/>
    <w:pPr>
      <w:spacing w:before="180" w:after="180"/>
      <w:ind w:firstLine="0"/>
      <w:jc w:val="both"/>
    </w:pPr>
    <w:rPr>
      <w:rFonts w:cstheme="minorBidi"/>
      <w:b/>
      <w:bCs/>
      <w:color w:val="auto"/>
      <w:sz w:val="24"/>
      <w:szCs w:val="24"/>
    </w:rPr>
  </w:style>
  <w:style w:type="character" w:customStyle="1" w:styleId="QuoteChar">
    <w:name w:val="Quote Char"/>
    <w:basedOn w:val="DefaultParagraphFont"/>
    <w:link w:val="Quote"/>
    <w:uiPriority w:val="29"/>
    <w:rPr>
      <w:rFonts w:ascii="ScaGoudy" w:hAnsi="ScaGoudy" w:cs="ScaGoudy"/>
      <w:i/>
      <w:iCs/>
      <w:color w:val="404040" w:themeColor="text1" w:themeTint="BF"/>
      <w:sz w:val="28"/>
      <w:szCs w:val="28"/>
    </w:rPr>
  </w:style>
  <w:style w:type="paragraph" w:customStyle="1" w:styleId="QuoteCharChar">
    <w:name w:val="Quote Char Char"/>
    <w:uiPriority w:val="99"/>
    <w:pPr>
      <w:widowControl w:val="0"/>
      <w:autoSpaceDE w:val="0"/>
      <w:autoSpaceDN w:val="0"/>
      <w:adjustRightInd w:val="0"/>
      <w:spacing w:after="113" w:line="285" w:lineRule="auto"/>
      <w:ind w:left="173" w:right="173"/>
    </w:pPr>
    <w:rPr>
      <w:rFonts w:ascii="Rama Garamond Plus" w:hAnsi="Rama Garamond Plus" w:cs="Rama Garamond Plus"/>
      <w:sz w:val="18"/>
      <w:szCs w:val="18"/>
    </w:rPr>
  </w:style>
  <w:style w:type="paragraph" w:customStyle="1" w:styleId="QuoteCharCharChar">
    <w:name w:val="Quote Char Char Char"/>
    <w:uiPriority w:val="99"/>
    <w:pPr>
      <w:widowControl w:val="0"/>
      <w:autoSpaceDE w:val="0"/>
      <w:autoSpaceDN w:val="0"/>
      <w:adjustRightInd w:val="0"/>
      <w:spacing w:after="113" w:line="285" w:lineRule="auto"/>
      <w:ind w:left="173" w:right="173"/>
    </w:pPr>
    <w:rPr>
      <w:rFonts w:ascii="Rama-Palatino" w:hAnsi="Rama-Palatino" w:cs="Rama-Palatino"/>
      <w:sz w:val="20"/>
      <w:szCs w:val="20"/>
    </w:rPr>
  </w:style>
  <w:style w:type="paragraph" w:customStyle="1" w:styleId="QuoteCitation">
    <w:name w:val="Quote Citation"/>
    <w:uiPriority w:val="99"/>
    <w:pPr>
      <w:widowControl w:val="0"/>
      <w:autoSpaceDE w:val="0"/>
      <w:autoSpaceDN w:val="0"/>
      <w:adjustRightInd w:val="0"/>
      <w:spacing w:after="227" w:line="240" w:lineRule="auto"/>
      <w:ind w:left="1134" w:right="1134"/>
      <w:jc w:val="right"/>
    </w:pPr>
    <w:rPr>
      <w:rFonts w:ascii="ScaGoudy" w:hAnsi="ScaGoudy"/>
      <w:sz w:val="24"/>
      <w:szCs w:val="24"/>
    </w:rPr>
  </w:style>
  <w:style w:type="paragraph" w:customStyle="1" w:styleId="QuoteCitationlastline">
    <w:name w:val="Quote Citation (last line)"/>
    <w:uiPriority w:val="99"/>
    <w:pPr>
      <w:widowControl w:val="0"/>
      <w:autoSpaceDE w:val="0"/>
      <w:autoSpaceDN w:val="0"/>
      <w:adjustRightInd w:val="0"/>
      <w:spacing w:after="227" w:line="240" w:lineRule="auto"/>
      <w:ind w:left="567" w:right="1134"/>
      <w:jc w:val="right"/>
    </w:pPr>
    <w:rPr>
      <w:rFonts w:ascii="Times New Roman" w:hAnsi="Times New Roman" w:cs="Times New Roman"/>
      <w:b/>
      <w:bCs/>
      <w:sz w:val="20"/>
      <w:szCs w:val="20"/>
    </w:rPr>
  </w:style>
  <w:style w:type="paragraph" w:customStyle="1" w:styleId="Quotedmaterial">
    <w:name w:val="Quoted material"/>
    <w:uiPriority w:val="99"/>
    <w:pPr>
      <w:widowControl w:val="0"/>
      <w:autoSpaceDE w:val="0"/>
      <w:autoSpaceDN w:val="0"/>
      <w:adjustRightInd w:val="0"/>
      <w:spacing w:after="0" w:line="240" w:lineRule="auto"/>
      <w:ind w:left="720" w:right="720"/>
      <w:jc w:val="both"/>
    </w:pPr>
    <w:rPr>
      <w:rFonts w:ascii="ScaGoudy" w:hAnsi="ScaGoudy"/>
      <w:i/>
      <w:iCs/>
      <w:sz w:val="24"/>
      <w:szCs w:val="24"/>
    </w:rPr>
  </w:style>
  <w:style w:type="paragraph" w:customStyle="1" w:styleId="quotedpara">
    <w:name w:val="quoted para"/>
    <w:uiPriority w:val="99"/>
    <w:pPr>
      <w:widowControl w:val="0"/>
      <w:tabs>
        <w:tab w:val="left" w:pos="360"/>
      </w:tabs>
      <w:autoSpaceDE w:val="0"/>
      <w:autoSpaceDN w:val="0"/>
      <w:adjustRightInd w:val="0"/>
      <w:spacing w:before="180" w:after="180" w:line="240" w:lineRule="auto"/>
      <w:ind w:left="360" w:right="360"/>
      <w:jc w:val="both"/>
    </w:pPr>
    <w:rPr>
      <w:rFonts w:ascii="ScaGoudy" w:hAnsi="ScaGoudy"/>
      <w:sz w:val="24"/>
      <w:szCs w:val="24"/>
    </w:rPr>
  </w:style>
  <w:style w:type="paragraph" w:customStyle="1" w:styleId="Quote-FirstIndent">
    <w:name w:val="Quote - First Indent"/>
    <w:uiPriority w:val="99"/>
    <w:pPr>
      <w:widowControl w:val="0"/>
      <w:autoSpaceDE w:val="0"/>
      <w:autoSpaceDN w:val="0"/>
      <w:adjustRightInd w:val="0"/>
      <w:spacing w:after="227" w:line="240" w:lineRule="auto"/>
      <w:ind w:left="340" w:right="340" w:firstLine="340"/>
      <w:jc w:val="both"/>
    </w:pPr>
    <w:rPr>
      <w:rFonts w:ascii="Times New Roman" w:hAnsi="Times New Roman" w:cs="Times New Roman"/>
      <w:i/>
      <w:iCs/>
      <w:sz w:val="24"/>
      <w:szCs w:val="24"/>
    </w:rPr>
  </w:style>
  <w:style w:type="paragraph" w:customStyle="1" w:styleId="QuoteInd">
    <w:name w:val="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QuoteInd-centerednospace">
    <w:name w:val="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QuoteInd-centeredw2fsp">
    <w:name w:val="QuoteInd-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QuoteInd-english">
    <w:name w:val="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rPr>
  </w:style>
  <w:style w:type="paragraph" w:customStyle="1" w:styleId="Quote-list">
    <w:name w:val="Quote - # list"/>
    <w:uiPriority w:val="99"/>
    <w:pPr>
      <w:widowControl w:val="0"/>
      <w:autoSpaceDE w:val="0"/>
      <w:autoSpaceDN w:val="0"/>
      <w:adjustRightInd w:val="0"/>
      <w:spacing w:after="227" w:line="240" w:lineRule="auto"/>
      <w:ind w:left="2268" w:right="1134"/>
    </w:pPr>
    <w:rPr>
      <w:rFonts w:ascii="Calibri" w:hAnsi="Calibri" w:cs="Calibri"/>
      <w:sz w:val="24"/>
      <w:szCs w:val="24"/>
    </w:rPr>
  </w:style>
  <w:style w:type="paragraph" w:customStyle="1" w:styleId="quotepara">
    <w:name w:val="quote para"/>
    <w:uiPriority w:val="99"/>
    <w:pPr>
      <w:widowControl w:val="0"/>
      <w:autoSpaceDE w:val="0"/>
      <w:autoSpaceDN w:val="0"/>
      <w:adjustRightInd w:val="0"/>
      <w:spacing w:before="180" w:after="180" w:line="240" w:lineRule="auto"/>
      <w:ind w:left="360" w:right="360"/>
      <w:jc w:val="both"/>
    </w:pPr>
    <w:rPr>
      <w:rFonts w:ascii="ScaGoudy" w:hAnsi="ScaGoudy"/>
      <w:i/>
      <w:iCs/>
      <w:sz w:val="24"/>
      <w:szCs w:val="24"/>
    </w:rPr>
  </w:style>
  <w:style w:type="paragraph" w:customStyle="1" w:styleId="QuoteReference">
    <w:name w:val="Quote Reference"/>
    <w:uiPriority w:val="99"/>
    <w:pPr>
      <w:widowControl w:val="0"/>
      <w:autoSpaceDE w:val="0"/>
      <w:autoSpaceDN w:val="0"/>
      <w:adjustRightInd w:val="0"/>
      <w:spacing w:after="227" w:line="240" w:lineRule="auto"/>
      <w:ind w:left="1134" w:right="1134"/>
      <w:jc w:val="right"/>
    </w:pPr>
    <w:rPr>
      <w:rFonts w:ascii="Calibri" w:hAnsi="Calibri" w:cs="Calibri"/>
      <w:b/>
      <w:bCs/>
      <w:sz w:val="20"/>
      <w:szCs w:val="20"/>
    </w:rPr>
  </w:style>
  <w:style w:type="paragraph" w:customStyle="1" w:styleId="quotes">
    <w:name w:val="quotes"/>
    <w:uiPriority w:val="99"/>
    <w:pPr>
      <w:widowControl w:val="0"/>
      <w:autoSpaceDE w:val="0"/>
      <w:autoSpaceDN w:val="0"/>
      <w:adjustRightInd w:val="0"/>
      <w:spacing w:after="0" w:line="240" w:lineRule="auto"/>
    </w:pPr>
    <w:rPr>
      <w:rFonts w:ascii="Sanskrit-Palatino" w:hAnsi="Sanskrit-Palatino" w:cs="Sanskrit-Palatino"/>
      <w:i/>
      <w:iCs/>
      <w:color w:val="000000"/>
    </w:rPr>
  </w:style>
  <w:style w:type="paragraph" w:customStyle="1" w:styleId="Recipe">
    <w:name w:val="Recipe"/>
    <w:uiPriority w:val="99"/>
    <w:pPr>
      <w:widowControl w:val="0"/>
      <w:tabs>
        <w:tab w:val="left" w:pos="360"/>
      </w:tabs>
      <w:autoSpaceDE w:val="0"/>
      <w:autoSpaceDN w:val="0"/>
      <w:adjustRightInd w:val="0"/>
      <w:spacing w:before="180" w:after="180" w:line="240" w:lineRule="auto"/>
      <w:ind w:left="360" w:right="360"/>
    </w:pPr>
    <w:rPr>
      <w:rFonts w:ascii="Tamal" w:hAnsi="Tamal" w:cs="Tamal"/>
      <w:color w:val="000000"/>
      <w:sz w:val="24"/>
      <w:szCs w:val="24"/>
    </w:rPr>
  </w:style>
  <w:style w:type="paragraph" w:customStyle="1" w:styleId="Recipe3">
    <w:name w:val="Recipe3"/>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e1">
    <w:name w:val="Recipe1"/>
    <w:uiPriority w:val="99"/>
    <w:pPr>
      <w:widowControl w:val="0"/>
      <w:tabs>
        <w:tab w:val="left" w:pos="360"/>
      </w:tabs>
      <w:autoSpaceDE w:val="0"/>
      <w:autoSpaceDN w:val="0"/>
      <w:adjustRightInd w:val="0"/>
      <w:spacing w:before="180" w:after="180" w:line="240" w:lineRule="auto"/>
      <w:ind w:left="360" w:right="360"/>
    </w:pPr>
    <w:rPr>
      <w:rFonts w:ascii="ScaGoudy" w:hAnsi="ScaGoudy"/>
      <w:color w:val="000000"/>
      <w:sz w:val="24"/>
      <w:szCs w:val="24"/>
    </w:rPr>
  </w:style>
  <w:style w:type="paragraph" w:customStyle="1" w:styleId="Recipe2">
    <w:name w:val="Recipe2"/>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ies">
    <w:name w:val="recipies"/>
    <w:uiPriority w:val="99"/>
    <w:pPr>
      <w:widowControl w:val="0"/>
      <w:pBdr>
        <w:top w:val="single" w:sz="6" w:space="7" w:color="000000"/>
        <w:left w:val="single" w:sz="6" w:space="7" w:color="000000"/>
        <w:bottom w:val="single" w:sz="18" w:space="7" w:color="000000"/>
        <w:right w:val="single" w:sz="18" w:space="7" w:color="000000"/>
      </w:pBdr>
      <w:shd w:val="solid" w:color="00FFFF" w:fill="auto"/>
      <w:tabs>
        <w:tab w:val="left" w:pos="360"/>
      </w:tabs>
      <w:autoSpaceDE w:val="0"/>
      <w:autoSpaceDN w:val="0"/>
      <w:adjustRightInd w:val="0"/>
      <w:spacing w:before="180" w:after="180" w:line="240" w:lineRule="auto"/>
      <w:ind w:left="720" w:right="720"/>
    </w:pPr>
    <w:rPr>
      <w:rFonts w:ascii="ScaGoudy" w:hAnsi="ScaGoudy"/>
      <w:b/>
      <w:bCs/>
      <w:color w:val="000080"/>
      <w:sz w:val="24"/>
      <w:szCs w:val="24"/>
    </w:rPr>
  </w:style>
  <w:style w:type="paragraph" w:customStyle="1" w:styleId="Recipies2">
    <w:name w:val="Recipies2"/>
    <w:uiPriority w:val="99"/>
    <w:pPr>
      <w:widowControl w:val="0"/>
      <w:pBdr>
        <w:top w:val="single" w:sz="6" w:space="2" w:color="000000"/>
        <w:left w:val="single" w:sz="6" w:space="2" w:color="000000"/>
        <w:bottom w:val="single" w:sz="12" w:space="2" w:color="000000"/>
        <w:right w:val="single" w:sz="12" w:space="2" w:color="000000"/>
      </w:pBdr>
      <w:shd w:val="solid" w:color="FFFF00" w:fill="auto"/>
      <w:tabs>
        <w:tab w:val="left" w:pos="360"/>
      </w:tabs>
      <w:autoSpaceDE w:val="0"/>
      <w:autoSpaceDN w:val="0"/>
      <w:adjustRightInd w:val="0"/>
      <w:spacing w:before="180" w:after="180" w:line="240" w:lineRule="auto"/>
      <w:ind w:left="1440" w:right="1440"/>
      <w:jc w:val="center"/>
    </w:pPr>
    <w:rPr>
      <w:rFonts w:ascii="ScaGoudy" w:hAnsi="ScaGoudy"/>
      <w:sz w:val="32"/>
      <w:szCs w:val="32"/>
    </w:rPr>
  </w:style>
  <w:style w:type="paragraph" w:customStyle="1" w:styleId="Reciters">
    <w:name w:val="Reciters"/>
    <w:uiPriority w:val="99"/>
    <w:pPr>
      <w:widowControl w:val="0"/>
      <w:tabs>
        <w:tab w:val="left" w:pos="259"/>
        <w:tab w:val="left" w:pos="360"/>
      </w:tabs>
      <w:autoSpaceDE w:val="0"/>
      <w:autoSpaceDN w:val="0"/>
      <w:adjustRightInd w:val="0"/>
      <w:spacing w:before="180" w:after="180" w:line="240" w:lineRule="auto"/>
      <w:ind w:left="360" w:right="360"/>
      <w:jc w:val="both"/>
    </w:pPr>
    <w:rPr>
      <w:rFonts w:ascii="ScaGoudy" w:hAnsi="ScaGoudy"/>
      <w:i/>
      <w:iCs/>
      <w:color w:val="000080"/>
      <w:sz w:val="24"/>
      <w:szCs w:val="24"/>
    </w:rPr>
  </w:style>
  <w:style w:type="paragraph" w:customStyle="1" w:styleId="ref">
    <w:name w:val="ref"/>
    <w:uiPriority w:val="99"/>
    <w:pPr>
      <w:widowControl w:val="0"/>
      <w:autoSpaceDE w:val="0"/>
      <w:autoSpaceDN w:val="0"/>
      <w:adjustRightInd w:val="0"/>
      <w:spacing w:after="360" w:line="240" w:lineRule="auto"/>
      <w:jc w:val="right"/>
    </w:pPr>
    <w:rPr>
      <w:rFonts w:ascii="ScaGoudy" w:hAnsi="ScaGoudy"/>
      <w:i/>
      <w:iCs/>
      <w:sz w:val="24"/>
      <w:szCs w:val="24"/>
    </w:rPr>
  </w:style>
  <w:style w:type="paragraph" w:customStyle="1" w:styleId="Reference">
    <w:name w:val="Reference"/>
    <w:uiPriority w:val="99"/>
    <w:pPr>
      <w:widowControl w:val="0"/>
      <w:tabs>
        <w:tab w:val="left" w:pos="360"/>
      </w:tabs>
      <w:autoSpaceDE w:val="0"/>
      <w:autoSpaceDN w:val="0"/>
      <w:adjustRightInd w:val="0"/>
      <w:spacing w:after="360" w:line="240" w:lineRule="auto"/>
      <w:ind w:right="720"/>
      <w:jc w:val="right"/>
    </w:pPr>
    <w:rPr>
      <w:rFonts w:ascii="ScaGoudy" w:hAnsi="ScaGoudy"/>
      <w:i/>
      <w:iCs/>
      <w:sz w:val="24"/>
      <w:szCs w:val="24"/>
    </w:rPr>
  </w:style>
  <w:style w:type="paragraph" w:customStyle="1" w:styleId="Reference3">
    <w:name w:val="Reference3"/>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1">
    <w:name w:val="Reference1"/>
    <w:uiPriority w:val="99"/>
    <w:pPr>
      <w:widowControl w:val="0"/>
      <w:tabs>
        <w:tab w:val="left" w:pos="360"/>
      </w:tabs>
      <w:autoSpaceDE w:val="0"/>
      <w:autoSpaceDN w:val="0"/>
      <w:adjustRightInd w:val="0"/>
      <w:spacing w:before="180" w:after="360" w:line="240" w:lineRule="auto"/>
      <w:jc w:val="right"/>
    </w:pPr>
    <w:rPr>
      <w:rFonts w:ascii="ScaGoudy" w:hAnsi="ScaGoudy"/>
      <w:color w:val="000000"/>
      <w:sz w:val="24"/>
      <w:szCs w:val="24"/>
    </w:rPr>
  </w:style>
  <w:style w:type="paragraph" w:customStyle="1" w:styleId="Reference2">
    <w:name w:val="Reference2"/>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Right">
    <w:name w:val="Reference_Right"/>
    <w:uiPriority w:val="99"/>
    <w:pPr>
      <w:widowControl w:val="0"/>
      <w:autoSpaceDE w:val="0"/>
      <w:autoSpaceDN w:val="0"/>
      <w:adjustRightInd w:val="0"/>
      <w:spacing w:after="180" w:line="240" w:lineRule="auto"/>
      <w:ind w:right="720"/>
      <w:jc w:val="right"/>
    </w:pPr>
    <w:rPr>
      <w:rFonts w:ascii="ScaTimes" w:hAnsi="ScaTimes" w:cs="ScaTimes"/>
      <w:i/>
      <w:iCs/>
      <w:color w:val="000000"/>
      <w:sz w:val="24"/>
      <w:szCs w:val="24"/>
    </w:rPr>
  </w:style>
  <w:style w:type="paragraph" w:customStyle="1" w:styleId="references">
    <w:name w:val="references"/>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sz w:val="20"/>
      <w:szCs w:val="20"/>
    </w:rPr>
  </w:style>
  <w:style w:type="paragraph" w:customStyle="1" w:styleId="regular">
    <w:name w:val="regular"/>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Reporter3">
    <w:name w:val="Reporter 3:"/>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eporter32">
    <w:name w:val="Reporter 3: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porter31">
    <w:name w:val="Reporter 3: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turn">
    <w:name w:val="Return"/>
    <w:uiPriority w:val="99"/>
    <w:pPr>
      <w:widowControl w:val="0"/>
      <w:autoSpaceDE w:val="0"/>
      <w:autoSpaceDN w:val="0"/>
      <w:adjustRightInd w:val="0"/>
      <w:spacing w:after="0" w:line="240" w:lineRule="auto"/>
    </w:pPr>
    <w:rPr>
      <w:rFonts w:ascii="Arial" w:hAnsi="Arial" w:cs="Arial"/>
      <w:i/>
      <w:iCs/>
      <w:sz w:val="20"/>
      <w:szCs w:val="20"/>
    </w:rPr>
  </w:style>
  <w:style w:type="paragraph" w:styleId="Revision">
    <w:name w:val="Revision"/>
    <w:uiPriority w:val="99"/>
    <w:pPr>
      <w:widowControl w:val="0"/>
      <w:autoSpaceDE w:val="0"/>
      <w:autoSpaceDN w:val="0"/>
      <w:adjustRightInd w:val="0"/>
      <w:spacing w:after="0" w:line="240" w:lineRule="auto"/>
    </w:pPr>
    <w:rPr>
      <w:rFonts w:ascii="Calibri" w:hAnsi="Calibri" w:cs="Calibri"/>
    </w:rPr>
  </w:style>
  <w:style w:type="paragraph" w:customStyle="1" w:styleId="Right">
    <w:name w:val="Right"/>
    <w:uiPriority w:val="99"/>
    <w:pPr>
      <w:widowControl w:val="0"/>
      <w:tabs>
        <w:tab w:val="left" w:pos="360"/>
      </w:tabs>
      <w:autoSpaceDE w:val="0"/>
      <w:autoSpaceDN w:val="0"/>
      <w:adjustRightInd w:val="0"/>
      <w:spacing w:before="180" w:after="180" w:line="240" w:lineRule="auto"/>
      <w:jc w:val="right"/>
    </w:pPr>
    <w:rPr>
      <w:rFonts w:ascii="ScaGoudy" w:hAnsi="ScaGoudy"/>
      <w:sz w:val="24"/>
      <w:szCs w:val="24"/>
    </w:rPr>
  </w:style>
  <w:style w:type="paragraph" w:customStyle="1" w:styleId="Right3">
    <w:name w:val="Right3"/>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ight1">
    <w:name w:val="Right1"/>
    <w:uiPriority w:val="99"/>
    <w:pPr>
      <w:widowControl w:val="0"/>
      <w:tabs>
        <w:tab w:val="left" w:pos="360"/>
      </w:tabs>
      <w:autoSpaceDE w:val="0"/>
      <w:autoSpaceDN w:val="0"/>
      <w:adjustRightInd w:val="0"/>
      <w:spacing w:before="180" w:after="180" w:line="240" w:lineRule="auto"/>
      <w:jc w:val="right"/>
    </w:pPr>
    <w:rPr>
      <w:rFonts w:ascii="ScaGoudy" w:hAnsi="ScaGoudy"/>
      <w:color w:val="000000"/>
      <w:sz w:val="24"/>
      <w:szCs w:val="24"/>
    </w:rPr>
  </w:style>
  <w:style w:type="paragraph" w:customStyle="1" w:styleId="Right2">
    <w:name w:val="Right2"/>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omanList">
    <w:name w:val="Roman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RootLevel">
    <w:name w:val="Root Level"/>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ootSub">
    <w:name w:val="Root Sub"/>
    <w:uiPriority w:val="99"/>
    <w:pPr>
      <w:widowControl w:val="0"/>
      <w:autoSpaceDE w:val="0"/>
      <w:autoSpaceDN w:val="0"/>
      <w:adjustRightInd w:val="0"/>
      <w:spacing w:before="120" w:after="120" w:line="240" w:lineRule="auto"/>
      <w:ind w:left="432"/>
    </w:pPr>
    <w:rPr>
      <w:rFonts w:ascii="ScaGoudy" w:hAnsi="ScaGoudy"/>
      <w:b/>
      <w:bCs/>
      <w:color w:val="993366"/>
      <w:sz w:val="32"/>
      <w:szCs w:val="32"/>
    </w:rPr>
  </w:style>
  <w:style w:type="paragraph" w:customStyle="1" w:styleId="RunHeadleft">
    <w:name w:val="Run Head lef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87" w:lineRule="auto"/>
      <w:jc w:val="right"/>
    </w:pPr>
    <w:rPr>
      <w:rFonts w:ascii="Times Italic" w:hAnsi="Times Italic" w:cs="Times Italic"/>
      <w:i/>
      <w:iCs/>
      <w:color w:val="000000"/>
      <w:sz w:val="20"/>
      <w:szCs w:val="20"/>
    </w:rPr>
  </w:style>
  <w:style w:type="paragraph" w:customStyle="1" w:styleId="Runin">
    <w:name w:val="Runin"/>
    <w:uiPriority w:val="99"/>
    <w:pPr>
      <w:widowControl w:val="0"/>
      <w:tabs>
        <w:tab w:val="left" w:pos="360"/>
      </w:tabs>
      <w:autoSpaceDE w:val="0"/>
      <w:autoSpaceDN w:val="0"/>
      <w:adjustRightInd w:val="0"/>
      <w:spacing w:before="180" w:after="180" w:line="240" w:lineRule="auto"/>
      <w:jc w:val="both"/>
    </w:pPr>
    <w:rPr>
      <w:rFonts w:ascii="ScaGoudy" w:hAnsi="ScaGoudy"/>
      <w:i/>
      <w:iCs/>
      <w:sz w:val="24"/>
      <w:szCs w:val="24"/>
    </w:rPr>
  </w:style>
  <w:style w:type="paragraph" w:customStyle="1" w:styleId="Said">
    <w:name w:val="Said"/>
    <w:uiPriority w:val="99"/>
    <w:pPr>
      <w:widowControl w:val="0"/>
      <w:autoSpaceDE w:val="0"/>
      <w:autoSpaceDN w:val="0"/>
      <w:adjustRightInd w:val="0"/>
      <w:spacing w:before="120" w:after="0" w:line="240" w:lineRule="auto"/>
      <w:jc w:val="both"/>
    </w:pPr>
    <w:rPr>
      <w:rFonts w:ascii="Tamal" w:hAnsi="Tamal" w:cs="Tamal"/>
      <w:i/>
      <w:iCs/>
      <w:sz w:val="36"/>
      <w:szCs w:val="36"/>
    </w:rPr>
  </w:style>
  <w:style w:type="paragraph" w:styleId="Salutation">
    <w:name w:val="Salutation"/>
    <w:basedOn w:val="Normal"/>
    <w:next w:val="Normal"/>
    <w:link w:val="SalutationChar"/>
    <w:uiPriority w:val="99"/>
    <w:pPr>
      <w:spacing w:before="0" w:after="0"/>
      <w:ind w:firstLine="0"/>
    </w:pPr>
    <w:rPr>
      <w:rFonts w:ascii="Bold PS 12cpi" w:hAnsi="Bold PS 12cpi" w:cs="Bold PS 12cpi"/>
      <w:b/>
      <w:bCs/>
      <w:color w:val="auto"/>
      <w:sz w:val="20"/>
      <w:szCs w:val="20"/>
    </w:rPr>
  </w:style>
  <w:style w:type="character" w:customStyle="1" w:styleId="SalutationChar">
    <w:name w:val="Salutation Char"/>
    <w:basedOn w:val="DefaultParagraphFont"/>
    <w:link w:val="Salutation"/>
    <w:uiPriority w:val="99"/>
    <w:rPr>
      <w:rFonts w:cs="ScaGoudy"/>
      <w:color w:val="000000"/>
      <w:sz w:val="28"/>
      <w:szCs w:val="28"/>
    </w:rPr>
  </w:style>
  <w:style w:type="paragraph" w:customStyle="1" w:styleId="Salutation1">
    <w:name w:val="Salutation1"/>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Sans">
    <w:name w:val="Sans"/>
    <w:uiPriority w:val="99"/>
    <w:pPr>
      <w:keepNext/>
      <w:keepLines/>
      <w:widowControl w:val="0"/>
      <w:autoSpaceDE w:val="0"/>
      <w:autoSpaceDN w:val="0"/>
      <w:adjustRightInd w:val="0"/>
      <w:spacing w:before="60" w:after="60" w:line="300" w:lineRule="auto"/>
      <w:ind w:left="113" w:right="113"/>
      <w:jc w:val="center"/>
    </w:pPr>
    <w:rPr>
      <w:rFonts w:ascii="Sanskrit-New Caledonia" w:hAnsi="Sanskrit-New Caledonia" w:cs="Sanskrit-New Caledonia"/>
      <w:i/>
      <w:iCs/>
      <w:sz w:val="20"/>
      <w:szCs w:val="20"/>
    </w:rPr>
  </w:style>
  <w:style w:type="paragraph" w:customStyle="1" w:styleId="sanskrit">
    <w:name w:val="sanskrit"/>
    <w:uiPriority w:val="99"/>
    <w:pPr>
      <w:widowControl w:val="0"/>
      <w:tabs>
        <w:tab w:val="left" w:pos="240"/>
      </w:tabs>
      <w:autoSpaceDE w:val="0"/>
      <w:autoSpaceDN w:val="0"/>
      <w:adjustRightInd w:val="0"/>
      <w:spacing w:before="170" w:after="0" w:line="240" w:lineRule="auto"/>
      <w:ind w:left="283" w:hanging="283"/>
    </w:pPr>
    <w:rPr>
      <w:rFonts w:ascii="Sanskrit-Palatino" w:hAnsi="Sanskrit-Palatino" w:cs="Sanskrit-Palatino"/>
      <w:i/>
      <w:iCs/>
      <w:color w:val="000000"/>
    </w:rPr>
  </w:style>
  <w:style w:type="paragraph" w:customStyle="1" w:styleId="SanskritProse">
    <w:name w:val="Sanskrit Prose"/>
    <w:uiPriority w:val="99"/>
    <w:pPr>
      <w:widowControl w:val="0"/>
      <w:autoSpaceDE w:val="0"/>
      <w:autoSpaceDN w:val="0"/>
      <w:adjustRightInd w:val="0"/>
      <w:spacing w:before="113" w:after="113" w:line="242" w:lineRule="auto"/>
      <w:ind w:left="170" w:right="170"/>
    </w:pPr>
    <w:rPr>
      <w:rFonts w:ascii="Rama Garamond Plus" w:hAnsi="Rama Garamond Plus" w:cs="Rama Garamond Plus"/>
      <w:i/>
      <w:iCs/>
      <w:sz w:val="18"/>
      <w:szCs w:val="18"/>
    </w:rPr>
  </w:style>
  <w:style w:type="paragraph" w:customStyle="1" w:styleId="SBCCTransListFormat">
    <w:name w:val="SB_CC_Trans_List_Format"/>
    <w:uiPriority w:val="99"/>
    <w:pPr>
      <w:widowControl w:val="0"/>
      <w:pBdr>
        <w:top w:val="single" w:sz="18" w:space="2" w:color="008000"/>
        <w:left w:val="single" w:sz="42" w:space="2" w:color="FF0000"/>
        <w:right w:val="single" w:sz="42" w:space="2" w:color="FF0000"/>
      </w:pBdr>
      <w:shd w:val="solid" w:color="FFFFFF" w:fill="auto"/>
      <w:autoSpaceDE w:val="0"/>
      <w:autoSpaceDN w:val="0"/>
      <w:adjustRightInd w:val="0"/>
      <w:spacing w:before="43" w:after="43" w:line="240" w:lineRule="auto"/>
      <w:ind w:left="1440" w:hanging="1440"/>
    </w:pPr>
    <w:rPr>
      <w:rFonts w:ascii="Tamal" w:hAnsi="Tamal" w:cs="Tamal"/>
      <w:b/>
      <w:bCs/>
      <w:color w:val="000000"/>
      <w:sz w:val="24"/>
      <w:szCs w:val="24"/>
    </w:rPr>
  </w:style>
  <w:style w:type="paragraph" w:customStyle="1" w:styleId="SBChaptersTranslations">
    <w:name w:val="SB Chapters Translations"/>
    <w:uiPriority w:val="99"/>
    <w:pPr>
      <w:widowControl w:val="0"/>
      <w:pBdr>
        <w:top w:val="single" w:sz="12" w:space="2" w:color="000000"/>
        <w:bottom w:val="single" w:sz="12" w:space="2" w:color="000000"/>
      </w:pBdr>
      <w:shd w:val="solid" w:color="C0C0C0" w:fill="auto"/>
      <w:autoSpaceDE w:val="0"/>
      <w:autoSpaceDN w:val="0"/>
      <w:adjustRightInd w:val="0"/>
      <w:spacing w:before="360" w:after="0" w:line="240" w:lineRule="auto"/>
      <w:jc w:val="center"/>
    </w:pPr>
    <w:rPr>
      <w:rFonts w:ascii="Tamal" w:hAnsi="Tamal" w:cs="Tamal"/>
      <w:b/>
      <w:bCs/>
      <w:color w:val="FF0000"/>
      <w:sz w:val="40"/>
      <w:szCs w:val="40"/>
    </w:rPr>
  </w:style>
  <w:style w:type="paragraph" w:customStyle="1" w:styleId="SecondLevel">
    <w:name w:val="Second Level"/>
    <w:uiPriority w:val="99"/>
    <w:pPr>
      <w:widowControl w:val="0"/>
      <w:autoSpaceDE w:val="0"/>
      <w:autoSpaceDN w:val="0"/>
      <w:adjustRightInd w:val="0"/>
      <w:spacing w:after="0" w:line="240" w:lineRule="auto"/>
      <w:ind w:left="576"/>
    </w:pPr>
    <w:rPr>
      <w:rFonts w:ascii="ScaGoudy" w:hAnsi="ScaGoudy"/>
      <w:b/>
      <w:bCs/>
      <w:color w:val="008000"/>
      <w:sz w:val="24"/>
      <w:szCs w:val="24"/>
    </w:rPr>
  </w:style>
  <w:style w:type="paragraph" w:customStyle="1" w:styleId="SectionPara">
    <w:name w:val="Section: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header">
    <w:name w:val="Section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2"/>
      <w:szCs w:val="32"/>
    </w:rPr>
  </w:style>
  <w:style w:type="paragraph" w:customStyle="1" w:styleId="SectionParaPara">
    <w:name w:val="Section: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
    <w:name w:val="Section: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
    <w:name w:val="Section: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
    <w:name w:val="Section:Para: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Para">
    <w:name w:val="Section: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ctionParaParaParaParaParaParaPara">
    <w:name w:val="Section:Para: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lection">
    <w:name w:val="Selection #"/>
    <w:uiPriority w:val="99"/>
    <w:pPr>
      <w:keepLines/>
      <w:widowControl w:val="0"/>
      <w:autoSpaceDE w:val="0"/>
      <w:autoSpaceDN w:val="0"/>
      <w:adjustRightInd w:val="0"/>
      <w:spacing w:after="0" w:line="278" w:lineRule="auto"/>
      <w:jc w:val="both"/>
    </w:pPr>
    <w:rPr>
      <w:rFonts w:ascii="New York" w:hAnsi="New York" w:cs="New York"/>
      <w:sz w:val="24"/>
      <w:szCs w:val="24"/>
    </w:rPr>
  </w:style>
  <w:style w:type="paragraph" w:customStyle="1" w:styleId="Separators">
    <w:name w:val="Separators"/>
    <w:uiPriority w:val="99"/>
    <w:pPr>
      <w:widowControl w:val="0"/>
      <w:pBdr>
        <w:top w:val="single" w:sz="12" w:space="2" w:color="000000"/>
        <w:bottom w:val="single" w:sz="12" w:space="2" w:color="000000"/>
      </w:pBdr>
      <w:shd w:val="solid" w:color="808000" w:fill="auto"/>
      <w:tabs>
        <w:tab w:val="left" w:pos="360"/>
      </w:tabs>
      <w:autoSpaceDE w:val="0"/>
      <w:autoSpaceDN w:val="0"/>
      <w:adjustRightInd w:val="0"/>
      <w:spacing w:before="180" w:after="180" w:line="240" w:lineRule="auto"/>
      <w:jc w:val="center"/>
    </w:pPr>
    <w:rPr>
      <w:rFonts w:ascii="ScaGoudy" w:hAnsi="ScaGoudy"/>
      <w:b/>
      <w:bCs/>
      <w:color w:val="C0C0C0"/>
      <w:sz w:val="24"/>
      <w:szCs w:val="24"/>
    </w:rPr>
  </w:style>
  <w:style w:type="paragraph" w:customStyle="1" w:styleId="S-ExampleInput">
    <w:name w:val="S-Example Input"/>
    <w:uiPriority w:val="99"/>
    <w:pPr>
      <w:widowControl w:val="0"/>
      <w:autoSpaceDE w:val="0"/>
      <w:autoSpaceDN w:val="0"/>
      <w:adjustRightInd w:val="0"/>
      <w:spacing w:before="144" w:after="72" w:line="240" w:lineRule="auto"/>
      <w:ind w:left="1584"/>
    </w:pPr>
    <w:rPr>
      <w:rFonts w:ascii="Arial" w:hAnsi="Arial" w:cs="Arial"/>
      <w:b/>
      <w:bCs/>
      <w:color w:val="000000"/>
      <w:sz w:val="18"/>
      <w:szCs w:val="18"/>
    </w:rPr>
  </w:style>
  <w:style w:type="paragraph" w:customStyle="1" w:styleId="SideAB">
    <w:name w:val="SideA&amp;B"/>
    <w:uiPriority w:val="99"/>
    <w:pPr>
      <w:widowControl w:val="0"/>
      <w:autoSpaceDE w:val="0"/>
      <w:autoSpaceDN w:val="0"/>
      <w:adjustRightInd w:val="0"/>
      <w:spacing w:before="120" w:after="120" w:line="240" w:lineRule="auto"/>
      <w:jc w:val="center"/>
    </w:pPr>
    <w:rPr>
      <w:rFonts w:ascii="Balaram" w:hAnsi="Balaram" w:cs="Balaram"/>
      <w:b/>
      <w:bCs/>
      <w:sz w:val="24"/>
      <w:szCs w:val="24"/>
    </w:rPr>
  </w:style>
  <w:style w:type="paragraph" w:styleId="Signature">
    <w:name w:val="Signature"/>
    <w:basedOn w:val="Normal"/>
    <w:link w:val="SignatureChar"/>
    <w:uiPriority w:val="99"/>
    <w:pPr>
      <w:spacing w:before="0" w:after="0"/>
      <w:ind w:left="4320" w:firstLine="288"/>
    </w:pPr>
    <w:rPr>
      <w:rFonts w:ascii="Tamal" w:hAnsi="Tamal" w:cs="Tamal"/>
      <w:color w:val="auto"/>
      <w:sz w:val="24"/>
      <w:szCs w:val="24"/>
    </w:rPr>
  </w:style>
  <w:style w:type="character" w:customStyle="1" w:styleId="SignatureChar">
    <w:name w:val="Signature Char"/>
    <w:basedOn w:val="DefaultParagraphFont"/>
    <w:link w:val="Signature"/>
    <w:uiPriority w:val="99"/>
    <w:rPr>
      <w:rFonts w:cs="ScaGoudy"/>
      <w:color w:val="000000"/>
      <w:sz w:val="28"/>
      <w:szCs w:val="28"/>
    </w:rPr>
  </w:style>
  <w:style w:type="paragraph" w:customStyle="1" w:styleId="Signaturelastline">
    <w:name w:val="Signature (last line)"/>
    <w:uiPriority w:val="99"/>
    <w:pPr>
      <w:widowControl w:val="0"/>
      <w:autoSpaceDE w:val="0"/>
      <w:autoSpaceDN w:val="0"/>
      <w:adjustRightInd w:val="0"/>
      <w:spacing w:after="227" w:line="240" w:lineRule="auto"/>
      <w:ind w:left="1134"/>
    </w:pPr>
    <w:rPr>
      <w:rFonts w:ascii="Times New Roman" w:hAnsi="Times New Roman" w:cs="Times New Roman"/>
      <w:sz w:val="20"/>
      <w:szCs w:val="20"/>
    </w:rPr>
  </w:style>
  <w:style w:type="paragraph" w:customStyle="1" w:styleId="Siksastakaverse">
    <w:name w:val="Siksastaka verse"/>
    <w:uiPriority w:val="99"/>
    <w:pPr>
      <w:widowControl w:val="0"/>
      <w:autoSpaceDE w:val="0"/>
      <w:autoSpaceDN w:val="0"/>
      <w:adjustRightInd w:val="0"/>
      <w:spacing w:after="227" w:line="240" w:lineRule="auto"/>
      <w:jc w:val="center"/>
    </w:pPr>
    <w:rPr>
      <w:rFonts w:ascii="Lucida Grande" w:hAnsi="Lucida Grande" w:cs="Lucida Grande"/>
      <w:b/>
      <w:bCs/>
      <w:sz w:val="24"/>
      <w:szCs w:val="24"/>
    </w:rPr>
  </w:style>
  <w:style w:type="paragraph" w:customStyle="1" w:styleId="Sincerely">
    <w:name w:val="Sincerely"/>
    <w:uiPriority w:val="99"/>
    <w:pPr>
      <w:widowControl w:val="0"/>
      <w:autoSpaceDE w:val="0"/>
      <w:autoSpaceDN w:val="0"/>
      <w:adjustRightInd w:val="0"/>
      <w:spacing w:after="0" w:line="240" w:lineRule="auto"/>
      <w:ind w:left="360"/>
    </w:pPr>
    <w:rPr>
      <w:rFonts w:ascii="ScaGoudy" w:hAnsi="ScaGoudy"/>
      <w:color w:val="408080"/>
      <w:sz w:val="24"/>
      <w:szCs w:val="24"/>
    </w:rPr>
  </w:style>
  <w:style w:type="paragraph" w:customStyle="1" w:styleId="SingleColumn">
    <w:name w:val="Single Column"/>
    <w:uiPriority w:val="99"/>
    <w:pPr>
      <w:widowControl w:val="0"/>
      <w:tabs>
        <w:tab w:val="left" w:pos="240"/>
      </w:tabs>
      <w:autoSpaceDE w:val="0"/>
      <w:autoSpaceDN w:val="0"/>
      <w:adjustRightInd w:val="0"/>
      <w:spacing w:after="0" w:line="240" w:lineRule="auto"/>
      <w:jc w:val="both"/>
    </w:pPr>
    <w:rPr>
      <w:rFonts w:ascii="Bhaskar" w:hAnsi="Bhaskar" w:cs="Bhaskar"/>
      <w:color w:val="000000"/>
      <w:sz w:val="20"/>
      <w:szCs w:val="20"/>
    </w:rPr>
  </w:style>
  <w:style w:type="paragraph" w:customStyle="1" w:styleId="singlelineverse6befor7after">
    <w:name w:val="single line verse 6 befor 7 after"/>
    <w:uiPriority w:val="99"/>
    <w:pPr>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Sloka">
    <w:name w:val="Slok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SlokaBengali">
    <w:name w:val="Sloka Bengali"/>
    <w:uiPriority w:val="99"/>
    <w:pPr>
      <w:keepLines/>
      <w:widowControl w:val="0"/>
      <w:autoSpaceDE w:val="0"/>
      <w:autoSpaceDN w:val="0"/>
      <w:adjustRightInd w:val="0"/>
      <w:spacing w:before="113" w:after="113" w:line="240" w:lineRule="auto"/>
      <w:ind w:left="1020"/>
    </w:pPr>
    <w:rPr>
      <w:rFonts w:ascii="Sanskrit-Palatino" w:hAnsi="Sanskrit-Palatino" w:cs="Sanskrit-Palatino"/>
      <w:i/>
      <w:iCs/>
    </w:rPr>
  </w:style>
  <w:style w:type="paragraph" w:customStyle="1" w:styleId="SlokaCCPoem">
    <w:name w:val="Sloka CC Poem"/>
    <w:uiPriority w:val="99"/>
    <w:pPr>
      <w:widowControl w:val="0"/>
      <w:autoSpaceDE w:val="0"/>
      <w:autoSpaceDN w:val="0"/>
      <w:adjustRightInd w:val="0"/>
      <w:spacing w:before="113" w:after="113" w:line="240" w:lineRule="auto"/>
      <w:ind w:left="2041" w:hanging="510"/>
    </w:pPr>
    <w:rPr>
      <w:rFonts w:ascii="Sanskrit-Palatino" w:hAnsi="Sanskrit-Palatino" w:cs="Sanskrit-Palatino"/>
      <w:i/>
      <w:iCs/>
    </w:rPr>
  </w:style>
  <w:style w:type="paragraph" w:customStyle="1" w:styleId="SlokaLarge">
    <w:name w:val="Sloka Large"/>
    <w:uiPriority w:val="99"/>
    <w:pPr>
      <w:widowControl w:val="0"/>
      <w:autoSpaceDE w:val="0"/>
      <w:autoSpaceDN w:val="0"/>
      <w:adjustRightInd w:val="0"/>
      <w:spacing w:before="85" w:after="85" w:line="240" w:lineRule="auto"/>
      <w:ind w:left="227" w:hanging="113"/>
    </w:pPr>
    <w:rPr>
      <w:rFonts w:ascii="Rama-Palatino" w:hAnsi="Rama-Palatino" w:cs="Rama-Palatino"/>
      <w:i/>
      <w:iCs/>
      <w:color w:val="000000"/>
      <w:sz w:val="20"/>
      <w:szCs w:val="20"/>
    </w:rPr>
  </w:style>
  <w:style w:type="paragraph" w:customStyle="1" w:styleId="Slokalastline">
    <w:name w:val="Sloka (last line)"/>
    <w:uiPriority w:val="99"/>
    <w:pPr>
      <w:widowControl w:val="0"/>
      <w:autoSpaceDE w:val="0"/>
      <w:autoSpaceDN w:val="0"/>
      <w:adjustRightInd w:val="0"/>
      <w:spacing w:after="227" w:line="240" w:lineRule="auto"/>
      <w:ind w:left="1134" w:right="1134"/>
      <w:jc w:val="center"/>
    </w:pPr>
    <w:rPr>
      <w:rFonts w:ascii="Calibri" w:hAnsi="Calibri" w:cs="Calibri"/>
      <w:i/>
      <w:iCs/>
      <w:sz w:val="24"/>
      <w:szCs w:val="24"/>
    </w:rPr>
  </w:style>
  <w:style w:type="paragraph" w:customStyle="1" w:styleId="Sloka-LastLine">
    <w:name w:val="Sloka-Last Line"/>
    <w:uiPriority w:val="99"/>
    <w:pPr>
      <w:widowControl w:val="0"/>
      <w:autoSpaceDE w:val="0"/>
      <w:autoSpaceDN w:val="0"/>
      <w:adjustRightInd w:val="0"/>
      <w:spacing w:after="227" w:line="240" w:lineRule="auto"/>
      <w:jc w:val="center"/>
    </w:pPr>
    <w:rPr>
      <w:rFonts w:ascii="Times Roman" w:hAnsi="Times Roman" w:cs="Times Roman"/>
      <w:i/>
      <w:iCs/>
      <w:sz w:val="24"/>
      <w:szCs w:val="24"/>
    </w:rPr>
  </w:style>
  <w:style w:type="paragraph" w:customStyle="1" w:styleId="slokalong">
    <w:name w:val="sloka long"/>
    <w:uiPriority w:val="99"/>
    <w:pPr>
      <w:widowControl w:val="0"/>
      <w:autoSpaceDE w:val="0"/>
      <w:autoSpaceDN w:val="0"/>
      <w:adjustRightInd w:val="0"/>
      <w:spacing w:before="113" w:after="0" w:line="240" w:lineRule="auto"/>
      <w:ind w:left="227" w:hanging="113"/>
    </w:pPr>
    <w:rPr>
      <w:rFonts w:ascii="Rama-Palatino" w:hAnsi="Rama-Palatino" w:cs="Rama-Palatino"/>
      <w:i/>
      <w:iCs/>
      <w:sz w:val="20"/>
      <w:szCs w:val="20"/>
    </w:rPr>
  </w:style>
  <w:style w:type="paragraph" w:customStyle="1" w:styleId="SlokaMedium">
    <w:name w:val="Sloka Medium"/>
    <w:uiPriority w:val="99"/>
    <w:pPr>
      <w:keepNext/>
      <w:widowControl w:val="0"/>
      <w:autoSpaceDE w:val="0"/>
      <w:autoSpaceDN w:val="0"/>
      <w:adjustRightInd w:val="0"/>
      <w:spacing w:after="113" w:line="240" w:lineRule="auto"/>
      <w:ind w:left="1587" w:hanging="340"/>
    </w:pPr>
    <w:rPr>
      <w:rFonts w:ascii="Sanskrit-Palatino" w:hAnsi="Sanskrit-Palatino" w:cs="Sanskrit-Palatino"/>
      <w:i/>
      <w:iCs/>
    </w:rPr>
  </w:style>
  <w:style w:type="paragraph" w:customStyle="1" w:styleId="Slokamiddle">
    <w:name w:val="Sloka middle"/>
    <w:uiPriority w:val="99"/>
    <w:pPr>
      <w:keepLines/>
      <w:widowControl w:val="0"/>
      <w:autoSpaceDE w:val="0"/>
      <w:autoSpaceDN w:val="0"/>
      <w:adjustRightInd w:val="0"/>
      <w:spacing w:after="113" w:line="240" w:lineRule="auto"/>
      <w:ind w:left="3515" w:hanging="454"/>
    </w:pPr>
    <w:rPr>
      <w:rFonts w:ascii="Sanskrit-Palatino" w:hAnsi="Sanskrit-Palatino" w:cs="Sanskrit-Palatino"/>
      <w:i/>
      <w:iCs/>
      <w:color w:val="000000"/>
    </w:rPr>
  </w:style>
  <w:style w:type="paragraph" w:customStyle="1" w:styleId="slokanew">
    <w:name w:val="sloka new"/>
    <w:uiPriority w:val="99"/>
    <w:pPr>
      <w:widowControl w:val="0"/>
      <w:autoSpaceDE w:val="0"/>
      <w:autoSpaceDN w:val="0"/>
      <w:adjustRightInd w:val="0"/>
      <w:spacing w:before="113" w:after="0" w:line="285" w:lineRule="auto"/>
      <w:ind w:left="360" w:hanging="170"/>
    </w:pPr>
    <w:rPr>
      <w:rFonts w:ascii="Rama Garamond Plus" w:hAnsi="Rama Garamond Plus" w:cs="Rama Garamond Plus"/>
      <w:i/>
      <w:iCs/>
      <w:sz w:val="18"/>
      <w:szCs w:val="18"/>
    </w:rPr>
  </w:style>
  <w:style w:type="paragraph" w:customStyle="1" w:styleId="SlokaNormal">
    <w:name w:val="Sloka Normal"/>
    <w:uiPriority w:val="99"/>
    <w:pPr>
      <w:widowControl w:val="0"/>
      <w:autoSpaceDE w:val="0"/>
      <w:autoSpaceDN w:val="0"/>
      <w:adjustRightInd w:val="0"/>
      <w:spacing w:before="85" w:after="85" w:line="240" w:lineRule="auto"/>
      <w:ind w:left="86"/>
    </w:pPr>
    <w:rPr>
      <w:rFonts w:ascii="Rama-Palatino" w:hAnsi="Rama-Palatino" w:cs="Rama-Palatino"/>
      <w:i/>
      <w:iCs/>
      <w:color w:val="000000"/>
      <w:sz w:val="20"/>
      <w:szCs w:val="20"/>
    </w:rPr>
  </w:style>
  <w:style w:type="paragraph" w:customStyle="1" w:styleId="SlokaNormalChar">
    <w:name w:val="Sloka Normal Char"/>
    <w:uiPriority w:val="99"/>
    <w:pPr>
      <w:widowControl w:val="0"/>
      <w:autoSpaceDE w:val="0"/>
      <w:autoSpaceDN w:val="0"/>
      <w:adjustRightInd w:val="0"/>
      <w:spacing w:before="113" w:after="113" w:line="242" w:lineRule="auto"/>
      <w:ind w:left="85"/>
    </w:pPr>
    <w:rPr>
      <w:rFonts w:ascii="Rama Garamond Plus" w:hAnsi="Rama Garamond Plus" w:cs="Rama Garamond Plus"/>
      <w:i/>
      <w:iCs/>
      <w:sz w:val="18"/>
      <w:szCs w:val="18"/>
    </w:rPr>
  </w:style>
  <w:style w:type="paragraph" w:customStyle="1" w:styleId="SlokaNumber">
    <w:name w:val="Sloka Number"/>
    <w:uiPriority w:val="99"/>
    <w:pPr>
      <w:keepNext/>
      <w:widowControl w:val="0"/>
      <w:autoSpaceDE w:val="0"/>
      <w:autoSpaceDN w:val="0"/>
      <w:adjustRightInd w:val="0"/>
      <w:spacing w:before="173" w:after="0" w:line="240" w:lineRule="auto"/>
      <w:jc w:val="center"/>
    </w:pPr>
    <w:rPr>
      <w:rFonts w:ascii="Balaram" w:hAnsi="Balaram" w:cs="Balaram"/>
      <w:b/>
      <w:bCs/>
      <w:sz w:val="20"/>
      <w:szCs w:val="20"/>
    </w:rPr>
  </w:style>
  <w:style w:type="paragraph" w:customStyle="1" w:styleId="SlokaReference">
    <w:name w:val="Sloka Reference"/>
    <w:uiPriority w:val="99"/>
    <w:pPr>
      <w:widowControl w:val="0"/>
      <w:autoSpaceDE w:val="0"/>
      <w:autoSpaceDN w:val="0"/>
      <w:adjustRightInd w:val="0"/>
      <w:spacing w:after="85" w:line="240" w:lineRule="auto"/>
      <w:jc w:val="right"/>
    </w:pPr>
    <w:rPr>
      <w:rFonts w:ascii="Rama-Palatino" w:hAnsi="Rama-Palatino" w:cs="Rama-Palatino"/>
      <w:color w:val="000000"/>
      <w:sz w:val="20"/>
      <w:szCs w:val="20"/>
    </w:rPr>
  </w:style>
  <w:style w:type="paragraph" w:customStyle="1" w:styleId="slokashort">
    <w:name w:val="sloka short"/>
    <w:uiPriority w:val="99"/>
    <w:pPr>
      <w:widowControl w:val="0"/>
      <w:autoSpaceDE w:val="0"/>
      <w:autoSpaceDN w:val="0"/>
      <w:adjustRightInd w:val="0"/>
      <w:spacing w:before="113" w:after="0" w:line="240" w:lineRule="auto"/>
      <w:ind w:left="1474" w:hanging="340"/>
    </w:pPr>
    <w:rPr>
      <w:rFonts w:ascii="Sanskrit-Palatino" w:hAnsi="Sanskrit-Palatino" w:cs="Sanskrit-Palatino"/>
      <w:i/>
      <w:iCs/>
      <w:color w:val="000000"/>
    </w:rPr>
  </w:style>
  <w:style w:type="paragraph" w:customStyle="1" w:styleId="SlokaSmall">
    <w:name w:val="Sloka Small"/>
    <w:uiPriority w:val="99"/>
    <w:pPr>
      <w:keepLines/>
      <w:widowControl w:val="0"/>
      <w:autoSpaceDE w:val="0"/>
      <w:autoSpaceDN w:val="0"/>
      <w:adjustRightInd w:val="0"/>
      <w:spacing w:after="113" w:line="240" w:lineRule="auto"/>
      <w:ind w:left="2041" w:hanging="340"/>
    </w:pPr>
    <w:rPr>
      <w:rFonts w:ascii="Sanskrit-Palatino" w:hAnsi="Sanskrit-Palatino" w:cs="Sanskrit-Palatino"/>
      <w:i/>
      <w:iCs/>
    </w:rPr>
  </w:style>
  <w:style w:type="paragraph" w:customStyle="1" w:styleId="SlokaTranslation">
    <w:name w:val="Sloka Translation"/>
    <w:uiPriority w:val="99"/>
    <w:pPr>
      <w:widowControl w:val="0"/>
      <w:autoSpaceDE w:val="0"/>
      <w:autoSpaceDN w:val="0"/>
      <w:adjustRightInd w:val="0"/>
      <w:spacing w:after="227" w:line="240" w:lineRule="auto"/>
      <w:ind w:left="680" w:right="680"/>
      <w:jc w:val="both"/>
    </w:pPr>
    <w:rPr>
      <w:rFonts w:ascii="Times New Roman" w:hAnsi="Times New Roman" w:cs="Times New Roman"/>
      <w:color w:val="800000"/>
      <w:sz w:val="24"/>
      <w:szCs w:val="24"/>
    </w:rPr>
  </w:style>
  <w:style w:type="paragraph" w:customStyle="1" w:styleId="sloka-verse">
    <w:name w:val="sloka-verse"/>
    <w:uiPriority w:val="99"/>
    <w:pPr>
      <w:widowControl w:val="0"/>
      <w:autoSpaceDE w:val="0"/>
      <w:autoSpaceDN w:val="0"/>
      <w:adjustRightInd w:val="0"/>
      <w:spacing w:after="144" w:line="240" w:lineRule="auto"/>
      <w:jc w:val="center"/>
    </w:pPr>
    <w:rPr>
      <w:rFonts w:ascii="Balaram" w:hAnsi="Balaram" w:cs="Balaram"/>
      <w:i/>
      <w:iCs/>
      <w:sz w:val="20"/>
      <w:szCs w:val="20"/>
    </w:rPr>
  </w:style>
  <w:style w:type="paragraph" w:customStyle="1" w:styleId="smallheading">
    <w:name w:val="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allspace">
    <w:name w:val="small space"/>
    <w:uiPriority w:val="99"/>
    <w:pPr>
      <w:keepLines/>
      <w:widowControl w:val="0"/>
      <w:autoSpaceDE w:val="0"/>
      <w:autoSpaceDN w:val="0"/>
      <w:adjustRightInd w:val="0"/>
      <w:spacing w:after="0" w:line="240" w:lineRule="auto"/>
      <w:ind w:firstLine="261"/>
      <w:jc w:val="both"/>
    </w:pPr>
    <w:rPr>
      <w:rFonts w:ascii="New York" w:hAnsi="New York" w:cs="New York"/>
      <w:b/>
      <w:bCs/>
      <w:sz w:val="10"/>
      <w:szCs w:val="10"/>
    </w:rPr>
  </w:style>
  <w:style w:type="paragraph" w:customStyle="1" w:styleId="smBodyText">
    <w:name w:val="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bodytextglossary">
    <w:name w:val="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smbodytextw2fdropcap">
    <w:name w:val="sm body text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cite">
    <w:name w:val="sm 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sz w:val="20"/>
      <w:szCs w:val="20"/>
    </w:rPr>
  </w:style>
  <w:style w:type="paragraph" w:customStyle="1" w:styleId="smendnotereference">
    <w:name w:val="sm endnote reference"/>
    <w:uiPriority w:val="99"/>
    <w:pPr>
      <w:widowControl w:val="0"/>
      <w:autoSpaceDE w:val="0"/>
      <w:autoSpaceDN w:val="0"/>
      <w:adjustRightInd w:val="0"/>
      <w:spacing w:after="227" w:line="287" w:lineRule="auto"/>
      <w:ind w:left="340" w:hanging="340"/>
    </w:pPr>
    <w:rPr>
      <w:rFonts w:ascii="Times" w:hAnsi="Times" w:cs="Times"/>
      <w:color w:val="000000"/>
      <w:sz w:val="20"/>
      <w:szCs w:val="20"/>
    </w:rPr>
  </w:style>
  <w:style w:type="paragraph" w:customStyle="1" w:styleId="smendorsement">
    <w:name w:val="sm endorsement"/>
    <w:uiPriority w:val="99"/>
    <w:pPr>
      <w:widowControl w:val="0"/>
      <w:autoSpaceDE w:val="0"/>
      <w:autoSpaceDN w:val="0"/>
      <w:adjustRightInd w:val="0"/>
      <w:spacing w:before="113" w:after="0" w:line="287" w:lineRule="auto"/>
      <w:ind w:firstLine="283"/>
    </w:pPr>
    <w:rPr>
      <w:rFonts w:ascii="Times" w:hAnsi="Times" w:cs="Times"/>
      <w:color w:val="000000"/>
      <w:sz w:val="20"/>
      <w:szCs w:val="20"/>
    </w:rPr>
  </w:style>
  <w:style w:type="paragraph" w:customStyle="1" w:styleId="smHeading1">
    <w:name w:val="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smPbodytext-citation">
    <w:name w:val="sm P body text- citation"/>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numberlist">
    <w:name w:val="sm P body text- number list"/>
    <w:uiPriority w:val="99"/>
    <w:pPr>
      <w:widowControl w:val="0"/>
      <w:autoSpaceDE w:val="0"/>
      <w:autoSpaceDN w:val="0"/>
      <w:adjustRightInd w:val="0"/>
      <w:spacing w:after="0" w:line="287" w:lineRule="auto"/>
      <w:ind w:left="227" w:hanging="227"/>
      <w:jc w:val="both"/>
    </w:pPr>
    <w:rPr>
      <w:rFonts w:ascii="Times" w:hAnsi="Times" w:cs="Times"/>
      <w:color w:val="000000"/>
      <w:sz w:val="20"/>
      <w:szCs w:val="20"/>
    </w:rPr>
  </w:style>
  <w:style w:type="paragraph" w:customStyle="1" w:styleId="smPbodytext-principle">
    <w:name w:val="sm P body text- principle"/>
    <w:uiPriority w:val="99"/>
    <w:pPr>
      <w:widowControl w:val="0"/>
      <w:autoSpaceDE w:val="0"/>
      <w:autoSpaceDN w:val="0"/>
      <w:adjustRightInd w:val="0"/>
      <w:spacing w:after="0" w:line="287" w:lineRule="auto"/>
      <w:ind w:firstLine="283"/>
      <w:jc w:val="both"/>
    </w:pPr>
    <w:rPr>
      <w:rFonts w:ascii="Times" w:hAnsi="Times" w:cs="Times"/>
      <w:i/>
      <w:iCs/>
      <w:color w:val="000000"/>
      <w:sz w:val="20"/>
      <w:szCs w:val="20"/>
    </w:rPr>
  </w:style>
  <w:style w:type="paragraph" w:customStyle="1" w:styleId="smPbodytext-principlew2fdropcap">
    <w:name w:val="sm P body text- principle w_2f_drop cap"/>
    <w:uiPriority w:val="99"/>
    <w:pPr>
      <w:widowControl w:val="0"/>
      <w:autoSpaceDE w:val="0"/>
      <w:autoSpaceDN w:val="0"/>
      <w:adjustRightInd w:val="0"/>
      <w:spacing w:after="0" w:line="287" w:lineRule="auto"/>
      <w:jc w:val="both"/>
    </w:pPr>
    <w:rPr>
      <w:rFonts w:ascii="Times" w:hAnsi="Times" w:cs="Times"/>
      <w:i/>
      <w:iCs/>
      <w:color w:val="000000"/>
      <w:sz w:val="20"/>
      <w:szCs w:val="20"/>
    </w:rPr>
  </w:style>
  <w:style w:type="paragraph" w:customStyle="1" w:styleId="smPbodytext-QAparagraph">
    <w:name w:val="sm P body text-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Pbodytext-quoteInd">
    <w:name w:val="sm P body text- 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smPbodytext-quoteIndcenterednospace">
    <w:name w:val="sm P body text- quoteInd 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Pbodytext-quoteIndcenteredw2fsp">
    <w:name w:val="sm P body text- quoteInd 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smPbodytext-quoteInd-english">
    <w:name w:val="sm P body text-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regular">
    <w:name w:val="sm P body text- regular"/>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Pbodytext-regularw2fdropcap">
    <w:name w:val="sm P body text- regular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Pheading-small">
    <w:name w:val="sm P heading- small"/>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QAparagraph">
    <w:name w:val="sm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QuoteInd">
    <w:name w:val="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smQuoteInd-centerednospace">
    <w:name w:val="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QuoteInd-centeredw2fsp">
    <w:name w:val="sm QuoteInd-centered w_2f_sp"/>
    <w:uiPriority w:val="99"/>
    <w:pPr>
      <w:widowControl w:val="0"/>
      <w:autoSpaceDE w:val="0"/>
      <w:autoSpaceDN w:val="0"/>
      <w:adjustRightInd w:val="0"/>
      <w:spacing w:after="57" w:line="287" w:lineRule="auto"/>
      <w:ind w:left="170" w:right="170"/>
      <w:jc w:val="center"/>
    </w:pPr>
    <w:rPr>
      <w:rFonts w:ascii="Times" w:hAnsi="Times" w:cs="Times"/>
      <w:i/>
      <w:iCs/>
      <w:color w:val="000000"/>
      <w:sz w:val="20"/>
      <w:szCs w:val="20"/>
    </w:rPr>
  </w:style>
  <w:style w:type="paragraph" w:customStyle="1" w:styleId="smQuoteInd-english">
    <w:name w:val="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FF0000"/>
      <w:sz w:val="20"/>
      <w:szCs w:val="20"/>
    </w:rPr>
  </w:style>
  <w:style w:type="paragraph" w:customStyle="1" w:styleId="song">
    <w:name w:val="song"/>
    <w:uiPriority w:val="99"/>
    <w:pPr>
      <w:widowControl w:val="0"/>
      <w:tabs>
        <w:tab w:val="left" w:pos="2494"/>
      </w:tabs>
      <w:autoSpaceDE w:val="0"/>
      <w:autoSpaceDN w:val="0"/>
      <w:adjustRightInd w:val="0"/>
      <w:spacing w:after="0" w:line="240" w:lineRule="auto"/>
      <w:ind w:left="1417" w:hanging="1332"/>
    </w:pPr>
    <w:rPr>
      <w:rFonts w:ascii="Rama-Palatino" w:hAnsi="Rama-Palatino" w:cs="Rama-Palatino"/>
      <w:i/>
      <w:iCs/>
      <w:color w:val="000000"/>
      <w:sz w:val="20"/>
      <w:szCs w:val="20"/>
    </w:rPr>
  </w:style>
  <w:style w:type="paragraph" w:customStyle="1" w:styleId="SongDivine">
    <w:name w:val="Song Divine"/>
    <w:uiPriority w:val="99"/>
    <w:pPr>
      <w:widowControl w:val="0"/>
      <w:autoSpaceDE w:val="0"/>
      <w:autoSpaceDN w:val="0"/>
      <w:adjustRightInd w:val="0"/>
      <w:spacing w:before="36" w:after="36" w:line="240" w:lineRule="auto"/>
      <w:jc w:val="center"/>
    </w:pPr>
    <w:rPr>
      <w:rFonts w:ascii="ScaGoudy" w:hAnsi="ScaGoudy"/>
      <w:b/>
      <w:bCs/>
      <w:color w:val="800000"/>
      <w:sz w:val="24"/>
      <w:szCs w:val="24"/>
    </w:rPr>
  </w:style>
  <w:style w:type="paragraph" w:customStyle="1" w:styleId="SongHead">
    <w:name w:val="Song Head"/>
    <w:uiPriority w:val="99"/>
    <w:pPr>
      <w:keepNext/>
      <w:widowControl w:val="0"/>
      <w:autoSpaceDE w:val="0"/>
      <w:autoSpaceDN w:val="0"/>
      <w:adjustRightInd w:val="0"/>
      <w:spacing w:before="240" w:after="0" w:line="240" w:lineRule="auto"/>
      <w:jc w:val="center"/>
    </w:pPr>
    <w:rPr>
      <w:rFonts w:ascii="Sanskrit-Helvetica" w:hAnsi="Sanskrit-Helvetica" w:cs="Sanskrit-Helvetica"/>
      <w:b/>
      <w:bCs/>
      <w:sz w:val="30"/>
      <w:szCs w:val="30"/>
    </w:rPr>
  </w:style>
  <w:style w:type="paragraph" w:customStyle="1" w:styleId="SongsTrans">
    <w:name w:val="Songs Trans"/>
    <w:uiPriority w:val="99"/>
    <w:pPr>
      <w:widowControl w:val="0"/>
      <w:tabs>
        <w:tab w:val="left" w:pos="360"/>
      </w:tabs>
      <w:autoSpaceDE w:val="0"/>
      <w:autoSpaceDN w:val="0"/>
      <w:adjustRightInd w:val="0"/>
      <w:spacing w:before="360" w:after="0" w:line="240" w:lineRule="auto"/>
    </w:pPr>
    <w:rPr>
      <w:rFonts w:ascii="Times New Roman" w:hAnsi="Times New Roman" w:cs="Times New Roman"/>
      <w:sz w:val="24"/>
      <w:szCs w:val="24"/>
    </w:rPr>
  </w:style>
  <w:style w:type="paragraph" w:customStyle="1" w:styleId="SongsTrans3">
    <w:name w:val="Songs Trans3"/>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Trans1">
    <w:name w:val="Songs Trans1"/>
    <w:uiPriority w:val="99"/>
    <w:pPr>
      <w:widowControl w:val="0"/>
      <w:tabs>
        <w:tab w:val="left" w:pos="360"/>
      </w:tabs>
      <w:autoSpaceDE w:val="0"/>
      <w:autoSpaceDN w:val="0"/>
      <w:adjustRightInd w:val="0"/>
      <w:spacing w:before="360" w:after="0" w:line="240" w:lineRule="auto"/>
    </w:pPr>
    <w:rPr>
      <w:rFonts w:ascii="ScaGoudy" w:hAnsi="ScaGoudy"/>
      <w:color w:val="000000"/>
      <w:sz w:val="24"/>
      <w:szCs w:val="24"/>
    </w:rPr>
  </w:style>
  <w:style w:type="paragraph" w:customStyle="1" w:styleId="SongsTrans2">
    <w:name w:val="Songs Trans2"/>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VerNum">
    <w:name w:val="Songs VerNum"/>
    <w:uiPriority w:val="99"/>
    <w:pPr>
      <w:widowControl w:val="0"/>
      <w:tabs>
        <w:tab w:val="left" w:pos="360"/>
      </w:tabs>
      <w:autoSpaceDE w:val="0"/>
      <w:autoSpaceDN w:val="0"/>
      <w:adjustRightInd w:val="0"/>
      <w:spacing w:before="360" w:after="0" w:line="240" w:lineRule="auto"/>
      <w:jc w:val="center"/>
    </w:pPr>
    <w:rPr>
      <w:rFonts w:ascii="ScaGoudy" w:hAnsi="ScaGoudy"/>
      <w:b/>
      <w:bCs/>
      <w:sz w:val="24"/>
      <w:szCs w:val="24"/>
    </w:rPr>
  </w:style>
  <w:style w:type="paragraph" w:customStyle="1" w:styleId="SongsVerse">
    <w:name w:val="Songs Verse"/>
    <w:uiPriority w:val="99"/>
    <w:pPr>
      <w:widowControl w:val="0"/>
      <w:tabs>
        <w:tab w:val="left" w:pos="360"/>
      </w:tabs>
      <w:autoSpaceDE w:val="0"/>
      <w:autoSpaceDN w:val="0"/>
      <w:adjustRightInd w:val="0"/>
      <w:spacing w:before="180" w:after="180" w:line="240" w:lineRule="auto"/>
      <w:jc w:val="center"/>
    </w:pPr>
    <w:rPr>
      <w:rFonts w:ascii="ScaGoudy" w:hAnsi="ScaGoudy"/>
      <w:i/>
      <w:iCs/>
      <w:sz w:val="24"/>
      <w:szCs w:val="24"/>
    </w:rPr>
  </w:style>
  <w:style w:type="paragraph" w:customStyle="1" w:styleId="songtitlePara">
    <w:name w:val="song title:Para"/>
    <w:uiPriority w:val="99"/>
    <w:pPr>
      <w:widowControl w:val="0"/>
      <w:pBdr>
        <w:top w:val="single" w:sz="42" w:space="7" w:color="FF0000"/>
        <w:bottom w:val="single" w:sz="42" w:space="7" w:color="00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2Para">
    <w:name w:val="song title 2:Para"/>
    <w:uiPriority w:val="99"/>
    <w:pPr>
      <w:widowControl w:val="0"/>
      <w:pBdr>
        <w:top w:val="single" w:sz="42" w:space="7" w:color="C0C0C0"/>
        <w:bottom w:val="single" w:sz="42" w:space="7" w:color="000000"/>
      </w:pBdr>
      <w:shd w:val="solid" w:color="80000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3Para">
    <w:name w:val="song title 3:Para"/>
    <w:uiPriority w:val="99"/>
    <w:pPr>
      <w:widowControl w:val="0"/>
      <w:pBdr>
        <w:top w:val="single" w:sz="42" w:space="7" w:color="800080"/>
        <w:bottom w:val="single" w:sz="42" w:space="7" w:color="000000"/>
      </w:pBdr>
      <w:shd w:val="solid" w:color="8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urcestext">
    <w:name w:val="Sources text"/>
    <w:uiPriority w:val="99"/>
    <w:pPr>
      <w:widowControl w:val="0"/>
      <w:autoSpaceDE w:val="0"/>
      <w:autoSpaceDN w:val="0"/>
      <w:adjustRightInd w:val="0"/>
      <w:spacing w:before="57" w:after="57" w:line="240" w:lineRule="auto"/>
      <w:ind w:left="170" w:hanging="170"/>
      <w:jc w:val="both"/>
    </w:pPr>
    <w:rPr>
      <w:rFonts w:ascii="Rama-Palatino" w:hAnsi="Rama-Palatino" w:cs="Rama-Palatino"/>
      <w:sz w:val="18"/>
      <w:szCs w:val="18"/>
    </w:rPr>
  </w:style>
  <w:style w:type="paragraph" w:customStyle="1" w:styleId="Soweareliving">
    <w:name w:val="So we are living"/>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oweareliving2">
    <w:name w:val="So we are living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areliving1">
    <w:name w:val="So we are living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
    <w:name w:val="So we need divine ligh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oweneeddivinelight2">
    <w:name w:val="So we need divine ligh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1">
    <w:name w:val="So we need divine ligh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pacearound">
    <w:name w:val="space_around"/>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imes New Roman" w:hAnsi="Times New Roman" w:cs="Times New Roman"/>
      <w:sz w:val="24"/>
      <w:szCs w:val="24"/>
    </w:rPr>
  </w:style>
  <w:style w:type="paragraph" w:customStyle="1" w:styleId="spacearound3">
    <w:name w:val="space_around3"/>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1">
    <w:name w:val="space_around1"/>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2">
    <w:name w:val="space_around2"/>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ecformula">
    <w:name w:val="spec formula"/>
    <w:uiPriority w:val="99"/>
    <w:pPr>
      <w:widowControl w:val="0"/>
      <w:tabs>
        <w:tab w:val="left" w:pos="2160"/>
      </w:tabs>
      <w:autoSpaceDE w:val="0"/>
      <w:autoSpaceDN w:val="0"/>
      <w:adjustRightInd w:val="0"/>
      <w:spacing w:before="360" w:after="360" w:line="14" w:lineRule="auto"/>
    </w:pPr>
    <w:rPr>
      <w:rFonts w:ascii="ScaGoudy" w:hAnsi="ScaGoudy"/>
      <w:position w:val="18"/>
      <w:sz w:val="24"/>
      <w:szCs w:val="24"/>
    </w:rPr>
  </w:style>
  <w:style w:type="paragraph" w:customStyle="1" w:styleId="specindnt">
    <w:name w:val="spec indnt"/>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Times New Roman" w:hAnsi="Times New Roman" w:cs="Times New Roman"/>
      <w:sz w:val="24"/>
      <w:szCs w:val="24"/>
    </w:rPr>
  </w:style>
  <w:style w:type="paragraph" w:customStyle="1" w:styleId="specindnt3">
    <w:name w:val="spec indnt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indnt1">
    <w:name w:val="spec indnt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ScaGoudy" w:hAnsi="ScaGoudy"/>
      <w:color w:val="000000"/>
      <w:sz w:val="24"/>
      <w:szCs w:val="24"/>
    </w:rPr>
  </w:style>
  <w:style w:type="paragraph" w:customStyle="1" w:styleId="specindnt2">
    <w:name w:val="spec indnt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para">
    <w:name w:val="spec para"/>
    <w:uiPriority w:val="99"/>
    <w:pPr>
      <w:widowControl w:val="0"/>
      <w:tabs>
        <w:tab w:val="left" w:pos="360"/>
      </w:tabs>
      <w:autoSpaceDE w:val="0"/>
      <w:autoSpaceDN w:val="0"/>
      <w:adjustRightInd w:val="0"/>
      <w:spacing w:after="0" w:line="240" w:lineRule="auto"/>
      <w:ind w:left="360" w:right="360"/>
    </w:pPr>
    <w:rPr>
      <w:rFonts w:ascii="Times New Roman" w:hAnsi="Times New Roman" w:cs="Times New Roman"/>
      <w:sz w:val="24"/>
      <w:szCs w:val="24"/>
    </w:rPr>
  </w:style>
  <w:style w:type="paragraph" w:customStyle="1" w:styleId="specpara3">
    <w:name w:val="spec para3"/>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para1">
    <w:name w:val="spec para1"/>
    <w:uiPriority w:val="99"/>
    <w:pPr>
      <w:widowControl w:val="0"/>
      <w:tabs>
        <w:tab w:val="left" w:pos="360"/>
      </w:tabs>
      <w:autoSpaceDE w:val="0"/>
      <w:autoSpaceDN w:val="0"/>
      <w:adjustRightInd w:val="0"/>
      <w:spacing w:after="0" w:line="240" w:lineRule="auto"/>
      <w:ind w:left="360" w:right="360"/>
    </w:pPr>
    <w:rPr>
      <w:rFonts w:ascii="ScaGoudy" w:hAnsi="ScaGoudy"/>
      <w:color w:val="000000"/>
      <w:sz w:val="24"/>
      <w:szCs w:val="24"/>
    </w:rPr>
  </w:style>
  <w:style w:type="paragraph" w:customStyle="1" w:styleId="specpara2">
    <w:name w:val="spec para2"/>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Translation">
    <w:name w:val="Spec Translation"/>
    <w:uiPriority w:val="99"/>
    <w:pPr>
      <w:widowControl w:val="0"/>
      <w:autoSpaceDE w:val="0"/>
      <w:autoSpaceDN w:val="0"/>
      <w:adjustRightInd w:val="0"/>
      <w:spacing w:before="180" w:after="0" w:line="240" w:lineRule="auto"/>
    </w:pPr>
    <w:rPr>
      <w:rFonts w:ascii="ScaGoudy" w:hAnsi="ScaGoudy"/>
      <w:b/>
      <w:bCs/>
      <w:color w:val="800000"/>
      <w:sz w:val="24"/>
      <w:szCs w:val="24"/>
    </w:rPr>
  </w:style>
  <w:style w:type="paragraph" w:customStyle="1" w:styleId="S-Rationale">
    <w:name w:val="S-Rationale"/>
    <w:uiPriority w:val="99"/>
    <w:pPr>
      <w:widowControl w:val="0"/>
      <w:autoSpaceDE w:val="0"/>
      <w:autoSpaceDN w:val="0"/>
      <w:adjustRightInd w:val="0"/>
      <w:spacing w:before="58" w:after="0" w:line="240" w:lineRule="auto"/>
      <w:ind w:left="1296" w:hanging="72"/>
    </w:pPr>
    <w:rPr>
      <w:rFonts w:ascii="Arial" w:hAnsi="Arial" w:cs="Arial"/>
      <w:color w:val="000000"/>
      <w:sz w:val="18"/>
      <w:szCs w:val="18"/>
    </w:rPr>
  </w:style>
  <w:style w:type="paragraph" w:customStyle="1" w:styleId="SrilaPrabhupada">
    <w:name w:val="Srila Prabhupada"/>
    <w:uiPriority w:val="99"/>
    <w:pPr>
      <w:widowControl w:val="0"/>
      <w:autoSpaceDE w:val="0"/>
      <w:autoSpaceDN w:val="0"/>
      <w:adjustRightInd w:val="0"/>
      <w:spacing w:after="0" w:line="300" w:lineRule="auto"/>
      <w:ind w:firstLine="397"/>
      <w:jc w:val="both"/>
    </w:pPr>
    <w:rPr>
      <w:rFonts w:ascii="Sanskrit-New Caledonia" w:hAnsi="Sanskrit-New Caledonia" w:cs="Sanskrit-New Caledonia"/>
      <w:sz w:val="20"/>
      <w:szCs w:val="20"/>
    </w:rPr>
  </w:style>
  <w:style w:type="paragraph" w:customStyle="1" w:styleId="SrilaPrabhupada0">
    <w:name w:val="Srila Prabhupad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rilaPrabhupada2">
    <w:name w:val="Srila Prabhupada: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1">
    <w:name w:val="Srila Prabhupada: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SPEAKSOUT">
    <w:name w:val="SRILA PRABHUPADA SPEAKS OUT"/>
    <w:uiPriority w:val="99"/>
    <w:pPr>
      <w:widowControl w:val="0"/>
      <w:autoSpaceDE w:val="0"/>
      <w:autoSpaceDN w:val="0"/>
      <w:adjustRightInd w:val="0"/>
      <w:spacing w:after="0" w:line="240" w:lineRule="auto"/>
    </w:pPr>
    <w:rPr>
      <w:rFonts w:ascii="ScaGoudy" w:hAnsi="ScaGoudy"/>
      <w:sz w:val="24"/>
      <w:szCs w:val="24"/>
    </w:rPr>
  </w:style>
  <w:style w:type="paragraph" w:customStyle="1" w:styleId="SRILAPRABHUPADASPEAKSOUT3">
    <w:name w:val="SRILA PRABHUPADA SPEAKS OU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RILAPRABHUPADASPEAKSOUT1">
    <w:name w:val="SRILA PRABHUPADA SPEAKS OU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RILAPRABHUPADASPEAKSOUT2">
    <w:name w:val="SRILA PRABHUPADA SPEAKS OU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Step1">
    <w:name w:val="S-Step 1"/>
    <w:uiPriority w:val="99"/>
    <w:pPr>
      <w:widowControl w:val="0"/>
      <w:tabs>
        <w:tab w:val="left" w:pos="1224"/>
      </w:tabs>
      <w:autoSpaceDE w:val="0"/>
      <w:autoSpaceDN w:val="0"/>
      <w:adjustRightInd w:val="0"/>
      <w:spacing w:before="115" w:after="0" w:line="240" w:lineRule="auto"/>
      <w:ind w:left="1224" w:hanging="864"/>
    </w:pPr>
    <w:rPr>
      <w:rFonts w:ascii="Arial" w:hAnsi="Arial" w:cs="Arial"/>
      <w:color w:val="0000FF"/>
    </w:rPr>
  </w:style>
  <w:style w:type="paragraph" w:customStyle="1" w:styleId="S-Step1a">
    <w:name w:val="S-Step 1a"/>
    <w:uiPriority w:val="99"/>
    <w:pPr>
      <w:widowControl w:val="0"/>
      <w:tabs>
        <w:tab w:val="left" w:pos="1224"/>
      </w:tabs>
      <w:autoSpaceDE w:val="0"/>
      <w:autoSpaceDN w:val="0"/>
      <w:adjustRightInd w:val="0"/>
      <w:spacing w:before="72" w:after="0" w:line="240" w:lineRule="auto"/>
      <w:ind w:left="1224" w:hanging="360"/>
    </w:pPr>
    <w:rPr>
      <w:rFonts w:ascii="Arial" w:hAnsi="Arial" w:cs="Arial"/>
      <w:color w:val="0000FF"/>
    </w:rPr>
  </w:style>
  <w:style w:type="paragraph" w:customStyle="1" w:styleId="S-Step1Icon">
    <w:name w:val="S-Step 1+Icon"/>
    <w:uiPriority w:val="99"/>
    <w:pPr>
      <w:widowControl w:val="0"/>
      <w:tabs>
        <w:tab w:val="left" w:pos="360"/>
        <w:tab w:val="left" w:pos="1224"/>
      </w:tabs>
      <w:autoSpaceDE w:val="0"/>
      <w:autoSpaceDN w:val="0"/>
      <w:adjustRightInd w:val="0"/>
      <w:spacing w:before="144" w:after="0" w:line="240" w:lineRule="auto"/>
      <w:ind w:left="1584" w:hanging="1584"/>
    </w:pPr>
    <w:rPr>
      <w:rFonts w:ascii="Arial" w:hAnsi="Arial" w:cs="Arial"/>
      <w:color w:val="0000FF"/>
    </w:rPr>
  </w:style>
  <w:style w:type="paragraph" w:customStyle="1" w:styleId="Standard">
    <w:name w:val="Standard"/>
    <w:uiPriority w:val="99"/>
    <w:pPr>
      <w:widowControl w:val="0"/>
      <w:autoSpaceDE w:val="0"/>
      <w:autoSpaceDN w:val="0"/>
      <w:adjustRightInd w:val="0"/>
      <w:spacing w:after="180" w:line="240" w:lineRule="auto"/>
    </w:pPr>
    <w:rPr>
      <w:rFonts w:ascii="ScaGoudy" w:hAnsi="ScaGoudy"/>
      <w:sz w:val="20"/>
      <w:szCs w:val="20"/>
    </w:rPr>
  </w:style>
  <w:style w:type="paragraph" w:customStyle="1" w:styleId="StanNdard">
    <w:name w:val="StanNdard"/>
    <w:uiPriority w:val="99"/>
    <w:pPr>
      <w:widowControl w:val="0"/>
      <w:autoSpaceDE w:val="0"/>
      <w:autoSpaceDN w:val="0"/>
      <w:adjustRightInd w:val="0"/>
      <w:spacing w:after="180" w:line="240" w:lineRule="auto"/>
      <w:ind w:left="720"/>
    </w:pPr>
    <w:rPr>
      <w:rFonts w:ascii="ScaGoudy" w:hAnsi="ScaGoudy"/>
      <w:sz w:val="20"/>
      <w:szCs w:val="20"/>
    </w:rPr>
  </w:style>
  <w:style w:type="paragraph" w:customStyle="1" w:styleId="STAR">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AR0">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oryhead">
    <w:name w:val="Story head"/>
    <w:uiPriority w:val="99"/>
    <w:pPr>
      <w:widowControl w:val="0"/>
      <w:autoSpaceDE w:val="0"/>
      <w:autoSpaceDN w:val="0"/>
      <w:adjustRightInd w:val="0"/>
      <w:spacing w:before="240" w:after="0" w:line="360" w:lineRule="auto"/>
    </w:pPr>
    <w:rPr>
      <w:rFonts w:ascii="New York" w:hAnsi="New York" w:cs="New York"/>
      <w:sz w:val="24"/>
      <w:szCs w:val="24"/>
    </w:rPr>
  </w:style>
  <w:style w:type="paragraph" w:customStyle="1" w:styleId="StructureHeading">
    <w:name w:val="Structure Heading"/>
    <w:uiPriority w:val="99"/>
    <w:pPr>
      <w:widowControl w:val="0"/>
      <w:pBdr>
        <w:top w:val="single" w:sz="8" w:space="6" w:color="000000"/>
      </w:pBdr>
      <w:autoSpaceDE w:val="0"/>
      <w:autoSpaceDN w:val="0"/>
      <w:adjustRightInd w:val="0"/>
      <w:spacing w:before="180" w:after="180" w:line="240" w:lineRule="auto"/>
    </w:pPr>
    <w:rPr>
      <w:rFonts w:ascii="Arial" w:hAnsi="Arial" w:cs="Arial"/>
      <w:sz w:val="24"/>
      <w:szCs w:val="24"/>
    </w:rPr>
  </w:style>
  <w:style w:type="paragraph" w:customStyle="1" w:styleId="Style122">
    <w:name w:val="Style122"/>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10">
    <w:name w:val="Style1"/>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Style1Para">
    <w:name w:val="Style 1:Para"/>
    <w:uiPriority w:val="99"/>
    <w:pPr>
      <w:widowControl w:val="0"/>
      <w:autoSpaceDE w:val="0"/>
      <w:autoSpaceDN w:val="0"/>
      <w:adjustRightInd w:val="0"/>
      <w:spacing w:after="0" w:line="240" w:lineRule="auto"/>
      <w:jc w:val="both"/>
    </w:pPr>
    <w:rPr>
      <w:rFonts w:ascii="ScaGoudy" w:hAnsi="ScaGoudy"/>
      <w:b/>
      <w:bCs/>
      <w:sz w:val="24"/>
      <w:szCs w:val="24"/>
    </w:rPr>
  </w:style>
  <w:style w:type="paragraph" w:customStyle="1" w:styleId="Style100">
    <w:name w:val="Style1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1000">
    <w:name w:val="Style100"/>
    <w:uiPriority w:val="99"/>
    <w:pPr>
      <w:widowControl w:val="0"/>
      <w:autoSpaceDE w:val="0"/>
      <w:autoSpaceDN w:val="0"/>
      <w:adjustRightInd w:val="0"/>
      <w:spacing w:after="0" w:line="270" w:lineRule="auto"/>
      <w:ind w:firstLine="2041"/>
    </w:pPr>
    <w:rPr>
      <w:rFonts w:ascii="ScaGoudy" w:hAnsi="ScaGoudy"/>
      <w:sz w:val="24"/>
      <w:szCs w:val="24"/>
    </w:rPr>
  </w:style>
  <w:style w:type="paragraph" w:customStyle="1" w:styleId="Style101">
    <w:name w:val="Style101"/>
    <w:uiPriority w:val="99"/>
    <w:pPr>
      <w:widowControl w:val="0"/>
      <w:autoSpaceDE w:val="0"/>
      <w:autoSpaceDN w:val="0"/>
      <w:adjustRightInd w:val="0"/>
      <w:spacing w:after="0" w:line="258" w:lineRule="auto"/>
    </w:pPr>
    <w:rPr>
      <w:rFonts w:ascii="ScaGoudy" w:hAnsi="ScaGoudy"/>
      <w:sz w:val="24"/>
      <w:szCs w:val="24"/>
    </w:rPr>
  </w:style>
  <w:style w:type="paragraph" w:customStyle="1" w:styleId="Style102">
    <w:name w:val="Style102"/>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3">
    <w:name w:val="Style103"/>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4">
    <w:name w:val="Style104"/>
    <w:uiPriority w:val="99"/>
    <w:pPr>
      <w:widowControl w:val="0"/>
      <w:autoSpaceDE w:val="0"/>
      <w:autoSpaceDN w:val="0"/>
      <w:adjustRightInd w:val="0"/>
      <w:spacing w:after="0" w:line="240" w:lineRule="auto"/>
      <w:ind w:firstLine="101"/>
      <w:jc w:val="both"/>
    </w:pPr>
    <w:rPr>
      <w:rFonts w:ascii="ScaGoudy" w:hAnsi="ScaGoudy"/>
      <w:sz w:val="24"/>
      <w:szCs w:val="24"/>
    </w:rPr>
  </w:style>
  <w:style w:type="paragraph" w:customStyle="1" w:styleId="Style105">
    <w:name w:val="Style105"/>
    <w:uiPriority w:val="99"/>
    <w:pPr>
      <w:widowControl w:val="0"/>
      <w:autoSpaceDE w:val="0"/>
      <w:autoSpaceDN w:val="0"/>
      <w:adjustRightInd w:val="0"/>
      <w:spacing w:after="0" w:line="260" w:lineRule="auto"/>
      <w:ind w:firstLine="2414"/>
      <w:jc w:val="both"/>
    </w:pPr>
    <w:rPr>
      <w:rFonts w:ascii="ScaGoudy" w:hAnsi="ScaGoudy"/>
      <w:sz w:val="24"/>
      <w:szCs w:val="24"/>
    </w:rPr>
  </w:style>
  <w:style w:type="paragraph" w:customStyle="1" w:styleId="Style106">
    <w:name w:val="Style106"/>
    <w:uiPriority w:val="99"/>
    <w:pPr>
      <w:widowControl w:val="0"/>
      <w:autoSpaceDE w:val="0"/>
      <w:autoSpaceDN w:val="0"/>
      <w:adjustRightInd w:val="0"/>
      <w:spacing w:after="0" w:line="240" w:lineRule="auto"/>
      <w:ind w:firstLine="1450"/>
    </w:pPr>
    <w:rPr>
      <w:rFonts w:ascii="ScaGoudy" w:hAnsi="ScaGoudy"/>
      <w:sz w:val="24"/>
      <w:szCs w:val="24"/>
    </w:rPr>
  </w:style>
  <w:style w:type="paragraph" w:customStyle="1" w:styleId="Style107">
    <w:name w:val="Style107"/>
    <w:uiPriority w:val="99"/>
    <w:pPr>
      <w:widowControl w:val="0"/>
      <w:autoSpaceDE w:val="0"/>
      <w:autoSpaceDN w:val="0"/>
      <w:adjustRightInd w:val="0"/>
      <w:spacing w:after="0" w:line="240" w:lineRule="auto"/>
      <w:ind w:firstLine="86"/>
    </w:pPr>
    <w:rPr>
      <w:rFonts w:ascii="ScaGoudy" w:hAnsi="ScaGoudy"/>
      <w:sz w:val="24"/>
      <w:szCs w:val="24"/>
    </w:rPr>
  </w:style>
  <w:style w:type="paragraph" w:customStyle="1" w:styleId="Style108">
    <w:name w:val="Style108"/>
    <w:uiPriority w:val="99"/>
    <w:pPr>
      <w:widowControl w:val="0"/>
      <w:autoSpaceDE w:val="0"/>
      <w:autoSpaceDN w:val="0"/>
      <w:adjustRightInd w:val="0"/>
      <w:spacing w:after="0" w:line="262" w:lineRule="auto"/>
      <w:ind w:firstLine="2079"/>
      <w:jc w:val="both"/>
    </w:pPr>
    <w:rPr>
      <w:rFonts w:ascii="ScaGoudy" w:hAnsi="ScaGoudy"/>
      <w:sz w:val="24"/>
      <w:szCs w:val="24"/>
    </w:rPr>
  </w:style>
  <w:style w:type="paragraph" w:customStyle="1" w:styleId="Style109">
    <w:name w:val="Style109"/>
    <w:uiPriority w:val="99"/>
    <w:pPr>
      <w:widowControl w:val="0"/>
      <w:autoSpaceDE w:val="0"/>
      <w:autoSpaceDN w:val="0"/>
      <w:adjustRightInd w:val="0"/>
      <w:spacing w:after="0" w:line="255" w:lineRule="auto"/>
      <w:ind w:firstLine="157"/>
    </w:pPr>
    <w:rPr>
      <w:rFonts w:ascii="ScaGoudy" w:hAnsi="ScaGoudy"/>
      <w:sz w:val="24"/>
      <w:szCs w:val="24"/>
    </w:rPr>
  </w:style>
  <w:style w:type="paragraph" w:customStyle="1" w:styleId="Style11">
    <w:name w:val="Style11"/>
    <w:uiPriority w:val="99"/>
    <w:pPr>
      <w:widowControl w:val="0"/>
      <w:autoSpaceDE w:val="0"/>
      <w:autoSpaceDN w:val="0"/>
      <w:adjustRightInd w:val="0"/>
      <w:spacing w:after="0" w:line="240" w:lineRule="auto"/>
      <w:ind w:firstLine="1505"/>
      <w:jc w:val="both"/>
    </w:pPr>
    <w:rPr>
      <w:rFonts w:ascii="ScaGoudy" w:hAnsi="ScaGoudy"/>
      <w:sz w:val="24"/>
      <w:szCs w:val="24"/>
    </w:rPr>
  </w:style>
  <w:style w:type="paragraph" w:customStyle="1" w:styleId="Style110">
    <w:name w:val="Style110"/>
    <w:uiPriority w:val="99"/>
    <w:pPr>
      <w:widowControl w:val="0"/>
      <w:autoSpaceDE w:val="0"/>
      <w:autoSpaceDN w:val="0"/>
      <w:adjustRightInd w:val="0"/>
      <w:spacing w:after="0" w:line="258" w:lineRule="auto"/>
    </w:pPr>
    <w:rPr>
      <w:rFonts w:ascii="ScaGoudy" w:hAnsi="ScaGoudy"/>
      <w:sz w:val="24"/>
      <w:szCs w:val="24"/>
    </w:rPr>
  </w:style>
  <w:style w:type="paragraph" w:customStyle="1" w:styleId="Style111">
    <w:name w:val="Style11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2">
    <w:name w:val="Style112"/>
    <w:uiPriority w:val="99"/>
    <w:pPr>
      <w:widowControl w:val="0"/>
      <w:autoSpaceDE w:val="0"/>
      <w:autoSpaceDN w:val="0"/>
      <w:adjustRightInd w:val="0"/>
      <w:spacing w:after="0" w:line="258" w:lineRule="auto"/>
      <w:ind w:firstLine="336"/>
    </w:pPr>
    <w:rPr>
      <w:rFonts w:ascii="ScaGoudy" w:hAnsi="ScaGoudy"/>
      <w:sz w:val="24"/>
      <w:szCs w:val="24"/>
    </w:rPr>
  </w:style>
  <w:style w:type="paragraph" w:customStyle="1" w:styleId="Style113">
    <w:name w:val="Style113"/>
    <w:uiPriority w:val="99"/>
    <w:pPr>
      <w:widowControl w:val="0"/>
      <w:autoSpaceDE w:val="0"/>
      <w:autoSpaceDN w:val="0"/>
      <w:adjustRightInd w:val="0"/>
      <w:spacing w:after="0" w:line="240" w:lineRule="auto"/>
      <w:ind w:firstLine="65"/>
      <w:jc w:val="both"/>
    </w:pPr>
    <w:rPr>
      <w:rFonts w:ascii="ScaGoudy" w:hAnsi="ScaGoudy"/>
      <w:sz w:val="24"/>
      <w:szCs w:val="24"/>
    </w:rPr>
  </w:style>
  <w:style w:type="paragraph" w:customStyle="1" w:styleId="Style114">
    <w:name w:val="Style1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5">
    <w:name w:val="Style115"/>
    <w:uiPriority w:val="99"/>
    <w:pPr>
      <w:widowControl w:val="0"/>
      <w:autoSpaceDE w:val="0"/>
      <w:autoSpaceDN w:val="0"/>
      <w:adjustRightInd w:val="0"/>
      <w:spacing w:after="0" w:line="260" w:lineRule="auto"/>
      <w:ind w:firstLine="1489"/>
      <w:jc w:val="both"/>
    </w:pPr>
    <w:rPr>
      <w:rFonts w:ascii="ScaGoudy" w:hAnsi="ScaGoudy"/>
      <w:sz w:val="24"/>
      <w:szCs w:val="24"/>
    </w:rPr>
  </w:style>
  <w:style w:type="paragraph" w:customStyle="1" w:styleId="Style116">
    <w:name w:val="Style116"/>
    <w:uiPriority w:val="99"/>
    <w:pPr>
      <w:widowControl w:val="0"/>
      <w:autoSpaceDE w:val="0"/>
      <w:autoSpaceDN w:val="0"/>
      <w:adjustRightInd w:val="0"/>
      <w:spacing w:after="0" w:line="260" w:lineRule="auto"/>
      <w:ind w:firstLine="909"/>
    </w:pPr>
    <w:rPr>
      <w:rFonts w:ascii="ScaGoudy" w:hAnsi="ScaGoudy"/>
      <w:sz w:val="24"/>
      <w:szCs w:val="24"/>
    </w:rPr>
  </w:style>
  <w:style w:type="paragraph" w:customStyle="1" w:styleId="Style117">
    <w:name w:val="Style1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8">
    <w:name w:val="Style118"/>
    <w:uiPriority w:val="99"/>
    <w:pPr>
      <w:widowControl w:val="0"/>
      <w:autoSpaceDE w:val="0"/>
      <w:autoSpaceDN w:val="0"/>
      <w:adjustRightInd w:val="0"/>
      <w:spacing w:after="0" w:line="258" w:lineRule="auto"/>
      <w:ind w:firstLine="260"/>
      <w:jc w:val="both"/>
    </w:pPr>
    <w:rPr>
      <w:rFonts w:ascii="ScaGoudy" w:hAnsi="ScaGoudy"/>
      <w:sz w:val="24"/>
      <w:szCs w:val="24"/>
    </w:rPr>
  </w:style>
  <w:style w:type="paragraph" w:customStyle="1" w:styleId="Style119">
    <w:name w:val="Style119"/>
    <w:uiPriority w:val="99"/>
    <w:pPr>
      <w:widowControl w:val="0"/>
      <w:autoSpaceDE w:val="0"/>
      <w:autoSpaceDN w:val="0"/>
      <w:adjustRightInd w:val="0"/>
      <w:spacing w:after="0" w:line="262" w:lineRule="auto"/>
      <w:ind w:firstLine="1045"/>
      <w:jc w:val="both"/>
    </w:pPr>
    <w:rPr>
      <w:rFonts w:ascii="ScaGoudy" w:hAnsi="ScaGoudy"/>
      <w:sz w:val="24"/>
      <w:szCs w:val="24"/>
    </w:rPr>
  </w:style>
  <w:style w:type="paragraph" w:customStyle="1" w:styleId="Style12">
    <w:name w:val="Style12"/>
    <w:uiPriority w:val="99"/>
    <w:pPr>
      <w:widowControl w:val="0"/>
      <w:autoSpaceDE w:val="0"/>
      <w:autoSpaceDN w:val="0"/>
      <w:adjustRightInd w:val="0"/>
      <w:spacing w:after="0" w:line="557" w:lineRule="auto"/>
    </w:pPr>
    <w:rPr>
      <w:rFonts w:ascii="ScaGoudy" w:hAnsi="ScaGoudy"/>
      <w:sz w:val="24"/>
      <w:szCs w:val="24"/>
    </w:rPr>
  </w:style>
  <w:style w:type="paragraph" w:customStyle="1" w:styleId="Style120">
    <w:name w:val="Style120"/>
    <w:uiPriority w:val="99"/>
    <w:pPr>
      <w:widowControl w:val="0"/>
      <w:autoSpaceDE w:val="0"/>
      <w:autoSpaceDN w:val="0"/>
      <w:adjustRightInd w:val="0"/>
      <w:spacing w:after="0" w:line="240" w:lineRule="auto"/>
    </w:pPr>
    <w:rPr>
      <w:rFonts w:ascii="ScaGoudy" w:hAnsi="ScaGoudy"/>
      <w:sz w:val="24"/>
      <w:szCs w:val="24"/>
    </w:rPr>
  </w:style>
  <w:style w:type="paragraph" w:customStyle="1" w:styleId="Style121">
    <w:name w:val="Style12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3">
    <w:name w:val="Style13"/>
    <w:uiPriority w:val="99"/>
    <w:pPr>
      <w:widowControl w:val="0"/>
      <w:autoSpaceDE w:val="0"/>
      <w:autoSpaceDN w:val="0"/>
      <w:adjustRightInd w:val="0"/>
      <w:spacing w:after="0" w:line="258" w:lineRule="auto"/>
      <w:ind w:firstLine="227"/>
    </w:pPr>
    <w:rPr>
      <w:rFonts w:ascii="ScaGoudy" w:hAnsi="ScaGoudy"/>
      <w:sz w:val="24"/>
      <w:szCs w:val="24"/>
    </w:rPr>
  </w:style>
  <w:style w:type="paragraph" w:customStyle="1" w:styleId="Style14">
    <w:name w:val="Style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5">
    <w:name w:val="Style15"/>
    <w:uiPriority w:val="99"/>
    <w:pPr>
      <w:widowControl w:val="0"/>
      <w:autoSpaceDE w:val="0"/>
      <w:autoSpaceDN w:val="0"/>
      <w:adjustRightInd w:val="0"/>
      <w:spacing w:after="0" w:line="240" w:lineRule="auto"/>
    </w:pPr>
    <w:rPr>
      <w:rFonts w:ascii="ScaGoudy" w:hAnsi="ScaGoudy"/>
      <w:sz w:val="24"/>
      <w:szCs w:val="24"/>
    </w:rPr>
  </w:style>
  <w:style w:type="paragraph" w:customStyle="1" w:styleId="Style16">
    <w:name w:val="Style16"/>
    <w:uiPriority w:val="99"/>
    <w:pPr>
      <w:widowControl w:val="0"/>
      <w:autoSpaceDE w:val="0"/>
      <w:autoSpaceDN w:val="0"/>
      <w:adjustRightInd w:val="0"/>
      <w:spacing w:after="0" w:line="240" w:lineRule="auto"/>
    </w:pPr>
    <w:rPr>
      <w:rFonts w:ascii="ScaGoudy" w:hAnsi="ScaGoudy"/>
      <w:sz w:val="24"/>
      <w:szCs w:val="24"/>
    </w:rPr>
  </w:style>
  <w:style w:type="paragraph" w:customStyle="1" w:styleId="Style17">
    <w:name w:val="Style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8">
    <w:name w:val="Style18"/>
    <w:uiPriority w:val="99"/>
    <w:pPr>
      <w:widowControl w:val="0"/>
      <w:autoSpaceDE w:val="0"/>
      <w:autoSpaceDN w:val="0"/>
      <w:adjustRightInd w:val="0"/>
      <w:spacing w:after="0" w:line="260" w:lineRule="auto"/>
      <w:ind w:firstLine="141"/>
    </w:pPr>
    <w:rPr>
      <w:rFonts w:ascii="ScaGoudy" w:hAnsi="ScaGoudy"/>
      <w:sz w:val="24"/>
      <w:szCs w:val="24"/>
    </w:rPr>
  </w:style>
  <w:style w:type="paragraph" w:customStyle="1" w:styleId="Style19">
    <w:name w:val="Style19"/>
    <w:uiPriority w:val="99"/>
    <w:pPr>
      <w:widowControl w:val="0"/>
      <w:autoSpaceDE w:val="0"/>
      <w:autoSpaceDN w:val="0"/>
      <w:adjustRightInd w:val="0"/>
      <w:spacing w:after="0" w:line="260" w:lineRule="auto"/>
      <w:ind w:firstLine="141"/>
      <w:jc w:val="both"/>
    </w:pPr>
    <w:rPr>
      <w:rFonts w:ascii="ScaGoudy" w:hAnsi="ScaGoudy"/>
      <w:sz w:val="24"/>
      <w:szCs w:val="24"/>
    </w:rPr>
  </w:style>
  <w:style w:type="paragraph" w:customStyle="1" w:styleId="Style1ParaPara">
    <w:name w:val="Style 1: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1ParaParaPara">
    <w:name w:val="Style 1:Para: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20">
    <w:name w:val="Style2"/>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Style2Para">
    <w:name w:val="Style 2: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200">
    <w:name w:val="Style20"/>
    <w:uiPriority w:val="99"/>
    <w:pPr>
      <w:widowControl w:val="0"/>
      <w:autoSpaceDE w:val="0"/>
      <w:autoSpaceDN w:val="0"/>
      <w:adjustRightInd w:val="0"/>
      <w:spacing w:after="0" w:line="356" w:lineRule="auto"/>
      <w:ind w:firstLine="563"/>
    </w:pPr>
    <w:rPr>
      <w:rFonts w:ascii="ScaGoudy" w:hAnsi="ScaGoudy"/>
      <w:sz w:val="24"/>
      <w:szCs w:val="24"/>
    </w:rPr>
  </w:style>
  <w:style w:type="paragraph" w:customStyle="1" w:styleId="Style21">
    <w:name w:val="Style21"/>
    <w:uiPriority w:val="99"/>
    <w:pPr>
      <w:widowControl w:val="0"/>
      <w:autoSpaceDE w:val="0"/>
      <w:autoSpaceDN w:val="0"/>
      <w:adjustRightInd w:val="0"/>
      <w:spacing w:after="0" w:line="262" w:lineRule="auto"/>
      <w:ind w:firstLine="70"/>
    </w:pPr>
    <w:rPr>
      <w:rFonts w:ascii="ScaGoudy" w:hAnsi="ScaGoudy"/>
      <w:sz w:val="24"/>
      <w:szCs w:val="24"/>
    </w:rPr>
  </w:style>
  <w:style w:type="paragraph" w:customStyle="1" w:styleId="Style22">
    <w:name w:val="Style22"/>
    <w:uiPriority w:val="99"/>
    <w:pPr>
      <w:widowControl w:val="0"/>
      <w:autoSpaceDE w:val="0"/>
      <w:autoSpaceDN w:val="0"/>
      <w:adjustRightInd w:val="0"/>
      <w:spacing w:after="0" w:line="240" w:lineRule="auto"/>
    </w:pPr>
    <w:rPr>
      <w:rFonts w:ascii="ScaGoudy" w:hAnsi="ScaGoudy"/>
      <w:sz w:val="24"/>
      <w:szCs w:val="24"/>
    </w:rPr>
  </w:style>
  <w:style w:type="paragraph" w:customStyle="1" w:styleId="Style23">
    <w:name w:val="Style23"/>
    <w:uiPriority w:val="99"/>
    <w:pPr>
      <w:widowControl w:val="0"/>
      <w:autoSpaceDE w:val="0"/>
      <w:autoSpaceDN w:val="0"/>
      <w:adjustRightInd w:val="0"/>
      <w:spacing w:after="0" w:line="240" w:lineRule="auto"/>
      <w:ind w:firstLine="1570"/>
      <w:jc w:val="both"/>
    </w:pPr>
    <w:rPr>
      <w:rFonts w:ascii="ScaGoudy" w:hAnsi="ScaGoudy"/>
      <w:sz w:val="24"/>
      <w:szCs w:val="24"/>
    </w:rPr>
  </w:style>
  <w:style w:type="paragraph" w:customStyle="1" w:styleId="Style24">
    <w:name w:val="Style24"/>
    <w:uiPriority w:val="99"/>
    <w:pPr>
      <w:widowControl w:val="0"/>
      <w:autoSpaceDE w:val="0"/>
      <w:autoSpaceDN w:val="0"/>
      <w:adjustRightInd w:val="0"/>
      <w:spacing w:after="0" w:line="373" w:lineRule="auto"/>
      <w:ind w:firstLine="428"/>
    </w:pPr>
    <w:rPr>
      <w:rFonts w:ascii="ScaGoudy" w:hAnsi="ScaGoudy"/>
      <w:sz w:val="24"/>
      <w:szCs w:val="24"/>
    </w:rPr>
  </w:style>
  <w:style w:type="paragraph" w:customStyle="1" w:styleId="Style25">
    <w:name w:val="Style2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26">
    <w:name w:val="Style26"/>
    <w:uiPriority w:val="99"/>
    <w:pPr>
      <w:widowControl w:val="0"/>
      <w:autoSpaceDE w:val="0"/>
      <w:autoSpaceDN w:val="0"/>
      <w:adjustRightInd w:val="0"/>
      <w:spacing w:after="0" w:line="258" w:lineRule="auto"/>
      <w:ind w:firstLine="233"/>
      <w:jc w:val="both"/>
    </w:pPr>
    <w:rPr>
      <w:rFonts w:ascii="ScaGoudy" w:hAnsi="ScaGoudy"/>
      <w:sz w:val="24"/>
      <w:szCs w:val="24"/>
    </w:rPr>
  </w:style>
  <w:style w:type="paragraph" w:customStyle="1" w:styleId="Style27">
    <w:name w:val="Style27"/>
    <w:uiPriority w:val="99"/>
    <w:pPr>
      <w:widowControl w:val="0"/>
      <w:autoSpaceDE w:val="0"/>
      <w:autoSpaceDN w:val="0"/>
      <w:adjustRightInd w:val="0"/>
      <w:spacing w:after="0" w:line="632" w:lineRule="auto"/>
      <w:jc w:val="center"/>
    </w:pPr>
    <w:rPr>
      <w:rFonts w:ascii="ScaGoudy" w:hAnsi="ScaGoudy"/>
      <w:sz w:val="24"/>
      <w:szCs w:val="24"/>
    </w:rPr>
  </w:style>
  <w:style w:type="paragraph" w:customStyle="1" w:styleId="Style28">
    <w:name w:val="Style28"/>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29">
    <w:name w:val="Style29"/>
    <w:uiPriority w:val="99"/>
    <w:pPr>
      <w:widowControl w:val="0"/>
      <w:autoSpaceDE w:val="0"/>
      <w:autoSpaceDN w:val="0"/>
      <w:adjustRightInd w:val="0"/>
      <w:spacing w:after="0" w:line="240" w:lineRule="auto"/>
    </w:pPr>
    <w:rPr>
      <w:rFonts w:ascii="ScaGoudy" w:hAnsi="ScaGoudy"/>
      <w:sz w:val="24"/>
      <w:szCs w:val="24"/>
    </w:rPr>
  </w:style>
  <w:style w:type="paragraph" w:customStyle="1" w:styleId="Style2ParaPara">
    <w:name w:val="Style 2:Para: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30">
    <w:name w:val="Style3"/>
    <w:uiPriority w:val="99"/>
    <w:pPr>
      <w:widowControl w:val="0"/>
      <w:autoSpaceDE w:val="0"/>
      <w:autoSpaceDN w:val="0"/>
      <w:adjustRightInd w:val="0"/>
      <w:spacing w:after="0" w:line="240" w:lineRule="auto"/>
    </w:pPr>
    <w:rPr>
      <w:rFonts w:ascii="New York" w:hAnsi="New York" w:cs="New York"/>
      <w:color w:val="000000"/>
      <w:sz w:val="24"/>
      <w:szCs w:val="24"/>
    </w:rPr>
  </w:style>
  <w:style w:type="paragraph" w:customStyle="1" w:styleId="Style3Para">
    <w:name w:val="Style 3: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00">
    <w:name w:val="Style30"/>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31">
    <w:name w:val="Style31"/>
    <w:uiPriority w:val="99"/>
    <w:pPr>
      <w:widowControl w:val="0"/>
      <w:autoSpaceDE w:val="0"/>
      <w:autoSpaceDN w:val="0"/>
      <w:adjustRightInd w:val="0"/>
      <w:spacing w:after="0" w:line="240" w:lineRule="auto"/>
      <w:ind w:firstLine="154"/>
      <w:jc w:val="both"/>
    </w:pPr>
    <w:rPr>
      <w:rFonts w:ascii="ScaGoudy" w:hAnsi="ScaGoudy"/>
      <w:sz w:val="24"/>
      <w:szCs w:val="24"/>
    </w:rPr>
  </w:style>
  <w:style w:type="paragraph" w:customStyle="1" w:styleId="Style32">
    <w:name w:val="Style32"/>
    <w:uiPriority w:val="99"/>
    <w:pPr>
      <w:widowControl w:val="0"/>
      <w:autoSpaceDE w:val="0"/>
      <w:autoSpaceDN w:val="0"/>
      <w:adjustRightInd w:val="0"/>
      <w:spacing w:after="0" w:line="240" w:lineRule="auto"/>
      <w:ind w:firstLine="206"/>
      <w:jc w:val="both"/>
    </w:pPr>
    <w:rPr>
      <w:rFonts w:ascii="ScaGoudy" w:hAnsi="ScaGoudy"/>
      <w:sz w:val="24"/>
      <w:szCs w:val="24"/>
    </w:rPr>
  </w:style>
  <w:style w:type="paragraph" w:customStyle="1" w:styleId="Style33">
    <w:name w:val="Style3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4">
    <w:name w:val="Style34"/>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5">
    <w:name w:val="Style35"/>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6">
    <w:name w:val="Style36"/>
    <w:uiPriority w:val="99"/>
    <w:pPr>
      <w:widowControl w:val="0"/>
      <w:autoSpaceDE w:val="0"/>
      <w:autoSpaceDN w:val="0"/>
      <w:adjustRightInd w:val="0"/>
      <w:spacing w:after="0" w:line="258" w:lineRule="auto"/>
    </w:pPr>
    <w:rPr>
      <w:rFonts w:ascii="ScaGoudy" w:hAnsi="ScaGoudy"/>
      <w:sz w:val="24"/>
      <w:szCs w:val="24"/>
    </w:rPr>
  </w:style>
  <w:style w:type="paragraph" w:customStyle="1" w:styleId="Style37">
    <w:name w:val="Style3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8">
    <w:name w:val="Style38"/>
    <w:uiPriority w:val="99"/>
    <w:pPr>
      <w:widowControl w:val="0"/>
      <w:autoSpaceDE w:val="0"/>
      <w:autoSpaceDN w:val="0"/>
      <w:adjustRightInd w:val="0"/>
      <w:spacing w:after="0" w:line="240" w:lineRule="auto"/>
    </w:pPr>
    <w:rPr>
      <w:rFonts w:ascii="ScaGoudy" w:hAnsi="ScaGoudy"/>
      <w:sz w:val="24"/>
      <w:szCs w:val="24"/>
    </w:rPr>
  </w:style>
  <w:style w:type="paragraph" w:customStyle="1" w:styleId="Style39">
    <w:name w:val="Style39"/>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ParaPara">
    <w:name w:val="Style 3:Para: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ParaParaPara">
    <w:name w:val="Style 3:Para:Para:Para"/>
    <w:uiPriority w:val="99"/>
    <w:pPr>
      <w:widowControl w:val="0"/>
      <w:autoSpaceDE w:val="0"/>
      <w:autoSpaceDN w:val="0"/>
      <w:adjustRightInd w:val="0"/>
      <w:spacing w:before="180" w:after="180" w:line="240" w:lineRule="auto"/>
      <w:jc w:val="center"/>
    </w:pPr>
    <w:rPr>
      <w:rFonts w:ascii="Tamal" w:hAnsi="Tamal" w:cs="Tamal"/>
      <w:b/>
      <w:bCs/>
      <w:sz w:val="24"/>
      <w:szCs w:val="24"/>
    </w:rPr>
  </w:style>
  <w:style w:type="paragraph" w:customStyle="1" w:styleId="Style3UsualparagraphFirstline0cm">
    <w:name w:val="Style 3: Usual paragraph + First line:  0 cm"/>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3Usualparagraphi">
    <w:name w:val="Style 3: Usual paragraphi"/>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40">
    <w:name w:val="Style4"/>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4Para">
    <w:name w:val="Style 4:Para"/>
    <w:uiPriority w:val="99"/>
    <w:pPr>
      <w:widowControl w:val="0"/>
      <w:tabs>
        <w:tab w:val="left" w:pos="2448"/>
      </w:tabs>
      <w:autoSpaceDE w:val="0"/>
      <w:autoSpaceDN w:val="0"/>
      <w:adjustRightInd w:val="0"/>
      <w:spacing w:after="0" w:line="263" w:lineRule="auto"/>
      <w:ind w:firstLine="864"/>
    </w:pPr>
    <w:rPr>
      <w:rFonts w:ascii="Times New Roman" w:hAnsi="Times New Roman" w:cs="Times New Roman"/>
      <w:color w:val="000000"/>
      <w:sz w:val="20"/>
      <w:szCs w:val="20"/>
    </w:rPr>
  </w:style>
  <w:style w:type="paragraph" w:customStyle="1" w:styleId="Style400">
    <w:name w:val="Style40"/>
    <w:uiPriority w:val="99"/>
    <w:pPr>
      <w:widowControl w:val="0"/>
      <w:autoSpaceDE w:val="0"/>
      <w:autoSpaceDN w:val="0"/>
      <w:adjustRightInd w:val="0"/>
      <w:spacing w:after="0" w:line="260" w:lineRule="auto"/>
      <w:ind w:firstLine="1765"/>
      <w:jc w:val="both"/>
    </w:pPr>
    <w:rPr>
      <w:rFonts w:ascii="ScaGoudy" w:hAnsi="ScaGoudy"/>
      <w:sz w:val="24"/>
      <w:szCs w:val="24"/>
    </w:rPr>
  </w:style>
  <w:style w:type="paragraph" w:customStyle="1" w:styleId="Style41">
    <w:name w:val="Style41"/>
    <w:uiPriority w:val="99"/>
    <w:pPr>
      <w:widowControl w:val="0"/>
      <w:autoSpaceDE w:val="0"/>
      <w:autoSpaceDN w:val="0"/>
      <w:adjustRightInd w:val="0"/>
      <w:spacing w:after="0" w:line="258" w:lineRule="auto"/>
      <w:ind w:firstLine="352"/>
    </w:pPr>
    <w:rPr>
      <w:rFonts w:ascii="ScaGoudy" w:hAnsi="ScaGoudy"/>
      <w:sz w:val="24"/>
      <w:szCs w:val="24"/>
    </w:rPr>
  </w:style>
  <w:style w:type="paragraph" w:customStyle="1" w:styleId="Style42">
    <w:name w:val="Style42"/>
    <w:uiPriority w:val="99"/>
    <w:pPr>
      <w:widowControl w:val="0"/>
      <w:autoSpaceDE w:val="0"/>
      <w:autoSpaceDN w:val="0"/>
      <w:adjustRightInd w:val="0"/>
      <w:spacing w:after="0" w:line="240" w:lineRule="auto"/>
    </w:pPr>
    <w:rPr>
      <w:rFonts w:ascii="ScaGoudy" w:hAnsi="ScaGoudy"/>
      <w:sz w:val="24"/>
      <w:szCs w:val="24"/>
    </w:rPr>
  </w:style>
  <w:style w:type="paragraph" w:customStyle="1" w:styleId="Style43">
    <w:name w:val="Style4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44">
    <w:name w:val="Style44"/>
    <w:uiPriority w:val="99"/>
    <w:pPr>
      <w:widowControl w:val="0"/>
      <w:autoSpaceDE w:val="0"/>
      <w:autoSpaceDN w:val="0"/>
      <w:adjustRightInd w:val="0"/>
      <w:spacing w:after="0" w:line="263" w:lineRule="auto"/>
      <w:ind w:firstLine="87"/>
    </w:pPr>
    <w:rPr>
      <w:rFonts w:ascii="ScaGoudy" w:hAnsi="ScaGoudy"/>
      <w:sz w:val="24"/>
      <w:szCs w:val="24"/>
    </w:rPr>
  </w:style>
  <w:style w:type="paragraph" w:customStyle="1" w:styleId="Style45">
    <w:name w:val="Style45"/>
    <w:uiPriority w:val="99"/>
    <w:pPr>
      <w:widowControl w:val="0"/>
      <w:autoSpaceDE w:val="0"/>
      <w:autoSpaceDN w:val="0"/>
      <w:adjustRightInd w:val="0"/>
      <w:spacing w:after="0" w:line="258" w:lineRule="auto"/>
    </w:pPr>
    <w:rPr>
      <w:rFonts w:ascii="ScaGoudy" w:hAnsi="ScaGoudy"/>
      <w:sz w:val="24"/>
      <w:szCs w:val="24"/>
    </w:rPr>
  </w:style>
  <w:style w:type="paragraph" w:customStyle="1" w:styleId="Style46">
    <w:name w:val="Style46"/>
    <w:uiPriority w:val="99"/>
    <w:pPr>
      <w:widowControl w:val="0"/>
      <w:autoSpaceDE w:val="0"/>
      <w:autoSpaceDN w:val="0"/>
      <w:adjustRightInd w:val="0"/>
      <w:spacing w:after="0" w:line="257" w:lineRule="auto"/>
      <w:jc w:val="both"/>
    </w:pPr>
    <w:rPr>
      <w:rFonts w:ascii="ScaGoudy" w:hAnsi="ScaGoudy"/>
      <w:sz w:val="24"/>
      <w:szCs w:val="24"/>
    </w:rPr>
  </w:style>
  <w:style w:type="paragraph" w:customStyle="1" w:styleId="Style47">
    <w:name w:val="Style47"/>
    <w:uiPriority w:val="99"/>
    <w:pPr>
      <w:widowControl w:val="0"/>
      <w:autoSpaceDE w:val="0"/>
      <w:autoSpaceDN w:val="0"/>
      <w:adjustRightInd w:val="0"/>
      <w:spacing w:after="0" w:line="258" w:lineRule="auto"/>
      <w:ind w:firstLine="217"/>
    </w:pPr>
    <w:rPr>
      <w:rFonts w:ascii="ScaGoudy" w:hAnsi="ScaGoudy"/>
      <w:sz w:val="24"/>
      <w:szCs w:val="24"/>
    </w:rPr>
  </w:style>
  <w:style w:type="paragraph" w:customStyle="1" w:styleId="Style48">
    <w:name w:val="Style48"/>
    <w:uiPriority w:val="99"/>
    <w:pPr>
      <w:widowControl w:val="0"/>
      <w:autoSpaceDE w:val="0"/>
      <w:autoSpaceDN w:val="0"/>
      <w:adjustRightInd w:val="0"/>
      <w:spacing w:after="0" w:line="356" w:lineRule="auto"/>
      <w:jc w:val="center"/>
    </w:pPr>
    <w:rPr>
      <w:rFonts w:ascii="ScaGoudy" w:hAnsi="ScaGoudy"/>
      <w:sz w:val="24"/>
      <w:szCs w:val="24"/>
    </w:rPr>
  </w:style>
  <w:style w:type="paragraph" w:customStyle="1" w:styleId="Style49">
    <w:name w:val="Style49"/>
    <w:uiPriority w:val="99"/>
    <w:pPr>
      <w:widowControl w:val="0"/>
      <w:autoSpaceDE w:val="0"/>
      <w:autoSpaceDN w:val="0"/>
      <w:adjustRightInd w:val="0"/>
      <w:spacing w:after="0" w:line="240" w:lineRule="auto"/>
    </w:pPr>
    <w:rPr>
      <w:rFonts w:ascii="ScaGoudy" w:hAnsi="ScaGoudy"/>
      <w:sz w:val="24"/>
      <w:szCs w:val="24"/>
    </w:rPr>
  </w:style>
  <w:style w:type="paragraph" w:customStyle="1" w:styleId="Style4ParaPara">
    <w:name w:val="Style 4:Para:Para"/>
    <w:uiPriority w:val="99"/>
    <w:pPr>
      <w:widowControl w:val="0"/>
      <w:tabs>
        <w:tab w:val="left" w:pos="2448"/>
      </w:tabs>
      <w:autoSpaceDE w:val="0"/>
      <w:autoSpaceDN w:val="0"/>
      <w:adjustRightInd w:val="0"/>
      <w:spacing w:after="0" w:line="262" w:lineRule="auto"/>
      <w:ind w:firstLine="864"/>
    </w:pPr>
    <w:rPr>
      <w:rFonts w:ascii="Times New Roman" w:hAnsi="Times New Roman" w:cs="Times New Roman"/>
      <w:color w:val="000000"/>
      <w:sz w:val="20"/>
      <w:szCs w:val="20"/>
    </w:rPr>
  </w:style>
  <w:style w:type="paragraph" w:customStyle="1" w:styleId="Style5">
    <w:name w:val="Style5"/>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50">
    <w:name w:val="Style50"/>
    <w:uiPriority w:val="99"/>
    <w:pPr>
      <w:widowControl w:val="0"/>
      <w:autoSpaceDE w:val="0"/>
      <w:autoSpaceDN w:val="0"/>
      <w:adjustRightInd w:val="0"/>
      <w:spacing w:after="0" w:line="265" w:lineRule="auto"/>
      <w:ind w:firstLine="1971"/>
      <w:jc w:val="both"/>
    </w:pPr>
    <w:rPr>
      <w:rFonts w:ascii="ScaGoudy" w:hAnsi="ScaGoudy"/>
      <w:sz w:val="24"/>
      <w:szCs w:val="24"/>
    </w:rPr>
  </w:style>
  <w:style w:type="paragraph" w:customStyle="1" w:styleId="Style51">
    <w:name w:val="Style51"/>
    <w:uiPriority w:val="99"/>
    <w:pPr>
      <w:widowControl w:val="0"/>
      <w:autoSpaceDE w:val="0"/>
      <w:autoSpaceDN w:val="0"/>
      <w:adjustRightInd w:val="0"/>
      <w:spacing w:after="0" w:line="253" w:lineRule="auto"/>
    </w:pPr>
    <w:rPr>
      <w:rFonts w:ascii="ScaGoudy" w:hAnsi="ScaGoudy"/>
      <w:sz w:val="24"/>
      <w:szCs w:val="24"/>
    </w:rPr>
  </w:style>
  <w:style w:type="paragraph" w:customStyle="1" w:styleId="Style52">
    <w:name w:val="Style52"/>
    <w:uiPriority w:val="99"/>
    <w:pPr>
      <w:widowControl w:val="0"/>
      <w:autoSpaceDE w:val="0"/>
      <w:autoSpaceDN w:val="0"/>
      <w:adjustRightInd w:val="0"/>
      <w:spacing w:after="0" w:line="240" w:lineRule="auto"/>
    </w:pPr>
    <w:rPr>
      <w:rFonts w:ascii="ScaGoudy" w:hAnsi="ScaGoudy"/>
      <w:sz w:val="24"/>
      <w:szCs w:val="24"/>
    </w:rPr>
  </w:style>
  <w:style w:type="paragraph" w:customStyle="1" w:styleId="Style53">
    <w:name w:val="Style53"/>
    <w:uiPriority w:val="99"/>
    <w:pPr>
      <w:widowControl w:val="0"/>
      <w:autoSpaceDE w:val="0"/>
      <w:autoSpaceDN w:val="0"/>
      <w:adjustRightInd w:val="0"/>
      <w:spacing w:after="0" w:line="240" w:lineRule="auto"/>
    </w:pPr>
    <w:rPr>
      <w:rFonts w:ascii="ScaGoudy" w:hAnsi="ScaGoudy"/>
      <w:sz w:val="24"/>
      <w:szCs w:val="24"/>
    </w:rPr>
  </w:style>
  <w:style w:type="paragraph" w:customStyle="1" w:styleId="Style54">
    <w:name w:val="Style54"/>
    <w:uiPriority w:val="99"/>
    <w:pPr>
      <w:widowControl w:val="0"/>
      <w:autoSpaceDE w:val="0"/>
      <w:autoSpaceDN w:val="0"/>
      <w:adjustRightInd w:val="0"/>
      <w:spacing w:after="0" w:line="240" w:lineRule="auto"/>
    </w:pPr>
    <w:rPr>
      <w:rFonts w:ascii="ScaGoudy" w:hAnsi="ScaGoudy"/>
      <w:sz w:val="24"/>
      <w:szCs w:val="24"/>
    </w:rPr>
  </w:style>
  <w:style w:type="paragraph" w:customStyle="1" w:styleId="Style55">
    <w:name w:val="Style55"/>
    <w:uiPriority w:val="99"/>
    <w:pPr>
      <w:widowControl w:val="0"/>
      <w:autoSpaceDE w:val="0"/>
      <w:autoSpaceDN w:val="0"/>
      <w:adjustRightInd w:val="0"/>
      <w:spacing w:after="0" w:line="258" w:lineRule="auto"/>
      <w:jc w:val="center"/>
    </w:pPr>
    <w:rPr>
      <w:rFonts w:ascii="ScaGoudy" w:hAnsi="ScaGoudy"/>
      <w:sz w:val="24"/>
      <w:szCs w:val="24"/>
    </w:rPr>
  </w:style>
  <w:style w:type="paragraph" w:customStyle="1" w:styleId="Style56">
    <w:name w:val="Style56"/>
    <w:uiPriority w:val="99"/>
    <w:pPr>
      <w:widowControl w:val="0"/>
      <w:autoSpaceDE w:val="0"/>
      <w:autoSpaceDN w:val="0"/>
      <w:adjustRightInd w:val="0"/>
      <w:spacing w:after="0" w:line="263" w:lineRule="auto"/>
      <w:ind w:firstLine="2252"/>
      <w:jc w:val="both"/>
    </w:pPr>
    <w:rPr>
      <w:rFonts w:ascii="ScaGoudy" w:hAnsi="ScaGoudy"/>
      <w:sz w:val="24"/>
      <w:szCs w:val="24"/>
    </w:rPr>
  </w:style>
  <w:style w:type="paragraph" w:customStyle="1" w:styleId="Style57">
    <w:name w:val="Style57"/>
    <w:uiPriority w:val="99"/>
    <w:pPr>
      <w:widowControl w:val="0"/>
      <w:autoSpaceDE w:val="0"/>
      <w:autoSpaceDN w:val="0"/>
      <w:adjustRightInd w:val="0"/>
      <w:spacing w:after="0" w:line="262" w:lineRule="auto"/>
      <w:ind w:firstLine="2301"/>
    </w:pPr>
    <w:rPr>
      <w:rFonts w:ascii="ScaGoudy" w:hAnsi="ScaGoudy"/>
      <w:sz w:val="24"/>
      <w:szCs w:val="24"/>
    </w:rPr>
  </w:style>
  <w:style w:type="paragraph" w:customStyle="1" w:styleId="Style58">
    <w:name w:val="Style58"/>
    <w:uiPriority w:val="99"/>
    <w:pPr>
      <w:widowControl w:val="0"/>
      <w:autoSpaceDE w:val="0"/>
      <w:autoSpaceDN w:val="0"/>
      <w:adjustRightInd w:val="0"/>
      <w:spacing w:after="0" w:line="260" w:lineRule="auto"/>
      <w:jc w:val="center"/>
    </w:pPr>
    <w:rPr>
      <w:rFonts w:ascii="ScaGoudy" w:hAnsi="ScaGoudy"/>
      <w:sz w:val="24"/>
      <w:szCs w:val="24"/>
    </w:rPr>
  </w:style>
  <w:style w:type="paragraph" w:customStyle="1" w:styleId="Style59">
    <w:name w:val="Style59"/>
    <w:uiPriority w:val="99"/>
    <w:pPr>
      <w:widowControl w:val="0"/>
      <w:autoSpaceDE w:val="0"/>
      <w:autoSpaceDN w:val="0"/>
      <w:adjustRightInd w:val="0"/>
      <w:spacing w:after="0" w:line="240" w:lineRule="auto"/>
      <w:ind w:firstLine="218"/>
    </w:pPr>
    <w:rPr>
      <w:rFonts w:ascii="ScaGoudy" w:hAnsi="ScaGoudy"/>
      <w:sz w:val="24"/>
      <w:szCs w:val="24"/>
    </w:rPr>
  </w:style>
  <w:style w:type="paragraph" w:customStyle="1" w:styleId="Style6">
    <w:name w:val="Style6"/>
    <w:uiPriority w:val="99"/>
    <w:pPr>
      <w:widowControl w:val="0"/>
      <w:autoSpaceDE w:val="0"/>
      <w:autoSpaceDN w:val="0"/>
      <w:adjustRightInd w:val="0"/>
      <w:spacing w:after="0" w:line="240" w:lineRule="auto"/>
    </w:pPr>
    <w:rPr>
      <w:rFonts w:ascii="ScaGoudy" w:hAnsi="ScaGoudy"/>
      <w:sz w:val="24"/>
      <w:szCs w:val="24"/>
    </w:rPr>
  </w:style>
  <w:style w:type="paragraph" w:customStyle="1" w:styleId="Style60">
    <w:name w:val="Style60"/>
    <w:uiPriority w:val="99"/>
    <w:pPr>
      <w:widowControl w:val="0"/>
      <w:autoSpaceDE w:val="0"/>
      <w:autoSpaceDN w:val="0"/>
      <w:adjustRightInd w:val="0"/>
      <w:spacing w:after="0" w:line="350" w:lineRule="auto"/>
      <w:jc w:val="both"/>
    </w:pPr>
    <w:rPr>
      <w:rFonts w:ascii="ScaGoudy" w:hAnsi="ScaGoudy"/>
      <w:sz w:val="24"/>
      <w:szCs w:val="24"/>
    </w:rPr>
  </w:style>
  <w:style w:type="paragraph" w:customStyle="1" w:styleId="Style61">
    <w:name w:val="Style61"/>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62">
    <w:name w:val="Style62"/>
    <w:uiPriority w:val="99"/>
    <w:pPr>
      <w:widowControl w:val="0"/>
      <w:autoSpaceDE w:val="0"/>
      <w:autoSpaceDN w:val="0"/>
      <w:adjustRightInd w:val="0"/>
      <w:spacing w:after="0" w:line="240" w:lineRule="auto"/>
      <w:ind w:firstLine="139"/>
    </w:pPr>
    <w:rPr>
      <w:rFonts w:ascii="ScaGoudy" w:hAnsi="ScaGoudy"/>
      <w:sz w:val="24"/>
      <w:szCs w:val="24"/>
    </w:rPr>
  </w:style>
  <w:style w:type="paragraph" w:customStyle="1" w:styleId="Style63">
    <w:name w:val="Style63"/>
    <w:uiPriority w:val="99"/>
    <w:pPr>
      <w:widowControl w:val="0"/>
      <w:autoSpaceDE w:val="0"/>
      <w:autoSpaceDN w:val="0"/>
      <w:adjustRightInd w:val="0"/>
      <w:spacing w:after="0" w:line="258" w:lineRule="auto"/>
      <w:ind w:firstLine="154"/>
    </w:pPr>
    <w:rPr>
      <w:rFonts w:ascii="ScaGoudy" w:hAnsi="ScaGoudy"/>
      <w:sz w:val="24"/>
      <w:szCs w:val="24"/>
    </w:rPr>
  </w:style>
  <w:style w:type="paragraph" w:customStyle="1" w:styleId="Style64">
    <w:name w:val="Style64"/>
    <w:uiPriority w:val="99"/>
    <w:pPr>
      <w:widowControl w:val="0"/>
      <w:autoSpaceDE w:val="0"/>
      <w:autoSpaceDN w:val="0"/>
      <w:adjustRightInd w:val="0"/>
      <w:spacing w:after="0" w:line="240" w:lineRule="auto"/>
    </w:pPr>
    <w:rPr>
      <w:rFonts w:ascii="ScaGoudy" w:hAnsi="ScaGoudy"/>
      <w:sz w:val="24"/>
      <w:szCs w:val="24"/>
    </w:rPr>
  </w:style>
  <w:style w:type="paragraph" w:customStyle="1" w:styleId="Style65">
    <w:name w:val="Style65"/>
    <w:uiPriority w:val="99"/>
    <w:pPr>
      <w:widowControl w:val="0"/>
      <w:autoSpaceDE w:val="0"/>
      <w:autoSpaceDN w:val="0"/>
      <w:adjustRightInd w:val="0"/>
      <w:spacing w:after="0" w:line="240" w:lineRule="auto"/>
    </w:pPr>
    <w:rPr>
      <w:rFonts w:ascii="ScaGoudy" w:hAnsi="ScaGoudy"/>
      <w:sz w:val="24"/>
      <w:szCs w:val="24"/>
    </w:rPr>
  </w:style>
  <w:style w:type="paragraph" w:customStyle="1" w:styleId="Style66">
    <w:name w:val="Style66"/>
    <w:uiPriority w:val="99"/>
    <w:pPr>
      <w:widowControl w:val="0"/>
      <w:autoSpaceDE w:val="0"/>
      <w:autoSpaceDN w:val="0"/>
      <w:adjustRightInd w:val="0"/>
      <w:spacing w:after="0" w:line="255" w:lineRule="auto"/>
    </w:pPr>
    <w:rPr>
      <w:rFonts w:ascii="ScaGoudy" w:hAnsi="ScaGoudy"/>
      <w:sz w:val="24"/>
      <w:szCs w:val="24"/>
    </w:rPr>
  </w:style>
  <w:style w:type="paragraph" w:customStyle="1" w:styleId="Style67">
    <w:name w:val="Style6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68">
    <w:name w:val="Style68"/>
    <w:uiPriority w:val="99"/>
    <w:pPr>
      <w:widowControl w:val="0"/>
      <w:autoSpaceDE w:val="0"/>
      <w:autoSpaceDN w:val="0"/>
      <w:adjustRightInd w:val="0"/>
      <w:spacing w:after="0" w:line="240" w:lineRule="auto"/>
      <w:ind w:firstLine="346"/>
    </w:pPr>
    <w:rPr>
      <w:rFonts w:ascii="ScaGoudy" w:hAnsi="ScaGoudy"/>
      <w:sz w:val="24"/>
      <w:szCs w:val="24"/>
    </w:rPr>
  </w:style>
  <w:style w:type="paragraph" w:customStyle="1" w:styleId="Style69">
    <w:name w:val="Style69"/>
    <w:uiPriority w:val="99"/>
    <w:pPr>
      <w:widowControl w:val="0"/>
      <w:autoSpaceDE w:val="0"/>
      <w:autoSpaceDN w:val="0"/>
      <w:adjustRightInd w:val="0"/>
      <w:spacing w:after="0" w:line="260" w:lineRule="auto"/>
      <w:ind w:firstLine="2322"/>
      <w:jc w:val="both"/>
    </w:pPr>
    <w:rPr>
      <w:rFonts w:ascii="ScaGoudy" w:hAnsi="ScaGoudy"/>
      <w:sz w:val="24"/>
      <w:szCs w:val="24"/>
    </w:rPr>
  </w:style>
  <w:style w:type="paragraph" w:customStyle="1" w:styleId="Style7">
    <w:name w:val="Style7"/>
    <w:uiPriority w:val="99"/>
    <w:pPr>
      <w:widowControl w:val="0"/>
      <w:autoSpaceDE w:val="0"/>
      <w:autoSpaceDN w:val="0"/>
      <w:adjustRightInd w:val="0"/>
      <w:spacing w:after="0" w:line="257" w:lineRule="auto"/>
      <w:ind w:firstLine="65"/>
      <w:jc w:val="both"/>
    </w:pPr>
    <w:rPr>
      <w:rFonts w:ascii="ScaGoudy" w:hAnsi="ScaGoudy"/>
      <w:sz w:val="24"/>
      <w:szCs w:val="24"/>
    </w:rPr>
  </w:style>
  <w:style w:type="paragraph" w:customStyle="1" w:styleId="Style70">
    <w:name w:val="Style70"/>
    <w:uiPriority w:val="99"/>
    <w:pPr>
      <w:widowControl w:val="0"/>
      <w:autoSpaceDE w:val="0"/>
      <w:autoSpaceDN w:val="0"/>
      <w:adjustRightInd w:val="0"/>
      <w:spacing w:after="0" w:line="257" w:lineRule="auto"/>
      <w:jc w:val="center"/>
    </w:pPr>
    <w:rPr>
      <w:rFonts w:ascii="ScaGoudy" w:hAnsi="ScaGoudy"/>
      <w:sz w:val="24"/>
      <w:szCs w:val="24"/>
    </w:rPr>
  </w:style>
  <w:style w:type="paragraph" w:customStyle="1" w:styleId="Style71">
    <w:name w:val="Style71"/>
    <w:uiPriority w:val="99"/>
    <w:pPr>
      <w:widowControl w:val="0"/>
      <w:autoSpaceDE w:val="0"/>
      <w:autoSpaceDN w:val="0"/>
      <w:adjustRightInd w:val="0"/>
      <w:spacing w:after="0" w:line="240" w:lineRule="auto"/>
      <w:ind w:firstLine="1236"/>
      <w:jc w:val="both"/>
    </w:pPr>
    <w:rPr>
      <w:rFonts w:ascii="ScaGoudy" w:hAnsi="ScaGoudy"/>
      <w:sz w:val="24"/>
      <w:szCs w:val="24"/>
    </w:rPr>
  </w:style>
  <w:style w:type="paragraph" w:customStyle="1" w:styleId="Style72">
    <w:name w:val="Style72"/>
    <w:uiPriority w:val="99"/>
    <w:pPr>
      <w:widowControl w:val="0"/>
      <w:autoSpaceDE w:val="0"/>
      <w:autoSpaceDN w:val="0"/>
      <w:adjustRightInd w:val="0"/>
      <w:spacing w:after="0" w:line="240" w:lineRule="auto"/>
    </w:pPr>
    <w:rPr>
      <w:rFonts w:ascii="ScaGoudy" w:hAnsi="ScaGoudy"/>
      <w:sz w:val="24"/>
      <w:szCs w:val="24"/>
    </w:rPr>
  </w:style>
  <w:style w:type="paragraph" w:customStyle="1" w:styleId="Style73">
    <w:name w:val="Style73"/>
    <w:uiPriority w:val="99"/>
    <w:pPr>
      <w:widowControl w:val="0"/>
      <w:autoSpaceDE w:val="0"/>
      <w:autoSpaceDN w:val="0"/>
      <w:adjustRightInd w:val="0"/>
      <w:spacing w:after="0" w:line="240" w:lineRule="auto"/>
    </w:pPr>
    <w:rPr>
      <w:rFonts w:ascii="ScaGoudy" w:hAnsi="ScaGoudy"/>
      <w:sz w:val="24"/>
      <w:szCs w:val="24"/>
    </w:rPr>
  </w:style>
  <w:style w:type="paragraph" w:customStyle="1" w:styleId="Style74">
    <w:name w:val="Style74"/>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75">
    <w:name w:val="Style75"/>
    <w:uiPriority w:val="99"/>
    <w:pPr>
      <w:widowControl w:val="0"/>
      <w:autoSpaceDE w:val="0"/>
      <w:autoSpaceDN w:val="0"/>
      <w:adjustRightInd w:val="0"/>
      <w:spacing w:after="0" w:line="258" w:lineRule="auto"/>
    </w:pPr>
    <w:rPr>
      <w:rFonts w:ascii="ScaGoudy" w:hAnsi="ScaGoudy"/>
      <w:sz w:val="24"/>
      <w:szCs w:val="24"/>
    </w:rPr>
  </w:style>
  <w:style w:type="paragraph" w:customStyle="1" w:styleId="Style76">
    <w:name w:val="Style76"/>
    <w:uiPriority w:val="99"/>
    <w:pPr>
      <w:widowControl w:val="0"/>
      <w:autoSpaceDE w:val="0"/>
      <w:autoSpaceDN w:val="0"/>
      <w:adjustRightInd w:val="0"/>
      <w:spacing w:after="0" w:line="258" w:lineRule="auto"/>
    </w:pPr>
    <w:rPr>
      <w:rFonts w:ascii="ScaGoudy" w:hAnsi="ScaGoudy"/>
      <w:sz w:val="24"/>
      <w:szCs w:val="24"/>
    </w:rPr>
  </w:style>
  <w:style w:type="paragraph" w:customStyle="1" w:styleId="Style77">
    <w:name w:val="Style77"/>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78">
    <w:name w:val="Style78"/>
    <w:uiPriority w:val="99"/>
    <w:pPr>
      <w:widowControl w:val="0"/>
      <w:autoSpaceDE w:val="0"/>
      <w:autoSpaceDN w:val="0"/>
      <w:adjustRightInd w:val="0"/>
      <w:spacing w:after="0" w:line="253" w:lineRule="auto"/>
      <w:ind w:firstLine="65"/>
    </w:pPr>
    <w:rPr>
      <w:rFonts w:ascii="ScaGoudy" w:hAnsi="ScaGoudy"/>
      <w:sz w:val="24"/>
      <w:szCs w:val="24"/>
    </w:rPr>
  </w:style>
  <w:style w:type="paragraph" w:customStyle="1" w:styleId="Style79">
    <w:name w:val="Style79"/>
    <w:uiPriority w:val="99"/>
    <w:pPr>
      <w:widowControl w:val="0"/>
      <w:autoSpaceDE w:val="0"/>
      <w:autoSpaceDN w:val="0"/>
      <w:adjustRightInd w:val="0"/>
      <w:spacing w:after="0" w:line="240" w:lineRule="auto"/>
    </w:pPr>
    <w:rPr>
      <w:rFonts w:ascii="ScaGoudy" w:hAnsi="ScaGoudy"/>
      <w:sz w:val="24"/>
      <w:szCs w:val="24"/>
    </w:rPr>
  </w:style>
  <w:style w:type="paragraph" w:customStyle="1" w:styleId="Style8">
    <w:name w:val="Style8"/>
    <w:uiPriority w:val="99"/>
    <w:pPr>
      <w:widowControl w:val="0"/>
      <w:autoSpaceDE w:val="0"/>
      <w:autoSpaceDN w:val="0"/>
      <w:adjustRightInd w:val="0"/>
      <w:spacing w:after="0" w:line="318" w:lineRule="auto"/>
      <w:jc w:val="both"/>
    </w:pPr>
    <w:rPr>
      <w:rFonts w:ascii="ScaGoudy" w:hAnsi="ScaGoudy"/>
      <w:sz w:val="24"/>
      <w:szCs w:val="24"/>
    </w:rPr>
  </w:style>
  <w:style w:type="paragraph" w:customStyle="1" w:styleId="Style80">
    <w:name w:val="Style8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81">
    <w:name w:val="Style81"/>
    <w:uiPriority w:val="99"/>
    <w:pPr>
      <w:widowControl w:val="0"/>
      <w:autoSpaceDE w:val="0"/>
      <w:autoSpaceDN w:val="0"/>
      <w:adjustRightInd w:val="0"/>
      <w:spacing w:after="0" w:line="255" w:lineRule="auto"/>
      <w:jc w:val="center"/>
    </w:pPr>
    <w:rPr>
      <w:rFonts w:ascii="ScaGoudy" w:hAnsi="ScaGoudy"/>
      <w:sz w:val="24"/>
      <w:szCs w:val="24"/>
    </w:rPr>
  </w:style>
  <w:style w:type="paragraph" w:customStyle="1" w:styleId="Style82">
    <w:name w:val="Style82"/>
    <w:uiPriority w:val="99"/>
    <w:pPr>
      <w:widowControl w:val="0"/>
      <w:autoSpaceDE w:val="0"/>
      <w:autoSpaceDN w:val="0"/>
      <w:adjustRightInd w:val="0"/>
      <w:spacing w:after="0" w:line="255" w:lineRule="auto"/>
      <w:ind w:firstLine="233"/>
    </w:pPr>
    <w:rPr>
      <w:rFonts w:ascii="ScaGoudy" w:hAnsi="ScaGoudy"/>
      <w:sz w:val="24"/>
      <w:szCs w:val="24"/>
    </w:rPr>
  </w:style>
  <w:style w:type="paragraph" w:customStyle="1" w:styleId="Style83">
    <w:name w:val="Style83"/>
    <w:uiPriority w:val="99"/>
    <w:pPr>
      <w:widowControl w:val="0"/>
      <w:autoSpaceDE w:val="0"/>
      <w:autoSpaceDN w:val="0"/>
      <w:adjustRightInd w:val="0"/>
      <w:spacing w:after="0" w:line="240" w:lineRule="auto"/>
    </w:pPr>
    <w:rPr>
      <w:rFonts w:ascii="ScaGoudy" w:hAnsi="ScaGoudy"/>
      <w:sz w:val="24"/>
      <w:szCs w:val="24"/>
    </w:rPr>
  </w:style>
  <w:style w:type="paragraph" w:customStyle="1" w:styleId="Style84">
    <w:name w:val="Style84"/>
    <w:uiPriority w:val="99"/>
    <w:pPr>
      <w:widowControl w:val="0"/>
      <w:autoSpaceDE w:val="0"/>
      <w:autoSpaceDN w:val="0"/>
      <w:adjustRightInd w:val="0"/>
      <w:spacing w:after="0" w:line="268" w:lineRule="auto"/>
      <w:ind w:firstLine="2171"/>
    </w:pPr>
    <w:rPr>
      <w:rFonts w:ascii="ScaGoudy" w:hAnsi="ScaGoudy"/>
      <w:sz w:val="24"/>
      <w:szCs w:val="24"/>
    </w:rPr>
  </w:style>
  <w:style w:type="paragraph" w:customStyle="1" w:styleId="Style85">
    <w:name w:val="Style8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86">
    <w:name w:val="Style86"/>
    <w:uiPriority w:val="99"/>
    <w:pPr>
      <w:widowControl w:val="0"/>
      <w:autoSpaceDE w:val="0"/>
      <w:autoSpaceDN w:val="0"/>
      <w:adjustRightInd w:val="0"/>
      <w:spacing w:after="0" w:line="258" w:lineRule="auto"/>
      <w:ind w:firstLine="1830"/>
      <w:jc w:val="both"/>
    </w:pPr>
    <w:rPr>
      <w:rFonts w:ascii="ScaGoudy" w:hAnsi="ScaGoudy"/>
      <w:sz w:val="24"/>
      <w:szCs w:val="24"/>
    </w:rPr>
  </w:style>
  <w:style w:type="paragraph" w:customStyle="1" w:styleId="Style87">
    <w:name w:val="Style87"/>
    <w:uiPriority w:val="99"/>
    <w:pPr>
      <w:widowControl w:val="0"/>
      <w:autoSpaceDE w:val="0"/>
      <w:autoSpaceDN w:val="0"/>
      <w:adjustRightInd w:val="0"/>
      <w:spacing w:after="0" w:line="262" w:lineRule="auto"/>
      <w:ind w:firstLine="341"/>
      <w:jc w:val="both"/>
    </w:pPr>
    <w:rPr>
      <w:rFonts w:ascii="ScaGoudy" w:hAnsi="ScaGoudy"/>
      <w:sz w:val="24"/>
      <w:szCs w:val="24"/>
    </w:rPr>
  </w:style>
  <w:style w:type="paragraph" w:customStyle="1" w:styleId="Style88">
    <w:name w:val="Style88"/>
    <w:uiPriority w:val="99"/>
    <w:pPr>
      <w:widowControl w:val="0"/>
      <w:autoSpaceDE w:val="0"/>
      <w:autoSpaceDN w:val="0"/>
      <w:adjustRightInd w:val="0"/>
      <w:spacing w:after="0" w:line="263" w:lineRule="auto"/>
      <w:jc w:val="center"/>
    </w:pPr>
    <w:rPr>
      <w:rFonts w:ascii="ScaGoudy" w:hAnsi="ScaGoudy"/>
      <w:sz w:val="24"/>
      <w:szCs w:val="24"/>
    </w:rPr>
  </w:style>
  <w:style w:type="paragraph" w:customStyle="1" w:styleId="Style89">
    <w:name w:val="Style8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
    <w:name w:val="Style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0">
    <w:name w:val="Style90"/>
    <w:uiPriority w:val="99"/>
    <w:pPr>
      <w:widowControl w:val="0"/>
      <w:autoSpaceDE w:val="0"/>
      <w:autoSpaceDN w:val="0"/>
      <w:adjustRightInd w:val="0"/>
      <w:spacing w:after="0" w:line="240" w:lineRule="auto"/>
    </w:pPr>
    <w:rPr>
      <w:rFonts w:ascii="ScaGoudy" w:hAnsi="ScaGoudy"/>
      <w:sz w:val="24"/>
      <w:szCs w:val="24"/>
    </w:rPr>
  </w:style>
  <w:style w:type="paragraph" w:customStyle="1" w:styleId="Style91">
    <w:name w:val="Style91"/>
    <w:uiPriority w:val="99"/>
    <w:pPr>
      <w:widowControl w:val="0"/>
      <w:autoSpaceDE w:val="0"/>
      <w:autoSpaceDN w:val="0"/>
      <w:adjustRightInd w:val="0"/>
      <w:spacing w:after="0" w:line="265" w:lineRule="auto"/>
      <w:ind w:firstLine="2155"/>
      <w:jc w:val="both"/>
    </w:pPr>
    <w:rPr>
      <w:rFonts w:ascii="ScaGoudy" w:hAnsi="ScaGoudy"/>
      <w:sz w:val="24"/>
      <w:szCs w:val="24"/>
    </w:rPr>
  </w:style>
  <w:style w:type="paragraph" w:customStyle="1" w:styleId="Style92">
    <w:name w:val="Style92"/>
    <w:uiPriority w:val="99"/>
    <w:pPr>
      <w:widowControl w:val="0"/>
      <w:autoSpaceDE w:val="0"/>
      <w:autoSpaceDN w:val="0"/>
      <w:adjustRightInd w:val="0"/>
      <w:spacing w:after="0" w:line="278" w:lineRule="auto"/>
    </w:pPr>
    <w:rPr>
      <w:rFonts w:ascii="ScaGoudy" w:hAnsi="ScaGoudy"/>
      <w:sz w:val="24"/>
      <w:szCs w:val="24"/>
    </w:rPr>
  </w:style>
  <w:style w:type="paragraph" w:customStyle="1" w:styleId="Style93">
    <w:name w:val="Style93"/>
    <w:uiPriority w:val="99"/>
    <w:pPr>
      <w:widowControl w:val="0"/>
      <w:autoSpaceDE w:val="0"/>
      <w:autoSpaceDN w:val="0"/>
      <w:adjustRightInd w:val="0"/>
      <w:spacing w:after="0" w:line="648" w:lineRule="auto"/>
      <w:ind w:firstLine="639"/>
    </w:pPr>
    <w:rPr>
      <w:rFonts w:ascii="ScaGoudy" w:hAnsi="ScaGoudy"/>
      <w:sz w:val="24"/>
      <w:szCs w:val="24"/>
    </w:rPr>
  </w:style>
  <w:style w:type="paragraph" w:customStyle="1" w:styleId="Style94">
    <w:name w:val="Style94"/>
    <w:uiPriority w:val="99"/>
    <w:pPr>
      <w:widowControl w:val="0"/>
      <w:autoSpaceDE w:val="0"/>
      <w:autoSpaceDN w:val="0"/>
      <w:adjustRightInd w:val="0"/>
      <w:spacing w:after="0" w:line="302" w:lineRule="auto"/>
    </w:pPr>
    <w:rPr>
      <w:rFonts w:ascii="ScaGoudy" w:hAnsi="ScaGoudy"/>
      <w:sz w:val="24"/>
      <w:szCs w:val="24"/>
    </w:rPr>
  </w:style>
  <w:style w:type="paragraph" w:customStyle="1" w:styleId="Style95">
    <w:name w:val="Style95"/>
    <w:uiPriority w:val="99"/>
    <w:pPr>
      <w:widowControl w:val="0"/>
      <w:autoSpaceDE w:val="0"/>
      <w:autoSpaceDN w:val="0"/>
      <w:adjustRightInd w:val="0"/>
      <w:spacing w:after="0" w:line="240" w:lineRule="auto"/>
      <w:ind w:firstLine="226"/>
      <w:jc w:val="both"/>
    </w:pPr>
    <w:rPr>
      <w:rFonts w:ascii="ScaGoudy" w:hAnsi="ScaGoudy"/>
      <w:sz w:val="24"/>
      <w:szCs w:val="24"/>
    </w:rPr>
  </w:style>
  <w:style w:type="paragraph" w:customStyle="1" w:styleId="Style96">
    <w:name w:val="Style96"/>
    <w:uiPriority w:val="99"/>
    <w:pPr>
      <w:widowControl w:val="0"/>
      <w:autoSpaceDE w:val="0"/>
      <w:autoSpaceDN w:val="0"/>
      <w:adjustRightInd w:val="0"/>
      <w:spacing w:after="0" w:line="258" w:lineRule="auto"/>
    </w:pPr>
    <w:rPr>
      <w:rFonts w:ascii="ScaGoudy" w:hAnsi="ScaGoudy"/>
      <w:sz w:val="24"/>
      <w:szCs w:val="24"/>
    </w:rPr>
  </w:style>
  <w:style w:type="paragraph" w:customStyle="1" w:styleId="Style97">
    <w:name w:val="Style97"/>
    <w:uiPriority w:val="99"/>
    <w:pPr>
      <w:widowControl w:val="0"/>
      <w:autoSpaceDE w:val="0"/>
      <w:autoSpaceDN w:val="0"/>
      <w:adjustRightInd w:val="0"/>
      <w:spacing w:after="0" w:line="362" w:lineRule="auto"/>
      <w:jc w:val="both"/>
    </w:pPr>
    <w:rPr>
      <w:rFonts w:ascii="ScaGoudy" w:hAnsi="ScaGoudy"/>
      <w:sz w:val="24"/>
      <w:szCs w:val="24"/>
    </w:rPr>
  </w:style>
  <w:style w:type="paragraph" w:customStyle="1" w:styleId="Style98">
    <w:name w:val="Style98"/>
    <w:uiPriority w:val="99"/>
    <w:pPr>
      <w:widowControl w:val="0"/>
      <w:autoSpaceDE w:val="0"/>
      <w:autoSpaceDN w:val="0"/>
      <w:adjustRightInd w:val="0"/>
      <w:spacing w:after="0" w:line="253" w:lineRule="auto"/>
      <w:ind w:firstLine="108"/>
      <w:jc w:val="both"/>
    </w:pPr>
    <w:rPr>
      <w:rFonts w:ascii="ScaGoudy" w:hAnsi="ScaGoudy"/>
      <w:sz w:val="24"/>
      <w:szCs w:val="24"/>
    </w:rPr>
  </w:style>
  <w:style w:type="paragraph" w:customStyle="1" w:styleId="Style99">
    <w:name w:val="Style99"/>
    <w:uiPriority w:val="99"/>
    <w:pPr>
      <w:widowControl w:val="0"/>
      <w:autoSpaceDE w:val="0"/>
      <w:autoSpaceDN w:val="0"/>
      <w:adjustRightInd w:val="0"/>
      <w:spacing w:after="0" w:line="615" w:lineRule="auto"/>
      <w:jc w:val="both"/>
    </w:pPr>
    <w:rPr>
      <w:rFonts w:ascii="ScaGoudy" w:hAnsi="ScaGoudy"/>
      <w:sz w:val="24"/>
      <w:szCs w:val="24"/>
    </w:rPr>
  </w:style>
  <w:style w:type="paragraph" w:customStyle="1" w:styleId="StyleNewendnotereferenceLatin9pt">
    <w:name w:val="Style New endnote reference + (Latin) 9 pt"/>
    <w:uiPriority w:val="99"/>
    <w:pPr>
      <w:widowControl w:val="0"/>
      <w:autoSpaceDE w:val="0"/>
      <w:autoSpaceDN w:val="0"/>
      <w:adjustRightInd w:val="0"/>
      <w:spacing w:after="0" w:line="240" w:lineRule="auto"/>
    </w:pPr>
    <w:rPr>
      <w:rFonts w:ascii="ScaGoudy" w:hAnsi="ScaGoudy"/>
      <w:sz w:val="18"/>
      <w:szCs w:val="18"/>
    </w:rPr>
  </w:style>
  <w:style w:type="paragraph" w:customStyle="1" w:styleId="StyleNewQuoteComplexScaPalatino">
    <w:name w:val="Style New Quote + (Complex) ScaPalatino"/>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StyleScaGoudy14pt">
    <w:name w:val="Style ScaGoudy 14 pt"/>
    <w:uiPriority w:val="99"/>
    <w:pPr>
      <w:widowControl w:val="0"/>
      <w:autoSpaceDE w:val="0"/>
      <w:autoSpaceDN w:val="0"/>
      <w:adjustRightInd w:val="0"/>
      <w:spacing w:after="0" w:line="240" w:lineRule="auto"/>
      <w:jc w:val="both"/>
    </w:pPr>
    <w:rPr>
      <w:rFonts w:ascii="Times New Roman" w:hAnsi="Times New Roman" w:cs="Times New Roman"/>
      <w:sz w:val="24"/>
      <w:szCs w:val="24"/>
    </w:rPr>
  </w:style>
  <w:style w:type="paragraph" w:customStyle="1" w:styleId="StyleTranslationNotBold">
    <w:name w:val="Style Translation + Not Bold"/>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StyleTranslationNotBoldItalic">
    <w:name w:val="Style Translation + Not Bold Italic"/>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1">
    <w:name w:val="Style Translation + Not Bold Italic1"/>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2">
    <w:name w:val="Style Translation + Not Bold Italic2"/>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3">
    <w:name w:val="Style Translation + Not Bold Italic3"/>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Tamal14pt">
    <w:name w:val="Style Translation + Tamal 14 pt"/>
    <w:uiPriority w:val="99"/>
    <w:pPr>
      <w:widowControl w:val="0"/>
      <w:autoSpaceDE w:val="0"/>
      <w:autoSpaceDN w:val="0"/>
      <w:adjustRightInd w:val="0"/>
      <w:spacing w:after="0" w:line="240" w:lineRule="auto"/>
      <w:ind w:firstLine="288"/>
    </w:pPr>
    <w:rPr>
      <w:rFonts w:ascii="Tamal" w:hAnsi="Tamal" w:cs="Tamal"/>
      <w:b/>
      <w:bCs/>
      <w:sz w:val="24"/>
      <w:szCs w:val="24"/>
    </w:rPr>
  </w:style>
  <w:style w:type="paragraph" w:customStyle="1" w:styleId="StyleV11EBoldShadow">
    <w:name w:val="Style V 11 E + Bold Shadow"/>
    <w:uiPriority w:val="99"/>
    <w:pPr>
      <w:widowControl w:val="0"/>
      <w:autoSpaceDE w:val="0"/>
      <w:autoSpaceDN w:val="0"/>
      <w:adjustRightInd w:val="0"/>
      <w:spacing w:after="240" w:line="240" w:lineRule="auto"/>
      <w:ind w:left="1670" w:hanging="230"/>
    </w:pPr>
    <w:rPr>
      <w:rFonts w:ascii="Balaram" w:hAnsi="Balaram" w:cs="Balaram"/>
      <w:i/>
      <w:iCs/>
      <w:sz w:val="20"/>
      <w:szCs w:val="20"/>
    </w:rPr>
  </w:style>
  <w:style w:type="paragraph" w:customStyle="1" w:styleId="StyleV11SBoldShadow">
    <w:name w:val="Style V 11 S + Bold Shadow"/>
    <w:uiPriority w:val="99"/>
    <w:pPr>
      <w:widowControl w:val="0"/>
      <w:autoSpaceDE w:val="0"/>
      <w:autoSpaceDN w:val="0"/>
      <w:adjustRightInd w:val="0"/>
      <w:spacing w:before="240" w:after="0" w:line="240" w:lineRule="auto"/>
      <w:ind w:left="1670" w:hanging="230"/>
    </w:pPr>
    <w:rPr>
      <w:rFonts w:ascii="Balaram" w:hAnsi="Balaram" w:cs="Balaram"/>
      <w:i/>
      <w:iCs/>
      <w:sz w:val="20"/>
      <w:szCs w:val="20"/>
    </w:rPr>
  </w:style>
  <w:style w:type="paragraph" w:customStyle="1" w:styleId="StyleV14ENotBoldShadow">
    <w:name w:val="Style V 14 E + Not Bold Shadow"/>
    <w:uiPriority w:val="99"/>
    <w:pPr>
      <w:widowControl w:val="0"/>
      <w:autoSpaceDE w:val="0"/>
      <w:autoSpaceDN w:val="0"/>
      <w:adjustRightInd w:val="0"/>
      <w:spacing w:after="240" w:line="240" w:lineRule="auto"/>
      <w:ind w:left="1382" w:hanging="230"/>
    </w:pPr>
    <w:rPr>
      <w:rFonts w:ascii="Balaram" w:hAnsi="Balaram" w:cs="Balaram"/>
      <w:i/>
      <w:iCs/>
      <w:color w:val="000000"/>
      <w:sz w:val="20"/>
      <w:szCs w:val="20"/>
    </w:rPr>
  </w:style>
  <w:style w:type="paragraph" w:customStyle="1" w:styleId="StyleV14SBoldShadow">
    <w:name w:val="Style V 14 S + Bold Shadow"/>
    <w:uiPriority w:val="99"/>
    <w:pPr>
      <w:widowControl w:val="0"/>
      <w:autoSpaceDE w:val="0"/>
      <w:autoSpaceDN w:val="0"/>
      <w:adjustRightInd w:val="0"/>
      <w:spacing w:before="240" w:after="0" w:line="240" w:lineRule="auto"/>
      <w:ind w:left="1382" w:hanging="230"/>
    </w:pPr>
    <w:rPr>
      <w:rFonts w:ascii="Balaram" w:hAnsi="Balaram" w:cs="Balaram"/>
      <w:i/>
      <w:iCs/>
      <w:sz w:val="20"/>
      <w:szCs w:val="20"/>
    </w:rPr>
  </w:style>
  <w:style w:type="paragraph" w:customStyle="1" w:styleId="StyleVerseBold">
    <w:name w:val="Style Verse + Bold"/>
    <w:uiPriority w:val="99"/>
    <w:pPr>
      <w:widowControl w:val="0"/>
      <w:autoSpaceDE w:val="0"/>
      <w:autoSpaceDN w:val="0"/>
      <w:adjustRightInd w:val="0"/>
      <w:spacing w:before="240" w:after="240" w:line="240" w:lineRule="auto"/>
      <w:ind w:left="864"/>
    </w:pPr>
    <w:rPr>
      <w:rFonts w:ascii="Balaram" w:hAnsi="Balaram" w:cs="Balaram"/>
      <w:i/>
      <w:iCs/>
      <w:sz w:val="20"/>
      <w:szCs w:val="20"/>
    </w:rPr>
  </w:style>
  <w:style w:type="paragraph" w:customStyle="1" w:styleId="Sub">
    <w:name w:val="Sub"/>
    <w:uiPriority w:val="99"/>
    <w:pPr>
      <w:widowControl w:val="0"/>
      <w:autoSpaceDE w:val="0"/>
      <w:autoSpaceDN w:val="0"/>
      <w:adjustRightInd w:val="0"/>
      <w:spacing w:before="283" w:after="170" w:line="240" w:lineRule="auto"/>
      <w:jc w:val="center"/>
    </w:pPr>
    <w:rPr>
      <w:rFonts w:ascii="ScaGoudy" w:hAnsi="ScaGoudy"/>
      <w:b/>
      <w:bCs/>
      <w:color w:val="54312A"/>
      <w:sz w:val="32"/>
      <w:szCs w:val="32"/>
    </w:rPr>
  </w:style>
  <w:style w:type="paragraph" w:customStyle="1" w:styleId="sub1">
    <w:name w:val="sub1"/>
    <w:uiPriority w:val="99"/>
    <w:pPr>
      <w:keepLines/>
      <w:widowControl w:val="0"/>
      <w:autoSpaceDE w:val="0"/>
      <w:autoSpaceDN w:val="0"/>
      <w:adjustRightInd w:val="0"/>
      <w:spacing w:after="113" w:line="240" w:lineRule="auto"/>
      <w:jc w:val="center"/>
    </w:pPr>
    <w:rPr>
      <w:rFonts w:ascii="Sanskrit Benguiat" w:hAnsi="Sanskrit Benguiat" w:cs="Sanskrit Benguiat"/>
      <w:b/>
      <w:bCs/>
      <w:color w:val="000000"/>
    </w:rPr>
  </w:style>
  <w:style w:type="paragraph" w:customStyle="1" w:styleId="Sub1Sindumag">
    <w:name w:val="Sub 1 Sindu mag"/>
    <w:uiPriority w:val="99"/>
    <w:pPr>
      <w:widowControl w:val="0"/>
      <w:autoSpaceDE w:val="0"/>
      <w:autoSpaceDN w:val="0"/>
      <w:adjustRightInd w:val="0"/>
      <w:spacing w:before="113" w:after="113" w:line="240" w:lineRule="auto"/>
      <w:jc w:val="center"/>
    </w:pPr>
    <w:rPr>
      <w:rFonts w:ascii="ScaBenguit" w:hAnsi="ScaBenguit" w:cs="ScaBenguit"/>
      <w:b/>
      <w:bCs/>
      <w:color w:val="000000"/>
      <w:sz w:val="24"/>
      <w:szCs w:val="24"/>
    </w:rPr>
  </w:style>
  <w:style w:type="paragraph" w:customStyle="1" w:styleId="Sub2">
    <w:name w:val="Sub 2"/>
    <w:uiPriority w:val="99"/>
    <w:pPr>
      <w:widowControl w:val="0"/>
      <w:autoSpaceDE w:val="0"/>
      <w:autoSpaceDN w:val="0"/>
      <w:adjustRightInd w:val="0"/>
      <w:spacing w:before="113" w:after="113" w:line="240" w:lineRule="auto"/>
      <w:jc w:val="center"/>
    </w:pPr>
    <w:rPr>
      <w:rFonts w:ascii="Rama-Palatino" w:hAnsi="Rama-Palatino" w:cs="Rama-Palatino"/>
      <w:b/>
      <w:bCs/>
      <w:sz w:val="24"/>
      <w:szCs w:val="24"/>
    </w:rPr>
  </w:style>
  <w:style w:type="paragraph" w:customStyle="1" w:styleId="Sub3">
    <w:name w:val="Sub3"/>
    <w:uiPriority w:val="99"/>
    <w:pPr>
      <w:widowControl w:val="0"/>
      <w:autoSpaceDE w:val="0"/>
      <w:autoSpaceDN w:val="0"/>
      <w:adjustRightInd w:val="0"/>
      <w:spacing w:before="113" w:after="60" w:line="240" w:lineRule="auto"/>
      <w:ind w:firstLine="288"/>
      <w:jc w:val="both"/>
    </w:pPr>
    <w:rPr>
      <w:rFonts w:ascii="Rama-Palatino" w:hAnsi="Rama-Palatino" w:cs="Rama-Palatino"/>
      <w:b/>
      <w:bCs/>
      <w:i/>
      <w:iCs/>
      <w:sz w:val="24"/>
      <w:szCs w:val="24"/>
    </w:rPr>
  </w:style>
  <w:style w:type="paragraph" w:customStyle="1" w:styleId="subhead1">
    <w:name w:val="subhead1"/>
    <w:uiPriority w:val="99"/>
    <w:pPr>
      <w:widowControl w:val="0"/>
      <w:autoSpaceDE w:val="0"/>
      <w:autoSpaceDN w:val="0"/>
      <w:adjustRightInd w:val="0"/>
      <w:spacing w:before="170" w:after="170" w:line="240" w:lineRule="auto"/>
      <w:jc w:val="center"/>
    </w:pPr>
    <w:rPr>
      <w:rFonts w:ascii="Sanskrit Benguiat" w:hAnsi="Sanskrit Benguiat" w:cs="Sanskrit Benguiat"/>
      <w:b/>
      <w:bCs/>
      <w:color w:val="000000"/>
    </w:rPr>
  </w:style>
  <w:style w:type="paragraph" w:customStyle="1" w:styleId="Subhead10">
    <w:name w:val="Subhead 1"/>
    <w:uiPriority w:val="99"/>
    <w:pPr>
      <w:keepNext/>
      <w:widowControl w:val="0"/>
      <w:autoSpaceDE w:val="0"/>
      <w:autoSpaceDN w:val="0"/>
      <w:adjustRightInd w:val="0"/>
      <w:spacing w:before="113" w:after="113" w:line="240" w:lineRule="auto"/>
      <w:jc w:val="center"/>
    </w:pPr>
    <w:rPr>
      <w:rFonts w:ascii="Sanskrit Benguiat" w:hAnsi="Sanskrit Benguiat" w:cs="Sanskrit Benguiat"/>
      <w:b/>
      <w:bCs/>
      <w:color w:val="000000"/>
    </w:rPr>
  </w:style>
  <w:style w:type="paragraph" w:customStyle="1" w:styleId="Subhead2">
    <w:name w:val="Subhead 2"/>
    <w:uiPriority w:val="99"/>
    <w:pPr>
      <w:widowControl w:val="0"/>
      <w:autoSpaceDE w:val="0"/>
      <w:autoSpaceDN w:val="0"/>
      <w:adjustRightInd w:val="0"/>
      <w:spacing w:after="0" w:line="240" w:lineRule="auto"/>
    </w:pPr>
    <w:rPr>
      <w:rFonts w:ascii="Rama-Palatino" w:hAnsi="Rama-Palatino" w:cs="Rama-Palatino"/>
      <w:b/>
      <w:bCs/>
      <w:sz w:val="24"/>
      <w:szCs w:val="24"/>
    </w:rPr>
  </w:style>
  <w:style w:type="paragraph" w:customStyle="1" w:styleId="Subhead3">
    <w:name w:val="Subhead 3"/>
    <w:uiPriority w:val="99"/>
    <w:pPr>
      <w:widowControl w:val="0"/>
      <w:autoSpaceDE w:val="0"/>
      <w:autoSpaceDN w:val="0"/>
      <w:adjustRightInd w:val="0"/>
      <w:spacing w:before="85" w:after="0" w:line="240" w:lineRule="auto"/>
      <w:ind w:left="170"/>
    </w:pPr>
    <w:rPr>
      <w:rFonts w:ascii="Rama-Palatino" w:hAnsi="Rama-Palatino" w:cs="Rama-Palatino"/>
      <w:b/>
      <w:bCs/>
      <w:color w:val="000000"/>
    </w:rPr>
  </w:style>
  <w:style w:type="paragraph" w:customStyle="1" w:styleId="Subheader">
    <w:name w:val="Subheader"/>
    <w:uiPriority w:val="99"/>
    <w:pPr>
      <w:widowControl w:val="0"/>
      <w:autoSpaceDE w:val="0"/>
      <w:autoSpaceDN w:val="0"/>
      <w:adjustRightInd w:val="0"/>
      <w:spacing w:before="113" w:after="113" w:line="240" w:lineRule="auto"/>
      <w:jc w:val="center"/>
    </w:pPr>
    <w:rPr>
      <w:rFonts w:ascii="ScaBenguit" w:hAnsi="ScaBenguit" w:cs="ScaBenguit"/>
      <w:b/>
      <w:bCs/>
      <w:sz w:val="24"/>
      <w:szCs w:val="24"/>
    </w:rPr>
  </w:style>
  <w:style w:type="paragraph" w:customStyle="1" w:styleId="Subheader1">
    <w:name w:val="Subheader 1"/>
    <w:uiPriority w:val="99"/>
    <w:pPr>
      <w:widowControl w:val="0"/>
      <w:autoSpaceDE w:val="0"/>
      <w:autoSpaceDN w:val="0"/>
      <w:adjustRightInd w:val="0"/>
      <w:spacing w:before="113" w:after="113" w:line="240" w:lineRule="auto"/>
      <w:jc w:val="center"/>
    </w:pPr>
    <w:rPr>
      <w:rFonts w:ascii="Rama-Palatino" w:hAnsi="Rama-Palatino" w:cs="Rama-Palatino"/>
      <w:b/>
      <w:bCs/>
      <w:color w:val="000000"/>
      <w:sz w:val="24"/>
      <w:szCs w:val="24"/>
    </w:rPr>
  </w:style>
  <w:style w:type="paragraph" w:customStyle="1" w:styleId="Subheading">
    <w:name w:val="Subheading"/>
    <w:uiPriority w:val="99"/>
    <w:pPr>
      <w:widowControl w:val="0"/>
      <w:autoSpaceDE w:val="0"/>
      <w:autoSpaceDN w:val="0"/>
      <w:adjustRightInd w:val="0"/>
      <w:spacing w:before="180" w:after="180" w:line="240" w:lineRule="auto"/>
      <w:jc w:val="center"/>
    </w:pPr>
    <w:rPr>
      <w:rFonts w:ascii="Tms Rmn" w:hAnsi="Tms Rmn" w:cs="Tms Rmn"/>
      <w:b/>
      <w:bCs/>
      <w:sz w:val="24"/>
      <w:szCs w:val="24"/>
    </w:rPr>
  </w:style>
  <w:style w:type="paragraph" w:customStyle="1" w:styleId="Sub-heading">
    <w:name w:val="Sub-heading"/>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jc w:val="center"/>
    </w:pPr>
    <w:rPr>
      <w:rFonts w:ascii="Helv" w:hAnsi="Helv" w:cs="Helv"/>
      <w:b/>
      <w:bCs/>
      <w:sz w:val="24"/>
      <w:szCs w:val="24"/>
    </w:rPr>
  </w:style>
  <w:style w:type="paragraph" w:customStyle="1" w:styleId="Sub-Heading1Para">
    <w:name w:val="Sub-Heading 1: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
    <w:name w:val="Sub-Heading 1: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
    <w:name w:val="Sub-Heading 1: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
    <w:name w:val="Sub-Heading 1:Para: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Para">
    <w:name w:val="Sub-Heading 1: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1ParaParaParaParaParaPara">
    <w:name w:val="Sub-Heading 1:Para: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20">
    <w:name w:val="Sub-Heading2"/>
    <w:uiPriority w:val="99"/>
    <w:pPr>
      <w:widowControl w:val="0"/>
      <w:autoSpaceDE w:val="0"/>
      <w:autoSpaceDN w:val="0"/>
      <w:adjustRightInd w:val="0"/>
      <w:spacing w:before="240" w:after="0" w:line="240" w:lineRule="auto"/>
      <w:jc w:val="center"/>
    </w:pPr>
    <w:rPr>
      <w:rFonts w:ascii="Balaram" w:hAnsi="Balaram" w:cs="Balaram"/>
      <w:b/>
      <w:bCs/>
      <w:color w:val="000000"/>
      <w:sz w:val="24"/>
      <w:szCs w:val="24"/>
    </w:rPr>
  </w:style>
  <w:style w:type="paragraph" w:customStyle="1" w:styleId="Sub-Heading2Para">
    <w:name w:val="Sub-Heading 2: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Copy">
    <w:name w:val="Sub-Heading 2 Copy"/>
    <w:uiPriority w:val="99"/>
    <w:pPr>
      <w:widowControl w:val="0"/>
      <w:autoSpaceDE w:val="0"/>
      <w:autoSpaceDN w:val="0"/>
      <w:adjustRightInd w:val="0"/>
      <w:spacing w:before="144" w:after="0" w:line="240" w:lineRule="auto"/>
      <w:ind w:left="360"/>
    </w:pPr>
    <w:rPr>
      <w:rFonts w:ascii="Arial" w:hAnsi="Arial" w:cs="Arial"/>
      <w:color w:val="000080"/>
      <w:sz w:val="20"/>
      <w:szCs w:val="20"/>
    </w:rPr>
  </w:style>
  <w:style w:type="paragraph" w:customStyle="1" w:styleId="Sub-Heading2ParaPara">
    <w:name w:val="Sub-Heading 2: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
    <w:name w:val="Sub-Heading 2: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
    <w:name w:val="Sub-Heading 2: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Para">
    <w:name w:val="Sub-Heading 2: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2ParaParaParaParaParaPara">
    <w:name w:val="Sub-Heading 2:Para: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3Para">
    <w:name w:val="Sub-Heading 3: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
    <w:name w:val="Sub-Heading 3: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
    <w:name w:val="Sub-Heading 3: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
    <w:name w:val="Sub-Heading 3: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Para">
    <w:name w:val="Sub-Heading 3: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3ParaParaParaParaParaPara">
    <w:name w:val="Sub-Heading 3: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4Para">
    <w:name w:val="Sub-Heading 4: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
    <w:name w:val="Sub-Heading 4: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
    <w:name w:val="Sub-Heading 4: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
    <w:name w:val="Sub-Heading 4: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Para">
    <w:name w:val="Sub-Heading 4: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ing4ParaParaParaParaParaPara">
    <w:name w:val="Sub-Heading 4: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s">
    <w:name w:val="Subheads"/>
    <w:uiPriority w:val="99"/>
    <w:pPr>
      <w:widowControl w:val="0"/>
      <w:autoSpaceDE w:val="0"/>
      <w:autoSpaceDN w:val="0"/>
      <w:adjustRightInd w:val="0"/>
      <w:spacing w:after="227" w:line="240" w:lineRule="auto"/>
      <w:jc w:val="center"/>
    </w:pPr>
    <w:rPr>
      <w:rFonts w:ascii="Times" w:hAnsi="Times" w:cs="Times"/>
      <w:b/>
      <w:bCs/>
      <w:sz w:val="24"/>
      <w:szCs w:val="24"/>
    </w:rPr>
  </w:style>
  <w:style w:type="paragraph" w:customStyle="1" w:styleId="SUBHEADS0">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S1">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text">
    <w:name w:val="Subhead text"/>
    <w:uiPriority w:val="99"/>
    <w:pPr>
      <w:widowControl w:val="0"/>
      <w:autoSpaceDE w:val="0"/>
      <w:autoSpaceDN w:val="0"/>
      <w:adjustRightInd w:val="0"/>
      <w:spacing w:before="180" w:after="60" w:line="240" w:lineRule="auto"/>
      <w:jc w:val="center"/>
    </w:pPr>
    <w:rPr>
      <w:rFonts w:ascii="Tamal" w:hAnsi="Tamal" w:cs="Tamal"/>
      <w:b/>
      <w:bCs/>
      <w:color w:val="FFFF00"/>
      <w:sz w:val="36"/>
      <w:szCs w:val="36"/>
    </w:rPr>
  </w:style>
  <w:style w:type="paragraph" w:customStyle="1" w:styleId="Sub-hed-2">
    <w:name w:val="Sub-hed-2"/>
    <w:uiPriority w:val="99"/>
    <w:pPr>
      <w:widowControl w:val="0"/>
      <w:tabs>
        <w:tab w:val="left" w:pos="180"/>
        <w:tab w:val="left" w:pos="360"/>
      </w:tabs>
      <w:autoSpaceDE w:val="0"/>
      <w:autoSpaceDN w:val="0"/>
      <w:adjustRightInd w:val="0"/>
      <w:spacing w:after="0" w:line="240" w:lineRule="auto"/>
      <w:jc w:val="center"/>
    </w:pPr>
    <w:rPr>
      <w:rFonts w:ascii="Tamalten" w:hAnsi="Tamalten" w:cs="Tamalten"/>
      <w:b/>
      <w:bCs/>
      <w:sz w:val="26"/>
      <w:szCs w:val="26"/>
    </w:rPr>
  </w:style>
  <w:style w:type="paragraph" w:customStyle="1" w:styleId="Submain">
    <w:name w:val="Submain"/>
    <w:uiPriority w:val="99"/>
    <w:pPr>
      <w:widowControl w:val="0"/>
      <w:autoSpaceDE w:val="0"/>
      <w:autoSpaceDN w:val="0"/>
      <w:adjustRightInd w:val="0"/>
      <w:spacing w:before="113" w:after="113" w:line="240" w:lineRule="auto"/>
    </w:pPr>
    <w:rPr>
      <w:rFonts w:ascii="ScaBenguit" w:hAnsi="ScaBenguit" w:cs="ScaBenguit"/>
      <w:b/>
      <w:bCs/>
      <w:sz w:val="32"/>
      <w:szCs w:val="32"/>
    </w:rPr>
  </w:style>
  <w:style w:type="paragraph" w:styleId="Subtitle">
    <w:name w:val="Subtitle"/>
    <w:basedOn w:val="Normal"/>
    <w:next w:val="Normal"/>
    <w:link w:val="SubtitleChar"/>
    <w:uiPriority w:val="99"/>
    <w:qFormat/>
    <w:pPr>
      <w:tabs>
        <w:tab w:val="left" w:pos="360"/>
      </w:tabs>
      <w:spacing w:before="180" w:after="180"/>
      <w:ind w:firstLine="0"/>
      <w:jc w:val="center"/>
    </w:pPr>
    <w:rPr>
      <w:rFonts w:cstheme="minorBidi"/>
      <w:b/>
      <w:bCs/>
      <w:color w:val="auto"/>
      <w:sz w:val="24"/>
      <w:szCs w:val="24"/>
    </w:rPr>
  </w:style>
  <w:style w:type="character" w:customStyle="1" w:styleId="SubtitleChar">
    <w:name w:val="Subtitle Char"/>
    <w:basedOn w:val="DefaultParagraphFont"/>
    <w:link w:val="Subtitle"/>
    <w:uiPriority w:val="99"/>
    <w:rPr>
      <w:rFonts w:ascii="Times New Roman" w:hAnsi="Times New Roman" w:cs="Times New Roman"/>
      <w:color w:val="000000"/>
    </w:rPr>
  </w:style>
  <w:style w:type="paragraph" w:customStyle="1" w:styleId="SWChapters">
    <w:name w:val="SW Chapters"/>
    <w:uiPriority w:val="99"/>
    <w:pPr>
      <w:widowControl w:val="0"/>
      <w:autoSpaceDE w:val="0"/>
      <w:autoSpaceDN w:val="0"/>
      <w:adjustRightInd w:val="0"/>
      <w:spacing w:after="680" w:line="240" w:lineRule="auto"/>
      <w:jc w:val="right"/>
    </w:pPr>
    <w:rPr>
      <w:rFonts w:ascii="Lucida Grande" w:hAnsi="Lucida Grande" w:cs="Lucida Grande"/>
      <w:b/>
      <w:bCs/>
      <w:sz w:val="36"/>
      <w:szCs w:val="36"/>
    </w:rPr>
  </w:style>
  <w:style w:type="paragraph" w:customStyle="1" w:styleId="SWChapterTitle">
    <w:name w:val="SW Chapter Title"/>
    <w:uiPriority w:val="99"/>
    <w:pPr>
      <w:widowControl w:val="0"/>
      <w:autoSpaceDE w:val="0"/>
      <w:autoSpaceDN w:val="0"/>
      <w:adjustRightInd w:val="0"/>
      <w:spacing w:after="680" w:line="240" w:lineRule="auto"/>
      <w:ind w:left="3402"/>
      <w:jc w:val="right"/>
    </w:pPr>
    <w:rPr>
      <w:rFonts w:ascii="Lucida Grande" w:hAnsi="Lucida Grande" w:cs="Lucida Grande"/>
      <w:b/>
      <w:bCs/>
      <w:sz w:val="36"/>
      <w:szCs w:val="36"/>
      <w:u w:val="single"/>
    </w:rPr>
  </w:style>
  <w:style w:type="paragraph" w:customStyle="1" w:styleId="SWSubheadings">
    <w:name w:val="SW Subheadings"/>
    <w:uiPriority w:val="99"/>
    <w:pPr>
      <w:widowControl w:val="0"/>
      <w:autoSpaceDE w:val="0"/>
      <w:autoSpaceDN w:val="0"/>
      <w:adjustRightInd w:val="0"/>
      <w:spacing w:after="227" w:line="240" w:lineRule="auto"/>
    </w:pPr>
    <w:rPr>
      <w:rFonts w:ascii="Lucida Grande" w:hAnsi="Lucida Grande" w:cs="Lucida Grande"/>
      <w:b/>
      <w:bCs/>
      <w:i/>
      <w:iCs/>
      <w:sz w:val="24"/>
      <w:szCs w:val="24"/>
    </w:rPr>
  </w:style>
  <w:style w:type="paragraph" w:customStyle="1" w:styleId="SWSub-Subhead">
    <w:name w:val="SW Sub-Subhead"/>
    <w:uiPriority w:val="99"/>
    <w:pPr>
      <w:widowControl w:val="0"/>
      <w:autoSpaceDE w:val="0"/>
      <w:autoSpaceDN w:val="0"/>
      <w:adjustRightInd w:val="0"/>
      <w:spacing w:after="113" w:line="240" w:lineRule="auto"/>
      <w:ind w:left="340"/>
    </w:pPr>
    <w:rPr>
      <w:rFonts w:ascii="Lucida Grande" w:hAnsi="Lucida Grande" w:cs="Lucida Grande"/>
      <w:b/>
      <w:bCs/>
      <w:sz w:val="24"/>
      <w:szCs w:val="24"/>
    </w:rPr>
  </w:style>
  <w:style w:type="paragraph" w:customStyle="1" w:styleId="Synonyms">
    <w:name w:val="Synonyms"/>
    <w:uiPriority w:val="99"/>
    <w:pPr>
      <w:widowControl w:val="0"/>
      <w:autoSpaceDE w:val="0"/>
      <w:autoSpaceDN w:val="0"/>
      <w:adjustRightInd w:val="0"/>
      <w:spacing w:after="180" w:line="240" w:lineRule="auto"/>
      <w:jc w:val="both"/>
    </w:pPr>
    <w:rPr>
      <w:rFonts w:ascii="ScaGoudy" w:hAnsi="ScaGoudy"/>
      <w:color w:val="000080"/>
      <w:sz w:val="24"/>
      <w:szCs w:val="24"/>
    </w:rPr>
  </w:style>
  <w:style w:type="paragraph" w:customStyle="1" w:styleId="SynonymsGitaRevisions">
    <w:name w:val="Synonyms Gita Revisions"/>
    <w:uiPriority w:val="99"/>
    <w:pPr>
      <w:widowControl w:val="0"/>
      <w:autoSpaceDE w:val="0"/>
      <w:autoSpaceDN w:val="0"/>
      <w:adjustRightInd w:val="0"/>
      <w:spacing w:after="0" w:line="240" w:lineRule="auto"/>
      <w:jc w:val="both"/>
    </w:pPr>
    <w:rPr>
      <w:rFonts w:ascii="Times New Roman" w:hAnsi="Times New Roman" w:cs="Times New Roman"/>
      <w:color w:val="000000"/>
      <w:sz w:val="24"/>
      <w:szCs w:val="24"/>
    </w:rPr>
  </w:style>
  <w:style w:type="paragraph" w:customStyle="1" w:styleId="SynonymsSA">
    <w:name w:val="Synonyms SA"/>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SynonymsSA3">
    <w:name w:val="Synonyms SA3"/>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A1">
    <w:name w:val="Synonyms S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SynonymsSA2">
    <w:name w:val="Synonyms SA2"/>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ection">
    <w:name w:val="Synonyms Section"/>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Syns">
    <w:name w:val="Syns"/>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Szanszkrit">
    <w:name w:val="Szanszkrit"/>
    <w:uiPriority w:val="99"/>
    <w:pPr>
      <w:widowControl w:val="0"/>
      <w:autoSpaceDE w:val="0"/>
      <w:autoSpaceDN w:val="0"/>
      <w:adjustRightInd w:val="0"/>
      <w:spacing w:after="0" w:line="240" w:lineRule="auto"/>
    </w:pPr>
    <w:rPr>
      <w:rFonts w:ascii="Times CE Sanskrit" w:hAnsi="Times CE Sanskrit" w:cs="Times CE Sanskrit"/>
      <w:i/>
      <w:iCs/>
      <w:sz w:val="20"/>
      <w:szCs w:val="20"/>
    </w:rPr>
  </w:style>
  <w:style w:type="paragraph" w:customStyle="1" w:styleId="sztveg">
    <w:name w:val="sztveg"/>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color w:val="000000"/>
      <w:sz w:val="20"/>
      <w:szCs w:val="20"/>
    </w:rPr>
  </w:style>
  <w:style w:type="paragraph" w:customStyle="1" w:styleId="t">
    <w:name w:val="t"/>
    <w:uiPriority w:val="99"/>
    <w:pPr>
      <w:widowControl w:val="0"/>
      <w:autoSpaceDE w:val="0"/>
      <w:autoSpaceDN w:val="0"/>
      <w:adjustRightInd w:val="0"/>
      <w:spacing w:before="360" w:after="360" w:line="360" w:lineRule="auto"/>
      <w:jc w:val="center"/>
    </w:pPr>
    <w:rPr>
      <w:rFonts w:ascii="Tamal" w:hAnsi="Tamal" w:cs="Tamal"/>
      <w:b/>
      <w:bCs/>
      <w:sz w:val="24"/>
      <w:szCs w:val="24"/>
    </w:rPr>
  </w:style>
  <w:style w:type="paragraph" w:customStyle="1" w:styleId="t0">
    <w:name w:val="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ableContents">
    <w:name w:val="Table Contents"/>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tableheader">
    <w:name w:val="table header"/>
    <w:uiPriority w:val="99"/>
    <w:pPr>
      <w:widowControl w:val="0"/>
      <w:pBdr>
        <w:top w:val="single" w:sz="5" w:space="3" w:color="000000"/>
      </w:pBdr>
      <w:tabs>
        <w:tab w:val="left" w:pos="360"/>
      </w:tabs>
      <w:autoSpaceDE w:val="0"/>
      <w:autoSpaceDN w:val="0"/>
      <w:adjustRightInd w:val="0"/>
      <w:spacing w:before="540" w:after="180" w:line="240" w:lineRule="auto"/>
      <w:ind w:left="360" w:right="360"/>
      <w:jc w:val="center"/>
    </w:pPr>
    <w:rPr>
      <w:rFonts w:ascii="ScaGoudy" w:hAnsi="ScaGoudy"/>
      <w:b/>
      <w:bCs/>
      <w:sz w:val="24"/>
      <w:szCs w:val="24"/>
    </w:rPr>
  </w:style>
  <w:style w:type="paragraph" w:customStyle="1" w:styleId="TableHeading">
    <w:name w:val="Table Heading"/>
    <w:uiPriority w:val="99"/>
    <w:pPr>
      <w:widowControl w:val="0"/>
      <w:autoSpaceDE w:val="0"/>
      <w:autoSpaceDN w:val="0"/>
      <w:adjustRightInd w:val="0"/>
      <w:spacing w:after="0" w:line="240" w:lineRule="auto"/>
      <w:jc w:val="center"/>
    </w:pPr>
    <w:rPr>
      <w:rFonts w:ascii="Times New Roman" w:hAnsi="Times New Roman" w:cs="Times New Roman"/>
      <w:b/>
      <w:bCs/>
      <w:sz w:val="20"/>
      <w:szCs w:val="20"/>
    </w:rPr>
  </w:style>
  <w:style w:type="paragraph" w:styleId="TableofAuthorities">
    <w:name w:val="table of authorities"/>
    <w:basedOn w:val="Normal"/>
    <w:next w:val="Normal"/>
    <w:uiPriority w:val="99"/>
    <w:pPr>
      <w:spacing w:before="0" w:after="0"/>
      <w:ind w:left="240" w:hanging="240"/>
    </w:pPr>
    <w:rPr>
      <w:rFonts w:ascii="Tamal" w:hAnsi="Tamal" w:cs="Tamal"/>
      <w:color w:val="auto"/>
      <w:sz w:val="24"/>
      <w:szCs w:val="24"/>
    </w:rPr>
  </w:style>
  <w:style w:type="paragraph" w:styleId="TableofFigures">
    <w:name w:val="table of figures"/>
    <w:basedOn w:val="Normal"/>
    <w:next w:val="Normal"/>
    <w:uiPriority w:val="99"/>
    <w:pPr>
      <w:spacing w:before="0" w:after="0"/>
      <w:ind w:left="480" w:hanging="480"/>
    </w:pPr>
    <w:rPr>
      <w:rFonts w:ascii="Tamal" w:hAnsi="Tamal" w:cs="Tamal"/>
      <w:color w:val="auto"/>
      <w:sz w:val="24"/>
      <w:szCs w:val="24"/>
    </w:rPr>
  </w:style>
  <w:style w:type="paragraph" w:customStyle="1" w:styleId="TableParagraph">
    <w:name w:val="Table Paragraph"/>
    <w:uiPriority w:val="99"/>
    <w:pPr>
      <w:widowControl w:val="0"/>
      <w:autoSpaceDE w:val="0"/>
      <w:autoSpaceDN w:val="0"/>
      <w:adjustRightInd w:val="0"/>
      <w:spacing w:after="0" w:line="240" w:lineRule="auto"/>
    </w:pPr>
    <w:rPr>
      <w:rFonts w:ascii="Times New Roman" w:hAnsi="Times New Roman" w:cs="Times New Roman"/>
    </w:rPr>
  </w:style>
  <w:style w:type="paragraph" w:customStyle="1" w:styleId="tabletext">
    <w:name w:val="table text"/>
    <w:uiPriority w:val="99"/>
    <w:pPr>
      <w:widowControl w:val="0"/>
      <w:pBdr>
        <w:bottom w:val="single" w:sz="5" w:space="3" w:color="000000"/>
      </w:pBdr>
      <w:autoSpaceDE w:val="0"/>
      <w:autoSpaceDN w:val="0"/>
      <w:adjustRightInd w:val="0"/>
      <w:spacing w:after="360" w:line="240" w:lineRule="auto"/>
      <w:ind w:left="360" w:right="360" w:firstLine="468"/>
    </w:pPr>
    <w:rPr>
      <w:rFonts w:ascii="Times New Roman" w:hAnsi="Times New Roman" w:cs="Times New Roman"/>
      <w:sz w:val="24"/>
      <w:szCs w:val="24"/>
    </w:rPr>
  </w:style>
  <w:style w:type="paragraph" w:customStyle="1" w:styleId="tabletext3">
    <w:name w:val="table text3"/>
    <w:uiPriority w:val="99"/>
    <w:pPr>
      <w:widowControl w:val="0"/>
      <w:pBdr>
        <w:bottom w:val="single" w:sz="5"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abletext1">
    <w:name w:val="table text1"/>
    <w:uiPriority w:val="99"/>
    <w:pPr>
      <w:widowControl w:val="0"/>
      <w:pBdr>
        <w:bottom w:val="single" w:sz="4" w:space="3" w:color="000000"/>
      </w:pBdr>
      <w:autoSpaceDE w:val="0"/>
      <w:autoSpaceDN w:val="0"/>
      <w:adjustRightInd w:val="0"/>
      <w:spacing w:after="360" w:line="240" w:lineRule="auto"/>
      <w:ind w:left="360" w:right="360" w:firstLine="468"/>
    </w:pPr>
    <w:rPr>
      <w:rFonts w:ascii="ScaGoudy" w:hAnsi="ScaGoudy"/>
      <w:color w:val="000000"/>
      <w:sz w:val="24"/>
      <w:szCs w:val="24"/>
    </w:rPr>
  </w:style>
  <w:style w:type="paragraph" w:customStyle="1" w:styleId="tabletext2">
    <w:name w:val="table text2"/>
    <w:uiPriority w:val="99"/>
    <w:pPr>
      <w:widowControl w:val="0"/>
      <w:pBdr>
        <w:bottom w:val="single" w:sz="4"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est1">
    <w:name w:val="Test1"/>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Test3">
    <w:name w:val="Test3"/>
    <w:uiPriority w:val="99"/>
    <w:pPr>
      <w:widowControl w:val="0"/>
      <w:autoSpaceDE w:val="0"/>
      <w:autoSpaceDN w:val="0"/>
      <w:adjustRightInd w:val="0"/>
      <w:spacing w:after="0" w:line="240" w:lineRule="auto"/>
    </w:pPr>
    <w:rPr>
      <w:rFonts w:ascii="Balaram" w:hAnsi="Balaram" w:cs="Balaram"/>
      <w:sz w:val="20"/>
      <w:szCs w:val="20"/>
    </w:rPr>
  </w:style>
  <w:style w:type="paragraph" w:customStyle="1" w:styleId="Text">
    <w:name w:val="Text"/>
    <w:uiPriority w:val="99"/>
    <w:pPr>
      <w:widowControl w:val="0"/>
      <w:autoSpaceDE w:val="0"/>
      <w:autoSpaceDN w:val="0"/>
      <w:adjustRightInd w:val="0"/>
      <w:spacing w:after="0" w:line="240" w:lineRule="auto"/>
      <w:ind w:firstLine="240"/>
      <w:jc w:val="both"/>
    </w:pPr>
    <w:rPr>
      <w:rFonts w:ascii="Tamalten" w:hAnsi="Tamalten" w:cs="Tamalten"/>
      <w:color w:val="000000"/>
      <w:sz w:val="18"/>
      <w:szCs w:val="18"/>
    </w:rPr>
  </w:style>
  <w:style w:type="paragraph" w:customStyle="1" w:styleId="text0">
    <w:name w:val="text#"/>
    <w:uiPriority w:val="99"/>
    <w:pPr>
      <w:widowControl w:val="0"/>
      <w:autoSpaceDE w:val="0"/>
      <w:autoSpaceDN w:val="0"/>
      <w:adjustRightInd w:val="0"/>
      <w:spacing w:before="240" w:after="240" w:line="240" w:lineRule="auto"/>
      <w:jc w:val="center"/>
    </w:pPr>
    <w:rPr>
      <w:rFonts w:ascii="Drona" w:hAnsi="Drona" w:cs="Drona"/>
      <w:b/>
      <w:bCs/>
      <w:sz w:val="24"/>
      <w:szCs w:val="24"/>
    </w:rPr>
  </w:style>
  <w:style w:type="paragraph" w:customStyle="1" w:styleId="Textbody">
    <w:name w:val="Text body"/>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TextIndent">
    <w:name w:val="Text Indent"/>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2">
    <w:name w:val="Text Indent2"/>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1">
    <w:name w:val="Text Indent1"/>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num">
    <w:name w:val="Textnum"/>
    <w:uiPriority w:val="99"/>
    <w:pPr>
      <w:widowControl w:val="0"/>
      <w:autoSpaceDE w:val="0"/>
      <w:autoSpaceDN w:val="0"/>
      <w:adjustRightInd w:val="0"/>
      <w:spacing w:after="0" w:line="240" w:lineRule="auto"/>
      <w:jc w:val="center"/>
    </w:pPr>
    <w:rPr>
      <w:rFonts w:ascii="ScaGoudy" w:hAnsi="ScaGoudy"/>
      <w:b/>
      <w:bCs/>
      <w:color w:val="008000"/>
      <w:sz w:val="24"/>
      <w:szCs w:val="24"/>
    </w:rPr>
  </w:style>
  <w:style w:type="paragraph" w:customStyle="1" w:styleId="TextSection">
    <w:name w:val="Text Section"/>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ThirdLevel">
    <w:name w:val="Third Level"/>
    <w:uiPriority w:val="99"/>
    <w:pPr>
      <w:widowControl w:val="0"/>
      <w:autoSpaceDE w:val="0"/>
      <w:autoSpaceDN w:val="0"/>
      <w:adjustRightInd w:val="0"/>
      <w:spacing w:after="120" w:line="240" w:lineRule="auto"/>
      <w:ind w:left="720"/>
    </w:pPr>
    <w:rPr>
      <w:rFonts w:ascii="ScaTimes" w:hAnsi="ScaTimes" w:cs="ScaTimes"/>
      <w:i/>
      <w:iCs/>
      <w:color w:val="000000"/>
      <w:sz w:val="24"/>
      <w:szCs w:val="24"/>
    </w:rPr>
  </w:style>
  <w:style w:type="paragraph" w:customStyle="1" w:styleId="ThirdLine">
    <w:name w:val="Third Lin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FFFFFF"/>
      <w:sz w:val="18"/>
      <w:szCs w:val="18"/>
    </w:rPr>
  </w:style>
  <w:style w:type="paragraph" w:customStyle="1" w:styleId="thirdlineoffourlineverse">
    <w:name w:val="third line of four line verse"/>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ThisisacontinuationofaconversationbetweenHisDivineGraceA">
    <w:name w:val="This is a continuation of a conversation between His Divine Grace 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acontinuationofaconversationbetweenHisDivineGraceA2">
    <w:name w:val="This is a continuation of a conversation between His Divine Grace 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acontinuationofaconversationbetweenHisDivineGraceA1">
    <w:name w:val="This is a continuation of a conversation between His Divine Grace 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
    <w:name w:val="This is the conclusion of a conversati"/>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theconclusionofaconversati2">
    <w:name w:val="This is the conclusion of a conversati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1">
    <w:name w:val="This is the conclusion of a conversati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usend">
    <w:name w:val="Thus end"/>
    <w:uiPriority w:val="99"/>
    <w:pPr>
      <w:widowControl w:val="0"/>
      <w:autoSpaceDE w:val="0"/>
      <w:autoSpaceDN w:val="0"/>
      <w:adjustRightInd w:val="0"/>
      <w:spacing w:before="360" w:after="0" w:line="240" w:lineRule="auto"/>
    </w:pPr>
    <w:rPr>
      <w:rFonts w:ascii="ScaGoudy" w:hAnsi="ScaGoudy"/>
      <w:i/>
      <w:iCs/>
      <w:sz w:val="24"/>
      <w:szCs w:val="24"/>
    </w:rPr>
  </w:style>
  <w:style w:type="paragraph" w:customStyle="1" w:styleId="tillgoingonstilltheygo">
    <w:name w:val="till goingon still they go"/>
    <w:uiPriority w:val="99"/>
    <w:pPr>
      <w:widowControl w:val="0"/>
      <w:autoSpaceDE w:val="0"/>
      <w:autoSpaceDN w:val="0"/>
      <w:adjustRightInd w:val="0"/>
      <w:spacing w:after="0" w:line="240" w:lineRule="auto"/>
      <w:ind w:firstLine="420"/>
    </w:pPr>
    <w:rPr>
      <w:rFonts w:ascii="Rama-Palatino" w:hAnsi="Rama-Palatino" w:cs="Rama-Palatino"/>
      <w:sz w:val="20"/>
      <w:szCs w:val="20"/>
    </w:rPr>
  </w:style>
  <w:style w:type="paragraph" w:customStyle="1" w:styleId="Times">
    <w:name w:val="Times"/>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TitlePara">
    <w:name w:val="Title:Para"/>
    <w:uiPriority w:val="99"/>
    <w:pPr>
      <w:widowControl w:val="0"/>
      <w:pBdr>
        <w:bottom w:val="single" w:sz="6" w:space="3" w:color="000000"/>
      </w:pBdr>
      <w:autoSpaceDE w:val="0"/>
      <w:autoSpaceDN w:val="0"/>
      <w:adjustRightInd w:val="0"/>
      <w:spacing w:before="720" w:after="240" w:line="240" w:lineRule="auto"/>
    </w:pPr>
    <w:rPr>
      <w:rFonts w:ascii="Bhaskar" w:hAnsi="Bhaskar" w:cs="Bhaskar"/>
      <w:b/>
      <w:bCs/>
      <w:sz w:val="48"/>
      <w:szCs w:val="48"/>
    </w:rPr>
  </w:style>
  <w:style w:type="paragraph" w:customStyle="1" w:styleId="Title1">
    <w:name w:val="Title1"/>
    <w:uiPriority w:val="99"/>
    <w:pPr>
      <w:widowControl w:val="0"/>
      <w:autoSpaceDE w:val="0"/>
      <w:autoSpaceDN w:val="0"/>
      <w:adjustRightInd w:val="0"/>
      <w:spacing w:after="0" w:line="240" w:lineRule="auto"/>
      <w:jc w:val="center"/>
    </w:pPr>
    <w:rPr>
      <w:rFonts w:ascii="Tamal" w:hAnsi="Tamal" w:cs="Tamal"/>
      <w:b/>
      <w:bCs/>
      <w:color w:val="FFFF00"/>
      <w:sz w:val="36"/>
      <w:szCs w:val="36"/>
    </w:rPr>
  </w:style>
  <w:style w:type="paragraph" w:customStyle="1" w:styleId="Title2">
    <w:name w:val="Title2"/>
    <w:uiPriority w:val="99"/>
    <w:pPr>
      <w:widowControl w:val="0"/>
      <w:autoSpaceDE w:val="0"/>
      <w:autoSpaceDN w:val="0"/>
      <w:adjustRightInd w:val="0"/>
      <w:spacing w:after="0" w:line="240" w:lineRule="auto"/>
      <w:jc w:val="center"/>
    </w:pPr>
    <w:rPr>
      <w:rFonts w:ascii="Tamal" w:hAnsi="Tamal" w:cs="Tamal"/>
      <w:b/>
      <w:bCs/>
      <w:sz w:val="24"/>
      <w:szCs w:val="24"/>
    </w:rPr>
  </w:style>
  <w:style w:type="paragraph" w:customStyle="1" w:styleId="Title20">
    <w:name w:val="Title 2"/>
    <w:uiPriority w:val="99"/>
    <w:pPr>
      <w:widowControl w:val="0"/>
      <w:autoSpaceDE w:val="0"/>
      <w:autoSpaceDN w:val="0"/>
      <w:adjustRightInd w:val="0"/>
      <w:spacing w:before="140" w:after="140" w:line="240" w:lineRule="auto"/>
      <w:jc w:val="center"/>
    </w:pPr>
    <w:rPr>
      <w:rFonts w:ascii="Rama Garamond Plus" w:hAnsi="Rama Garamond Plus" w:cs="Rama Garamond Plus"/>
      <w:b/>
      <w:bCs/>
      <w:sz w:val="32"/>
      <w:szCs w:val="32"/>
    </w:rPr>
  </w:style>
  <w:style w:type="paragraph" w:customStyle="1" w:styleId="Title21">
    <w:name w:val="Title_2"/>
    <w:uiPriority w:val="99"/>
    <w:pPr>
      <w:widowControl w:val="0"/>
      <w:autoSpaceDE w:val="0"/>
      <w:autoSpaceDN w:val="0"/>
      <w:adjustRightInd w:val="0"/>
      <w:spacing w:before="84" w:after="0" w:line="285" w:lineRule="auto"/>
      <w:jc w:val="center"/>
    </w:pPr>
    <w:rPr>
      <w:rFonts w:ascii="Rama Garamond Plus" w:hAnsi="Rama Garamond Plus" w:cs="Rama Garamond Plus"/>
      <w:b/>
      <w:bCs/>
      <w:sz w:val="32"/>
      <w:szCs w:val="32"/>
    </w:rPr>
  </w:style>
  <w:style w:type="paragraph" w:customStyle="1" w:styleId="TitleParaPara">
    <w:name w:val="Title:Para:Para"/>
    <w:uiPriority w:val="99"/>
    <w:pPr>
      <w:widowControl w:val="0"/>
      <w:autoSpaceDE w:val="0"/>
      <w:autoSpaceDN w:val="0"/>
      <w:adjustRightInd w:val="0"/>
      <w:spacing w:before="85" w:after="85" w:line="240" w:lineRule="auto"/>
      <w:jc w:val="center"/>
    </w:pPr>
    <w:rPr>
      <w:rFonts w:ascii="Rama-Palatino" w:hAnsi="Rama-Palatino" w:cs="Rama-Palatino"/>
      <w:b/>
      <w:bCs/>
      <w:color w:val="000000"/>
      <w:sz w:val="36"/>
      <w:szCs w:val="36"/>
    </w:rPr>
  </w:style>
  <w:style w:type="paragraph" w:customStyle="1" w:styleId="Titles">
    <w:name w:val="Titles"/>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TKQTLKTranslation">
    <w:name w:val="TKQ/TLK Translation"/>
    <w:uiPriority w:val="99"/>
    <w:pPr>
      <w:widowControl w:val="0"/>
      <w:tabs>
        <w:tab w:val="left" w:pos="360"/>
      </w:tabs>
      <w:autoSpaceDE w:val="0"/>
      <w:autoSpaceDN w:val="0"/>
      <w:adjustRightInd w:val="0"/>
      <w:spacing w:before="360" w:after="180" w:line="240" w:lineRule="auto"/>
      <w:ind w:left="360" w:right="360"/>
      <w:jc w:val="both"/>
    </w:pPr>
    <w:rPr>
      <w:rFonts w:ascii="ScaGoudy" w:hAnsi="ScaGoudy"/>
      <w:b/>
      <w:bCs/>
      <w:color w:val="000080"/>
      <w:sz w:val="24"/>
      <w:szCs w:val="24"/>
    </w:rPr>
  </w:style>
  <w:style w:type="paragraph" w:customStyle="1" w:styleId="TKQTranslation">
    <w:name w:val="TKQTranslation"/>
    <w:uiPriority w:val="99"/>
    <w:pPr>
      <w:widowControl w:val="0"/>
      <w:tabs>
        <w:tab w:val="left" w:pos="360"/>
      </w:tabs>
      <w:autoSpaceDE w:val="0"/>
      <w:autoSpaceDN w:val="0"/>
      <w:adjustRightInd w:val="0"/>
      <w:spacing w:before="360" w:after="0" w:line="240" w:lineRule="auto"/>
      <w:ind w:left="1800" w:right="1800"/>
    </w:pPr>
    <w:rPr>
      <w:rFonts w:ascii="ScaGoudy" w:hAnsi="ScaGoudy"/>
      <w:b/>
      <w:bCs/>
      <w:sz w:val="24"/>
      <w:szCs w:val="24"/>
    </w:rPr>
  </w:style>
  <w:style w:type="paragraph" w:customStyle="1" w:styleId="TLKTQKSBheading">
    <w:name w:val="TLK/TQK SB heading"/>
    <w:uiPriority w:val="99"/>
    <w:pPr>
      <w:widowControl w:val="0"/>
      <w:pBdr>
        <w:top w:val="single" w:sz="6" w:space="2" w:color="000000"/>
        <w:left w:val="single" w:sz="6" w:space="2" w:color="000000"/>
        <w:bottom w:val="single" w:sz="18" w:space="2" w:color="008000"/>
        <w:right w:val="single" w:sz="18" w:space="2" w:color="008000"/>
      </w:pBdr>
      <w:shd w:val="solid" w:color="000000" w:fill="auto"/>
      <w:autoSpaceDE w:val="0"/>
      <w:autoSpaceDN w:val="0"/>
      <w:adjustRightInd w:val="0"/>
      <w:spacing w:before="180" w:after="180" w:line="240" w:lineRule="auto"/>
      <w:jc w:val="center"/>
    </w:pPr>
    <w:rPr>
      <w:rFonts w:ascii="ScaGoudy" w:hAnsi="ScaGoudy"/>
      <w:b/>
      <w:bCs/>
      <w:color w:val="008000"/>
      <w:sz w:val="24"/>
      <w:szCs w:val="24"/>
    </w:rPr>
  </w:style>
  <w:style w:type="paragraph" w:styleId="TOAHeading">
    <w:name w:val="toa heading"/>
    <w:basedOn w:val="Normal"/>
    <w:next w:val="Normal"/>
    <w:uiPriority w:val="99"/>
    <w:pPr>
      <w:tabs>
        <w:tab w:val="decimal" w:pos="9360"/>
      </w:tabs>
      <w:spacing w:before="0" w:after="0"/>
      <w:ind w:firstLine="0"/>
    </w:pPr>
    <w:rPr>
      <w:rFonts w:cstheme="minorBidi"/>
      <w:color w:val="auto"/>
      <w:sz w:val="24"/>
      <w:szCs w:val="24"/>
    </w:rPr>
  </w:style>
  <w:style w:type="paragraph" w:customStyle="1" w:styleId="TOC">
    <w:name w:val="TOC"/>
    <w:uiPriority w:val="99"/>
    <w:pPr>
      <w:widowControl w:val="0"/>
      <w:autoSpaceDE w:val="0"/>
      <w:autoSpaceDN w:val="0"/>
      <w:adjustRightInd w:val="0"/>
      <w:spacing w:before="58" w:after="0" w:line="240" w:lineRule="auto"/>
      <w:ind w:firstLine="161"/>
    </w:pPr>
    <w:rPr>
      <w:rFonts w:ascii="Rama-Palatino" w:hAnsi="Rama-Palatino" w:cs="Rama-Palatino"/>
      <w:b/>
      <w:bCs/>
      <w:color w:val="000000"/>
      <w:sz w:val="24"/>
      <w:szCs w:val="24"/>
    </w:rPr>
  </w:style>
  <w:style w:type="paragraph" w:styleId="TOC1">
    <w:name w:val="toc 1"/>
    <w:basedOn w:val="Normal"/>
    <w:next w:val="Normal"/>
    <w:uiPriority w:val="99"/>
    <w:pPr>
      <w:tabs>
        <w:tab w:val="decimal" w:pos="5499"/>
      </w:tabs>
      <w:spacing w:before="240" w:after="120" w:line="300" w:lineRule="auto"/>
      <w:ind w:firstLine="397"/>
    </w:pPr>
    <w:rPr>
      <w:rFonts w:ascii="Sanskrit-New Caledonia" w:hAnsi="Sanskrit-New Caledonia" w:cs="Sanskrit-New Caledonia"/>
      <w:b/>
      <w:bCs/>
      <w:color w:val="auto"/>
      <w:sz w:val="20"/>
      <w:szCs w:val="20"/>
    </w:rPr>
  </w:style>
  <w:style w:type="paragraph" w:styleId="TOC2">
    <w:name w:val="toc 2"/>
    <w:basedOn w:val="Normal"/>
    <w:next w:val="Normal"/>
    <w:uiPriority w:val="99"/>
    <w:pPr>
      <w:tabs>
        <w:tab w:val="decimal" w:pos="5499"/>
      </w:tabs>
      <w:spacing w:before="120" w:after="0" w:line="300" w:lineRule="auto"/>
      <w:ind w:left="240" w:firstLine="397"/>
    </w:pPr>
    <w:rPr>
      <w:rFonts w:ascii="Sanskrit-New Caledonia" w:hAnsi="Sanskrit-New Caledonia" w:cs="Sanskrit-New Caledonia"/>
      <w:i/>
      <w:iCs/>
      <w:color w:val="auto"/>
      <w:sz w:val="20"/>
      <w:szCs w:val="20"/>
    </w:rPr>
  </w:style>
  <w:style w:type="paragraph" w:styleId="TOC3">
    <w:name w:val="toc 3"/>
    <w:basedOn w:val="Normal"/>
    <w:next w:val="Normal"/>
    <w:uiPriority w:val="99"/>
    <w:pPr>
      <w:tabs>
        <w:tab w:val="decimal" w:pos="5499"/>
      </w:tabs>
      <w:spacing w:before="0" w:after="0" w:line="300" w:lineRule="auto"/>
      <w:ind w:left="480" w:firstLine="397"/>
    </w:pPr>
    <w:rPr>
      <w:rFonts w:ascii="Sanskrit-New Caledonia" w:hAnsi="Sanskrit-New Caledonia" w:cs="Sanskrit-New Caledonia"/>
      <w:color w:val="auto"/>
      <w:sz w:val="20"/>
      <w:szCs w:val="20"/>
    </w:rPr>
  </w:style>
  <w:style w:type="paragraph" w:styleId="TOC4">
    <w:name w:val="toc 4"/>
    <w:basedOn w:val="Normal"/>
    <w:next w:val="Normal"/>
    <w:uiPriority w:val="99"/>
    <w:pPr>
      <w:tabs>
        <w:tab w:val="decimal" w:pos="5499"/>
      </w:tabs>
      <w:spacing w:before="0" w:after="0" w:line="300" w:lineRule="auto"/>
      <w:ind w:left="720" w:firstLine="397"/>
    </w:pPr>
    <w:rPr>
      <w:rFonts w:ascii="Sanskrit-New Caledonia" w:hAnsi="Sanskrit-New Caledonia" w:cs="Sanskrit-New Caledonia"/>
      <w:color w:val="auto"/>
      <w:sz w:val="20"/>
      <w:szCs w:val="20"/>
    </w:rPr>
  </w:style>
  <w:style w:type="paragraph" w:styleId="TOC5">
    <w:name w:val="toc 5"/>
    <w:basedOn w:val="Normal"/>
    <w:next w:val="Normal"/>
    <w:uiPriority w:val="99"/>
    <w:pPr>
      <w:tabs>
        <w:tab w:val="decimal" w:pos="5499"/>
      </w:tabs>
      <w:spacing w:before="0" w:after="0" w:line="300" w:lineRule="auto"/>
      <w:ind w:left="960" w:firstLine="397"/>
    </w:pPr>
    <w:rPr>
      <w:rFonts w:ascii="Sanskrit-New Caledonia" w:hAnsi="Sanskrit-New Caledonia" w:cs="Sanskrit-New Caledonia"/>
      <w:color w:val="auto"/>
      <w:sz w:val="20"/>
      <w:szCs w:val="20"/>
    </w:rPr>
  </w:style>
  <w:style w:type="paragraph" w:styleId="TOC6">
    <w:name w:val="toc 6"/>
    <w:basedOn w:val="Normal"/>
    <w:next w:val="Normal"/>
    <w:uiPriority w:val="99"/>
    <w:pPr>
      <w:tabs>
        <w:tab w:val="decimal" w:pos="5499"/>
      </w:tabs>
      <w:spacing w:before="0" w:after="0" w:line="300" w:lineRule="auto"/>
      <w:ind w:left="1200" w:firstLine="397"/>
    </w:pPr>
    <w:rPr>
      <w:rFonts w:ascii="Sanskrit-New Caledonia" w:hAnsi="Sanskrit-New Caledonia" w:cs="Sanskrit-New Caledonia"/>
      <w:color w:val="auto"/>
      <w:sz w:val="20"/>
      <w:szCs w:val="20"/>
    </w:rPr>
  </w:style>
  <w:style w:type="paragraph" w:styleId="TOC7">
    <w:name w:val="toc 7"/>
    <w:basedOn w:val="Normal"/>
    <w:next w:val="Normal"/>
    <w:uiPriority w:val="99"/>
    <w:pPr>
      <w:tabs>
        <w:tab w:val="decimal" w:pos="5499"/>
      </w:tabs>
      <w:spacing w:before="0" w:after="0" w:line="300" w:lineRule="auto"/>
      <w:ind w:left="1440" w:firstLine="397"/>
    </w:pPr>
    <w:rPr>
      <w:rFonts w:ascii="Sanskrit-New Caledonia" w:hAnsi="Sanskrit-New Caledonia" w:cs="Sanskrit-New Caledonia"/>
      <w:color w:val="auto"/>
      <w:sz w:val="20"/>
      <w:szCs w:val="20"/>
    </w:rPr>
  </w:style>
  <w:style w:type="paragraph" w:styleId="TOC8">
    <w:name w:val="toc 8"/>
    <w:basedOn w:val="Normal"/>
    <w:next w:val="Normal"/>
    <w:uiPriority w:val="99"/>
    <w:pPr>
      <w:tabs>
        <w:tab w:val="decimal" w:pos="5499"/>
      </w:tabs>
      <w:spacing w:before="0" w:after="0" w:line="300" w:lineRule="auto"/>
      <w:ind w:left="1680" w:firstLine="397"/>
    </w:pPr>
    <w:rPr>
      <w:rFonts w:ascii="Sanskrit-New Caledonia" w:hAnsi="Sanskrit-New Caledonia" w:cs="Sanskrit-New Caledonia"/>
      <w:color w:val="auto"/>
      <w:sz w:val="20"/>
      <w:szCs w:val="20"/>
    </w:rPr>
  </w:style>
  <w:style w:type="paragraph" w:styleId="TOC9">
    <w:name w:val="toc 9"/>
    <w:basedOn w:val="Normal"/>
    <w:next w:val="Normal"/>
    <w:uiPriority w:val="99"/>
    <w:pPr>
      <w:spacing w:before="0" w:after="0"/>
      <w:ind w:left="1600" w:firstLine="0"/>
    </w:pPr>
    <w:rPr>
      <w:rFonts w:cstheme="minorBidi"/>
      <w:color w:val="auto"/>
      <w:sz w:val="24"/>
      <w:szCs w:val="24"/>
    </w:rPr>
  </w:style>
  <w:style w:type="paragraph" w:customStyle="1" w:styleId="TOCAppHeader">
    <w:name w:val="TOC App Header"/>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Author">
    <w:name w:val="TOC Author"/>
    <w:uiPriority w:val="99"/>
    <w:pPr>
      <w:widowControl w:val="0"/>
      <w:autoSpaceDE w:val="0"/>
      <w:autoSpaceDN w:val="0"/>
      <w:adjustRightInd w:val="0"/>
      <w:spacing w:after="0" w:line="240" w:lineRule="auto"/>
    </w:pPr>
    <w:rPr>
      <w:rFonts w:ascii="Rama-Palatino" w:hAnsi="Rama-Palatino" w:cs="Rama-Palatino"/>
      <w:b/>
      <w:bCs/>
      <w:i/>
      <w:iCs/>
      <w:color w:val="000000"/>
    </w:rPr>
  </w:style>
  <w:style w:type="paragraph" w:customStyle="1" w:styleId="TOCChapterNo">
    <w:name w:val="TOC Chapter No"/>
    <w:uiPriority w:val="99"/>
    <w:pPr>
      <w:widowControl w:val="0"/>
      <w:tabs>
        <w:tab w:val="decimal" w:leader="hyphen" w:pos="5992"/>
      </w:tabs>
      <w:autoSpaceDE w:val="0"/>
      <w:autoSpaceDN w:val="0"/>
      <w:adjustRightInd w:val="0"/>
      <w:spacing w:after="0" w:line="240" w:lineRule="auto"/>
      <w:ind w:left="283" w:hanging="283"/>
    </w:pPr>
    <w:rPr>
      <w:rFonts w:ascii="Sanskrit-Palatino" w:hAnsi="Sanskrit-Palatino" w:cs="Sanskrit-Palatino"/>
      <w:b/>
      <w:bCs/>
      <w:sz w:val="20"/>
      <w:szCs w:val="20"/>
    </w:rPr>
  </w:style>
  <w:style w:type="paragraph" w:customStyle="1" w:styleId="TOCChaptertitle">
    <w:name w:val="TOC Chapter title"/>
    <w:uiPriority w:val="99"/>
    <w:pPr>
      <w:widowControl w:val="0"/>
      <w:tabs>
        <w:tab w:val="decimal" w:leader="hyphen" w:pos="5103"/>
      </w:tabs>
      <w:autoSpaceDE w:val="0"/>
      <w:autoSpaceDN w:val="0"/>
      <w:adjustRightInd w:val="0"/>
      <w:spacing w:after="0" w:line="240" w:lineRule="auto"/>
      <w:ind w:left="283" w:hanging="283"/>
    </w:pPr>
    <w:rPr>
      <w:rFonts w:ascii="Sanvito Roman" w:hAnsi="Sanvito Roman" w:cs="Sanvito Roman"/>
      <w:b/>
      <w:bCs/>
      <w:sz w:val="24"/>
      <w:szCs w:val="24"/>
    </w:rPr>
  </w:style>
  <w:style w:type="paragraph" w:customStyle="1" w:styleId="TOCEntry1">
    <w:name w:val="TOC Entry 1"/>
    <w:uiPriority w:val="99"/>
    <w:pPr>
      <w:widowControl w:val="0"/>
      <w:autoSpaceDE w:val="0"/>
      <w:autoSpaceDN w:val="0"/>
      <w:adjustRightInd w:val="0"/>
      <w:spacing w:after="227" w:line="240" w:lineRule="auto"/>
    </w:pPr>
    <w:rPr>
      <w:rFonts w:ascii="Times Roman" w:hAnsi="Times Roman" w:cs="Times Roman"/>
      <w:b/>
      <w:bCs/>
      <w:color w:val="0000FF"/>
      <w:sz w:val="24"/>
      <w:szCs w:val="24"/>
      <w:u w:val="single"/>
    </w:rPr>
  </w:style>
  <w:style w:type="paragraph" w:customStyle="1" w:styleId="TOCEntry2">
    <w:name w:val="TOC Entry 2"/>
    <w:uiPriority w:val="99"/>
    <w:pPr>
      <w:widowControl w:val="0"/>
      <w:autoSpaceDE w:val="0"/>
      <w:autoSpaceDN w:val="0"/>
      <w:adjustRightInd w:val="0"/>
      <w:spacing w:after="0" w:line="240" w:lineRule="auto"/>
      <w:ind w:left="680"/>
    </w:pPr>
    <w:rPr>
      <w:rFonts w:ascii="Times Roman" w:hAnsi="Times Roman" w:cs="Times Roman"/>
      <w:b/>
      <w:bCs/>
      <w:color w:val="0000FF"/>
      <w:sz w:val="20"/>
      <w:szCs w:val="20"/>
      <w:u w:val="single"/>
    </w:rPr>
  </w:style>
  <w:style w:type="paragraph" w:customStyle="1" w:styleId="TOCEntry3">
    <w:name w:val="TOC Entry 3"/>
    <w:uiPriority w:val="99"/>
    <w:pPr>
      <w:widowControl w:val="0"/>
      <w:autoSpaceDE w:val="0"/>
      <w:autoSpaceDN w:val="0"/>
      <w:adjustRightInd w:val="0"/>
      <w:spacing w:after="0" w:line="240" w:lineRule="auto"/>
      <w:ind w:left="1020"/>
    </w:pPr>
    <w:rPr>
      <w:rFonts w:ascii="Times Roman" w:hAnsi="Times Roman" w:cs="Times Roman"/>
      <w:b/>
      <w:bCs/>
      <w:color w:val="0000FF"/>
      <w:sz w:val="24"/>
      <w:szCs w:val="24"/>
      <w:u w:val="single"/>
    </w:rPr>
  </w:style>
  <w:style w:type="paragraph" w:customStyle="1" w:styleId="TOCEntry4">
    <w:name w:val="TOC Entry 4"/>
    <w:uiPriority w:val="99"/>
    <w:pPr>
      <w:widowControl w:val="0"/>
      <w:autoSpaceDE w:val="0"/>
      <w:autoSpaceDN w:val="0"/>
      <w:adjustRightInd w:val="0"/>
      <w:spacing w:after="0" w:line="240" w:lineRule="auto"/>
      <w:ind w:left="1361"/>
    </w:pPr>
    <w:rPr>
      <w:rFonts w:ascii="Times Roman" w:hAnsi="Times Roman" w:cs="Times Roman"/>
      <w:b/>
      <w:bCs/>
      <w:color w:val="0000FF"/>
      <w:sz w:val="24"/>
      <w:szCs w:val="24"/>
      <w:u w:val="single"/>
    </w:rPr>
  </w:style>
  <w:style w:type="paragraph" w:customStyle="1" w:styleId="TOCEntry5">
    <w:name w:val="TOC Entry 5"/>
    <w:uiPriority w:val="99"/>
    <w:pPr>
      <w:widowControl w:val="0"/>
      <w:autoSpaceDE w:val="0"/>
      <w:autoSpaceDN w:val="0"/>
      <w:adjustRightInd w:val="0"/>
      <w:spacing w:after="0" w:line="240" w:lineRule="auto"/>
      <w:ind w:left="1701"/>
    </w:pPr>
    <w:rPr>
      <w:rFonts w:ascii="Times Roman" w:hAnsi="Times Roman" w:cs="Times Roman"/>
      <w:b/>
      <w:bCs/>
      <w:color w:val="0000FF"/>
      <w:sz w:val="24"/>
      <w:szCs w:val="24"/>
      <w:u w:val="single"/>
    </w:rPr>
  </w:style>
  <w:style w:type="paragraph" w:customStyle="1" w:styleId="TOCEntry6">
    <w:name w:val="TOC Entry 6"/>
    <w:uiPriority w:val="99"/>
    <w:pPr>
      <w:widowControl w:val="0"/>
      <w:autoSpaceDE w:val="0"/>
      <w:autoSpaceDN w:val="0"/>
      <w:adjustRightInd w:val="0"/>
      <w:spacing w:after="0" w:line="240" w:lineRule="auto"/>
      <w:ind w:left="2041"/>
    </w:pPr>
    <w:rPr>
      <w:rFonts w:ascii="Times Roman" w:hAnsi="Times Roman" w:cs="Times Roman"/>
      <w:b/>
      <w:bCs/>
      <w:color w:val="0000FF"/>
      <w:sz w:val="24"/>
      <w:szCs w:val="24"/>
      <w:u w:val="single"/>
    </w:rPr>
  </w:style>
  <w:style w:type="paragraph" w:customStyle="1" w:styleId="TOCHeader">
    <w:name w:val="TOC Header"/>
    <w:uiPriority w:val="99"/>
    <w:pPr>
      <w:widowControl w:val="0"/>
      <w:tabs>
        <w:tab w:val="decimal" w:leader="hyphen" w:pos="5992"/>
      </w:tabs>
      <w:autoSpaceDE w:val="0"/>
      <w:autoSpaceDN w:val="0"/>
      <w:adjustRightInd w:val="0"/>
      <w:spacing w:after="0" w:line="240" w:lineRule="auto"/>
    </w:pPr>
    <w:rPr>
      <w:rFonts w:ascii="Sanskrit-Palatino" w:hAnsi="Sanskrit-Palatino" w:cs="Sanskrit-Palatino"/>
      <w:b/>
      <w:bCs/>
      <w:sz w:val="24"/>
      <w:szCs w:val="24"/>
    </w:rPr>
  </w:style>
  <w:style w:type="paragraph" w:styleId="TOCHeading">
    <w:name w:val="TOC Heading"/>
    <w:basedOn w:val="Heading1"/>
    <w:next w:val="Normal"/>
    <w:uiPriority w:val="99"/>
    <w:qFormat/>
    <w:pPr>
      <w:keepNext w:val="0"/>
      <w:spacing w:after="340" w:line="240" w:lineRule="auto"/>
      <w:jc w:val="left"/>
      <w:outlineLvl w:val="9"/>
    </w:pPr>
    <w:rPr>
      <w:rFonts w:ascii="Times Roman" w:hAnsi="Times Roman" w:cs="Times Roman"/>
      <w:sz w:val="32"/>
      <w:szCs w:val="32"/>
      <w:u w:val="none"/>
    </w:rPr>
  </w:style>
  <w:style w:type="paragraph" w:customStyle="1" w:styleId="TOCheading1">
    <w:name w:val="TOC heading 1"/>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heading4">
    <w:name w:val="TOC heading 4"/>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Indextitle">
    <w:name w:val="TOC Index title"/>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Subhead1">
    <w:name w:val="TOC Subhead 1"/>
    <w:uiPriority w:val="99"/>
    <w:pPr>
      <w:widowControl w:val="0"/>
      <w:tabs>
        <w:tab w:val="decimal" w:leader="hyphen" w:pos="5992"/>
      </w:tabs>
      <w:autoSpaceDE w:val="0"/>
      <w:autoSpaceDN w:val="0"/>
      <w:adjustRightInd w:val="0"/>
      <w:spacing w:after="0" w:line="240" w:lineRule="auto"/>
      <w:ind w:left="283"/>
    </w:pPr>
    <w:rPr>
      <w:rFonts w:ascii="Sanskrit-Palatino" w:hAnsi="Sanskrit-Palatino" w:cs="Sanskrit-Palatino"/>
    </w:rPr>
  </w:style>
  <w:style w:type="paragraph" w:customStyle="1" w:styleId="TOCtitle">
    <w:name w:val="TOC title"/>
    <w:uiPriority w:val="99"/>
    <w:pPr>
      <w:widowControl w:val="0"/>
      <w:autoSpaceDE w:val="0"/>
      <w:autoSpaceDN w:val="0"/>
      <w:adjustRightInd w:val="0"/>
      <w:spacing w:after="283" w:line="240" w:lineRule="auto"/>
      <w:jc w:val="center"/>
    </w:pPr>
    <w:rPr>
      <w:rFonts w:ascii="Sanskrit-Dauphin" w:hAnsi="Sanskrit-Dauphin" w:cs="Sanskrit-Dauphin"/>
      <w:b/>
      <w:bCs/>
      <w:color w:val="000000"/>
      <w:sz w:val="48"/>
      <w:szCs w:val="48"/>
    </w:rPr>
  </w:style>
  <w:style w:type="paragraph" w:customStyle="1" w:styleId="TQKRef">
    <w:name w:val="TQKRef"/>
    <w:uiPriority w:val="99"/>
    <w:pPr>
      <w:widowControl w:val="0"/>
      <w:tabs>
        <w:tab w:val="left" w:pos="360"/>
      </w:tabs>
      <w:autoSpaceDE w:val="0"/>
      <w:autoSpaceDN w:val="0"/>
      <w:adjustRightInd w:val="0"/>
      <w:spacing w:before="29" w:after="360" w:line="240" w:lineRule="auto"/>
      <w:ind w:left="2880" w:right="2880"/>
      <w:jc w:val="right"/>
    </w:pPr>
    <w:rPr>
      <w:rFonts w:ascii="ScaGoudy" w:hAnsi="ScaGoudy"/>
      <w:i/>
      <w:iCs/>
      <w:sz w:val="24"/>
      <w:szCs w:val="24"/>
    </w:rPr>
  </w:style>
  <w:style w:type="paragraph" w:customStyle="1" w:styleId="TQKTLKRef">
    <w:name w:val="TQK/TLK Ref"/>
    <w:uiPriority w:val="99"/>
    <w:pPr>
      <w:widowControl w:val="0"/>
      <w:tabs>
        <w:tab w:val="left" w:pos="360"/>
      </w:tabs>
      <w:autoSpaceDE w:val="0"/>
      <w:autoSpaceDN w:val="0"/>
      <w:adjustRightInd w:val="0"/>
      <w:spacing w:before="29" w:after="360" w:line="240" w:lineRule="auto"/>
      <w:ind w:left="1080" w:right="1800"/>
      <w:jc w:val="right"/>
    </w:pPr>
    <w:rPr>
      <w:rFonts w:ascii="ScaGoudy" w:hAnsi="ScaGoudy"/>
      <w:i/>
      <w:iCs/>
      <w:sz w:val="24"/>
      <w:szCs w:val="24"/>
    </w:rPr>
  </w:style>
  <w:style w:type="paragraph" w:customStyle="1" w:styleId="Track">
    <w:name w:val="Track"/>
    <w:uiPriority w:val="99"/>
    <w:pPr>
      <w:widowControl w:val="0"/>
      <w:autoSpaceDE w:val="0"/>
      <w:autoSpaceDN w:val="0"/>
      <w:adjustRightInd w:val="0"/>
      <w:spacing w:before="240" w:after="120" w:line="240" w:lineRule="auto"/>
      <w:jc w:val="center"/>
    </w:pPr>
    <w:rPr>
      <w:rFonts w:ascii="Times New Roman" w:hAnsi="Times New Roman" w:cs="Times New Roman"/>
      <w:color w:val="000000"/>
      <w:sz w:val="36"/>
      <w:szCs w:val="36"/>
    </w:rPr>
  </w:style>
  <w:style w:type="paragraph" w:customStyle="1" w:styleId="trans">
    <w:name w:val="trans"/>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both"/>
    </w:pPr>
    <w:rPr>
      <w:rFonts w:ascii="Tamal" w:hAnsi="Tamal" w:cs="Tamal"/>
      <w:b/>
      <w:bCs/>
      <w:sz w:val="24"/>
      <w:szCs w:val="24"/>
    </w:rPr>
  </w:style>
  <w:style w:type="paragraph" w:customStyle="1" w:styleId="translat">
    <w:name w:val="translat"/>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center"/>
    </w:pPr>
    <w:rPr>
      <w:rFonts w:ascii="Tamal" w:hAnsi="Tamal" w:cs="Tamal"/>
      <w:b/>
      <w:bCs/>
      <w:color w:val="000000"/>
      <w:sz w:val="24"/>
      <w:szCs w:val="24"/>
    </w:rPr>
  </w:style>
  <w:style w:type="paragraph" w:customStyle="1" w:styleId="Translation">
    <w:name w:val="Translation"/>
    <w:uiPriority w:val="99"/>
    <w:pPr>
      <w:widowControl w:val="0"/>
      <w:autoSpaceDE w:val="0"/>
      <w:autoSpaceDN w:val="0"/>
      <w:adjustRightInd w:val="0"/>
      <w:spacing w:before="36" w:after="0" w:line="240" w:lineRule="auto"/>
    </w:pPr>
    <w:rPr>
      <w:rFonts w:ascii="ScaGoudy" w:hAnsi="ScaGoudy"/>
      <w:b/>
      <w:bCs/>
      <w:color w:val="800000"/>
      <w:sz w:val="24"/>
      <w:szCs w:val="24"/>
    </w:rPr>
  </w:style>
  <w:style w:type="paragraph" w:customStyle="1" w:styleId="TranslationTitle">
    <w:name w:val="Translation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translit">
    <w:name w:val="translit"/>
    <w:uiPriority w:val="99"/>
    <w:pPr>
      <w:widowControl w:val="0"/>
      <w:tabs>
        <w:tab w:val="left" w:pos="1800"/>
        <w:tab w:val="left" w:pos="2340"/>
      </w:tabs>
      <w:autoSpaceDE w:val="0"/>
      <w:autoSpaceDN w:val="0"/>
      <w:adjustRightInd w:val="0"/>
      <w:spacing w:after="0" w:line="240" w:lineRule="auto"/>
    </w:pPr>
    <w:rPr>
      <w:rFonts w:ascii="Shiksha" w:hAnsi="Shiksha" w:cs="Shiksha"/>
      <w:sz w:val="20"/>
      <w:szCs w:val="20"/>
    </w:rPr>
  </w:style>
  <w:style w:type="paragraph" w:customStyle="1" w:styleId="Trans-sloka">
    <w:name w:val="Trans-sloka"/>
    <w:uiPriority w:val="99"/>
    <w:pPr>
      <w:widowControl w:val="0"/>
      <w:autoSpaceDE w:val="0"/>
      <w:autoSpaceDN w:val="0"/>
      <w:adjustRightInd w:val="0"/>
      <w:spacing w:before="173" w:after="130" w:line="240" w:lineRule="auto"/>
      <w:ind w:firstLine="288"/>
      <w:jc w:val="both"/>
    </w:pPr>
    <w:rPr>
      <w:rFonts w:ascii="Balaram" w:hAnsi="Balaram" w:cs="Balaram"/>
      <w:b/>
      <w:bCs/>
      <w:sz w:val="20"/>
      <w:szCs w:val="20"/>
    </w:rPr>
  </w:style>
  <w:style w:type="paragraph" w:customStyle="1" w:styleId="TranswIntro">
    <w:name w:val="Trans w Intro"/>
    <w:uiPriority w:val="99"/>
    <w:pPr>
      <w:widowControl w:val="0"/>
      <w:autoSpaceDE w:val="0"/>
      <w:autoSpaceDN w:val="0"/>
      <w:adjustRightInd w:val="0"/>
      <w:spacing w:before="173" w:after="130" w:line="240" w:lineRule="auto"/>
      <w:jc w:val="both"/>
    </w:pPr>
    <w:rPr>
      <w:rFonts w:ascii="Balaram" w:hAnsi="Balaram" w:cs="Balaram"/>
      <w:b/>
      <w:bCs/>
      <w:sz w:val="20"/>
      <w:szCs w:val="20"/>
    </w:rPr>
  </w:style>
  <w:style w:type="paragraph" w:customStyle="1" w:styleId="TripleSpace">
    <w:name w:val="Triple Space"/>
    <w:uiPriority w:val="99"/>
    <w:pPr>
      <w:widowControl w:val="0"/>
      <w:autoSpaceDE w:val="0"/>
      <w:autoSpaceDN w:val="0"/>
      <w:adjustRightInd w:val="0"/>
      <w:spacing w:after="0" w:line="720" w:lineRule="auto"/>
      <w:jc w:val="both"/>
    </w:pPr>
    <w:rPr>
      <w:rFonts w:ascii="Tamal" w:hAnsi="Tamal" w:cs="Tamal"/>
      <w:sz w:val="24"/>
      <w:szCs w:val="24"/>
    </w:rPr>
  </w:style>
  <w:style w:type="paragraph" w:customStyle="1" w:styleId="ttulo11">
    <w:name w:val="ttulo11"/>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tweenHisDivineGraceACBhaktivedantaSwamiPrabhupadaandreportersinMel">
    <w:name w:val="tween His Divine Grace A.C. Bhaktivedanta Swami Prabhupada and reporters in Me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xBrc21">
    <w:name w:val="TxBr_c21"/>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52">
    <w:name w:val="TxBr_c52"/>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56">
    <w:name w:val="TxBr_c56"/>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67">
    <w:name w:val="TxBr_c67"/>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68">
    <w:name w:val="TxBr_c68"/>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75">
    <w:name w:val="TxBr_c75"/>
    <w:uiPriority w:val="99"/>
    <w:pPr>
      <w:widowControl w:val="0"/>
      <w:autoSpaceDE w:val="0"/>
      <w:autoSpaceDN w:val="0"/>
      <w:adjustRightInd w:val="0"/>
      <w:spacing w:after="0" w:line="240" w:lineRule="auto"/>
      <w:jc w:val="center"/>
    </w:pPr>
    <w:rPr>
      <w:rFonts w:ascii="Rama Garamond Plus" w:hAnsi="Rama Garamond Plus" w:cs="Rama Garamond Plus"/>
      <w:color w:val="000000"/>
      <w:sz w:val="24"/>
      <w:szCs w:val="24"/>
    </w:rPr>
  </w:style>
  <w:style w:type="paragraph" w:customStyle="1" w:styleId="TxBrp101">
    <w:name w:val="TxBr_p101"/>
    <w:uiPriority w:val="99"/>
    <w:pPr>
      <w:widowControl w:val="0"/>
      <w:tabs>
        <w:tab w:val="left" w:pos="4263"/>
      </w:tabs>
      <w:autoSpaceDE w:val="0"/>
      <w:autoSpaceDN w:val="0"/>
      <w:adjustRightInd w:val="0"/>
      <w:spacing w:after="0" w:line="240" w:lineRule="auto"/>
      <w:ind w:left="3749"/>
    </w:pPr>
    <w:rPr>
      <w:rFonts w:ascii="Rama Garamond Plus" w:hAnsi="Rama Garamond Plus" w:cs="Rama Garamond Plus"/>
      <w:color w:val="000000"/>
      <w:sz w:val="24"/>
      <w:szCs w:val="24"/>
    </w:rPr>
  </w:style>
  <w:style w:type="paragraph" w:customStyle="1" w:styleId="TxBrp106">
    <w:name w:val="TxBr_p106"/>
    <w:uiPriority w:val="99"/>
    <w:pPr>
      <w:widowControl w:val="0"/>
      <w:tabs>
        <w:tab w:val="left" w:pos="289"/>
      </w:tabs>
      <w:autoSpaceDE w:val="0"/>
      <w:autoSpaceDN w:val="0"/>
      <w:adjustRightInd w:val="0"/>
      <w:spacing w:after="0" w:line="287" w:lineRule="auto"/>
      <w:ind w:firstLine="289"/>
    </w:pPr>
    <w:rPr>
      <w:rFonts w:ascii="Rama-Palatino" w:hAnsi="Rama-Palatino" w:cs="Rama-Palatino"/>
      <w:color w:val="000000"/>
      <w:sz w:val="24"/>
      <w:szCs w:val="24"/>
    </w:rPr>
  </w:style>
  <w:style w:type="paragraph" w:customStyle="1" w:styleId="TxBrp13">
    <w:name w:val="TxBr_p13"/>
    <w:uiPriority w:val="99"/>
    <w:pPr>
      <w:widowControl w:val="0"/>
      <w:tabs>
        <w:tab w:val="left" w:pos="5210"/>
      </w:tabs>
      <w:autoSpaceDE w:val="0"/>
      <w:autoSpaceDN w:val="0"/>
      <w:adjustRightInd w:val="0"/>
      <w:spacing w:after="0" w:line="240" w:lineRule="auto"/>
      <w:ind w:left="4695"/>
    </w:pPr>
    <w:rPr>
      <w:rFonts w:ascii="Rama Garamond Plus" w:hAnsi="Rama Garamond Plus" w:cs="Rama Garamond Plus"/>
      <w:color w:val="000000"/>
      <w:sz w:val="24"/>
      <w:szCs w:val="24"/>
    </w:rPr>
  </w:style>
  <w:style w:type="paragraph" w:customStyle="1" w:styleId="TxBrp130">
    <w:name w:val="TxBr_p130"/>
    <w:uiPriority w:val="99"/>
    <w:pPr>
      <w:widowControl w:val="0"/>
      <w:tabs>
        <w:tab w:val="left" w:pos="3894"/>
      </w:tabs>
      <w:autoSpaceDE w:val="0"/>
      <w:autoSpaceDN w:val="0"/>
      <w:adjustRightInd w:val="0"/>
      <w:spacing w:after="0" w:line="240" w:lineRule="auto"/>
      <w:ind w:left="3380"/>
    </w:pPr>
    <w:rPr>
      <w:rFonts w:ascii="Rama Garamond Plus" w:hAnsi="Rama Garamond Plus" w:cs="Rama Garamond Plus"/>
      <w:color w:val="000000"/>
      <w:sz w:val="24"/>
      <w:szCs w:val="24"/>
    </w:rPr>
  </w:style>
  <w:style w:type="paragraph" w:customStyle="1" w:styleId="TxBrp131">
    <w:name w:val="TxBr_p131"/>
    <w:uiPriority w:val="99"/>
    <w:pPr>
      <w:widowControl w:val="0"/>
      <w:tabs>
        <w:tab w:val="left" w:pos="992"/>
        <w:tab w:val="left" w:pos="1853"/>
      </w:tabs>
      <w:autoSpaceDE w:val="0"/>
      <w:autoSpaceDN w:val="0"/>
      <w:adjustRightInd w:val="0"/>
      <w:spacing w:after="0" w:line="240" w:lineRule="auto"/>
      <w:ind w:left="1854" w:hanging="861"/>
    </w:pPr>
    <w:rPr>
      <w:rFonts w:ascii="Rama Garamond Plus" w:hAnsi="Rama Garamond Plus" w:cs="Rama Garamond Plus"/>
      <w:color w:val="000000"/>
      <w:sz w:val="24"/>
      <w:szCs w:val="24"/>
    </w:rPr>
  </w:style>
  <w:style w:type="paragraph" w:customStyle="1" w:styleId="TxBrp138">
    <w:name w:val="TxBr_p13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39">
    <w:name w:val="TxBr_p13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4">
    <w:name w:val="TxBr_p14"/>
    <w:uiPriority w:val="99"/>
    <w:pPr>
      <w:widowControl w:val="0"/>
      <w:tabs>
        <w:tab w:val="left" w:pos="918"/>
        <w:tab w:val="left" w:pos="1734"/>
      </w:tabs>
      <w:autoSpaceDE w:val="0"/>
      <w:autoSpaceDN w:val="0"/>
      <w:adjustRightInd w:val="0"/>
      <w:spacing w:after="0" w:line="263" w:lineRule="auto"/>
      <w:ind w:left="1734" w:hanging="816"/>
    </w:pPr>
    <w:rPr>
      <w:rFonts w:ascii="Sanskrit-Palatino" w:hAnsi="Sanskrit-Palatino" w:cs="Sanskrit-Palatino"/>
      <w:color w:val="000000"/>
      <w:sz w:val="24"/>
      <w:szCs w:val="24"/>
    </w:rPr>
  </w:style>
  <w:style w:type="paragraph" w:customStyle="1" w:styleId="TxBrp140">
    <w:name w:val="TxBr_p140"/>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5">
    <w:name w:val="TxBr_p15"/>
    <w:uiPriority w:val="99"/>
    <w:pPr>
      <w:widowControl w:val="0"/>
      <w:tabs>
        <w:tab w:val="left" w:pos="2409"/>
      </w:tabs>
      <w:autoSpaceDE w:val="0"/>
      <w:autoSpaceDN w:val="0"/>
      <w:adjustRightInd w:val="0"/>
      <w:spacing w:after="0" w:line="240" w:lineRule="auto"/>
      <w:ind w:left="1997"/>
    </w:pPr>
    <w:rPr>
      <w:rFonts w:ascii="Rama Garamond Plus" w:hAnsi="Rama Garamond Plus" w:cs="Rama Garamond Plus"/>
      <w:color w:val="000000"/>
      <w:sz w:val="24"/>
      <w:szCs w:val="24"/>
    </w:rPr>
  </w:style>
  <w:style w:type="paragraph" w:customStyle="1" w:styleId="TxBrp157">
    <w:name w:val="TxBr_p157"/>
    <w:uiPriority w:val="99"/>
    <w:pPr>
      <w:widowControl w:val="0"/>
      <w:tabs>
        <w:tab w:val="left" w:pos="3911"/>
      </w:tabs>
      <w:autoSpaceDE w:val="0"/>
      <w:autoSpaceDN w:val="0"/>
      <w:adjustRightInd w:val="0"/>
      <w:spacing w:after="0" w:line="240" w:lineRule="auto"/>
      <w:ind w:left="3397"/>
    </w:pPr>
    <w:rPr>
      <w:rFonts w:ascii="Rama Garamond Plus" w:hAnsi="Rama Garamond Plus" w:cs="Rama Garamond Plus"/>
      <w:color w:val="000000"/>
      <w:sz w:val="24"/>
      <w:szCs w:val="24"/>
    </w:rPr>
  </w:style>
  <w:style w:type="paragraph" w:customStyle="1" w:styleId="TxBrp158">
    <w:name w:val="TxBr_p158"/>
    <w:uiPriority w:val="99"/>
    <w:pPr>
      <w:widowControl w:val="0"/>
      <w:tabs>
        <w:tab w:val="left" w:pos="532"/>
      </w:tabs>
      <w:autoSpaceDE w:val="0"/>
      <w:autoSpaceDN w:val="0"/>
      <w:adjustRightInd w:val="0"/>
      <w:spacing w:after="0" w:line="240" w:lineRule="auto"/>
      <w:ind w:left="18"/>
    </w:pPr>
    <w:rPr>
      <w:rFonts w:ascii="Rama Garamond Plus" w:hAnsi="Rama Garamond Plus" w:cs="Rama Garamond Plus"/>
      <w:color w:val="000000"/>
      <w:sz w:val="24"/>
      <w:szCs w:val="24"/>
    </w:rPr>
  </w:style>
  <w:style w:type="paragraph" w:customStyle="1" w:styleId="TxBrp159">
    <w:name w:val="TxBr_p159"/>
    <w:uiPriority w:val="99"/>
    <w:pPr>
      <w:widowControl w:val="0"/>
      <w:tabs>
        <w:tab w:val="left" w:pos="493"/>
      </w:tabs>
      <w:autoSpaceDE w:val="0"/>
      <w:autoSpaceDN w:val="0"/>
      <w:adjustRightInd w:val="0"/>
      <w:spacing w:after="0" w:line="240" w:lineRule="auto"/>
      <w:ind w:left="21"/>
    </w:pPr>
    <w:rPr>
      <w:rFonts w:ascii="Rama Garamond Plus" w:hAnsi="Rama Garamond Plus" w:cs="Rama Garamond Plus"/>
      <w:color w:val="000000"/>
      <w:sz w:val="24"/>
      <w:szCs w:val="24"/>
    </w:rPr>
  </w:style>
  <w:style w:type="paragraph" w:customStyle="1" w:styleId="TxBrp16">
    <w:name w:val="TxBr_p16"/>
    <w:uiPriority w:val="99"/>
    <w:pPr>
      <w:widowControl w:val="0"/>
      <w:tabs>
        <w:tab w:val="left" w:pos="204"/>
      </w:tabs>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160">
    <w:name w:val="TxBr_p160"/>
    <w:uiPriority w:val="99"/>
    <w:pPr>
      <w:widowControl w:val="0"/>
      <w:tabs>
        <w:tab w:val="left" w:pos="510"/>
      </w:tabs>
      <w:autoSpaceDE w:val="0"/>
      <w:autoSpaceDN w:val="0"/>
      <w:adjustRightInd w:val="0"/>
      <w:spacing w:after="0" w:line="240" w:lineRule="auto"/>
      <w:ind w:left="4"/>
    </w:pPr>
    <w:rPr>
      <w:rFonts w:ascii="Rama Garamond Plus" w:hAnsi="Rama Garamond Plus" w:cs="Rama Garamond Plus"/>
      <w:color w:val="000000"/>
      <w:sz w:val="24"/>
      <w:szCs w:val="24"/>
    </w:rPr>
  </w:style>
  <w:style w:type="paragraph" w:customStyle="1" w:styleId="TxBrp161">
    <w:name w:val="TxBr_p161"/>
    <w:uiPriority w:val="99"/>
    <w:pPr>
      <w:widowControl w:val="0"/>
      <w:tabs>
        <w:tab w:val="left" w:pos="521"/>
        <w:tab w:val="left" w:pos="805"/>
      </w:tabs>
      <w:autoSpaceDE w:val="0"/>
      <w:autoSpaceDN w:val="0"/>
      <w:adjustRightInd w:val="0"/>
      <w:spacing w:after="0" w:line="240" w:lineRule="auto"/>
      <w:ind w:left="805" w:hanging="283"/>
    </w:pPr>
    <w:rPr>
      <w:rFonts w:ascii="Rama Garamond Plus" w:hAnsi="Rama Garamond Plus" w:cs="Rama Garamond Plus"/>
      <w:color w:val="000000"/>
      <w:sz w:val="24"/>
      <w:szCs w:val="24"/>
    </w:rPr>
  </w:style>
  <w:style w:type="paragraph" w:customStyle="1" w:styleId="TxBrp162">
    <w:name w:val="TxBr_p162"/>
    <w:uiPriority w:val="99"/>
    <w:pPr>
      <w:widowControl w:val="0"/>
      <w:tabs>
        <w:tab w:val="left" w:pos="3883"/>
      </w:tabs>
      <w:autoSpaceDE w:val="0"/>
      <w:autoSpaceDN w:val="0"/>
      <w:adjustRightInd w:val="0"/>
      <w:spacing w:after="0" w:line="240" w:lineRule="auto"/>
      <w:ind w:left="3369"/>
    </w:pPr>
    <w:rPr>
      <w:rFonts w:ascii="Rama Garamond Plus" w:hAnsi="Rama Garamond Plus" w:cs="Rama Garamond Plus"/>
      <w:color w:val="000000"/>
      <w:sz w:val="24"/>
      <w:szCs w:val="24"/>
    </w:rPr>
  </w:style>
  <w:style w:type="paragraph" w:customStyle="1" w:styleId="TxBrp164">
    <w:name w:val="TxBr_p16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65">
    <w:name w:val="TxBr_p165"/>
    <w:uiPriority w:val="99"/>
    <w:pPr>
      <w:widowControl w:val="0"/>
      <w:tabs>
        <w:tab w:val="left" w:pos="771"/>
      </w:tabs>
      <w:autoSpaceDE w:val="0"/>
      <w:autoSpaceDN w:val="0"/>
      <w:adjustRightInd w:val="0"/>
      <w:spacing w:after="0" w:line="240" w:lineRule="auto"/>
      <w:ind w:left="256"/>
    </w:pPr>
    <w:rPr>
      <w:rFonts w:ascii="Rama Garamond Plus" w:hAnsi="Rama Garamond Plus" w:cs="Rama Garamond Plus"/>
      <w:color w:val="000000"/>
      <w:sz w:val="24"/>
      <w:szCs w:val="24"/>
    </w:rPr>
  </w:style>
  <w:style w:type="paragraph" w:customStyle="1" w:styleId="TxBrp166">
    <w:name w:val="TxBr_p166"/>
    <w:uiPriority w:val="99"/>
    <w:pPr>
      <w:widowControl w:val="0"/>
      <w:tabs>
        <w:tab w:val="left" w:pos="1337"/>
      </w:tabs>
      <w:autoSpaceDE w:val="0"/>
      <w:autoSpaceDN w:val="0"/>
      <w:adjustRightInd w:val="0"/>
      <w:spacing w:after="0" w:line="240" w:lineRule="auto"/>
      <w:ind w:left="823"/>
    </w:pPr>
    <w:rPr>
      <w:rFonts w:ascii="Rama Garamond Plus" w:hAnsi="Rama Garamond Plus" w:cs="Rama Garamond Plus"/>
      <w:color w:val="000000"/>
      <w:sz w:val="24"/>
      <w:szCs w:val="24"/>
    </w:rPr>
  </w:style>
  <w:style w:type="paragraph" w:customStyle="1" w:styleId="TxBrp167">
    <w:name w:val="TxBr_p167"/>
    <w:uiPriority w:val="99"/>
    <w:pPr>
      <w:widowControl w:val="0"/>
      <w:tabs>
        <w:tab w:val="left" w:pos="436"/>
      </w:tabs>
      <w:autoSpaceDE w:val="0"/>
      <w:autoSpaceDN w:val="0"/>
      <w:adjustRightInd w:val="0"/>
      <w:spacing w:after="0" w:line="240" w:lineRule="auto"/>
      <w:ind w:left="78"/>
    </w:pPr>
    <w:rPr>
      <w:rFonts w:ascii="Rama Garamond Plus" w:hAnsi="Rama Garamond Plus" w:cs="Rama Garamond Plus"/>
      <w:color w:val="000000"/>
      <w:sz w:val="24"/>
      <w:szCs w:val="24"/>
    </w:rPr>
  </w:style>
  <w:style w:type="paragraph" w:customStyle="1" w:styleId="TxBrp168">
    <w:name w:val="TxBr_p168"/>
    <w:uiPriority w:val="99"/>
    <w:pPr>
      <w:widowControl w:val="0"/>
      <w:tabs>
        <w:tab w:val="left" w:pos="3872"/>
      </w:tabs>
      <w:autoSpaceDE w:val="0"/>
      <w:autoSpaceDN w:val="0"/>
      <w:adjustRightInd w:val="0"/>
      <w:spacing w:after="0" w:line="240" w:lineRule="auto"/>
      <w:ind w:left="3358"/>
    </w:pPr>
    <w:rPr>
      <w:rFonts w:ascii="Rama Garamond Plus" w:hAnsi="Rama Garamond Plus" w:cs="Rama Garamond Plus"/>
      <w:color w:val="000000"/>
      <w:sz w:val="24"/>
      <w:szCs w:val="24"/>
    </w:rPr>
  </w:style>
  <w:style w:type="paragraph" w:customStyle="1" w:styleId="TxBrp169">
    <w:name w:val="TxBr_p16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7">
    <w:name w:val="TxBr_p17"/>
    <w:uiPriority w:val="99"/>
    <w:pPr>
      <w:widowControl w:val="0"/>
      <w:tabs>
        <w:tab w:val="left" w:pos="2653"/>
      </w:tabs>
      <w:autoSpaceDE w:val="0"/>
      <w:autoSpaceDN w:val="0"/>
      <w:adjustRightInd w:val="0"/>
      <w:spacing w:after="0" w:line="240" w:lineRule="auto"/>
      <w:ind w:left="2139"/>
    </w:pPr>
    <w:rPr>
      <w:rFonts w:ascii="Rama Garamond Plus" w:hAnsi="Rama Garamond Plus" w:cs="Rama Garamond Plus"/>
      <w:color w:val="000000"/>
      <w:sz w:val="24"/>
      <w:szCs w:val="24"/>
    </w:rPr>
  </w:style>
  <w:style w:type="paragraph" w:customStyle="1" w:styleId="TxBrp170">
    <w:name w:val="TxBr_p170"/>
    <w:uiPriority w:val="99"/>
    <w:pPr>
      <w:widowControl w:val="0"/>
      <w:tabs>
        <w:tab w:val="left" w:pos="3271"/>
      </w:tabs>
      <w:autoSpaceDE w:val="0"/>
      <w:autoSpaceDN w:val="0"/>
      <w:adjustRightInd w:val="0"/>
      <w:spacing w:after="0" w:line="240" w:lineRule="auto"/>
      <w:ind w:left="2757"/>
    </w:pPr>
    <w:rPr>
      <w:rFonts w:ascii="Rama Garamond Plus" w:hAnsi="Rama Garamond Plus" w:cs="Rama Garamond Plus"/>
      <w:color w:val="000000"/>
      <w:sz w:val="24"/>
      <w:szCs w:val="24"/>
    </w:rPr>
  </w:style>
  <w:style w:type="paragraph" w:customStyle="1" w:styleId="TxBrp171">
    <w:name w:val="TxBr_p171"/>
    <w:uiPriority w:val="99"/>
    <w:pPr>
      <w:widowControl w:val="0"/>
      <w:tabs>
        <w:tab w:val="left" w:pos="476"/>
        <w:tab w:val="left" w:pos="2142"/>
      </w:tabs>
      <w:autoSpaceDE w:val="0"/>
      <w:autoSpaceDN w:val="0"/>
      <w:adjustRightInd w:val="0"/>
      <w:spacing w:after="0" w:line="240" w:lineRule="auto"/>
      <w:ind w:left="2143" w:hanging="1666"/>
    </w:pPr>
    <w:rPr>
      <w:rFonts w:ascii="Rama Garamond Plus" w:hAnsi="Rama Garamond Plus" w:cs="Rama Garamond Plus"/>
      <w:color w:val="000000"/>
      <w:sz w:val="24"/>
      <w:szCs w:val="24"/>
    </w:rPr>
  </w:style>
  <w:style w:type="paragraph" w:customStyle="1" w:styleId="TxBrp172">
    <w:name w:val="TxBr_p172"/>
    <w:uiPriority w:val="99"/>
    <w:pPr>
      <w:widowControl w:val="0"/>
      <w:tabs>
        <w:tab w:val="left" w:pos="493"/>
      </w:tabs>
      <w:autoSpaceDE w:val="0"/>
      <w:autoSpaceDN w:val="0"/>
      <w:adjustRightInd w:val="0"/>
      <w:spacing w:after="0" w:line="240" w:lineRule="auto"/>
      <w:ind w:left="1582" w:hanging="1088"/>
    </w:pPr>
    <w:rPr>
      <w:rFonts w:ascii="Rama Garamond Plus" w:hAnsi="Rama Garamond Plus" w:cs="Rama Garamond Plus"/>
      <w:color w:val="000000"/>
      <w:sz w:val="24"/>
      <w:szCs w:val="24"/>
    </w:rPr>
  </w:style>
  <w:style w:type="paragraph" w:customStyle="1" w:styleId="TxBrp173">
    <w:name w:val="TxBr_p173"/>
    <w:uiPriority w:val="99"/>
    <w:pPr>
      <w:widowControl w:val="0"/>
      <w:tabs>
        <w:tab w:val="left" w:pos="340"/>
      </w:tabs>
      <w:autoSpaceDE w:val="0"/>
      <w:autoSpaceDN w:val="0"/>
      <w:adjustRightInd w:val="0"/>
      <w:spacing w:after="0" w:line="240" w:lineRule="auto"/>
      <w:ind w:left="1032" w:hanging="691"/>
    </w:pPr>
    <w:rPr>
      <w:rFonts w:ascii="Rama Garamond Plus" w:hAnsi="Rama Garamond Plus" w:cs="Rama Garamond Plus"/>
      <w:color w:val="000000"/>
      <w:sz w:val="24"/>
      <w:szCs w:val="24"/>
    </w:rPr>
  </w:style>
  <w:style w:type="paragraph" w:customStyle="1" w:styleId="TxBrp174">
    <w:name w:val="TxBr_p174"/>
    <w:uiPriority w:val="99"/>
    <w:pPr>
      <w:widowControl w:val="0"/>
      <w:tabs>
        <w:tab w:val="left" w:pos="1938"/>
      </w:tabs>
      <w:autoSpaceDE w:val="0"/>
      <w:autoSpaceDN w:val="0"/>
      <w:adjustRightInd w:val="0"/>
      <w:spacing w:after="0" w:line="240" w:lineRule="auto"/>
      <w:ind w:left="1424"/>
    </w:pPr>
    <w:rPr>
      <w:rFonts w:ascii="Rama Garamond Plus" w:hAnsi="Rama Garamond Plus" w:cs="Rama Garamond Plus"/>
      <w:color w:val="000000"/>
      <w:sz w:val="24"/>
      <w:szCs w:val="24"/>
    </w:rPr>
  </w:style>
  <w:style w:type="paragraph" w:customStyle="1" w:styleId="TxBrp18">
    <w:name w:val="TxBr_p18"/>
    <w:uiPriority w:val="99"/>
    <w:pPr>
      <w:widowControl w:val="0"/>
      <w:tabs>
        <w:tab w:val="left" w:pos="2148"/>
        <w:tab w:val="left" w:pos="2409"/>
      </w:tabs>
      <w:autoSpaceDE w:val="0"/>
      <w:autoSpaceDN w:val="0"/>
      <w:adjustRightInd w:val="0"/>
      <w:spacing w:after="0" w:line="287" w:lineRule="auto"/>
      <w:ind w:left="2410" w:hanging="261"/>
    </w:pPr>
    <w:rPr>
      <w:rFonts w:ascii="Rama Garamond Plus" w:hAnsi="Rama Garamond Plus" w:cs="Rama Garamond Plus"/>
      <w:color w:val="000000"/>
      <w:sz w:val="24"/>
      <w:szCs w:val="24"/>
    </w:rPr>
  </w:style>
  <w:style w:type="paragraph" w:customStyle="1" w:styleId="TxBrp181">
    <w:name w:val="TxBr_p18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4">
    <w:name w:val="TxBr_p184"/>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185">
    <w:name w:val="TxBr_p185"/>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186">
    <w:name w:val="TxBr_p186"/>
    <w:uiPriority w:val="99"/>
    <w:pPr>
      <w:widowControl w:val="0"/>
      <w:tabs>
        <w:tab w:val="left" w:pos="549"/>
      </w:tabs>
      <w:autoSpaceDE w:val="0"/>
      <w:autoSpaceDN w:val="0"/>
      <w:adjustRightInd w:val="0"/>
      <w:spacing w:after="0" w:line="240" w:lineRule="auto"/>
      <w:ind w:left="35"/>
    </w:pPr>
    <w:rPr>
      <w:rFonts w:ascii="Rama Garamond Plus" w:hAnsi="Rama Garamond Plus" w:cs="Rama Garamond Plus"/>
      <w:color w:val="000000"/>
      <w:sz w:val="24"/>
      <w:szCs w:val="24"/>
    </w:rPr>
  </w:style>
  <w:style w:type="paragraph" w:customStyle="1" w:styleId="TxBrp187">
    <w:name w:val="TxBr_p18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8">
    <w:name w:val="TxBr_p18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9">
    <w:name w:val="TxBr_p189"/>
    <w:uiPriority w:val="99"/>
    <w:pPr>
      <w:widowControl w:val="0"/>
      <w:tabs>
        <w:tab w:val="left" w:pos="549"/>
      </w:tabs>
      <w:autoSpaceDE w:val="0"/>
      <w:autoSpaceDN w:val="0"/>
      <w:adjustRightInd w:val="0"/>
      <w:spacing w:after="0" w:line="240" w:lineRule="auto"/>
      <w:ind w:left="35" w:hanging="35"/>
    </w:pPr>
    <w:rPr>
      <w:rFonts w:ascii="Rama Garamond Plus" w:hAnsi="Rama Garamond Plus" w:cs="Rama Garamond Plus"/>
      <w:color w:val="000000"/>
      <w:sz w:val="24"/>
      <w:szCs w:val="24"/>
    </w:rPr>
  </w:style>
  <w:style w:type="paragraph" w:customStyle="1" w:styleId="TxBrp19">
    <w:name w:val="TxBr_p19"/>
    <w:uiPriority w:val="99"/>
    <w:pPr>
      <w:widowControl w:val="0"/>
      <w:tabs>
        <w:tab w:val="left" w:pos="345"/>
      </w:tabs>
      <w:autoSpaceDE w:val="0"/>
      <w:autoSpaceDN w:val="0"/>
      <w:adjustRightInd w:val="0"/>
      <w:spacing w:after="0" w:line="287" w:lineRule="auto"/>
      <w:ind w:firstLine="346"/>
    </w:pPr>
    <w:rPr>
      <w:rFonts w:ascii="Rama Garamond Plus" w:hAnsi="Rama Garamond Plus" w:cs="Rama Garamond Plus"/>
      <w:color w:val="000000"/>
      <w:sz w:val="24"/>
      <w:szCs w:val="24"/>
    </w:rPr>
  </w:style>
  <w:style w:type="paragraph" w:customStyle="1" w:styleId="TxBrp190">
    <w:name w:val="TxBr_p190"/>
    <w:uiPriority w:val="99"/>
    <w:pPr>
      <w:widowControl w:val="0"/>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1">
    <w:name w:val="TxBr_p19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92">
    <w:name w:val="TxBr_p192"/>
    <w:uiPriority w:val="99"/>
    <w:pPr>
      <w:widowControl w:val="0"/>
      <w:tabs>
        <w:tab w:val="left" w:pos="277"/>
      </w:tabs>
      <w:autoSpaceDE w:val="0"/>
      <w:autoSpaceDN w:val="0"/>
      <w:adjustRightInd w:val="0"/>
      <w:spacing w:after="0" w:line="240" w:lineRule="auto"/>
      <w:ind w:left="237"/>
    </w:pPr>
    <w:rPr>
      <w:rFonts w:ascii="Rama Garamond Plus" w:hAnsi="Rama Garamond Plus" w:cs="Rama Garamond Plus"/>
      <w:color w:val="000000"/>
      <w:sz w:val="24"/>
      <w:szCs w:val="24"/>
    </w:rPr>
  </w:style>
  <w:style w:type="paragraph" w:customStyle="1" w:styleId="TxBrp193">
    <w:name w:val="TxBr_p193"/>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194">
    <w:name w:val="TxBr_p194"/>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5">
    <w:name w:val="TxBr_p195"/>
    <w:uiPriority w:val="99"/>
    <w:pPr>
      <w:widowControl w:val="0"/>
      <w:tabs>
        <w:tab w:val="left" w:pos="306"/>
      </w:tabs>
      <w:autoSpaceDE w:val="0"/>
      <w:autoSpaceDN w:val="0"/>
      <w:adjustRightInd w:val="0"/>
      <w:spacing w:after="0" w:line="240" w:lineRule="auto"/>
      <w:ind w:left="208"/>
    </w:pPr>
    <w:rPr>
      <w:rFonts w:ascii="Rama Garamond Plus" w:hAnsi="Rama Garamond Plus" w:cs="Rama Garamond Plus"/>
      <w:color w:val="000000"/>
      <w:sz w:val="24"/>
      <w:szCs w:val="24"/>
    </w:rPr>
  </w:style>
  <w:style w:type="paragraph" w:customStyle="1" w:styleId="TxBrp196">
    <w:name w:val="TxBr_p196"/>
    <w:uiPriority w:val="99"/>
    <w:pPr>
      <w:widowControl w:val="0"/>
      <w:tabs>
        <w:tab w:val="left" w:pos="249"/>
      </w:tabs>
      <w:autoSpaceDE w:val="0"/>
      <w:autoSpaceDN w:val="0"/>
      <w:adjustRightInd w:val="0"/>
      <w:spacing w:after="0" w:line="240" w:lineRule="auto"/>
      <w:ind w:left="265"/>
    </w:pPr>
    <w:rPr>
      <w:rFonts w:ascii="Rama Garamond Plus" w:hAnsi="Rama Garamond Plus" w:cs="Rama Garamond Plus"/>
      <w:color w:val="000000"/>
      <w:sz w:val="24"/>
      <w:szCs w:val="24"/>
    </w:rPr>
  </w:style>
  <w:style w:type="paragraph" w:customStyle="1" w:styleId="TxBrp197">
    <w:name w:val="TxBr_p197"/>
    <w:uiPriority w:val="99"/>
    <w:pPr>
      <w:widowControl w:val="0"/>
      <w:tabs>
        <w:tab w:val="left" w:pos="209"/>
        <w:tab w:val="left" w:pos="549"/>
      </w:tabs>
      <w:autoSpaceDE w:val="0"/>
      <w:autoSpaceDN w:val="0"/>
      <w:adjustRightInd w:val="0"/>
      <w:spacing w:after="0" w:line="240" w:lineRule="auto"/>
      <w:ind w:left="550" w:hanging="340"/>
    </w:pPr>
    <w:rPr>
      <w:rFonts w:ascii="Rama Garamond Plus" w:hAnsi="Rama Garamond Plus" w:cs="Rama Garamond Plus"/>
      <w:color w:val="000000"/>
      <w:sz w:val="24"/>
      <w:szCs w:val="24"/>
    </w:rPr>
  </w:style>
  <w:style w:type="paragraph" w:customStyle="1" w:styleId="TxBrp198">
    <w:name w:val="TxBr_p198"/>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2">
    <w:name w:val="TxBr_p2"/>
    <w:uiPriority w:val="99"/>
    <w:pPr>
      <w:widowControl w:val="0"/>
      <w:tabs>
        <w:tab w:val="left" w:pos="2035"/>
      </w:tabs>
      <w:autoSpaceDE w:val="0"/>
      <w:autoSpaceDN w:val="0"/>
      <w:adjustRightInd w:val="0"/>
      <w:spacing w:after="0" w:line="240" w:lineRule="auto"/>
      <w:ind w:left="1623"/>
    </w:pPr>
    <w:rPr>
      <w:rFonts w:ascii="Rama Garamond Plus" w:hAnsi="Rama Garamond Plus" w:cs="Rama Garamond Plus"/>
      <w:color w:val="000000"/>
      <w:sz w:val="24"/>
      <w:szCs w:val="24"/>
    </w:rPr>
  </w:style>
  <w:style w:type="paragraph" w:customStyle="1" w:styleId="TxBrp20">
    <w:name w:val="TxBr_p20"/>
    <w:uiPriority w:val="99"/>
    <w:pPr>
      <w:widowControl w:val="0"/>
      <w:tabs>
        <w:tab w:val="left" w:pos="1887"/>
      </w:tabs>
      <w:autoSpaceDE w:val="0"/>
      <w:autoSpaceDN w:val="0"/>
      <w:adjustRightInd w:val="0"/>
      <w:spacing w:after="0" w:line="240" w:lineRule="auto"/>
      <w:ind w:left="1475"/>
    </w:pPr>
    <w:rPr>
      <w:rFonts w:ascii="Rama Garamond Plus" w:hAnsi="Rama Garamond Plus" w:cs="Rama Garamond Plus"/>
      <w:color w:val="000000"/>
      <w:sz w:val="24"/>
      <w:szCs w:val="24"/>
    </w:rPr>
  </w:style>
  <w:style w:type="paragraph" w:customStyle="1" w:styleId="TxBrp200">
    <w:name w:val="TxBr_p200"/>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201">
    <w:name w:val="TxBr_p201"/>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21">
    <w:name w:val="TxBr_p2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2">
    <w:name w:val="TxBr_p22"/>
    <w:uiPriority w:val="99"/>
    <w:pPr>
      <w:widowControl w:val="0"/>
      <w:tabs>
        <w:tab w:val="left" w:pos="5754"/>
      </w:tabs>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3">
    <w:name w:val="TxBr_p23"/>
    <w:uiPriority w:val="99"/>
    <w:pPr>
      <w:widowControl w:val="0"/>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24">
    <w:name w:val="TxBr_p24"/>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5">
    <w:name w:val="TxBr_p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6">
    <w:name w:val="TxBr_p26"/>
    <w:uiPriority w:val="99"/>
    <w:pPr>
      <w:widowControl w:val="0"/>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7">
    <w:name w:val="TxBr_p27"/>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8">
    <w:name w:val="TxBr_p28"/>
    <w:uiPriority w:val="99"/>
    <w:pPr>
      <w:widowControl w:val="0"/>
      <w:tabs>
        <w:tab w:val="left" w:pos="7789"/>
      </w:tabs>
      <w:autoSpaceDE w:val="0"/>
      <w:autoSpaceDN w:val="0"/>
      <w:adjustRightInd w:val="0"/>
      <w:spacing w:after="0" w:line="281" w:lineRule="auto"/>
      <w:ind w:left="7275"/>
    </w:pPr>
    <w:rPr>
      <w:rFonts w:ascii="Rama Garamond Plus" w:hAnsi="Rama Garamond Plus" w:cs="Rama Garamond Plus"/>
      <w:color w:val="000000"/>
      <w:sz w:val="24"/>
      <w:szCs w:val="24"/>
    </w:rPr>
  </w:style>
  <w:style w:type="paragraph" w:customStyle="1" w:styleId="TxBrp29">
    <w:name w:val="TxBr_p29"/>
    <w:uiPriority w:val="99"/>
    <w:pPr>
      <w:widowControl w:val="0"/>
      <w:tabs>
        <w:tab w:val="left" w:pos="8027"/>
      </w:tabs>
      <w:autoSpaceDE w:val="0"/>
      <w:autoSpaceDN w:val="0"/>
      <w:adjustRightInd w:val="0"/>
      <w:spacing w:after="0" w:line="240" w:lineRule="auto"/>
      <w:ind w:left="7513"/>
    </w:pPr>
    <w:rPr>
      <w:rFonts w:ascii="Rama Garamond Plus" w:hAnsi="Rama Garamond Plus" w:cs="Rama Garamond Plus"/>
      <w:color w:val="000000"/>
      <w:sz w:val="24"/>
      <w:szCs w:val="24"/>
    </w:rPr>
  </w:style>
  <w:style w:type="paragraph" w:customStyle="1" w:styleId="TxBrp3">
    <w:name w:val="TxBr_p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0">
    <w:name w:val="TxBr_p30"/>
    <w:uiPriority w:val="99"/>
    <w:pPr>
      <w:widowControl w:val="0"/>
      <w:tabs>
        <w:tab w:val="left" w:pos="3651"/>
      </w:tabs>
      <w:autoSpaceDE w:val="0"/>
      <w:autoSpaceDN w:val="0"/>
      <w:adjustRightInd w:val="0"/>
      <w:spacing w:after="0" w:line="240" w:lineRule="auto"/>
      <w:ind w:left="3238"/>
    </w:pPr>
    <w:rPr>
      <w:rFonts w:ascii="Rama Garamond Plus" w:hAnsi="Rama Garamond Plus" w:cs="Rama Garamond Plus"/>
      <w:color w:val="000000"/>
      <w:sz w:val="24"/>
      <w:szCs w:val="24"/>
    </w:rPr>
  </w:style>
  <w:style w:type="paragraph" w:customStyle="1" w:styleId="TxBrp31">
    <w:name w:val="TxBr_p31"/>
    <w:uiPriority w:val="99"/>
    <w:pPr>
      <w:widowControl w:val="0"/>
      <w:tabs>
        <w:tab w:val="left" w:pos="8056"/>
      </w:tabs>
      <w:autoSpaceDE w:val="0"/>
      <w:autoSpaceDN w:val="0"/>
      <w:adjustRightInd w:val="0"/>
      <w:spacing w:after="0" w:line="240" w:lineRule="auto"/>
      <w:ind w:left="7541"/>
    </w:pPr>
    <w:rPr>
      <w:rFonts w:ascii="Rama Garamond Plus" w:hAnsi="Rama Garamond Plus" w:cs="Rama Garamond Plus"/>
      <w:color w:val="000000"/>
      <w:sz w:val="24"/>
      <w:szCs w:val="24"/>
    </w:rPr>
  </w:style>
  <w:style w:type="paragraph" w:customStyle="1" w:styleId="TxBrp32">
    <w:name w:val="TxBr_p32"/>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33">
    <w:name w:val="TxBr_p33"/>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4">
    <w:name w:val="TxBr_p34"/>
    <w:uiPriority w:val="99"/>
    <w:pPr>
      <w:widowControl w:val="0"/>
      <w:autoSpaceDE w:val="0"/>
      <w:autoSpaceDN w:val="0"/>
      <w:adjustRightInd w:val="0"/>
      <w:spacing w:after="0" w:line="263" w:lineRule="auto"/>
      <w:ind w:left="193"/>
    </w:pPr>
    <w:rPr>
      <w:rFonts w:ascii="Rama Garamond Plus" w:hAnsi="Rama Garamond Plus" w:cs="Rama Garamond Plus"/>
      <w:color w:val="000000"/>
      <w:sz w:val="24"/>
      <w:szCs w:val="24"/>
    </w:rPr>
  </w:style>
  <w:style w:type="paragraph" w:customStyle="1" w:styleId="TxBrp35">
    <w:name w:val="TxBr_p35"/>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6">
    <w:name w:val="TxBr_p3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7">
    <w:name w:val="TxBr_p3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8">
    <w:name w:val="TxBr_p38"/>
    <w:uiPriority w:val="99"/>
    <w:pPr>
      <w:widowControl w:val="0"/>
      <w:tabs>
        <w:tab w:val="left" w:pos="277"/>
      </w:tabs>
      <w:autoSpaceDE w:val="0"/>
      <w:autoSpaceDN w:val="0"/>
      <w:adjustRightInd w:val="0"/>
      <w:spacing w:after="0" w:line="287" w:lineRule="auto"/>
      <w:ind w:firstLine="278"/>
    </w:pPr>
    <w:rPr>
      <w:rFonts w:ascii="Rama Garamond Plus" w:hAnsi="Rama Garamond Plus" w:cs="Rama Garamond Plus"/>
      <w:color w:val="000000"/>
      <w:sz w:val="24"/>
      <w:szCs w:val="24"/>
    </w:rPr>
  </w:style>
  <w:style w:type="paragraph" w:customStyle="1" w:styleId="TxBrp39">
    <w:name w:val="TxBr_p3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4">
    <w:name w:val="TxBr_p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0">
    <w:name w:val="TxBr_p40"/>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41">
    <w:name w:val="TxBr_p41"/>
    <w:uiPriority w:val="99"/>
    <w:pPr>
      <w:widowControl w:val="0"/>
      <w:tabs>
        <w:tab w:val="left" w:pos="2199"/>
      </w:tabs>
      <w:autoSpaceDE w:val="0"/>
      <w:autoSpaceDN w:val="0"/>
      <w:adjustRightInd w:val="0"/>
      <w:spacing w:after="0" w:line="240" w:lineRule="auto"/>
      <w:ind w:left="1685"/>
    </w:pPr>
    <w:rPr>
      <w:rFonts w:ascii="Rama Garamond Plus" w:hAnsi="Rama Garamond Plus" w:cs="Rama Garamond Plus"/>
      <w:color w:val="000000"/>
      <w:sz w:val="24"/>
      <w:szCs w:val="24"/>
    </w:rPr>
  </w:style>
  <w:style w:type="paragraph" w:customStyle="1" w:styleId="TxBrp42">
    <w:name w:val="TxBr_p42"/>
    <w:uiPriority w:val="99"/>
    <w:pPr>
      <w:widowControl w:val="0"/>
      <w:tabs>
        <w:tab w:val="left" w:pos="9972"/>
      </w:tabs>
      <w:autoSpaceDE w:val="0"/>
      <w:autoSpaceDN w:val="0"/>
      <w:adjustRightInd w:val="0"/>
      <w:spacing w:after="0" w:line="240" w:lineRule="auto"/>
      <w:ind w:left="9458"/>
    </w:pPr>
    <w:rPr>
      <w:rFonts w:ascii="Rama Garamond Plus" w:hAnsi="Rama Garamond Plus" w:cs="Rama Garamond Plus"/>
      <w:color w:val="000000"/>
      <w:sz w:val="24"/>
      <w:szCs w:val="24"/>
    </w:rPr>
  </w:style>
  <w:style w:type="paragraph" w:customStyle="1" w:styleId="TxBrp43">
    <w:name w:val="TxBr_p43"/>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4">
    <w:name w:val="TxBr_p44"/>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5">
    <w:name w:val="TxBr_p45"/>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6">
    <w:name w:val="TxBr_p46"/>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47">
    <w:name w:val="TxBr_p47"/>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8">
    <w:name w:val="TxBr_p48"/>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9">
    <w:name w:val="TxBr_p49"/>
    <w:uiPriority w:val="99"/>
    <w:pPr>
      <w:widowControl w:val="0"/>
      <w:tabs>
        <w:tab w:val="left" w:pos="1292"/>
      </w:tabs>
      <w:autoSpaceDE w:val="0"/>
      <w:autoSpaceDN w:val="0"/>
      <w:adjustRightInd w:val="0"/>
      <w:spacing w:after="0" w:line="240" w:lineRule="auto"/>
      <w:ind w:left="778"/>
    </w:pPr>
    <w:rPr>
      <w:rFonts w:ascii="Rama Garamond Plus" w:hAnsi="Rama Garamond Plus" w:cs="Rama Garamond Plus"/>
      <w:color w:val="000000"/>
      <w:sz w:val="24"/>
      <w:szCs w:val="24"/>
    </w:rPr>
  </w:style>
  <w:style w:type="paragraph" w:customStyle="1" w:styleId="TxBrp5">
    <w:name w:val="TxBr_p5"/>
    <w:uiPriority w:val="99"/>
    <w:pPr>
      <w:widowControl w:val="0"/>
      <w:tabs>
        <w:tab w:val="left" w:pos="1405"/>
      </w:tabs>
      <w:autoSpaceDE w:val="0"/>
      <w:autoSpaceDN w:val="0"/>
      <w:adjustRightInd w:val="0"/>
      <w:spacing w:after="0" w:line="240" w:lineRule="auto"/>
      <w:ind w:left="891" w:hanging="891"/>
    </w:pPr>
    <w:rPr>
      <w:rFonts w:ascii="Rama Garamond Plus" w:hAnsi="Rama Garamond Plus" w:cs="Rama Garamond Plus"/>
      <w:color w:val="000000"/>
      <w:sz w:val="24"/>
      <w:szCs w:val="24"/>
    </w:rPr>
  </w:style>
  <w:style w:type="paragraph" w:customStyle="1" w:styleId="TxBrp50">
    <w:name w:val="TxBr_p50"/>
    <w:uiPriority w:val="99"/>
    <w:pPr>
      <w:widowControl w:val="0"/>
      <w:tabs>
        <w:tab w:val="left" w:pos="1757"/>
      </w:tabs>
      <w:autoSpaceDE w:val="0"/>
      <w:autoSpaceDN w:val="0"/>
      <w:adjustRightInd w:val="0"/>
      <w:spacing w:after="0" w:line="240" w:lineRule="auto"/>
      <w:ind w:left="1345"/>
    </w:pPr>
    <w:rPr>
      <w:rFonts w:ascii="Rama Garamond Plus" w:hAnsi="Rama Garamond Plus" w:cs="Rama Garamond Plus"/>
      <w:color w:val="000000"/>
      <w:sz w:val="24"/>
      <w:szCs w:val="24"/>
    </w:rPr>
  </w:style>
  <w:style w:type="paragraph" w:customStyle="1" w:styleId="TxBrp51">
    <w:name w:val="TxBr_p51"/>
    <w:uiPriority w:val="99"/>
    <w:pPr>
      <w:widowControl w:val="0"/>
      <w:tabs>
        <w:tab w:val="left" w:pos="481"/>
      </w:tabs>
      <w:autoSpaceDE w:val="0"/>
      <w:autoSpaceDN w:val="0"/>
      <w:adjustRightInd w:val="0"/>
      <w:spacing w:after="0" w:line="287" w:lineRule="auto"/>
      <w:ind w:firstLine="482"/>
    </w:pPr>
    <w:rPr>
      <w:rFonts w:ascii="Rama Garamond Plus" w:hAnsi="Rama Garamond Plus" w:cs="Rama Garamond Plus"/>
      <w:color w:val="000000"/>
      <w:sz w:val="24"/>
      <w:szCs w:val="24"/>
    </w:rPr>
  </w:style>
  <w:style w:type="paragraph" w:customStyle="1" w:styleId="TxBrp52">
    <w:name w:val="TxBr_p52"/>
    <w:uiPriority w:val="99"/>
    <w:pPr>
      <w:widowControl w:val="0"/>
      <w:tabs>
        <w:tab w:val="left" w:pos="1388"/>
      </w:tabs>
      <w:autoSpaceDE w:val="0"/>
      <w:autoSpaceDN w:val="0"/>
      <w:adjustRightInd w:val="0"/>
      <w:spacing w:after="0" w:line="240" w:lineRule="auto"/>
      <w:ind w:left="874"/>
    </w:pPr>
    <w:rPr>
      <w:rFonts w:ascii="Rama Garamond Plus" w:hAnsi="Rama Garamond Plus" w:cs="Rama Garamond Plus"/>
      <w:color w:val="000000"/>
      <w:sz w:val="24"/>
      <w:szCs w:val="24"/>
    </w:rPr>
  </w:style>
  <w:style w:type="paragraph" w:customStyle="1" w:styleId="TxBrp53">
    <w:name w:val="TxBr_p53"/>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54">
    <w:name w:val="TxBr_p54"/>
    <w:uiPriority w:val="99"/>
    <w:pPr>
      <w:widowControl w:val="0"/>
      <w:tabs>
        <w:tab w:val="left" w:pos="1542"/>
      </w:tabs>
      <w:autoSpaceDE w:val="0"/>
      <w:autoSpaceDN w:val="0"/>
      <w:adjustRightInd w:val="0"/>
      <w:spacing w:after="0" w:line="240" w:lineRule="auto"/>
      <w:ind w:left="1027"/>
    </w:pPr>
    <w:rPr>
      <w:rFonts w:ascii="Rama Garamond Plus" w:hAnsi="Rama Garamond Plus" w:cs="Rama Garamond Plus"/>
      <w:color w:val="000000"/>
      <w:sz w:val="24"/>
      <w:szCs w:val="24"/>
    </w:rPr>
  </w:style>
  <w:style w:type="paragraph" w:customStyle="1" w:styleId="TxBrp55">
    <w:name w:val="TxBr_p55"/>
    <w:uiPriority w:val="99"/>
    <w:pPr>
      <w:widowControl w:val="0"/>
      <w:tabs>
        <w:tab w:val="left" w:pos="2148"/>
      </w:tabs>
      <w:autoSpaceDE w:val="0"/>
      <w:autoSpaceDN w:val="0"/>
      <w:adjustRightInd w:val="0"/>
      <w:spacing w:after="0" w:line="240" w:lineRule="auto"/>
      <w:ind w:left="1634"/>
    </w:pPr>
    <w:rPr>
      <w:rFonts w:ascii="Rama Garamond Plus" w:hAnsi="Rama Garamond Plus" w:cs="Rama Garamond Plus"/>
      <w:color w:val="000000"/>
      <w:sz w:val="24"/>
      <w:szCs w:val="24"/>
    </w:rPr>
  </w:style>
  <w:style w:type="paragraph" w:customStyle="1" w:styleId="TxBrp56">
    <w:name w:val="TxBr_p56"/>
    <w:uiPriority w:val="99"/>
    <w:pPr>
      <w:widowControl w:val="0"/>
      <w:tabs>
        <w:tab w:val="left" w:pos="10153"/>
      </w:tabs>
      <w:autoSpaceDE w:val="0"/>
      <w:autoSpaceDN w:val="0"/>
      <w:adjustRightInd w:val="0"/>
      <w:spacing w:after="0" w:line="240" w:lineRule="auto"/>
      <w:ind w:left="9639"/>
    </w:pPr>
    <w:rPr>
      <w:rFonts w:ascii="Rama Garamond Plus" w:hAnsi="Rama Garamond Plus" w:cs="Rama Garamond Plus"/>
      <w:color w:val="000000"/>
      <w:sz w:val="24"/>
      <w:szCs w:val="24"/>
    </w:rPr>
  </w:style>
  <w:style w:type="paragraph" w:customStyle="1" w:styleId="TxBrp58">
    <w:name w:val="TxBr_p58"/>
    <w:uiPriority w:val="99"/>
    <w:pPr>
      <w:widowControl w:val="0"/>
      <w:tabs>
        <w:tab w:val="left" w:pos="1167"/>
      </w:tabs>
      <w:autoSpaceDE w:val="0"/>
      <w:autoSpaceDN w:val="0"/>
      <w:adjustRightInd w:val="0"/>
      <w:spacing w:after="0" w:line="240" w:lineRule="auto"/>
      <w:ind w:left="755"/>
    </w:pPr>
    <w:rPr>
      <w:rFonts w:ascii="Rama Garamond Plus" w:hAnsi="Rama Garamond Plus" w:cs="Rama Garamond Plus"/>
      <w:color w:val="000000"/>
      <w:sz w:val="24"/>
      <w:szCs w:val="24"/>
    </w:rPr>
  </w:style>
  <w:style w:type="paragraph" w:customStyle="1" w:styleId="TxBrp59">
    <w:name w:val="TxBr_p5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6">
    <w:name w:val="TxBr_p6"/>
    <w:uiPriority w:val="99"/>
    <w:pPr>
      <w:widowControl w:val="0"/>
      <w:autoSpaceDE w:val="0"/>
      <w:autoSpaceDN w:val="0"/>
      <w:adjustRightInd w:val="0"/>
      <w:spacing w:after="0" w:line="240" w:lineRule="auto"/>
      <w:ind w:left="891"/>
    </w:pPr>
    <w:rPr>
      <w:rFonts w:ascii="Rama Garamond Plus" w:hAnsi="Rama Garamond Plus" w:cs="Rama Garamond Plus"/>
      <w:color w:val="000000"/>
      <w:sz w:val="24"/>
      <w:szCs w:val="24"/>
    </w:rPr>
  </w:style>
  <w:style w:type="paragraph" w:customStyle="1" w:styleId="TxBrp60">
    <w:name w:val="TxBr_p60"/>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1">
    <w:name w:val="TxBr_p61"/>
    <w:uiPriority w:val="99"/>
    <w:pPr>
      <w:widowControl w:val="0"/>
      <w:tabs>
        <w:tab w:val="left" w:pos="368"/>
        <w:tab w:val="left" w:pos="720"/>
      </w:tabs>
      <w:autoSpaceDE w:val="0"/>
      <w:autoSpaceDN w:val="0"/>
      <w:adjustRightInd w:val="0"/>
      <w:spacing w:after="0" w:line="287" w:lineRule="auto"/>
      <w:ind w:left="720" w:hanging="351"/>
    </w:pPr>
    <w:rPr>
      <w:rFonts w:ascii="Rama Garamond Plus" w:hAnsi="Rama Garamond Plus" w:cs="Rama Garamond Plus"/>
      <w:color w:val="000000"/>
      <w:sz w:val="24"/>
      <w:szCs w:val="24"/>
    </w:rPr>
  </w:style>
  <w:style w:type="paragraph" w:customStyle="1" w:styleId="TxBrp62">
    <w:name w:val="TxBr_p62"/>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3">
    <w:name w:val="TxBr_p63"/>
    <w:uiPriority w:val="99"/>
    <w:pPr>
      <w:widowControl w:val="0"/>
      <w:tabs>
        <w:tab w:val="left" w:pos="498"/>
      </w:tabs>
      <w:autoSpaceDE w:val="0"/>
      <w:autoSpaceDN w:val="0"/>
      <w:adjustRightInd w:val="0"/>
      <w:spacing w:after="0" w:line="281" w:lineRule="auto"/>
      <w:ind w:left="16"/>
    </w:pPr>
    <w:rPr>
      <w:rFonts w:ascii="Rama Garamond Plus" w:hAnsi="Rama Garamond Plus" w:cs="Rama Garamond Plus"/>
      <w:color w:val="000000"/>
      <w:sz w:val="24"/>
      <w:szCs w:val="24"/>
    </w:rPr>
  </w:style>
  <w:style w:type="paragraph" w:customStyle="1" w:styleId="TxBrp64">
    <w:name w:val="TxBr_p64"/>
    <w:uiPriority w:val="99"/>
    <w:pPr>
      <w:widowControl w:val="0"/>
      <w:tabs>
        <w:tab w:val="left" w:pos="493"/>
        <w:tab w:val="left" w:pos="720"/>
      </w:tabs>
      <w:autoSpaceDE w:val="0"/>
      <w:autoSpaceDN w:val="0"/>
      <w:adjustRightInd w:val="0"/>
      <w:spacing w:after="0" w:line="287" w:lineRule="auto"/>
      <w:ind w:left="720" w:hanging="226"/>
    </w:pPr>
    <w:rPr>
      <w:rFonts w:ascii="Rama Garamond Plus" w:hAnsi="Rama Garamond Plus" w:cs="Rama Garamond Plus"/>
      <w:color w:val="000000"/>
      <w:sz w:val="24"/>
      <w:szCs w:val="24"/>
    </w:rPr>
  </w:style>
  <w:style w:type="paragraph" w:customStyle="1" w:styleId="TxBrp65">
    <w:name w:val="TxBr_p65"/>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6">
    <w:name w:val="TxBr_p6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67">
    <w:name w:val="TxBr_p67"/>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68">
    <w:name w:val="TxBr_p68"/>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9">
    <w:name w:val="TxBr_p69"/>
    <w:uiPriority w:val="99"/>
    <w:pPr>
      <w:widowControl w:val="0"/>
      <w:tabs>
        <w:tab w:val="left" w:pos="1354"/>
      </w:tabs>
      <w:autoSpaceDE w:val="0"/>
      <w:autoSpaceDN w:val="0"/>
      <w:adjustRightInd w:val="0"/>
      <w:spacing w:after="0" w:line="240" w:lineRule="auto"/>
      <w:ind w:left="840"/>
    </w:pPr>
    <w:rPr>
      <w:rFonts w:ascii="Rama Garamond Plus" w:hAnsi="Rama Garamond Plus" w:cs="Rama Garamond Plus"/>
      <w:color w:val="000000"/>
      <w:sz w:val="24"/>
      <w:szCs w:val="24"/>
    </w:rPr>
  </w:style>
  <w:style w:type="paragraph" w:customStyle="1" w:styleId="TxBrp7">
    <w:name w:val="TxBr_p7"/>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70">
    <w:name w:val="TxBr_p70"/>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71">
    <w:name w:val="TxBr_p71"/>
    <w:uiPriority w:val="99"/>
    <w:pPr>
      <w:widowControl w:val="0"/>
      <w:tabs>
        <w:tab w:val="left" w:pos="1026"/>
      </w:tabs>
      <w:autoSpaceDE w:val="0"/>
      <w:autoSpaceDN w:val="0"/>
      <w:adjustRightInd w:val="0"/>
      <w:spacing w:after="0" w:line="292" w:lineRule="auto"/>
      <w:ind w:left="512"/>
    </w:pPr>
    <w:rPr>
      <w:rFonts w:ascii="Rama Garamond Plus" w:hAnsi="Rama Garamond Plus" w:cs="Rama Garamond Plus"/>
      <w:color w:val="000000"/>
      <w:sz w:val="24"/>
      <w:szCs w:val="24"/>
    </w:rPr>
  </w:style>
  <w:style w:type="paragraph" w:customStyle="1" w:styleId="TxBrp72">
    <w:name w:val="TxBr_p72"/>
    <w:uiPriority w:val="99"/>
    <w:pPr>
      <w:widowControl w:val="0"/>
      <w:tabs>
        <w:tab w:val="left" w:pos="204"/>
      </w:tabs>
      <w:autoSpaceDE w:val="0"/>
      <w:autoSpaceDN w:val="0"/>
      <w:adjustRightInd w:val="0"/>
      <w:spacing w:after="0" w:line="292" w:lineRule="auto"/>
    </w:pPr>
    <w:rPr>
      <w:rFonts w:ascii="Rama Garamond Plus" w:hAnsi="Rama Garamond Plus" w:cs="Rama Garamond Plus"/>
      <w:color w:val="000000"/>
      <w:sz w:val="24"/>
      <w:szCs w:val="24"/>
    </w:rPr>
  </w:style>
  <w:style w:type="paragraph" w:customStyle="1" w:styleId="TxBrp73">
    <w:name w:val="TxBr_p73"/>
    <w:uiPriority w:val="99"/>
    <w:pPr>
      <w:widowControl w:val="0"/>
      <w:tabs>
        <w:tab w:val="left" w:pos="9858"/>
      </w:tabs>
      <w:autoSpaceDE w:val="0"/>
      <w:autoSpaceDN w:val="0"/>
      <w:adjustRightInd w:val="0"/>
      <w:spacing w:after="0" w:line="240" w:lineRule="auto"/>
      <w:ind w:left="9344"/>
    </w:pPr>
    <w:rPr>
      <w:rFonts w:ascii="Rama Garamond Plus" w:hAnsi="Rama Garamond Plus" w:cs="Rama Garamond Plus"/>
      <w:color w:val="000000"/>
      <w:sz w:val="24"/>
      <w:szCs w:val="24"/>
    </w:rPr>
  </w:style>
  <w:style w:type="paragraph" w:customStyle="1" w:styleId="TxBrp74">
    <w:name w:val="TxBr_p74"/>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75">
    <w:name w:val="TxBr_p75"/>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6">
    <w:name w:val="TxBr_p76"/>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77">
    <w:name w:val="TxBr_p77"/>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78">
    <w:name w:val="TxBr_p78"/>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9">
    <w:name w:val="TxBr_p79"/>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8">
    <w:name w:val="TxBr_p8"/>
    <w:uiPriority w:val="99"/>
    <w:pPr>
      <w:widowControl w:val="0"/>
      <w:tabs>
        <w:tab w:val="left" w:pos="3356"/>
      </w:tabs>
      <w:autoSpaceDE w:val="0"/>
      <w:autoSpaceDN w:val="0"/>
      <w:adjustRightInd w:val="0"/>
      <w:spacing w:after="0" w:line="240" w:lineRule="auto"/>
      <w:ind w:left="2944"/>
    </w:pPr>
    <w:rPr>
      <w:rFonts w:ascii="Rama Garamond Plus" w:hAnsi="Rama Garamond Plus" w:cs="Rama Garamond Plus"/>
      <w:color w:val="000000"/>
      <w:sz w:val="24"/>
      <w:szCs w:val="24"/>
    </w:rPr>
  </w:style>
  <w:style w:type="paragraph" w:customStyle="1" w:styleId="TxBrp80">
    <w:name w:val="TxBr_p80"/>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1">
    <w:name w:val="TxBr_p81"/>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2">
    <w:name w:val="TxBr_p82"/>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3">
    <w:name w:val="TxBr_p83"/>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4">
    <w:name w:val="TxBr_p84"/>
    <w:uiPriority w:val="99"/>
    <w:pPr>
      <w:widowControl w:val="0"/>
      <w:tabs>
        <w:tab w:val="left" w:pos="2074"/>
      </w:tabs>
      <w:autoSpaceDE w:val="0"/>
      <w:autoSpaceDN w:val="0"/>
      <w:adjustRightInd w:val="0"/>
      <w:spacing w:after="0" w:line="240" w:lineRule="auto"/>
      <w:ind w:left="1560"/>
    </w:pPr>
    <w:rPr>
      <w:rFonts w:ascii="Rama Garamond Plus" w:hAnsi="Rama Garamond Plus" w:cs="Rama Garamond Plus"/>
      <w:color w:val="000000"/>
      <w:sz w:val="24"/>
      <w:szCs w:val="24"/>
    </w:rPr>
  </w:style>
  <w:style w:type="paragraph" w:customStyle="1" w:styleId="TxBrp85">
    <w:name w:val="TxBr_p85"/>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86">
    <w:name w:val="TxBr_p86"/>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87">
    <w:name w:val="TxBr_p87"/>
    <w:uiPriority w:val="99"/>
    <w:pPr>
      <w:widowControl w:val="0"/>
      <w:tabs>
        <w:tab w:val="left" w:pos="396"/>
        <w:tab w:val="left" w:pos="481"/>
      </w:tabs>
      <w:autoSpaceDE w:val="0"/>
      <w:autoSpaceDN w:val="0"/>
      <w:adjustRightInd w:val="0"/>
      <w:spacing w:after="0" w:line="287" w:lineRule="auto"/>
      <w:ind w:left="397" w:firstLine="85"/>
    </w:pPr>
    <w:rPr>
      <w:rFonts w:ascii="Rama Garamond Plus" w:hAnsi="Rama Garamond Plus" w:cs="Rama Garamond Plus"/>
      <w:color w:val="000000"/>
      <w:sz w:val="24"/>
      <w:szCs w:val="24"/>
    </w:rPr>
  </w:style>
  <w:style w:type="paragraph" w:customStyle="1" w:styleId="TxBrp88">
    <w:name w:val="TxBr_p88"/>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89">
    <w:name w:val="TxBr_p89"/>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9">
    <w:name w:val="TxBr_p9"/>
    <w:uiPriority w:val="99"/>
    <w:pPr>
      <w:widowControl w:val="0"/>
      <w:tabs>
        <w:tab w:val="left" w:pos="1292"/>
      </w:tabs>
      <w:autoSpaceDE w:val="0"/>
      <w:autoSpaceDN w:val="0"/>
      <w:adjustRightInd w:val="0"/>
      <w:spacing w:after="0" w:line="348" w:lineRule="auto"/>
      <w:ind w:left="778" w:hanging="778"/>
    </w:pPr>
    <w:rPr>
      <w:rFonts w:ascii="Rama Garamond Plus" w:hAnsi="Rama Garamond Plus" w:cs="Rama Garamond Plus"/>
      <w:color w:val="000000"/>
      <w:sz w:val="24"/>
      <w:szCs w:val="24"/>
    </w:rPr>
  </w:style>
  <w:style w:type="paragraph" w:customStyle="1" w:styleId="TxBrp90">
    <w:name w:val="TxBr_p90"/>
    <w:uiPriority w:val="99"/>
    <w:pPr>
      <w:widowControl w:val="0"/>
      <w:tabs>
        <w:tab w:val="left" w:pos="396"/>
      </w:tabs>
      <w:autoSpaceDE w:val="0"/>
      <w:autoSpaceDN w:val="0"/>
      <w:adjustRightInd w:val="0"/>
      <w:spacing w:after="0" w:line="287" w:lineRule="auto"/>
      <w:ind w:firstLine="397"/>
    </w:pPr>
    <w:rPr>
      <w:rFonts w:ascii="Rama Garamond Plus" w:hAnsi="Rama Garamond Plus" w:cs="Rama Garamond Plus"/>
      <w:color w:val="000000"/>
      <w:sz w:val="24"/>
      <w:szCs w:val="24"/>
    </w:rPr>
  </w:style>
  <w:style w:type="paragraph" w:customStyle="1" w:styleId="TxBrp91">
    <w:name w:val="TxBr_p91"/>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92">
    <w:name w:val="TxBr_p92"/>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93">
    <w:name w:val="TxBr_p9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94">
    <w:name w:val="TxBr_p94"/>
    <w:uiPriority w:val="99"/>
    <w:pPr>
      <w:widowControl w:val="0"/>
      <w:tabs>
        <w:tab w:val="left" w:pos="2460"/>
      </w:tabs>
      <w:autoSpaceDE w:val="0"/>
      <w:autoSpaceDN w:val="0"/>
      <w:adjustRightInd w:val="0"/>
      <w:spacing w:after="0" w:line="240" w:lineRule="auto"/>
      <w:ind w:left="1946"/>
    </w:pPr>
    <w:rPr>
      <w:rFonts w:ascii="Rama Garamond Plus" w:hAnsi="Rama Garamond Plus" w:cs="Rama Garamond Plus"/>
      <w:color w:val="000000"/>
      <w:sz w:val="24"/>
      <w:szCs w:val="24"/>
    </w:rPr>
  </w:style>
  <w:style w:type="paragraph" w:customStyle="1" w:styleId="TxBrp95">
    <w:name w:val="TxBr_p95"/>
    <w:uiPriority w:val="99"/>
    <w:pPr>
      <w:widowControl w:val="0"/>
      <w:tabs>
        <w:tab w:val="left" w:pos="10102"/>
      </w:tabs>
      <w:autoSpaceDE w:val="0"/>
      <w:autoSpaceDN w:val="0"/>
      <w:adjustRightInd w:val="0"/>
      <w:spacing w:after="0" w:line="240" w:lineRule="auto"/>
      <w:ind w:left="9588"/>
    </w:pPr>
    <w:rPr>
      <w:rFonts w:ascii="Rama Garamond Plus" w:hAnsi="Rama Garamond Plus" w:cs="Rama Garamond Plus"/>
      <w:color w:val="000000"/>
      <w:sz w:val="24"/>
      <w:szCs w:val="24"/>
    </w:rPr>
  </w:style>
  <w:style w:type="paragraph" w:customStyle="1" w:styleId="TxBrp96">
    <w:name w:val="TxBr_p96"/>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97">
    <w:name w:val="TxBr_p97"/>
    <w:uiPriority w:val="99"/>
    <w:pPr>
      <w:widowControl w:val="0"/>
      <w:tabs>
        <w:tab w:val="left" w:pos="2125"/>
      </w:tabs>
      <w:autoSpaceDE w:val="0"/>
      <w:autoSpaceDN w:val="0"/>
      <w:adjustRightInd w:val="0"/>
      <w:spacing w:after="0" w:line="240" w:lineRule="auto"/>
      <w:ind w:left="1611"/>
    </w:pPr>
    <w:rPr>
      <w:rFonts w:ascii="Rama Garamond Plus" w:hAnsi="Rama Garamond Plus" w:cs="Rama Garamond Plus"/>
      <w:color w:val="000000"/>
      <w:sz w:val="24"/>
      <w:szCs w:val="24"/>
    </w:rPr>
  </w:style>
  <w:style w:type="paragraph" w:customStyle="1" w:styleId="TxBrp98">
    <w:name w:val="TxBr_p98"/>
    <w:uiPriority w:val="99"/>
    <w:pPr>
      <w:widowControl w:val="0"/>
      <w:tabs>
        <w:tab w:val="left" w:pos="2437"/>
      </w:tabs>
      <w:autoSpaceDE w:val="0"/>
      <w:autoSpaceDN w:val="0"/>
      <w:adjustRightInd w:val="0"/>
      <w:spacing w:after="0" w:line="240" w:lineRule="auto"/>
      <w:ind w:left="1923"/>
    </w:pPr>
    <w:rPr>
      <w:rFonts w:ascii="Rama Garamond Plus" w:hAnsi="Rama Garamond Plus" w:cs="Rama Garamond Plus"/>
      <w:color w:val="000000"/>
      <w:sz w:val="24"/>
      <w:szCs w:val="24"/>
    </w:rPr>
  </w:style>
  <w:style w:type="paragraph" w:customStyle="1" w:styleId="TxBrp99">
    <w:name w:val="TxBr_p99"/>
    <w:uiPriority w:val="99"/>
    <w:pPr>
      <w:widowControl w:val="0"/>
      <w:tabs>
        <w:tab w:val="left" w:pos="2063"/>
      </w:tabs>
      <w:autoSpaceDE w:val="0"/>
      <w:autoSpaceDN w:val="0"/>
      <w:adjustRightInd w:val="0"/>
      <w:spacing w:after="0" w:line="240" w:lineRule="auto"/>
      <w:ind w:left="1549"/>
    </w:pPr>
    <w:rPr>
      <w:rFonts w:ascii="Rama Garamond Plus" w:hAnsi="Rama Garamond Plus" w:cs="Rama Garamond Plus"/>
      <w:color w:val="000000"/>
      <w:sz w:val="24"/>
      <w:szCs w:val="24"/>
    </w:rPr>
  </w:style>
  <w:style w:type="paragraph" w:customStyle="1" w:styleId="TxBrt103">
    <w:name w:val="TxBr_t10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4">
    <w:name w:val="TxBr_t10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5">
    <w:name w:val="TxBr_t10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6">
    <w:name w:val="TxBr_t10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7">
    <w:name w:val="TxBr_t10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8">
    <w:name w:val="TxBr_t108"/>
    <w:uiPriority w:val="99"/>
    <w:pPr>
      <w:widowControl w:val="0"/>
      <w:autoSpaceDE w:val="0"/>
      <w:autoSpaceDN w:val="0"/>
      <w:adjustRightInd w:val="0"/>
      <w:spacing w:after="0" w:line="1075" w:lineRule="auto"/>
    </w:pPr>
    <w:rPr>
      <w:rFonts w:ascii="Rama Garamond Plus" w:hAnsi="Rama Garamond Plus" w:cs="Rama Garamond Plus"/>
      <w:color w:val="000000"/>
      <w:sz w:val="24"/>
      <w:szCs w:val="24"/>
    </w:rPr>
  </w:style>
  <w:style w:type="paragraph" w:customStyle="1" w:styleId="TxBrt109">
    <w:name w:val="TxBr_t10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
    <w:name w:val="TxBr_t11"/>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110">
    <w:name w:val="TxBr_t11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1">
    <w:name w:val="TxBr_t11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2">
    <w:name w:val="TxBr_t11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3">
    <w:name w:val="TxBr_t11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4">
    <w:name w:val="TxBr_t11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5">
    <w:name w:val="TxBr_t11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6">
    <w:name w:val="TxBr_t11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7">
    <w:name w:val="TxBr_t11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8">
    <w:name w:val="TxBr_t1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9">
    <w:name w:val="TxBr_t11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0">
    <w:name w:val="TxBr_t12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1">
    <w:name w:val="TxBr_t12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2">
    <w:name w:val="TxBr_t12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3">
    <w:name w:val="TxBr_t12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4">
    <w:name w:val="TxBr_t12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5">
    <w:name w:val="TxBr_t1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4">
    <w:name w:val="TxBr_t13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5">
    <w:name w:val="TxBr_t13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6">
    <w:name w:val="TxBr_t13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7">
    <w:name w:val="TxBr_t13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1">
    <w:name w:val="TxBr_t14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2">
    <w:name w:val="TxBr_t14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3">
    <w:name w:val="TxBr_t14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4">
    <w:name w:val="TxBr_t14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5">
    <w:name w:val="TxBr_t14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6">
    <w:name w:val="TxBr_t14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7">
    <w:name w:val="TxBr_t14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8">
    <w:name w:val="TxBr_t14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9">
    <w:name w:val="TxBr_t14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0">
    <w:name w:val="TxBr_t15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1">
    <w:name w:val="TxBr_t15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2">
    <w:name w:val="TxBr_t15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3">
    <w:name w:val="TxBr_t15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4">
    <w:name w:val="TxBr_t15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5">
    <w:name w:val="TxBr_t15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6">
    <w:name w:val="TxBr_t15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5">
    <w:name w:val="TxBr_t17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6">
    <w:name w:val="TxBr_t17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7">
    <w:name w:val="TxBr_t17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8">
    <w:name w:val="TxBr_t17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9">
    <w:name w:val="TxBr_t17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
    <w:name w:val="TxBr_t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0">
    <w:name w:val="TxBr_t18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2">
    <w:name w:val="TxBr_t18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xBrt183">
    <w:name w:val="TxBr_t18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9">
    <w:name w:val="TxBr_t19"/>
    <w:uiPriority w:val="99"/>
    <w:pPr>
      <w:widowControl w:val="0"/>
      <w:autoSpaceDE w:val="0"/>
      <w:autoSpaceDN w:val="0"/>
      <w:adjustRightInd w:val="0"/>
      <w:spacing w:after="0" w:line="338" w:lineRule="auto"/>
    </w:pPr>
    <w:rPr>
      <w:rFonts w:ascii="Sanskrit-Palatino" w:hAnsi="Sanskrit-Palatino" w:cs="Sanskrit-Palatino"/>
      <w:color w:val="000000"/>
      <w:sz w:val="24"/>
      <w:szCs w:val="24"/>
    </w:rPr>
  </w:style>
  <w:style w:type="paragraph" w:customStyle="1" w:styleId="TxBrt23">
    <w:name w:val="TxBr_t23"/>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24">
    <w:name w:val="TxBr_t24"/>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tmain">
    <w:name w:val="txtmain"/>
    <w:uiPriority w:val="99"/>
    <w:pPr>
      <w:widowControl w:val="0"/>
      <w:autoSpaceDE w:val="0"/>
      <w:autoSpaceDN w:val="0"/>
      <w:adjustRightInd w:val="0"/>
      <w:spacing w:after="0" w:line="240" w:lineRule="auto"/>
      <w:ind w:firstLine="454"/>
      <w:jc w:val="both"/>
    </w:pPr>
    <w:rPr>
      <w:rFonts w:ascii="Sanskrit-Times" w:hAnsi="Sanskrit-Times" w:cs="Sanskrit-Times"/>
      <w:sz w:val="24"/>
      <w:szCs w:val="24"/>
    </w:rPr>
  </w:style>
  <w:style w:type="paragraph" w:customStyle="1" w:styleId="txtmain1">
    <w:name w:val="txtmain1"/>
    <w:uiPriority w:val="99"/>
    <w:pPr>
      <w:widowControl w:val="0"/>
      <w:autoSpaceDE w:val="0"/>
      <w:autoSpaceDN w:val="0"/>
      <w:adjustRightInd w:val="0"/>
      <w:spacing w:after="0" w:line="240" w:lineRule="auto"/>
      <w:jc w:val="both"/>
    </w:pPr>
    <w:rPr>
      <w:rFonts w:ascii="Sanskrit-Times" w:hAnsi="Sanskrit-Times" w:cs="Sanskrit-Times"/>
      <w:sz w:val="24"/>
      <w:szCs w:val="24"/>
    </w:rPr>
  </w:style>
  <w:style w:type="paragraph" w:customStyle="1" w:styleId="u">
    <w:name w:val="??????????????????????????????????????????????????????????????????????????????????????????????????????????????????????u????????"/>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sualpara">
    <w:name w:val="Usual p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usualparagphbefore6ptsgap">
    <w:name w:val="usual paragph before 6pts gap"/>
    <w:uiPriority w:val="99"/>
    <w:pPr>
      <w:widowControl w:val="0"/>
      <w:autoSpaceDE w:val="0"/>
      <w:autoSpaceDN w:val="0"/>
      <w:adjustRightInd w:val="0"/>
      <w:spacing w:before="120" w:after="120" w:line="240" w:lineRule="auto"/>
      <w:ind w:left="737" w:right="737" w:firstLine="284"/>
      <w:jc w:val="both"/>
    </w:pPr>
    <w:rPr>
      <w:rFonts w:ascii="Tamal" w:hAnsi="Tamal" w:cs="Tamal"/>
    </w:rPr>
  </w:style>
  <w:style w:type="paragraph" w:customStyle="1" w:styleId="Usualparawithbeforegap">
    <w:name w:val="Usual para with before gap"/>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Uvacaline">
    <w:name w:val="Uvaca lin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Uvacalineinpurp">
    <w:name w:val="Uvaca line in purp"/>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vacalineinpurp3">
    <w:name w:val="Uvaca line in purp3"/>
    <w:uiPriority w:val="99"/>
    <w:pPr>
      <w:widowControl w:val="0"/>
      <w:autoSpaceDE w:val="0"/>
      <w:autoSpaceDN w:val="0"/>
      <w:adjustRightInd w:val="0"/>
      <w:spacing w:after="0" w:line="240" w:lineRule="auto"/>
    </w:pPr>
    <w:rPr>
      <w:rFonts w:ascii="ScaGoudy" w:hAnsi="ScaGoudy"/>
      <w:sz w:val="24"/>
      <w:szCs w:val="24"/>
    </w:rPr>
  </w:style>
  <w:style w:type="paragraph" w:customStyle="1" w:styleId="Uvacalineinpurp1">
    <w:name w:val="Uvaca line in pur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Uvacalineinpurp2">
    <w:name w:val="Uvaca line in purp2"/>
    <w:uiPriority w:val="99"/>
    <w:pPr>
      <w:widowControl w:val="0"/>
      <w:autoSpaceDE w:val="0"/>
      <w:autoSpaceDN w:val="0"/>
      <w:adjustRightInd w:val="0"/>
      <w:spacing w:after="0" w:line="240" w:lineRule="auto"/>
    </w:pPr>
    <w:rPr>
      <w:rFonts w:ascii="ScaGoudy" w:hAnsi="ScaGoudy"/>
      <w:sz w:val="24"/>
      <w:szCs w:val="24"/>
    </w:rPr>
  </w:style>
  <w:style w:type="paragraph" w:customStyle="1" w:styleId="VaisnavaCalendar">
    <w:name w:val="Vaisnava Calendar"/>
    <w:uiPriority w:val="99"/>
    <w:pPr>
      <w:widowControl w:val="0"/>
      <w:tabs>
        <w:tab w:val="left" w:pos="720"/>
        <w:tab w:val="left" w:pos="1170"/>
        <w:tab w:val="left" w:pos="2340"/>
        <w:tab w:val="left" w:pos="3600"/>
        <w:tab w:val="left" w:pos="4950"/>
      </w:tabs>
      <w:autoSpaceDE w:val="0"/>
      <w:autoSpaceDN w:val="0"/>
      <w:adjustRightInd w:val="0"/>
      <w:spacing w:after="0" w:line="360" w:lineRule="auto"/>
      <w:jc w:val="both"/>
    </w:pPr>
    <w:rPr>
      <w:rFonts w:ascii="Tamal" w:hAnsi="Tamal" w:cs="Tamal"/>
      <w:sz w:val="16"/>
      <w:szCs w:val="16"/>
    </w:rPr>
  </w:style>
  <w:style w:type="paragraph" w:customStyle="1" w:styleId="Verse">
    <w:name w:val="Verse"/>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0">
    <w:name w:val="Verse#"/>
    <w:uiPriority w:val="99"/>
    <w:pPr>
      <w:widowControl w:val="0"/>
      <w:autoSpaceDE w:val="0"/>
      <w:autoSpaceDN w:val="0"/>
      <w:adjustRightInd w:val="0"/>
      <w:spacing w:after="60" w:line="300" w:lineRule="auto"/>
      <w:jc w:val="center"/>
    </w:pPr>
    <w:rPr>
      <w:rFonts w:ascii="Sanskrit-Palatino" w:hAnsi="Sanskrit-Palatino" w:cs="Sanskrit-Palatino"/>
      <w:b/>
      <w:bCs/>
      <w:sz w:val="24"/>
      <w:szCs w:val="24"/>
    </w:rPr>
  </w:style>
  <w:style w:type="paragraph" w:customStyle="1" w:styleId="verse1st2">
    <w:name w:val="verse1st2"/>
    <w:uiPriority w:val="99"/>
    <w:pPr>
      <w:widowControl w:val="0"/>
      <w:tabs>
        <w:tab w:val="left" w:pos="420"/>
      </w:tabs>
      <w:autoSpaceDE w:val="0"/>
      <w:autoSpaceDN w:val="0"/>
      <w:adjustRightInd w:val="0"/>
      <w:spacing w:before="266" w:after="266" w:line="265" w:lineRule="auto"/>
      <w:jc w:val="both"/>
    </w:pPr>
    <w:rPr>
      <w:rFonts w:ascii="Bhaskar" w:hAnsi="Bhaskar" w:cs="Bhaskar"/>
      <w:b/>
      <w:bCs/>
    </w:rPr>
  </w:style>
  <w:style w:type="paragraph" w:customStyle="1" w:styleId="verse1stline6ptbefore">
    <w:name w:val="verse 1st line 6pt before"/>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erse2">
    <w:name w:val="verse2"/>
    <w:uiPriority w:val="99"/>
    <w:pPr>
      <w:widowControl w:val="0"/>
      <w:tabs>
        <w:tab w:val="left" w:pos="240"/>
        <w:tab w:val="left" w:pos="765"/>
        <w:tab w:val="left" w:pos="1125"/>
      </w:tabs>
      <w:autoSpaceDE w:val="0"/>
      <w:autoSpaceDN w:val="0"/>
      <w:adjustRightInd w:val="0"/>
      <w:spacing w:after="0" w:line="240" w:lineRule="auto"/>
      <w:ind w:left="1584" w:right="720" w:hanging="216"/>
    </w:pPr>
    <w:rPr>
      <w:rFonts w:ascii="Sanskrit-Palatino" w:hAnsi="Sanskrit-Palatino" w:cs="Sanskrit-Palatino"/>
      <w:i/>
      <w:iCs/>
      <w:color w:val="000000"/>
      <w:sz w:val="24"/>
      <w:szCs w:val="24"/>
    </w:rPr>
  </w:style>
  <w:style w:type="paragraph" w:customStyle="1" w:styleId="verse2nd2">
    <w:name w:val="verse2nd2"/>
    <w:uiPriority w:val="99"/>
    <w:pPr>
      <w:widowControl w:val="0"/>
      <w:tabs>
        <w:tab w:val="left" w:pos="420"/>
      </w:tabs>
      <w:autoSpaceDE w:val="0"/>
      <w:autoSpaceDN w:val="0"/>
      <w:adjustRightInd w:val="0"/>
      <w:spacing w:after="266" w:line="265" w:lineRule="auto"/>
      <w:jc w:val="both"/>
    </w:pPr>
    <w:rPr>
      <w:rFonts w:ascii="Bhaskar" w:hAnsi="Bhaskar" w:cs="Bhaskar"/>
      <w:b/>
      <w:bCs/>
    </w:rPr>
  </w:style>
  <w:style w:type="paragraph" w:customStyle="1" w:styleId="verse2ndfinalline">
    <w:name w:val="verse 2nd &amp; final line"/>
    <w:uiPriority w:val="99"/>
    <w:pPr>
      <w:widowControl w:val="0"/>
      <w:autoSpaceDE w:val="0"/>
      <w:autoSpaceDN w:val="0"/>
      <w:adjustRightInd w:val="0"/>
      <w:spacing w:after="240" w:line="240" w:lineRule="auto"/>
      <w:ind w:left="2520"/>
    </w:pPr>
    <w:rPr>
      <w:rFonts w:ascii="Tamal" w:hAnsi="Tamal" w:cs="Tamal"/>
      <w:i/>
      <w:iCs/>
      <w:sz w:val="24"/>
      <w:szCs w:val="24"/>
    </w:rPr>
  </w:style>
  <w:style w:type="paragraph" w:customStyle="1" w:styleId="verse2ndline6ptafter">
    <w:name w:val="verse 2nd line 6pt after"/>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verse2ndlinenoaftergap">
    <w:name w:val="verse 2nd line no after gap"/>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VerseBengali">
    <w:name w:val="Verse Bengali"/>
    <w:uiPriority w:val="99"/>
    <w:pPr>
      <w:keepLines/>
      <w:widowControl w:val="0"/>
      <w:autoSpaceDE w:val="0"/>
      <w:autoSpaceDN w:val="0"/>
      <w:adjustRightInd w:val="0"/>
      <w:spacing w:after="0" w:line="240" w:lineRule="auto"/>
      <w:ind w:left="576" w:right="288" w:hanging="288"/>
      <w:jc w:val="both"/>
    </w:pPr>
    <w:rPr>
      <w:rFonts w:ascii="Sanskrit-Times" w:hAnsi="Sanskrit-Times" w:cs="Sanskrit-Times"/>
      <w:i/>
      <w:iCs/>
      <w:sz w:val="20"/>
      <w:szCs w:val="20"/>
    </w:rPr>
  </w:style>
  <w:style w:type="paragraph" w:customStyle="1" w:styleId="VerseBengaliA">
    <w:name w:val="Verse Bengali A"/>
    <w:uiPriority w:val="99"/>
    <w:pPr>
      <w:keepLines/>
      <w:widowControl w:val="0"/>
      <w:autoSpaceDE w:val="0"/>
      <w:autoSpaceDN w:val="0"/>
      <w:adjustRightInd w:val="0"/>
      <w:spacing w:after="0" w:line="240" w:lineRule="auto"/>
      <w:ind w:left="1440" w:right="288" w:hanging="288"/>
      <w:jc w:val="both"/>
    </w:pPr>
    <w:rPr>
      <w:rFonts w:ascii="Sanskrit-Times" w:hAnsi="Sanskrit-Times" w:cs="Sanskrit-Times"/>
      <w:i/>
      <w:iCs/>
      <w:sz w:val="20"/>
      <w:szCs w:val="20"/>
    </w:rPr>
  </w:style>
  <w:style w:type="paragraph" w:customStyle="1" w:styleId="VerseBengaliB">
    <w:name w:val="Verse Bengali B"/>
    <w:uiPriority w:val="99"/>
    <w:pPr>
      <w:keepLines/>
      <w:widowControl w:val="0"/>
      <w:autoSpaceDE w:val="0"/>
      <w:autoSpaceDN w:val="0"/>
      <w:adjustRightInd w:val="0"/>
      <w:spacing w:after="0" w:line="240" w:lineRule="auto"/>
      <w:ind w:left="864" w:right="288" w:hanging="288"/>
      <w:jc w:val="both"/>
    </w:pPr>
    <w:rPr>
      <w:rFonts w:ascii="Sanskrit-Times" w:hAnsi="Sanskrit-Times" w:cs="Sanskrit-Times"/>
      <w:i/>
      <w:iCs/>
      <w:sz w:val="20"/>
      <w:szCs w:val="20"/>
    </w:rPr>
  </w:style>
  <w:style w:type="paragraph" w:customStyle="1" w:styleId="VerseBengaliC">
    <w:name w:val="Verse Bengali C"/>
    <w:uiPriority w:val="99"/>
    <w:pPr>
      <w:keepLines/>
      <w:widowControl w:val="0"/>
      <w:autoSpaceDE w:val="0"/>
      <w:autoSpaceDN w:val="0"/>
      <w:adjustRightInd w:val="0"/>
      <w:spacing w:after="120" w:line="240" w:lineRule="auto"/>
      <w:ind w:left="1440" w:right="288" w:hanging="288"/>
      <w:jc w:val="both"/>
    </w:pPr>
    <w:rPr>
      <w:rFonts w:ascii="Sanskrit-Times" w:hAnsi="Sanskrit-Times" w:cs="Sanskrit-Times"/>
      <w:i/>
      <w:iCs/>
      <w:sz w:val="20"/>
      <w:szCs w:val="20"/>
    </w:rPr>
  </w:style>
  <w:style w:type="paragraph" w:customStyle="1" w:styleId="VerseBengaliLong">
    <w:name w:val="Verse Bengali Long"/>
    <w:uiPriority w:val="99"/>
    <w:pPr>
      <w:keepLines/>
      <w:widowControl w:val="0"/>
      <w:autoSpaceDE w:val="0"/>
      <w:autoSpaceDN w:val="0"/>
      <w:adjustRightInd w:val="0"/>
      <w:spacing w:after="0" w:line="240" w:lineRule="auto"/>
      <w:ind w:left="576" w:right="288" w:hanging="288"/>
    </w:pPr>
    <w:rPr>
      <w:rFonts w:ascii="Sanskrit-Times" w:hAnsi="Sanskrit-Times" w:cs="Sanskrit-Times"/>
      <w:i/>
      <w:iCs/>
      <w:sz w:val="20"/>
      <w:szCs w:val="20"/>
    </w:rPr>
  </w:style>
  <w:style w:type="paragraph" w:customStyle="1" w:styleId="VerseBengaliLongA">
    <w:name w:val="Verse Bengali Long A"/>
    <w:uiPriority w:val="99"/>
    <w:pPr>
      <w:keepLines/>
      <w:widowControl w:val="0"/>
      <w:autoSpaceDE w:val="0"/>
      <w:autoSpaceDN w:val="0"/>
      <w:adjustRightInd w:val="0"/>
      <w:spacing w:after="120" w:line="240" w:lineRule="auto"/>
      <w:ind w:left="576" w:right="288" w:hanging="288"/>
    </w:pPr>
    <w:rPr>
      <w:rFonts w:ascii="Sanskrit-Times" w:hAnsi="Sanskrit-Times" w:cs="Sanskrit-Times"/>
      <w:i/>
      <w:iCs/>
      <w:sz w:val="20"/>
      <w:szCs w:val="20"/>
    </w:rPr>
  </w:style>
  <w:style w:type="paragraph" w:customStyle="1" w:styleId="VerseEnglish">
    <w:name w:val="Verse English"/>
    <w:uiPriority w:val="99"/>
    <w:pPr>
      <w:widowControl w:val="0"/>
      <w:autoSpaceDE w:val="0"/>
      <w:autoSpaceDN w:val="0"/>
      <w:adjustRightInd w:val="0"/>
      <w:spacing w:before="180" w:after="180" w:line="240" w:lineRule="auto"/>
    </w:pPr>
    <w:rPr>
      <w:rFonts w:ascii="Times New Roman" w:hAnsi="Times New Roman" w:cs="Times New Roman"/>
      <w:sz w:val="24"/>
      <w:szCs w:val="24"/>
    </w:rPr>
  </w:style>
  <w:style w:type="paragraph" w:customStyle="1" w:styleId="VerseEnglish3">
    <w:name w:val="Verse English3"/>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1">
    <w:name w:val="Verse English1"/>
    <w:uiPriority w:val="99"/>
    <w:pPr>
      <w:widowControl w:val="0"/>
      <w:autoSpaceDE w:val="0"/>
      <w:autoSpaceDN w:val="0"/>
      <w:adjustRightInd w:val="0"/>
      <w:spacing w:before="180" w:after="180" w:line="240" w:lineRule="auto"/>
    </w:pPr>
    <w:rPr>
      <w:rFonts w:ascii="ScaGoudy" w:hAnsi="ScaGoudy"/>
      <w:color w:val="000000"/>
      <w:sz w:val="24"/>
      <w:szCs w:val="24"/>
    </w:rPr>
  </w:style>
  <w:style w:type="paragraph" w:customStyle="1" w:styleId="VerseEnglish1infromleft">
    <w:name w:val="Verse English 1in from left"/>
    <w:uiPriority w:val="99"/>
    <w:pPr>
      <w:widowControl w:val="0"/>
      <w:autoSpaceDE w:val="0"/>
      <w:autoSpaceDN w:val="0"/>
      <w:adjustRightInd w:val="0"/>
      <w:spacing w:before="180" w:after="180" w:line="240" w:lineRule="auto"/>
      <w:ind w:left="1440"/>
    </w:pPr>
    <w:rPr>
      <w:rFonts w:ascii="ScaGoudy" w:hAnsi="ScaGoudy"/>
      <w:sz w:val="24"/>
      <w:szCs w:val="24"/>
    </w:rPr>
  </w:style>
  <w:style w:type="paragraph" w:customStyle="1" w:styleId="VerseEnglish2">
    <w:name w:val="Verse English2"/>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2infromleft">
    <w:name w:val="Verse English 2in from left"/>
    <w:uiPriority w:val="99"/>
    <w:pPr>
      <w:widowControl w:val="0"/>
      <w:autoSpaceDE w:val="0"/>
      <w:autoSpaceDN w:val="0"/>
      <w:adjustRightInd w:val="0"/>
      <w:spacing w:before="180" w:after="180" w:line="240" w:lineRule="auto"/>
      <w:ind w:left="2880"/>
    </w:pPr>
    <w:rPr>
      <w:rFonts w:ascii="ScaGoudy" w:hAnsi="ScaGoudy"/>
      <w:sz w:val="24"/>
      <w:szCs w:val="24"/>
    </w:rPr>
  </w:style>
  <w:style w:type="paragraph" w:customStyle="1" w:styleId="VerseEnglish5infromleft">
    <w:name w:val="Verse English .5in from left"/>
    <w:uiPriority w:val="99"/>
    <w:pPr>
      <w:widowControl w:val="0"/>
      <w:autoSpaceDE w:val="0"/>
      <w:autoSpaceDN w:val="0"/>
      <w:adjustRightInd w:val="0"/>
      <w:spacing w:before="180" w:after="180" w:line="240" w:lineRule="auto"/>
      <w:ind w:left="720"/>
    </w:pPr>
    <w:rPr>
      <w:rFonts w:ascii="ScaGoudy" w:hAnsi="ScaGoudy"/>
      <w:sz w:val="24"/>
      <w:szCs w:val="24"/>
    </w:rPr>
  </w:style>
  <w:style w:type="paragraph" w:customStyle="1" w:styleId="VerseEnglishitalic">
    <w:name w:val="Verse English italic"/>
    <w:uiPriority w:val="99"/>
    <w:pPr>
      <w:widowControl w:val="0"/>
      <w:autoSpaceDE w:val="0"/>
      <w:autoSpaceDN w:val="0"/>
      <w:adjustRightInd w:val="0"/>
      <w:spacing w:before="120" w:after="120" w:line="240" w:lineRule="auto"/>
    </w:pPr>
    <w:rPr>
      <w:rFonts w:ascii="ScaGoudy" w:hAnsi="ScaGoudy"/>
      <w:i/>
      <w:iCs/>
      <w:sz w:val="24"/>
      <w:szCs w:val="24"/>
    </w:rPr>
  </w:style>
  <w:style w:type="paragraph" w:customStyle="1" w:styleId="VerseEnglishItalic2">
    <w:name w:val="Verse English Italic 2"/>
    <w:uiPriority w:val="99"/>
    <w:pPr>
      <w:widowControl w:val="0"/>
      <w:autoSpaceDE w:val="0"/>
      <w:autoSpaceDN w:val="0"/>
      <w:adjustRightInd w:val="0"/>
      <w:spacing w:before="180" w:after="180" w:line="240" w:lineRule="auto"/>
      <w:ind w:left="360"/>
    </w:pPr>
    <w:rPr>
      <w:rFonts w:ascii="ScaGoudy" w:hAnsi="ScaGoudy"/>
      <w:i/>
      <w:iCs/>
      <w:sz w:val="24"/>
      <w:szCs w:val="24"/>
    </w:rPr>
  </w:style>
  <w:style w:type="paragraph" w:customStyle="1" w:styleId="verseenglishtrans">
    <w:name w:val="verse english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es">
    <w:name w:val="verse es"/>
    <w:uiPriority w:val="99"/>
    <w:pPr>
      <w:widowControl w:val="0"/>
      <w:tabs>
        <w:tab w:val="left" w:pos="240"/>
        <w:tab w:val="decimal" w:pos="9360"/>
      </w:tabs>
      <w:autoSpaceDE w:val="0"/>
      <w:autoSpaceDN w:val="0"/>
      <w:adjustRightInd w:val="0"/>
      <w:spacing w:after="0" w:line="240" w:lineRule="auto"/>
      <w:ind w:left="245" w:hanging="245"/>
      <w:jc w:val="center"/>
    </w:pPr>
    <w:rPr>
      <w:rFonts w:ascii="Sanskrit-Palatino" w:hAnsi="Sanskrit-Palatino" w:cs="Sanskrit-Palatino"/>
      <w:i/>
      <w:iCs/>
      <w:sz w:val="24"/>
      <w:szCs w:val="24"/>
    </w:rPr>
  </w:style>
  <w:style w:type="paragraph" w:customStyle="1" w:styleId="VerseFlushLeft">
    <w:name w:val="Verse Flush Left"/>
    <w:uiPriority w:val="99"/>
    <w:pPr>
      <w:widowControl w:val="0"/>
      <w:autoSpaceDE w:val="0"/>
      <w:autoSpaceDN w:val="0"/>
      <w:adjustRightInd w:val="0"/>
      <w:spacing w:before="180" w:after="180" w:line="240" w:lineRule="auto"/>
    </w:pPr>
    <w:rPr>
      <w:rFonts w:ascii="ScaGoudy" w:hAnsi="ScaGoudy"/>
      <w:i/>
      <w:iCs/>
      <w:sz w:val="24"/>
      <w:szCs w:val="24"/>
    </w:rPr>
  </w:style>
  <w:style w:type="paragraph" w:customStyle="1" w:styleId="VerseGitaRevisions">
    <w:name w:val="Verse Gita Revisions"/>
    <w:uiPriority w:val="99"/>
    <w:pPr>
      <w:widowControl w:val="0"/>
      <w:autoSpaceDE w:val="0"/>
      <w:autoSpaceDN w:val="0"/>
      <w:adjustRightInd w:val="0"/>
      <w:spacing w:before="180" w:after="180" w:line="240" w:lineRule="auto"/>
      <w:jc w:val="center"/>
    </w:pPr>
    <w:rPr>
      <w:rFonts w:ascii="Times New Roman" w:hAnsi="Times New Roman" w:cs="Times New Roman"/>
      <w:i/>
      <w:iCs/>
      <w:sz w:val="24"/>
      <w:szCs w:val="24"/>
    </w:rPr>
  </w:style>
  <w:style w:type="paragraph" w:customStyle="1" w:styleId="Verseinpurp">
    <w:name w:val="Verse in purp"/>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line">
    <w:name w:val="verse line"/>
    <w:uiPriority w:val="99"/>
    <w:pPr>
      <w:widowControl w:val="0"/>
      <w:autoSpaceDE w:val="0"/>
      <w:autoSpaceDN w:val="0"/>
      <w:adjustRightInd w:val="0"/>
      <w:spacing w:after="0" w:line="240" w:lineRule="auto"/>
      <w:jc w:val="center"/>
    </w:pPr>
    <w:rPr>
      <w:rFonts w:ascii="Balaram" w:hAnsi="Balaram" w:cs="Balaram"/>
      <w:i/>
      <w:iCs/>
      <w:sz w:val="24"/>
      <w:szCs w:val="24"/>
    </w:rPr>
  </w:style>
  <w:style w:type="paragraph" w:customStyle="1" w:styleId="VerseMedium">
    <w:name w:val="Verse Medium"/>
    <w:uiPriority w:val="99"/>
    <w:pPr>
      <w:keepLines/>
      <w:widowControl w:val="0"/>
      <w:tabs>
        <w:tab w:val="left" w:pos="6120"/>
        <w:tab w:val="left" w:pos="9360"/>
      </w:tabs>
      <w:autoSpaceDE w:val="0"/>
      <w:autoSpaceDN w:val="0"/>
      <w:adjustRightInd w:val="0"/>
      <w:spacing w:after="0" w:line="240" w:lineRule="auto"/>
      <w:ind w:left="1440" w:hanging="288"/>
    </w:pPr>
    <w:rPr>
      <w:rFonts w:ascii="Sanskrit-Times" w:hAnsi="Sanskrit-Times" w:cs="Sanskrit-Times"/>
      <w:i/>
      <w:iCs/>
      <w:sz w:val="20"/>
      <w:szCs w:val="20"/>
    </w:rPr>
  </w:style>
  <w:style w:type="paragraph" w:customStyle="1" w:styleId="VerseNum">
    <w:name w:val="Verse Num"/>
    <w:uiPriority w:val="99"/>
    <w:pPr>
      <w:widowControl w:val="0"/>
      <w:autoSpaceDE w:val="0"/>
      <w:autoSpaceDN w:val="0"/>
      <w:adjustRightInd w:val="0"/>
      <w:spacing w:before="360" w:after="0" w:line="240" w:lineRule="auto"/>
      <w:jc w:val="center"/>
    </w:pPr>
    <w:rPr>
      <w:rFonts w:ascii="ScaGoudy" w:hAnsi="ScaGoudy"/>
      <w:b/>
      <w:bCs/>
      <w:sz w:val="24"/>
      <w:szCs w:val="24"/>
    </w:rPr>
  </w:style>
  <w:style w:type="paragraph" w:customStyle="1" w:styleId="VerseNumberPara">
    <w:name w:val="Verse Number:Para"/>
    <w:uiPriority w:val="99"/>
    <w:pPr>
      <w:widowControl w:val="0"/>
      <w:autoSpaceDE w:val="0"/>
      <w:autoSpaceDN w:val="0"/>
      <w:adjustRightInd w:val="0"/>
      <w:spacing w:before="360" w:after="0" w:line="240" w:lineRule="auto"/>
      <w:jc w:val="right"/>
    </w:pPr>
    <w:rPr>
      <w:rFonts w:ascii="Tamal" w:hAnsi="Tamal" w:cs="Tamal"/>
      <w:vanish/>
      <w:color w:val="008000"/>
      <w:sz w:val="20"/>
      <w:szCs w:val="20"/>
    </w:rPr>
  </w:style>
  <w:style w:type="paragraph" w:customStyle="1" w:styleId="VerseNumberHeading">
    <w:name w:val="Verse Number Heading"/>
    <w:uiPriority w:val="99"/>
    <w:pPr>
      <w:widowControl w:val="0"/>
      <w:autoSpaceDE w:val="0"/>
      <w:autoSpaceDN w:val="0"/>
      <w:adjustRightInd w:val="0"/>
      <w:spacing w:before="180" w:after="0" w:line="240" w:lineRule="auto"/>
      <w:jc w:val="right"/>
    </w:pPr>
    <w:rPr>
      <w:rFonts w:ascii="ScaGoudy" w:hAnsi="ScaGoudy"/>
      <w:vanish/>
      <w:color w:val="008000"/>
      <w:sz w:val="20"/>
      <w:szCs w:val="20"/>
    </w:rPr>
  </w:style>
  <w:style w:type="paragraph" w:customStyle="1" w:styleId="VerseNumberParaPara">
    <w:name w:val="Verse Number: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
    <w:name w:val="Verse Number: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
    <w:name w:val="Verse Number: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
    <w:name w:val="Verse Number: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Para">
    <w:name w:val="Verse Number:Para: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quote">
    <w:name w:val="Verse quote"/>
    <w:uiPriority w:val="99"/>
    <w:pPr>
      <w:widowControl w:val="0"/>
      <w:autoSpaceDE w:val="0"/>
      <w:autoSpaceDN w:val="0"/>
      <w:adjustRightInd w:val="0"/>
      <w:spacing w:after="0" w:line="240" w:lineRule="auto"/>
      <w:ind w:left="720" w:right="720"/>
      <w:jc w:val="center"/>
    </w:pPr>
    <w:rPr>
      <w:rFonts w:ascii="Balaram" w:hAnsi="Balaram" w:cs="Balaram"/>
      <w:i/>
      <w:iCs/>
      <w:color w:val="000000"/>
      <w:sz w:val="24"/>
      <w:szCs w:val="24"/>
    </w:rPr>
  </w:style>
  <w:style w:type="paragraph" w:customStyle="1" w:styleId="VerseRef">
    <w:name w:val="VerseRef"/>
    <w:uiPriority w:val="99"/>
    <w:pPr>
      <w:widowControl w:val="0"/>
      <w:autoSpaceDE w:val="0"/>
      <w:autoSpaceDN w:val="0"/>
      <w:adjustRightInd w:val="0"/>
      <w:spacing w:after="0" w:line="240" w:lineRule="auto"/>
      <w:ind w:left="720"/>
      <w:jc w:val="center"/>
    </w:pPr>
    <w:rPr>
      <w:rFonts w:ascii="ScaGoudy" w:hAnsi="ScaGoudy"/>
      <w:sz w:val="24"/>
      <w:szCs w:val="24"/>
    </w:rPr>
  </w:style>
  <w:style w:type="paragraph" w:customStyle="1" w:styleId="VerseRef3">
    <w:name w:val="VerseRef3"/>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Ref1">
    <w:name w:val="VerseRef1"/>
    <w:uiPriority w:val="99"/>
    <w:pPr>
      <w:widowControl w:val="0"/>
      <w:autoSpaceDE w:val="0"/>
      <w:autoSpaceDN w:val="0"/>
      <w:adjustRightInd w:val="0"/>
      <w:spacing w:after="0" w:line="240" w:lineRule="auto"/>
      <w:ind w:left="720"/>
      <w:jc w:val="center"/>
    </w:pPr>
    <w:rPr>
      <w:rFonts w:ascii="ScaGoudy" w:hAnsi="ScaGoudy"/>
      <w:color w:val="000000"/>
      <w:sz w:val="24"/>
      <w:szCs w:val="24"/>
    </w:rPr>
  </w:style>
  <w:style w:type="paragraph" w:customStyle="1" w:styleId="VerseRef2">
    <w:name w:val="VerseRef2"/>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s1st">
    <w:name w:val="verses1st"/>
    <w:uiPriority w:val="99"/>
    <w:pPr>
      <w:widowControl w:val="0"/>
      <w:tabs>
        <w:tab w:val="left" w:pos="300"/>
      </w:tabs>
      <w:autoSpaceDE w:val="0"/>
      <w:autoSpaceDN w:val="0"/>
      <w:adjustRightInd w:val="0"/>
      <w:spacing w:before="266" w:after="266" w:line="265" w:lineRule="auto"/>
      <w:jc w:val="both"/>
    </w:pPr>
    <w:rPr>
      <w:rFonts w:ascii="Bhaskar" w:hAnsi="Bhaskar" w:cs="Bhaskar"/>
      <w:b/>
      <w:bCs/>
    </w:rPr>
  </w:style>
  <w:style w:type="paragraph" w:customStyle="1" w:styleId="verses2nd">
    <w:name w:val="verses2nd"/>
    <w:uiPriority w:val="99"/>
    <w:pPr>
      <w:widowControl w:val="0"/>
      <w:tabs>
        <w:tab w:val="left" w:pos="300"/>
      </w:tabs>
      <w:autoSpaceDE w:val="0"/>
      <w:autoSpaceDN w:val="0"/>
      <w:adjustRightInd w:val="0"/>
      <w:spacing w:after="266" w:line="265" w:lineRule="auto"/>
      <w:jc w:val="both"/>
    </w:pPr>
    <w:rPr>
      <w:rFonts w:ascii="Bhaskar" w:hAnsi="Bhaskar" w:cs="Bhaskar"/>
      <w:b/>
      <w:bCs/>
    </w:rPr>
  </w:style>
  <w:style w:type="paragraph" w:customStyle="1" w:styleId="VerseSectionPara">
    <w:name w:val="Verse Section:Para"/>
    <w:uiPriority w:val="99"/>
    <w:pPr>
      <w:widowControl w:val="0"/>
      <w:autoSpaceDE w:val="0"/>
      <w:autoSpaceDN w:val="0"/>
      <w:adjustRightInd w:val="0"/>
      <w:spacing w:before="180" w:after="180" w:line="240" w:lineRule="auto"/>
      <w:jc w:val="center"/>
    </w:pPr>
    <w:rPr>
      <w:rFonts w:ascii="ScaGoudy" w:hAnsi="ScaGoudy"/>
      <w:b/>
      <w:bCs/>
      <w:color w:val="008000"/>
      <w:sz w:val="24"/>
      <w:szCs w:val="24"/>
    </w:rPr>
  </w:style>
  <w:style w:type="paragraph" w:customStyle="1" w:styleId="VerseSectionParaPara">
    <w:name w:val="Verse Section: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
    <w:name w:val="Verse Section: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
    <w:name w:val="Verse Section:Para: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Para">
    <w:name w:val="Verse Section: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ectionParaParaParaParaParaPara">
    <w:name w:val="Verse Section:Para: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ingleline">
    <w:name w:val="Verse Single line"/>
    <w:uiPriority w:val="99"/>
    <w:pPr>
      <w:widowControl w:val="0"/>
      <w:autoSpaceDE w:val="0"/>
      <w:autoSpaceDN w:val="0"/>
      <w:adjustRightInd w:val="0"/>
      <w:spacing w:before="180" w:after="180" w:line="240" w:lineRule="auto"/>
      <w:jc w:val="center"/>
    </w:pPr>
    <w:rPr>
      <w:rFonts w:ascii="Tamal" w:hAnsi="Tamal" w:cs="Tamal"/>
      <w:i/>
      <w:iCs/>
      <w:color w:val="000000"/>
      <w:sz w:val="24"/>
      <w:szCs w:val="24"/>
    </w:rPr>
  </w:style>
  <w:style w:type="paragraph" w:customStyle="1" w:styleId="versestart">
    <w:name w:val="verse start"/>
    <w:uiPriority w:val="99"/>
    <w:pPr>
      <w:widowControl w:val="0"/>
      <w:autoSpaceDE w:val="0"/>
      <w:autoSpaceDN w:val="0"/>
      <w:adjustRightInd w:val="0"/>
      <w:spacing w:before="120" w:after="120" w:line="240" w:lineRule="auto"/>
      <w:jc w:val="center"/>
    </w:pPr>
    <w:rPr>
      <w:rFonts w:ascii="Balaram" w:hAnsi="Balaram" w:cs="Balaram"/>
      <w:i/>
      <w:iCs/>
      <w:sz w:val="24"/>
      <w:szCs w:val="24"/>
    </w:rPr>
  </w:style>
  <w:style w:type="paragraph" w:customStyle="1" w:styleId="versestogether">
    <w:name w:val="verses together"/>
    <w:uiPriority w:val="99"/>
    <w:pPr>
      <w:widowControl w:val="0"/>
      <w:tabs>
        <w:tab w:val="left" w:pos="720"/>
      </w:tabs>
      <w:autoSpaceDE w:val="0"/>
      <w:autoSpaceDN w:val="0"/>
      <w:adjustRightInd w:val="0"/>
      <w:spacing w:before="266" w:after="266" w:line="265" w:lineRule="auto"/>
      <w:jc w:val="both"/>
    </w:pPr>
    <w:rPr>
      <w:rFonts w:ascii="Bhaskar" w:hAnsi="Bhaskar" w:cs="Bhaskar"/>
      <w:b/>
      <w:bCs/>
    </w:rPr>
  </w:style>
  <w:style w:type="paragraph" w:customStyle="1" w:styleId="VerseTextPara">
    <w:name w:val="Verse Text: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
    <w:name w:val="Verse-text"/>
    <w:uiPriority w:val="99"/>
    <w:pPr>
      <w:widowControl w:val="0"/>
      <w:autoSpaceDE w:val="0"/>
      <w:autoSpaceDN w:val="0"/>
      <w:adjustRightInd w:val="0"/>
      <w:spacing w:before="144" w:after="0" w:line="240" w:lineRule="auto"/>
      <w:ind w:left="1440"/>
    </w:pPr>
    <w:rPr>
      <w:rFonts w:ascii="Balaram" w:hAnsi="Balaram" w:cs="Balaram"/>
      <w:i/>
      <w:iCs/>
      <w:sz w:val="20"/>
      <w:szCs w:val="20"/>
    </w:rPr>
  </w:style>
  <w:style w:type="paragraph" w:customStyle="1" w:styleId="Versetextdev">
    <w:name w:val="Verse text:dev"/>
    <w:uiPriority w:val="99"/>
    <w:pPr>
      <w:widowControl w:val="0"/>
      <w:autoSpaceDE w:val="0"/>
      <w:autoSpaceDN w:val="0"/>
      <w:adjustRightInd w:val="0"/>
      <w:spacing w:after="0" w:line="240" w:lineRule="auto"/>
      <w:jc w:val="center"/>
    </w:pPr>
    <w:rPr>
      <w:rFonts w:ascii="Indevr" w:hAnsi="Indevr" w:cs="Indevr"/>
      <w:b/>
      <w:bCs/>
      <w:sz w:val="24"/>
      <w:szCs w:val="24"/>
    </w:rPr>
  </w:style>
  <w:style w:type="paragraph" w:customStyle="1" w:styleId="VerseTextParaPara">
    <w:name w:val="Verse Text: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
    <w:name w:val="Verse Text: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
    <w:name w:val="Verse Text:Para: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Para">
    <w:name w:val="Verse Text: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extParaParaParaParaParaPara">
    <w:name w:val="Verse Text:Para: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rans">
    <w:name w:val="verse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ranslation-after6pts">
    <w:name w:val="verse translation-after 6pt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wolines">
    <w:name w:val="verse two lines"/>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Pservants">
    <w:name w:val="VP servants"/>
    <w:uiPriority w:val="99"/>
    <w:pPr>
      <w:widowControl w:val="0"/>
      <w:autoSpaceDE w:val="0"/>
      <w:autoSpaceDN w:val="0"/>
      <w:adjustRightInd w:val="0"/>
      <w:spacing w:after="180" w:line="240" w:lineRule="auto"/>
    </w:pPr>
    <w:rPr>
      <w:rFonts w:ascii="ScaGoudy" w:hAnsi="ScaGoudy"/>
      <w:color w:val="000080"/>
      <w:sz w:val="24"/>
      <w:szCs w:val="24"/>
    </w:rPr>
  </w:style>
  <w:style w:type="paragraph" w:customStyle="1" w:styleId="vsmallheading">
    <w:name w:val="v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vsmBodyText">
    <w:name w:val="v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vsmbodytextbibliography">
    <w:name w:val="vsm body text bibliography"/>
    <w:uiPriority w:val="99"/>
    <w:pPr>
      <w:widowControl w:val="0"/>
      <w:autoSpaceDE w:val="0"/>
      <w:autoSpaceDN w:val="0"/>
      <w:adjustRightInd w:val="0"/>
      <w:spacing w:after="227" w:line="287" w:lineRule="auto"/>
      <w:ind w:left="340" w:hanging="340"/>
    </w:pPr>
    <w:rPr>
      <w:rFonts w:ascii="Times" w:hAnsi="Times" w:cs="Times"/>
      <w:color w:val="000000"/>
      <w:sz w:val="18"/>
      <w:szCs w:val="18"/>
    </w:rPr>
  </w:style>
  <w:style w:type="paragraph" w:customStyle="1" w:styleId="vsmbodytextglossary">
    <w:name w:val="v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vsmbulletlist">
    <w:name w:val="vsm bullet list"/>
    <w:uiPriority w:val="99"/>
    <w:pPr>
      <w:widowControl w:val="0"/>
      <w:autoSpaceDE w:val="0"/>
      <w:autoSpaceDN w:val="0"/>
      <w:adjustRightInd w:val="0"/>
      <w:spacing w:after="227" w:line="287" w:lineRule="auto"/>
      <w:ind w:left="170"/>
      <w:jc w:val="both"/>
    </w:pPr>
    <w:rPr>
      <w:rFonts w:ascii="Times" w:hAnsi="Times" w:cs="Times"/>
      <w:color w:val="000000"/>
      <w:sz w:val="18"/>
      <w:szCs w:val="18"/>
    </w:rPr>
  </w:style>
  <w:style w:type="paragraph" w:customStyle="1" w:styleId="vsmbulletlistw2fsp">
    <w:name w:val="vsm bullet list w_2f_sp"/>
    <w:uiPriority w:val="99"/>
    <w:pPr>
      <w:widowControl w:val="0"/>
      <w:autoSpaceDE w:val="0"/>
      <w:autoSpaceDN w:val="0"/>
      <w:adjustRightInd w:val="0"/>
      <w:spacing w:before="113" w:after="0" w:line="287" w:lineRule="auto"/>
      <w:ind w:left="170"/>
      <w:jc w:val="both"/>
    </w:pPr>
    <w:rPr>
      <w:rFonts w:ascii="Times" w:hAnsi="Times" w:cs="Times"/>
      <w:color w:val="000000"/>
      <w:sz w:val="18"/>
      <w:szCs w:val="18"/>
    </w:rPr>
  </w:style>
  <w:style w:type="paragraph" w:customStyle="1" w:styleId="vsmHeading1">
    <w:name w:val="v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vsmnumberlist2">
    <w:name w:val="vsm number list2"/>
    <w:uiPriority w:val="99"/>
    <w:pPr>
      <w:widowControl w:val="0"/>
      <w:autoSpaceDE w:val="0"/>
      <w:autoSpaceDN w:val="0"/>
      <w:adjustRightInd w:val="0"/>
      <w:spacing w:after="113" w:line="287" w:lineRule="auto"/>
      <w:jc w:val="both"/>
    </w:pPr>
    <w:rPr>
      <w:rFonts w:ascii="Times" w:hAnsi="Times" w:cs="Times"/>
      <w:color w:val="000000"/>
      <w:sz w:val="20"/>
      <w:szCs w:val="20"/>
    </w:rPr>
  </w:style>
  <w:style w:type="paragraph" w:customStyle="1" w:styleId="vsmnumberlistw2fsp">
    <w:name w:val="vsm number list w_2f_sp"/>
    <w:uiPriority w:val="99"/>
    <w:pPr>
      <w:widowControl w:val="0"/>
      <w:autoSpaceDE w:val="0"/>
      <w:autoSpaceDN w:val="0"/>
      <w:adjustRightInd w:val="0"/>
      <w:spacing w:after="113" w:line="287" w:lineRule="auto"/>
      <w:jc w:val="both"/>
    </w:pPr>
    <w:rPr>
      <w:rFonts w:ascii="Times" w:hAnsi="Times" w:cs="Times"/>
      <w:color w:val="000000"/>
      <w:sz w:val="18"/>
      <w:szCs w:val="18"/>
    </w:rPr>
  </w:style>
  <w:style w:type="paragraph" w:customStyle="1" w:styleId="vsmnumberlistw2fsp26ital">
    <w:name w:val="vsm number list w_2f_sp _26_ ital"/>
    <w:uiPriority w:val="99"/>
    <w:pPr>
      <w:widowControl w:val="0"/>
      <w:autoSpaceDE w:val="0"/>
      <w:autoSpaceDN w:val="0"/>
      <w:adjustRightInd w:val="0"/>
      <w:spacing w:before="113" w:after="113" w:line="287" w:lineRule="auto"/>
      <w:jc w:val="both"/>
    </w:pPr>
    <w:rPr>
      <w:rFonts w:ascii="Times" w:hAnsi="Times" w:cs="Times"/>
      <w:i/>
      <w:iCs/>
      <w:color w:val="000000"/>
      <w:sz w:val="18"/>
      <w:szCs w:val="18"/>
    </w:rPr>
  </w:style>
  <w:style w:type="paragraph" w:customStyle="1" w:styleId="vsmQAparagraph">
    <w:name w:val="vsm QA paragraph"/>
    <w:uiPriority w:val="99"/>
    <w:pPr>
      <w:widowControl w:val="0"/>
      <w:autoSpaceDE w:val="0"/>
      <w:autoSpaceDN w:val="0"/>
      <w:adjustRightInd w:val="0"/>
      <w:spacing w:before="113" w:after="0" w:line="287" w:lineRule="auto"/>
      <w:jc w:val="both"/>
    </w:pPr>
    <w:rPr>
      <w:rFonts w:ascii="Times" w:hAnsi="Times" w:cs="Times"/>
      <w:b/>
      <w:bCs/>
      <w:color w:val="000000"/>
      <w:sz w:val="18"/>
      <w:szCs w:val="18"/>
    </w:rPr>
  </w:style>
  <w:style w:type="paragraph" w:customStyle="1" w:styleId="vsmQuoteInd">
    <w:name w:val="v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vsmQuoteInd-centerednospace">
    <w:name w:val="v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vsmQuoteInd-english">
    <w:name w:val="v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Wfw">
    <w:name w:val="Wfw"/>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WhatsNew">
    <w:name w:val="What's New"/>
    <w:uiPriority w:val="99"/>
    <w:pPr>
      <w:widowControl w:val="0"/>
      <w:pBdr>
        <w:top w:val="single" w:sz="18" w:space="0" w:color="0000FF"/>
        <w:bottom w:val="single" w:sz="18" w:space="2" w:color="0000FF"/>
      </w:pBdr>
      <w:tabs>
        <w:tab w:val="left" w:pos="1440"/>
      </w:tabs>
      <w:autoSpaceDE w:val="0"/>
      <w:autoSpaceDN w:val="0"/>
      <w:adjustRightInd w:val="0"/>
      <w:spacing w:before="446" w:after="288" w:line="240" w:lineRule="auto"/>
      <w:jc w:val="center"/>
    </w:pPr>
    <w:rPr>
      <w:rFonts w:ascii="Times New Roman" w:hAnsi="Times New Roman" w:cs="Times New Roman"/>
      <w:b/>
      <w:bCs/>
      <w:color w:val="FF0000"/>
      <w:sz w:val="72"/>
      <w:szCs w:val="72"/>
    </w:rPr>
  </w:style>
  <w:style w:type="paragraph" w:customStyle="1" w:styleId="WhatsNewLectureHeading">
    <w:name w:val="What's New Lecture Heading"/>
    <w:uiPriority w:val="99"/>
    <w:pPr>
      <w:widowControl w:val="0"/>
      <w:pBdr>
        <w:top w:val="single" w:sz="12" w:space="2" w:color="000000"/>
        <w:bottom w:val="single" w:sz="24" w:space="2" w:color="000000"/>
        <w:right w:val="single" w:sz="12" w:space="0" w:color="000000"/>
      </w:pBdr>
      <w:shd w:val="solid" w:color="FFFF00" w:fill="auto"/>
      <w:autoSpaceDE w:val="0"/>
      <w:autoSpaceDN w:val="0"/>
      <w:adjustRightInd w:val="0"/>
      <w:spacing w:after="180" w:line="240" w:lineRule="auto"/>
      <w:jc w:val="center"/>
    </w:pPr>
    <w:rPr>
      <w:rFonts w:ascii="ScaGoudy" w:hAnsi="ScaGoudy"/>
      <w:b/>
      <w:bCs/>
      <w:sz w:val="24"/>
      <w:szCs w:val="24"/>
    </w:rPr>
  </w:style>
  <w:style w:type="paragraph" w:customStyle="1" w:styleId="WordforWord">
    <w:name w:val="Word for Word"/>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WordforWord3">
    <w:name w:val="Word for Word3"/>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1">
    <w:name w:val="Word for Word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WordforWord2">
    <w:name w:val="Word for Word2"/>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kusa">
    <w:name w:val="wordforwordkusa"/>
    <w:uiPriority w:val="99"/>
    <w:pPr>
      <w:widowControl w:val="0"/>
      <w:autoSpaceDE w:val="0"/>
      <w:autoSpaceDN w:val="0"/>
      <w:adjustRightInd w:val="0"/>
      <w:spacing w:after="120" w:line="240" w:lineRule="auto"/>
    </w:pPr>
    <w:rPr>
      <w:rFonts w:ascii="ScaGoudy" w:hAnsi="ScaGoudy"/>
      <w:sz w:val="24"/>
      <w:szCs w:val="24"/>
    </w:rPr>
  </w:style>
  <w:style w:type="paragraph" w:customStyle="1" w:styleId="WritingsPara">
    <w:name w:val="Writings:Para"/>
    <w:uiPriority w:val="99"/>
    <w:pPr>
      <w:widowControl w:val="0"/>
      <w:pBdr>
        <w:top w:val="single" w:sz="4" w:space="2" w:color="000000"/>
        <w:left w:val="single" w:sz="4" w:space="2" w:color="000000"/>
        <w:bottom w:val="single" w:sz="18" w:space="2" w:color="808080"/>
        <w:right w:val="single" w:sz="22" w:space="2" w:color="80808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WritingsParaPara">
    <w:name w:val="Writings:Para:Para"/>
    <w:uiPriority w:val="99"/>
    <w:pPr>
      <w:widowControl w:val="0"/>
      <w:pBdr>
        <w:top w:val="single" w:sz="4" w:space="2" w:color="000000"/>
        <w:left w:val="single" w:sz="4" w:space="2" w:color="000000"/>
        <w:bottom w:val="single" w:sz="18" w:space="2" w:color="808080"/>
        <w:right w:val="single" w:sz="22" w:space="2" w:color="00000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Xfejezet">
    <w:name w:val="X fejezet"/>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Hu 2" w:hAnsi="Palatino Sanskrit Hu 2" w:cs="Palatino Sanskrit Hu 2"/>
    </w:rPr>
  </w:style>
  <w:style w:type="paragraph" w:customStyle="1" w:styleId="xlation">
    <w:name w:val="xlation"/>
    <w:uiPriority w:val="99"/>
    <w:pPr>
      <w:widowControl w:val="0"/>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Year">
    <w:name w:val="Year"/>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Year3">
    <w:name w:val="Yea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ear1">
    <w:name w:val="Yea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Year2">
    <w:name w:val="Year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oureverwell">
    <w:name w:val="Your ever well ..."/>
    <w:uiPriority w:val="99"/>
    <w:pPr>
      <w:widowControl w:val="0"/>
      <w:autoSpaceDE w:val="0"/>
      <w:autoSpaceDN w:val="0"/>
      <w:adjustRightInd w:val="0"/>
      <w:spacing w:after="0" w:line="278" w:lineRule="auto"/>
      <w:ind w:left="3060"/>
    </w:pPr>
    <w:rPr>
      <w:rFonts w:ascii="Tamalten" w:hAnsi="Tamalten" w:cs="Tamalten"/>
    </w:rPr>
  </w:style>
  <w:style w:type="paragraph" w:customStyle="1" w:styleId="ZFNOTENTRY">
    <w:name w:val="Z_FNOT ENTRY"/>
    <w:uiPriority w:val="99"/>
    <w:pPr>
      <w:widowControl w:val="0"/>
      <w:autoSpaceDE w:val="0"/>
      <w:autoSpaceDN w:val="0"/>
      <w:adjustRightInd w:val="0"/>
      <w:spacing w:after="0" w:line="240" w:lineRule="auto"/>
    </w:pPr>
    <w:rPr>
      <w:rFonts w:ascii="ScaTimes" w:hAnsi="ScaTimes" w:cs="ScaTimes"/>
      <w:sz w:val="16"/>
      <w:szCs w:val="16"/>
    </w:rPr>
  </w:style>
  <w:style w:type="character" w:customStyle="1" w:styleId="1970">
    <w:name w:val="1970"/>
    <w:uiPriority w:val="99"/>
  </w:style>
  <w:style w:type="character" w:customStyle="1" w:styleId="1b1stlineof2ndversenobeforegappointsCharChar">
    <w:name w:val="1b: 1st line of 2nd verse (no before gap points) Char Char"/>
    <w:uiPriority w:val="99"/>
    <w:rPr>
      <w:rFonts w:ascii="Tamal" w:hAnsi="Tamal" w:cs="Tamal"/>
      <w:i/>
      <w:iCs/>
    </w:rPr>
  </w:style>
  <w:style w:type="character" w:customStyle="1" w:styleId="21stlineofverse6ptsbeforeCharCharChar">
    <w:name w:val="2: 1st line of verse (6pts before) Char Char Char"/>
    <w:uiPriority w:val="99"/>
    <w:rPr>
      <w:rFonts w:ascii="Tamal" w:hAnsi="Tamal" w:cs="Tamal"/>
      <w:i/>
      <w:iCs/>
      <w:sz w:val="22"/>
      <w:szCs w:val="22"/>
    </w:rPr>
  </w:style>
  <w:style w:type="character" w:customStyle="1" w:styleId="3englishtranslationofverseCharChar">
    <w:name w:val="3: english translation of verse Char Char"/>
    <w:uiPriority w:val="99"/>
    <w:rPr>
      <w:rFonts w:ascii="Tamal" w:hAnsi="Tamal" w:cs="Tamal"/>
    </w:rPr>
  </w:style>
  <w:style w:type="character" w:customStyle="1" w:styleId="3UsualparagraphChar">
    <w:name w:val="3: Usual paragraph Char"/>
    <w:uiPriority w:val="99"/>
    <w:rPr>
      <w:rFonts w:ascii="Tamal" w:hAnsi="Tamal" w:cs="Tamal"/>
    </w:rPr>
  </w:style>
  <w:style w:type="character" w:customStyle="1" w:styleId="3UsualparagraphCharCharChar">
    <w:name w:val="3: Usual paragraph Char Char Char"/>
    <w:uiPriority w:val="99"/>
    <w:rPr>
      <w:rFonts w:ascii="Tamal" w:hAnsi="Tamal" w:cs="Tamal"/>
    </w:rPr>
  </w:style>
  <w:style w:type="character" w:customStyle="1" w:styleId="3UsualparagraphwithbeforegapChar">
    <w:name w:val="3: Usual paragraph with before gap Char"/>
    <w:uiPriority w:val="99"/>
    <w:rPr>
      <w:rFonts w:ascii="Tamal" w:hAnsi="Tamal" w:cs="Tamal"/>
    </w:rPr>
  </w:style>
  <w:style w:type="character" w:customStyle="1" w:styleId="3UsualparagraphwithbeforegapCharCharChar">
    <w:name w:val="3: Usual paragraph with before gap Char Char Char"/>
    <w:uiPriority w:val="99"/>
    <w:rPr>
      <w:rFonts w:ascii="Tamal" w:hAnsi="Tamal" w:cs="Tamal"/>
    </w:rPr>
  </w:style>
  <w:style w:type="character" w:customStyle="1" w:styleId="aaamistake">
    <w:name w:val="aaamistake"/>
    <w:uiPriority w:val="99"/>
    <w:rPr>
      <w:color w:val="000000"/>
    </w:rPr>
  </w:style>
  <w:style w:type="character" w:customStyle="1" w:styleId="aafirstsyns">
    <w:name w:val="aa first syns"/>
    <w:uiPriority w:val="99"/>
    <w:rPr>
      <w:color w:val="00FFFF"/>
    </w:rPr>
  </w:style>
  <w:style w:type="character" w:customStyle="1" w:styleId="aafirstword">
    <w:name w:val="aa first word"/>
    <w:uiPriority w:val="99"/>
  </w:style>
  <w:style w:type="character" w:customStyle="1" w:styleId="Absatz-Standardschriftart">
    <w:name w:val="Absatz-Standardschriftart"/>
    <w:uiPriority w:val="99"/>
  </w:style>
  <w:style w:type="character" w:customStyle="1" w:styleId="AcceleratorKeys">
    <w:name w:val="Accelerator Keys"/>
    <w:uiPriority w:val="99"/>
    <w:rPr>
      <w:b/>
      <w:bCs/>
      <w:i/>
      <w:iCs/>
      <w:sz w:val="28"/>
      <w:szCs w:val="28"/>
      <w:u w:val="single"/>
    </w:rPr>
  </w:style>
  <w:style w:type="character" w:customStyle="1" w:styleId="addmd">
    <w:name w:val="addmd"/>
    <w:uiPriority w:val="99"/>
    <w:rPr>
      <w:color w:val="000000"/>
    </w:rPr>
  </w:style>
  <w:style w:type="character" w:customStyle="1" w:styleId="Adi-parva">
    <w:name w:val="Adi-parva"/>
    <w:uiPriority w:val="99"/>
  </w:style>
  <w:style w:type="character" w:customStyle="1" w:styleId="Adi-parvaField">
    <w:name w:val="Adi-parva:Field"/>
    <w:uiPriority w:val="99"/>
  </w:style>
  <w:style w:type="character" w:customStyle="1" w:styleId="Adi-parvaField1">
    <w:name w:val="Adi-parva:Field1"/>
    <w:uiPriority w:val="99"/>
  </w:style>
  <w:style w:type="character" w:customStyle="1" w:styleId="Adi-parvaField2">
    <w:name w:val="Adi-parva:Field2"/>
    <w:uiPriority w:val="99"/>
  </w:style>
  <w:style w:type="character" w:customStyle="1" w:styleId="Adi-parvaField4">
    <w:name w:val="Adi-parva:Field4"/>
    <w:uiPriority w:val="99"/>
  </w:style>
  <w:style w:type="character" w:customStyle="1" w:styleId="Adi-parvaField6">
    <w:name w:val="Adi-parva:Field6"/>
    <w:uiPriority w:val="99"/>
  </w:style>
  <w:style w:type="character" w:customStyle="1" w:styleId="Adjusting">
    <w:name w:val="Adjusting"/>
    <w:uiPriority w:val="99"/>
  </w:style>
  <w:style w:type="character" w:customStyle="1" w:styleId="Adjustingspace">
    <w:name w:val="Adjusting_space"/>
    <w:uiPriority w:val="99"/>
  </w:style>
  <w:style w:type="character" w:customStyle="1" w:styleId="AitareyaUpanisad">
    <w:name w:val="Aitareya Upanisad"/>
    <w:uiPriority w:val="99"/>
  </w:style>
  <w:style w:type="character" w:customStyle="1" w:styleId="AitareyaUpanisadField">
    <w:name w:val="Aitareya Upanisad:Field"/>
    <w:uiPriority w:val="99"/>
  </w:style>
  <w:style w:type="character" w:customStyle="1" w:styleId="AitareyaUpanisadField1">
    <w:name w:val="Aitareya Upanisad:Field1"/>
    <w:uiPriority w:val="99"/>
  </w:style>
  <w:style w:type="character" w:customStyle="1" w:styleId="AitareyaUpanisadField2">
    <w:name w:val="Aitareya Upanisad:Field2"/>
    <w:uiPriority w:val="99"/>
  </w:style>
  <w:style w:type="character" w:customStyle="1" w:styleId="AitareyaUpanisadField3">
    <w:name w:val="Aitareya Upanisad:Field3"/>
    <w:uiPriority w:val="99"/>
  </w:style>
  <w:style w:type="character" w:customStyle="1" w:styleId="AitareyaUpanisadField4">
    <w:name w:val="Aitareya Upanisad:Field4"/>
    <w:uiPriority w:val="99"/>
  </w:style>
  <w:style w:type="character" w:customStyle="1" w:styleId="Amrta-binduUpanisad">
    <w:name w:val="Amrta-bindu Upanisad"/>
    <w:uiPriority w:val="99"/>
  </w:style>
  <w:style w:type="character" w:customStyle="1" w:styleId="Amrta-binduUpanisadField">
    <w:name w:val="Amrta-bindu Upanisad:Field"/>
    <w:uiPriority w:val="99"/>
  </w:style>
  <w:style w:type="character" w:customStyle="1" w:styleId="Amrta-binduUpanisadField1">
    <w:name w:val="Amrta-bindu Upanisad:Field1"/>
    <w:uiPriority w:val="99"/>
  </w:style>
  <w:style w:type="character" w:customStyle="1" w:styleId="Amrta-binduUpanisadField2">
    <w:name w:val="Amrta-bindu Upanisad:Field2"/>
    <w:uiPriority w:val="99"/>
  </w:style>
  <w:style w:type="character" w:customStyle="1" w:styleId="Amrta-binduUpanisadField3">
    <w:name w:val="Amrta-bindu Upanisad:Field3"/>
    <w:uiPriority w:val="99"/>
  </w:style>
  <w:style w:type="character" w:customStyle="1" w:styleId="Amrta-binduUpanisadField4">
    <w:name w:val="Amrta-bindu Upanisad:Field4"/>
    <w:uiPriority w:val="99"/>
  </w:style>
  <w:style w:type="character" w:styleId="CommentReference">
    <w:name w:val="annotation reference"/>
    <w:basedOn w:val="DefaultParagraphFont"/>
    <w:uiPriority w:val="99"/>
    <w:rPr>
      <w:rFonts w:ascii="Times New Roman" w:hAnsi="Times New Roman" w:cs="Times New Roman"/>
      <w:sz w:val="16"/>
      <w:szCs w:val="16"/>
    </w:rPr>
  </w:style>
  <w:style w:type="character" w:customStyle="1" w:styleId="Anubhava-prakarana">
    <w:name w:val="Anubhava-prakarana"/>
    <w:uiPriority w:val="99"/>
  </w:style>
  <w:style w:type="character" w:customStyle="1" w:styleId="Anubhava-prakaranaField">
    <w:name w:val="Anubhava-prakarana:Field"/>
    <w:uiPriority w:val="99"/>
  </w:style>
  <w:style w:type="character" w:customStyle="1" w:styleId="Anubhava-prakaranaField1">
    <w:name w:val="Anubhava-prakarana:Field1"/>
    <w:uiPriority w:val="99"/>
  </w:style>
  <w:style w:type="character" w:customStyle="1" w:styleId="Anubhava-prakaranaField2">
    <w:name w:val="Anubhava-prakarana:Field2"/>
    <w:uiPriority w:val="99"/>
  </w:style>
  <w:style w:type="character" w:customStyle="1" w:styleId="Anubhava-prakaranaField3">
    <w:name w:val="Anubhava-prakarana:Field3"/>
    <w:uiPriority w:val="99"/>
  </w:style>
  <w:style w:type="character" w:customStyle="1" w:styleId="Anubhava-prakaranaField4">
    <w:name w:val="Anubhava-prakarana:Field4"/>
    <w:uiPriority w:val="99"/>
  </w:style>
  <w:style w:type="character" w:customStyle="1" w:styleId="Anuccheda">
    <w:name w:val="Anuccheda"/>
    <w:uiPriority w:val="99"/>
  </w:style>
  <w:style w:type="character" w:customStyle="1" w:styleId="AnucchedaField">
    <w:name w:val="Anuccheda:Field"/>
    <w:uiPriority w:val="99"/>
  </w:style>
  <w:style w:type="character" w:customStyle="1" w:styleId="AnucchedaField1">
    <w:name w:val="Anuccheda:Field1"/>
    <w:uiPriority w:val="99"/>
  </w:style>
  <w:style w:type="character" w:customStyle="1" w:styleId="AnucchedaField2">
    <w:name w:val="Anuccheda:Field2"/>
    <w:uiPriority w:val="99"/>
  </w:style>
  <w:style w:type="character" w:customStyle="1" w:styleId="AnucchedaField3">
    <w:name w:val="Anuccheda:Field3"/>
    <w:uiPriority w:val="99"/>
  </w:style>
  <w:style w:type="character" w:customStyle="1" w:styleId="AnucchedaField4">
    <w:name w:val="Anuccheda:Field4"/>
    <w:uiPriority w:val="99"/>
  </w:style>
  <w:style w:type="character" w:customStyle="1" w:styleId="apple-converted-space">
    <w:name w:val="apple-converted-space"/>
  </w:style>
  <w:style w:type="character" w:customStyle="1" w:styleId="apple-style-span">
    <w:name w:val="apple-style-span"/>
    <w:rPr>
      <w:color w:val="000000"/>
    </w:rPr>
  </w:style>
  <w:style w:type="character" w:customStyle="1" w:styleId="rrindrdnSm">
    <w:name w:val="Ârðõíri êînîídrdón Símê"/>
    <w:uiPriority w:val="99"/>
  </w:style>
  <w:style w:type="character" w:customStyle="1" w:styleId="ArialBold">
    <w:name w:val="ArialBold"/>
    <w:uiPriority w:val="99"/>
    <w:rPr>
      <w:rFonts w:ascii="Arial" w:hAnsi="Arial" w:cs="Arial"/>
      <w:b/>
      <w:bCs/>
      <w:u w:val="single"/>
    </w:rPr>
  </w:style>
  <w:style w:type="character" w:customStyle="1" w:styleId="Atharva-veda">
    <w:name w:val="Atharva-veda"/>
    <w:uiPriority w:val="99"/>
  </w:style>
  <w:style w:type="character" w:customStyle="1" w:styleId="Atharva-vedaField">
    <w:name w:val="Atharva-veda:Field"/>
    <w:uiPriority w:val="99"/>
  </w:style>
  <w:style w:type="character" w:customStyle="1" w:styleId="Atharva-vedaField1">
    <w:name w:val="Atharva-veda:Field1"/>
    <w:uiPriority w:val="99"/>
  </w:style>
  <w:style w:type="character" w:customStyle="1" w:styleId="Atharva-vedaField2">
    <w:name w:val="Atharva-veda:Field2"/>
    <w:uiPriority w:val="99"/>
  </w:style>
  <w:style w:type="character" w:customStyle="1" w:styleId="Atharva-vedaField3">
    <w:name w:val="Atharva-veda:Field3"/>
    <w:uiPriority w:val="99"/>
  </w:style>
  <w:style w:type="character" w:customStyle="1" w:styleId="Atharva-vedaField4">
    <w:name w:val="Atharva-veda:Field4"/>
    <w:uiPriority w:val="99"/>
  </w:style>
  <w:style w:type="character" w:customStyle="1" w:styleId="Atharva-veda-samhita">
    <w:name w:val="Atharva-veda-samhita"/>
    <w:uiPriority w:val="99"/>
  </w:style>
  <w:style w:type="character" w:customStyle="1" w:styleId="Atharva-veda-samhitaField">
    <w:name w:val="Atharva-veda-samhita:Field"/>
    <w:uiPriority w:val="99"/>
  </w:style>
  <w:style w:type="character" w:customStyle="1" w:styleId="Atharva-veda-samhitaField1">
    <w:name w:val="Atharva-veda-samhita:Field1"/>
    <w:uiPriority w:val="99"/>
  </w:style>
  <w:style w:type="character" w:customStyle="1" w:styleId="Atharva-veda-samhitaField2">
    <w:name w:val="Atharva-veda-samhita:Field2"/>
    <w:uiPriority w:val="99"/>
  </w:style>
  <w:style w:type="character" w:customStyle="1" w:styleId="Atharva-veda-samhitaField3">
    <w:name w:val="Atharva-veda-samhita:Field3"/>
    <w:uiPriority w:val="99"/>
  </w:style>
  <w:style w:type="character" w:customStyle="1" w:styleId="Atharva-veda-samhitaField4">
    <w:name w:val="Atharva-veda-samhita:Field4"/>
    <w:uiPriority w:val="99"/>
  </w:style>
  <w:style w:type="character" w:customStyle="1" w:styleId="AuthorChar">
    <w:name w:val="Author Char"/>
    <w:uiPriority w:val="99"/>
    <w:rPr>
      <w:b/>
      <w:bCs/>
      <w:i/>
      <w:iCs/>
      <w:color w:val="000000"/>
    </w:rPr>
  </w:style>
  <w:style w:type="character" w:customStyle="1" w:styleId="Ayodhya-kanda">
    <w:name w:val="Ayodhya-kanda"/>
    <w:uiPriority w:val="99"/>
  </w:style>
  <w:style w:type="character" w:customStyle="1" w:styleId="Ayodhya-kandaField">
    <w:name w:val="Ayodhya-kanda:Field"/>
    <w:uiPriority w:val="99"/>
  </w:style>
  <w:style w:type="character" w:customStyle="1" w:styleId="Ayodhya-kandaField1">
    <w:name w:val="Ayodhya-kanda:Field1"/>
    <w:uiPriority w:val="99"/>
  </w:style>
  <w:style w:type="character" w:customStyle="1" w:styleId="Ayodhya-kandaField2">
    <w:name w:val="Ayodhya-kanda:Field2"/>
    <w:uiPriority w:val="99"/>
  </w:style>
  <w:style w:type="character" w:customStyle="1" w:styleId="Ayodhya-kandaField3">
    <w:name w:val="Ayodhya-kanda:Field3"/>
    <w:uiPriority w:val="99"/>
  </w:style>
  <w:style w:type="character" w:customStyle="1" w:styleId="Ayodhya-kandaField4">
    <w:name w:val="Ayodhya-kanda:Field4"/>
    <w:uiPriority w:val="99"/>
  </w:style>
  <w:style w:type="character" w:customStyle="1" w:styleId="Baudhayana-dharma-sastra">
    <w:name w:val="Baudhayana-dharma-sastra"/>
    <w:uiPriority w:val="99"/>
  </w:style>
  <w:style w:type="character" w:customStyle="1" w:styleId="Baudhayana-dharma-sastraField">
    <w:name w:val="Baudhayana-dharma-sastra:Field"/>
    <w:uiPriority w:val="99"/>
  </w:style>
  <w:style w:type="character" w:customStyle="1" w:styleId="Baudhayana-dharma-sastraField1">
    <w:name w:val="Baudhayana-dharma-sastra:Field1"/>
    <w:uiPriority w:val="99"/>
  </w:style>
  <w:style w:type="character" w:customStyle="1" w:styleId="Baudhayana-dharma-sastraField2">
    <w:name w:val="Baudhayana-dharma-sastra:Field2"/>
    <w:uiPriority w:val="99"/>
  </w:style>
  <w:style w:type="character" w:customStyle="1" w:styleId="Baudhayana-dharma-sastraField3">
    <w:name w:val="Baudhayana-dharma-sastra:Field3"/>
    <w:uiPriority w:val="99"/>
  </w:style>
  <w:style w:type="character" w:customStyle="1" w:styleId="Baudhayana-dharma-sastraField4">
    <w:name w:val="Baudhayana-dharma-sastra:Field4"/>
    <w:uiPriority w:val="99"/>
  </w:style>
  <w:style w:type="character" w:customStyle="1" w:styleId="BengaliChar">
    <w:name w:val="Bengali:Char"/>
    <w:uiPriority w:val="99"/>
  </w:style>
  <w:style w:type="character" w:customStyle="1" w:styleId="BengaliField">
    <w:name w:val="Bengali:Field"/>
    <w:uiPriority w:val="99"/>
  </w:style>
  <w:style w:type="character" w:customStyle="1" w:styleId="BengaliField1">
    <w:name w:val="Bengali:Field1"/>
    <w:uiPriority w:val="99"/>
  </w:style>
  <w:style w:type="character" w:customStyle="1" w:styleId="BengaliField2">
    <w:name w:val="Bengali:Field2"/>
    <w:uiPriority w:val="99"/>
  </w:style>
  <w:style w:type="character" w:customStyle="1" w:styleId="BengaliField3">
    <w:name w:val="Bengali:Field3"/>
    <w:uiPriority w:val="99"/>
  </w:style>
  <w:style w:type="character" w:customStyle="1" w:styleId="BengaliField4">
    <w:name w:val="Bengali:Field4"/>
    <w:uiPriority w:val="99"/>
  </w:style>
  <w:style w:type="character" w:customStyle="1" w:styleId="Bhagavad-gita">
    <w:name w:val="Bhagavad-gita"/>
    <w:uiPriority w:val="99"/>
  </w:style>
  <w:style w:type="character" w:customStyle="1" w:styleId="Bhagavad-gitaField">
    <w:name w:val="Bhagavad-gita:Field"/>
    <w:uiPriority w:val="99"/>
  </w:style>
  <w:style w:type="character" w:customStyle="1" w:styleId="Bhagavad-gitaField1">
    <w:name w:val="Bhagavad-gita:Field1"/>
    <w:uiPriority w:val="99"/>
  </w:style>
  <w:style w:type="character" w:customStyle="1" w:styleId="Bhagavad-gitaField2">
    <w:name w:val="Bhagavad-gita:Field2"/>
    <w:uiPriority w:val="99"/>
  </w:style>
  <w:style w:type="character" w:customStyle="1" w:styleId="Bhagavad-gitaField3">
    <w:name w:val="Bhagavad-gita:Field3"/>
    <w:uiPriority w:val="99"/>
  </w:style>
  <w:style w:type="character" w:customStyle="1" w:styleId="Bhagavad-gitaField4">
    <w:name w:val="Bhagavad-gita:Field4"/>
    <w:uiPriority w:val="99"/>
  </w:style>
  <w:style w:type="character" w:customStyle="1" w:styleId="Bhagavat-sandarbha">
    <w:name w:val="Bhagavat-sandarbha"/>
    <w:uiPriority w:val="99"/>
  </w:style>
  <w:style w:type="character" w:customStyle="1" w:styleId="Bhagavat-sandarbhaField">
    <w:name w:val="Bhagavat-sandarbha:Field"/>
    <w:uiPriority w:val="99"/>
  </w:style>
  <w:style w:type="character" w:customStyle="1" w:styleId="Bhagavat-sandarbhaField1">
    <w:name w:val="Bhagavat-sandarbha:Field1"/>
    <w:uiPriority w:val="99"/>
  </w:style>
  <w:style w:type="character" w:customStyle="1" w:styleId="Bhagavat-sandarbhaField2">
    <w:name w:val="Bhagavat-sandarbha:Field2"/>
    <w:uiPriority w:val="99"/>
  </w:style>
  <w:style w:type="character" w:customStyle="1" w:styleId="Bhagavat-sandarbhaField3">
    <w:name w:val="Bhagavat-sandarbha:Field3"/>
    <w:uiPriority w:val="99"/>
  </w:style>
  <w:style w:type="character" w:customStyle="1" w:styleId="Bhagavat-sandarbhaField4">
    <w:name w:val="Bhagavat-sandarbha:Field4"/>
    <w:uiPriority w:val="99"/>
  </w:style>
  <w:style w:type="character" w:customStyle="1" w:styleId="Bhakti-rasamrta-sindhu">
    <w:name w:val="Bhakti-rasamrta-sindhu"/>
    <w:uiPriority w:val="99"/>
  </w:style>
  <w:style w:type="character" w:customStyle="1" w:styleId="Bhakti-rasamrta-sindhuField">
    <w:name w:val="Bhakti-rasamrta-sindhu:Field"/>
    <w:uiPriority w:val="99"/>
  </w:style>
  <w:style w:type="character" w:customStyle="1" w:styleId="Bhakti-rasamrta-sindhuField1">
    <w:name w:val="Bhakti-rasamrta-sindhu:Field1"/>
    <w:uiPriority w:val="99"/>
  </w:style>
  <w:style w:type="character" w:customStyle="1" w:styleId="Bhakti-rasamrta-sindhuField2">
    <w:name w:val="Bhakti-rasamrta-sindhu:Field2"/>
    <w:uiPriority w:val="99"/>
  </w:style>
  <w:style w:type="character" w:customStyle="1" w:styleId="Bhakti-rasamrta-sindhuField3">
    <w:name w:val="Bhakti-rasamrta-sindhu:Field3"/>
    <w:uiPriority w:val="99"/>
  </w:style>
  <w:style w:type="character" w:customStyle="1" w:styleId="Bhakti-rasamrta-sindhuField4">
    <w:name w:val="Bhakti-rasamrta-sindhu:Field4"/>
    <w:uiPriority w:val="99"/>
  </w:style>
  <w:style w:type="character" w:customStyle="1" w:styleId="Bhakti-sandarbha">
    <w:name w:val="Bhakti-sandarbha"/>
    <w:uiPriority w:val="99"/>
  </w:style>
  <w:style w:type="character" w:customStyle="1" w:styleId="Bhakti-sandarbhaField">
    <w:name w:val="Bhakti-sandarbha:Field"/>
    <w:uiPriority w:val="99"/>
  </w:style>
  <w:style w:type="character" w:customStyle="1" w:styleId="Bhakti-sandarbhaField1">
    <w:name w:val="Bhakti-sandarbha:Field1"/>
    <w:uiPriority w:val="99"/>
  </w:style>
  <w:style w:type="character" w:customStyle="1" w:styleId="Bhakti-sandarbhaField2">
    <w:name w:val="Bhakti-sandarbha:Field2"/>
    <w:uiPriority w:val="99"/>
  </w:style>
  <w:style w:type="character" w:customStyle="1" w:styleId="Bhakti-sandarbhaField3">
    <w:name w:val="Bhakti-sandarbha:Field3"/>
    <w:uiPriority w:val="99"/>
  </w:style>
  <w:style w:type="character" w:customStyle="1" w:styleId="Bhakti-sandarbhaField4">
    <w:name w:val="Bhakti-sandarbha:Field4"/>
    <w:uiPriority w:val="99"/>
  </w:style>
  <w:style w:type="character" w:customStyle="1" w:styleId="Bhavartha-dipika">
    <w:name w:val="Bhavartha-dipika"/>
    <w:uiPriority w:val="99"/>
  </w:style>
  <w:style w:type="character" w:customStyle="1" w:styleId="Bhavartha-dipikaField">
    <w:name w:val="Bhavartha-dipika:Field"/>
    <w:uiPriority w:val="99"/>
  </w:style>
  <w:style w:type="character" w:customStyle="1" w:styleId="Bhavartha-dipikaField1">
    <w:name w:val="Bhavartha-dipika:Field1"/>
    <w:uiPriority w:val="99"/>
  </w:style>
  <w:style w:type="character" w:customStyle="1" w:styleId="Bhavartha-dipikaField2">
    <w:name w:val="Bhavartha-dipika:Field2"/>
    <w:uiPriority w:val="99"/>
  </w:style>
  <w:style w:type="character" w:customStyle="1" w:styleId="Bhavartha-dipikaField3">
    <w:name w:val="Bhavartha-dipika:Field3"/>
    <w:uiPriority w:val="99"/>
  </w:style>
  <w:style w:type="character" w:customStyle="1" w:styleId="Bhavartha-dipikaField4">
    <w:name w:val="Bhavartha-dipika:Field4"/>
    <w:uiPriority w:val="99"/>
  </w:style>
  <w:style w:type="character" w:customStyle="1" w:styleId="Bhisma-parva">
    <w:name w:val="Bhisma-parva"/>
    <w:uiPriority w:val="99"/>
  </w:style>
  <w:style w:type="character" w:customStyle="1" w:styleId="Bhisma-parvaField">
    <w:name w:val="Bhisma-parva:Field"/>
    <w:uiPriority w:val="99"/>
  </w:style>
  <w:style w:type="character" w:customStyle="1" w:styleId="Bhisma-parvaField1">
    <w:name w:val="Bhisma-parva:Field1"/>
    <w:uiPriority w:val="99"/>
  </w:style>
  <w:style w:type="character" w:customStyle="1" w:styleId="Bhisma-parvaField2">
    <w:name w:val="Bhisma-parva:Field2"/>
    <w:uiPriority w:val="99"/>
  </w:style>
  <w:style w:type="character" w:customStyle="1" w:styleId="Bhisma-parvaField4">
    <w:name w:val="Bhisma-parva:Field4"/>
    <w:uiPriority w:val="99"/>
  </w:style>
  <w:style w:type="character" w:customStyle="1" w:styleId="Bhisma-parvaField6">
    <w:name w:val="Bhisma-parva:Field6"/>
    <w:uiPriority w:val="99"/>
  </w:style>
  <w:style w:type="character" w:customStyle="1" w:styleId="Bluebackground">
    <w:name w:val="Blue background"/>
    <w:uiPriority w:val="99"/>
  </w:style>
  <w:style w:type="character" w:customStyle="1" w:styleId="BluebackgroundPen">
    <w:name w:val="Blue background:Pen"/>
    <w:uiPriority w:val="99"/>
  </w:style>
  <w:style w:type="character" w:customStyle="1" w:styleId="BluebackgroundPen1">
    <w:name w:val="Blue background:Pen1"/>
    <w:uiPriority w:val="99"/>
  </w:style>
  <w:style w:type="character" w:customStyle="1" w:styleId="BluebackgroundPen2">
    <w:name w:val="Blue background:Pen2"/>
    <w:uiPriority w:val="99"/>
  </w:style>
  <w:style w:type="character" w:customStyle="1" w:styleId="BluebackgroundPen3">
    <w:name w:val="Blue background:Pen3"/>
    <w:uiPriority w:val="99"/>
  </w:style>
  <w:style w:type="character" w:customStyle="1" w:styleId="BluebackgroundPen4">
    <w:name w:val="Blue background:Pen4"/>
    <w:uiPriority w:val="99"/>
  </w:style>
  <w:style w:type="character" w:customStyle="1" w:styleId="bluesaintpostbit">
    <w:name w:val="bluesaint_postbit"/>
    <w:uiPriority w:val="99"/>
  </w:style>
  <w:style w:type="character" w:customStyle="1" w:styleId="BodyChar">
    <w:name w:val="Body:Char"/>
    <w:uiPriority w:val="99"/>
    <w:rPr>
      <w:color w:val="000000"/>
      <w:sz w:val="22"/>
      <w:szCs w:val="22"/>
    </w:rPr>
  </w:style>
  <w:style w:type="character" w:customStyle="1" w:styleId="bodyChar0">
    <w:name w:val="body Char"/>
    <w:uiPriority w:val="99"/>
    <w:rPr>
      <w:rFonts w:ascii="Tamal" w:hAnsi="Tamal" w:cs="Tamal"/>
      <w:sz w:val="36"/>
      <w:szCs w:val="36"/>
    </w:rPr>
  </w:style>
  <w:style w:type="character" w:customStyle="1" w:styleId="bodynoindentChar">
    <w:name w:val="body no indent Char"/>
    <w:uiPriority w:val="99"/>
    <w:rPr>
      <w:rFonts w:ascii="Tamal" w:hAnsi="Tamal" w:cs="Tamal"/>
      <w:color w:val="FFFF00"/>
      <w:sz w:val="36"/>
      <w:szCs w:val="36"/>
    </w:rPr>
  </w:style>
  <w:style w:type="character" w:customStyle="1" w:styleId="BodyTextFirstIndentChar1">
    <w:name w:val="Body Text First Indent Char1"/>
    <w:uiPriority w:val="99"/>
    <w:rPr>
      <w:rFonts w:ascii="Tamal" w:hAnsi="Tamal" w:cs="Tamal"/>
    </w:rPr>
  </w:style>
  <w:style w:type="character" w:customStyle="1" w:styleId="BoldChar">
    <w:name w:val="Bold:Char"/>
    <w:uiPriority w:val="99"/>
    <w:rPr>
      <w:b/>
      <w:bCs/>
    </w:rPr>
  </w:style>
  <w:style w:type="character" w:customStyle="1" w:styleId="Bold1">
    <w:name w:val="Bold1"/>
    <w:uiPriority w:val="99"/>
    <w:rPr>
      <w:b/>
      <w:bCs/>
    </w:rPr>
  </w:style>
  <w:style w:type="character" w:customStyle="1" w:styleId="BoldCharChar">
    <w:name w:val="Bold:Char:Char"/>
    <w:uiPriority w:val="99"/>
    <w:rPr>
      <w:b/>
      <w:bCs/>
    </w:rPr>
  </w:style>
  <w:style w:type="character" w:customStyle="1" w:styleId="BoldCharCharChar">
    <w:name w:val="Bold:Char:Char:Char"/>
    <w:uiPriority w:val="99"/>
    <w:rPr>
      <w:b/>
      <w:bCs/>
    </w:rPr>
  </w:style>
  <w:style w:type="character" w:customStyle="1" w:styleId="BoldCharCharCharChar">
    <w:name w:val="Bold:Char:Char:Char:Char"/>
    <w:uiPriority w:val="99"/>
    <w:rPr>
      <w:b/>
      <w:bCs/>
    </w:rPr>
  </w:style>
  <w:style w:type="character" w:customStyle="1" w:styleId="BoldCharCharCharCharChar">
    <w:name w:val="Bold:Char:Char:Char:Char:Char"/>
    <w:uiPriority w:val="99"/>
    <w:rPr>
      <w:b/>
      <w:bCs/>
    </w:rPr>
  </w:style>
  <w:style w:type="character" w:customStyle="1" w:styleId="BoldCharCharCharCharCharChar">
    <w:name w:val="Bold:Char:Char:Char:Char:Char:Char"/>
    <w:uiPriority w:val="99"/>
    <w:rPr>
      <w:b/>
      <w:bCs/>
    </w:rPr>
  </w:style>
  <w:style w:type="character" w:customStyle="1" w:styleId="BoldCharCharCharCharCharCharChar">
    <w:name w:val="Bold:Char:Char:Char:Char:Char:Char:Char"/>
    <w:uiPriority w:val="99"/>
    <w:rPr>
      <w:b/>
      <w:bCs/>
    </w:rPr>
  </w:style>
  <w:style w:type="character" w:customStyle="1" w:styleId="Bold-Underline">
    <w:name w:val="Bold-Underline"/>
    <w:uiPriority w:val="99"/>
    <w:rPr>
      <w:b/>
      <w:bCs/>
      <w:u w:val="single"/>
    </w:rPr>
  </w:style>
  <w:style w:type="character" w:customStyle="1" w:styleId="Book1">
    <w:name w:val="Book1"/>
    <w:uiPriority w:val="99"/>
    <w:rPr>
      <w:rFonts w:ascii="ScaBenguit" w:hAnsi="ScaBenguit" w:cs="ScaBenguit"/>
      <w:b/>
      <w:bCs/>
      <w:color w:val="FFFF00"/>
      <w:sz w:val="36"/>
      <w:szCs w:val="36"/>
    </w:rPr>
  </w:style>
  <w:style w:type="character" w:customStyle="1" w:styleId="BookTitle0">
    <w:name w:val="BookTitle"/>
    <w:uiPriority w:val="99"/>
    <w:rPr>
      <w:i/>
      <w:iCs/>
      <w:color w:val="000000"/>
      <w:sz w:val="22"/>
      <w:szCs w:val="22"/>
    </w:rPr>
  </w:style>
  <w:style w:type="character" w:customStyle="1" w:styleId="BookTitleChar">
    <w:name w:val="Book Title:Char"/>
    <w:uiPriority w:val="99"/>
    <w:rPr>
      <w:rFonts w:ascii="ScaTimes" w:hAnsi="ScaTimes" w:cs="ScaTimes"/>
      <w:b/>
      <w:bCs/>
      <w:color w:val="008080"/>
      <w:sz w:val="48"/>
      <w:szCs w:val="48"/>
    </w:rPr>
  </w:style>
  <w:style w:type="character" w:customStyle="1" w:styleId="BookTitleroman">
    <w:name w:val="BookTitle roman"/>
    <w:uiPriority w:val="99"/>
    <w:rPr>
      <w:i/>
      <w:iCs/>
      <w:color w:val="000000"/>
      <w:sz w:val="22"/>
      <w:szCs w:val="22"/>
    </w:rPr>
  </w:style>
  <w:style w:type="character" w:customStyle="1" w:styleId="Brahma-samhita">
    <w:name w:val="Brahma-samhita"/>
    <w:uiPriority w:val="99"/>
  </w:style>
  <w:style w:type="character" w:customStyle="1" w:styleId="Brahma-samhitaField">
    <w:name w:val="Brahma-samhita:Field"/>
    <w:uiPriority w:val="99"/>
  </w:style>
  <w:style w:type="character" w:customStyle="1" w:styleId="Brahma-samhitaField1">
    <w:name w:val="Brahma-samhita:Field1"/>
    <w:uiPriority w:val="99"/>
  </w:style>
  <w:style w:type="character" w:customStyle="1" w:styleId="Brahma-samhitaField2">
    <w:name w:val="Brahma-samhita:Field2"/>
    <w:uiPriority w:val="99"/>
  </w:style>
  <w:style w:type="character" w:customStyle="1" w:styleId="Brahma-samhitaField3">
    <w:name w:val="Brahma-samhita:Field3"/>
    <w:uiPriority w:val="99"/>
  </w:style>
  <w:style w:type="character" w:customStyle="1" w:styleId="Brahma-samhitaField4">
    <w:name w:val="Brahma-samhita:Field4"/>
    <w:uiPriority w:val="99"/>
  </w:style>
  <w:style w:type="character" w:customStyle="1" w:styleId="Brahma-vaivartaPurana1">
    <w:name w:val="Brahma-vaivarta Purana1"/>
    <w:aliases w:val="Krsna-janma-khanda3"/>
    <w:uiPriority w:val="99"/>
  </w:style>
  <w:style w:type="character" w:customStyle="1" w:styleId="Brahma-vaivartaPurana2">
    <w:name w:val="Brahma-vaivarta Purana2"/>
    <w:aliases w:val="Krsna-janma-khanda5"/>
    <w:uiPriority w:val="99"/>
  </w:style>
  <w:style w:type="character" w:customStyle="1" w:styleId="Brahma-vaivartaPurana3">
    <w:name w:val="Brahma-vaivarta Purana3"/>
    <w:aliases w:val="Krsna-janma-khanda7"/>
    <w:uiPriority w:val="99"/>
  </w:style>
  <w:style w:type="character" w:customStyle="1" w:styleId="Brahma-vaivartaPurana4">
    <w:name w:val="Brahma-vaivarta Purana4"/>
    <w:aliases w:val="Krsna-janma-khanda:Field"/>
    <w:uiPriority w:val="99"/>
  </w:style>
  <w:style w:type="character" w:customStyle="1" w:styleId="Brahma-vaivartaPurana5">
    <w:name w:val="Brahma-vaivarta Purana5"/>
    <w:aliases w:val="Krsna-janma-khanda9"/>
    <w:uiPriority w:val="99"/>
  </w:style>
  <w:style w:type="character" w:customStyle="1" w:styleId="Brahma-vaivartaPurana6">
    <w:name w:val="Brahma-vaivarta Purana6"/>
    <w:aliases w:val="Krsna-janma-khanda:Field3"/>
    <w:uiPriority w:val="99"/>
  </w:style>
  <w:style w:type="character" w:customStyle="1" w:styleId="Brahma-vaivartaPurana7">
    <w:name w:val="Brahma-vaivarta Purana7"/>
    <w:aliases w:val="Krsna-janma-khanda11"/>
    <w:uiPriority w:val="99"/>
  </w:style>
  <w:style w:type="character" w:customStyle="1" w:styleId="Brahma-vaivartaPurana">
    <w:name w:val="Brahma-vaivarta Purana"/>
    <w:aliases w:val="Krsna-janma-khanda"/>
    <w:uiPriority w:val="99"/>
    <w:rPr>
      <w:rFonts w:ascii="Times New Roman" w:hAnsi="Times New Roman" w:cs="Times New Roman"/>
      <w:color w:val="000000"/>
    </w:rPr>
  </w:style>
  <w:style w:type="character" w:customStyle="1" w:styleId="Brahma-vaivartaPurana9">
    <w:name w:val="Brahma-vaivarta Purana9"/>
    <w:aliases w:val="Krsna-janma-khanda13"/>
    <w:uiPriority w:val="99"/>
  </w:style>
  <w:style w:type="character" w:customStyle="1" w:styleId="Brhad-aranyakaUpanisad">
    <w:name w:val="Brhad-aranyaka Upanisad"/>
    <w:uiPriority w:val="99"/>
  </w:style>
  <w:style w:type="character" w:customStyle="1" w:styleId="Brhad-aranyakaUpanisadField">
    <w:name w:val="Brhad-aranyaka Upanisad:Field"/>
    <w:uiPriority w:val="99"/>
  </w:style>
  <w:style w:type="character" w:customStyle="1" w:styleId="Brhad-aranyakaUpanisadField1">
    <w:name w:val="Brhad-aranyaka Upanisad:Field1"/>
    <w:uiPriority w:val="99"/>
  </w:style>
  <w:style w:type="character" w:customStyle="1" w:styleId="Brhad-aranyakaUpanisadField2">
    <w:name w:val="Brhad-aranyaka Upanisad:Field2"/>
    <w:uiPriority w:val="99"/>
  </w:style>
  <w:style w:type="character" w:customStyle="1" w:styleId="Brhad-aranyakaUpanisadField3">
    <w:name w:val="Brhad-aranyaka Upanisad:Field3"/>
    <w:uiPriority w:val="99"/>
  </w:style>
  <w:style w:type="character" w:customStyle="1" w:styleId="Brhad-aranyakaUpanisadField4">
    <w:name w:val="Brhad-aranyaka Upanisad:Field4"/>
    <w:uiPriority w:val="99"/>
  </w:style>
  <w:style w:type="character" w:customStyle="1" w:styleId="Brhad-bhagavatamrta">
    <w:name w:val="Brhad-bhagavatamrta"/>
    <w:uiPriority w:val="99"/>
  </w:style>
  <w:style w:type="character" w:customStyle="1" w:styleId="Brhad-bhagavatamrtaField">
    <w:name w:val="Brhad-bhagavatamrta:Field"/>
    <w:uiPriority w:val="99"/>
  </w:style>
  <w:style w:type="character" w:customStyle="1" w:styleId="Brhad-bhagavatamrtaField1">
    <w:name w:val="Brhad-bhagavatamrta:Field1"/>
    <w:uiPriority w:val="99"/>
  </w:style>
  <w:style w:type="character" w:customStyle="1" w:styleId="Brhad-bhagavatamrtaField2">
    <w:name w:val="Brhad-bhagavatamrta:Field2"/>
    <w:uiPriority w:val="99"/>
  </w:style>
  <w:style w:type="character" w:customStyle="1" w:styleId="Brhad-bhagavatamrtaField3">
    <w:name w:val="Brhad-bhagavatamrta:Field3"/>
    <w:uiPriority w:val="99"/>
  </w:style>
  <w:style w:type="character" w:customStyle="1" w:styleId="Brhad-bhagavatamrtaField4">
    <w:name w:val="Brhad-bhagavatamrta:Field4"/>
    <w:uiPriority w:val="99"/>
  </w:style>
  <w:style w:type="character" w:customStyle="1" w:styleId="Brhan-naradiyaPurana">
    <w:name w:val="Brhan-naradiya Purana"/>
    <w:uiPriority w:val="99"/>
  </w:style>
  <w:style w:type="character" w:customStyle="1" w:styleId="Brhan-naradiyaPuranaField">
    <w:name w:val="Brhan-naradiya Purana:Field"/>
    <w:uiPriority w:val="99"/>
  </w:style>
  <w:style w:type="character" w:customStyle="1" w:styleId="Brhan-naradiyaPuranaField1">
    <w:name w:val="Brhan-naradiya Purana:Field1"/>
    <w:uiPriority w:val="99"/>
  </w:style>
  <w:style w:type="character" w:customStyle="1" w:styleId="Brhan-naradiyaPuranaField2">
    <w:name w:val="Brhan-naradiya Purana:Field2"/>
    <w:uiPriority w:val="99"/>
  </w:style>
  <w:style w:type="character" w:customStyle="1" w:styleId="Brhan-naradiyaPuranaField3">
    <w:name w:val="Brhan-naradiya Purana:Field3"/>
    <w:uiPriority w:val="99"/>
  </w:style>
  <w:style w:type="character" w:customStyle="1" w:styleId="Brhan-naradiyaPuranaField4">
    <w:name w:val="Brhan-naradiya Purana:Field4"/>
    <w:uiPriority w:val="99"/>
  </w:style>
  <w:style w:type="character" w:customStyle="1" w:styleId="Bullets">
    <w:name w:val="Bullets"/>
    <w:uiPriority w:val="99"/>
    <w:rPr>
      <w:rFonts w:ascii="Times New Roman" w:hAnsi="Times New Roman" w:cs="Times New Roman"/>
    </w:rPr>
  </w:style>
  <w:style w:type="character" w:customStyle="1" w:styleId="BulletSymbols">
    <w:name w:val="Bullet Symbols"/>
    <w:uiPriority w:val="99"/>
  </w:style>
  <w:style w:type="character" w:customStyle="1" w:styleId="Buttons">
    <w:name w:val="Buttons"/>
    <w:uiPriority w:val="99"/>
    <w:rPr>
      <w:color w:val="000000"/>
      <w:sz w:val="28"/>
      <w:szCs w:val="28"/>
    </w:rPr>
  </w:style>
  <w:style w:type="character" w:customStyle="1" w:styleId="Caitanya-bhagavata10">
    <w:name w:val="Caitanya-bhagavata10"/>
    <w:aliases w:val="Madhya9"/>
    <w:uiPriority w:val="99"/>
    <w:rPr>
      <w:rFonts w:ascii="Times New Roman" w:hAnsi="Times New Roman" w:cs="Times New Roman"/>
      <w:color w:val="000000"/>
    </w:rPr>
  </w:style>
  <w:style w:type="character" w:customStyle="1" w:styleId="Caitanya-bhagavata11">
    <w:name w:val="Caitanya-bhagavata11"/>
    <w:aliases w:val="Adi9"/>
    <w:uiPriority w:val="99"/>
    <w:rPr>
      <w:rFonts w:ascii="Times New Roman" w:hAnsi="Times New Roman" w:cs="Times New Roman"/>
      <w:color w:val="000000"/>
    </w:rPr>
  </w:style>
  <w:style w:type="character" w:customStyle="1" w:styleId="Caitanya-bhagavata12">
    <w:name w:val="Caitanya-bhagavata12"/>
    <w:aliases w:val="Madhya:Field3"/>
    <w:uiPriority w:val="99"/>
  </w:style>
  <w:style w:type="character" w:customStyle="1" w:styleId="Caitanya-bhagavata13">
    <w:name w:val="Caitanya-bhagavata13"/>
    <w:aliases w:val="Adi:Field3"/>
    <w:uiPriority w:val="99"/>
  </w:style>
  <w:style w:type="character" w:customStyle="1" w:styleId="Caitanya-bhagavata14">
    <w:name w:val="Caitanya-bhagavata14"/>
    <w:aliases w:val="Madhya11"/>
    <w:uiPriority w:val="99"/>
    <w:rPr>
      <w:rFonts w:ascii="Times New Roman" w:hAnsi="Times New Roman" w:cs="Times New Roman"/>
      <w:color w:val="000000"/>
    </w:rPr>
  </w:style>
  <w:style w:type="character" w:customStyle="1" w:styleId="Caitanya-bhagavata15">
    <w:name w:val="Caitanya-bhagavata15"/>
    <w:aliases w:val="Adi12"/>
    <w:uiPriority w:val="99"/>
    <w:rPr>
      <w:rFonts w:ascii="Times New Roman" w:hAnsi="Times New Roman" w:cs="Times New Roman"/>
      <w:color w:val="000000"/>
    </w:rPr>
  </w:style>
  <w:style w:type="character" w:customStyle="1" w:styleId="Caitanya-bhagavata1">
    <w:name w:val="Caitanya-bhagavata1"/>
    <w:aliases w:val="Madhya"/>
    <w:uiPriority w:val="99"/>
  </w:style>
  <w:style w:type="character" w:customStyle="1" w:styleId="Caitanya-bhagavata2">
    <w:name w:val="Caitanya-bhagavata2"/>
    <w:aliases w:val="Madhya3"/>
    <w:uiPriority w:val="99"/>
  </w:style>
  <w:style w:type="character" w:customStyle="1" w:styleId="Caitanya-bhagavata3">
    <w:name w:val="Caitanya-bhagavata3"/>
    <w:aliases w:val="Adi3"/>
    <w:uiPriority w:val="99"/>
  </w:style>
  <w:style w:type="character" w:customStyle="1" w:styleId="Caitanya-bhagavata4">
    <w:name w:val="Caitanya-bhagavata4"/>
    <w:aliases w:val="Madhya5"/>
    <w:uiPriority w:val="99"/>
  </w:style>
  <w:style w:type="character" w:customStyle="1" w:styleId="Caitanya-bhagavata5">
    <w:name w:val="Caitanya-bhagavata5"/>
    <w:aliases w:val="Adi5"/>
    <w:uiPriority w:val="99"/>
  </w:style>
  <w:style w:type="character" w:customStyle="1" w:styleId="Caitanya-bhagavata6">
    <w:name w:val="Caitanya-bhagavata6"/>
    <w:aliases w:val="Madhya7"/>
    <w:uiPriority w:val="99"/>
  </w:style>
  <w:style w:type="character" w:customStyle="1" w:styleId="Caitanya-bhagavata7">
    <w:name w:val="Caitanya-bhagavata7"/>
    <w:aliases w:val="Adi7"/>
    <w:uiPriority w:val="99"/>
  </w:style>
  <w:style w:type="character" w:customStyle="1" w:styleId="Caitanya-bhagavata8">
    <w:name w:val="Caitanya-bhagavata8"/>
    <w:aliases w:val="Madhya:Field"/>
    <w:uiPriority w:val="99"/>
  </w:style>
  <w:style w:type="character" w:customStyle="1" w:styleId="Caitanya-bhagavata9">
    <w:name w:val="Caitanya-bhagavata9"/>
    <w:aliases w:val="Adi:Field"/>
    <w:uiPriority w:val="99"/>
  </w:style>
  <w:style w:type="character" w:customStyle="1" w:styleId="Caitanya-bhagavata">
    <w:name w:val="Caitanya-bhagavata"/>
    <w:aliases w:val="Adi"/>
    <w:uiPriority w:val="99"/>
  </w:style>
  <w:style w:type="character" w:customStyle="1" w:styleId="Caitanya-bhagavata19">
    <w:name w:val="Caitanya-bhagavata19"/>
    <w:aliases w:val="Adi15"/>
    <w:uiPriority w:val="99"/>
    <w:rPr>
      <w:rFonts w:ascii="Times New Roman" w:hAnsi="Times New Roman" w:cs="Times New Roman"/>
      <w:color w:val="000000"/>
    </w:rPr>
  </w:style>
  <w:style w:type="character" w:customStyle="1" w:styleId="Caitanya-bhagavata18">
    <w:name w:val="Caitanya-bhagavata18"/>
    <w:aliases w:val="Madhya13"/>
    <w:uiPriority w:val="99"/>
    <w:rPr>
      <w:rFonts w:ascii="Times New Roman" w:hAnsi="Times New Roman" w:cs="Times New Roman"/>
      <w:color w:val="000000"/>
    </w:rPr>
  </w:style>
  <w:style w:type="character" w:customStyle="1" w:styleId="Caitanya-candramrta">
    <w:name w:val="Caitanya-candramrta"/>
    <w:uiPriority w:val="99"/>
  </w:style>
  <w:style w:type="character" w:customStyle="1" w:styleId="Caitanya-candramrtaField">
    <w:name w:val="Caitanya-candramrta:Field"/>
    <w:uiPriority w:val="99"/>
  </w:style>
  <w:style w:type="character" w:customStyle="1" w:styleId="Caitanya-candramrtaField1">
    <w:name w:val="Caitanya-candramrta:Field1"/>
    <w:uiPriority w:val="99"/>
  </w:style>
  <w:style w:type="character" w:customStyle="1" w:styleId="Caitanya-candramrtaField2">
    <w:name w:val="Caitanya-candramrta:Field2"/>
    <w:uiPriority w:val="99"/>
  </w:style>
  <w:style w:type="character" w:customStyle="1" w:styleId="Caitanya-candramrtaField3">
    <w:name w:val="Caitanya-candramrta:Field3"/>
    <w:uiPriority w:val="99"/>
  </w:style>
  <w:style w:type="character" w:customStyle="1" w:styleId="Caitanya-candramrtaField4">
    <w:name w:val="Caitanya-candramrta:Field4"/>
    <w:uiPriority w:val="99"/>
  </w:style>
  <w:style w:type="character" w:customStyle="1" w:styleId="Caitanya-candrodaya-nataka">
    <w:name w:val="Caitanya-candrodaya-nataka"/>
    <w:uiPriority w:val="99"/>
  </w:style>
  <w:style w:type="character" w:customStyle="1" w:styleId="Caitanya-candrodaya-natakaField">
    <w:name w:val="Caitanya-candrodaya-nataka:Field"/>
    <w:uiPriority w:val="99"/>
  </w:style>
  <w:style w:type="character" w:customStyle="1" w:styleId="Caitanya-candrodaya-natakaField1">
    <w:name w:val="Caitanya-candrodaya-nataka:Field1"/>
    <w:uiPriority w:val="99"/>
  </w:style>
  <w:style w:type="character" w:customStyle="1" w:styleId="Caitanya-candrodaya-natakaField2">
    <w:name w:val="Caitanya-candrodaya-nataka:Field2"/>
    <w:uiPriority w:val="99"/>
  </w:style>
  <w:style w:type="character" w:customStyle="1" w:styleId="Caitanya-candrodaya-natakaField3">
    <w:name w:val="Caitanya-candrodaya-nataka:Field3"/>
    <w:uiPriority w:val="99"/>
  </w:style>
  <w:style w:type="character" w:customStyle="1" w:styleId="Caitanya-candrodaya-natakaField4">
    <w:name w:val="Caitanya-candrodaya-nataka:Field4"/>
    <w:uiPriority w:val="99"/>
  </w:style>
  <w:style w:type="character" w:customStyle="1" w:styleId="Caitanya-caritamrta10">
    <w:name w:val="Caitanya-caritamrta10"/>
    <w:aliases w:val="Antya3"/>
    <w:uiPriority w:val="99"/>
  </w:style>
  <w:style w:type="character" w:customStyle="1" w:styleId="Caitanya-caritamrta11">
    <w:name w:val="Caitanya-caritamrta11"/>
    <w:aliases w:val="Adi6"/>
    <w:uiPriority w:val="99"/>
  </w:style>
  <w:style w:type="character" w:customStyle="1" w:styleId="Caitanya-caritamrta12">
    <w:name w:val="Caitanya-caritamrta12"/>
    <w:aliases w:val="Madhya:Field1"/>
    <w:uiPriority w:val="99"/>
  </w:style>
  <w:style w:type="character" w:customStyle="1" w:styleId="Caitanya-caritamrta13">
    <w:name w:val="Caitanya-caritamrta13"/>
    <w:aliases w:val="Antya:Field"/>
    <w:uiPriority w:val="99"/>
  </w:style>
  <w:style w:type="character" w:customStyle="1" w:styleId="Caitanya-caritamrta14">
    <w:name w:val="Caitanya-caritamrta14"/>
    <w:aliases w:val="Adi:Field1"/>
    <w:uiPriority w:val="99"/>
  </w:style>
  <w:style w:type="character" w:customStyle="1" w:styleId="Caitanya-caritamrta15">
    <w:name w:val="Caitanya-caritamrta15"/>
    <w:aliases w:val="Madhya8"/>
    <w:uiPriority w:val="99"/>
    <w:rPr>
      <w:rFonts w:ascii="Times New Roman" w:hAnsi="Times New Roman" w:cs="Times New Roman"/>
      <w:color w:val="000000"/>
    </w:rPr>
  </w:style>
  <w:style w:type="character" w:customStyle="1" w:styleId="Caitanya-caritamrta16">
    <w:name w:val="Caitanya-caritamrta16"/>
    <w:aliases w:val="Antya4"/>
    <w:uiPriority w:val="99"/>
    <w:rPr>
      <w:rFonts w:ascii="Times New Roman" w:hAnsi="Times New Roman" w:cs="Times New Roman"/>
      <w:color w:val="000000"/>
    </w:rPr>
  </w:style>
  <w:style w:type="character" w:customStyle="1" w:styleId="Caitanya-caritamrta17">
    <w:name w:val="Caitanya-caritamrta17"/>
    <w:aliases w:val="Adi1"/>
    <w:uiPriority w:val="99"/>
  </w:style>
  <w:style w:type="character" w:customStyle="1" w:styleId="Caitanya-caritamrta18">
    <w:name w:val="Caitanya-caritamrta18"/>
    <w:aliases w:val="Madhya:Field2"/>
    <w:uiPriority w:val="99"/>
  </w:style>
  <w:style w:type="character" w:customStyle="1" w:styleId="Caitanya-caritamrta19">
    <w:name w:val="Caitanya-caritamrta19"/>
    <w:aliases w:val="Antya:Field1"/>
    <w:uiPriority w:val="99"/>
  </w:style>
  <w:style w:type="character" w:customStyle="1" w:styleId="Caitanya-caritamrta1">
    <w:name w:val="Caitanya-caritamrta1"/>
    <w:aliases w:val="Madhya1"/>
    <w:uiPriority w:val="99"/>
  </w:style>
  <w:style w:type="character" w:customStyle="1" w:styleId="Caitanya-caritamrta20">
    <w:name w:val="Caitanya-caritamrta20"/>
    <w:aliases w:val="Adi:Field2"/>
    <w:uiPriority w:val="99"/>
  </w:style>
  <w:style w:type="character" w:customStyle="1" w:styleId="Caitanya-caritamrta21">
    <w:name w:val="Caitanya-caritamrta21"/>
    <w:aliases w:val="Madhya10"/>
    <w:uiPriority w:val="99"/>
    <w:rPr>
      <w:rFonts w:ascii="Times New Roman" w:hAnsi="Times New Roman" w:cs="Times New Roman"/>
      <w:color w:val="000000"/>
    </w:rPr>
  </w:style>
  <w:style w:type="character" w:customStyle="1" w:styleId="Caitanya-caritamrta22">
    <w:name w:val="Caitanya-caritamrta22"/>
    <w:aliases w:val="Antya5"/>
    <w:uiPriority w:val="99"/>
    <w:rPr>
      <w:rFonts w:ascii="Times New Roman" w:hAnsi="Times New Roman" w:cs="Times New Roman"/>
      <w:color w:val="000000"/>
    </w:rPr>
  </w:style>
  <w:style w:type="character" w:customStyle="1" w:styleId="Caitanya-caritamrta23">
    <w:name w:val="Caitanya-caritamrta23"/>
    <w:aliases w:val="Adi8"/>
    <w:uiPriority w:val="99"/>
    <w:rPr>
      <w:rFonts w:ascii="Times New Roman" w:hAnsi="Times New Roman" w:cs="Times New Roman"/>
      <w:color w:val="000000"/>
    </w:rPr>
  </w:style>
  <w:style w:type="character" w:customStyle="1" w:styleId="Caitanya-caritamrta24">
    <w:name w:val="Caitanya-caritamrta24"/>
    <w:aliases w:val="Adi11"/>
    <w:uiPriority w:val="99"/>
  </w:style>
  <w:style w:type="character" w:customStyle="1" w:styleId="Caitanya-caritamrta2">
    <w:name w:val="Caitanya-caritamrta2"/>
    <w:aliases w:val="Antya"/>
    <w:uiPriority w:val="99"/>
  </w:style>
  <w:style w:type="character" w:customStyle="1" w:styleId="Caitanya-caritamrta3">
    <w:name w:val="Caitanya-caritamrta3"/>
    <w:aliases w:val="Madhya2"/>
    <w:uiPriority w:val="99"/>
  </w:style>
  <w:style w:type="character" w:customStyle="1" w:styleId="Caitanya-caritamrta4">
    <w:name w:val="Caitanya-caritamrta4"/>
    <w:aliases w:val="Antya1"/>
    <w:uiPriority w:val="99"/>
  </w:style>
  <w:style w:type="character" w:customStyle="1" w:styleId="Caitanya-caritamrta5">
    <w:name w:val="Caitanya-caritamrta5"/>
    <w:aliases w:val="Adi2"/>
    <w:uiPriority w:val="99"/>
  </w:style>
  <w:style w:type="character" w:customStyle="1" w:styleId="Caitanya-caritamrta6">
    <w:name w:val="Caitanya-caritamrta6"/>
    <w:aliases w:val="Madhya4"/>
    <w:uiPriority w:val="99"/>
  </w:style>
  <w:style w:type="character" w:customStyle="1" w:styleId="Caitanya-caritamrta7">
    <w:name w:val="Caitanya-caritamrta7"/>
    <w:aliases w:val="Antya2"/>
    <w:uiPriority w:val="99"/>
  </w:style>
  <w:style w:type="character" w:customStyle="1" w:styleId="Caitanya-caritamrta8">
    <w:name w:val="Caitanya-caritamrta8"/>
    <w:aliases w:val="Adi4"/>
    <w:uiPriority w:val="99"/>
  </w:style>
  <w:style w:type="character" w:customStyle="1" w:styleId="Caitanya-caritamrta9">
    <w:name w:val="Caitanya-caritamrta9"/>
    <w:aliases w:val="Madhya6"/>
    <w:uiPriority w:val="99"/>
  </w:style>
  <w:style w:type="character" w:customStyle="1" w:styleId="Caitanya-caritamrta">
    <w:name w:val="Caitanya-caritamrta"/>
    <w:aliases w:val="Adi14"/>
    <w:uiPriority w:val="99"/>
    <w:rPr>
      <w:rFonts w:ascii="Times New Roman" w:hAnsi="Times New Roman" w:cs="Times New Roman"/>
      <w:color w:val="000000"/>
    </w:rPr>
  </w:style>
  <w:style w:type="character" w:customStyle="1" w:styleId="Caitanya-caritamrta32">
    <w:name w:val="Caitanya-caritamrta32"/>
    <w:aliases w:val="Adi13"/>
    <w:uiPriority w:val="99"/>
  </w:style>
  <w:style w:type="character" w:customStyle="1" w:styleId="Caitanya-caritamrta31">
    <w:name w:val="Caitanya-caritamrta31"/>
    <w:aliases w:val="Adi10"/>
    <w:uiPriority w:val="99"/>
    <w:rPr>
      <w:rFonts w:ascii="Times New Roman" w:hAnsi="Times New Roman" w:cs="Times New Roman"/>
      <w:color w:val="000000"/>
    </w:rPr>
  </w:style>
  <w:style w:type="character" w:customStyle="1" w:styleId="Caitanya-caritamrta30">
    <w:name w:val="Caitanya-caritamrta30"/>
    <w:aliases w:val="Adi81"/>
    <w:uiPriority w:val="99"/>
    <w:rPr>
      <w:rFonts w:ascii="Times New Roman" w:hAnsi="Times New Roman" w:cs="Times New Roman"/>
      <w:color w:val="000000"/>
    </w:rPr>
  </w:style>
  <w:style w:type="character" w:customStyle="1" w:styleId="Caitanya-caritamrta29">
    <w:name w:val="Caitanya-caritamrta29"/>
    <w:aliases w:val="Antya6"/>
    <w:uiPriority w:val="99"/>
    <w:rPr>
      <w:rFonts w:ascii="Times New Roman" w:hAnsi="Times New Roman" w:cs="Times New Roman"/>
      <w:color w:val="000000"/>
    </w:rPr>
  </w:style>
  <w:style w:type="character" w:customStyle="1" w:styleId="Caitanya-caritamrta28">
    <w:name w:val="Caitanya-caritamrta28"/>
    <w:aliases w:val="Madhya12"/>
    <w:uiPriority w:val="99"/>
    <w:rPr>
      <w:rFonts w:ascii="Times New Roman" w:hAnsi="Times New Roman" w:cs="Times New Roman"/>
      <w:color w:val="000000"/>
    </w:rPr>
  </w:style>
  <w:style w:type="character" w:customStyle="1" w:styleId="CaitanyaLila">
    <w:name w:val="Caitanya Lila"/>
    <w:uiPriority w:val="99"/>
  </w:style>
  <w:style w:type="character" w:customStyle="1" w:styleId="CaitanyaLilaPen">
    <w:name w:val="Caitanya Lila:Pen"/>
    <w:uiPriority w:val="99"/>
  </w:style>
  <w:style w:type="character" w:customStyle="1" w:styleId="CaitanyaLilaPen1">
    <w:name w:val="Caitanya Lila:Pen1"/>
    <w:uiPriority w:val="99"/>
  </w:style>
  <w:style w:type="character" w:customStyle="1" w:styleId="CaitanyaLilaPen2">
    <w:name w:val="Caitanya Lila:Pen2"/>
    <w:uiPriority w:val="99"/>
  </w:style>
  <w:style w:type="character" w:customStyle="1" w:styleId="CaitanyaLilaPen3">
    <w:name w:val="Caitanya Lila:Pen3"/>
    <w:uiPriority w:val="99"/>
  </w:style>
  <w:style w:type="character" w:customStyle="1" w:styleId="CaitanyaLilaPen4">
    <w:name w:val="Caitanya Lila:Pen4"/>
    <w:uiPriority w:val="99"/>
  </w:style>
  <w:style w:type="character" w:customStyle="1" w:styleId="CaitanyaUpanisad">
    <w:name w:val="Caitanya Upanisad"/>
    <w:uiPriority w:val="99"/>
  </w:style>
  <w:style w:type="character" w:customStyle="1" w:styleId="CaitanyaUpanisadField">
    <w:name w:val="Caitanya Upanisad:Field"/>
    <w:uiPriority w:val="99"/>
  </w:style>
  <w:style w:type="character" w:customStyle="1" w:styleId="CaitanyaUpanisadField1">
    <w:name w:val="Caitanya Upanisad:Field1"/>
    <w:uiPriority w:val="99"/>
  </w:style>
  <w:style w:type="character" w:customStyle="1" w:styleId="CaitanyaUpanisadField2">
    <w:name w:val="Caitanya Upanisad:Field2"/>
    <w:uiPriority w:val="99"/>
  </w:style>
  <w:style w:type="character" w:customStyle="1" w:styleId="CaitanyaUpanisadField3">
    <w:name w:val="Caitanya Upanisad:Field3"/>
    <w:uiPriority w:val="99"/>
  </w:style>
  <w:style w:type="character" w:customStyle="1" w:styleId="CaitanyaUpanisadField4">
    <w:name w:val="Caitanya Upanisad:Field4"/>
    <w:uiPriority w:val="99"/>
  </w:style>
  <w:style w:type="character" w:customStyle="1" w:styleId="Canakya-sloka">
    <w:name w:val="Canakya-sloka"/>
    <w:uiPriority w:val="99"/>
  </w:style>
  <w:style w:type="character" w:customStyle="1" w:styleId="Canakya-slokaField">
    <w:name w:val="Canakya-sloka:Field"/>
    <w:uiPriority w:val="99"/>
  </w:style>
  <w:style w:type="character" w:customStyle="1" w:styleId="Canakya-slokaField1">
    <w:name w:val="Canakya-sloka:Field1"/>
    <w:uiPriority w:val="99"/>
  </w:style>
  <w:style w:type="character" w:customStyle="1" w:styleId="Canakya-slokaField2">
    <w:name w:val="Canakya-sloka:Field2"/>
    <w:uiPriority w:val="99"/>
  </w:style>
  <w:style w:type="character" w:customStyle="1" w:styleId="Canakya-slokaField3">
    <w:name w:val="Canakya-sloka:Field3"/>
    <w:uiPriority w:val="99"/>
  </w:style>
  <w:style w:type="character" w:customStyle="1" w:styleId="Canakya-slokaField4">
    <w:name w:val="Canakya-sloka:Field4"/>
    <w:uiPriority w:val="99"/>
  </w:style>
  <w:style w:type="character" w:customStyle="1" w:styleId="CanCharItal01">
    <w:name w:val="CanCharItal01"/>
    <w:uiPriority w:val="99"/>
    <w:rPr>
      <w:i/>
      <w:iCs/>
    </w:rPr>
  </w:style>
  <w:style w:type="character" w:customStyle="1" w:styleId="cancharred01">
    <w:name w:val="cancharred01"/>
    <w:uiPriority w:val="99"/>
  </w:style>
  <w:style w:type="character" w:customStyle="1" w:styleId="CanFileName01Char">
    <w:name w:val="CanFileName01 Char"/>
    <w:uiPriority w:val="99"/>
    <w:rPr>
      <w:rFonts w:ascii="Arial" w:hAnsi="Arial" w:cs="Arial"/>
      <w:sz w:val="16"/>
      <w:szCs w:val="16"/>
    </w:rPr>
  </w:style>
  <w:style w:type="character" w:customStyle="1" w:styleId="CanSnskrt01Char">
    <w:name w:val="CanSnskrt01 Char"/>
    <w:uiPriority w:val="99"/>
    <w:rPr>
      <w:rFonts w:ascii="Balaram" w:hAnsi="Balaram" w:cs="Balaram"/>
    </w:rPr>
  </w:style>
  <w:style w:type="character" w:customStyle="1" w:styleId="CanSnskrt02Char">
    <w:name w:val="CanSnskrt02 Char"/>
    <w:uiPriority w:val="99"/>
    <w:rPr>
      <w:rFonts w:ascii="Balaram" w:hAnsi="Balaram" w:cs="Balaram"/>
    </w:rPr>
  </w:style>
  <w:style w:type="character" w:customStyle="1" w:styleId="CanText01Char">
    <w:name w:val="CanText01 Char"/>
    <w:uiPriority w:val="99"/>
    <w:rPr>
      <w:rFonts w:ascii="Balaram" w:hAnsi="Balaram" w:cs="Balaram"/>
    </w:rPr>
  </w:style>
  <w:style w:type="character" w:customStyle="1" w:styleId="CDM12">
    <w:name w:val="CDM12"/>
    <w:uiPriority w:val="99"/>
    <w:rPr>
      <w:rFonts w:cs="ScaGoudy"/>
      <w:color w:val="000000"/>
      <w:sz w:val="28"/>
      <w:szCs w:val="28"/>
    </w:rPr>
  </w:style>
  <w:style w:type="character" w:customStyle="1" w:styleId="CDMlink">
    <w:name w:val="CDM link"/>
    <w:uiPriority w:val="99"/>
    <w:rPr>
      <w:rFonts w:cs="ScaGoudy"/>
      <w:b/>
      <w:bCs/>
      <w:color w:val="FFFF00"/>
      <w:sz w:val="28"/>
      <w:szCs w:val="28"/>
      <w:u w:val="single"/>
    </w:rPr>
  </w:style>
  <w:style w:type="character" w:customStyle="1" w:styleId="ChanCharText01">
    <w:name w:val="ChanCharText01"/>
    <w:uiPriority w:val="99"/>
    <w:rPr>
      <w:rFonts w:ascii="Basset" w:hAnsi="Basset" w:cs="Basset"/>
    </w:rPr>
  </w:style>
  <w:style w:type="character" w:customStyle="1" w:styleId="ChandogyaUpanisad">
    <w:name w:val="Chandogya Upanisad"/>
    <w:uiPriority w:val="99"/>
  </w:style>
  <w:style w:type="character" w:customStyle="1" w:styleId="ChandogyaUpanisadField">
    <w:name w:val="Chandogya Upanisad:Field"/>
    <w:uiPriority w:val="99"/>
  </w:style>
  <w:style w:type="character" w:customStyle="1" w:styleId="ChandogyaUpanisadField1">
    <w:name w:val="Chandogya Upanisad:Field1"/>
    <w:uiPriority w:val="99"/>
  </w:style>
  <w:style w:type="character" w:customStyle="1" w:styleId="ChandogyaUpanisadField2">
    <w:name w:val="Chandogya Upanisad:Field2"/>
    <w:uiPriority w:val="99"/>
  </w:style>
  <w:style w:type="character" w:customStyle="1" w:styleId="ChandogyaUpanisadField3">
    <w:name w:val="Chandogya Upanisad:Field3"/>
    <w:uiPriority w:val="99"/>
  </w:style>
  <w:style w:type="character" w:customStyle="1" w:styleId="ChandogyaUpanisadField4">
    <w:name w:val="Chandogya Upanisad:Field4"/>
    <w:uiPriority w:val="99"/>
  </w:style>
  <w:style w:type="character" w:customStyle="1" w:styleId="ChapterWordStart">
    <w:name w:val="Chapter Word Start"/>
    <w:uiPriority w:val="99"/>
  </w:style>
  <w:style w:type="character" w:customStyle="1" w:styleId="Char">
    <w:name w:val="?:Char"/>
    <w:uiPriority w:val="99"/>
    <w:rPr>
      <w:outline/>
      <w:color w:val="000000"/>
      <w:position w:val="14"/>
      <w:sz w:val="16"/>
      <w:szCs w:val="16"/>
      <w14:textOutline w14:w="9525" w14:cap="flat" w14:cmpd="sng" w14:algn="ctr">
        <w14:solidFill>
          <w14:srgbClr w14:val="000000"/>
        </w14:solidFill>
        <w14:prstDash w14:val="solid"/>
        <w14:round/>
      </w14:textOutline>
      <w14:textFill>
        <w14:noFill/>
      </w14:textFill>
    </w:rPr>
  </w:style>
  <w:style w:type="character" w:customStyle="1" w:styleId="CharChar">
    <w:name w:val="Char Char"/>
    <w:uiPriority w:val="99"/>
  </w:style>
  <w:style w:type="character" w:customStyle="1" w:styleId="CharChar3">
    <w:name w:val="Char Char3"/>
    <w:uiPriority w:val="99"/>
  </w:style>
  <w:style w:type="character" w:customStyle="1" w:styleId="CharChar1">
    <w:name w:val="Char Char1"/>
    <w:uiPriority w:val="99"/>
  </w:style>
  <w:style w:type="character" w:customStyle="1" w:styleId="CharChar11">
    <w:name w:val="Char Char11"/>
    <w:uiPriority w:val="99"/>
  </w:style>
  <w:style w:type="character" w:customStyle="1" w:styleId="CharChar2">
    <w:name w:val="Char Char2"/>
    <w:uiPriority w:val="99"/>
    <w:rPr>
      <w:rFonts w:ascii="Tahoma" w:hAnsi="Tahoma" w:cs="Tahoma"/>
      <w:sz w:val="16"/>
      <w:szCs w:val="16"/>
    </w:rPr>
  </w:style>
  <w:style w:type="character" w:customStyle="1" w:styleId="CharChar21">
    <w:name w:val="Char Char21"/>
    <w:uiPriority w:val="99"/>
    <w:rPr>
      <w:rFonts w:ascii="Times New Roman" w:hAnsi="Times New Roman" w:cs="Times New Roman"/>
      <w:sz w:val="16"/>
      <w:szCs w:val="16"/>
    </w:rPr>
  </w:style>
  <w:style w:type="character" w:customStyle="1" w:styleId="childabuse">
    <w:name w:val="child abuse"/>
    <w:uiPriority w:val="99"/>
  </w:style>
  <w:style w:type="character" w:customStyle="1" w:styleId="Citation">
    <w:name w:val="Citation"/>
    <w:uiPriority w:val="99"/>
  </w:style>
  <w:style w:type="character" w:customStyle="1" w:styleId="Close1Char">
    <w:name w:val="Close1 Char"/>
    <w:uiPriority w:val="99"/>
    <w:rPr>
      <w:rFonts w:ascii="Tamal" w:hAnsi="Tamal" w:cs="Tamal"/>
      <w:i/>
      <w:iCs/>
      <w:color w:val="FFFF00"/>
      <w:sz w:val="36"/>
      <w:szCs w:val="36"/>
    </w:rPr>
  </w:style>
  <w:style w:type="character" w:customStyle="1" w:styleId="codeChar">
    <w:name w:val="code:Char"/>
    <w:uiPriority w:val="99"/>
    <w:rPr>
      <w:rFonts w:cs="ScaGoudy"/>
      <w:b/>
      <w:bCs/>
      <w:vanish/>
      <w:sz w:val="16"/>
      <w:szCs w:val="16"/>
    </w:rPr>
  </w:style>
  <w:style w:type="character" w:customStyle="1" w:styleId="code2">
    <w:name w:val="code2"/>
    <w:uiPriority w:val="99"/>
    <w:rPr>
      <w:b/>
      <w:bCs/>
      <w:vanish/>
      <w:sz w:val="16"/>
      <w:szCs w:val="16"/>
    </w:rPr>
  </w:style>
  <w:style w:type="character" w:customStyle="1" w:styleId="codeCharChar">
    <w:name w:val="code:Char:Char"/>
    <w:uiPriority w:val="99"/>
    <w:rPr>
      <w:sz w:val="28"/>
      <w:szCs w:val="28"/>
    </w:rPr>
  </w:style>
  <w:style w:type="character" w:customStyle="1" w:styleId="codeCharCharChar">
    <w:name w:val="code:Char:Char:Char"/>
    <w:uiPriority w:val="99"/>
    <w:rPr>
      <w:sz w:val="28"/>
      <w:szCs w:val="28"/>
    </w:rPr>
  </w:style>
  <w:style w:type="character" w:customStyle="1" w:styleId="codeCharCharCharChar">
    <w:name w:val="code:Char:Char:Char:Char"/>
    <w:uiPriority w:val="99"/>
    <w:rPr>
      <w:sz w:val="28"/>
      <w:szCs w:val="28"/>
    </w:rPr>
  </w:style>
  <w:style w:type="character" w:customStyle="1" w:styleId="codeField">
    <w:name w:val="code:Field"/>
    <w:uiPriority w:val="99"/>
  </w:style>
  <w:style w:type="character" w:customStyle="1" w:styleId="codeField1">
    <w:name w:val="code:Field1"/>
    <w:uiPriority w:val="99"/>
  </w:style>
  <w:style w:type="character" w:customStyle="1" w:styleId="codeField2">
    <w:name w:val="code:Field2"/>
    <w:uiPriority w:val="99"/>
  </w:style>
  <w:style w:type="character" w:customStyle="1" w:styleId="codeField3">
    <w:name w:val="code:Field3"/>
    <w:uiPriority w:val="99"/>
  </w:style>
  <w:style w:type="character" w:customStyle="1" w:styleId="codeField4">
    <w:name w:val="code:Field4"/>
    <w:uiPriority w:val="99"/>
  </w:style>
  <w:style w:type="character" w:customStyle="1" w:styleId="codeField5">
    <w:name w:val="code:Field5"/>
    <w:uiPriority w:val="99"/>
  </w:style>
  <w:style w:type="character" w:customStyle="1" w:styleId="CommentChar">
    <w:name w:val="Comment:Char"/>
    <w:uiPriority w:val="99"/>
    <w:rPr>
      <w:vanish/>
      <w:color w:val="000000"/>
    </w:rPr>
  </w:style>
  <w:style w:type="character" w:customStyle="1" w:styleId="CommentField">
    <w:name w:val="Comment:Field"/>
    <w:uiPriority w:val="99"/>
    <w:rPr>
      <w:vanish/>
      <w:color w:val="000000"/>
    </w:rPr>
  </w:style>
  <w:style w:type="character" w:customStyle="1" w:styleId="CommentField1">
    <w:name w:val="Comment:Field1"/>
    <w:uiPriority w:val="99"/>
    <w:rPr>
      <w:vanish/>
      <w:color w:val="000000"/>
    </w:rPr>
  </w:style>
  <w:style w:type="character" w:customStyle="1" w:styleId="CommentField2">
    <w:name w:val="Comment:Field2"/>
    <w:uiPriority w:val="99"/>
    <w:rPr>
      <w:vanish/>
      <w:color w:val="000000"/>
    </w:rPr>
  </w:style>
  <w:style w:type="character" w:customStyle="1" w:styleId="CommentField3">
    <w:name w:val="Comment:Field3"/>
    <w:uiPriority w:val="99"/>
    <w:rPr>
      <w:vanish/>
      <w:color w:val="000000"/>
    </w:rPr>
  </w:style>
  <w:style w:type="character" w:customStyle="1" w:styleId="CommentField4">
    <w:name w:val="Comment:Field4"/>
    <w:uiPriority w:val="99"/>
    <w:rPr>
      <w:vanish/>
      <w:color w:val="000000"/>
    </w:rPr>
  </w:style>
  <w:style w:type="character" w:customStyle="1" w:styleId="Current">
    <w:name w:val="Current"/>
    <w:uiPriority w:val="99"/>
    <w:rPr>
      <w:rFonts w:cs="ScaGoudy"/>
      <w:sz w:val="28"/>
      <w:szCs w:val="28"/>
    </w:rPr>
  </w:style>
  <w:style w:type="character" w:customStyle="1" w:styleId="Damodarastaka">
    <w:name w:val="Damodarastaka"/>
    <w:uiPriority w:val="99"/>
  </w:style>
  <w:style w:type="character" w:customStyle="1" w:styleId="DamodarastakaField">
    <w:name w:val="Damodarastaka:Field"/>
    <w:uiPriority w:val="99"/>
  </w:style>
  <w:style w:type="character" w:customStyle="1" w:styleId="DamodarastakaField1">
    <w:name w:val="Damodarastaka:Field1"/>
    <w:uiPriority w:val="99"/>
  </w:style>
  <w:style w:type="character" w:customStyle="1" w:styleId="DamodarastakaField2">
    <w:name w:val="Damodarastaka:Field2"/>
    <w:uiPriority w:val="99"/>
  </w:style>
  <w:style w:type="character" w:customStyle="1" w:styleId="DamodarastakaField3">
    <w:name w:val="Damodarastaka:Field3"/>
    <w:uiPriority w:val="99"/>
  </w:style>
  <w:style w:type="character" w:customStyle="1" w:styleId="DamodarastakaField4">
    <w:name w:val="Damodarastaka:Field4"/>
    <w:uiPriority w:val="99"/>
  </w:style>
  <w:style w:type="character" w:customStyle="1" w:styleId="Dana-keli-kaumudi">
    <w:name w:val="Dana-keli-kaumudi"/>
    <w:uiPriority w:val="99"/>
  </w:style>
  <w:style w:type="character" w:customStyle="1" w:styleId="Dana-keli-kaumudiField">
    <w:name w:val="Dana-keli-kaumudi:Field"/>
    <w:uiPriority w:val="99"/>
  </w:style>
  <w:style w:type="character" w:customStyle="1" w:styleId="Dana-keli-kaumudiField1">
    <w:name w:val="Dana-keli-kaumudi:Field1"/>
    <w:uiPriority w:val="99"/>
  </w:style>
  <w:style w:type="character" w:customStyle="1" w:styleId="Dana-keli-kaumudiField2">
    <w:name w:val="Dana-keli-kaumudi:Field2"/>
    <w:uiPriority w:val="99"/>
  </w:style>
  <w:style w:type="character" w:customStyle="1" w:styleId="Dana-keli-kaumudiField3">
    <w:name w:val="Dana-keli-kaumudi:Field3"/>
    <w:uiPriority w:val="99"/>
  </w:style>
  <w:style w:type="character" w:customStyle="1" w:styleId="Dana-keli-kaumudiField4">
    <w:name w:val="Dana-keli-kaumudi:Field4"/>
    <w:uiPriority w:val="99"/>
  </w:style>
  <w:style w:type="character" w:customStyle="1" w:styleId="Dasavatara-stotra">
    <w:name w:val="Dasavatara-stotra"/>
    <w:uiPriority w:val="99"/>
  </w:style>
  <w:style w:type="character" w:customStyle="1" w:styleId="Dasavatara-stotraField">
    <w:name w:val="Dasavatara-stotra:Field"/>
    <w:uiPriority w:val="99"/>
  </w:style>
  <w:style w:type="character" w:customStyle="1" w:styleId="Dasavatara-stotraField1">
    <w:name w:val="Dasavatara-stotra:Field1"/>
    <w:uiPriority w:val="99"/>
  </w:style>
  <w:style w:type="character" w:customStyle="1" w:styleId="Dasavatara-stotraField2">
    <w:name w:val="Dasavatara-stotra:Field2"/>
    <w:uiPriority w:val="99"/>
  </w:style>
  <w:style w:type="character" w:customStyle="1" w:styleId="Dasavatara-stotraField3">
    <w:name w:val="Dasavatara-stotra:Field3"/>
    <w:uiPriority w:val="99"/>
  </w:style>
  <w:style w:type="character" w:customStyle="1" w:styleId="Dasavatara-stotraField4">
    <w:name w:val="Dasavatara-stotra:Field4"/>
    <w:uiPriority w:val="99"/>
  </w:style>
  <w:style w:type="character" w:customStyle="1" w:styleId="DateField">
    <w:name w:val="Date:Field"/>
    <w:uiPriority w:val="99"/>
  </w:style>
  <w:style w:type="character" w:customStyle="1" w:styleId="DateField1">
    <w:name w:val="Date:Field1"/>
    <w:uiPriority w:val="99"/>
  </w:style>
  <w:style w:type="character" w:customStyle="1" w:styleId="DateField2">
    <w:name w:val="Date:Field2"/>
    <w:uiPriority w:val="99"/>
  </w:style>
  <w:style w:type="character" w:customStyle="1" w:styleId="DateField3">
    <w:name w:val="Date:Field3"/>
    <w:uiPriority w:val="99"/>
  </w:style>
  <w:style w:type="character" w:customStyle="1" w:styleId="DateField4">
    <w:name w:val="Date:Field4"/>
    <w:uiPriority w:val="99"/>
  </w:style>
  <w:style w:type="character" w:customStyle="1" w:styleId="DateString">
    <w:name w:val="DateString"/>
    <w:uiPriority w:val="99"/>
  </w:style>
  <w:style w:type="character" w:customStyle="1" w:styleId="DateStringField">
    <w:name w:val="DateString:Field"/>
    <w:uiPriority w:val="99"/>
  </w:style>
  <w:style w:type="character" w:customStyle="1" w:styleId="DateStringField1">
    <w:name w:val="DateString:Field1"/>
    <w:uiPriority w:val="99"/>
  </w:style>
  <w:style w:type="character" w:customStyle="1" w:styleId="DateStringField2">
    <w:name w:val="DateString:Field2"/>
    <w:uiPriority w:val="99"/>
  </w:style>
  <w:style w:type="character" w:customStyle="1" w:styleId="DateStringField3">
    <w:name w:val="DateString:Field3"/>
    <w:uiPriority w:val="99"/>
  </w:style>
  <w:style w:type="character" w:customStyle="1" w:styleId="DateStringField4">
    <w:name w:val="DateString:Field4"/>
    <w:uiPriority w:val="99"/>
  </w:style>
  <w:style w:type="character" w:customStyle="1" w:styleId="DefaultParagraphFo">
    <w:name w:val="Default Paragraph Fo"/>
    <w:uiPriority w:val="99"/>
    <w:rPr>
      <w:rFonts w:ascii="Time Roman" w:hAnsi="Time Roman" w:cs="Time Roman"/>
    </w:rPr>
  </w:style>
  <w:style w:type="character" w:customStyle="1" w:styleId="DevanagariField">
    <w:name w:val="Devanagari:Field"/>
    <w:uiPriority w:val="99"/>
  </w:style>
  <w:style w:type="character" w:customStyle="1" w:styleId="DevanagariField1">
    <w:name w:val="Devanagari:Field1"/>
    <w:uiPriority w:val="99"/>
  </w:style>
  <w:style w:type="character" w:customStyle="1" w:styleId="DevanagariField2">
    <w:name w:val="Devanagari:Field2"/>
    <w:uiPriority w:val="99"/>
  </w:style>
  <w:style w:type="character" w:customStyle="1" w:styleId="DevanagariField3">
    <w:name w:val="Devanagari:Field3"/>
    <w:uiPriority w:val="99"/>
  </w:style>
  <w:style w:type="character" w:customStyle="1" w:styleId="DevanagariField4">
    <w:name w:val="Devanagari:Field4"/>
    <w:uiPriority w:val="99"/>
  </w:style>
  <w:style w:type="character" w:customStyle="1" w:styleId="DevanagariField5">
    <w:name w:val="Devanagari:Field5"/>
    <w:uiPriority w:val="99"/>
  </w:style>
  <w:style w:type="character" w:customStyle="1" w:styleId="DrsdSm">
    <w:name w:val="Drêsd Símê"/>
    <w:uiPriority w:val="99"/>
    <w:rPr>
      <w:rFonts w:ascii="Times New Roman" w:hAnsi="Times New Roman" w:cs="Times New Roman"/>
      <w:sz w:val="20"/>
      <w:szCs w:val="20"/>
    </w:rPr>
  </w:style>
  <w:style w:type="character" w:customStyle="1" w:styleId="Drona-parva">
    <w:name w:val="Drona-parva"/>
    <w:uiPriority w:val="99"/>
  </w:style>
  <w:style w:type="character" w:customStyle="1" w:styleId="Drona-parvaField">
    <w:name w:val="Drona-parva:Field"/>
    <w:uiPriority w:val="99"/>
  </w:style>
  <w:style w:type="character" w:customStyle="1" w:styleId="Drona-parvaField1">
    <w:name w:val="Drona-parva:Field1"/>
    <w:uiPriority w:val="99"/>
  </w:style>
  <w:style w:type="character" w:customStyle="1" w:styleId="Drona-parvaField2">
    <w:name w:val="Drona-parva:Field2"/>
    <w:uiPriority w:val="99"/>
  </w:style>
  <w:style w:type="character" w:customStyle="1" w:styleId="Drona-parvaField3">
    <w:name w:val="Drona-parva:Field3"/>
    <w:uiPriority w:val="99"/>
  </w:style>
  <w:style w:type="character" w:customStyle="1" w:styleId="Drona-parvaField4">
    <w:name w:val="Drona-parva:Field4"/>
    <w:uiPriority w:val="99"/>
  </w:style>
  <w:style w:type="character" w:customStyle="1" w:styleId="DropCaps">
    <w:name w:val="Drop Caps"/>
    <w:uiPriority w:val="99"/>
    <w:rPr>
      <w:sz w:val="2"/>
      <w:szCs w:val="2"/>
    </w:rPr>
  </w:style>
  <w:style w:type="character" w:customStyle="1" w:styleId="EmailStyle23">
    <w:name w:val="EmailStyle23"/>
    <w:uiPriority w:val="99"/>
    <w:rPr>
      <w:rFonts w:ascii="Arial" w:hAnsi="Arial" w:cs="Arial"/>
      <w:color w:val="000000"/>
      <w:sz w:val="20"/>
      <w:szCs w:val="20"/>
    </w:rPr>
  </w:style>
  <w:style w:type="character" w:customStyle="1" w:styleId="EmailStyle24">
    <w:name w:val="EmailStyle24"/>
    <w:uiPriority w:val="99"/>
    <w:rPr>
      <w:rFonts w:ascii="Arial" w:hAnsi="Arial" w:cs="Arial"/>
      <w:color w:val="000000"/>
      <w:sz w:val="20"/>
      <w:szCs w:val="20"/>
    </w:rPr>
  </w:style>
  <w:style w:type="character" w:customStyle="1" w:styleId="emoticontext">
    <w:name w:val="emoticon_text"/>
    <w:uiPriority w:val="99"/>
  </w:style>
  <w:style w:type="character" w:styleId="Emphasis">
    <w:name w:val="Emphasis"/>
    <w:basedOn w:val="DefaultParagraphFont"/>
    <w:uiPriority w:val="20"/>
    <w:qFormat/>
    <w:rPr>
      <w:b/>
      <w:bCs/>
    </w:rPr>
  </w:style>
  <w:style w:type="character" w:customStyle="1" w:styleId="EmphasisA">
    <w:name w:val="Emphasis A"/>
    <w:uiPriority w:val="99"/>
    <w:rPr>
      <w:rFonts w:ascii="Times New Roman" w:hAnsi="Times New Roman" w:cs="Times New Roman"/>
      <w:color w:val="000000"/>
      <w:sz w:val="20"/>
      <w:szCs w:val="20"/>
    </w:rPr>
  </w:style>
  <w:style w:type="character" w:customStyle="1" w:styleId="EndnoteAnchor">
    <w:name w:val="Endnote Anchor"/>
    <w:uiPriority w:val="99"/>
    <w:rPr>
      <w:position w:val="18"/>
      <w:sz w:val="8"/>
      <w:szCs w:val="8"/>
    </w:rPr>
  </w:style>
  <w:style w:type="character" w:customStyle="1" w:styleId="EndnoteCharacters">
    <w:name w:val="Endnote Characters"/>
    <w:uiPriority w:val="99"/>
  </w:style>
  <w:style w:type="character" w:styleId="EndnoteReference">
    <w:name w:val="endnote reference"/>
    <w:basedOn w:val="DefaultParagraphFont"/>
    <w:uiPriority w:val="99"/>
    <w:rPr>
      <w:position w:val="12"/>
      <w:sz w:val="14"/>
      <w:szCs w:val="14"/>
    </w:rPr>
  </w:style>
  <w:style w:type="character" w:customStyle="1" w:styleId="endnotereferenceChar">
    <w:name w:val="endnote reference:Char"/>
    <w:uiPriority w:val="99"/>
    <w:rPr>
      <w:rFonts w:ascii="Sanskrit-Palatino" w:hAnsi="Sanskrit-Palatino" w:cs="Sanskrit-Palatino"/>
      <w:position w:val="7"/>
      <w:sz w:val="12"/>
      <w:szCs w:val="12"/>
    </w:rPr>
  </w:style>
  <w:style w:type="character" w:customStyle="1" w:styleId="Enjoyment">
    <w:name w:val="Enjoyment"/>
    <w:uiPriority w:val="99"/>
  </w:style>
  <w:style w:type="character" w:customStyle="1" w:styleId="EquationCaption">
    <w:name w:val="_Equation Caption"/>
    <w:uiPriority w:val="99"/>
  </w:style>
  <w:style w:type="character" w:customStyle="1" w:styleId="eudoraheader">
    <w:name w:val="eudoraheader"/>
    <w:uiPriority w:val="99"/>
  </w:style>
  <w:style w:type="character" w:customStyle="1" w:styleId="ExampleText">
    <w:name w:val="Example Text"/>
    <w:uiPriority w:val="99"/>
    <w:rPr>
      <w:rFonts w:ascii="Arial" w:hAnsi="Arial" w:cs="Arial"/>
      <w:b/>
      <w:bCs/>
      <w:sz w:val="18"/>
      <w:szCs w:val="18"/>
    </w:rPr>
  </w:style>
  <w:style w:type="character" w:customStyle="1" w:styleId="excerpt25Char">
    <w:name w:val="excerpt 25 Char"/>
    <w:uiPriority w:val="99"/>
    <w:rPr>
      <w:rFonts w:ascii="Times New Roman" w:hAnsi="Times New Roman" w:cs="Times New Roman"/>
    </w:rPr>
  </w:style>
  <w:style w:type="character" w:customStyle="1" w:styleId="excerptChar">
    <w:name w:val="excerpt Char"/>
    <w:uiPriority w:val="99"/>
    <w:rPr>
      <w:rFonts w:ascii="Tamal" w:hAnsi="Tamal" w:cs="Tamal"/>
      <w:color w:val="FFFF00"/>
      <w:sz w:val="36"/>
      <w:szCs w:val="36"/>
    </w:rPr>
  </w:style>
  <w:style w:type="character" w:customStyle="1" w:styleId="fallofjiva">
    <w:name w:val="fall of jiva"/>
    <w:uiPriority w:val="99"/>
  </w:style>
  <w:style w:type="character" w:customStyle="1" w:styleId="fcg">
    <w:name w:val="fcg"/>
    <w:uiPriority w:val="99"/>
  </w:style>
  <w:style w:type="character" w:customStyle="1" w:styleId="FixThis">
    <w:name w:val="Fix This!"/>
    <w:uiPriority w:val="99"/>
    <w:rPr>
      <w:b/>
      <w:bCs/>
      <w:color w:val="000000"/>
    </w:rPr>
  </w:style>
  <w:style w:type="character" w:customStyle="1" w:styleId="FixThisPen">
    <w:name w:val="Fix This!:Pen"/>
    <w:uiPriority w:val="99"/>
    <w:rPr>
      <w:b/>
      <w:bCs/>
      <w:color w:val="000000"/>
    </w:rPr>
  </w:style>
  <w:style w:type="character" w:customStyle="1" w:styleId="FixThisPen1">
    <w:name w:val="Fix This!:Pen1"/>
    <w:uiPriority w:val="99"/>
    <w:rPr>
      <w:b/>
      <w:bCs/>
      <w:color w:val="000000"/>
    </w:rPr>
  </w:style>
  <w:style w:type="character" w:customStyle="1" w:styleId="FixThisPen2">
    <w:name w:val="Fix This!:Pen2"/>
    <w:uiPriority w:val="99"/>
    <w:rPr>
      <w:b/>
      <w:bCs/>
      <w:color w:val="000000"/>
    </w:rPr>
  </w:style>
  <w:style w:type="character" w:customStyle="1" w:styleId="FixThisPen3">
    <w:name w:val="Fix This!:Pen3"/>
    <w:uiPriority w:val="99"/>
    <w:rPr>
      <w:b/>
      <w:bCs/>
      <w:color w:val="000000"/>
    </w:rPr>
  </w:style>
  <w:style w:type="character" w:customStyle="1" w:styleId="FixThisPen4">
    <w:name w:val="Fix This!:Pen4"/>
    <w:uiPriority w:val="99"/>
    <w:rPr>
      <w:b/>
      <w:bCs/>
      <w:color w:val="000000"/>
    </w:rPr>
  </w:style>
  <w:style w:type="character" w:styleId="FollowedHyperlink">
    <w:name w:val="FollowedHyperlink"/>
    <w:basedOn w:val="DefaultParagraphFont"/>
    <w:uiPriority w:val="99"/>
    <w:rPr>
      <w:color w:val="800080"/>
      <w:u w:val="single"/>
    </w:rPr>
  </w:style>
  <w:style w:type="character" w:customStyle="1" w:styleId="FontStyle110">
    <w:name w:val="Font Style110"/>
    <w:uiPriority w:val="99"/>
    <w:rPr>
      <w:rFonts w:cs="ScaGoudy"/>
      <w:color w:val="000000"/>
      <w:sz w:val="20"/>
      <w:szCs w:val="20"/>
    </w:rPr>
  </w:style>
  <w:style w:type="character" w:customStyle="1" w:styleId="FontStyle113">
    <w:name w:val="Font Style113"/>
    <w:uiPriority w:val="99"/>
    <w:rPr>
      <w:rFonts w:cs="ScaGoudy"/>
      <w:b/>
      <w:bCs/>
      <w:color w:val="000000"/>
    </w:rPr>
  </w:style>
  <w:style w:type="character" w:customStyle="1" w:styleId="FontStyle114">
    <w:name w:val="Font Style114"/>
    <w:uiPriority w:val="99"/>
    <w:rPr>
      <w:rFonts w:cs="ScaGoudy"/>
      <w:b/>
      <w:bCs/>
      <w:color w:val="000000"/>
      <w:sz w:val="52"/>
      <w:szCs w:val="52"/>
    </w:rPr>
  </w:style>
  <w:style w:type="character" w:customStyle="1" w:styleId="FontStyle116">
    <w:name w:val="Font Style116"/>
    <w:uiPriority w:val="99"/>
    <w:rPr>
      <w:rFonts w:cs="ScaGoudy"/>
      <w:b/>
      <w:bCs/>
      <w:color w:val="000000"/>
      <w:sz w:val="16"/>
      <w:szCs w:val="16"/>
    </w:rPr>
  </w:style>
  <w:style w:type="character" w:customStyle="1" w:styleId="FontStyle117">
    <w:name w:val="Font Style117"/>
    <w:uiPriority w:val="99"/>
    <w:rPr>
      <w:rFonts w:cs="ScaGoudy"/>
      <w:b/>
      <w:bCs/>
      <w:i/>
      <w:iCs/>
      <w:color w:val="000000"/>
      <w:sz w:val="18"/>
      <w:szCs w:val="18"/>
    </w:rPr>
  </w:style>
  <w:style w:type="character" w:customStyle="1" w:styleId="FontStyle118">
    <w:name w:val="Font Style118"/>
    <w:uiPriority w:val="99"/>
    <w:rPr>
      <w:rFonts w:cs="ScaGoudy"/>
      <w:b/>
      <w:bCs/>
      <w:color w:val="000000"/>
      <w:sz w:val="18"/>
      <w:szCs w:val="18"/>
    </w:rPr>
  </w:style>
  <w:style w:type="character" w:customStyle="1" w:styleId="FontStyle119">
    <w:name w:val="Font Style119"/>
    <w:uiPriority w:val="99"/>
    <w:rPr>
      <w:rFonts w:cs="ScaGoudy"/>
      <w:b/>
      <w:bCs/>
      <w:color w:val="000000"/>
      <w:sz w:val="20"/>
      <w:szCs w:val="20"/>
    </w:rPr>
  </w:style>
  <w:style w:type="character" w:customStyle="1" w:styleId="FontStyle120">
    <w:name w:val="Font Style120"/>
    <w:uiPriority w:val="99"/>
    <w:rPr>
      <w:rFonts w:cs="ScaGoudy"/>
      <w:b/>
      <w:bCs/>
      <w:color w:val="000000"/>
      <w:sz w:val="30"/>
      <w:szCs w:val="30"/>
    </w:rPr>
  </w:style>
  <w:style w:type="character" w:customStyle="1" w:styleId="FontStyle121">
    <w:name w:val="Font Style121"/>
    <w:uiPriority w:val="99"/>
    <w:rPr>
      <w:rFonts w:cs="ScaGoudy"/>
      <w:b/>
      <w:bCs/>
      <w:color w:val="000000"/>
      <w:sz w:val="22"/>
      <w:szCs w:val="22"/>
    </w:rPr>
  </w:style>
  <w:style w:type="character" w:customStyle="1" w:styleId="FontStyle123">
    <w:name w:val="Font Style123"/>
    <w:uiPriority w:val="99"/>
    <w:rPr>
      <w:rFonts w:cs="ScaGoudy"/>
      <w:b/>
      <w:bCs/>
      <w:color w:val="000000"/>
      <w:sz w:val="52"/>
      <w:szCs w:val="52"/>
    </w:rPr>
  </w:style>
  <w:style w:type="character" w:customStyle="1" w:styleId="FontStyle124">
    <w:name w:val="Font Style124"/>
    <w:uiPriority w:val="99"/>
    <w:rPr>
      <w:rFonts w:cs="ScaGoudy"/>
      <w:color w:val="000000"/>
      <w:sz w:val="28"/>
      <w:szCs w:val="28"/>
    </w:rPr>
  </w:style>
  <w:style w:type="character" w:customStyle="1" w:styleId="FontStyle125">
    <w:name w:val="Font Style125"/>
    <w:uiPriority w:val="99"/>
    <w:rPr>
      <w:rFonts w:cs="ScaGoudy"/>
      <w:b/>
      <w:bCs/>
      <w:color w:val="000000"/>
      <w:sz w:val="22"/>
      <w:szCs w:val="22"/>
    </w:rPr>
  </w:style>
  <w:style w:type="character" w:customStyle="1" w:styleId="FontStyle126">
    <w:name w:val="Font Style126"/>
    <w:uiPriority w:val="99"/>
    <w:rPr>
      <w:rFonts w:cs="ScaGoudy"/>
      <w:b/>
      <w:bCs/>
      <w:i/>
      <w:iCs/>
      <w:color w:val="000000"/>
      <w:sz w:val="20"/>
      <w:szCs w:val="20"/>
    </w:rPr>
  </w:style>
  <w:style w:type="character" w:customStyle="1" w:styleId="FontStyle127">
    <w:name w:val="Font Style127"/>
    <w:uiPriority w:val="99"/>
    <w:rPr>
      <w:rFonts w:cs="ScaGoudy"/>
      <w:b/>
      <w:bCs/>
      <w:color w:val="000000"/>
      <w:sz w:val="34"/>
      <w:szCs w:val="34"/>
    </w:rPr>
  </w:style>
  <w:style w:type="character" w:customStyle="1" w:styleId="FontStyle128">
    <w:name w:val="Font Style128"/>
    <w:uiPriority w:val="99"/>
    <w:rPr>
      <w:rFonts w:cs="ScaGoudy"/>
      <w:b/>
      <w:bCs/>
      <w:color w:val="000000"/>
    </w:rPr>
  </w:style>
  <w:style w:type="character" w:customStyle="1" w:styleId="FontStyle129">
    <w:name w:val="Font Style129"/>
    <w:uiPriority w:val="99"/>
    <w:rPr>
      <w:rFonts w:cs="ScaGoudy"/>
      <w:b/>
      <w:bCs/>
      <w:color w:val="000000"/>
      <w:sz w:val="22"/>
      <w:szCs w:val="22"/>
    </w:rPr>
  </w:style>
  <w:style w:type="character" w:customStyle="1" w:styleId="FontStyle13">
    <w:name w:val="Font Style13"/>
    <w:uiPriority w:val="99"/>
    <w:rPr>
      <w:rFonts w:ascii="Times New Roman" w:hAnsi="Times New Roman" w:cs="Times New Roman"/>
      <w:sz w:val="18"/>
      <w:szCs w:val="18"/>
    </w:rPr>
  </w:style>
  <w:style w:type="character" w:customStyle="1" w:styleId="FontStyle130">
    <w:name w:val="Font Style130"/>
    <w:uiPriority w:val="99"/>
    <w:rPr>
      <w:rFonts w:cs="ScaGoudy"/>
      <w:i/>
      <w:iCs/>
      <w:color w:val="000000"/>
      <w:sz w:val="22"/>
      <w:szCs w:val="22"/>
    </w:rPr>
  </w:style>
  <w:style w:type="character" w:customStyle="1" w:styleId="FontStyle131">
    <w:name w:val="Font Style131"/>
    <w:uiPriority w:val="99"/>
    <w:rPr>
      <w:rFonts w:cs="ScaGoudy"/>
      <w:color w:val="000000"/>
      <w:sz w:val="22"/>
      <w:szCs w:val="22"/>
    </w:rPr>
  </w:style>
  <w:style w:type="character" w:customStyle="1" w:styleId="FontStyle132">
    <w:name w:val="Font Style132"/>
    <w:uiPriority w:val="99"/>
    <w:rPr>
      <w:rFonts w:cs="ScaGoudy"/>
      <w:b/>
      <w:bCs/>
      <w:color w:val="000000"/>
      <w:sz w:val="16"/>
      <w:szCs w:val="16"/>
    </w:rPr>
  </w:style>
  <w:style w:type="character" w:customStyle="1" w:styleId="FontStyle133">
    <w:name w:val="Font Style133"/>
    <w:uiPriority w:val="99"/>
    <w:rPr>
      <w:rFonts w:cs="ScaGoudy"/>
      <w:b/>
      <w:bCs/>
      <w:i/>
      <w:iCs/>
      <w:color w:val="000000"/>
      <w:sz w:val="18"/>
      <w:szCs w:val="18"/>
    </w:rPr>
  </w:style>
  <w:style w:type="character" w:customStyle="1" w:styleId="FontStyle134">
    <w:name w:val="Font Style134"/>
    <w:uiPriority w:val="99"/>
    <w:rPr>
      <w:rFonts w:cs="ScaGoudy"/>
      <w:color w:val="000000"/>
      <w:sz w:val="22"/>
      <w:szCs w:val="22"/>
    </w:rPr>
  </w:style>
  <w:style w:type="character" w:customStyle="1" w:styleId="FontStyle135">
    <w:name w:val="Font Style135"/>
    <w:uiPriority w:val="99"/>
    <w:rPr>
      <w:rFonts w:cs="ScaGoudy"/>
      <w:b/>
      <w:bCs/>
      <w:color w:val="000000"/>
      <w:sz w:val="12"/>
      <w:szCs w:val="12"/>
    </w:rPr>
  </w:style>
  <w:style w:type="character" w:customStyle="1" w:styleId="FontStyle136">
    <w:name w:val="Font Style136"/>
    <w:uiPriority w:val="99"/>
    <w:rPr>
      <w:rFonts w:cs="ScaGoudy"/>
      <w:b/>
      <w:bCs/>
      <w:color w:val="000000"/>
      <w:sz w:val="62"/>
      <w:szCs w:val="62"/>
    </w:rPr>
  </w:style>
  <w:style w:type="character" w:customStyle="1" w:styleId="FontStyle137">
    <w:name w:val="Font Style137"/>
    <w:uiPriority w:val="99"/>
    <w:rPr>
      <w:rFonts w:cs="ScaGoudy"/>
      <w:b/>
      <w:bCs/>
      <w:color w:val="000000"/>
      <w:sz w:val="28"/>
      <w:szCs w:val="28"/>
    </w:rPr>
  </w:style>
  <w:style w:type="character" w:customStyle="1" w:styleId="FontStyle138">
    <w:name w:val="Font Style138"/>
    <w:uiPriority w:val="99"/>
    <w:rPr>
      <w:rFonts w:cs="ScaGoudy"/>
      <w:color w:val="000000"/>
      <w:sz w:val="18"/>
      <w:szCs w:val="18"/>
    </w:rPr>
  </w:style>
  <w:style w:type="character" w:customStyle="1" w:styleId="FontStyle139">
    <w:name w:val="Font Style139"/>
    <w:uiPriority w:val="99"/>
    <w:rPr>
      <w:rFonts w:cs="ScaGoudy"/>
      <w:b/>
      <w:bCs/>
      <w:color w:val="000000"/>
      <w:sz w:val="22"/>
      <w:szCs w:val="22"/>
    </w:rPr>
  </w:style>
  <w:style w:type="character" w:customStyle="1" w:styleId="FontStyle140">
    <w:name w:val="Font Style140"/>
    <w:uiPriority w:val="99"/>
    <w:rPr>
      <w:rFonts w:cs="ScaGoudy"/>
      <w:b/>
      <w:bCs/>
      <w:i/>
      <w:iCs/>
      <w:color w:val="000000"/>
      <w:sz w:val="22"/>
      <w:szCs w:val="22"/>
    </w:rPr>
  </w:style>
  <w:style w:type="character" w:customStyle="1" w:styleId="FontStyle141">
    <w:name w:val="Font Style141"/>
    <w:uiPriority w:val="99"/>
    <w:rPr>
      <w:rFonts w:cs="ScaGoudy"/>
      <w:b/>
      <w:bCs/>
      <w:color w:val="000000"/>
      <w:sz w:val="22"/>
      <w:szCs w:val="22"/>
    </w:rPr>
  </w:style>
  <w:style w:type="character" w:customStyle="1" w:styleId="FontStyle142">
    <w:name w:val="Font Style142"/>
    <w:uiPriority w:val="99"/>
    <w:rPr>
      <w:rFonts w:cs="ScaGoudy"/>
      <w:color w:val="000000"/>
      <w:sz w:val="14"/>
      <w:szCs w:val="14"/>
    </w:rPr>
  </w:style>
  <w:style w:type="character" w:customStyle="1" w:styleId="FontStyle143">
    <w:name w:val="Font Style143"/>
    <w:uiPriority w:val="99"/>
    <w:rPr>
      <w:rFonts w:cs="ScaGoudy"/>
      <w:color w:val="000000"/>
      <w:sz w:val="12"/>
      <w:szCs w:val="12"/>
    </w:rPr>
  </w:style>
  <w:style w:type="character" w:customStyle="1" w:styleId="FontStyle144">
    <w:name w:val="Font Style144"/>
    <w:uiPriority w:val="99"/>
    <w:rPr>
      <w:rFonts w:cs="ScaGoudy"/>
      <w:b/>
      <w:bCs/>
      <w:i/>
      <w:iCs/>
      <w:color w:val="000000"/>
      <w:sz w:val="20"/>
      <w:szCs w:val="20"/>
    </w:rPr>
  </w:style>
  <w:style w:type="character" w:customStyle="1" w:styleId="FontStyle145">
    <w:name w:val="Font Style145"/>
    <w:uiPriority w:val="99"/>
    <w:rPr>
      <w:rFonts w:cs="ScaGoudy"/>
      <w:b/>
      <w:bCs/>
      <w:color w:val="000000"/>
      <w:sz w:val="22"/>
      <w:szCs w:val="22"/>
    </w:rPr>
  </w:style>
  <w:style w:type="character" w:customStyle="1" w:styleId="FontStyle146">
    <w:name w:val="Font Style146"/>
    <w:uiPriority w:val="99"/>
    <w:rPr>
      <w:rFonts w:cs="ScaGoudy"/>
      <w:b/>
      <w:bCs/>
      <w:i/>
      <w:iCs/>
      <w:color w:val="000000"/>
      <w:sz w:val="14"/>
      <w:szCs w:val="14"/>
    </w:rPr>
  </w:style>
  <w:style w:type="character" w:customStyle="1" w:styleId="FontStyle147">
    <w:name w:val="Font Style147"/>
    <w:uiPriority w:val="99"/>
    <w:rPr>
      <w:rFonts w:cs="ScaGoudy"/>
      <w:b/>
      <w:bCs/>
      <w:color w:val="000000"/>
      <w:sz w:val="14"/>
      <w:szCs w:val="14"/>
    </w:rPr>
  </w:style>
  <w:style w:type="character" w:customStyle="1" w:styleId="FontStyle148">
    <w:name w:val="Font Style148"/>
    <w:uiPriority w:val="99"/>
    <w:rPr>
      <w:rFonts w:cs="ScaGoudy"/>
      <w:color w:val="000000"/>
      <w:sz w:val="16"/>
      <w:szCs w:val="16"/>
    </w:rPr>
  </w:style>
  <w:style w:type="character" w:customStyle="1" w:styleId="FontStyle149">
    <w:name w:val="Font Style149"/>
    <w:uiPriority w:val="99"/>
    <w:rPr>
      <w:rFonts w:cs="ScaGoudy"/>
      <w:b/>
      <w:bCs/>
      <w:color w:val="000000"/>
      <w:sz w:val="14"/>
      <w:szCs w:val="14"/>
    </w:rPr>
  </w:style>
  <w:style w:type="character" w:customStyle="1" w:styleId="FontStyle150">
    <w:name w:val="Font Style150"/>
    <w:uiPriority w:val="99"/>
    <w:rPr>
      <w:rFonts w:cs="ScaGoudy"/>
      <w:b/>
      <w:bCs/>
      <w:i/>
      <w:iCs/>
      <w:color w:val="000000"/>
      <w:sz w:val="18"/>
      <w:szCs w:val="18"/>
    </w:rPr>
  </w:style>
  <w:style w:type="character" w:customStyle="1" w:styleId="FontStyle151">
    <w:name w:val="Font Style151"/>
    <w:uiPriority w:val="99"/>
    <w:rPr>
      <w:rFonts w:cs="ScaGoudy"/>
      <w:b/>
      <w:bCs/>
      <w:color w:val="000000"/>
      <w:sz w:val="48"/>
      <w:szCs w:val="48"/>
    </w:rPr>
  </w:style>
  <w:style w:type="character" w:customStyle="1" w:styleId="FontStyle152">
    <w:name w:val="Font Style152"/>
    <w:uiPriority w:val="99"/>
    <w:rPr>
      <w:rFonts w:cs="ScaGoudy"/>
      <w:b/>
      <w:bCs/>
      <w:color w:val="000000"/>
      <w:sz w:val="18"/>
      <w:szCs w:val="18"/>
    </w:rPr>
  </w:style>
  <w:style w:type="character" w:customStyle="1" w:styleId="FontStyle153">
    <w:name w:val="Font Style153"/>
    <w:uiPriority w:val="99"/>
    <w:rPr>
      <w:rFonts w:cs="ScaGoudy"/>
      <w:color w:val="000000"/>
      <w:sz w:val="22"/>
      <w:szCs w:val="22"/>
    </w:rPr>
  </w:style>
  <w:style w:type="character" w:customStyle="1" w:styleId="FontStyle154">
    <w:name w:val="Font Style154"/>
    <w:uiPriority w:val="99"/>
    <w:rPr>
      <w:rFonts w:cs="ScaGoudy"/>
      <w:b/>
      <w:bCs/>
      <w:color w:val="000000"/>
      <w:sz w:val="66"/>
      <w:szCs w:val="66"/>
    </w:rPr>
  </w:style>
  <w:style w:type="character" w:customStyle="1" w:styleId="FontStyle155">
    <w:name w:val="Font Style155"/>
    <w:uiPriority w:val="99"/>
    <w:rPr>
      <w:rFonts w:cs="ScaGoudy"/>
      <w:b/>
      <w:bCs/>
      <w:i/>
      <w:iCs/>
      <w:color w:val="000000"/>
      <w:sz w:val="22"/>
      <w:szCs w:val="22"/>
    </w:rPr>
  </w:style>
  <w:style w:type="character" w:customStyle="1" w:styleId="FontStyle156">
    <w:name w:val="Font Style156"/>
    <w:uiPriority w:val="99"/>
    <w:rPr>
      <w:rFonts w:cs="ScaGoudy"/>
      <w:b/>
      <w:bCs/>
      <w:i/>
      <w:iCs/>
      <w:color w:val="000000"/>
      <w:sz w:val="22"/>
      <w:szCs w:val="22"/>
    </w:rPr>
  </w:style>
  <w:style w:type="character" w:customStyle="1" w:styleId="FontStyle157">
    <w:name w:val="Font Style157"/>
    <w:uiPriority w:val="99"/>
    <w:rPr>
      <w:rFonts w:cs="ScaGoudy"/>
      <w:b/>
      <w:bCs/>
      <w:color w:val="000000"/>
      <w:sz w:val="20"/>
      <w:szCs w:val="20"/>
    </w:rPr>
  </w:style>
  <w:style w:type="character" w:customStyle="1" w:styleId="FontStyle158">
    <w:name w:val="Font Style158"/>
    <w:uiPriority w:val="99"/>
    <w:rPr>
      <w:rFonts w:cs="ScaGoudy"/>
      <w:b/>
      <w:bCs/>
      <w:i/>
      <w:iCs/>
      <w:color w:val="000000"/>
      <w:sz w:val="12"/>
      <w:szCs w:val="12"/>
    </w:rPr>
  </w:style>
  <w:style w:type="character" w:customStyle="1" w:styleId="FontStyle159">
    <w:name w:val="Font Style159"/>
    <w:uiPriority w:val="99"/>
    <w:rPr>
      <w:rFonts w:cs="ScaGoudy"/>
      <w:b/>
      <w:bCs/>
      <w:color w:val="000000"/>
      <w:sz w:val="16"/>
      <w:szCs w:val="16"/>
    </w:rPr>
  </w:style>
  <w:style w:type="character" w:customStyle="1" w:styleId="FontStyle160">
    <w:name w:val="Font Style160"/>
    <w:uiPriority w:val="99"/>
    <w:rPr>
      <w:rFonts w:cs="ScaGoudy"/>
      <w:b/>
      <w:bCs/>
      <w:color w:val="000000"/>
      <w:sz w:val="42"/>
      <w:szCs w:val="42"/>
    </w:rPr>
  </w:style>
  <w:style w:type="character" w:customStyle="1" w:styleId="FontStyle161">
    <w:name w:val="Font Style161"/>
    <w:uiPriority w:val="99"/>
    <w:rPr>
      <w:rFonts w:cs="ScaGoudy"/>
      <w:b/>
      <w:bCs/>
      <w:color w:val="000000"/>
      <w:sz w:val="14"/>
      <w:szCs w:val="14"/>
    </w:rPr>
  </w:style>
  <w:style w:type="character" w:customStyle="1" w:styleId="FontStyle162">
    <w:name w:val="Font Style162"/>
    <w:uiPriority w:val="99"/>
    <w:rPr>
      <w:rFonts w:cs="ScaGoudy"/>
      <w:i/>
      <w:iCs/>
      <w:color w:val="000000"/>
      <w:sz w:val="14"/>
      <w:szCs w:val="14"/>
    </w:rPr>
  </w:style>
  <w:style w:type="character" w:customStyle="1" w:styleId="FontStyle163">
    <w:name w:val="Font Style163"/>
    <w:uiPriority w:val="99"/>
    <w:rPr>
      <w:rFonts w:cs="ScaGoudy"/>
      <w:b/>
      <w:bCs/>
      <w:color w:val="000000"/>
      <w:sz w:val="46"/>
      <w:szCs w:val="46"/>
    </w:rPr>
  </w:style>
  <w:style w:type="character" w:customStyle="1" w:styleId="FontStyle164">
    <w:name w:val="Font Style164"/>
    <w:uiPriority w:val="99"/>
    <w:rPr>
      <w:rFonts w:cs="ScaGoudy"/>
      <w:b/>
      <w:bCs/>
      <w:color w:val="000000"/>
      <w:sz w:val="22"/>
      <w:szCs w:val="22"/>
    </w:rPr>
  </w:style>
  <w:style w:type="character" w:customStyle="1" w:styleId="FontStyle165">
    <w:name w:val="Font Style165"/>
    <w:uiPriority w:val="99"/>
    <w:rPr>
      <w:rFonts w:cs="ScaGoudy"/>
      <w:b/>
      <w:bCs/>
      <w:color w:val="000000"/>
      <w:sz w:val="20"/>
      <w:szCs w:val="20"/>
    </w:rPr>
  </w:style>
  <w:style w:type="character" w:customStyle="1" w:styleId="FontStyle166">
    <w:name w:val="Font Style166"/>
    <w:uiPriority w:val="99"/>
    <w:rPr>
      <w:rFonts w:cs="ScaGoudy"/>
      <w:b/>
      <w:bCs/>
      <w:color w:val="000000"/>
      <w:sz w:val="22"/>
      <w:szCs w:val="22"/>
    </w:rPr>
  </w:style>
  <w:style w:type="character" w:customStyle="1" w:styleId="FontStyle167">
    <w:name w:val="Font Style167"/>
    <w:uiPriority w:val="99"/>
    <w:rPr>
      <w:rFonts w:cs="ScaGoudy"/>
      <w:b/>
      <w:bCs/>
      <w:i/>
      <w:iCs/>
      <w:color w:val="000000"/>
      <w:sz w:val="22"/>
      <w:szCs w:val="22"/>
    </w:rPr>
  </w:style>
  <w:style w:type="character" w:customStyle="1" w:styleId="FontStyle168">
    <w:name w:val="Font Style168"/>
    <w:uiPriority w:val="99"/>
    <w:rPr>
      <w:rFonts w:cs="ScaGoudy"/>
      <w:color w:val="000000"/>
      <w:sz w:val="20"/>
      <w:szCs w:val="20"/>
    </w:rPr>
  </w:style>
  <w:style w:type="character" w:customStyle="1" w:styleId="FontStyle169">
    <w:name w:val="Font Style169"/>
    <w:uiPriority w:val="99"/>
    <w:rPr>
      <w:rFonts w:cs="ScaGoudy"/>
      <w:color w:val="000000"/>
      <w:sz w:val="20"/>
      <w:szCs w:val="20"/>
    </w:rPr>
  </w:style>
  <w:style w:type="character" w:customStyle="1" w:styleId="FontStyle170">
    <w:name w:val="Font Style170"/>
    <w:uiPriority w:val="99"/>
    <w:rPr>
      <w:rFonts w:cs="ScaGoudy"/>
      <w:color w:val="000000"/>
      <w:sz w:val="22"/>
      <w:szCs w:val="22"/>
    </w:rPr>
  </w:style>
  <w:style w:type="character" w:customStyle="1" w:styleId="FootnoteAnchor">
    <w:name w:val="Footnote Anchor"/>
    <w:uiPriority w:val="99"/>
    <w:rPr>
      <w:position w:val="18"/>
      <w:sz w:val="8"/>
      <w:szCs w:val="8"/>
    </w:rPr>
  </w:style>
  <w:style w:type="character" w:customStyle="1" w:styleId="FootnoteCharacters">
    <w:name w:val="Footnote Characters"/>
    <w:uiPriority w:val="99"/>
    <w:rPr>
      <w:position w:val="12"/>
      <w:sz w:val="14"/>
      <w:szCs w:val="14"/>
    </w:rPr>
  </w:style>
  <w:style w:type="character" w:styleId="FootnoteReference">
    <w:name w:val="footnote reference"/>
    <w:basedOn w:val="DefaultParagraphFont"/>
    <w:uiPriority w:val="99"/>
    <w:rPr>
      <w:position w:val="6"/>
      <w:sz w:val="16"/>
      <w:szCs w:val="16"/>
    </w:rPr>
  </w:style>
  <w:style w:type="character" w:customStyle="1" w:styleId="fsm">
    <w:name w:val="fsm"/>
    <w:uiPriority w:val="99"/>
  </w:style>
  <w:style w:type="character" w:customStyle="1" w:styleId="ft">
    <w:name w:val="ft"/>
    <w:uiPriority w:val="99"/>
  </w:style>
  <w:style w:type="character" w:customStyle="1" w:styleId="Fuchsiabackground">
    <w:name w:val="Fuchsia background"/>
    <w:uiPriority w:val="99"/>
  </w:style>
  <w:style w:type="character" w:customStyle="1" w:styleId="fwb">
    <w:name w:val="fwb"/>
    <w:uiPriority w:val="99"/>
  </w:style>
  <w:style w:type="character" w:customStyle="1" w:styleId="Gaura-ganoddesa-dipika">
    <w:name w:val="Gaura-ganoddesa-dipika"/>
    <w:uiPriority w:val="99"/>
  </w:style>
  <w:style w:type="character" w:customStyle="1" w:styleId="Gaura-ganoddesa-dipikaField">
    <w:name w:val="Gaura-ganoddesa-dipika:Field"/>
    <w:uiPriority w:val="99"/>
  </w:style>
  <w:style w:type="character" w:customStyle="1" w:styleId="Gaura-ganoddesa-dipikaField1">
    <w:name w:val="Gaura-ganoddesa-dipika:Field1"/>
    <w:uiPriority w:val="99"/>
  </w:style>
  <w:style w:type="character" w:customStyle="1" w:styleId="Gaura-ganoddesa-dipikaField2">
    <w:name w:val="Gaura-ganoddesa-dipika:Field2"/>
    <w:uiPriority w:val="99"/>
  </w:style>
  <w:style w:type="character" w:customStyle="1" w:styleId="Gaura-ganoddesa-dipikaField3">
    <w:name w:val="Gaura-ganoddesa-dipika:Field3"/>
    <w:uiPriority w:val="99"/>
  </w:style>
  <w:style w:type="character" w:customStyle="1" w:styleId="Gaura-ganoddesa-dipikaField4">
    <w:name w:val="Gaura-ganoddesa-dipika:Field4"/>
    <w:uiPriority w:val="99"/>
  </w:style>
  <w:style w:type="character" w:customStyle="1" w:styleId="Gauranga-stava-kalpavrksa">
    <w:name w:val="Gauranga-stava-kalpavrksa"/>
    <w:uiPriority w:val="99"/>
  </w:style>
  <w:style w:type="character" w:customStyle="1" w:styleId="Gauranga-stava-kalpavrksaField">
    <w:name w:val="Gauranga-stava-kalpavrksa:Field"/>
    <w:uiPriority w:val="99"/>
  </w:style>
  <w:style w:type="character" w:customStyle="1" w:styleId="Gauranga-stava-kalpavrksaField1">
    <w:name w:val="Gauranga-stava-kalpavrksa:Field1"/>
    <w:uiPriority w:val="99"/>
  </w:style>
  <w:style w:type="character" w:customStyle="1" w:styleId="Gauranga-stava-kalpavrksaField2">
    <w:name w:val="Gauranga-stava-kalpavrksa:Field2"/>
    <w:uiPriority w:val="99"/>
  </w:style>
  <w:style w:type="character" w:customStyle="1" w:styleId="Gauranga-stava-kalpavrksaField3">
    <w:name w:val="Gauranga-stava-kalpavrksa:Field3"/>
    <w:uiPriority w:val="99"/>
  </w:style>
  <w:style w:type="character" w:customStyle="1" w:styleId="Gauranga-stava-kalpavrksaField4">
    <w:name w:val="Gauranga-stava-kalpavrksa:Field4"/>
    <w:uiPriority w:val="99"/>
  </w:style>
  <w:style w:type="character" w:customStyle="1" w:styleId="Gita-govinda">
    <w:name w:val="Gita-govinda"/>
    <w:uiPriority w:val="99"/>
  </w:style>
  <w:style w:type="character" w:customStyle="1" w:styleId="Gita-govindaField">
    <w:name w:val="Gita-govinda:Field"/>
    <w:uiPriority w:val="99"/>
  </w:style>
  <w:style w:type="character" w:customStyle="1" w:styleId="Gita-govindaField1">
    <w:name w:val="Gita-govinda:Field1"/>
    <w:uiPriority w:val="99"/>
  </w:style>
  <w:style w:type="character" w:customStyle="1" w:styleId="Gita-govindaField2">
    <w:name w:val="Gita-govinda:Field2"/>
    <w:uiPriority w:val="99"/>
  </w:style>
  <w:style w:type="character" w:customStyle="1" w:styleId="Gita-govindaField3">
    <w:name w:val="Gita-govinda:Field3"/>
    <w:uiPriority w:val="99"/>
  </w:style>
  <w:style w:type="character" w:customStyle="1" w:styleId="Gita-govindaField4">
    <w:name w:val="Gita-govinda:Field4"/>
    <w:uiPriority w:val="99"/>
  </w:style>
  <w:style w:type="character" w:customStyle="1" w:styleId="Gita-mahatmya">
    <w:name w:val="Gita-mahatmya"/>
    <w:uiPriority w:val="99"/>
  </w:style>
  <w:style w:type="character" w:customStyle="1" w:styleId="Gita-mahatmyaField">
    <w:name w:val="Gita-mahatmya:Field"/>
    <w:uiPriority w:val="99"/>
  </w:style>
  <w:style w:type="character" w:customStyle="1" w:styleId="Gita-mahatmyaField1">
    <w:name w:val="Gita-mahatmya:Field1"/>
    <w:uiPriority w:val="99"/>
  </w:style>
  <w:style w:type="character" w:customStyle="1" w:styleId="Gita-mahatmyaField2">
    <w:name w:val="Gita-mahatmya:Field2"/>
    <w:uiPriority w:val="99"/>
  </w:style>
  <w:style w:type="character" w:customStyle="1" w:styleId="Gita-mahatmyaField3">
    <w:name w:val="Gita-mahatmya:Field3"/>
    <w:uiPriority w:val="99"/>
  </w:style>
  <w:style w:type="character" w:customStyle="1" w:styleId="Gita-mahatmyaField4">
    <w:name w:val="Gita-mahatmya:Field4"/>
    <w:uiPriority w:val="99"/>
  </w:style>
  <w:style w:type="character" w:customStyle="1" w:styleId="GlossaryTerms">
    <w:name w:val="Glossary Terms"/>
    <w:uiPriority w:val="99"/>
    <w:rPr>
      <w:rFonts w:ascii="Arial" w:hAnsi="Arial" w:cs="Arial"/>
      <w:color w:val="000080"/>
      <w:sz w:val="20"/>
      <w:szCs w:val="20"/>
    </w:rPr>
  </w:style>
  <w:style w:type="character" w:customStyle="1" w:styleId="googqs-tidbit1">
    <w:name w:val="goog_qs-tidbit1"/>
    <w:uiPriority w:val="99"/>
  </w:style>
  <w:style w:type="character" w:customStyle="1" w:styleId="Gopala-tapanisruti">
    <w:name w:val="Gopala-tapani sruti"/>
    <w:uiPriority w:val="99"/>
  </w:style>
  <w:style w:type="character" w:customStyle="1" w:styleId="Gopala-tapanisrutiField">
    <w:name w:val="Gopala-tapani sruti:Field"/>
    <w:uiPriority w:val="99"/>
  </w:style>
  <w:style w:type="character" w:customStyle="1" w:styleId="Gopala-tapanisrutiField1">
    <w:name w:val="Gopala-tapani sruti:Field1"/>
    <w:uiPriority w:val="99"/>
  </w:style>
  <w:style w:type="character" w:customStyle="1" w:styleId="Gopala-tapanisrutiField2">
    <w:name w:val="Gopala-tapani sruti:Field2"/>
    <w:uiPriority w:val="99"/>
  </w:style>
  <w:style w:type="character" w:customStyle="1" w:styleId="Gopala-tapanisrutiField3">
    <w:name w:val="Gopala-tapani sruti:Field3"/>
    <w:uiPriority w:val="99"/>
  </w:style>
  <w:style w:type="character" w:customStyle="1" w:styleId="Gopala-tapanisrutiField4">
    <w:name w:val="Gopala-tapani sruti:Field4"/>
    <w:uiPriority w:val="99"/>
  </w:style>
  <w:style w:type="character" w:customStyle="1" w:styleId="Gopala-tapaniUpanisad">
    <w:name w:val="Gopala-tapani Upanisad"/>
    <w:uiPriority w:val="99"/>
  </w:style>
  <w:style w:type="character" w:customStyle="1" w:styleId="Gopala-tapaniUpanisadField">
    <w:name w:val="Gopala-tapani Upanisad:Field"/>
    <w:uiPriority w:val="99"/>
  </w:style>
  <w:style w:type="character" w:customStyle="1" w:styleId="Gopala-tapaniUpanisadField1">
    <w:name w:val="Gopala-tapani Upanisad:Field1"/>
    <w:uiPriority w:val="99"/>
  </w:style>
  <w:style w:type="character" w:customStyle="1" w:styleId="Gopala-tapaniUpanisadField2">
    <w:name w:val="Gopala-tapani Upanisad:Field2"/>
    <w:uiPriority w:val="99"/>
  </w:style>
  <w:style w:type="character" w:customStyle="1" w:styleId="Gopala-tapaniUpanisadField3">
    <w:name w:val="Gopala-tapani Upanisad:Field3"/>
    <w:uiPriority w:val="99"/>
  </w:style>
  <w:style w:type="character" w:customStyle="1" w:styleId="Gopala-tapaniUpanisadField4">
    <w:name w:val="Gopala-tapani Upanisad:Field4"/>
    <w:uiPriority w:val="99"/>
  </w:style>
  <w:style w:type="character" w:customStyle="1" w:styleId="Govinda-lilamrta">
    <w:name w:val="Govinda-lilamrta"/>
    <w:uiPriority w:val="99"/>
  </w:style>
  <w:style w:type="character" w:customStyle="1" w:styleId="Govinda-lilamrtaField">
    <w:name w:val="Govinda-lilamrta:Field"/>
    <w:uiPriority w:val="99"/>
  </w:style>
  <w:style w:type="character" w:customStyle="1" w:styleId="Govinda-lilamrtaField1">
    <w:name w:val="Govinda-lilamrta:Field1"/>
    <w:uiPriority w:val="99"/>
  </w:style>
  <w:style w:type="character" w:customStyle="1" w:styleId="Govinda-lilamrtaField2">
    <w:name w:val="Govinda-lilamrta:Field2"/>
    <w:uiPriority w:val="99"/>
  </w:style>
  <w:style w:type="character" w:customStyle="1" w:styleId="Govinda-lilamrtaField3">
    <w:name w:val="Govinda-lilamrta:Field3"/>
    <w:uiPriority w:val="99"/>
  </w:style>
  <w:style w:type="character" w:customStyle="1" w:styleId="Govinda-lilamrtaField4">
    <w:name w:val="Govinda-lilamrta:Field4"/>
    <w:uiPriority w:val="99"/>
  </w:style>
  <w:style w:type="character" w:customStyle="1" w:styleId="great">
    <w:name w:val="great"/>
    <w:uiPriority w:val="99"/>
    <w:rPr>
      <w:sz w:val="32"/>
      <w:szCs w:val="32"/>
    </w:rPr>
  </w:style>
  <w:style w:type="character" w:customStyle="1" w:styleId="GreenBackground">
    <w:name w:val="Green Background"/>
    <w:uiPriority w:val="99"/>
  </w:style>
  <w:style w:type="character" w:customStyle="1" w:styleId="GreenBackgroundPen">
    <w:name w:val="Green Background:Pen"/>
    <w:uiPriority w:val="99"/>
  </w:style>
  <w:style w:type="character" w:customStyle="1" w:styleId="GreenBackgroundPen1">
    <w:name w:val="Green Background:Pen1"/>
    <w:uiPriority w:val="99"/>
  </w:style>
  <w:style w:type="character" w:customStyle="1" w:styleId="GreenBackgroundPen2">
    <w:name w:val="Green Background:Pen2"/>
    <w:uiPriority w:val="99"/>
  </w:style>
  <w:style w:type="character" w:customStyle="1" w:styleId="GreenBackgroundPen3">
    <w:name w:val="Green Background:Pen3"/>
    <w:uiPriority w:val="99"/>
  </w:style>
  <w:style w:type="character" w:customStyle="1" w:styleId="GreenBackgroundPen4">
    <w:name w:val="Green Background:Pen4"/>
    <w:uiPriority w:val="99"/>
  </w:style>
  <w:style w:type="character" w:customStyle="1" w:styleId="GreenonRed">
    <w:name w:val="Green on Red"/>
    <w:uiPriority w:val="99"/>
    <w:rPr>
      <w:color w:val="008000"/>
      <w:u w:val="single"/>
    </w:rPr>
  </w:style>
  <w:style w:type="character" w:customStyle="1" w:styleId="GreenonRedPen">
    <w:name w:val="Green on Red:Pen"/>
    <w:uiPriority w:val="99"/>
    <w:rPr>
      <w:color w:val="008000"/>
      <w:u w:val="single"/>
    </w:rPr>
  </w:style>
  <w:style w:type="character" w:customStyle="1" w:styleId="GreenonRedPen1">
    <w:name w:val="Green on Red:Pen1"/>
    <w:uiPriority w:val="99"/>
    <w:rPr>
      <w:color w:val="008000"/>
      <w:u w:val="single"/>
    </w:rPr>
  </w:style>
  <w:style w:type="character" w:customStyle="1" w:styleId="GreenonRedPen2">
    <w:name w:val="Green on Red:Pen2"/>
    <w:uiPriority w:val="99"/>
    <w:rPr>
      <w:color w:val="008000"/>
      <w:u w:val="single"/>
    </w:rPr>
  </w:style>
  <w:style w:type="character" w:customStyle="1" w:styleId="GreenonRedPen3">
    <w:name w:val="Green on Red:Pen3"/>
    <w:uiPriority w:val="99"/>
    <w:rPr>
      <w:color w:val="008000"/>
      <w:u w:val="single"/>
    </w:rPr>
  </w:style>
  <w:style w:type="character" w:customStyle="1" w:styleId="GreenonRedPen4">
    <w:name w:val="Green on Red:Pen4"/>
    <w:uiPriority w:val="99"/>
    <w:rPr>
      <w:color w:val="008000"/>
      <w:u w:val="single"/>
    </w:rPr>
  </w:style>
  <w:style w:type="character" w:customStyle="1" w:styleId="guruacceptssinsofdisciples">
    <w:name w:val="guru accepts sins of disciples"/>
    <w:uiPriority w:val="99"/>
  </w:style>
  <w:style w:type="character" w:customStyle="1" w:styleId="gurukula">
    <w:name w:val="gurukula"/>
    <w:uiPriority w:val="99"/>
  </w:style>
  <w:style w:type="character" w:customStyle="1" w:styleId="Gurv-astaka">
    <w:name w:val="Gurv-astaka"/>
    <w:uiPriority w:val="99"/>
  </w:style>
  <w:style w:type="character" w:customStyle="1" w:styleId="Gurv-astakaField">
    <w:name w:val="Gurv-astaka:Field"/>
    <w:uiPriority w:val="99"/>
  </w:style>
  <w:style w:type="character" w:customStyle="1" w:styleId="Gurv-astakaField1">
    <w:name w:val="Gurv-astaka:Field1"/>
    <w:uiPriority w:val="99"/>
  </w:style>
  <w:style w:type="character" w:customStyle="1" w:styleId="Gurv-astakaField2">
    <w:name w:val="Gurv-astaka:Field2"/>
    <w:uiPriority w:val="99"/>
  </w:style>
  <w:style w:type="character" w:customStyle="1" w:styleId="Gurv-astakaField3">
    <w:name w:val="Gurv-astaka:Field3"/>
    <w:uiPriority w:val="99"/>
  </w:style>
  <w:style w:type="character" w:customStyle="1" w:styleId="Gurv-astakaField4">
    <w:name w:val="Gurv-astaka:Field4"/>
    <w:uiPriority w:val="99"/>
  </w:style>
  <w:style w:type="character" w:customStyle="1" w:styleId="Hari-bhakti-sudhodaya">
    <w:name w:val="Hari-bhakti-sudhodaya"/>
    <w:uiPriority w:val="99"/>
  </w:style>
  <w:style w:type="character" w:customStyle="1" w:styleId="Hari-bhakti-sudhodayaField">
    <w:name w:val="Hari-bhakti-sudhodaya:Field"/>
    <w:uiPriority w:val="99"/>
  </w:style>
  <w:style w:type="character" w:customStyle="1" w:styleId="Hari-bhakti-sudhodayaField1">
    <w:name w:val="Hari-bhakti-sudhodaya:Field1"/>
    <w:uiPriority w:val="99"/>
  </w:style>
  <w:style w:type="character" w:customStyle="1" w:styleId="Hari-bhakti-sudhodayaField2">
    <w:name w:val="Hari-bhakti-sudhodaya:Field2"/>
    <w:uiPriority w:val="99"/>
  </w:style>
  <w:style w:type="character" w:customStyle="1" w:styleId="Hari-bhakti-sudhodayaField3">
    <w:name w:val="Hari-bhakti-sudhodaya:Field3"/>
    <w:uiPriority w:val="99"/>
  </w:style>
  <w:style w:type="character" w:customStyle="1" w:styleId="Hari-bhakti-sudhodayaField4">
    <w:name w:val="Hari-bhakti-sudhodaya:Field4"/>
    <w:uiPriority w:val="99"/>
  </w:style>
  <w:style w:type="character" w:customStyle="1" w:styleId="Hari-bhakti-vilasa">
    <w:name w:val="Hari-bhakti-vilasa"/>
    <w:uiPriority w:val="99"/>
  </w:style>
  <w:style w:type="character" w:customStyle="1" w:styleId="Hari-bhakti-vilasaField">
    <w:name w:val="Hari-bhakti-vilasa:Field"/>
    <w:uiPriority w:val="99"/>
  </w:style>
  <w:style w:type="character" w:customStyle="1" w:styleId="Hari-bhakti-vilasaField1">
    <w:name w:val="Hari-bhakti-vilasa:Field1"/>
    <w:uiPriority w:val="99"/>
  </w:style>
  <w:style w:type="character" w:customStyle="1" w:styleId="Hari-bhakti-vilasaField2">
    <w:name w:val="Hari-bhakti-vilasa:Field2"/>
    <w:uiPriority w:val="99"/>
  </w:style>
  <w:style w:type="character" w:customStyle="1" w:styleId="Hari-bhakti-vilasaField3">
    <w:name w:val="Hari-bhakti-vilasa:Field3"/>
    <w:uiPriority w:val="99"/>
  </w:style>
  <w:style w:type="character" w:customStyle="1" w:styleId="Hari-bhakti-vilasaField4">
    <w:name w:val="Hari-bhakti-vilasa:Field4"/>
    <w:uiPriority w:val="99"/>
  </w:style>
  <w:style w:type="character" w:customStyle="1" w:styleId="Hari-vamsa1">
    <w:name w:val="Hari-vamsa1"/>
    <w:aliases w:val="Visnu-parva1"/>
    <w:uiPriority w:val="99"/>
  </w:style>
  <w:style w:type="character" w:customStyle="1" w:styleId="Hari-vamsa2">
    <w:name w:val="Hari-vamsa2"/>
    <w:aliases w:val="Visnu-parva2"/>
    <w:uiPriority w:val="99"/>
  </w:style>
  <w:style w:type="character" w:customStyle="1" w:styleId="Hari-vamsa3">
    <w:name w:val="Hari-vamsa3"/>
    <w:aliases w:val="Visnu-parva3"/>
    <w:uiPriority w:val="99"/>
  </w:style>
  <w:style w:type="character" w:customStyle="1" w:styleId="Hari-vamsa4">
    <w:name w:val="Hari-vamsa4"/>
    <w:aliases w:val="Visnu-parva:Field"/>
    <w:uiPriority w:val="99"/>
  </w:style>
  <w:style w:type="character" w:customStyle="1" w:styleId="Hari-vamsa5">
    <w:name w:val="Hari-vamsa5"/>
    <w:aliases w:val="Visnu-parva4"/>
    <w:uiPriority w:val="99"/>
  </w:style>
  <w:style w:type="character" w:customStyle="1" w:styleId="Hari-vamsa6">
    <w:name w:val="Hari-vamsa6"/>
    <w:aliases w:val="Visnu-parva:Field1"/>
    <w:uiPriority w:val="99"/>
  </w:style>
  <w:style w:type="character" w:customStyle="1" w:styleId="Hari-vamsa7">
    <w:name w:val="Hari-vamsa7"/>
    <w:aliases w:val="Visnu-parva5"/>
    <w:uiPriority w:val="99"/>
  </w:style>
  <w:style w:type="character" w:customStyle="1" w:styleId="Hari-vamsa">
    <w:name w:val="Hari-vamsa"/>
    <w:aliases w:val="Visnu-parva"/>
    <w:uiPriority w:val="99"/>
    <w:rPr>
      <w:rFonts w:ascii="Times New Roman" w:hAnsi="Times New Roman" w:cs="Times New Roman"/>
      <w:color w:val="000000"/>
    </w:rPr>
  </w:style>
  <w:style w:type="character" w:customStyle="1" w:styleId="Hari-vamsa9">
    <w:name w:val="Hari-vamsa9"/>
    <w:aliases w:val="Visnu-parva6"/>
    <w:uiPriority w:val="99"/>
  </w:style>
  <w:style w:type="character" w:customStyle="1" w:styleId="head1">
    <w:name w:val="head1"/>
    <w:uiPriority w:val="99"/>
    <w:rPr>
      <w:rFonts w:ascii="Rama-Palatino  Palatino" w:hAnsi="Rama-Palatino  Palatino" w:cs="Rama-Palatino  Palatino"/>
      <w:color w:val="000000"/>
    </w:rPr>
  </w:style>
  <w:style w:type="character" w:customStyle="1" w:styleId="Heading-smallcharacter">
    <w:name w:val="Heading-small character"/>
    <w:uiPriority w:val="99"/>
    <w:rPr>
      <w:b/>
      <w:bCs/>
      <w:color w:val="000000"/>
      <w:sz w:val="22"/>
      <w:szCs w:val="22"/>
    </w:rPr>
  </w:style>
  <w:style w:type="character" w:customStyle="1" w:styleId="highlight">
    <w:name w:val="highlight"/>
    <w:uiPriority w:val="99"/>
  </w:style>
  <w:style w:type="character" w:customStyle="1" w:styleId="Highlighter1">
    <w:name w:val="Highlighter 1"/>
    <w:uiPriority w:val="99"/>
  </w:style>
  <w:style w:type="character" w:styleId="HTMLCite">
    <w:name w:val="HTML Cite"/>
    <w:basedOn w:val="DefaultParagraphFont"/>
    <w:uiPriority w:val="99"/>
    <w:rPr>
      <w:i/>
      <w:iCs/>
      <w:color w:val="000000"/>
    </w:rPr>
  </w:style>
  <w:style w:type="character" w:customStyle="1" w:styleId="HTMLText">
    <w:name w:val="HTML Text"/>
    <w:uiPriority w:val="99"/>
    <w:rPr>
      <w:color w:val="000000"/>
    </w:rPr>
  </w:style>
  <w:style w:type="character" w:styleId="HTMLTypewriter">
    <w:name w:val="HTML Typewriter"/>
    <w:basedOn w:val="DefaultParagraphFont"/>
    <w:uiPriority w:val="99"/>
    <w:rPr>
      <w:rFonts w:ascii="Arial Unicode MS" w:hAnsi="Arial Unicode MS" w:cs="Arial Unicode MS"/>
      <w:sz w:val="20"/>
      <w:szCs w:val="20"/>
    </w:rPr>
  </w:style>
  <w:style w:type="character" w:styleId="Hyperlink">
    <w:name w:val="Hyperlink"/>
    <w:basedOn w:val="DefaultParagraphFont"/>
    <w:uiPriority w:val="99"/>
    <w:rPr>
      <w:color w:val="0000FF"/>
      <w:u w:val="single"/>
    </w:rPr>
  </w:style>
  <w:style w:type="character" w:customStyle="1" w:styleId="identChar">
    <w:name w:val="ident Char"/>
    <w:uiPriority w:val="99"/>
    <w:rPr>
      <w:rFonts w:ascii="Adobe Garamond" w:hAnsi="Adobe Garamond" w:cs="Adobe Garamond"/>
      <w:color w:val="000000"/>
      <w:sz w:val="20"/>
      <w:szCs w:val="20"/>
    </w:rPr>
  </w:style>
  <w:style w:type="character" w:customStyle="1" w:styleId="identitalicChar">
    <w:name w:val="ident italic Char"/>
    <w:uiPriority w:val="99"/>
    <w:rPr>
      <w:rFonts w:ascii="Adobe Garamond" w:hAnsi="Adobe Garamond" w:cs="Adobe Garamond"/>
      <w:i/>
      <w:iCs/>
      <w:color w:val="000000"/>
      <w:sz w:val="20"/>
      <w:szCs w:val="20"/>
    </w:rPr>
  </w:style>
  <w:style w:type="character" w:customStyle="1" w:styleId="identpt9Char">
    <w:name w:val="ident pt9 Char"/>
    <w:uiPriority w:val="99"/>
    <w:rPr>
      <w:rFonts w:ascii="Adobe Garamond" w:hAnsi="Adobe Garamond" w:cs="Adobe Garamond"/>
      <w:sz w:val="18"/>
      <w:szCs w:val="18"/>
    </w:rPr>
  </w:style>
  <w:style w:type="character" w:customStyle="1" w:styleId="inlinetitle">
    <w:name w:val="inline_title"/>
    <w:uiPriority w:val="99"/>
  </w:style>
  <w:style w:type="character" w:styleId="IntenseEmphasis">
    <w:name w:val="Intense Emphasis"/>
    <w:basedOn w:val="DefaultParagraphFont"/>
    <w:uiPriority w:val="99"/>
    <w:qFormat/>
    <w:rPr>
      <w:b/>
      <w:bCs/>
      <w:i/>
      <w:iCs/>
      <w:u w:val="single"/>
    </w:rPr>
  </w:style>
  <w:style w:type="character" w:styleId="IntenseReference">
    <w:name w:val="Intense Reference"/>
    <w:basedOn w:val="DefaultParagraphFont"/>
    <w:uiPriority w:val="99"/>
    <w:qFormat/>
    <w:rPr>
      <w:b/>
      <w:bCs/>
      <w:u w:val="single"/>
    </w:rPr>
  </w:style>
  <w:style w:type="character" w:customStyle="1" w:styleId="Internetlink">
    <w:name w:val="Internet link"/>
    <w:uiPriority w:val="99"/>
    <w:rPr>
      <w:rFonts w:ascii="Times New Roman" w:hAnsi="Times New Roman" w:cs="Times New Roman"/>
      <w:color w:val="0000FF"/>
      <w:u w:val="single"/>
    </w:rPr>
  </w:style>
  <w:style w:type="character" w:customStyle="1" w:styleId="Isopanisad">
    <w:name w:val="Isopanisad"/>
    <w:uiPriority w:val="99"/>
  </w:style>
  <w:style w:type="character" w:customStyle="1" w:styleId="IsopanisadField">
    <w:name w:val="Isopanisad:Field"/>
    <w:uiPriority w:val="99"/>
  </w:style>
  <w:style w:type="character" w:customStyle="1" w:styleId="IsopanisadField1">
    <w:name w:val="Isopanisad:Field1"/>
    <w:uiPriority w:val="99"/>
  </w:style>
  <w:style w:type="character" w:customStyle="1" w:styleId="IsopanisadField2">
    <w:name w:val="Isopanisad:Field2"/>
    <w:uiPriority w:val="99"/>
  </w:style>
  <w:style w:type="character" w:customStyle="1" w:styleId="IsopanisadField3">
    <w:name w:val="Isopanisad:Field3"/>
    <w:uiPriority w:val="99"/>
  </w:style>
  <w:style w:type="character" w:customStyle="1" w:styleId="IsopanisadField4">
    <w:name w:val="Isopanisad:Field4"/>
    <w:uiPriority w:val="99"/>
  </w:style>
  <w:style w:type="character" w:customStyle="1" w:styleId="ItalicChar1">
    <w:name w:val="Italic:Char1"/>
    <w:uiPriority w:val="99"/>
    <w:rPr>
      <w:i/>
      <w:iCs/>
    </w:rPr>
  </w:style>
  <w:style w:type="character" w:customStyle="1" w:styleId="Italic1">
    <w:name w:val="Italic1"/>
    <w:uiPriority w:val="99"/>
    <w:rPr>
      <w:i/>
      <w:iCs/>
    </w:rPr>
  </w:style>
  <w:style w:type="character" w:customStyle="1" w:styleId="ITALIC10">
    <w:name w:val="ITALIC 10"/>
    <w:aliases w:val="52"/>
    <w:uiPriority w:val="99"/>
    <w:rPr>
      <w:rFonts w:cs="ScaGoudy"/>
      <w:i/>
      <w:iCs/>
      <w:sz w:val="20"/>
      <w:szCs w:val="20"/>
    </w:rPr>
  </w:style>
  <w:style w:type="character" w:customStyle="1" w:styleId="ITALIC11">
    <w:name w:val="ITALIC 11"/>
    <w:uiPriority w:val="99"/>
    <w:rPr>
      <w:rFonts w:cs="ScaGoudy"/>
      <w:i/>
      <w:iCs/>
      <w:sz w:val="22"/>
      <w:szCs w:val="22"/>
    </w:rPr>
  </w:style>
  <w:style w:type="character" w:customStyle="1" w:styleId="italiccentreChar">
    <w:name w:val="italic centre Char"/>
    <w:uiPriority w:val="99"/>
    <w:rPr>
      <w:rFonts w:ascii="Adobe Garamond" w:hAnsi="Adobe Garamond" w:cs="Adobe Garamond"/>
      <w:i/>
      <w:iCs/>
      <w:sz w:val="20"/>
      <w:szCs w:val="20"/>
    </w:rPr>
  </w:style>
  <w:style w:type="character" w:customStyle="1" w:styleId="ItalicCharChar">
    <w:name w:val="Italic:Char:Char"/>
    <w:uiPriority w:val="99"/>
    <w:rPr>
      <w:i/>
      <w:iCs/>
    </w:rPr>
  </w:style>
  <w:style w:type="character" w:customStyle="1" w:styleId="ItalicCharCharChar">
    <w:name w:val="Italic:Char:Char:Char"/>
    <w:uiPriority w:val="99"/>
    <w:rPr>
      <w:i/>
      <w:iCs/>
    </w:rPr>
  </w:style>
  <w:style w:type="character" w:customStyle="1" w:styleId="ItalicCharCharCharChar">
    <w:name w:val="Italic:Char:Char:Char:Char"/>
    <w:uiPriority w:val="99"/>
    <w:rPr>
      <w:i/>
      <w:iCs/>
    </w:rPr>
  </w:style>
  <w:style w:type="character" w:customStyle="1" w:styleId="ItalicCharCharCharCharChar">
    <w:name w:val="Italic:Char:Char:Char:Char:Char"/>
    <w:uiPriority w:val="99"/>
    <w:rPr>
      <w:i/>
      <w:iCs/>
    </w:rPr>
  </w:style>
  <w:style w:type="character" w:customStyle="1" w:styleId="ItalicCharCharCharCharCharChar">
    <w:name w:val="Italic:Char:Char:Char:Char:Char:Char"/>
    <w:uiPriority w:val="99"/>
    <w:rPr>
      <w:i/>
      <w:iCs/>
    </w:rPr>
  </w:style>
  <w:style w:type="character" w:customStyle="1" w:styleId="ItalicCharCharCharCharCharCharChar">
    <w:name w:val="Italic:Char:Char:Char:Char:Char:Char:Char"/>
    <w:uiPriority w:val="99"/>
    <w:rPr>
      <w:i/>
      <w:iCs/>
    </w:rPr>
  </w:style>
  <w:style w:type="character" w:customStyle="1" w:styleId="Jagannatha-vallabha-nataka">
    <w:name w:val="Jagannatha-vallabha-nataka"/>
    <w:uiPriority w:val="99"/>
  </w:style>
  <w:style w:type="character" w:customStyle="1" w:styleId="Jagannatha-vallabha-natakaField">
    <w:name w:val="Jagannatha-vallabha-nataka:Field"/>
    <w:uiPriority w:val="99"/>
  </w:style>
  <w:style w:type="character" w:customStyle="1" w:styleId="Jagannatha-vallabha-natakaField1">
    <w:name w:val="Jagannatha-vallabha-nataka:Field1"/>
    <w:uiPriority w:val="99"/>
  </w:style>
  <w:style w:type="character" w:customStyle="1" w:styleId="Jagannatha-vallabha-natakaField2">
    <w:name w:val="Jagannatha-vallabha-nataka:Field2"/>
    <w:uiPriority w:val="99"/>
  </w:style>
  <w:style w:type="character" w:customStyle="1" w:styleId="Jagannatha-vallabha-natakaField3">
    <w:name w:val="Jagannatha-vallabha-nataka:Field3"/>
    <w:uiPriority w:val="99"/>
  </w:style>
  <w:style w:type="character" w:customStyle="1" w:styleId="Jagannatha-vallabha-natakaField4">
    <w:name w:val="Jagannatha-vallabha-nataka:Field4"/>
    <w:uiPriority w:val="99"/>
  </w:style>
  <w:style w:type="character" w:customStyle="1" w:styleId="KathaUpanisad">
    <w:name w:val="Katha Upanisad"/>
    <w:uiPriority w:val="99"/>
  </w:style>
  <w:style w:type="character" w:customStyle="1" w:styleId="KathaUpanisadField">
    <w:name w:val="Katha Upanisad:Field"/>
    <w:uiPriority w:val="99"/>
  </w:style>
  <w:style w:type="character" w:customStyle="1" w:styleId="KathaUpanisadField1">
    <w:name w:val="Katha Upanisad:Field1"/>
    <w:uiPriority w:val="99"/>
  </w:style>
  <w:style w:type="character" w:customStyle="1" w:styleId="KathaUpanisadField2">
    <w:name w:val="Katha Upanisad:Field2"/>
    <w:uiPriority w:val="99"/>
  </w:style>
  <w:style w:type="character" w:customStyle="1" w:styleId="KathaUpanisadField3">
    <w:name w:val="Katha Upanisad:Field3"/>
    <w:uiPriority w:val="99"/>
  </w:style>
  <w:style w:type="character" w:customStyle="1" w:styleId="KathaUpanisadField4">
    <w:name w:val="Katha Upanisad:Field4"/>
    <w:uiPriority w:val="99"/>
  </w:style>
  <w:style w:type="character" w:customStyle="1" w:styleId="KausitakiUpanisad">
    <w:name w:val="Kausitaki Upanisad"/>
    <w:uiPriority w:val="99"/>
  </w:style>
  <w:style w:type="character" w:customStyle="1" w:styleId="KausitakiUpanisadField">
    <w:name w:val="Kausitaki Upanisad:Field"/>
    <w:uiPriority w:val="99"/>
  </w:style>
  <w:style w:type="character" w:customStyle="1" w:styleId="KausitakiUpanisadField1">
    <w:name w:val="Kausitaki Upanisad:Field1"/>
    <w:uiPriority w:val="99"/>
  </w:style>
  <w:style w:type="character" w:customStyle="1" w:styleId="KausitakiUpanisadField2">
    <w:name w:val="Kausitaki Upanisad:Field2"/>
    <w:uiPriority w:val="99"/>
  </w:style>
  <w:style w:type="character" w:customStyle="1" w:styleId="KausitakiUpanisadField3">
    <w:name w:val="Kausitaki Upanisad:Field3"/>
    <w:uiPriority w:val="99"/>
  </w:style>
  <w:style w:type="character" w:customStyle="1" w:styleId="KausitakiUpanisadField4">
    <w:name w:val="Kausitaki Upanisad:Field4"/>
    <w:uiPriority w:val="99"/>
  </w:style>
  <w:style w:type="character" w:customStyle="1" w:styleId="Kavya-prakasa">
    <w:name w:val="Kavya-prakasa"/>
    <w:uiPriority w:val="99"/>
  </w:style>
  <w:style w:type="character" w:customStyle="1" w:styleId="Kavya-prakasaField">
    <w:name w:val="Kavya-prakasa:Field"/>
    <w:uiPriority w:val="99"/>
  </w:style>
  <w:style w:type="character" w:customStyle="1" w:styleId="Kavya-prakasaField1">
    <w:name w:val="Kavya-prakasa:Field1"/>
    <w:uiPriority w:val="99"/>
  </w:style>
  <w:style w:type="character" w:customStyle="1" w:styleId="Kavya-prakasaField2">
    <w:name w:val="Kavya-prakasa:Field2"/>
    <w:uiPriority w:val="99"/>
  </w:style>
  <w:style w:type="character" w:customStyle="1" w:styleId="Kavya-prakasaField3">
    <w:name w:val="Kavya-prakasa:Field3"/>
    <w:uiPriority w:val="99"/>
  </w:style>
  <w:style w:type="character" w:customStyle="1" w:styleId="Kavya-prakasaField4">
    <w:name w:val="Kavya-prakasa:Field4"/>
    <w:uiPriority w:val="99"/>
  </w:style>
  <w:style w:type="character" w:customStyle="1" w:styleId="KenaUpanisad">
    <w:name w:val="Kena Upanisad"/>
    <w:uiPriority w:val="99"/>
  </w:style>
  <w:style w:type="character" w:customStyle="1" w:styleId="KenaUpanisadField">
    <w:name w:val="Kena Upanisad:Field"/>
    <w:uiPriority w:val="99"/>
  </w:style>
  <w:style w:type="character" w:customStyle="1" w:styleId="KenaUpanisadField1">
    <w:name w:val="Kena Upanisad:Field1"/>
    <w:uiPriority w:val="99"/>
  </w:style>
  <w:style w:type="character" w:customStyle="1" w:styleId="KenaUpanisadField2">
    <w:name w:val="Kena Upanisad:Field2"/>
    <w:uiPriority w:val="99"/>
  </w:style>
  <w:style w:type="character" w:customStyle="1" w:styleId="KenaUpanisadField3">
    <w:name w:val="Kena Upanisad:Field3"/>
    <w:uiPriority w:val="99"/>
  </w:style>
  <w:style w:type="character" w:customStyle="1" w:styleId="KenaUpanisadField4">
    <w:name w:val="Kena Upanisad:Field4"/>
    <w:uiPriority w:val="99"/>
  </w:style>
  <w:style w:type="character" w:customStyle="1" w:styleId="Kesavastaka">
    <w:name w:val="Kesavastaka"/>
    <w:uiPriority w:val="99"/>
  </w:style>
  <w:style w:type="character" w:customStyle="1" w:styleId="KesavastakaField">
    <w:name w:val="Kesavastaka:Field"/>
    <w:uiPriority w:val="99"/>
  </w:style>
  <w:style w:type="character" w:customStyle="1" w:styleId="KesavastakaField1">
    <w:name w:val="Kesavastaka:Field1"/>
    <w:uiPriority w:val="99"/>
  </w:style>
  <w:style w:type="character" w:customStyle="1" w:styleId="KesavastakaField2">
    <w:name w:val="Kesavastaka:Field2"/>
    <w:uiPriority w:val="99"/>
  </w:style>
  <w:style w:type="character" w:customStyle="1" w:styleId="KesavastakaField3">
    <w:name w:val="Kesavastaka:Field3"/>
    <w:uiPriority w:val="99"/>
  </w:style>
  <w:style w:type="character" w:customStyle="1" w:styleId="KesavastakaField4">
    <w:name w:val="Kesavastaka:Field4"/>
    <w:uiPriority w:val="99"/>
  </w:style>
  <w:style w:type="character" w:customStyle="1" w:styleId="Keystrokes">
    <w:name w:val="Keystrokes"/>
    <w:uiPriority w:val="99"/>
    <w:rPr>
      <w:rFonts w:ascii="Arial" w:hAnsi="Arial" w:cs="Arial"/>
      <w:b/>
      <w:bCs/>
      <w:i/>
      <w:iCs/>
      <w:sz w:val="28"/>
      <w:szCs w:val="28"/>
    </w:rPr>
  </w:style>
  <w:style w:type="character" w:customStyle="1" w:styleId="kisora">
    <w:name w:val="kisora"/>
    <w:uiPriority w:val="99"/>
  </w:style>
  <w:style w:type="character" w:customStyle="1" w:styleId="knoweverything">
    <w:name w:val="know everything"/>
    <w:uiPriority w:val="99"/>
  </w:style>
  <w:style w:type="character" w:customStyle="1" w:styleId="KrsnaBookPictures">
    <w:name w:val="KrsnaBookPictures"/>
    <w:uiPriority w:val="99"/>
    <w:rPr>
      <w:b/>
      <w:bCs/>
      <w:color w:val="000000"/>
    </w:rPr>
  </w:style>
  <w:style w:type="character" w:customStyle="1" w:styleId="KrsnaBookPicturesPen">
    <w:name w:val="KrsnaBookPictures:Pen"/>
    <w:uiPriority w:val="99"/>
    <w:rPr>
      <w:b/>
      <w:bCs/>
      <w:color w:val="000000"/>
    </w:rPr>
  </w:style>
  <w:style w:type="character" w:customStyle="1" w:styleId="KrsnaBookPicturesPen1">
    <w:name w:val="KrsnaBookPictures:Pen1"/>
    <w:uiPriority w:val="99"/>
    <w:rPr>
      <w:b/>
      <w:bCs/>
      <w:color w:val="000000"/>
    </w:rPr>
  </w:style>
  <w:style w:type="character" w:customStyle="1" w:styleId="KrsnaBookPicturesPen2">
    <w:name w:val="KrsnaBookPictures:Pen2"/>
    <w:uiPriority w:val="99"/>
    <w:rPr>
      <w:b/>
      <w:bCs/>
      <w:color w:val="000000"/>
    </w:rPr>
  </w:style>
  <w:style w:type="character" w:customStyle="1" w:styleId="KrsnaBookPicturesPen3">
    <w:name w:val="KrsnaBookPictures:Pen3"/>
    <w:uiPriority w:val="99"/>
    <w:rPr>
      <w:b/>
      <w:bCs/>
      <w:color w:val="000000"/>
    </w:rPr>
  </w:style>
  <w:style w:type="character" w:customStyle="1" w:styleId="KrsnaBookPicturesPen4">
    <w:name w:val="KrsnaBookPictures:Pen4"/>
    <w:uiPriority w:val="99"/>
    <w:rPr>
      <w:b/>
      <w:bCs/>
      <w:color w:val="000000"/>
    </w:rPr>
  </w:style>
  <w:style w:type="character" w:customStyle="1" w:styleId="Krsna-janma-khanda12">
    <w:name w:val="Krsna-janma-khanda12"/>
    <w:uiPriority w:val="99"/>
    <w:rPr>
      <w:rFonts w:ascii="Times New Roman" w:hAnsi="Times New Roman" w:cs="Times New Roman"/>
      <w:color w:val="000000"/>
    </w:rPr>
  </w:style>
  <w:style w:type="character" w:customStyle="1" w:styleId="Krsna-janma-khanda1">
    <w:name w:val="Krsna-janma-khanda1"/>
    <w:uiPriority w:val="99"/>
  </w:style>
  <w:style w:type="character" w:customStyle="1" w:styleId="Krsna-janma-khanda10">
    <w:name w:val="Krsna-janma-khanda10"/>
    <w:uiPriority w:val="99"/>
    <w:rPr>
      <w:rFonts w:ascii="Times New Roman" w:hAnsi="Times New Roman" w:cs="Times New Roman"/>
      <w:color w:val="000000"/>
    </w:rPr>
  </w:style>
  <w:style w:type="character" w:customStyle="1" w:styleId="Krsna-janma-khanda2">
    <w:name w:val="Krsna-janma-khanda2"/>
    <w:uiPriority w:val="99"/>
  </w:style>
  <w:style w:type="character" w:customStyle="1" w:styleId="Krsna-janma-khanda4">
    <w:name w:val="Krsna-janma-khanda4"/>
    <w:uiPriority w:val="99"/>
  </w:style>
  <w:style w:type="character" w:customStyle="1" w:styleId="Krsna-janma-khanda6">
    <w:name w:val="Krsna-janma-khanda6"/>
    <w:uiPriority w:val="99"/>
  </w:style>
  <w:style w:type="character" w:customStyle="1" w:styleId="Krsna-janma-khanda8">
    <w:name w:val="Krsna-janma-khanda8"/>
    <w:uiPriority w:val="99"/>
    <w:rPr>
      <w:rFonts w:ascii="Times New Roman" w:hAnsi="Times New Roman" w:cs="Times New Roman"/>
      <w:color w:val="000000"/>
    </w:rPr>
  </w:style>
  <w:style w:type="character" w:customStyle="1" w:styleId="Krsna-janma-khandaField1">
    <w:name w:val="Krsna-janma-khanda:Field1"/>
    <w:uiPriority w:val="99"/>
  </w:style>
  <w:style w:type="character" w:customStyle="1" w:styleId="Krsna-janma-khandaField2">
    <w:name w:val="Krsna-janma-khanda:Field2"/>
    <w:uiPriority w:val="99"/>
  </w:style>
  <w:style w:type="character" w:customStyle="1" w:styleId="Krsna-karnamrta">
    <w:name w:val="Krsna-karnamrta"/>
    <w:uiPriority w:val="99"/>
  </w:style>
  <w:style w:type="character" w:customStyle="1" w:styleId="Krsna-karnamrtaField">
    <w:name w:val="Krsna-karnamrta:Field"/>
    <w:uiPriority w:val="99"/>
  </w:style>
  <w:style w:type="character" w:customStyle="1" w:styleId="Krsna-karnamrtaField1">
    <w:name w:val="Krsna-karnamrta:Field1"/>
    <w:uiPriority w:val="99"/>
  </w:style>
  <w:style w:type="character" w:customStyle="1" w:styleId="Krsna-karnamrtaField2">
    <w:name w:val="Krsna-karnamrta:Field2"/>
    <w:uiPriority w:val="99"/>
  </w:style>
  <w:style w:type="character" w:customStyle="1" w:styleId="Krsna-karnamrtaField3">
    <w:name w:val="Krsna-karnamrta:Field3"/>
    <w:uiPriority w:val="99"/>
  </w:style>
  <w:style w:type="character" w:customStyle="1" w:styleId="Krsna-karnamrtaField4">
    <w:name w:val="Krsna-karnamrta:Field4"/>
    <w:uiPriority w:val="99"/>
  </w:style>
  <w:style w:type="character" w:customStyle="1" w:styleId="KrsnaLila">
    <w:name w:val="Krsna Lila"/>
    <w:uiPriority w:val="99"/>
  </w:style>
  <w:style w:type="character" w:customStyle="1" w:styleId="KrsnaLilaPen">
    <w:name w:val="Krsna Lila:Pen"/>
    <w:uiPriority w:val="99"/>
  </w:style>
  <w:style w:type="character" w:customStyle="1" w:styleId="KrsnaLilaPen1">
    <w:name w:val="Krsna Lila:Pen1"/>
    <w:uiPriority w:val="99"/>
  </w:style>
  <w:style w:type="character" w:customStyle="1" w:styleId="KrsnaLilaPen2">
    <w:name w:val="Krsna Lila:Pen2"/>
    <w:uiPriority w:val="99"/>
  </w:style>
  <w:style w:type="character" w:customStyle="1" w:styleId="KrsnaLilaPen3">
    <w:name w:val="Krsna Lila:Pen3"/>
    <w:uiPriority w:val="99"/>
  </w:style>
  <w:style w:type="character" w:customStyle="1" w:styleId="KrsnaLilaPen4">
    <w:name w:val="Krsna Lila:Pen4"/>
    <w:uiPriority w:val="99"/>
  </w:style>
  <w:style w:type="character" w:customStyle="1" w:styleId="Krsna-sandarbha">
    <w:name w:val="Krsna-sandarbha"/>
    <w:uiPriority w:val="99"/>
  </w:style>
  <w:style w:type="character" w:customStyle="1" w:styleId="Krsna-sandarbhaField">
    <w:name w:val="Krsna-sandarbha:Field"/>
    <w:uiPriority w:val="99"/>
  </w:style>
  <w:style w:type="character" w:customStyle="1" w:styleId="Krsna-sandarbhaField1">
    <w:name w:val="Krsna-sandarbha:Field1"/>
    <w:uiPriority w:val="99"/>
  </w:style>
  <w:style w:type="character" w:customStyle="1" w:styleId="Krsna-sandarbhaField2">
    <w:name w:val="Krsna-sandarbha:Field2"/>
    <w:uiPriority w:val="99"/>
  </w:style>
  <w:style w:type="character" w:customStyle="1" w:styleId="Krsna-sandarbhaField3">
    <w:name w:val="Krsna-sandarbha:Field3"/>
    <w:uiPriority w:val="99"/>
  </w:style>
  <w:style w:type="character" w:customStyle="1" w:styleId="Krsna-sandarbhaField4">
    <w:name w:val="Krsna-sandarbha:Field4"/>
    <w:uiPriority w:val="99"/>
  </w:style>
  <w:style w:type="character" w:customStyle="1" w:styleId="Laghu-bhagavatamrta">
    <w:name w:val="Laghu-bhagavatamrta"/>
    <w:uiPriority w:val="99"/>
  </w:style>
  <w:style w:type="character" w:customStyle="1" w:styleId="Laghu-bhagavatamrta10">
    <w:name w:val="Laghu-bhagavatamrta10"/>
    <w:aliases w:val="Purva-khanda:Field"/>
    <w:uiPriority w:val="99"/>
  </w:style>
  <w:style w:type="character" w:customStyle="1" w:styleId="Laghu-bhagavatamrta11">
    <w:name w:val="Laghu-bhagavatamrta11"/>
    <w:aliases w:val="Uttara-khanda"/>
    <w:uiPriority w:val="99"/>
  </w:style>
  <w:style w:type="character" w:customStyle="1" w:styleId="Laghu-bhagavatamrta12">
    <w:name w:val="Laghu-bhagavatamrta12"/>
    <w:aliases w:val="Uttara-khanda12"/>
    <w:uiPriority w:val="99"/>
    <w:rPr>
      <w:rFonts w:ascii="Times New Roman" w:hAnsi="Times New Roman" w:cs="Times New Roman"/>
      <w:color w:val="000000"/>
    </w:rPr>
  </w:style>
  <w:style w:type="character" w:customStyle="1" w:styleId="Laghu-bhagavatamrta13">
    <w:name w:val="Laghu-bhagavatamrta13"/>
    <w:aliases w:val="Purva-khanda5"/>
    <w:uiPriority w:val="99"/>
    <w:rPr>
      <w:rFonts w:ascii="Times New Roman" w:hAnsi="Times New Roman" w:cs="Times New Roman"/>
      <w:color w:val="000000"/>
    </w:rPr>
  </w:style>
  <w:style w:type="character" w:customStyle="1" w:styleId="Laghu-bhagavatamrta14">
    <w:name w:val="Laghu-bhagavatamrta14"/>
    <w:aliases w:val="Uttara-khanda13"/>
    <w:uiPriority w:val="99"/>
  </w:style>
  <w:style w:type="character" w:customStyle="1" w:styleId="Laghu-bhagavatamrta15">
    <w:name w:val="Laghu-bhagavatamrta15"/>
    <w:aliases w:val="Uttara-khanda:Field3"/>
    <w:uiPriority w:val="99"/>
  </w:style>
  <w:style w:type="character" w:customStyle="1" w:styleId="Laghu-bhagavatamrta16">
    <w:name w:val="Laghu-bhagavatamrta16"/>
    <w:aliases w:val="Purva-khanda:Field1"/>
    <w:uiPriority w:val="99"/>
  </w:style>
  <w:style w:type="character" w:customStyle="1" w:styleId="Laghu-bhagavatamrta17">
    <w:name w:val="Laghu-bhagavatamrta17"/>
    <w:aliases w:val="Uttara-khanda17"/>
    <w:uiPriority w:val="99"/>
    <w:rPr>
      <w:rFonts w:ascii="Times New Roman" w:hAnsi="Times New Roman" w:cs="Times New Roman"/>
      <w:color w:val="000000"/>
    </w:rPr>
  </w:style>
  <w:style w:type="character" w:customStyle="1" w:styleId="Laghu-bhagavatamrta18">
    <w:name w:val="Laghu-bhagavatamrta18"/>
    <w:aliases w:val="Purva-khanda7"/>
    <w:uiPriority w:val="99"/>
    <w:rPr>
      <w:rFonts w:ascii="Times New Roman" w:hAnsi="Times New Roman" w:cs="Times New Roman"/>
      <w:color w:val="000000"/>
    </w:rPr>
  </w:style>
  <w:style w:type="character" w:customStyle="1" w:styleId="Laghu-bhagavatamrta19">
    <w:name w:val="Laghu-bhagavatamrta19"/>
    <w:aliases w:val="Uttara-khanda18"/>
    <w:uiPriority w:val="99"/>
  </w:style>
  <w:style w:type="character" w:customStyle="1" w:styleId="Laghu-bhagavatamrta1">
    <w:name w:val="Laghu-bhagavatamrta1"/>
    <w:aliases w:val="Purva-khanda"/>
    <w:uiPriority w:val="99"/>
  </w:style>
  <w:style w:type="character" w:customStyle="1" w:styleId="Laghu-bhagavatamrta110">
    <w:name w:val="Laghu-bhagavatamrta110"/>
    <w:aliases w:val="Uttara-khanda22"/>
    <w:uiPriority w:val="99"/>
  </w:style>
  <w:style w:type="character" w:customStyle="1" w:styleId="Laghu-bhagavatamrta21">
    <w:name w:val="Laghu-bhagavatamrta21"/>
    <w:aliases w:val="Purva-khanda4"/>
    <w:uiPriority w:val="99"/>
  </w:style>
  <w:style w:type="character" w:customStyle="1" w:styleId="Laghu-bhagavatamrta22">
    <w:name w:val="Laghu-bhagavatamrta22"/>
    <w:aliases w:val="Purva-khanda6"/>
    <w:uiPriority w:val="99"/>
  </w:style>
  <w:style w:type="character" w:customStyle="1" w:styleId="Laghu-bhagavatamrta23">
    <w:name w:val="Laghu-bhagavatamrta23"/>
    <w:aliases w:val="Purva-khanda41"/>
    <w:uiPriority w:val="99"/>
  </w:style>
  <w:style w:type="character" w:customStyle="1" w:styleId="Laghu-bhagavatamrta2">
    <w:name w:val="Laghu-bhagavatamrta2"/>
    <w:aliases w:val="Purva-khanda10"/>
    <w:uiPriority w:val="99"/>
  </w:style>
  <w:style w:type="character" w:customStyle="1" w:styleId="Laghu-bhagavatamrta29">
    <w:name w:val="Laghu-bhagavatamrta29"/>
    <w:aliases w:val="Purva-khanda42"/>
    <w:uiPriority w:val="99"/>
  </w:style>
  <w:style w:type="character" w:customStyle="1" w:styleId="Laghu-bhagavatamrta28">
    <w:name w:val="Laghu-bhagavatamrta28"/>
    <w:aliases w:val="Purva-khanda61"/>
    <w:uiPriority w:val="99"/>
  </w:style>
  <w:style w:type="character" w:customStyle="1" w:styleId="Laghu-bhagavatamrta27">
    <w:name w:val="Laghu-bhagavatamrta27"/>
    <w:aliases w:val="Purva-khanda8"/>
    <w:uiPriority w:val="99"/>
  </w:style>
  <w:style w:type="character" w:customStyle="1" w:styleId="Laghu-bhagavatamrta3">
    <w:name w:val="Laghu-bhagavatamrta3"/>
    <w:aliases w:val="Uttara-khanda3"/>
    <w:uiPriority w:val="99"/>
  </w:style>
  <w:style w:type="character" w:customStyle="1" w:styleId="Laghu-bhagavatamrta4">
    <w:name w:val="Laghu-bhagavatamrta4"/>
    <w:aliases w:val="Purva-khanda1"/>
    <w:uiPriority w:val="99"/>
  </w:style>
  <w:style w:type="character" w:customStyle="1" w:styleId="Laghu-bhagavatamrta5">
    <w:name w:val="Laghu-bhagavatamrta5"/>
    <w:aliases w:val="Uttara-khanda5"/>
    <w:uiPriority w:val="99"/>
  </w:style>
  <w:style w:type="character" w:customStyle="1" w:styleId="Laghu-bhagavatamrta6">
    <w:name w:val="Laghu-bhagavatamrta6"/>
    <w:aliases w:val="Purva-khanda2"/>
    <w:uiPriority w:val="99"/>
  </w:style>
  <w:style w:type="character" w:customStyle="1" w:styleId="Laghu-bhagavatamrta7">
    <w:name w:val="Laghu-bhagavatamrta7"/>
    <w:aliases w:val="Uttara-khanda7"/>
    <w:uiPriority w:val="99"/>
  </w:style>
  <w:style w:type="character" w:customStyle="1" w:styleId="Laghu-bhagavatamrta8">
    <w:name w:val="Laghu-bhagavatamrta8"/>
    <w:aliases w:val="Purva-khanda3"/>
    <w:uiPriority w:val="99"/>
  </w:style>
  <w:style w:type="character" w:customStyle="1" w:styleId="Laghu-bhagavatamrta9">
    <w:name w:val="Laghu-bhagavatamrta9"/>
    <w:aliases w:val="Uttara-khanda:Field"/>
    <w:uiPriority w:val="99"/>
  </w:style>
  <w:style w:type="character" w:customStyle="1" w:styleId="Laghu-bhagavatamrtaField">
    <w:name w:val="Laghu-bhagavatamrta:Field"/>
    <w:uiPriority w:val="99"/>
  </w:style>
  <w:style w:type="character" w:customStyle="1" w:styleId="Laghu-bhagavatamrtaField1">
    <w:name w:val="Laghu-bhagavatamrta:Field1"/>
    <w:uiPriority w:val="99"/>
  </w:style>
  <w:style w:type="character" w:customStyle="1" w:styleId="Laghu-bhagavatamrtaField2">
    <w:name w:val="Laghu-bhagavatamrta:Field2"/>
    <w:uiPriority w:val="99"/>
  </w:style>
  <w:style w:type="character" w:customStyle="1" w:styleId="Laghu-bhagavatamrtaField3">
    <w:name w:val="Laghu-bhagavatamrta:Field3"/>
    <w:uiPriority w:val="99"/>
  </w:style>
  <w:style w:type="character" w:customStyle="1" w:styleId="Laghu-bhagavatamrtaField4">
    <w:name w:val="Laghu-bhagavatamrta:Field4"/>
    <w:uiPriority w:val="99"/>
  </w:style>
  <w:style w:type="character" w:customStyle="1" w:styleId="Laghu-bhagavatamrta26">
    <w:name w:val="Laghu-bhagavatamrta26"/>
    <w:aliases w:val="Purva-khanda9"/>
    <w:uiPriority w:val="99"/>
    <w:rPr>
      <w:rFonts w:ascii="Times New Roman" w:hAnsi="Times New Roman" w:cs="Times New Roman"/>
      <w:color w:val="000000"/>
    </w:rPr>
  </w:style>
  <w:style w:type="character" w:customStyle="1" w:styleId="Laghu-bhagavatamrta25">
    <w:name w:val="Laghu-bhagavatamrta25"/>
    <w:aliases w:val="Uttara-khanda21"/>
    <w:uiPriority w:val="99"/>
    <w:rPr>
      <w:rFonts w:ascii="Times New Roman" w:hAnsi="Times New Roman" w:cs="Times New Roman"/>
      <w:color w:val="000000"/>
    </w:rPr>
  </w:style>
  <w:style w:type="character" w:customStyle="1" w:styleId="Lalita-madhava">
    <w:name w:val="Lalita-madhava"/>
    <w:uiPriority w:val="99"/>
  </w:style>
  <w:style w:type="character" w:customStyle="1" w:styleId="Lalita-madhavaField">
    <w:name w:val="Lalita-madhava:Field"/>
    <w:uiPriority w:val="99"/>
  </w:style>
  <w:style w:type="character" w:customStyle="1" w:styleId="Lalita-madhavaField1">
    <w:name w:val="Lalita-madhava:Field1"/>
    <w:uiPriority w:val="99"/>
  </w:style>
  <w:style w:type="character" w:customStyle="1" w:styleId="Lalita-madhavaField2">
    <w:name w:val="Lalita-madhava:Field2"/>
    <w:uiPriority w:val="99"/>
  </w:style>
  <w:style w:type="character" w:customStyle="1" w:styleId="Lalita-madhavaField3">
    <w:name w:val="Lalita-madhava:Field3"/>
    <w:uiPriority w:val="99"/>
  </w:style>
  <w:style w:type="character" w:customStyle="1" w:styleId="Lalita-madhavaField4">
    <w:name w:val="Lalita-madhava:Field4"/>
    <w:uiPriority w:val="99"/>
  </w:style>
  <w:style w:type="character" w:customStyle="1" w:styleId="Lalita-madhava-nataka">
    <w:name w:val="Lalita-madhava-nataka"/>
    <w:uiPriority w:val="99"/>
  </w:style>
  <w:style w:type="character" w:customStyle="1" w:styleId="Lalita-madhava-natakaField">
    <w:name w:val="Lalita-madhava-nataka:Field"/>
    <w:uiPriority w:val="99"/>
  </w:style>
  <w:style w:type="character" w:customStyle="1" w:styleId="Lalita-madhava-natakaField1">
    <w:name w:val="Lalita-madhava-nataka:Field1"/>
    <w:uiPriority w:val="99"/>
  </w:style>
  <w:style w:type="character" w:customStyle="1" w:styleId="Lalita-madhava-natakaField2">
    <w:name w:val="Lalita-madhava-nataka:Field2"/>
    <w:uiPriority w:val="99"/>
  </w:style>
  <w:style w:type="character" w:customStyle="1" w:styleId="Lalita-madhava-natakaField3">
    <w:name w:val="Lalita-madhava-nataka:Field3"/>
    <w:uiPriority w:val="99"/>
  </w:style>
  <w:style w:type="character" w:customStyle="1" w:styleId="Lalita-madhava-natakaField4">
    <w:name w:val="Lalita-madhava-nataka:Field4"/>
    <w:uiPriority w:val="99"/>
  </w:style>
  <w:style w:type="character" w:customStyle="1" w:styleId="LetterHeader">
    <w:name w:val="Letter Header"/>
    <w:uiPriority w:val="99"/>
  </w:style>
  <w:style w:type="character" w:customStyle="1" w:styleId="LetterHeaderField">
    <w:name w:val="Letter Header:Field"/>
    <w:uiPriority w:val="99"/>
  </w:style>
  <w:style w:type="character" w:customStyle="1" w:styleId="LetterHeaderField1">
    <w:name w:val="Letter Header:Field1"/>
    <w:uiPriority w:val="99"/>
  </w:style>
  <w:style w:type="character" w:customStyle="1" w:styleId="LetterHeaderField2">
    <w:name w:val="Letter Header:Field2"/>
    <w:uiPriority w:val="99"/>
  </w:style>
  <w:style w:type="character" w:customStyle="1" w:styleId="LetterHeaderField3">
    <w:name w:val="Letter Header:Field3"/>
    <w:uiPriority w:val="99"/>
  </w:style>
  <w:style w:type="character" w:customStyle="1" w:styleId="LetterHeaderField4">
    <w:name w:val="Letter Header:Field4"/>
    <w:uiPriority w:val="99"/>
  </w:style>
  <w:style w:type="character" w:customStyle="1" w:styleId="LetterRefChar">
    <w:name w:val="Letter Ref:Char"/>
    <w:uiPriority w:val="99"/>
  </w:style>
  <w:style w:type="character" w:customStyle="1" w:styleId="LetterRefCharChar">
    <w:name w:val="Letter Ref:Char:Char"/>
    <w:uiPriority w:val="99"/>
  </w:style>
  <w:style w:type="character" w:customStyle="1" w:styleId="LetterRefCharCharChar">
    <w:name w:val="Letter Ref:Char:Char:Char"/>
    <w:uiPriority w:val="99"/>
  </w:style>
  <w:style w:type="character" w:customStyle="1" w:styleId="LetterRefCharCharCharChar">
    <w:name w:val="Letter Ref:Char:Char:Char:Char"/>
    <w:uiPriority w:val="99"/>
  </w:style>
  <w:style w:type="character" w:customStyle="1" w:styleId="LetterRefCharCharCharCharChar">
    <w:name w:val="Letter Ref:Char:Char:Char:Char:Char"/>
    <w:uiPriority w:val="99"/>
  </w:style>
  <w:style w:type="character" w:customStyle="1" w:styleId="LetterRefCharCharCharCharCharChar">
    <w:name w:val="Letter Ref:Char:Char:Char:Char:Char:Char"/>
    <w:uiPriority w:val="99"/>
  </w:style>
  <w:style w:type="character" w:customStyle="1" w:styleId="LetterRefCharCharCharCharCharCharChar">
    <w:name w:val="Letter Ref:Char:Char:Char:Char:Char:Char:Char"/>
    <w:uiPriority w:val="99"/>
  </w:style>
  <w:style w:type="character" w:customStyle="1" w:styleId="Letterto4">
    <w:name w:val="Letter to"/>
    <w:uiPriority w:val="99"/>
    <w:rPr>
      <w:color w:val="000000"/>
    </w:rPr>
  </w:style>
  <w:style w:type="character" w:customStyle="1" w:styleId="LettertoField">
    <w:name w:val="Letter to:Field"/>
    <w:uiPriority w:val="99"/>
    <w:rPr>
      <w:color w:val="000000"/>
    </w:rPr>
  </w:style>
  <w:style w:type="character" w:customStyle="1" w:styleId="LettertoField1">
    <w:name w:val="Letter to:Field1"/>
    <w:uiPriority w:val="99"/>
    <w:rPr>
      <w:color w:val="000000"/>
    </w:rPr>
  </w:style>
  <w:style w:type="character" w:customStyle="1" w:styleId="LettertoField2">
    <w:name w:val="Letter to:Field2"/>
    <w:uiPriority w:val="99"/>
    <w:rPr>
      <w:color w:val="000000"/>
    </w:rPr>
  </w:style>
  <w:style w:type="character" w:customStyle="1" w:styleId="LettertoField3">
    <w:name w:val="Letter to:Field3"/>
    <w:uiPriority w:val="99"/>
    <w:rPr>
      <w:color w:val="0000A0"/>
    </w:rPr>
  </w:style>
  <w:style w:type="character" w:customStyle="1" w:styleId="LettertoField4">
    <w:name w:val="Letter to:Field4"/>
    <w:uiPriority w:val="99"/>
    <w:rPr>
      <w:color w:val="0000A0"/>
    </w:rPr>
  </w:style>
  <w:style w:type="character" w:styleId="LineNumber">
    <w:name w:val="line number"/>
    <w:basedOn w:val="DefaultParagraphFont"/>
    <w:uiPriority w:val="99"/>
  </w:style>
  <w:style w:type="character" w:customStyle="1" w:styleId="m2092330911188792gmail-textexposedshow">
    <w:name w:val="m_2092330911188792gmail-text_exposed_show"/>
    <w:uiPriority w:val="99"/>
  </w:style>
  <w:style w:type="character" w:customStyle="1" w:styleId="Mahabharata">
    <w:name w:val="Mahabharata"/>
    <w:uiPriority w:val="99"/>
  </w:style>
  <w:style w:type="character" w:customStyle="1" w:styleId="Mahabharata10">
    <w:name w:val="Mahabharata10"/>
    <w:aliases w:val="Udyoga1"/>
    <w:uiPriority w:val="99"/>
  </w:style>
  <w:style w:type="character" w:customStyle="1" w:styleId="Mahabharata11">
    <w:name w:val="Mahabharata11"/>
    <w:aliases w:val="Santi-parva1"/>
    <w:uiPriority w:val="99"/>
  </w:style>
  <w:style w:type="character" w:customStyle="1" w:styleId="Mahabharata12">
    <w:name w:val="Mahabharata12"/>
    <w:aliases w:val="Sabha-parva1"/>
    <w:uiPriority w:val="99"/>
  </w:style>
  <w:style w:type="character" w:customStyle="1" w:styleId="Mahabharata13">
    <w:name w:val="Mahabharata13"/>
    <w:aliases w:val="Bhisma-parva2"/>
    <w:uiPriority w:val="99"/>
  </w:style>
  <w:style w:type="character" w:customStyle="1" w:styleId="Mahabharata14">
    <w:name w:val="Mahabharata14"/>
    <w:aliases w:val="Adi-parva2"/>
    <w:uiPriority w:val="99"/>
  </w:style>
  <w:style w:type="character" w:customStyle="1" w:styleId="Mahabharata15">
    <w:name w:val="Mahabharata15"/>
    <w:aliases w:val="Virata-parva2"/>
    <w:uiPriority w:val="99"/>
  </w:style>
  <w:style w:type="character" w:customStyle="1" w:styleId="Mahabharata16">
    <w:name w:val="Mahabharata16"/>
    <w:aliases w:val="Vana-parva2"/>
    <w:uiPriority w:val="99"/>
  </w:style>
  <w:style w:type="character" w:customStyle="1" w:styleId="Mahabharata17">
    <w:name w:val="Mahabharata17"/>
    <w:aliases w:val="Udyoga2"/>
    <w:uiPriority w:val="99"/>
  </w:style>
  <w:style w:type="character" w:customStyle="1" w:styleId="Mahabharata18">
    <w:name w:val="Mahabharata18"/>
    <w:aliases w:val="Santi-parva2"/>
    <w:uiPriority w:val="99"/>
  </w:style>
  <w:style w:type="character" w:customStyle="1" w:styleId="Mahabharata19">
    <w:name w:val="Mahabharata19"/>
    <w:aliases w:val="Sabha-parva2"/>
    <w:uiPriority w:val="99"/>
  </w:style>
  <w:style w:type="character" w:customStyle="1" w:styleId="Mahabharata1">
    <w:name w:val="Mahabharata1"/>
    <w:aliases w:val="Virata-parva"/>
    <w:uiPriority w:val="99"/>
  </w:style>
  <w:style w:type="character" w:customStyle="1" w:styleId="Mahabharata20">
    <w:name w:val="Mahabharata20"/>
    <w:aliases w:val="Bhisma-parva3"/>
    <w:uiPriority w:val="99"/>
  </w:style>
  <w:style w:type="character" w:customStyle="1" w:styleId="Mahabharata21">
    <w:name w:val="Mahabharata21"/>
    <w:aliases w:val="Adi-parva3"/>
    <w:uiPriority w:val="99"/>
  </w:style>
  <w:style w:type="character" w:customStyle="1" w:styleId="Mahabharata22">
    <w:name w:val="Mahabharata22"/>
    <w:aliases w:val="Virata-parva3"/>
    <w:uiPriority w:val="99"/>
  </w:style>
  <w:style w:type="character" w:customStyle="1" w:styleId="Mahabharata23">
    <w:name w:val="Mahabharata23"/>
    <w:aliases w:val="Vana-parva3"/>
    <w:uiPriority w:val="99"/>
  </w:style>
  <w:style w:type="character" w:customStyle="1" w:styleId="Mahabharata24">
    <w:name w:val="Mahabharata24"/>
    <w:aliases w:val="Udyoga3"/>
    <w:uiPriority w:val="99"/>
  </w:style>
  <w:style w:type="character" w:customStyle="1" w:styleId="Mahabharata25">
    <w:name w:val="Mahabharata25"/>
    <w:aliases w:val="Santi-parva3"/>
    <w:uiPriority w:val="99"/>
  </w:style>
  <w:style w:type="character" w:customStyle="1" w:styleId="Mahabharata26">
    <w:name w:val="Mahabharata26"/>
    <w:aliases w:val="Sabha-parva3"/>
    <w:uiPriority w:val="99"/>
  </w:style>
  <w:style w:type="character" w:customStyle="1" w:styleId="Mahabharata27">
    <w:name w:val="Mahabharata27"/>
    <w:aliases w:val="Bhisma-parva4"/>
    <w:uiPriority w:val="99"/>
  </w:style>
  <w:style w:type="character" w:customStyle="1" w:styleId="Mahabharata28">
    <w:name w:val="Mahabharata28"/>
    <w:aliases w:val="Adi-parva4"/>
    <w:uiPriority w:val="99"/>
  </w:style>
  <w:style w:type="character" w:customStyle="1" w:styleId="Mahabharata29">
    <w:name w:val="Mahabharata29"/>
    <w:aliases w:val="Virata-parva:Field"/>
    <w:uiPriority w:val="99"/>
  </w:style>
  <w:style w:type="character" w:customStyle="1" w:styleId="Mahabharata2">
    <w:name w:val="Mahabharata2"/>
    <w:aliases w:val="Vana-parva"/>
    <w:uiPriority w:val="99"/>
  </w:style>
  <w:style w:type="character" w:customStyle="1" w:styleId="Mahabharata30">
    <w:name w:val="Mahabharata30"/>
    <w:aliases w:val="Vana-parva:Field"/>
    <w:uiPriority w:val="99"/>
  </w:style>
  <w:style w:type="character" w:customStyle="1" w:styleId="Mahabharata31">
    <w:name w:val="Mahabharata31"/>
    <w:aliases w:val="Udyoga:Field"/>
    <w:uiPriority w:val="99"/>
  </w:style>
  <w:style w:type="character" w:customStyle="1" w:styleId="Mahabharata32">
    <w:name w:val="Mahabharata32"/>
    <w:aliases w:val="Santi-parva:Field"/>
    <w:uiPriority w:val="99"/>
  </w:style>
  <w:style w:type="character" w:customStyle="1" w:styleId="Mahabharata33">
    <w:name w:val="Mahabharata33"/>
    <w:aliases w:val="Sabha-parva:Field"/>
    <w:uiPriority w:val="99"/>
  </w:style>
  <w:style w:type="character" w:customStyle="1" w:styleId="Mahabharata34">
    <w:name w:val="Mahabharata34"/>
    <w:aliases w:val="Bhisma-parva:Field3"/>
    <w:uiPriority w:val="99"/>
  </w:style>
  <w:style w:type="character" w:customStyle="1" w:styleId="Mahabharata35">
    <w:name w:val="Mahabharata35"/>
    <w:aliases w:val="Adi-parva:Field3"/>
    <w:uiPriority w:val="99"/>
  </w:style>
  <w:style w:type="character" w:customStyle="1" w:styleId="Mahabharata36">
    <w:name w:val="Mahabharata36"/>
    <w:aliases w:val="Virata-parva4"/>
    <w:uiPriority w:val="99"/>
    <w:rPr>
      <w:rFonts w:ascii="Times New Roman" w:hAnsi="Times New Roman" w:cs="Times New Roman"/>
      <w:color w:val="000000"/>
    </w:rPr>
  </w:style>
  <w:style w:type="character" w:customStyle="1" w:styleId="Mahabharata37">
    <w:name w:val="Mahabharata37"/>
    <w:aliases w:val="Vana-parva4"/>
    <w:uiPriority w:val="99"/>
    <w:rPr>
      <w:rFonts w:ascii="Times New Roman" w:hAnsi="Times New Roman" w:cs="Times New Roman"/>
      <w:color w:val="000000"/>
    </w:rPr>
  </w:style>
  <w:style w:type="character" w:customStyle="1" w:styleId="Mahabharata38">
    <w:name w:val="Mahabharata38"/>
    <w:aliases w:val="Udyoga4"/>
    <w:uiPriority w:val="99"/>
    <w:rPr>
      <w:rFonts w:ascii="Times New Roman" w:hAnsi="Times New Roman" w:cs="Times New Roman"/>
      <w:color w:val="000000"/>
    </w:rPr>
  </w:style>
  <w:style w:type="character" w:customStyle="1" w:styleId="Mahabharata39">
    <w:name w:val="Mahabharata39"/>
    <w:aliases w:val="Santi-parva4"/>
    <w:uiPriority w:val="99"/>
    <w:rPr>
      <w:rFonts w:ascii="Times New Roman" w:hAnsi="Times New Roman" w:cs="Times New Roman"/>
      <w:color w:val="000000"/>
    </w:rPr>
  </w:style>
  <w:style w:type="character" w:customStyle="1" w:styleId="Mahabharata3">
    <w:name w:val="Mahabharata3"/>
    <w:aliases w:val="Udyoga"/>
    <w:uiPriority w:val="99"/>
  </w:style>
  <w:style w:type="character" w:customStyle="1" w:styleId="Mahabharata40">
    <w:name w:val="Mahabharata40"/>
    <w:aliases w:val="Sabha-parva4"/>
    <w:uiPriority w:val="99"/>
    <w:rPr>
      <w:rFonts w:ascii="Times New Roman" w:hAnsi="Times New Roman" w:cs="Times New Roman"/>
      <w:color w:val="000000"/>
    </w:rPr>
  </w:style>
  <w:style w:type="character" w:customStyle="1" w:styleId="Mahabharata41">
    <w:name w:val="Mahabharata41"/>
    <w:aliases w:val="Bhisma-parva5"/>
    <w:uiPriority w:val="99"/>
    <w:rPr>
      <w:rFonts w:ascii="Times New Roman" w:hAnsi="Times New Roman" w:cs="Times New Roman"/>
      <w:color w:val="000000"/>
    </w:rPr>
  </w:style>
  <w:style w:type="character" w:customStyle="1" w:styleId="Mahabharata42">
    <w:name w:val="Mahabharata42"/>
    <w:aliases w:val="Adi-parva5"/>
    <w:uiPriority w:val="99"/>
    <w:rPr>
      <w:rFonts w:ascii="Times New Roman" w:hAnsi="Times New Roman" w:cs="Times New Roman"/>
      <w:color w:val="000000"/>
    </w:rPr>
  </w:style>
  <w:style w:type="character" w:customStyle="1" w:styleId="Mahabharata43">
    <w:name w:val="Mahabharata43"/>
    <w:aliases w:val="Virata-parva:Field1"/>
    <w:uiPriority w:val="99"/>
  </w:style>
  <w:style w:type="character" w:customStyle="1" w:styleId="Mahabharata44">
    <w:name w:val="Mahabharata44"/>
    <w:aliases w:val="Vana-parva:Field1"/>
    <w:uiPriority w:val="99"/>
  </w:style>
  <w:style w:type="character" w:customStyle="1" w:styleId="Mahabharata45">
    <w:name w:val="Mahabharata45"/>
    <w:aliases w:val="Udyoga:Field1"/>
    <w:uiPriority w:val="99"/>
  </w:style>
  <w:style w:type="character" w:customStyle="1" w:styleId="Mahabharata46">
    <w:name w:val="Mahabharata46"/>
    <w:aliases w:val="Santi-parva:Field1"/>
    <w:uiPriority w:val="99"/>
  </w:style>
  <w:style w:type="character" w:customStyle="1" w:styleId="Mahabharata47">
    <w:name w:val="Mahabharata47"/>
    <w:aliases w:val="Sabha-parva:Field1"/>
    <w:uiPriority w:val="99"/>
  </w:style>
  <w:style w:type="character" w:customStyle="1" w:styleId="Mahabharata48">
    <w:name w:val="Mahabharata48"/>
    <w:aliases w:val="Bhisma-parva:Field5"/>
    <w:uiPriority w:val="99"/>
  </w:style>
  <w:style w:type="character" w:customStyle="1" w:styleId="Mahabharata49">
    <w:name w:val="Mahabharata49"/>
    <w:aliases w:val="Adi-parva:Field5"/>
    <w:uiPriority w:val="99"/>
  </w:style>
  <w:style w:type="character" w:customStyle="1" w:styleId="Mahabharata4">
    <w:name w:val="Mahabharata4"/>
    <w:aliases w:val="Santi-parva"/>
    <w:uiPriority w:val="99"/>
  </w:style>
  <w:style w:type="character" w:customStyle="1" w:styleId="Mahabharata50">
    <w:name w:val="Mahabharata50"/>
    <w:aliases w:val="Virata-parva5"/>
    <w:uiPriority w:val="99"/>
    <w:rPr>
      <w:rFonts w:ascii="Times New Roman" w:hAnsi="Times New Roman" w:cs="Times New Roman"/>
      <w:color w:val="000000"/>
    </w:rPr>
  </w:style>
  <w:style w:type="character" w:customStyle="1" w:styleId="Mahabharata51">
    <w:name w:val="Mahabharata51"/>
    <w:aliases w:val="Vana-parva5"/>
    <w:uiPriority w:val="99"/>
    <w:rPr>
      <w:rFonts w:ascii="Times New Roman" w:hAnsi="Times New Roman" w:cs="Times New Roman"/>
      <w:color w:val="000000"/>
    </w:rPr>
  </w:style>
  <w:style w:type="character" w:customStyle="1" w:styleId="Mahabharata52">
    <w:name w:val="Mahabharata52"/>
    <w:aliases w:val="Udyoga5"/>
    <w:uiPriority w:val="99"/>
    <w:rPr>
      <w:rFonts w:ascii="Times New Roman" w:hAnsi="Times New Roman" w:cs="Times New Roman"/>
      <w:color w:val="000000"/>
    </w:rPr>
  </w:style>
  <w:style w:type="character" w:customStyle="1" w:styleId="Mahabharata53">
    <w:name w:val="Mahabharata53"/>
    <w:aliases w:val="Santi-parva5"/>
    <w:uiPriority w:val="99"/>
    <w:rPr>
      <w:rFonts w:ascii="Times New Roman" w:hAnsi="Times New Roman" w:cs="Times New Roman"/>
      <w:color w:val="000000"/>
    </w:rPr>
  </w:style>
  <w:style w:type="character" w:customStyle="1" w:styleId="Mahabharata54">
    <w:name w:val="Mahabharata54"/>
    <w:aliases w:val="Sabha-parva5"/>
    <w:uiPriority w:val="99"/>
    <w:rPr>
      <w:rFonts w:ascii="Times New Roman" w:hAnsi="Times New Roman" w:cs="Times New Roman"/>
      <w:color w:val="000000"/>
    </w:rPr>
  </w:style>
  <w:style w:type="character" w:customStyle="1" w:styleId="Mahabharata55">
    <w:name w:val="Mahabharata55"/>
    <w:aliases w:val="Bhisma-parva6"/>
    <w:uiPriority w:val="99"/>
    <w:rPr>
      <w:rFonts w:ascii="Times New Roman" w:hAnsi="Times New Roman" w:cs="Times New Roman"/>
      <w:color w:val="000000"/>
    </w:rPr>
  </w:style>
  <w:style w:type="character" w:customStyle="1" w:styleId="Mahabharata56">
    <w:name w:val="Mahabharata56"/>
    <w:aliases w:val="Adi-parva6"/>
    <w:uiPriority w:val="99"/>
    <w:rPr>
      <w:rFonts w:ascii="Times New Roman" w:hAnsi="Times New Roman" w:cs="Times New Roman"/>
      <w:color w:val="000000"/>
    </w:rPr>
  </w:style>
  <w:style w:type="character" w:customStyle="1" w:styleId="Mahabharata5">
    <w:name w:val="Mahabharata5"/>
    <w:aliases w:val="Sabha-parva"/>
    <w:uiPriority w:val="99"/>
  </w:style>
  <w:style w:type="character" w:customStyle="1" w:styleId="Mahabharata6">
    <w:name w:val="Mahabharata6"/>
    <w:aliases w:val="Bhisma-parva1"/>
    <w:uiPriority w:val="99"/>
  </w:style>
  <w:style w:type="character" w:customStyle="1" w:styleId="Mahabharata7">
    <w:name w:val="Mahabharata7"/>
    <w:aliases w:val="Adi-parva1"/>
    <w:uiPriority w:val="99"/>
  </w:style>
  <w:style w:type="character" w:customStyle="1" w:styleId="Mahabharata8">
    <w:name w:val="Mahabharata8"/>
    <w:aliases w:val="Virata-parva1"/>
    <w:uiPriority w:val="99"/>
  </w:style>
  <w:style w:type="character" w:customStyle="1" w:styleId="Mahabharata9">
    <w:name w:val="Mahabharata9"/>
    <w:aliases w:val="Vana-parva1"/>
    <w:uiPriority w:val="99"/>
  </w:style>
  <w:style w:type="character" w:customStyle="1" w:styleId="Mahabharata70">
    <w:name w:val="Mahabharata70"/>
    <w:aliases w:val="Adi-parva7"/>
    <w:uiPriority w:val="99"/>
    <w:rPr>
      <w:rFonts w:ascii="Times New Roman" w:hAnsi="Times New Roman" w:cs="Times New Roman"/>
      <w:color w:val="000000"/>
    </w:rPr>
  </w:style>
  <w:style w:type="character" w:customStyle="1" w:styleId="Mahabharata69">
    <w:name w:val="Mahabharata69"/>
    <w:aliases w:val="Bhisma-parva7"/>
    <w:uiPriority w:val="99"/>
    <w:rPr>
      <w:rFonts w:ascii="Times New Roman" w:hAnsi="Times New Roman" w:cs="Times New Roman"/>
      <w:color w:val="000000"/>
    </w:rPr>
  </w:style>
  <w:style w:type="character" w:customStyle="1" w:styleId="MahabharataField">
    <w:name w:val="Mahabharata:Field"/>
    <w:uiPriority w:val="99"/>
  </w:style>
  <w:style w:type="character" w:customStyle="1" w:styleId="MahabharataField1">
    <w:name w:val="Mahabharata:Field1"/>
    <w:uiPriority w:val="99"/>
  </w:style>
  <w:style w:type="character" w:customStyle="1" w:styleId="MahabharataField2">
    <w:name w:val="Mahabharata:Field2"/>
    <w:uiPriority w:val="99"/>
  </w:style>
  <w:style w:type="character" w:customStyle="1" w:styleId="MahabharataField3">
    <w:name w:val="Mahabharata:Field3"/>
    <w:uiPriority w:val="99"/>
  </w:style>
  <w:style w:type="character" w:customStyle="1" w:styleId="MahabharataField4">
    <w:name w:val="Mahabharata:Field4"/>
    <w:uiPriority w:val="99"/>
  </w:style>
  <w:style w:type="character" w:customStyle="1" w:styleId="Mahabharata68">
    <w:name w:val="Mahabharata68"/>
    <w:aliases w:val="Sabha-parva6"/>
    <w:uiPriority w:val="99"/>
    <w:rPr>
      <w:rFonts w:ascii="Times New Roman" w:hAnsi="Times New Roman" w:cs="Times New Roman"/>
      <w:color w:val="000000"/>
    </w:rPr>
  </w:style>
  <w:style w:type="character" w:customStyle="1" w:styleId="Mahabharata67">
    <w:name w:val="Mahabharata67"/>
    <w:aliases w:val="Santi-parva6"/>
    <w:uiPriority w:val="99"/>
    <w:rPr>
      <w:rFonts w:ascii="Times New Roman" w:hAnsi="Times New Roman" w:cs="Times New Roman"/>
      <w:color w:val="000000"/>
    </w:rPr>
  </w:style>
  <w:style w:type="character" w:customStyle="1" w:styleId="Mahabharata66">
    <w:name w:val="Mahabharata66"/>
    <w:aliases w:val="Udyoga6"/>
    <w:uiPriority w:val="99"/>
    <w:rPr>
      <w:rFonts w:ascii="Times New Roman" w:hAnsi="Times New Roman" w:cs="Times New Roman"/>
      <w:color w:val="000000"/>
    </w:rPr>
  </w:style>
  <w:style w:type="character" w:customStyle="1" w:styleId="Mahabharata65">
    <w:name w:val="Mahabharata65"/>
    <w:aliases w:val="Vana-parva6"/>
    <w:uiPriority w:val="99"/>
    <w:rPr>
      <w:rFonts w:ascii="Times New Roman" w:hAnsi="Times New Roman" w:cs="Times New Roman"/>
      <w:color w:val="000000"/>
    </w:rPr>
  </w:style>
  <w:style w:type="character" w:customStyle="1" w:styleId="Mahabharata64">
    <w:name w:val="Mahabharata64"/>
    <w:aliases w:val="Virata-parva6"/>
    <w:uiPriority w:val="99"/>
    <w:rPr>
      <w:rFonts w:ascii="Times New Roman" w:hAnsi="Times New Roman" w:cs="Times New Roman"/>
      <w:color w:val="000000"/>
    </w:rPr>
  </w:style>
  <w:style w:type="character" w:customStyle="1" w:styleId="Maha-narayanaUpanisad">
    <w:name w:val="Maha-narayana Upanisad"/>
    <w:uiPriority w:val="99"/>
  </w:style>
  <w:style w:type="character" w:customStyle="1" w:styleId="Maha-narayanaUpanisadField">
    <w:name w:val="Maha-narayana Upanisad:Field"/>
    <w:uiPriority w:val="99"/>
  </w:style>
  <w:style w:type="character" w:customStyle="1" w:styleId="Maha-narayanaUpanisadField1">
    <w:name w:val="Maha-narayana Upanisad:Field1"/>
    <w:uiPriority w:val="99"/>
  </w:style>
  <w:style w:type="character" w:customStyle="1" w:styleId="Maha-narayanaUpanisadField2">
    <w:name w:val="Maha-narayana Upanisad:Field2"/>
    <w:uiPriority w:val="99"/>
  </w:style>
  <w:style w:type="character" w:customStyle="1" w:styleId="Maha-narayanaUpanisadField3">
    <w:name w:val="Maha-narayana Upanisad:Field3"/>
    <w:uiPriority w:val="99"/>
  </w:style>
  <w:style w:type="character" w:customStyle="1" w:styleId="Maha-narayanaUpanisadField4">
    <w:name w:val="Maha-narayana Upanisad:Field4"/>
    <w:uiPriority w:val="99"/>
  </w:style>
  <w:style w:type="character" w:customStyle="1" w:styleId="MahaUpanisad">
    <w:name w:val="Maha Upanisad"/>
    <w:uiPriority w:val="99"/>
  </w:style>
  <w:style w:type="character" w:customStyle="1" w:styleId="MahaUpanisadField">
    <w:name w:val="Maha Upanisad:Field"/>
    <w:uiPriority w:val="99"/>
  </w:style>
  <w:style w:type="character" w:customStyle="1" w:styleId="MahaUpanisadField1">
    <w:name w:val="Maha Upanisad:Field1"/>
    <w:uiPriority w:val="99"/>
  </w:style>
  <w:style w:type="character" w:customStyle="1" w:styleId="MahaUpanisadField2">
    <w:name w:val="Maha Upanisad:Field2"/>
    <w:uiPriority w:val="99"/>
  </w:style>
  <w:style w:type="character" w:customStyle="1" w:styleId="MahaUpanisadField3">
    <w:name w:val="Maha Upanisad:Field3"/>
    <w:uiPriority w:val="99"/>
  </w:style>
  <w:style w:type="character" w:customStyle="1" w:styleId="MahaUpanisadField4">
    <w:name w:val="Maha Upanisad:Field4"/>
    <w:uiPriority w:val="99"/>
  </w:style>
  <w:style w:type="character" w:customStyle="1" w:styleId="Manah-siksa">
    <w:name w:val="Manah-siksa"/>
    <w:uiPriority w:val="99"/>
  </w:style>
  <w:style w:type="character" w:customStyle="1" w:styleId="Manah-siksaField">
    <w:name w:val="Manah-siksa:Field"/>
    <w:uiPriority w:val="99"/>
  </w:style>
  <w:style w:type="character" w:customStyle="1" w:styleId="Manah-siksaField1">
    <w:name w:val="Manah-siksa:Field1"/>
    <w:uiPriority w:val="99"/>
  </w:style>
  <w:style w:type="character" w:customStyle="1" w:styleId="Manah-siksaField2">
    <w:name w:val="Manah-siksa:Field2"/>
    <w:uiPriority w:val="99"/>
  </w:style>
  <w:style w:type="character" w:customStyle="1" w:styleId="Manah-siksaField3">
    <w:name w:val="Manah-siksa:Field3"/>
    <w:uiPriority w:val="99"/>
  </w:style>
  <w:style w:type="character" w:customStyle="1" w:styleId="Manah-siksaField4">
    <w:name w:val="Manah-siksa:Field4"/>
    <w:uiPriority w:val="99"/>
  </w:style>
  <w:style w:type="character" w:customStyle="1" w:styleId="MandukyaUpanisad">
    <w:name w:val="Mandukya Upanisad"/>
    <w:uiPriority w:val="99"/>
  </w:style>
  <w:style w:type="character" w:customStyle="1" w:styleId="MandukyaUpanisadField">
    <w:name w:val="Mandukya Upanisad:Field"/>
    <w:uiPriority w:val="99"/>
  </w:style>
  <w:style w:type="character" w:customStyle="1" w:styleId="MandukyaUpanisadField1">
    <w:name w:val="Mandukya Upanisad:Field1"/>
    <w:uiPriority w:val="99"/>
  </w:style>
  <w:style w:type="character" w:customStyle="1" w:styleId="MandukyaUpanisadField2">
    <w:name w:val="Mandukya Upanisad:Field2"/>
    <w:uiPriority w:val="99"/>
  </w:style>
  <w:style w:type="character" w:customStyle="1" w:styleId="MandukyaUpanisadField3">
    <w:name w:val="Mandukya Upanisad:Field3"/>
    <w:uiPriority w:val="99"/>
  </w:style>
  <w:style w:type="character" w:customStyle="1" w:styleId="MandukyaUpanisadField4">
    <w:name w:val="Mandukya Upanisad:Field4"/>
    <w:uiPriority w:val="99"/>
  </w:style>
  <w:style w:type="character" w:customStyle="1" w:styleId="Manu-samhita">
    <w:name w:val="Manu-samhita"/>
    <w:uiPriority w:val="99"/>
  </w:style>
  <w:style w:type="character" w:customStyle="1" w:styleId="Manu-samhitaField">
    <w:name w:val="Manu-samhita:Field"/>
    <w:uiPriority w:val="99"/>
  </w:style>
  <w:style w:type="character" w:customStyle="1" w:styleId="Manu-samhitaField1">
    <w:name w:val="Manu-samhita:Field1"/>
    <w:uiPriority w:val="99"/>
  </w:style>
  <w:style w:type="character" w:customStyle="1" w:styleId="Manu-samhitaField2">
    <w:name w:val="Manu-samhita:Field2"/>
    <w:uiPriority w:val="99"/>
  </w:style>
  <w:style w:type="character" w:customStyle="1" w:styleId="Manu-samhitaField3">
    <w:name w:val="Manu-samhita:Field3"/>
    <w:uiPriority w:val="99"/>
  </w:style>
  <w:style w:type="character" w:customStyle="1" w:styleId="Manu-samhitaField4">
    <w:name w:val="Manu-samhita:Field4"/>
    <w:uiPriority w:val="99"/>
  </w:style>
  <w:style w:type="character" w:customStyle="1" w:styleId="MathNum">
    <w:name w:val="Math Num"/>
    <w:uiPriority w:val="99"/>
    <w:rPr>
      <w:rFonts w:cs="ScaGoudy"/>
      <w:color w:val="000000"/>
      <w:position w:val="8"/>
      <w:sz w:val="20"/>
      <w:szCs w:val="20"/>
    </w:rPr>
  </w:style>
  <w:style w:type="character" w:customStyle="1" w:styleId="Maya-manusyasya">
    <w:name w:val="Maya-manusyasya"/>
    <w:uiPriority w:val="99"/>
  </w:style>
  <w:style w:type="character" w:customStyle="1" w:styleId="Maya-manusyasyaField">
    <w:name w:val="Maya-manusyasya:Field"/>
    <w:uiPriority w:val="99"/>
  </w:style>
  <w:style w:type="character" w:customStyle="1" w:styleId="Maya-manusyasyaField1">
    <w:name w:val="Maya-manusyasya:Field1"/>
    <w:uiPriority w:val="99"/>
  </w:style>
  <w:style w:type="character" w:customStyle="1" w:styleId="Maya-manusyasyaField2">
    <w:name w:val="Maya-manusyasya:Field2"/>
    <w:uiPriority w:val="99"/>
  </w:style>
  <w:style w:type="character" w:customStyle="1" w:styleId="Maya-manusyasyaField3">
    <w:name w:val="Maya-manusyasya:Field3"/>
    <w:uiPriority w:val="99"/>
  </w:style>
  <w:style w:type="character" w:customStyle="1" w:styleId="Maya-manusyasyaField4">
    <w:name w:val="Maya-manusyasya:Field4"/>
    <w:uiPriority w:val="99"/>
  </w:style>
  <w:style w:type="character" w:customStyle="1" w:styleId="memorableprose">
    <w:name w:val="memorable prose"/>
    <w:uiPriority w:val="99"/>
  </w:style>
  <w:style w:type="character" w:customStyle="1" w:styleId="Memorized">
    <w:name w:val="Memorized"/>
    <w:uiPriority w:val="99"/>
  </w:style>
  <w:style w:type="character" w:customStyle="1" w:styleId="MemorizedPen">
    <w:name w:val="Memorized:Pen"/>
    <w:uiPriority w:val="99"/>
  </w:style>
  <w:style w:type="character" w:customStyle="1" w:styleId="Moksa-dharma">
    <w:name w:val="Moksa-dharma"/>
    <w:uiPriority w:val="99"/>
  </w:style>
  <w:style w:type="character" w:customStyle="1" w:styleId="Moksa-dharmaField">
    <w:name w:val="Moksa-dharma:Field"/>
    <w:uiPriority w:val="99"/>
  </w:style>
  <w:style w:type="character" w:customStyle="1" w:styleId="Moksa-dharmaField1">
    <w:name w:val="Moksa-dharma:Field1"/>
    <w:uiPriority w:val="99"/>
  </w:style>
  <w:style w:type="character" w:customStyle="1" w:styleId="Moksa-dharmaField2">
    <w:name w:val="Moksa-dharma:Field2"/>
    <w:uiPriority w:val="99"/>
  </w:style>
  <w:style w:type="character" w:customStyle="1" w:styleId="Moksa-dharmaField3">
    <w:name w:val="Moksa-dharma:Field3"/>
    <w:uiPriority w:val="99"/>
  </w:style>
  <w:style w:type="character" w:customStyle="1" w:styleId="Moksa-dharmaField4">
    <w:name w:val="Moksa-dharma:Field4"/>
    <w:uiPriority w:val="99"/>
  </w:style>
  <w:style w:type="character" w:customStyle="1" w:styleId="Mukunda-mala-stotra">
    <w:name w:val="Mukunda-mala-stotra"/>
    <w:uiPriority w:val="99"/>
  </w:style>
  <w:style w:type="character" w:customStyle="1" w:styleId="Mukunda-mala-stotraField">
    <w:name w:val="Mukunda-mala-stotra:Field"/>
    <w:uiPriority w:val="99"/>
  </w:style>
  <w:style w:type="character" w:customStyle="1" w:styleId="Mukunda-mala-stotraField1">
    <w:name w:val="Mukunda-mala-stotra:Field1"/>
    <w:uiPriority w:val="99"/>
  </w:style>
  <w:style w:type="character" w:customStyle="1" w:styleId="Mukunda-mala-stotraField2">
    <w:name w:val="Mukunda-mala-stotra:Field2"/>
    <w:uiPriority w:val="99"/>
  </w:style>
  <w:style w:type="character" w:customStyle="1" w:styleId="Mukunda-mala-stotraField3">
    <w:name w:val="Mukunda-mala-stotra:Field3"/>
    <w:uiPriority w:val="99"/>
  </w:style>
  <w:style w:type="character" w:customStyle="1" w:styleId="Mukunda-mala-stotraField4">
    <w:name w:val="Mukunda-mala-stotra:Field4"/>
    <w:uiPriority w:val="99"/>
  </w:style>
  <w:style w:type="character" w:customStyle="1" w:styleId="MundakaUpanisad">
    <w:name w:val="Mundaka Upanisad"/>
    <w:uiPriority w:val="99"/>
  </w:style>
  <w:style w:type="character" w:customStyle="1" w:styleId="MundakaUpanisadField">
    <w:name w:val="Mundaka Upanisad:Field"/>
    <w:uiPriority w:val="99"/>
  </w:style>
  <w:style w:type="character" w:customStyle="1" w:styleId="MundakaUpanisadField1">
    <w:name w:val="Mundaka Upanisad:Field1"/>
    <w:uiPriority w:val="99"/>
  </w:style>
  <w:style w:type="character" w:customStyle="1" w:styleId="MundakaUpanisadField2">
    <w:name w:val="Mundaka Upanisad:Field2"/>
    <w:uiPriority w:val="99"/>
  </w:style>
  <w:style w:type="character" w:customStyle="1" w:styleId="MundakaUpanisadField3">
    <w:name w:val="Mundaka Upanisad:Field3"/>
    <w:uiPriority w:val="99"/>
  </w:style>
  <w:style w:type="character" w:customStyle="1" w:styleId="MundakaUpanisadField4">
    <w:name w:val="Mundaka Upanisad:Field4"/>
    <w:uiPriority w:val="99"/>
  </w:style>
  <w:style w:type="character" w:customStyle="1" w:styleId="Muslimsbad">
    <w:name w:val="Muslims bad"/>
    <w:uiPriority w:val="99"/>
  </w:style>
  <w:style w:type="character" w:customStyle="1" w:styleId="my">
    <w:name w:val="my"/>
    <w:uiPriority w:val="99"/>
  </w:style>
  <w:style w:type="character" w:customStyle="1" w:styleId="myField">
    <w:name w:val="my:Field"/>
    <w:uiPriority w:val="99"/>
  </w:style>
  <w:style w:type="character" w:customStyle="1" w:styleId="myField1">
    <w:name w:val="my:Field1"/>
    <w:uiPriority w:val="99"/>
  </w:style>
  <w:style w:type="character" w:customStyle="1" w:styleId="myField2">
    <w:name w:val="my:Field2"/>
    <w:uiPriority w:val="99"/>
  </w:style>
  <w:style w:type="character" w:customStyle="1" w:styleId="myField3">
    <w:name w:val="my:Field3"/>
    <w:uiPriority w:val="99"/>
  </w:style>
  <w:style w:type="character" w:customStyle="1" w:styleId="myField4">
    <w:name w:val="my:Field4"/>
    <w:uiPriority w:val="99"/>
  </w:style>
  <w:style w:type="character" w:customStyle="1" w:styleId="Nala-naisadha">
    <w:name w:val="Nala-naisadha"/>
    <w:uiPriority w:val="99"/>
  </w:style>
  <w:style w:type="character" w:customStyle="1" w:styleId="Nala-naisadhaField">
    <w:name w:val="Nala-naisadha:Field"/>
    <w:uiPriority w:val="99"/>
  </w:style>
  <w:style w:type="character" w:customStyle="1" w:styleId="Nala-naisadhaField1">
    <w:name w:val="Nala-naisadha:Field1"/>
    <w:uiPriority w:val="99"/>
  </w:style>
  <w:style w:type="character" w:customStyle="1" w:styleId="Nala-naisadhaField2">
    <w:name w:val="Nala-naisadha:Field2"/>
    <w:uiPriority w:val="99"/>
  </w:style>
  <w:style w:type="character" w:customStyle="1" w:styleId="Nala-naisadhaField3">
    <w:name w:val="Nala-naisadha:Field3"/>
    <w:uiPriority w:val="99"/>
  </w:style>
  <w:style w:type="character" w:customStyle="1" w:styleId="Nala-naisadhaField4">
    <w:name w:val="Nala-naisadha:Field4"/>
    <w:uiPriority w:val="99"/>
  </w:style>
  <w:style w:type="character" w:customStyle="1" w:styleId="Namastaka">
    <w:name w:val="Namastaka"/>
    <w:uiPriority w:val="99"/>
  </w:style>
  <w:style w:type="character" w:customStyle="1" w:styleId="NamastakaField">
    <w:name w:val="Namastaka:Field"/>
    <w:uiPriority w:val="99"/>
  </w:style>
  <w:style w:type="character" w:customStyle="1" w:styleId="NamastakaField1">
    <w:name w:val="Namastaka:Field1"/>
    <w:uiPriority w:val="99"/>
  </w:style>
  <w:style w:type="character" w:customStyle="1" w:styleId="NamastakaField2">
    <w:name w:val="Namastaka:Field2"/>
    <w:uiPriority w:val="99"/>
  </w:style>
  <w:style w:type="character" w:customStyle="1" w:styleId="NamastakaField3">
    <w:name w:val="Namastaka:Field3"/>
    <w:uiPriority w:val="99"/>
  </w:style>
  <w:style w:type="character" w:customStyle="1" w:styleId="NamastakaField4">
    <w:name w:val="Namastaka:Field4"/>
    <w:uiPriority w:val="99"/>
  </w:style>
  <w:style w:type="character" w:customStyle="1" w:styleId="Narada-bhakti-sutra">
    <w:name w:val="Narada-bhakti-sutra"/>
    <w:uiPriority w:val="99"/>
  </w:style>
  <w:style w:type="character" w:customStyle="1" w:styleId="Narada-bhakti-sutraField">
    <w:name w:val="Narada-bhakti-sutra:Field"/>
    <w:uiPriority w:val="99"/>
  </w:style>
  <w:style w:type="character" w:customStyle="1" w:styleId="Narada-bhakti-sutraField1">
    <w:name w:val="Narada-bhakti-sutra:Field1"/>
    <w:uiPriority w:val="99"/>
  </w:style>
  <w:style w:type="character" w:customStyle="1" w:styleId="Narada-bhakti-sutraField2">
    <w:name w:val="Narada-bhakti-sutra:Field2"/>
    <w:uiPriority w:val="99"/>
  </w:style>
  <w:style w:type="character" w:customStyle="1" w:styleId="Narada-bhakti-sutraField3">
    <w:name w:val="Narada-bhakti-sutra:Field3"/>
    <w:uiPriority w:val="99"/>
  </w:style>
  <w:style w:type="character" w:customStyle="1" w:styleId="Narada-bhakti-sutraField4">
    <w:name w:val="Narada-bhakti-sutra:Field4"/>
    <w:uiPriority w:val="99"/>
  </w:style>
  <w:style w:type="character" w:customStyle="1" w:styleId="NarayanaMaharaj">
    <w:name w:val="Narayana Maharaj"/>
    <w:uiPriority w:val="99"/>
  </w:style>
  <w:style w:type="character" w:customStyle="1" w:styleId="Narayanatharva-siraUpanisad">
    <w:name w:val="Narayanatharva-sira Upanisad"/>
    <w:uiPriority w:val="99"/>
  </w:style>
  <w:style w:type="character" w:customStyle="1" w:styleId="Narayanatharva-siraUpanisadField">
    <w:name w:val="Narayanatharva-sira Upanisad:Field"/>
    <w:uiPriority w:val="99"/>
  </w:style>
  <w:style w:type="character" w:customStyle="1" w:styleId="Narayanatharva-siraUpanisadField1">
    <w:name w:val="Narayanatharva-sira Upanisad:Field1"/>
    <w:uiPriority w:val="99"/>
  </w:style>
  <w:style w:type="character" w:customStyle="1" w:styleId="Narayanatharva-siraUpanisadField2">
    <w:name w:val="Narayanatharva-sira Upanisad:Field2"/>
    <w:uiPriority w:val="99"/>
  </w:style>
  <w:style w:type="character" w:customStyle="1" w:styleId="Narayanatharva-siraUpanisadField3">
    <w:name w:val="Narayanatharva-sira Upanisad:Field3"/>
    <w:uiPriority w:val="99"/>
  </w:style>
  <w:style w:type="character" w:customStyle="1" w:styleId="Narayanatharva-siraUpanisadField4">
    <w:name w:val="Narayanatharva-sira Upanisad:Field4"/>
    <w:uiPriority w:val="99"/>
  </w:style>
  <w:style w:type="character" w:customStyle="1" w:styleId="NarayanaUpanisad">
    <w:name w:val="Narayana Upanisad"/>
    <w:uiPriority w:val="99"/>
  </w:style>
  <w:style w:type="character" w:customStyle="1" w:styleId="NarayanaUpanisadField">
    <w:name w:val="Narayana Upanisad:Field"/>
    <w:uiPriority w:val="99"/>
  </w:style>
  <w:style w:type="character" w:customStyle="1" w:styleId="NarayanaUpanisadField1">
    <w:name w:val="Narayana Upanisad:Field1"/>
    <w:uiPriority w:val="99"/>
  </w:style>
  <w:style w:type="character" w:customStyle="1" w:styleId="NarayanaUpanisadField2">
    <w:name w:val="Narayana Upanisad:Field2"/>
    <w:uiPriority w:val="99"/>
  </w:style>
  <w:style w:type="character" w:customStyle="1" w:styleId="NarayanaUpanisadField3">
    <w:name w:val="Narayana Upanisad:Field3"/>
    <w:uiPriority w:val="99"/>
  </w:style>
  <w:style w:type="character" w:customStyle="1" w:styleId="NarayanaUpanisadField4">
    <w:name w:val="Narayana Upanisad:Field4"/>
    <w:uiPriority w:val="99"/>
  </w:style>
  <w:style w:type="character" w:customStyle="1" w:styleId="Nataka-candrika">
    <w:name w:val="Nataka-candrika"/>
    <w:uiPriority w:val="99"/>
  </w:style>
  <w:style w:type="character" w:customStyle="1" w:styleId="Nataka-candrikaField">
    <w:name w:val="Nataka-candrika:Field"/>
    <w:uiPriority w:val="99"/>
  </w:style>
  <w:style w:type="character" w:customStyle="1" w:styleId="Nataka-candrikaField1">
    <w:name w:val="Nataka-candrika:Field1"/>
    <w:uiPriority w:val="99"/>
  </w:style>
  <w:style w:type="character" w:customStyle="1" w:styleId="Nataka-candrikaField2">
    <w:name w:val="Nataka-candrika:Field2"/>
    <w:uiPriority w:val="99"/>
  </w:style>
  <w:style w:type="character" w:customStyle="1" w:styleId="Nataka-candrikaField3">
    <w:name w:val="Nataka-candrika:Field3"/>
    <w:uiPriority w:val="99"/>
  </w:style>
  <w:style w:type="character" w:customStyle="1" w:styleId="Nataka-candrikaField4">
    <w:name w:val="Nataka-candrika:Field4"/>
    <w:uiPriority w:val="99"/>
  </w:style>
  <w:style w:type="character" w:customStyle="1" w:styleId="NectarofInstruction">
    <w:name w:val="Nectar of Instruction"/>
    <w:uiPriority w:val="99"/>
  </w:style>
  <w:style w:type="character" w:customStyle="1" w:styleId="NectarofInstructionField">
    <w:name w:val="Nectar of Instruction:Field"/>
    <w:uiPriority w:val="99"/>
  </w:style>
  <w:style w:type="character" w:customStyle="1" w:styleId="NectarofInstructionField1">
    <w:name w:val="Nectar of Instruction:Field1"/>
    <w:uiPriority w:val="99"/>
  </w:style>
  <w:style w:type="character" w:customStyle="1" w:styleId="NectarofInstructionField2">
    <w:name w:val="Nectar of Instruction:Field2"/>
    <w:uiPriority w:val="99"/>
  </w:style>
  <w:style w:type="character" w:customStyle="1" w:styleId="NectarofInstructionField3">
    <w:name w:val="Nectar of Instruction:Field3"/>
    <w:uiPriority w:val="99"/>
  </w:style>
  <w:style w:type="character" w:customStyle="1" w:styleId="NectarofInstructionField4">
    <w:name w:val="Nectar of Instruction:Field4"/>
    <w:uiPriority w:val="99"/>
  </w:style>
  <w:style w:type="character" w:customStyle="1" w:styleId="NewNormal">
    <w:name w:val="New Normal"/>
    <w:uiPriority w:val="99"/>
    <w:rPr>
      <w:rFonts w:cs="ScaGoudy"/>
      <w:b/>
      <w:bCs/>
      <w:strike/>
    </w:rPr>
  </w:style>
  <w:style w:type="character" w:customStyle="1" w:styleId="NewQuoteCharChar">
    <w:name w:val="New Quote Char Char"/>
    <w:uiPriority w:val="99"/>
    <w:rPr>
      <w:rFonts w:cs="ScaGoudy"/>
      <w:color w:val="000000"/>
      <w:sz w:val="18"/>
      <w:szCs w:val="18"/>
    </w:rPr>
  </w:style>
  <w:style w:type="character" w:customStyle="1" w:styleId="NewSlokaNormalChar">
    <w:name w:val="New Sloka Normal Char"/>
    <w:uiPriority w:val="99"/>
    <w:rPr>
      <w:rFonts w:cs="ScaGoudy"/>
      <w:i/>
      <w:iCs/>
      <w:color w:val="000000"/>
      <w:sz w:val="18"/>
      <w:szCs w:val="18"/>
    </w:rPr>
  </w:style>
  <w:style w:type="character" w:customStyle="1" w:styleId="Newto41">
    <w:name w:val="New to 4.1"/>
    <w:uiPriority w:val="99"/>
  </w:style>
  <w:style w:type="character" w:customStyle="1" w:styleId="Newto411">
    <w:name w:val="New to 4.11"/>
    <w:uiPriority w:val="99"/>
  </w:style>
  <w:style w:type="character" w:customStyle="1" w:styleId="Newto411Field">
    <w:name w:val="New to 4.11:Field"/>
    <w:uiPriority w:val="99"/>
  </w:style>
  <w:style w:type="character" w:customStyle="1" w:styleId="Newto411Field1">
    <w:name w:val="New to 4.11:Field1"/>
    <w:uiPriority w:val="99"/>
  </w:style>
  <w:style w:type="character" w:customStyle="1" w:styleId="Newto411Field2">
    <w:name w:val="New to 4.11:Field2"/>
    <w:uiPriority w:val="99"/>
  </w:style>
  <w:style w:type="character" w:customStyle="1" w:styleId="Newto411Field3">
    <w:name w:val="New to 4.11:Field3"/>
    <w:uiPriority w:val="99"/>
  </w:style>
  <w:style w:type="character" w:customStyle="1" w:styleId="Newto411Field4">
    <w:name w:val="New to 4.11:Field4"/>
    <w:uiPriority w:val="99"/>
  </w:style>
  <w:style w:type="character" w:customStyle="1" w:styleId="Newto41Field">
    <w:name w:val="New to 4.1:Field"/>
    <w:uiPriority w:val="99"/>
  </w:style>
  <w:style w:type="character" w:customStyle="1" w:styleId="Newto41Field1">
    <w:name w:val="New to 4.1:Field1"/>
    <w:uiPriority w:val="99"/>
  </w:style>
  <w:style w:type="character" w:customStyle="1" w:styleId="Newto41Field2">
    <w:name w:val="New to 4.1:Field2"/>
    <w:uiPriority w:val="99"/>
  </w:style>
  <w:style w:type="character" w:customStyle="1" w:styleId="Newto41Field3">
    <w:name w:val="New to 4.1:Field3"/>
    <w:uiPriority w:val="99"/>
  </w:style>
  <w:style w:type="character" w:customStyle="1" w:styleId="Newto41Field4">
    <w:name w:val="New to 4.1:Field4"/>
    <w:uiPriority w:val="99"/>
  </w:style>
  <w:style w:type="character" w:customStyle="1" w:styleId="Niti-darpana">
    <w:name w:val="Niti-darpana"/>
    <w:uiPriority w:val="99"/>
  </w:style>
  <w:style w:type="character" w:customStyle="1" w:styleId="Niti-darpanaField">
    <w:name w:val="Niti-darpana:Field"/>
    <w:uiPriority w:val="99"/>
  </w:style>
  <w:style w:type="character" w:customStyle="1" w:styleId="Niti-darpanaField1">
    <w:name w:val="Niti-darpana:Field1"/>
    <w:uiPriority w:val="99"/>
  </w:style>
  <w:style w:type="character" w:customStyle="1" w:styleId="Niti-darpanaField2">
    <w:name w:val="Niti-darpana:Field2"/>
    <w:uiPriority w:val="99"/>
  </w:style>
  <w:style w:type="character" w:customStyle="1" w:styleId="Niti-darpanaField3">
    <w:name w:val="Niti-darpana:Field3"/>
    <w:uiPriority w:val="99"/>
  </w:style>
  <w:style w:type="character" w:customStyle="1" w:styleId="Niti-darpanaField4">
    <w:name w:val="Niti-darpana:Field4"/>
    <w:uiPriority w:val="99"/>
  </w:style>
  <w:style w:type="character" w:customStyle="1" w:styleId="NoIndentChar">
    <w:name w:val="NoIndent Char"/>
    <w:uiPriority w:val="99"/>
    <w:rPr>
      <w:rFonts w:ascii="Tamal" w:hAnsi="Tamal" w:cs="Tamal"/>
    </w:rPr>
  </w:style>
  <w:style w:type="character" w:customStyle="1" w:styleId="nonews">
    <w:name w:val="no news"/>
    <w:uiPriority w:val="99"/>
  </w:style>
  <w:style w:type="character" w:customStyle="1" w:styleId="non-Italic">
    <w:name w:val="non-Italic"/>
    <w:uiPriority w:val="99"/>
  </w:style>
  <w:style w:type="character" w:customStyle="1" w:styleId="NoParagraphStyleChar">
    <w:name w:val="[No Paragraph Style] Char"/>
    <w:uiPriority w:val="99"/>
    <w:rPr>
      <w:color w:val="000000"/>
    </w:rPr>
  </w:style>
  <w:style w:type="character" w:customStyle="1" w:styleId="NoteChar">
    <w:name w:val="Note:Char"/>
    <w:uiPriority w:val="99"/>
  </w:style>
  <w:style w:type="character" w:customStyle="1" w:styleId="NoteCharChar">
    <w:name w:val="Note:Char:Char"/>
    <w:uiPriority w:val="99"/>
  </w:style>
  <w:style w:type="character" w:customStyle="1" w:styleId="NoteCharCharChar">
    <w:name w:val="Note:Char:Char:Char"/>
    <w:uiPriority w:val="99"/>
  </w:style>
  <w:style w:type="character" w:customStyle="1" w:styleId="NoteCharCharCharChar">
    <w:name w:val="Note:Char:Char:Char:Char"/>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Num">
    <w:name w:val="Note Num"/>
    <w:uiPriority w:val="99"/>
    <w:rPr>
      <w:rFonts w:cs="ScaGoudy"/>
      <w:b/>
      <w:bCs/>
      <w:color w:val="FF0000"/>
      <w:position w:val="8"/>
      <w:sz w:val="20"/>
      <w:szCs w:val="20"/>
      <w:u w:val="single"/>
    </w:rPr>
  </w:style>
  <w:style w:type="character" w:customStyle="1" w:styleId="Nrsimha-tapani">
    <w:name w:val="Nrsimha-tapani"/>
    <w:uiPriority w:val="99"/>
  </w:style>
  <w:style w:type="character" w:customStyle="1" w:styleId="Nrsimha-tapaniField">
    <w:name w:val="Nrsimha-tapani:Field"/>
    <w:uiPriority w:val="99"/>
  </w:style>
  <w:style w:type="character" w:customStyle="1" w:styleId="Nrsimha-tapaniField1">
    <w:name w:val="Nrsimha-tapani:Field1"/>
    <w:uiPriority w:val="99"/>
  </w:style>
  <w:style w:type="character" w:customStyle="1" w:styleId="Nrsimha-tapaniField2">
    <w:name w:val="Nrsimha-tapani:Field2"/>
    <w:uiPriority w:val="99"/>
  </w:style>
  <w:style w:type="character" w:customStyle="1" w:styleId="Nrsimha-tapaniField3">
    <w:name w:val="Nrsimha-tapani:Field3"/>
    <w:uiPriority w:val="99"/>
  </w:style>
  <w:style w:type="character" w:customStyle="1" w:styleId="Nrsimha-tapaniField4">
    <w:name w:val="Nrsimha-tapani:Field4"/>
    <w:uiPriority w:val="99"/>
  </w:style>
  <w:style w:type="character" w:customStyle="1" w:styleId="NumberingSymbols">
    <w:name w:val="Numbering Symbols"/>
    <w:uiPriority w:val="99"/>
  </w:style>
  <w:style w:type="character" w:customStyle="1" w:styleId="Nyaya-sutra">
    <w:name w:val="Nyaya-sutra"/>
    <w:uiPriority w:val="99"/>
  </w:style>
  <w:style w:type="character" w:customStyle="1" w:styleId="Nyaya-sutraField">
    <w:name w:val="Nyaya-sutra:Field"/>
    <w:uiPriority w:val="99"/>
  </w:style>
  <w:style w:type="character" w:customStyle="1" w:styleId="Nyaya-sutraField1">
    <w:name w:val="Nyaya-sutra:Field1"/>
    <w:uiPriority w:val="99"/>
  </w:style>
  <w:style w:type="character" w:customStyle="1" w:styleId="Nyaya-sutraField2">
    <w:name w:val="Nyaya-sutra:Field2"/>
    <w:uiPriority w:val="99"/>
  </w:style>
  <w:style w:type="character" w:customStyle="1" w:styleId="Nyaya-sutraField3">
    <w:name w:val="Nyaya-sutra:Field3"/>
    <w:uiPriority w:val="99"/>
  </w:style>
  <w:style w:type="character" w:customStyle="1" w:styleId="Nyaya-sutraField4">
    <w:name w:val="Nyaya-sutra:Field4"/>
    <w:uiPriority w:val="99"/>
  </w:style>
  <w:style w:type="character" w:customStyle="1" w:styleId="okina">
    <w:name w:val="okina"/>
    <w:uiPriority w:val="99"/>
  </w:style>
  <w:style w:type="character" w:customStyle="1" w:styleId="omniscience">
    <w:name w:val="omniscience"/>
    <w:uiPriority w:val="99"/>
  </w:style>
  <w:style w:type="character" w:customStyle="1" w:styleId="Optional">
    <w:name w:val="Optional"/>
    <w:uiPriority w:val="99"/>
  </w:style>
  <w:style w:type="character" w:customStyle="1" w:styleId="Optional6">
    <w:name w:val="Optional6"/>
    <w:uiPriority w:val="99"/>
    <w:rPr>
      <w:rFonts w:ascii="Times New Roman" w:hAnsi="Times New Roman" w:cs="Times New Roman"/>
      <w:color w:val="000000"/>
    </w:rPr>
  </w:style>
  <w:style w:type="character" w:customStyle="1" w:styleId="Optional1">
    <w:name w:val="Optional1"/>
    <w:uiPriority w:val="99"/>
  </w:style>
  <w:style w:type="character" w:customStyle="1" w:styleId="Optional2">
    <w:name w:val="Optional2"/>
    <w:uiPriority w:val="99"/>
  </w:style>
  <w:style w:type="character" w:customStyle="1" w:styleId="Optional3">
    <w:name w:val="Optional3"/>
    <w:uiPriority w:val="99"/>
  </w:style>
  <w:style w:type="character" w:customStyle="1" w:styleId="Optional4">
    <w:name w:val="Optional4"/>
    <w:uiPriority w:val="99"/>
    <w:rPr>
      <w:rFonts w:ascii="Times New Roman" w:hAnsi="Times New Roman" w:cs="Times New Roman"/>
      <w:color w:val="000000"/>
    </w:rPr>
  </w:style>
  <w:style w:type="character" w:customStyle="1" w:styleId="Optional5">
    <w:name w:val="Optional5"/>
    <w:uiPriority w:val="99"/>
    <w:rPr>
      <w:rFonts w:ascii="Times New Roman" w:hAnsi="Times New Roman" w:cs="Times New Roman"/>
      <w:color w:val="000000"/>
    </w:rPr>
  </w:style>
  <w:style w:type="character" w:customStyle="1" w:styleId="OptionalField">
    <w:name w:val="Optional :Field"/>
    <w:uiPriority w:val="99"/>
  </w:style>
  <w:style w:type="character" w:customStyle="1" w:styleId="OptionalField1">
    <w:name w:val="Optional :Field1"/>
    <w:uiPriority w:val="99"/>
  </w:style>
  <w:style w:type="character" w:customStyle="1" w:styleId="PadmaPurana">
    <w:name w:val="Padma Purana"/>
    <w:uiPriority w:val="99"/>
  </w:style>
  <w:style w:type="character" w:customStyle="1" w:styleId="PadmaPurana11">
    <w:name w:val="Padma Purana11"/>
    <w:aliases w:val="Uttara-khanda1"/>
    <w:uiPriority w:val="99"/>
  </w:style>
  <w:style w:type="character" w:customStyle="1" w:styleId="PadmaPurana12">
    <w:name w:val="Padma Purana12"/>
    <w:aliases w:val="Uttara-khanda8"/>
    <w:uiPriority w:val="99"/>
  </w:style>
  <w:style w:type="character" w:customStyle="1" w:styleId="PadmaPurana13">
    <w:name w:val="Padma Purana13"/>
    <w:aliases w:val="Uttara-khanda11"/>
    <w:uiPriority w:val="99"/>
  </w:style>
  <w:style w:type="character" w:customStyle="1" w:styleId="PadmaPurana14">
    <w:name w:val="Padma Purana14"/>
    <w:aliases w:val="Uttara-khanda81"/>
    <w:uiPriority w:val="99"/>
  </w:style>
  <w:style w:type="character" w:customStyle="1" w:styleId="PadmaPurana15">
    <w:name w:val="Padma Purana15"/>
    <w:aliases w:val="Uttara-khanda10"/>
    <w:uiPriority w:val="99"/>
  </w:style>
  <w:style w:type="character" w:customStyle="1" w:styleId="PadmaPurana16">
    <w:name w:val="Padma Purana16"/>
    <w:aliases w:val="Uttara-khanda15"/>
    <w:uiPriority w:val="99"/>
  </w:style>
  <w:style w:type="character" w:customStyle="1" w:styleId="PadmaPurana1">
    <w:name w:val="Padma Purana1"/>
    <w:aliases w:val="Uttara-khanda20"/>
    <w:uiPriority w:val="99"/>
  </w:style>
  <w:style w:type="character" w:customStyle="1" w:styleId="PadmaPurana110">
    <w:name w:val="Padma Purana110"/>
    <w:aliases w:val="Uttara-khanda110"/>
    <w:uiPriority w:val="99"/>
  </w:style>
  <w:style w:type="character" w:customStyle="1" w:styleId="PadmaPurana19">
    <w:name w:val="Padma Purana19"/>
    <w:aliases w:val="Uttara-khanda101"/>
    <w:uiPriority w:val="99"/>
  </w:style>
  <w:style w:type="character" w:customStyle="1" w:styleId="PadmaPurana18">
    <w:name w:val="Padma Purana18"/>
    <w:aliases w:val="Uttara-khanda16"/>
    <w:uiPriority w:val="99"/>
  </w:style>
  <w:style w:type="character" w:customStyle="1" w:styleId="PadmaPurana17">
    <w:name w:val="Padma Purana17"/>
    <w:aliases w:val="Uttara-khanda82"/>
    <w:uiPriority w:val="99"/>
  </w:style>
  <w:style w:type="character" w:customStyle="1" w:styleId="PadmaPurana2">
    <w:name w:val="Padma Purana2"/>
    <w:aliases w:val="Uttara-khanda2"/>
    <w:uiPriority w:val="99"/>
  </w:style>
  <w:style w:type="character" w:customStyle="1" w:styleId="PadmaPurana3">
    <w:name w:val="Padma Purana3"/>
    <w:aliases w:val="Uttara-khanda4"/>
    <w:uiPriority w:val="99"/>
  </w:style>
  <w:style w:type="character" w:customStyle="1" w:styleId="PadmaPurana4">
    <w:name w:val="Padma Purana4"/>
    <w:aliases w:val="Uttara-khanda6"/>
    <w:uiPriority w:val="99"/>
  </w:style>
  <w:style w:type="character" w:customStyle="1" w:styleId="PadmaPurana5">
    <w:name w:val="Padma Purana5"/>
    <w:aliases w:val="Uttara-khanda:Field1"/>
    <w:uiPriority w:val="99"/>
  </w:style>
  <w:style w:type="character" w:customStyle="1" w:styleId="PadmaPurana6">
    <w:name w:val="Padma Purana6"/>
    <w:aliases w:val="Uttara-khanda9"/>
    <w:uiPriority w:val="99"/>
    <w:rPr>
      <w:rFonts w:ascii="Times New Roman" w:hAnsi="Times New Roman" w:cs="Times New Roman"/>
      <w:color w:val="000000"/>
    </w:rPr>
  </w:style>
  <w:style w:type="character" w:customStyle="1" w:styleId="PadmaPurana7">
    <w:name w:val="Padma Purana7"/>
    <w:aliases w:val="Uttara-khanda:Field2"/>
    <w:uiPriority w:val="99"/>
  </w:style>
  <w:style w:type="character" w:customStyle="1" w:styleId="PadmaPurana8">
    <w:name w:val="Padma Purana8"/>
    <w:aliases w:val="Uttara-khanda14"/>
    <w:uiPriority w:val="99"/>
    <w:rPr>
      <w:rFonts w:ascii="Times New Roman" w:hAnsi="Times New Roman" w:cs="Times New Roman"/>
      <w:color w:val="000000"/>
    </w:rPr>
  </w:style>
  <w:style w:type="character" w:customStyle="1" w:styleId="PadmaPuranaField">
    <w:name w:val="Padma Purana:Field"/>
    <w:uiPriority w:val="99"/>
  </w:style>
  <w:style w:type="character" w:customStyle="1" w:styleId="PadmaPuranaField1">
    <w:name w:val="Padma Purana:Field1"/>
    <w:uiPriority w:val="99"/>
  </w:style>
  <w:style w:type="character" w:customStyle="1" w:styleId="PadmaPuranaField2">
    <w:name w:val="Padma Purana:Field2"/>
    <w:uiPriority w:val="99"/>
  </w:style>
  <w:style w:type="character" w:customStyle="1" w:styleId="PadmaPuranaField3">
    <w:name w:val="Padma Purana:Field3"/>
    <w:uiPriority w:val="99"/>
  </w:style>
  <w:style w:type="character" w:customStyle="1" w:styleId="PadmaPuranaField4">
    <w:name w:val="Padma Purana:Field4"/>
    <w:uiPriority w:val="99"/>
  </w:style>
  <w:style w:type="character" w:customStyle="1" w:styleId="PadmaPurana10">
    <w:name w:val="Padma Purana10"/>
    <w:aliases w:val="Uttara-khanda19"/>
    <w:uiPriority w:val="99"/>
    <w:rPr>
      <w:rFonts w:ascii="Times New Roman" w:hAnsi="Times New Roman" w:cs="Times New Roman"/>
      <w:color w:val="000000"/>
    </w:rPr>
  </w:style>
  <w:style w:type="character" w:customStyle="1" w:styleId="Padmottara-khanda">
    <w:name w:val="Padmottara-khanda"/>
    <w:uiPriority w:val="99"/>
  </w:style>
  <w:style w:type="character" w:customStyle="1" w:styleId="Padmottara-khandaField">
    <w:name w:val="Padmottara-khanda:Field"/>
    <w:uiPriority w:val="99"/>
  </w:style>
  <w:style w:type="character" w:customStyle="1" w:styleId="Padmottara-khandaField1">
    <w:name w:val="Padmottara-khanda:Field1"/>
    <w:uiPriority w:val="99"/>
  </w:style>
  <w:style w:type="character" w:customStyle="1" w:styleId="Padmottara-khandaField2">
    <w:name w:val="Padmottara-khanda:Field2"/>
    <w:uiPriority w:val="99"/>
  </w:style>
  <w:style w:type="character" w:customStyle="1" w:styleId="Padmottara-khandaField3">
    <w:name w:val="Padmottara-khanda:Field3"/>
    <w:uiPriority w:val="99"/>
  </w:style>
  <w:style w:type="character" w:customStyle="1" w:styleId="Padmottara-khandaField4">
    <w:name w:val="Padmottara-khanda:Field4"/>
    <w:uiPriority w:val="99"/>
  </w:style>
  <w:style w:type="character" w:customStyle="1" w:styleId="Padyavali">
    <w:name w:val="Padyavali"/>
    <w:uiPriority w:val="99"/>
  </w:style>
  <w:style w:type="character" w:customStyle="1" w:styleId="PadyavaliField">
    <w:name w:val="Padyavali:Field"/>
    <w:uiPriority w:val="99"/>
  </w:style>
  <w:style w:type="character" w:customStyle="1" w:styleId="PadyavaliField1">
    <w:name w:val="Padyavali:Field1"/>
    <w:uiPriority w:val="99"/>
  </w:style>
  <w:style w:type="character" w:customStyle="1" w:styleId="PadyavaliField2">
    <w:name w:val="Padyavali:Field2"/>
    <w:uiPriority w:val="99"/>
  </w:style>
  <w:style w:type="character" w:customStyle="1" w:styleId="PadyavaliField3">
    <w:name w:val="Padyavali:Field3"/>
    <w:uiPriority w:val="99"/>
  </w:style>
  <w:style w:type="character" w:customStyle="1" w:styleId="PadyavaliField4">
    <w:name w:val="Padyavali:Field4"/>
    <w:uiPriority w:val="99"/>
  </w:style>
  <w:style w:type="character" w:styleId="PageNumber">
    <w:name w:val="page number"/>
    <w:basedOn w:val="DefaultParagraphFont"/>
    <w:uiPriority w:val="99"/>
  </w:style>
  <w:style w:type="character" w:customStyle="1" w:styleId="Paintings">
    <w:name w:val="Paintings"/>
    <w:uiPriority w:val="99"/>
  </w:style>
  <w:style w:type="character" w:customStyle="1" w:styleId="PancadasiCitradipa">
    <w:name w:val="Pancadasi Citradipa"/>
    <w:uiPriority w:val="99"/>
  </w:style>
  <w:style w:type="character" w:customStyle="1" w:styleId="PancadasiCitradipaField">
    <w:name w:val="Pancadasi Citradipa:Field"/>
    <w:uiPriority w:val="99"/>
  </w:style>
  <w:style w:type="character" w:customStyle="1" w:styleId="PancadasiCitradipaField1">
    <w:name w:val="Pancadasi Citradipa:Field1"/>
    <w:uiPriority w:val="99"/>
  </w:style>
  <w:style w:type="character" w:customStyle="1" w:styleId="PancadasiCitradipaField2">
    <w:name w:val="Pancadasi Citradipa:Field2"/>
    <w:uiPriority w:val="99"/>
  </w:style>
  <w:style w:type="character" w:customStyle="1" w:styleId="PancadasiCitradipaField3">
    <w:name w:val="Pancadasi Citradipa:Field3"/>
    <w:uiPriority w:val="99"/>
  </w:style>
  <w:style w:type="character" w:customStyle="1" w:styleId="PancadasiCitradipaField4">
    <w:name w:val="Pancadasi Citradipa:Field4"/>
    <w:uiPriority w:val="99"/>
  </w:style>
  <w:style w:type="character" w:customStyle="1" w:styleId="Paninissutras">
    <w:name w:val="Panini's sutras"/>
    <w:uiPriority w:val="99"/>
  </w:style>
  <w:style w:type="character" w:customStyle="1" w:styleId="PaninissutrasField">
    <w:name w:val="Panini's sutras:Field"/>
    <w:uiPriority w:val="99"/>
  </w:style>
  <w:style w:type="character" w:customStyle="1" w:styleId="PaninissutrasField1">
    <w:name w:val="Panini's sutras:Field1"/>
    <w:uiPriority w:val="99"/>
  </w:style>
  <w:style w:type="character" w:customStyle="1" w:styleId="PaninissutrasField2">
    <w:name w:val="Panini's sutras:Field2"/>
    <w:uiPriority w:val="99"/>
  </w:style>
  <w:style w:type="character" w:customStyle="1" w:styleId="PaninissutrasField3">
    <w:name w:val="Panini's sutras:Field3"/>
    <w:uiPriority w:val="99"/>
  </w:style>
  <w:style w:type="character" w:customStyle="1" w:styleId="PaninissutrasField4">
    <w:name w:val="Panini's sutras:Field4"/>
    <w:uiPriority w:val="99"/>
  </w:style>
  <w:style w:type="character" w:customStyle="1" w:styleId="Participant">
    <w:name w:val="Participant"/>
    <w:uiPriority w:val="99"/>
  </w:style>
  <w:style w:type="character" w:customStyle="1" w:styleId="ParticipantField">
    <w:name w:val="Participant:Field"/>
    <w:uiPriority w:val="99"/>
  </w:style>
  <w:style w:type="character" w:customStyle="1" w:styleId="ParticipantField1">
    <w:name w:val="Participant:Field1"/>
    <w:uiPriority w:val="99"/>
  </w:style>
  <w:style w:type="character" w:customStyle="1" w:styleId="ParticipantField2">
    <w:name w:val="Participant:Field2"/>
    <w:uiPriority w:val="99"/>
  </w:style>
  <w:style w:type="character" w:customStyle="1" w:styleId="ParticipantField3">
    <w:name w:val="Participant:Field3"/>
    <w:uiPriority w:val="99"/>
  </w:style>
  <w:style w:type="character" w:customStyle="1" w:styleId="ParticipantField4">
    <w:name w:val="Participant:Field4"/>
    <w:uiPriority w:val="99"/>
  </w:style>
  <w:style w:type="character" w:customStyle="1" w:styleId="Place">
    <w:name w:val="Place"/>
    <w:uiPriority w:val="99"/>
  </w:style>
  <w:style w:type="character" w:customStyle="1" w:styleId="PlaceField">
    <w:name w:val="Place:Field"/>
    <w:uiPriority w:val="99"/>
  </w:style>
  <w:style w:type="character" w:customStyle="1" w:styleId="PlaceField1">
    <w:name w:val="Place:Field1"/>
    <w:uiPriority w:val="99"/>
  </w:style>
  <w:style w:type="character" w:customStyle="1" w:styleId="PlaceField2">
    <w:name w:val="Place:Field2"/>
    <w:uiPriority w:val="99"/>
  </w:style>
  <w:style w:type="character" w:customStyle="1" w:styleId="PlaceField3">
    <w:name w:val="Place:Field3"/>
    <w:uiPriority w:val="99"/>
  </w:style>
  <w:style w:type="character" w:customStyle="1" w:styleId="PlaceField4">
    <w:name w:val="Place:Field4"/>
    <w:uiPriority w:val="99"/>
  </w:style>
  <w:style w:type="character" w:styleId="PlaceholderText">
    <w:name w:val="Placeholder Text"/>
    <w:basedOn w:val="DefaultParagraphFont"/>
    <w:uiPriority w:val="99"/>
    <w:rPr>
      <w:color w:val="808080"/>
    </w:rPr>
  </w:style>
  <w:style w:type="character" w:customStyle="1" w:styleId="Popup0">
    <w:name w:val="Popup"/>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stbody1">
    <w:name w:val="postbody1"/>
    <w:uiPriority w:val="99"/>
    <w:rPr>
      <w:sz w:val="18"/>
      <w:szCs w:val="18"/>
    </w:rPr>
  </w:style>
  <w:style w:type="character" w:customStyle="1" w:styleId="Prarthana">
    <w:name w:val="Prarthana"/>
    <w:uiPriority w:val="99"/>
  </w:style>
  <w:style w:type="character" w:customStyle="1" w:styleId="PrarthanaField">
    <w:name w:val="Prarthana:Field"/>
    <w:uiPriority w:val="99"/>
  </w:style>
  <w:style w:type="character" w:customStyle="1" w:styleId="PrarthanaField1">
    <w:name w:val="Prarthana:Field1"/>
    <w:uiPriority w:val="99"/>
  </w:style>
  <w:style w:type="character" w:customStyle="1" w:styleId="PrarthanaField2">
    <w:name w:val="Prarthana:Field2"/>
    <w:uiPriority w:val="99"/>
  </w:style>
  <w:style w:type="character" w:customStyle="1" w:styleId="PrarthanaField3">
    <w:name w:val="Prarthana:Field3"/>
    <w:uiPriority w:val="99"/>
  </w:style>
  <w:style w:type="character" w:customStyle="1" w:styleId="PrarthanaField4">
    <w:name w:val="Prarthana:Field4"/>
    <w:uiPriority w:val="99"/>
  </w:style>
  <w:style w:type="character" w:customStyle="1" w:styleId="PrasnaUpanisad">
    <w:name w:val="Prasna Upanisad"/>
    <w:uiPriority w:val="99"/>
  </w:style>
  <w:style w:type="character" w:customStyle="1" w:styleId="PrasnaUpanisadField">
    <w:name w:val="Prasna Upanisad:Field"/>
    <w:uiPriority w:val="99"/>
  </w:style>
  <w:style w:type="character" w:customStyle="1" w:styleId="PrasnaUpanisadField1">
    <w:name w:val="Prasna Upanisad:Field1"/>
    <w:uiPriority w:val="99"/>
  </w:style>
  <w:style w:type="character" w:customStyle="1" w:styleId="PrasnaUpanisadField2">
    <w:name w:val="Prasna Upanisad:Field2"/>
    <w:uiPriority w:val="99"/>
  </w:style>
  <w:style w:type="character" w:customStyle="1" w:styleId="PrasnaUpanisadField3">
    <w:name w:val="Prasna Upanisad:Field3"/>
    <w:uiPriority w:val="99"/>
  </w:style>
  <w:style w:type="character" w:customStyle="1" w:styleId="PrasnaUpanisadField4">
    <w:name w:val="Prasna Upanisad:Field4"/>
    <w:uiPriority w:val="99"/>
  </w:style>
  <w:style w:type="character" w:customStyle="1" w:styleId="Prathama-Caitanyastaka">
    <w:name w:val="Prathama-Caitanyastaka"/>
    <w:uiPriority w:val="99"/>
  </w:style>
  <w:style w:type="character" w:customStyle="1" w:styleId="Prathama-CaitanyastakaField">
    <w:name w:val="Prathama-Caitanyastaka:Field"/>
    <w:uiPriority w:val="99"/>
  </w:style>
  <w:style w:type="character" w:customStyle="1" w:styleId="Prathama-CaitanyastakaField1">
    <w:name w:val="Prathama-Caitanyastaka:Field1"/>
    <w:uiPriority w:val="99"/>
  </w:style>
  <w:style w:type="character" w:customStyle="1" w:styleId="Prathama-CaitanyastakaField2">
    <w:name w:val="Prathama-Caitanyastaka:Field2"/>
    <w:uiPriority w:val="99"/>
  </w:style>
  <w:style w:type="character" w:customStyle="1" w:styleId="Prathama-CaitanyastakaField3">
    <w:name w:val="Prathama-Caitanyastaka:Field3"/>
    <w:uiPriority w:val="99"/>
  </w:style>
  <w:style w:type="character" w:customStyle="1" w:styleId="Prathama-CaitanyastakaField4">
    <w:name w:val="Prathama-Caitanyastaka:Field4"/>
    <w:uiPriority w:val="99"/>
  </w:style>
  <w:style w:type="character" w:customStyle="1" w:styleId="Priti-sandarbha">
    <w:name w:val="Priti-sandarbha"/>
    <w:uiPriority w:val="99"/>
  </w:style>
  <w:style w:type="character" w:customStyle="1" w:styleId="Priti-sandarbhaField">
    <w:name w:val="Priti-sandarbha:Field"/>
    <w:uiPriority w:val="99"/>
  </w:style>
  <w:style w:type="character" w:customStyle="1" w:styleId="Priti-sandarbhaField1">
    <w:name w:val="Priti-sandarbha:Field1"/>
    <w:uiPriority w:val="99"/>
  </w:style>
  <w:style w:type="character" w:customStyle="1" w:styleId="Priti-sandarbhaField2">
    <w:name w:val="Priti-sandarbha:Field2"/>
    <w:uiPriority w:val="99"/>
  </w:style>
  <w:style w:type="character" w:customStyle="1" w:styleId="Priti-sandarbhaField3">
    <w:name w:val="Priti-sandarbha:Field3"/>
    <w:uiPriority w:val="99"/>
  </w:style>
  <w:style w:type="character" w:customStyle="1" w:styleId="Priti-sandarbhaField4">
    <w:name w:val="Priti-sandarbha:Field4"/>
    <w:uiPriority w:val="99"/>
  </w:style>
  <w:style w:type="character" w:customStyle="1" w:styleId="productdetailsvalues">
    <w:name w:val="product_details_values"/>
    <w:uiPriority w:val="99"/>
    <w:rPr>
      <w:color w:val="000000"/>
    </w:rPr>
  </w:style>
  <w:style w:type="character" w:customStyle="1" w:styleId="Purva-mimamsa-sutra">
    <w:name w:val="Purva-mimamsa-sutra"/>
    <w:uiPriority w:val="99"/>
  </w:style>
  <w:style w:type="character" w:customStyle="1" w:styleId="Purva-mimamsa-sutraField">
    <w:name w:val="Purva-mimamsa-sutra:Field"/>
    <w:uiPriority w:val="99"/>
  </w:style>
  <w:style w:type="character" w:customStyle="1" w:styleId="Purva-mimamsa-sutraField1">
    <w:name w:val="Purva-mimamsa-sutra:Field1"/>
    <w:uiPriority w:val="99"/>
  </w:style>
  <w:style w:type="character" w:customStyle="1" w:styleId="Purva-mimamsa-sutraField2">
    <w:name w:val="Purva-mimamsa-sutra:Field2"/>
    <w:uiPriority w:val="99"/>
  </w:style>
  <w:style w:type="character" w:customStyle="1" w:styleId="Purva-mimamsa-sutraField3">
    <w:name w:val="Purva-mimamsa-sutra:Field3"/>
    <w:uiPriority w:val="99"/>
  </w:style>
  <w:style w:type="character" w:customStyle="1" w:styleId="Purva-mimamsa-sutraField4">
    <w:name w:val="Purva-mimamsa-sutra:Field4"/>
    <w:uiPriority w:val="99"/>
  </w:style>
  <w:style w:type="character" w:customStyle="1" w:styleId="querytopv3t42">
    <w:name w:val="query_top_v3 t42"/>
    <w:uiPriority w:val="99"/>
    <w:rPr>
      <w:color w:val="000000"/>
    </w:rPr>
  </w:style>
  <w:style w:type="character" w:customStyle="1" w:styleId="QUESTION">
    <w:name w:val="QUESTION"/>
    <w:uiPriority w:val="99"/>
    <w:rPr>
      <w:rFonts w:cs="ScaGoudy"/>
      <w:b/>
      <w:bCs/>
      <w:sz w:val="36"/>
      <w:szCs w:val="36"/>
    </w:rPr>
  </w:style>
  <w:style w:type="character" w:customStyle="1" w:styleId="quotableverses">
    <w:name w:val="quotable verses"/>
    <w:uiPriority w:val="99"/>
  </w:style>
  <w:style w:type="character" w:customStyle="1" w:styleId="Quotation">
    <w:name w:val="Quotation"/>
    <w:uiPriority w:val="99"/>
  </w:style>
  <w:style w:type="character" w:customStyle="1" w:styleId="QuoteCharChar0">
    <w:name w:val="Quote Char:Char"/>
    <w:uiPriority w:val="99"/>
    <w:rPr>
      <w:rFonts w:ascii="Rama Garamond Plus" w:hAnsi="Rama Garamond Plus" w:cs="Rama Garamond Plus"/>
      <w:i/>
      <w:iCs/>
      <w:color w:val="000000"/>
      <w:sz w:val="20"/>
      <w:szCs w:val="20"/>
    </w:rPr>
  </w:style>
  <w:style w:type="character" w:customStyle="1" w:styleId="QuoteChar1">
    <w:name w:val="Quote Char1"/>
    <w:uiPriority w:val="99"/>
    <w:rPr>
      <w:rFonts w:ascii="Rama-Palatino" w:hAnsi="Rama-Palatino" w:cs="Rama-Palatino"/>
      <w:color w:val="000000"/>
    </w:rPr>
  </w:style>
  <w:style w:type="character" w:customStyle="1" w:styleId="QuoteChar2">
    <w:name w:val="Quote Char2"/>
    <w:uiPriority w:val="99"/>
    <w:rPr>
      <w:rFonts w:ascii="Rama-Palatino" w:hAnsi="Rama-Palatino" w:cs="Rama-Palatino"/>
      <w:color w:val="000000"/>
    </w:rPr>
  </w:style>
  <w:style w:type="character" w:customStyle="1" w:styleId="QuoteCharCharChar0">
    <w:name w:val="Quote Char:Char:Char"/>
    <w:uiPriority w:val="99"/>
    <w:rPr>
      <w:rFonts w:ascii="Rama-Palatino  Palatino" w:hAnsi="Rama-Palatino  Palatino" w:cs="Rama-Palatino  Palatino"/>
      <w:color w:val="000000"/>
    </w:rPr>
  </w:style>
  <w:style w:type="character" w:customStyle="1" w:styleId="QuoteCharCharChar1">
    <w:name w:val="Quote Char Char:Char"/>
    <w:uiPriority w:val="99"/>
    <w:rPr>
      <w:rFonts w:ascii="Rama-Palatino" w:hAnsi="Rama-Palatino" w:cs="Rama-Palatino"/>
      <w:color w:val="000000"/>
    </w:rPr>
  </w:style>
  <w:style w:type="character" w:customStyle="1" w:styleId="QuoteCharCharCharChar">
    <w:name w:val="Quote Char Char Char:Char"/>
    <w:uiPriority w:val="99"/>
    <w:rPr>
      <w:rFonts w:ascii="Rama-Palatino" w:hAnsi="Rama-Palatino" w:cs="Rama-Palatino"/>
      <w:color w:val="000000"/>
    </w:rPr>
  </w:style>
  <w:style w:type="character" w:customStyle="1" w:styleId="Raghu-vamsa">
    <w:name w:val="Raghu-vamsa"/>
    <w:uiPriority w:val="99"/>
  </w:style>
  <w:style w:type="character" w:customStyle="1" w:styleId="Raghu-vamsaField">
    <w:name w:val="Raghu-vamsa:Field"/>
    <w:uiPriority w:val="99"/>
  </w:style>
  <w:style w:type="character" w:customStyle="1" w:styleId="Raghu-vamsaField1">
    <w:name w:val="Raghu-vamsa:Field1"/>
    <w:uiPriority w:val="99"/>
  </w:style>
  <w:style w:type="character" w:customStyle="1" w:styleId="Raghu-vamsaField2">
    <w:name w:val="Raghu-vamsa:Field2"/>
    <w:uiPriority w:val="99"/>
  </w:style>
  <w:style w:type="character" w:customStyle="1" w:styleId="Raghu-vamsaField3">
    <w:name w:val="Raghu-vamsa:Field3"/>
    <w:uiPriority w:val="99"/>
  </w:style>
  <w:style w:type="character" w:customStyle="1" w:styleId="Raghu-vamsaField4">
    <w:name w:val="Raghu-vamsa:Field4"/>
    <w:uiPriority w:val="99"/>
  </w:style>
  <w:style w:type="character" w:customStyle="1" w:styleId="RamachandraLila">
    <w:name w:val="Ramachandra Lila"/>
    <w:uiPriority w:val="99"/>
  </w:style>
  <w:style w:type="character" w:customStyle="1" w:styleId="RamachandraLilaPen">
    <w:name w:val="Ramachandra Lila:Pen"/>
    <w:uiPriority w:val="99"/>
  </w:style>
  <w:style w:type="character" w:customStyle="1" w:styleId="RamachandraLilaPen1">
    <w:name w:val="Ramachandra Lila:Pen1"/>
    <w:uiPriority w:val="99"/>
  </w:style>
  <w:style w:type="character" w:customStyle="1" w:styleId="RamachandraLilaPen2">
    <w:name w:val="Ramachandra Lila:Pen2"/>
    <w:uiPriority w:val="99"/>
  </w:style>
  <w:style w:type="character" w:customStyle="1" w:styleId="RamachandraLilaPen3">
    <w:name w:val="Ramachandra Lila:Pen3"/>
    <w:uiPriority w:val="99"/>
  </w:style>
  <w:style w:type="character" w:customStyle="1" w:styleId="RamachandraLilaPen4">
    <w:name w:val="Ramachandra Lila:Pen4"/>
    <w:uiPriority w:val="99"/>
  </w:style>
  <w:style w:type="character" w:customStyle="1" w:styleId="ramanavamifast">
    <w:name w:val="ramanavami fast"/>
    <w:uiPriority w:val="99"/>
  </w:style>
  <w:style w:type="character" w:customStyle="1" w:styleId="Ramayana10">
    <w:name w:val="Ramayana10"/>
    <w:aliases w:val="Lanka-khanda3"/>
    <w:uiPriority w:val="99"/>
  </w:style>
  <w:style w:type="character" w:customStyle="1" w:styleId="Ramayana11">
    <w:name w:val="Ramayana11"/>
    <w:aliases w:val="Lanka-kanda3"/>
    <w:uiPriority w:val="99"/>
  </w:style>
  <w:style w:type="character" w:customStyle="1" w:styleId="Ramayana12">
    <w:name w:val="Ramayana12"/>
    <w:aliases w:val="Lanka-khanda4"/>
    <w:uiPriority w:val="99"/>
  </w:style>
  <w:style w:type="character" w:customStyle="1" w:styleId="Ramayana13">
    <w:name w:val="Ramayana13"/>
    <w:aliases w:val="Yuddha-kanda:Field"/>
    <w:uiPriority w:val="99"/>
  </w:style>
  <w:style w:type="character" w:customStyle="1" w:styleId="Ramayana14">
    <w:name w:val="Ramayana14"/>
    <w:aliases w:val="Lanka-khanda:Field"/>
    <w:uiPriority w:val="99"/>
  </w:style>
  <w:style w:type="character" w:customStyle="1" w:styleId="Ramayana15">
    <w:name w:val="Ramayana15"/>
    <w:aliases w:val="Lanka-kanda:Field"/>
    <w:uiPriority w:val="99"/>
  </w:style>
  <w:style w:type="character" w:customStyle="1" w:styleId="Ramayana16">
    <w:name w:val="Ramayana16"/>
    <w:aliases w:val="Yuddha-kanda4"/>
    <w:uiPriority w:val="99"/>
    <w:rPr>
      <w:rFonts w:ascii="Times New Roman" w:hAnsi="Times New Roman" w:cs="Times New Roman"/>
      <w:color w:val="000000"/>
    </w:rPr>
  </w:style>
  <w:style w:type="character" w:customStyle="1" w:styleId="Ramayana17">
    <w:name w:val="Ramayana17"/>
    <w:aliases w:val="Lanka-khanda5"/>
    <w:uiPriority w:val="99"/>
  </w:style>
  <w:style w:type="character" w:customStyle="1" w:styleId="Ramayana18">
    <w:name w:val="Ramayana18"/>
    <w:aliases w:val="Lanka-khanda6"/>
    <w:uiPriority w:val="99"/>
    <w:rPr>
      <w:rFonts w:ascii="Times New Roman" w:hAnsi="Times New Roman" w:cs="Times New Roman"/>
      <w:color w:val="000000"/>
    </w:rPr>
  </w:style>
  <w:style w:type="character" w:customStyle="1" w:styleId="Ramayana19">
    <w:name w:val="Ramayana19"/>
    <w:aliases w:val="Lanka-kanda4"/>
    <w:uiPriority w:val="99"/>
  </w:style>
  <w:style w:type="character" w:customStyle="1" w:styleId="Ramayana1">
    <w:name w:val="Ramayana1"/>
    <w:aliases w:val="Yuddha-kanda"/>
    <w:uiPriority w:val="99"/>
  </w:style>
  <w:style w:type="character" w:customStyle="1" w:styleId="Ramayana20">
    <w:name w:val="Ramayana20"/>
    <w:aliases w:val="Yuddha-kanda:Field1"/>
    <w:uiPriority w:val="99"/>
  </w:style>
  <w:style w:type="character" w:customStyle="1" w:styleId="Ramayana21">
    <w:name w:val="Ramayana21"/>
    <w:aliases w:val="Lanka-khanda:Field1"/>
    <w:uiPriority w:val="99"/>
  </w:style>
  <w:style w:type="character" w:customStyle="1" w:styleId="Ramayana22">
    <w:name w:val="Ramayana22"/>
    <w:aliases w:val="Lanka-kanda:Field1"/>
    <w:uiPriority w:val="99"/>
  </w:style>
  <w:style w:type="character" w:customStyle="1" w:styleId="Ramayana23">
    <w:name w:val="Ramayana23"/>
    <w:aliases w:val="Yuddha-kanda5"/>
    <w:uiPriority w:val="99"/>
    <w:rPr>
      <w:rFonts w:ascii="Times New Roman" w:hAnsi="Times New Roman" w:cs="Times New Roman"/>
      <w:color w:val="000000"/>
    </w:rPr>
  </w:style>
  <w:style w:type="character" w:customStyle="1" w:styleId="Ramayana24">
    <w:name w:val="Ramayana24"/>
    <w:aliases w:val="Lanka-khanda7"/>
    <w:uiPriority w:val="99"/>
  </w:style>
  <w:style w:type="character" w:customStyle="1" w:styleId="Ramayana25">
    <w:name w:val="Ramayana25"/>
    <w:aliases w:val="Lanka-khanda8"/>
    <w:uiPriority w:val="99"/>
    <w:rPr>
      <w:rFonts w:ascii="Times New Roman" w:hAnsi="Times New Roman" w:cs="Times New Roman"/>
      <w:color w:val="000000"/>
    </w:rPr>
  </w:style>
  <w:style w:type="character" w:customStyle="1" w:styleId="Ramayana26">
    <w:name w:val="Ramayana26"/>
    <w:aliases w:val="Lanka-kanda5"/>
    <w:uiPriority w:val="99"/>
  </w:style>
  <w:style w:type="character" w:customStyle="1" w:styleId="Ramayana2">
    <w:name w:val="Ramayana2"/>
    <w:aliases w:val="Lanka-khanda"/>
    <w:uiPriority w:val="99"/>
  </w:style>
  <w:style w:type="character" w:customStyle="1" w:styleId="Ramayana3">
    <w:name w:val="Ramayana3"/>
    <w:aliases w:val="Yuddha-kanda1"/>
    <w:uiPriority w:val="99"/>
  </w:style>
  <w:style w:type="character" w:customStyle="1" w:styleId="Ramayana4">
    <w:name w:val="Ramayana4"/>
    <w:aliases w:val="Lanka-khanda1"/>
    <w:uiPriority w:val="99"/>
  </w:style>
  <w:style w:type="character" w:customStyle="1" w:styleId="Ramayana5">
    <w:name w:val="Ramayana5"/>
    <w:aliases w:val="Lanka-kanda1"/>
    <w:uiPriority w:val="99"/>
  </w:style>
  <w:style w:type="character" w:customStyle="1" w:styleId="Ramayana6">
    <w:name w:val="Ramayana6"/>
    <w:aliases w:val="Yuddha-kanda2"/>
    <w:uiPriority w:val="99"/>
  </w:style>
  <w:style w:type="character" w:customStyle="1" w:styleId="Ramayana7">
    <w:name w:val="Ramayana7"/>
    <w:aliases w:val="Lanka-khanda2"/>
    <w:uiPriority w:val="99"/>
  </w:style>
  <w:style w:type="character" w:customStyle="1" w:styleId="Ramayana8">
    <w:name w:val="Ramayana8"/>
    <w:aliases w:val="Lanka-kanda2"/>
    <w:uiPriority w:val="99"/>
  </w:style>
  <w:style w:type="character" w:customStyle="1" w:styleId="Ramayana9">
    <w:name w:val="Ramayana9"/>
    <w:aliases w:val="Yuddha-kanda3"/>
    <w:uiPriority w:val="99"/>
  </w:style>
  <w:style w:type="character" w:customStyle="1" w:styleId="Ramayana">
    <w:name w:val="Ramayana"/>
    <w:aliases w:val="Lanka-kanda"/>
    <w:uiPriority w:val="99"/>
    <w:rPr>
      <w:rFonts w:ascii="Times New Roman" w:hAnsi="Times New Roman" w:cs="Times New Roman"/>
      <w:color w:val="000000"/>
    </w:rPr>
  </w:style>
  <w:style w:type="character" w:customStyle="1" w:styleId="Ramayana33">
    <w:name w:val="Ramayana33"/>
    <w:aliases w:val="Lanka-kanda6"/>
    <w:uiPriority w:val="99"/>
  </w:style>
  <w:style w:type="character" w:customStyle="1" w:styleId="Ramayana32">
    <w:name w:val="Ramayana32"/>
    <w:aliases w:val="Lanka-khanda10"/>
    <w:uiPriority w:val="99"/>
    <w:rPr>
      <w:rFonts w:ascii="Times New Roman" w:hAnsi="Times New Roman" w:cs="Times New Roman"/>
      <w:color w:val="000000"/>
    </w:rPr>
  </w:style>
  <w:style w:type="character" w:customStyle="1" w:styleId="Ramayana31">
    <w:name w:val="Ramayana31"/>
    <w:aliases w:val="Lanka-khanda9"/>
    <w:uiPriority w:val="99"/>
  </w:style>
  <w:style w:type="character" w:customStyle="1" w:styleId="Ramayana30">
    <w:name w:val="Ramayana30"/>
    <w:aliases w:val="Yuddha-kanda6"/>
    <w:uiPriority w:val="99"/>
    <w:rPr>
      <w:rFonts w:ascii="Times New Roman" w:hAnsi="Times New Roman" w:cs="Times New Roman"/>
      <w:color w:val="000000"/>
    </w:rPr>
  </w:style>
  <w:style w:type="character" w:customStyle="1" w:styleId="RedonSilver">
    <w:name w:val="Red on Silver"/>
    <w:uiPriority w:val="99"/>
    <w:rPr>
      <w:color w:val="FF0000"/>
      <w:u w:val="single"/>
    </w:rPr>
  </w:style>
  <w:style w:type="character" w:customStyle="1" w:styleId="RedonSilverPen">
    <w:name w:val="Red on Silver:Pen"/>
    <w:uiPriority w:val="99"/>
    <w:rPr>
      <w:color w:val="FF0000"/>
      <w:u w:val="single"/>
    </w:rPr>
  </w:style>
  <w:style w:type="character" w:customStyle="1" w:styleId="RedonSilverPen1">
    <w:name w:val="Red on Silver:Pen1"/>
    <w:uiPriority w:val="99"/>
    <w:rPr>
      <w:color w:val="FF0000"/>
      <w:u w:val="single"/>
    </w:rPr>
  </w:style>
  <w:style w:type="character" w:customStyle="1" w:styleId="RedonSilverPen2">
    <w:name w:val="Red on Silver:Pen2"/>
    <w:uiPriority w:val="99"/>
    <w:rPr>
      <w:color w:val="FF0000"/>
      <w:u w:val="single"/>
    </w:rPr>
  </w:style>
  <w:style w:type="character" w:customStyle="1" w:styleId="RedonSilverPen3">
    <w:name w:val="Red on Silver:Pen3"/>
    <w:uiPriority w:val="99"/>
    <w:rPr>
      <w:color w:val="FF0000"/>
      <w:u w:val="single"/>
    </w:rPr>
  </w:style>
  <w:style w:type="character" w:customStyle="1" w:styleId="RedonSilverPen4">
    <w:name w:val="Red on Silver:Pen4"/>
    <w:uiPriority w:val="99"/>
    <w:rPr>
      <w:color w:val="FF0000"/>
      <w:u w:val="single"/>
    </w:rPr>
  </w:style>
  <w:style w:type="character" w:customStyle="1" w:styleId="ReferenceChar">
    <w:name w:val="Reference:Char"/>
    <w:uiPriority w:val="99"/>
    <w:rPr>
      <w:rFonts w:ascii="Times New Roman" w:hAnsi="Times New Roman" w:cs="Times New Roman"/>
      <w:color w:val="000000"/>
      <w:sz w:val="2"/>
      <w:szCs w:val="2"/>
    </w:rPr>
  </w:style>
  <w:style w:type="character" w:customStyle="1" w:styleId="RefItalic">
    <w:name w:val="Ref_Italic"/>
    <w:uiPriority w:val="99"/>
    <w:rPr>
      <w:b/>
      <w:bCs/>
      <w:i/>
      <w:iCs/>
    </w:rPr>
  </w:style>
  <w:style w:type="character" w:customStyle="1" w:styleId="RefNum">
    <w:name w:val="RefNum"/>
    <w:uiPriority w:val="99"/>
    <w:rPr>
      <w:rFonts w:cs="ScaGoudy"/>
      <w:b/>
      <w:bCs/>
      <w:color w:val="FF0000"/>
      <w:position w:val="10"/>
      <w:sz w:val="20"/>
      <w:szCs w:val="20"/>
      <w:u w:val="single"/>
    </w:rPr>
  </w:style>
  <w:style w:type="character" w:customStyle="1" w:styleId="Refs">
    <w:name w:val="Refs"/>
    <w:uiPriority w:val="99"/>
  </w:style>
  <w:style w:type="character" w:customStyle="1" w:styleId="Refs2">
    <w:name w:val="Refs2"/>
    <w:uiPriority w:val="99"/>
  </w:style>
  <w:style w:type="character" w:customStyle="1" w:styleId="Refs2Field">
    <w:name w:val="Refs2:Field"/>
    <w:uiPriority w:val="99"/>
  </w:style>
  <w:style w:type="character" w:customStyle="1" w:styleId="Refs2Field1">
    <w:name w:val="Refs2:Field1"/>
    <w:uiPriority w:val="99"/>
  </w:style>
  <w:style w:type="character" w:customStyle="1" w:styleId="Refs2Field2">
    <w:name w:val="Refs2:Field2"/>
    <w:uiPriority w:val="99"/>
  </w:style>
  <w:style w:type="character" w:customStyle="1" w:styleId="Refs2Field3">
    <w:name w:val="Refs2:Field3"/>
    <w:uiPriority w:val="99"/>
  </w:style>
  <w:style w:type="character" w:customStyle="1" w:styleId="Refs2Field4">
    <w:name w:val="Refs2:Field4"/>
    <w:uiPriority w:val="99"/>
  </w:style>
  <w:style w:type="character" w:customStyle="1" w:styleId="Refs3">
    <w:name w:val="Refs3"/>
    <w:uiPriority w:val="99"/>
  </w:style>
  <w:style w:type="character" w:customStyle="1" w:styleId="Refs3Field">
    <w:name w:val="Refs3:Field"/>
    <w:uiPriority w:val="99"/>
  </w:style>
  <w:style w:type="character" w:customStyle="1" w:styleId="Refs3Field1">
    <w:name w:val="Refs3:Field1"/>
    <w:uiPriority w:val="99"/>
  </w:style>
  <w:style w:type="character" w:customStyle="1" w:styleId="Refs3Field2">
    <w:name w:val="Refs3:Field2"/>
    <w:uiPriority w:val="99"/>
  </w:style>
  <w:style w:type="character" w:customStyle="1" w:styleId="Refs3Field3">
    <w:name w:val="Refs3:Field3"/>
    <w:uiPriority w:val="99"/>
  </w:style>
  <w:style w:type="character" w:customStyle="1" w:styleId="Refs3Field4">
    <w:name w:val="Refs3:Field4"/>
    <w:uiPriority w:val="99"/>
  </w:style>
  <w:style w:type="character" w:customStyle="1" w:styleId="Refs4">
    <w:name w:val="Refs4"/>
    <w:uiPriority w:val="99"/>
  </w:style>
  <w:style w:type="character" w:customStyle="1" w:styleId="Refs4Field">
    <w:name w:val="Refs4:Field"/>
    <w:uiPriority w:val="99"/>
  </w:style>
  <w:style w:type="character" w:customStyle="1" w:styleId="Refs4Field1">
    <w:name w:val="Refs4:Field1"/>
    <w:uiPriority w:val="99"/>
  </w:style>
  <w:style w:type="character" w:customStyle="1" w:styleId="Refs4Field2">
    <w:name w:val="Refs4:Field2"/>
    <w:uiPriority w:val="99"/>
  </w:style>
  <w:style w:type="character" w:customStyle="1" w:styleId="Refs4Field3">
    <w:name w:val="Refs4:Field3"/>
    <w:uiPriority w:val="99"/>
  </w:style>
  <w:style w:type="character" w:customStyle="1" w:styleId="Refs4Field4">
    <w:name w:val="Refs4:Field4"/>
    <w:uiPriority w:val="99"/>
  </w:style>
  <w:style w:type="character" w:customStyle="1" w:styleId="RefsField">
    <w:name w:val="Refs:Field"/>
    <w:uiPriority w:val="99"/>
  </w:style>
  <w:style w:type="character" w:customStyle="1" w:styleId="RefsField1">
    <w:name w:val="Refs:Field1"/>
    <w:uiPriority w:val="99"/>
  </w:style>
  <w:style w:type="character" w:customStyle="1" w:styleId="RefsField2">
    <w:name w:val="Refs:Field2"/>
    <w:uiPriority w:val="99"/>
  </w:style>
  <w:style w:type="character" w:customStyle="1" w:styleId="RefsField3">
    <w:name w:val="Refs:Field3"/>
    <w:uiPriority w:val="99"/>
  </w:style>
  <w:style w:type="character" w:customStyle="1" w:styleId="RefsField4">
    <w:name w:val="Refs:Field4"/>
    <w:uiPriority w:val="99"/>
  </w:style>
  <w:style w:type="character" w:customStyle="1" w:styleId="RgVeda">
    <w:name w:val="Rg Veda"/>
    <w:uiPriority w:val="99"/>
  </w:style>
  <w:style w:type="character" w:customStyle="1" w:styleId="RgVedaField">
    <w:name w:val="Rg Veda:Field"/>
    <w:uiPriority w:val="99"/>
  </w:style>
  <w:style w:type="character" w:customStyle="1" w:styleId="RgVedaField1">
    <w:name w:val="Rg Veda:Field1"/>
    <w:uiPriority w:val="99"/>
  </w:style>
  <w:style w:type="character" w:customStyle="1" w:styleId="RgVedaField2">
    <w:name w:val="Rg Veda:Field2"/>
    <w:uiPriority w:val="99"/>
  </w:style>
  <w:style w:type="character" w:customStyle="1" w:styleId="RgVedaField3">
    <w:name w:val="Rg Veda:Field3"/>
    <w:uiPriority w:val="99"/>
  </w:style>
  <w:style w:type="character" w:customStyle="1" w:styleId="RgVedaField4">
    <w:name w:val="Rg Veda:Field4"/>
    <w:uiPriority w:val="99"/>
  </w:style>
  <w:style w:type="character" w:customStyle="1" w:styleId="Rk-samhita">
    <w:name w:val="Rk-samhita"/>
    <w:uiPriority w:val="99"/>
  </w:style>
  <w:style w:type="character" w:customStyle="1" w:styleId="Rk-samhitaField">
    <w:name w:val="Rk-samhita:Field"/>
    <w:uiPriority w:val="99"/>
  </w:style>
  <w:style w:type="character" w:customStyle="1" w:styleId="Rk-samhitaField1">
    <w:name w:val="Rk-samhita:Field1"/>
    <w:uiPriority w:val="99"/>
  </w:style>
  <w:style w:type="character" w:customStyle="1" w:styleId="Rk-samhitaField2">
    <w:name w:val="Rk-samhita:Field2"/>
    <w:uiPriority w:val="99"/>
  </w:style>
  <w:style w:type="character" w:customStyle="1" w:styleId="Rk-samhitaField3">
    <w:name w:val="Rk-samhita:Field3"/>
    <w:uiPriority w:val="99"/>
  </w:style>
  <w:style w:type="character" w:customStyle="1" w:styleId="Rk-samhitaField4">
    <w:name w:val="Rk-samhita:Field4"/>
    <w:uiPriority w:val="99"/>
  </w:style>
  <w:style w:type="character" w:customStyle="1" w:styleId="Sad-gosvamy-astaka">
    <w:name w:val="Sad-gosvamy-astaka"/>
    <w:uiPriority w:val="99"/>
  </w:style>
  <w:style w:type="character" w:customStyle="1" w:styleId="Sad-gosvamy-astakaField">
    <w:name w:val="Sad-gosvamy-astaka:Field"/>
    <w:uiPriority w:val="99"/>
  </w:style>
  <w:style w:type="character" w:customStyle="1" w:styleId="Sad-gosvamy-astakaField1">
    <w:name w:val="Sad-gosvamy-astaka:Field1"/>
    <w:uiPriority w:val="99"/>
  </w:style>
  <w:style w:type="character" w:customStyle="1" w:styleId="Sad-gosvamy-astakaField2">
    <w:name w:val="Sad-gosvamy-astaka:Field2"/>
    <w:uiPriority w:val="99"/>
  </w:style>
  <w:style w:type="character" w:customStyle="1" w:styleId="Sad-gosvamy-astakaField3">
    <w:name w:val="Sad-gosvamy-astaka:Field3"/>
    <w:uiPriority w:val="99"/>
  </w:style>
  <w:style w:type="character" w:customStyle="1" w:styleId="Sad-gosvamy-astakaField4">
    <w:name w:val="Sad-gosvamy-astaka:Field4"/>
    <w:uiPriority w:val="99"/>
  </w:style>
  <w:style w:type="character" w:customStyle="1" w:styleId="Sahitya-darpana">
    <w:name w:val="Sahitya-darpana"/>
    <w:uiPriority w:val="99"/>
  </w:style>
  <w:style w:type="character" w:customStyle="1" w:styleId="Sahitya-darpanaField">
    <w:name w:val="Sahitya-darpana:Field"/>
    <w:uiPriority w:val="99"/>
  </w:style>
  <w:style w:type="character" w:customStyle="1" w:styleId="Sahitya-darpanaField1">
    <w:name w:val="Sahitya-darpana:Field1"/>
    <w:uiPriority w:val="99"/>
  </w:style>
  <w:style w:type="character" w:customStyle="1" w:styleId="Sahitya-darpanaField2">
    <w:name w:val="Sahitya-darpana:Field2"/>
    <w:uiPriority w:val="99"/>
  </w:style>
  <w:style w:type="character" w:customStyle="1" w:styleId="Sahitya-darpanaField3">
    <w:name w:val="Sahitya-darpana:Field3"/>
    <w:uiPriority w:val="99"/>
  </w:style>
  <w:style w:type="character" w:customStyle="1" w:styleId="Sahitya-darpanaField4">
    <w:name w:val="Sahitya-darpana:Field4"/>
    <w:uiPriority w:val="99"/>
  </w:style>
  <w:style w:type="character" w:customStyle="1" w:styleId="saktyavesa">
    <w:name w:val="saktyavesa"/>
    <w:uiPriority w:val="99"/>
  </w:style>
  <w:style w:type="character" w:customStyle="1" w:styleId="Salutation1Char">
    <w:name w:val="Salutation1 Char"/>
    <w:uiPriority w:val="99"/>
    <w:rPr>
      <w:rFonts w:ascii="Tamal" w:hAnsi="Tamal" w:cs="Tamal"/>
      <w:color w:val="FFFF00"/>
      <w:sz w:val="36"/>
      <w:szCs w:val="36"/>
    </w:rPr>
  </w:style>
  <w:style w:type="character" w:customStyle="1" w:styleId="Sankaracarya">
    <w:name w:val="Sankaracarya"/>
    <w:uiPriority w:val="99"/>
  </w:style>
  <w:style w:type="character" w:customStyle="1" w:styleId="SankaracaryaField">
    <w:name w:val="Sankaracarya:Field"/>
    <w:uiPriority w:val="99"/>
  </w:style>
  <w:style w:type="character" w:customStyle="1" w:styleId="SankaracaryaField1">
    <w:name w:val="Sankaracarya:Field1"/>
    <w:uiPriority w:val="99"/>
  </w:style>
  <w:style w:type="character" w:customStyle="1" w:styleId="SankaracaryaField2">
    <w:name w:val="Sankaracarya:Field2"/>
    <w:uiPriority w:val="99"/>
  </w:style>
  <w:style w:type="character" w:customStyle="1" w:styleId="SankaracaryaField3">
    <w:name w:val="Sankaracarya:Field3"/>
    <w:uiPriority w:val="99"/>
  </w:style>
  <w:style w:type="character" w:customStyle="1" w:styleId="SankaracaryaField4">
    <w:name w:val="Sankaracarya:Field4"/>
    <w:uiPriority w:val="99"/>
  </w:style>
  <w:style w:type="character" w:customStyle="1" w:styleId="Sankhya-karika">
    <w:name w:val="Sankhya-karika"/>
    <w:uiPriority w:val="99"/>
  </w:style>
  <w:style w:type="character" w:customStyle="1" w:styleId="Sankhya-karikaField">
    <w:name w:val="Sankhya-karika:Field"/>
    <w:uiPriority w:val="99"/>
  </w:style>
  <w:style w:type="character" w:customStyle="1" w:styleId="Sankhya-karikaField1">
    <w:name w:val="Sankhya-karika:Field1"/>
    <w:uiPriority w:val="99"/>
  </w:style>
  <w:style w:type="character" w:customStyle="1" w:styleId="Sankhya-karikaField2">
    <w:name w:val="Sankhya-karika:Field2"/>
    <w:uiPriority w:val="99"/>
  </w:style>
  <w:style w:type="character" w:customStyle="1" w:styleId="Sankhya-karikaField3">
    <w:name w:val="Sankhya-karika:Field3"/>
    <w:uiPriority w:val="99"/>
  </w:style>
  <w:style w:type="character" w:customStyle="1" w:styleId="Sankhya-karikaField4">
    <w:name w:val="Sankhya-karika:Field4"/>
    <w:uiPriority w:val="99"/>
  </w:style>
  <w:style w:type="character" w:customStyle="1" w:styleId="sanksritphrases">
    <w:name w:val="sanksrit phrases"/>
    <w:uiPriority w:val="99"/>
  </w:style>
  <w:style w:type="character" w:customStyle="1" w:styleId="Sanskrit0">
    <w:name w:val="Sanskrit"/>
    <w:uiPriority w:val="99"/>
    <w:rPr>
      <w:i/>
      <w:iCs/>
      <w:color w:val="000000"/>
      <w:sz w:val="22"/>
      <w:szCs w:val="22"/>
    </w:rPr>
  </w:style>
  <w:style w:type="character" w:customStyle="1" w:styleId="sanskrit-glossaryterms">
    <w:name w:val="sanskrit-glossary terms"/>
    <w:uiPriority w:val="99"/>
    <w:rPr>
      <w:i/>
      <w:iCs/>
      <w:color w:val="000000"/>
      <w:sz w:val="22"/>
      <w:szCs w:val="22"/>
    </w:rPr>
  </w:style>
  <w:style w:type="character" w:customStyle="1" w:styleId="Sanskritroman">
    <w:name w:val="Sanskrit roman"/>
    <w:uiPriority w:val="99"/>
    <w:rPr>
      <w:i/>
      <w:iCs/>
      <w:color w:val="000000"/>
      <w:sz w:val="22"/>
      <w:szCs w:val="22"/>
    </w:rPr>
  </w:style>
  <w:style w:type="character" w:customStyle="1" w:styleId="Saranagati">
    <w:name w:val="Saranagati"/>
    <w:uiPriority w:val="99"/>
  </w:style>
  <w:style w:type="character" w:customStyle="1" w:styleId="SaranagatiField">
    <w:name w:val="Saranagati:Field"/>
    <w:uiPriority w:val="99"/>
  </w:style>
  <w:style w:type="character" w:customStyle="1" w:styleId="SaranagatiField1">
    <w:name w:val="Saranagati:Field1"/>
    <w:uiPriority w:val="99"/>
  </w:style>
  <w:style w:type="character" w:customStyle="1" w:styleId="SaranagatiField2">
    <w:name w:val="Saranagati:Field2"/>
    <w:uiPriority w:val="99"/>
  </w:style>
  <w:style w:type="character" w:customStyle="1" w:styleId="SaranagatiField3">
    <w:name w:val="Saranagati:Field3"/>
    <w:uiPriority w:val="99"/>
  </w:style>
  <w:style w:type="character" w:customStyle="1" w:styleId="SaranagatiField4">
    <w:name w:val="Saranagati:Field4"/>
    <w:uiPriority w:val="99"/>
  </w:style>
  <w:style w:type="character" w:customStyle="1" w:styleId="SatapathaBrahmana">
    <w:name w:val="Satapatha Brahmana"/>
    <w:uiPriority w:val="99"/>
  </w:style>
  <w:style w:type="character" w:customStyle="1" w:styleId="SatapathaBrahmanaField">
    <w:name w:val="Satapatha Brahmana:Field"/>
    <w:uiPriority w:val="99"/>
  </w:style>
  <w:style w:type="character" w:customStyle="1" w:styleId="SatapathaBrahmanaField1">
    <w:name w:val="Satapatha Brahmana:Field1"/>
    <w:uiPriority w:val="99"/>
  </w:style>
  <w:style w:type="character" w:customStyle="1" w:styleId="SatapathaBrahmanaField2">
    <w:name w:val="Satapatha Brahmana:Field2"/>
    <w:uiPriority w:val="99"/>
  </w:style>
  <w:style w:type="character" w:customStyle="1" w:styleId="SatapathaBrahmanaField3">
    <w:name w:val="Satapatha Brahmana:Field3"/>
    <w:uiPriority w:val="99"/>
  </w:style>
  <w:style w:type="character" w:customStyle="1" w:styleId="SatapathaBrahmanaField4">
    <w:name w:val="Satapatha Brahmana:Field4"/>
    <w:uiPriority w:val="99"/>
  </w:style>
  <w:style w:type="character" w:customStyle="1" w:styleId="ScreenItems">
    <w:name w:val="Screen Items"/>
    <w:uiPriority w:val="99"/>
    <w:rPr>
      <w:b/>
      <w:bCs/>
    </w:rPr>
  </w:style>
  <w:style w:type="character" w:customStyle="1" w:styleId="senttoL">
    <w:name w:val="sent to L"/>
    <w:uiPriority w:val="99"/>
  </w:style>
  <w:style w:type="character" w:customStyle="1" w:styleId="Siksamrta">
    <w:name w:val="Siksamrta"/>
    <w:uiPriority w:val="99"/>
    <w:rPr>
      <w:rFonts w:cs="ScaGoudy"/>
      <w:color w:val="800000"/>
      <w:sz w:val="28"/>
      <w:szCs w:val="28"/>
    </w:rPr>
  </w:style>
  <w:style w:type="character" w:customStyle="1" w:styleId="Siksastaka">
    <w:name w:val="Siksastaka"/>
    <w:uiPriority w:val="99"/>
  </w:style>
  <w:style w:type="character" w:customStyle="1" w:styleId="SiksastakaField">
    <w:name w:val="Siksastaka:Field"/>
    <w:uiPriority w:val="99"/>
  </w:style>
  <w:style w:type="character" w:customStyle="1" w:styleId="SiksastakaField1">
    <w:name w:val="Siksastaka:Field1"/>
    <w:uiPriority w:val="99"/>
  </w:style>
  <w:style w:type="character" w:customStyle="1" w:styleId="SiksastakaField2">
    <w:name w:val="Siksastaka:Field2"/>
    <w:uiPriority w:val="99"/>
  </w:style>
  <w:style w:type="character" w:customStyle="1" w:styleId="SiksastakaField3">
    <w:name w:val="Siksastaka:Field3"/>
    <w:uiPriority w:val="99"/>
  </w:style>
  <w:style w:type="character" w:customStyle="1" w:styleId="SiksastakaField4">
    <w:name w:val="Siksastaka:Field4"/>
    <w:uiPriority w:val="99"/>
  </w:style>
  <w:style w:type="character" w:customStyle="1" w:styleId="sivaname">
    <w:name w:val="siva name"/>
    <w:uiPriority w:val="99"/>
  </w:style>
  <w:style w:type="character" w:customStyle="1" w:styleId="SlokaNormalChar1">
    <w:name w:val="Sloka Normal Char1"/>
    <w:uiPriority w:val="99"/>
    <w:rPr>
      <w:i/>
      <w:iCs/>
      <w:color w:val="000000"/>
      <w:sz w:val="18"/>
      <w:szCs w:val="18"/>
    </w:rPr>
  </w:style>
  <w:style w:type="character" w:customStyle="1" w:styleId="Smn1Sm">
    <w:name w:val="Smãînîâîê 1 Símê"/>
    <w:uiPriority w:val="99"/>
    <w:rPr>
      <w:rFonts w:ascii="Times New Roman" w:hAnsi="Times New Roman" w:cs="Times New Roman"/>
      <w:b/>
      <w:bCs/>
      <w:sz w:val="32"/>
      <w:szCs w:val="32"/>
    </w:rPr>
  </w:style>
  <w:style w:type="character" w:customStyle="1" w:styleId="Smn2Sm">
    <w:name w:val="Smãînîâîê 2 Símê"/>
    <w:uiPriority w:val="99"/>
    <w:rPr>
      <w:rFonts w:ascii="Times New Roman" w:hAnsi="Times New Roman" w:cs="Times New Roman"/>
      <w:b/>
      <w:bCs/>
      <w:i/>
      <w:iCs/>
      <w:sz w:val="28"/>
      <w:szCs w:val="28"/>
    </w:rPr>
  </w:style>
  <w:style w:type="character" w:customStyle="1" w:styleId="SmallCaps">
    <w:name w:val="Small Caps"/>
    <w:uiPriority w:val="99"/>
    <w:rPr>
      <w:sz w:val="2"/>
      <w:szCs w:val="2"/>
    </w:rPr>
  </w:style>
  <w:style w:type="character" w:customStyle="1" w:styleId="smBody">
    <w:name w:val="sm Body"/>
    <w:uiPriority w:val="99"/>
    <w:rPr>
      <w:color w:val="000000"/>
      <w:sz w:val="20"/>
      <w:szCs w:val="20"/>
    </w:rPr>
  </w:style>
  <w:style w:type="character" w:customStyle="1" w:styleId="smBookTitle">
    <w:name w:val="sm BookTitle"/>
    <w:uiPriority w:val="99"/>
    <w:rPr>
      <w:i/>
      <w:iCs/>
      <w:color w:val="0000FF"/>
      <w:sz w:val="20"/>
      <w:szCs w:val="20"/>
    </w:rPr>
  </w:style>
  <w:style w:type="character" w:customStyle="1" w:styleId="smCbodytext-bookTitle">
    <w:name w:val="sm C body text- bookTitle"/>
    <w:uiPriority w:val="99"/>
    <w:rPr>
      <w:i/>
      <w:iCs/>
      <w:color w:val="000000"/>
      <w:sz w:val="20"/>
      <w:szCs w:val="20"/>
    </w:rPr>
  </w:style>
  <w:style w:type="character" w:customStyle="1" w:styleId="smCbodytext-regular">
    <w:name w:val="sm C body text- regular"/>
    <w:uiPriority w:val="99"/>
    <w:rPr>
      <w:color w:val="000000"/>
      <w:sz w:val="20"/>
      <w:szCs w:val="20"/>
    </w:rPr>
  </w:style>
  <w:style w:type="character" w:customStyle="1" w:styleId="smCbodytext-sanskrit">
    <w:name w:val="sm C body text- sanskrit"/>
    <w:uiPriority w:val="99"/>
    <w:rPr>
      <w:i/>
      <w:iCs/>
      <w:color w:val="000000"/>
      <w:sz w:val="20"/>
      <w:szCs w:val="20"/>
    </w:rPr>
  </w:style>
  <w:style w:type="character" w:customStyle="1" w:styleId="smHeading-smallcharacter">
    <w:name w:val="sm Heading-small character"/>
    <w:uiPriority w:val="99"/>
    <w:rPr>
      <w:b/>
      <w:bCs/>
      <w:color w:val="000000"/>
      <w:sz w:val="20"/>
      <w:szCs w:val="20"/>
    </w:rPr>
  </w:style>
  <w:style w:type="character" w:customStyle="1" w:styleId="smSanskrit">
    <w:name w:val="sm Sanskrit"/>
    <w:uiPriority w:val="99"/>
    <w:rPr>
      <w:i/>
      <w:iCs/>
      <w:color w:val="800080"/>
      <w:sz w:val="20"/>
      <w:szCs w:val="20"/>
    </w:rPr>
  </w:style>
  <w:style w:type="character" w:customStyle="1" w:styleId="spelle">
    <w:name w:val="spelle"/>
    <w:uiPriority w:val="99"/>
  </w:style>
  <w:style w:type="character" w:customStyle="1" w:styleId="Sperscript">
    <w:name w:val="Sperscript"/>
    <w:uiPriority w:val="99"/>
    <w:rPr>
      <w:color w:val="000000"/>
      <w:sz w:val="28"/>
      <w:szCs w:val="28"/>
    </w:rPr>
  </w:style>
  <w:style w:type="character" w:customStyle="1" w:styleId="SriCaitanya-candrodaya-nataka">
    <w:name w:val="Sri Caitanya-candrodaya-nataka"/>
    <w:uiPriority w:val="99"/>
  </w:style>
  <w:style w:type="character" w:customStyle="1" w:styleId="SriCaitanya-candrodaya-natakaField">
    <w:name w:val="Sri Caitanya-candrodaya-nataka:Field"/>
    <w:uiPriority w:val="99"/>
  </w:style>
  <w:style w:type="character" w:customStyle="1" w:styleId="SriCaitanya-candrodaya-natakaField1">
    <w:name w:val="Sri Caitanya-candrodaya-nataka:Field1"/>
    <w:uiPriority w:val="99"/>
  </w:style>
  <w:style w:type="character" w:customStyle="1" w:styleId="SriCaitanya-candrodaya-natakaField2">
    <w:name w:val="Sri Caitanya-candrodaya-nataka:Field2"/>
    <w:uiPriority w:val="99"/>
  </w:style>
  <w:style w:type="character" w:customStyle="1" w:styleId="SriCaitanya-candrodaya-natakaField3">
    <w:name w:val="Sri Caitanya-candrodaya-nataka:Field3"/>
    <w:uiPriority w:val="99"/>
  </w:style>
  <w:style w:type="character" w:customStyle="1" w:styleId="SriCaitanya-candrodaya-natakaField4">
    <w:name w:val="Sri Caitanya-candrodaya-nataka:Field4"/>
    <w:uiPriority w:val="99"/>
  </w:style>
  <w:style w:type="character" w:customStyle="1" w:styleId="Sridhara">
    <w:name w:val="Sridhara"/>
    <w:uiPriority w:val="99"/>
  </w:style>
  <w:style w:type="character" w:customStyle="1" w:styleId="SridharaField">
    <w:name w:val="Sridhara:Field"/>
    <w:uiPriority w:val="99"/>
  </w:style>
  <w:style w:type="character" w:customStyle="1" w:styleId="SridharaField1">
    <w:name w:val="Sridhara:Field1"/>
    <w:uiPriority w:val="99"/>
  </w:style>
  <w:style w:type="character" w:customStyle="1" w:styleId="SridharaField2">
    <w:name w:val="Sridhara:Field2"/>
    <w:uiPriority w:val="99"/>
  </w:style>
  <w:style w:type="character" w:customStyle="1" w:styleId="SridharaField3">
    <w:name w:val="Sridhara:Field3"/>
    <w:uiPriority w:val="99"/>
  </w:style>
  <w:style w:type="character" w:customStyle="1" w:styleId="SridharaField4">
    <w:name w:val="Sridhara:Field4"/>
    <w:uiPriority w:val="99"/>
  </w:style>
  <w:style w:type="character" w:customStyle="1" w:styleId="SriGauranga-stava-kalpavrksa">
    <w:name w:val="Sri Gauranga-stava-kalpavrksa"/>
    <w:uiPriority w:val="99"/>
  </w:style>
  <w:style w:type="character" w:customStyle="1" w:styleId="SriGauranga-stava-kalpavrksaField">
    <w:name w:val="Sri Gauranga-stava-kalpavrksa:Field"/>
    <w:uiPriority w:val="99"/>
  </w:style>
  <w:style w:type="character" w:customStyle="1" w:styleId="SriGauranga-stava-kalpavrksaField1">
    <w:name w:val="Sri Gauranga-stava-kalpavrksa:Field1"/>
    <w:uiPriority w:val="99"/>
  </w:style>
  <w:style w:type="character" w:customStyle="1" w:styleId="SriGauranga-stava-kalpavrksaField2">
    <w:name w:val="Sri Gauranga-stava-kalpavrksa:Field2"/>
    <w:uiPriority w:val="99"/>
  </w:style>
  <w:style w:type="character" w:customStyle="1" w:styleId="SriGauranga-stava-kalpavrksaField3">
    <w:name w:val="Sri Gauranga-stava-kalpavrksa:Field3"/>
    <w:uiPriority w:val="99"/>
  </w:style>
  <w:style w:type="character" w:customStyle="1" w:styleId="SriGauranga-stava-kalpavrksaField4">
    <w:name w:val="Sri Gauranga-stava-kalpavrksa:Field4"/>
    <w:uiPriority w:val="99"/>
  </w:style>
  <w:style w:type="character" w:customStyle="1" w:styleId="SriGovinda-lilamrta">
    <w:name w:val="Sri Govinda-lilamrta"/>
    <w:uiPriority w:val="99"/>
  </w:style>
  <w:style w:type="character" w:customStyle="1" w:styleId="SriGovinda-lilamrtaField">
    <w:name w:val="Sri Govinda-lilamrta:Field"/>
    <w:uiPriority w:val="99"/>
  </w:style>
  <w:style w:type="character" w:customStyle="1" w:styleId="SriGovinda-lilamrtaField1">
    <w:name w:val="Sri Govinda-lilamrta:Field1"/>
    <w:uiPriority w:val="99"/>
  </w:style>
  <w:style w:type="character" w:customStyle="1" w:styleId="SriGovinda-lilamrtaField2">
    <w:name w:val="Sri Govinda-lilamrta:Field2"/>
    <w:uiPriority w:val="99"/>
  </w:style>
  <w:style w:type="character" w:customStyle="1" w:styleId="SriGovinda-lilamrtaField3">
    <w:name w:val="Sri Govinda-lilamrta:Field3"/>
    <w:uiPriority w:val="99"/>
  </w:style>
  <w:style w:type="character" w:customStyle="1" w:styleId="SriGovinda-lilamrtaField4">
    <w:name w:val="Sri Govinda-lilamrta:Field4"/>
    <w:uiPriority w:val="99"/>
  </w:style>
  <w:style w:type="character" w:customStyle="1" w:styleId="Sri-gurv-astaka">
    <w:name w:val="Sri-gurv-astaka"/>
    <w:uiPriority w:val="99"/>
  </w:style>
  <w:style w:type="character" w:customStyle="1" w:styleId="Sri-gurv-astakaField">
    <w:name w:val="Sri-gurv-astaka:Field"/>
    <w:uiPriority w:val="99"/>
  </w:style>
  <w:style w:type="character" w:customStyle="1" w:styleId="Sri-gurv-astakaField1">
    <w:name w:val="Sri-gurv-astaka:Field1"/>
    <w:uiPriority w:val="99"/>
  </w:style>
  <w:style w:type="character" w:customStyle="1" w:styleId="Sri-gurv-astakaField2">
    <w:name w:val="Sri-gurv-astaka:Field2"/>
    <w:uiPriority w:val="99"/>
  </w:style>
  <w:style w:type="character" w:customStyle="1" w:styleId="Sri-gurv-astakaField3">
    <w:name w:val="Sri-gurv-astaka:Field3"/>
    <w:uiPriority w:val="99"/>
  </w:style>
  <w:style w:type="character" w:customStyle="1" w:styleId="Sri-gurv-astakaField4">
    <w:name w:val="Sri-gurv-astaka:Field4"/>
    <w:uiPriority w:val="99"/>
  </w:style>
  <w:style w:type="character" w:customStyle="1" w:styleId="Srimad-Bhagavatam">
    <w:name w:val="Srimad-Bhagavatam"/>
    <w:uiPriority w:val="99"/>
  </w:style>
  <w:style w:type="character" w:customStyle="1" w:styleId="Srimad-BhagavatamField">
    <w:name w:val="Srimad-Bhagavatam:Field"/>
    <w:uiPriority w:val="99"/>
  </w:style>
  <w:style w:type="character" w:customStyle="1" w:styleId="Srimad-BhagavatamField1">
    <w:name w:val="Srimad-Bhagavatam:Field1"/>
    <w:uiPriority w:val="99"/>
  </w:style>
  <w:style w:type="character" w:customStyle="1" w:styleId="Srimad-BhagavatamField2">
    <w:name w:val="Srimad-Bhagavatam:Field2"/>
    <w:uiPriority w:val="99"/>
  </w:style>
  <w:style w:type="character" w:customStyle="1" w:styleId="Srimad-BhagavatamField3">
    <w:name w:val="Srimad-Bhagavatam:Field3"/>
    <w:uiPriority w:val="99"/>
  </w:style>
  <w:style w:type="character" w:customStyle="1" w:styleId="Srimad-BhagavatamField4">
    <w:name w:val="Srimad-Bhagavatam:Field4"/>
    <w:uiPriority w:val="99"/>
  </w:style>
  <w:style w:type="character" w:customStyle="1" w:styleId="Srngara-bheda-kathana">
    <w:name w:val="Srngara-bheda-kathana"/>
    <w:uiPriority w:val="99"/>
  </w:style>
  <w:style w:type="character" w:customStyle="1" w:styleId="Srngara-bheda-kathanaField">
    <w:name w:val="Srngara-bheda-kathana:Field"/>
    <w:uiPriority w:val="99"/>
  </w:style>
  <w:style w:type="character" w:customStyle="1" w:styleId="Srngara-bheda-kathanaField1">
    <w:name w:val="Srngara-bheda-kathana:Field1"/>
    <w:uiPriority w:val="99"/>
  </w:style>
  <w:style w:type="character" w:customStyle="1" w:styleId="Srngara-bheda-kathanaField2">
    <w:name w:val="Srngara-bheda-kathana:Field2"/>
    <w:uiPriority w:val="99"/>
  </w:style>
  <w:style w:type="character" w:customStyle="1" w:styleId="Srngara-bheda-kathanaField3">
    <w:name w:val="Srngara-bheda-kathana:Field3"/>
    <w:uiPriority w:val="99"/>
  </w:style>
  <w:style w:type="character" w:customStyle="1" w:styleId="Srngara-bheda-kathanaField4">
    <w:name w:val="Srngara-bheda-kathana:Field4"/>
    <w:uiPriority w:val="99"/>
  </w:style>
  <w:style w:type="character" w:customStyle="1" w:styleId="Srngara-bheda-prakarana">
    <w:name w:val="Srngara-bheda-prakarana"/>
    <w:uiPriority w:val="99"/>
  </w:style>
  <w:style w:type="character" w:customStyle="1" w:styleId="Srngara-bheda-prakaranaField">
    <w:name w:val="Srngara-bheda-prakarana:Field"/>
    <w:uiPriority w:val="99"/>
  </w:style>
  <w:style w:type="character" w:customStyle="1" w:styleId="Srngara-bheda-prakaranaField1">
    <w:name w:val="Srngara-bheda-prakarana:Field1"/>
    <w:uiPriority w:val="99"/>
  </w:style>
  <w:style w:type="character" w:customStyle="1" w:styleId="Srngara-bheda-prakaranaField2">
    <w:name w:val="Srngara-bheda-prakarana:Field2"/>
    <w:uiPriority w:val="99"/>
  </w:style>
  <w:style w:type="character" w:customStyle="1" w:styleId="Srngara-bheda-prakaranaField3">
    <w:name w:val="Srngara-bheda-prakarana:Field3"/>
    <w:uiPriority w:val="99"/>
  </w:style>
  <w:style w:type="character" w:customStyle="1" w:styleId="Srngara-bheda-prakaranaField4">
    <w:name w:val="Srngara-bheda-prakarana:Field4"/>
    <w:uiPriority w:val="99"/>
  </w:style>
  <w:style w:type="character" w:customStyle="1" w:styleId="starthere">
    <w:name w:val="start here"/>
    <w:uiPriority w:val="99"/>
  </w:style>
  <w:style w:type="character" w:customStyle="1" w:styleId="Stavavali">
    <w:name w:val="Stavavali"/>
    <w:uiPriority w:val="99"/>
  </w:style>
  <w:style w:type="character" w:customStyle="1" w:styleId="Stavavali1">
    <w:name w:val="Stavavali1"/>
    <w:aliases w:val="Vraja-vilasa-stava"/>
    <w:uiPriority w:val="99"/>
  </w:style>
  <w:style w:type="character" w:customStyle="1" w:styleId="Stavavali2">
    <w:name w:val="Stavavali2"/>
    <w:aliases w:val="Vraja-vilasa-stava1"/>
    <w:uiPriority w:val="99"/>
  </w:style>
  <w:style w:type="character" w:customStyle="1" w:styleId="Stavavali3">
    <w:name w:val="Stavavali3"/>
    <w:aliases w:val="Vraja-vilasa-stava2"/>
    <w:uiPriority w:val="99"/>
  </w:style>
  <w:style w:type="character" w:customStyle="1" w:styleId="Stavavali4">
    <w:name w:val="Stavavali4"/>
    <w:aliases w:val="Vraja-vilasa-stava3"/>
    <w:uiPriority w:val="99"/>
  </w:style>
  <w:style w:type="character" w:customStyle="1" w:styleId="Stavavali5">
    <w:name w:val="Stavavali5"/>
    <w:aliases w:val="Vraja-vilasa-stava:Field"/>
    <w:uiPriority w:val="99"/>
  </w:style>
  <w:style w:type="character" w:customStyle="1" w:styleId="Stavavali6">
    <w:name w:val="Stavavali6"/>
    <w:aliases w:val="Vraja-vilasa-stava4"/>
    <w:uiPriority w:val="99"/>
    <w:rPr>
      <w:rFonts w:ascii="Times New Roman" w:hAnsi="Times New Roman" w:cs="Times New Roman"/>
      <w:color w:val="000000"/>
    </w:rPr>
  </w:style>
  <w:style w:type="character" w:customStyle="1" w:styleId="Stavavali7">
    <w:name w:val="Stavavali7"/>
    <w:aliases w:val="Vraja-vilasa-stava:Field1"/>
    <w:uiPriority w:val="99"/>
  </w:style>
  <w:style w:type="character" w:customStyle="1" w:styleId="Stavavali8">
    <w:name w:val="Stavavali8"/>
    <w:aliases w:val="Vraja-vilasa-stava5"/>
    <w:uiPriority w:val="99"/>
    <w:rPr>
      <w:rFonts w:ascii="Times New Roman" w:hAnsi="Times New Roman" w:cs="Times New Roman"/>
      <w:color w:val="000000"/>
    </w:rPr>
  </w:style>
  <w:style w:type="character" w:customStyle="1" w:styleId="StavavaliField">
    <w:name w:val="Stavavali:Field"/>
    <w:uiPriority w:val="99"/>
  </w:style>
  <w:style w:type="character" w:customStyle="1" w:styleId="StavavaliField1">
    <w:name w:val="Stavavali:Field1"/>
    <w:uiPriority w:val="99"/>
  </w:style>
  <w:style w:type="character" w:customStyle="1" w:styleId="StavavaliField2">
    <w:name w:val="Stavavali:Field2"/>
    <w:uiPriority w:val="99"/>
  </w:style>
  <w:style w:type="character" w:customStyle="1" w:styleId="StavavaliField3">
    <w:name w:val="Stavavali:Field3"/>
    <w:uiPriority w:val="99"/>
  </w:style>
  <w:style w:type="character" w:customStyle="1" w:styleId="StavavaliField4">
    <w:name w:val="Stavavali:Field4"/>
    <w:uiPriority w:val="99"/>
  </w:style>
  <w:style w:type="character" w:customStyle="1" w:styleId="Stavavali10">
    <w:name w:val="Stavavali10"/>
    <w:aliases w:val="Vraja-vilasa-stava6"/>
    <w:uiPriority w:val="99"/>
    <w:rPr>
      <w:rFonts w:ascii="Times New Roman" w:hAnsi="Times New Roman" w:cs="Times New Roman"/>
      <w:color w:val="000000"/>
    </w:rPr>
  </w:style>
  <w:style w:type="character" w:customStyle="1" w:styleId="Stotra-ratna">
    <w:name w:val="Stotra-ratna"/>
    <w:uiPriority w:val="99"/>
  </w:style>
  <w:style w:type="character" w:customStyle="1" w:styleId="Stotra-ratnaField">
    <w:name w:val="Stotra-ratna:Field"/>
    <w:uiPriority w:val="99"/>
  </w:style>
  <w:style w:type="character" w:customStyle="1" w:styleId="Stotra-ratnaField1">
    <w:name w:val="Stotra-ratna:Field1"/>
    <w:uiPriority w:val="99"/>
  </w:style>
  <w:style w:type="character" w:customStyle="1" w:styleId="Stotra-ratnaField2">
    <w:name w:val="Stotra-ratna:Field2"/>
    <w:uiPriority w:val="99"/>
  </w:style>
  <w:style w:type="character" w:customStyle="1" w:styleId="Stotra-ratnaField3">
    <w:name w:val="Stotra-ratna:Field3"/>
    <w:uiPriority w:val="99"/>
  </w:style>
  <w:style w:type="character" w:customStyle="1" w:styleId="Stotra-ratnaField4">
    <w:name w:val="Stotra-ratna:Field4"/>
    <w:uiPriority w:val="99"/>
  </w:style>
  <w:style w:type="character" w:styleId="Strong">
    <w:name w:val="Strong"/>
    <w:basedOn w:val="DefaultParagraphFont"/>
    <w:uiPriority w:val="99"/>
    <w:qFormat/>
    <w:rPr>
      <w:b/>
      <w:bCs/>
    </w:rPr>
  </w:style>
  <w:style w:type="character" w:customStyle="1" w:styleId="Style1Char">
    <w:name w:val="Style 1:Char"/>
    <w:uiPriority w:val="99"/>
    <w:rPr>
      <w:i/>
      <w:iCs/>
      <w:color w:val="000000"/>
      <w:sz w:val="28"/>
      <w:szCs w:val="28"/>
    </w:rPr>
  </w:style>
  <w:style w:type="character" w:customStyle="1" w:styleId="Style14pt">
    <w:name w:val="Style 14 pt"/>
    <w:uiPriority w:val="99"/>
  </w:style>
  <w:style w:type="character" w:customStyle="1" w:styleId="Style14ptItalic">
    <w:name w:val="Style 14 pt Italic"/>
    <w:uiPriority w:val="99"/>
    <w:rPr>
      <w:i/>
      <w:iCs/>
    </w:rPr>
  </w:style>
  <w:style w:type="character" w:customStyle="1" w:styleId="Style1CharChar">
    <w:name w:val="Style 1:Char:Char"/>
    <w:uiPriority w:val="99"/>
    <w:rPr>
      <w:i/>
      <w:iCs/>
      <w:color w:val="000000"/>
      <w:sz w:val="28"/>
      <w:szCs w:val="28"/>
    </w:rPr>
  </w:style>
  <w:style w:type="character" w:customStyle="1" w:styleId="Style1Char0">
    <w:name w:val="Style1 Char"/>
    <w:uiPriority w:val="99"/>
    <w:rPr>
      <w:rFonts w:ascii="Courier New" w:hAnsi="Courier New" w:cs="Courier New"/>
      <w:sz w:val="20"/>
      <w:szCs w:val="20"/>
    </w:rPr>
  </w:style>
  <w:style w:type="character" w:customStyle="1" w:styleId="Style1Char1">
    <w:name w:val="Style1:Char"/>
    <w:uiPriority w:val="99"/>
    <w:rPr>
      <w:rFonts w:ascii="Sanskrit-Berkeley Oldstyle" w:hAnsi="Sanskrit-Berkeley Oldstyle" w:cs="Sanskrit-Berkeley Oldstyle"/>
      <w:sz w:val="28"/>
      <w:szCs w:val="28"/>
    </w:rPr>
  </w:style>
  <w:style w:type="character" w:customStyle="1" w:styleId="Style1CharCharChar">
    <w:name w:val="Style 1:Char:Char:Char"/>
    <w:uiPriority w:val="99"/>
    <w:rPr>
      <w:i/>
      <w:iCs/>
      <w:color w:val="000000"/>
      <w:sz w:val="28"/>
      <w:szCs w:val="28"/>
    </w:rPr>
  </w:style>
  <w:style w:type="character" w:customStyle="1" w:styleId="Style2Char">
    <w:name w:val="Style 2:Char"/>
    <w:uiPriority w:val="99"/>
    <w:rPr>
      <w:i/>
      <w:iCs/>
      <w:color w:val="000000"/>
      <w:sz w:val="28"/>
      <w:szCs w:val="28"/>
    </w:rPr>
  </w:style>
  <w:style w:type="character" w:customStyle="1" w:styleId="Style2CharChar">
    <w:name w:val="Style 2:Char:Char"/>
    <w:uiPriority w:val="99"/>
    <w:rPr>
      <w:i/>
      <w:iCs/>
      <w:color w:val="000000"/>
      <w:sz w:val="28"/>
      <w:szCs w:val="28"/>
    </w:rPr>
  </w:style>
  <w:style w:type="character" w:customStyle="1" w:styleId="Style2CharCharChar">
    <w:name w:val="Style 2:Char:Char:Char"/>
    <w:uiPriority w:val="99"/>
    <w:rPr>
      <w:i/>
      <w:iCs/>
      <w:color w:val="000000"/>
      <w:sz w:val="28"/>
      <w:szCs w:val="28"/>
    </w:rPr>
  </w:style>
  <w:style w:type="character" w:customStyle="1" w:styleId="Style3Char">
    <w:name w:val="Style 3:Char"/>
    <w:uiPriority w:val="99"/>
    <w:rPr>
      <w:color w:val="000000"/>
      <w:sz w:val="28"/>
      <w:szCs w:val="28"/>
    </w:rPr>
  </w:style>
  <w:style w:type="character" w:customStyle="1" w:styleId="Style3CharChar">
    <w:name w:val="Style 3:Char:Char"/>
    <w:uiPriority w:val="99"/>
    <w:rPr>
      <w:color w:val="000000"/>
      <w:sz w:val="28"/>
      <w:szCs w:val="28"/>
    </w:rPr>
  </w:style>
  <w:style w:type="character" w:customStyle="1" w:styleId="Style3CharCharChar">
    <w:name w:val="Style 3:Char:Char:Char"/>
    <w:uiPriority w:val="99"/>
    <w:rPr>
      <w:color w:val="000000"/>
      <w:sz w:val="28"/>
      <w:szCs w:val="28"/>
    </w:rPr>
  </w:style>
  <w:style w:type="character" w:customStyle="1" w:styleId="Style4Char">
    <w:name w:val="Style 4:Char"/>
    <w:uiPriority w:val="99"/>
    <w:rPr>
      <w:i/>
      <w:iCs/>
      <w:color w:val="000000"/>
      <w:sz w:val="28"/>
      <w:szCs w:val="28"/>
    </w:rPr>
  </w:style>
  <w:style w:type="character" w:customStyle="1" w:styleId="Style4CharChar">
    <w:name w:val="Style 4:Char:Char"/>
    <w:uiPriority w:val="99"/>
    <w:rPr>
      <w:i/>
      <w:iCs/>
      <w:color w:val="000000"/>
      <w:sz w:val="28"/>
      <w:szCs w:val="28"/>
    </w:rPr>
  </w:style>
  <w:style w:type="character" w:customStyle="1" w:styleId="Style4CharCharChar">
    <w:name w:val="Style 4:Char:Char:Char"/>
    <w:uiPriority w:val="99"/>
    <w:rPr>
      <w:i/>
      <w:iCs/>
      <w:color w:val="000000"/>
      <w:sz w:val="28"/>
      <w:szCs w:val="28"/>
    </w:rPr>
  </w:style>
  <w:style w:type="character" w:customStyle="1" w:styleId="StyleFontStyle13114pt">
    <w:name w:val="Style Font Style131 + 14 pt"/>
    <w:uiPriority w:val="99"/>
    <w:rPr>
      <w:rFonts w:cs="ScaGoudy"/>
      <w:color w:val="000000"/>
      <w:sz w:val="22"/>
      <w:szCs w:val="22"/>
    </w:rPr>
  </w:style>
  <w:style w:type="character" w:customStyle="1" w:styleId="StyleNewNormalComplexScaPalatinoLatin14ptLatinBo">
    <w:name w:val="Style New Normal + (Complex) ScaPalatino (Latin) 14 pt (Latin) Bo..."/>
    <w:uiPriority w:val="99"/>
    <w:rPr>
      <w:rFonts w:cs="ScaGoudy"/>
      <w:b/>
      <w:bCs/>
    </w:rPr>
  </w:style>
  <w:style w:type="character" w:customStyle="1" w:styleId="StyleQuoteChar">
    <w:name w:val="Style Quote Char"/>
    <w:uiPriority w:val="99"/>
    <w:rPr>
      <w:rFonts w:ascii="Rama-Palatino" w:hAnsi="Rama-Palatino" w:cs="Rama-Palatino"/>
      <w:color w:val="000000"/>
    </w:rPr>
  </w:style>
  <w:style w:type="character" w:customStyle="1" w:styleId="StyleScaGoudy14ptChar">
    <w:name w:val="Style ScaGoudy 14 pt Char"/>
    <w:uiPriority w:val="99"/>
    <w:rPr>
      <w:rFonts w:ascii="Times New Roman" w:hAnsi="Times New Roman" w:cs="Times New Roman"/>
      <w:sz w:val="28"/>
      <w:szCs w:val="28"/>
    </w:rPr>
  </w:style>
  <w:style w:type="character" w:customStyle="1" w:styleId="Subject">
    <w:name w:val="Subject"/>
    <w:uiPriority w:val="99"/>
  </w:style>
  <w:style w:type="character" w:customStyle="1" w:styleId="SubjectField">
    <w:name w:val="Subject:Field"/>
    <w:uiPriority w:val="99"/>
  </w:style>
  <w:style w:type="character" w:customStyle="1" w:styleId="SubjectField1">
    <w:name w:val="Subject:Field1"/>
    <w:uiPriority w:val="99"/>
  </w:style>
  <w:style w:type="character" w:customStyle="1" w:styleId="SubjectField2">
    <w:name w:val="Subject:Field2"/>
    <w:uiPriority w:val="99"/>
  </w:style>
  <w:style w:type="character" w:customStyle="1" w:styleId="SubjectField3">
    <w:name w:val="Subject:Field3"/>
    <w:uiPriority w:val="99"/>
  </w:style>
  <w:style w:type="character" w:customStyle="1" w:styleId="SubjectField4">
    <w:name w:val="Subject:Field4"/>
    <w:uiPriority w:val="99"/>
  </w:style>
  <w:style w:type="character" w:styleId="SubtleEmphasis">
    <w:name w:val="Subtle Emphasis"/>
    <w:basedOn w:val="DefaultParagraphFont"/>
    <w:uiPriority w:val="99"/>
    <w:qFormat/>
    <w:rPr>
      <w:i/>
      <w:iCs/>
      <w:color w:val="5A5A5A"/>
    </w:rPr>
  </w:style>
  <w:style w:type="character" w:styleId="SubtleReference">
    <w:name w:val="Subtle Reference"/>
    <w:basedOn w:val="DefaultParagraphFont"/>
    <w:uiPriority w:val="99"/>
    <w:qFormat/>
    <w:rPr>
      <w:u w:val="single"/>
    </w:rPr>
  </w:style>
  <w:style w:type="character" w:customStyle="1" w:styleId="Sukla-yajurVeda">
    <w:name w:val="Sukla-yajur Veda"/>
    <w:uiPriority w:val="99"/>
  </w:style>
  <w:style w:type="character" w:customStyle="1" w:styleId="Sukla-yajurVedaField">
    <w:name w:val="Sukla-yajur Veda:Field"/>
    <w:uiPriority w:val="99"/>
  </w:style>
  <w:style w:type="character" w:customStyle="1" w:styleId="Sukla-yajurVedaField1">
    <w:name w:val="Sukla-yajur Veda:Field1"/>
    <w:uiPriority w:val="99"/>
  </w:style>
  <w:style w:type="character" w:customStyle="1" w:styleId="Sukla-yajurVedaField2">
    <w:name w:val="Sukla-yajur Veda:Field2"/>
    <w:uiPriority w:val="99"/>
  </w:style>
  <w:style w:type="character" w:customStyle="1" w:styleId="Sukla-yajurVedaField3">
    <w:name w:val="Sukla-yajur Veda:Field3"/>
    <w:uiPriority w:val="99"/>
  </w:style>
  <w:style w:type="character" w:customStyle="1" w:styleId="Sukla-yajurVedaField4">
    <w:name w:val="Sukla-yajur Veda:Field4"/>
    <w:uiPriority w:val="99"/>
  </w:style>
  <w:style w:type="character" w:customStyle="1" w:styleId="sunday">
    <w:name w:val="sunday"/>
    <w:uiPriority w:val="99"/>
  </w:style>
  <w:style w:type="character" w:customStyle="1" w:styleId="SUPERTITULO">
    <w:name w:val="SUPER TITULO"/>
    <w:uiPriority w:val="99"/>
    <w:rPr>
      <w:rFonts w:cs="ScaGoudy"/>
      <w:b/>
      <w:bCs/>
      <w:sz w:val="56"/>
      <w:szCs w:val="56"/>
    </w:rPr>
  </w:style>
  <w:style w:type="character" w:customStyle="1" w:styleId="Svarga-varga">
    <w:name w:val="Svarga-varga"/>
    <w:uiPriority w:val="99"/>
  </w:style>
  <w:style w:type="character" w:customStyle="1" w:styleId="Svarga-vargaField">
    <w:name w:val="Svarga-varga:Field"/>
    <w:uiPriority w:val="99"/>
  </w:style>
  <w:style w:type="character" w:customStyle="1" w:styleId="Svarga-vargaField1">
    <w:name w:val="Svarga-varga:Field1"/>
    <w:uiPriority w:val="99"/>
  </w:style>
  <w:style w:type="character" w:customStyle="1" w:styleId="Svarga-vargaField2">
    <w:name w:val="Svarga-varga:Field2"/>
    <w:uiPriority w:val="99"/>
  </w:style>
  <w:style w:type="character" w:customStyle="1" w:styleId="Svarga-vargaField3">
    <w:name w:val="Svarga-varga:Field3"/>
    <w:uiPriority w:val="99"/>
  </w:style>
  <w:style w:type="character" w:customStyle="1" w:styleId="Svarga-vargaField4">
    <w:name w:val="Svarga-varga:Field4"/>
    <w:uiPriority w:val="99"/>
  </w:style>
  <w:style w:type="character" w:customStyle="1" w:styleId="SvetasvataraUpanisad">
    <w:name w:val="Svetasvatara Upanisad"/>
    <w:uiPriority w:val="99"/>
  </w:style>
  <w:style w:type="character" w:customStyle="1" w:styleId="SvetasvataraUpanisadField">
    <w:name w:val="Svetasvatara Upanisad:Field"/>
    <w:uiPriority w:val="99"/>
  </w:style>
  <w:style w:type="character" w:customStyle="1" w:styleId="SvetasvataraUpanisadField1">
    <w:name w:val="Svetasvatara Upanisad:Field1"/>
    <w:uiPriority w:val="99"/>
  </w:style>
  <w:style w:type="character" w:customStyle="1" w:styleId="SvetasvataraUpanisadField2">
    <w:name w:val="Svetasvatara Upanisad:Field2"/>
    <w:uiPriority w:val="99"/>
  </w:style>
  <w:style w:type="character" w:customStyle="1" w:styleId="SvetasvataraUpanisadField3">
    <w:name w:val="Svetasvatara Upanisad:Field3"/>
    <w:uiPriority w:val="99"/>
  </w:style>
  <w:style w:type="character" w:customStyle="1" w:styleId="SvetasvataraUpanisadField4">
    <w:name w:val="Svetasvatara Upanisad:Field4"/>
    <w:uiPriority w:val="99"/>
  </w:style>
  <w:style w:type="character" w:customStyle="1" w:styleId="TaittiriyaBrahmana">
    <w:name w:val="Taittiriya Brahmana"/>
    <w:uiPriority w:val="99"/>
  </w:style>
  <w:style w:type="character" w:customStyle="1" w:styleId="TaittiriyaBrahmanaField">
    <w:name w:val="Taittiriya Brahmana:Field"/>
    <w:uiPriority w:val="99"/>
  </w:style>
  <w:style w:type="character" w:customStyle="1" w:styleId="TaittiriyaBrahmanaField1">
    <w:name w:val="Taittiriya Brahmana:Field1"/>
    <w:uiPriority w:val="99"/>
  </w:style>
  <w:style w:type="character" w:customStyle="1" w:styleId="TaittiriyaBrahmanaField2">
    <w:name w:val="Taittiriya Brahmana:Field2"/>
    <w:uiPriority w:val="99"/>
  </w:style>
  <w:style w:type="character" w:customStyle="1" w:styleId="TaittiriyaBrahmanaField3">
    <w:name w:val="Taittiriya Brahmana:Field3"/>
    <w:uiPriority w:val="99"/>
  </w:style>
  <w:style w:type="character" w:customStyle="1" w:styleId="TaittiriyaBrahmanaField4">
    <w:name w:val="Taittiriya Brahmana:Field4"/>
    <w:uiPriority w:val="99"/>
  </w:style>
  <w:style w:type="character" w:customStyle="1" w:styleId="TaittiriyaUpanisad">
    <w:name w:val="Taittiriya Upanisad"/>
    <w:uiPriority w:val="99"/>
  </w:style>
  <w:style w:type="character" w:customStyle="1" w:styleId="TaittiriyaUpanisadField">
    <w:name w:val="Taittiriya Upanisad:Field"/>
    <w:uiPriority w:val="99"/>
  </w:style>
  <w:style w:type="character" w:customStyle="1" w:styleId="TaittiriyaUpanisadField1">
    <w:name w:val="Taittiriya Upanisad:Field1"/>
    <w:uiPriority w:val="99"/>
  </w:style>
  <w:style w:type="character" w:customStyle="1" w:styleId="TaittiriyaUpanisadField2">
    <w:name w:val="Taittiriya Upanisad:Field2"/>
    <w:uiPriority w:val="99"/>
  </w:style>
  <w:style w:type="character" w:customStyle="1" w:styleId="TaittiriyaUpanisadField3">
    <w:name w:val="Taittiriya Upanisad:Field3"/>
    <w:uiPriority w:val="99"/>
  </w:style>
  <w:style w:type="character" w:customStyle="1" w:styleId="TaittiriyaUpanisadField4">
    <w:name w:val="Taittiriya Upanisad:Field4"/>
    <w:uiPriority w:val="99"/>
  </w:style>
  <w:style w:type="character" w:customStyle="1" w:styleId="Tattva-sandarbha">
    <w:name w:val="Tattva-sandarbha"/>
    <w:uiPriority w:val="99"/>
  </w:style>
  <w:style w:type="character" w:customStyle="1" w:styleId="Tattva-sandarbhaField">
    <w:name w:val="Tattva-sandarbha:Field"/>
    <w:uiPriority w:val="99"/>
  </w:style>
  <w:style w:type="character" w:customStyle="1" w:styleId="Tattva-sandarbhaField1">
    <w:name w:val="Tattva-sandarbha:Field1"/>
    <w:uiPriority w:val="99"/>
  </w:style>
  <w:style w:type="character" w:customStyle="1" w:styleId="Tattva-sandarbhaField2">
    <w:name w:val="Tattva-sandarbha:Field2"/>
    <w:uiPriority w:val="99"/>
  </w:style>
  <w:style w:type="character" w:customStyle="1" w:styleId="Tattva-sandarbhaField3">
    <w:name w:val="Tattva-sandarbha:Field3"/>
    <w:uiPriority w:val="99"/>
  </w:style>
  <w:style w:type="character" w:customStyle="1" w:styleId="Tattva-sandarbhaField4">
    <w:name w:val="Tattva-sandarbha:Field4"/>
    <w:uiPriority w:val="99"/>
  </w:style>
  <w:style w:type="character" w:customStyle="1" w:styleId="TextChar">
    <w:name w:val="Text:Char"/>
    <w:uiPriority w:val="99"/>
    <w:rPr>
      <w:rFonts w:ascii="Times New Roman" w:hAnsi="Times New Roman" w:cs="Times New Roman"/>
      <w:color w:val="000000"/>
    </w:rPr>
  </w:style>
  <w:style w:type="character" w:customStyle="1" w:styleId="textexposedshow">
    <w:name w:val="text_exposed_show"/>
    <w:uiPriority w:val="99"/>
  </w:style>
  <w:style w:type="character" w:customStyle="1" w:styleId="timestampcontent">
    <w:name w:val="timestampcontent"/>
    <w:uiPriority w:val="99"/>
  </w:style>
  <w:style w:type="character" w:customStyle="1" w:styleId="TitlesChar">
    <w:name w:val="Titles:Char"/>
    <w:uiPriority w:val="99"/>
    <w:rPr>
      <w:rFonts w:ascii="Rama-Palatino" w:hAnsi="Rama-Palatino" w:cs="Rama-Palatino"/>
      <w:b/>
      <w:bCs/>
      <w:color w:val="000000"/>
      <w:u w:val="single"/>
    </w:rPr>
  </w:style>
  <w:style w:type="character" w:customStyle="1" w:styleId="tomemorize">
    <w:name w:val="to memorize"/>
    <w:uiPriority w:val="99"/>
  </w:style>
  <w:style w:type="character" w:customStyle="1" w:styleId="Udyoga-parva">
    <w:name w:val="Udyoga-parva"/>
    <w:uiPriority w:val="99"/>
  </w:style>
  <w:style w:type="character" w:customStyle="1" w:styleId="Udyoga-parvaField">
    <w:name w:val="Udyoga-parva:Field"/>
    <w:uiPriority w:val="99"/>
  </w:style>
  <w:style w:type="character" w:customStyle="1" w:styleId="Udyoga-parvaField1">
    <w:name w:val="Udyoga-parva:Field1"/>
    <w:uiPriority w:val="99"/>
  </w:style>
  <w:style w:type="character" w:customStyle="1" w:styleId="Udyoga-parvaField2">
    <w:name w:val="Udyoga-parva:Field2"/>
    <w:uiPriority w:val="99"/>
  </w:style>
  <w:style w:type="character" w:customStyle="1" w:styleId="Udyoga-parvaField3">
    <w:name w:val="Udyoga-parva:Field3"/>
    <w:uiPriority w:val="99"/>
  </w:style>
  <w:style w:type="character" w:customStyle="1" w:styleId="Udyoga-parvaField4">
    <w:name w:val="Udyoga-parva:Field4"/>
    <w:uiPriority w:val="99"/>
  </w:style>
  <w:style w:type="character" w:customStyle="1" w:styleId="uficommentbody">
    <w:name w:val="uficommentbody"/>
    <w:uiPriority w:val="99"/>
  </w:style>
  <w:style w:type="character" w:customStyle="1" w:styleId="Ujjvala-nilamani">
    <w:name w:val="Ujjvala-nilamani"/>
    <w:uiPriority w:val="99"/>
  </w:style>
  <w:style w:type="character" w:customStyle="1" w:styleId="Ujjvala-nilamani1">
    <w:name w:val="Ujjvala-nilamani1"/>
    <w:aliases w:val="Sthayibhava-prakarana"/>
    <w:uiPriority w:val="99"/>
  </w:style>
  <w:style w:type="character" w:customStyle="1" w:styleId="Ujjvala-nilamani2">
    <w:name w:val="Ujjvala-nilamani2"/>
    <w:aliases w:val="Sthayibhava-prakarana1"/>
    <w:uiPriority w:val="99"/>
  </w:style>
  <w:style w:type="character" w:customStyle="1" w:styleId="Ujjvala-nilamani3">
    <w:name w:val="Ujjvala-nilamani3"/>
    <w:aliases w:val="Sthayibhava-prakarana2"/>
    <w:uiPriority w:val="99"/>
  </w:style>
  <w:style w:type="character" w:customStyle="1" w:styleId="Ujjvala-nilamani4">
    <w:name w:val="Ujjvala-nilamani4"/>
    <w:aliases w:val="Sthayibhava-prakarana3"/>
    <w:uiPriority w:val="99"/>
  </w:style>
  <w:style w:type="character" w:customStyle="1" w:styleId="Ujjvala-nilamani5">
    <w:name w:val="Ujjvala-nilamani5"/>
    <w:aliases w:val="Sthayibhava-prakarana:Field"/>
    <w:uiPriority w:val="99"/>
  </w:style>
  <w:style w:type="character" w:customStyle="1" w:styleId="Ujjvala-nilamani6">
    <w:name w:val="Ujjvala-nilamani6"/>
    <w:aliases w:val="Sthayibhava-prakarana4"/>
    <w:uiPriority w:val="99"/>
    <w:rPr>
      <w:rFonts w:ascii="Times New Roman" w:hAnsi="Times New Roman" w:cs="Times New Roman"/>
      <w:color w:val="000000"/>
    </w:rPr>
  </w:style>
  <w:style w:type="character" w:customStyle="1" w:styleId="Ujjvala-nilamani7">
    <w:name w:val="Ujjvala-nilamani7"/>
    <w:aliases w:val="Sthayibhava-prakarana:Field1"/>
    <w:uiPriority w:val="99"/>
  </w:style>
  <w:style w:type="character" w:customStyle="1" w:styleId="Ujjvala-nilamani8">
    <w:name w:val="Ujjvala-nilamani8"/>
    <w:aliases w:val="Sthayibhava-prakarana5"/>
    <w:uiPriority w:val="99"/>
    <w:rPr>
      <w:rFonts w:ascii="Times New Roman" w:hAnsi="Times New Roman" w:cs="Times New Roman"/>
      <w:color w:val="000000"/>
    </w:rPr>
  </w:style>
  <w:style w:type="character" w:customStyle="1" w:styleId="Ujjvala-nilamaniField">
    <w:name w:val="Ujjvala-nilamani:Field"/>
    <w:uiPriority w:val="99"/>
  </w:style>
  <w:style w:type="character" w:customStyle="1" w:styleId="Ujjvala-nilamaniField1">
    <w:name w:val="Ujjvala-nilamani:Field1"/>
    <w:uiPriority w:val="99"/>
  </w:style>
  <w:style w:type="character" w:customStyle="1" w:styleId="Ujjvala-nilamaniField2">
    <w:name w:val="Ujjvala-nilamani:Field2"/>
    <w:uiPriority w:val="99"/>
  </w:style>
  <w:style w:type="character" w:customStyle="1" w:styleId="Ujjvala-nilamaniField3">
    <w:name w:val="Ujjvala-nilamani:Field3"/>
    <w:uiPriority w:val="99"/>
  </w:style>
  <w:style w:type="character" w:customStyle="1" w:styleId="Ujjvala-nilamaniField4">
    <w:name w:val="Ujjvala-nilamani:Field4"/>
    <w:uiPriority w:val="99"/>
  </w:style>
  <w:style w:type="character" w:customStyle="1" w:styleId="Ujjvala-nilamani10">
    <w:name w:val="Ujjvala-nilamani10"/>
    <w:aliases w:val="Sthayibhava-prakarana6"/>
    <w:uiPriority w:val="99"/>
    <w:rPr>
      <w:rFonts w:ascii="Times New Roman" w:hAnsi="Times New Roman" w:cs="Times New Roman"/>
      <w:color w:val="000000"/>
    </w:rPr>
  </w:style>
  <w:style w:type="character" w:customStyle="1" w:styleId="Upadesamrta">
    <w:name w:val="Upadesamrta"/>
    <w:uiPriority w:val="99"/>
  </w:style>
  <w:style w:type="character" w:customStyle="1" w:styleId="UpadesamrtaField">
    <w:name w:val="Upadesamrta:Field"/>
    <w:uiPriority w:val="99"/>
  </w:style>
  <w:style w:type="character" w:customStyle="1" w:styleId="UpadesamrtaField1">
    <w:name w:val="Upadesamrta:Field1"/>
    <w:uiPriority w:val="99"/>
  </w:style>
  <w:style w:type="character" w:customStyle="1" w:styleId="UpadesamrtaField2">
    <w:name w:val="Upadesamrta:Field2"/>
    <w:uiPriority w:val="99"/>
  </w:style>
  <w:style w:type="character" w:customStyle="1" w:styleId="UpadesamrtaField3">
    <w:name w:val="Upadesamrta:Field3"/>
    <w:uiPriority w:val="99"/>
  </w:style>
  <w:style w:type="character" w:customStyle="1" w:styleId="UpadesamrtaField4">
    <w:name w:val="Upadesamrta:Field4"/>
    <w:uiPriority w:val="99"/>
  </w:style>
  <w:style w:type="character" w:customStyle="1" w:styleId="URL">
    <w:name w:val="URL"/>
    <w:uiPriority w:val="99"/>
    <w:rPr>
      <w:color w:val="0000FF"/>
      <w:u w:val="single"/>
    </w:rPr>
  </w:style>
  <w:style w:type="character" w:customStyle="1" w:styleId="used">
    <w:name w:val="used"/>
    <w:uiPriority w:val="99"/>
  </w:style>
  <w:style w:type="character" w:customStyle="1" w:styleId="usertext1">
    <w:name w:val="usertext1"/>
    <w:uiPriority w:val="99"/>
    <w:rPr>
      <w:rFonts w:ascii="Arial" w:hAnsi="Arial" w:cs="Arial"/>
      <w:sz w:val="20"/>
      <w:szCs w:val="20"/>
    </w:rPr>
  </w:style>
  <w:style w:type="character" w:customStyle="1" w:styleId="Uttara-rama-carita">
    <w:name w:val="Uttara-rama-carita"/>
    <w:uiPriority w:val="99"/>
  </w:style>
  <w:style w:type="character" w:customStyle="1" w:styleId="Uttara-rama-caritaField">
    <w:name w:val="Uttara-rama-carita:Field"/>
    <w:uiPriority w:val="99"/>
  </w:style>
  <w:style w:type="character" w:customStyle="1" w:styleId="Uttara-rama-caritaField1">
    <w:name w:val="Uttara-rama-carita:Field1"/>
    <w:uiPriority w:val="99"/>
  </w:style>
  <w:style w:type="character" w:customStyle="1" w:styleId="Uttara-rama-caritaField2">
    <w:name w:val="Uttara-rama-carita:Field2"/>
    <w:uiPriority w:val="99"/>
  </w:style>
  <w:style w:type="character" w:customStyle="1" w:styleId="Uttara-rama-caritaField3">
    <w:name w:val="Uttara-rama-carita:Field3"/>
    <w:uiPriority w:val="99"/>
  </w:style>
  <w:style w:type="character" w:customStyle="1" w:styleId="Uttara-rama-caritaField4">
    <w:name w:val="Uttara-rama-carita:Field4"/>
    <w:uiPriority w:val="99"/>
  </w:style>
  <w:style w:type="character" w:customStyle="1" w:styleId="vaijayanti">
    <w:name w:val="vaijayanti ?"/>
    <w:uiPriority w:val="99"/>
  </w:style>
  <w:style w:type="character" w:customStyle="1" w:styleId="Vaisesika-sutras">
    <w:name w:val="Vaisesika-sutras"/>
    <w:uiPriority w:val="99"/>
  </w:style>
  <w:style w:type="character" w:customStyle="1" w:styleId="Vaisesika-sutrasField">
    <w:name w:val="Vaisesika-sutras:Field"/>
    <w:uiPriority w:val="99"/>
  </w:style>
  <w:style w:type="character" w:customStyle="1" w:styleId="Vaisesika-sutrasField1">
    <w:name w:val="Vaisesika-sutras:Field1"/>
    <w:uiPriority w:val="99"/>
  </w:style>
  <w:style w:type="character" w:customStyle="1" w:styleId="Vaisesika-sutrasField2">
    <w:name w:val="Vaisesika-sutras:Field2"/>
    <w:uiPriority w:val="99"/>
  </w:style>
  <w:style w:type="character" w:customStyle="1" w:styleId="Vaisesika-sutrasField3">
    <w:name w:val="Vaisesika-sutras:Field3"/>
    <w:uiPriority w:val="99"/>
  </w:style>
  <w:style w:type="character" w:customStyle="1" w:styleId="Vaisesika-sutrasField4">
    <w:name w:val="Vaisesika-sutras:Field4"/>
    <w:uiPriority w:val="99"/>
  </w:style>
  <w:style w:type="character" w:customStyle="1" w:styleId="Vajasaneyi-samhita">
    <w:name w:val="Vajasaneyi-samhita"/>
    <w:uiPriority w:val="99"/>
  </w:style>
  <w:style w:type="character" w:customStyle="1" w:styleId="Vajasaneyi-samhitaField">
    <w:name w:val="Vajasaneyi-samhita:Field"/>
    <w:uiPriority w:val="99"/>
  </w:style>
  <w:style w:type="character" w:customStyle="1" w:styleId="Vajasaneyi-samhitaField1">
    <w:name w:val="Vajasaneyi-samhita:Field1"/>
    <w:uiPriority w:val="99"/>
  </w:style>
  <w:style w:type="character" w:customStyle="1" w:styleId="Vajasaneyi-samhitaField2">
    <w:name w:val="Vajasaneyi-samhita:Field2"/>
    <w:uiPriority w:val="99"/>
  </w:style>
  <w:style w:type="character" w:customStyle="1" w:styleId="Vajasaneyi-samhitaField3">
    <w:name w:val="Vajasaneyi-samhita:Field3"/>
    <w:uiPriority w:val="99"/>
  </w:style>
  <w:style w:type="character" w:customStyle="1" w:styleId="Vajasaneyi-samhitaField4">
    <w:name w:val="Vajasaneyi-samhita:Field4"/>
    <w:uiPriority w:val="99"/>
  </w:style>
  <w:style w:type="character" w:customStyle="1" w:styleId="Vedanta-sutra">
    <w:name w:val="Vedanta-sutra"/>
    <w:uiPriority w:val="99"/>
  </w:style>
  <w:style w:type="character" w:customStyle="1" w:styleId="Vedanta-sutraField">
    <w:name w:val="Vedanta-sutra:Field"/>
    <w:uiPriority w:val="99"/>
  </w:style>
  <w:style w:type="character" w:customStyle="1" w:styleId="Vedanta-sutraField1">
    <w:name w:val="Vedanta-sutra:Field1"/>
    <w:uiPriority w:val="99"/>
  </w:style>
  <w:style w:type="character" w:customStyle="1" w:styleId="Vedanta-sutraField2">
    <w:name w:val="Vedanta-sutra:Field2"/>
    <w:uiPriority w:val="99"/>
  </w:style>
  <w:style w:type="character" w:customStyle="1" w:styleId="Vedanta-sutraField3">
    <w:name w:val="Vedanta-sutra:Field3"/>
    <w:uiPriority w:val="99"/>
  </w:style>
  <w:style w:type="character" w:customStyle="1" w:styleId="Vedanta-sutraField4">
    <w:name w:val="Vedanta-sutra:Field4"/>
    <w:uiPriority w:val="99"/>
  </w:style>
  <w:style w:type="character" w:customStyle="1" w:styleId="verseChar">
    <w:name w:val="verse Char"/>
    <w:uiPriority w:val="99"/>
    <w:rPr>
      <w:rFonts w:ascii="Tamal" w:hAnsi="Tamal" w:cs="Tamal"/>
      <w:i/>
      <w:iCs/>
      <w:color w:val="FFFF00"/>
      <w:sz w:val="36"/>
      <w:szCs w:val="36"/>
    </w:rPr>
  </w:style>
  <w:style w:type="character" w:customStyle="1" w:styleId="Vidagdha-madhava">
    <w:name w:val="Vidagdha-madhava"/>
    <w:uiPriority w:val="99"/>
  </w:style>
  <w:style w:type="character" w:customStyle="1" w:styleId="Vidagdha-madhavaField">
    <w:name w:val="Vidagdha-madhava:Field"/>
    <w:uiPriority w:val="99"/>
  </w:style>
  <w:style w:type="character" w:customStyle="1" w:styleId="Vidagdha-madhavaField1">
    <w:name w:val="Vidagdha-madhava:Field1"/>
    <w:uiPriority w:val="99"/>
  </w:style>
  <w:style w:type="character" w:customStyle="1" w:styleId="Vidagdha-madhavaField2">
    <w:name w:val="Vidagdha-madhava:Field2"/>
    <w:uiPriority w:val="99"/>
  </w:style>
  <w:style w:type="character" w:customStyle="1" w:styleId="Vidagdha-madhavaField3">
    <w:name w:val="Vidagdha-madhava:Field3"/>
    <w:uiPriority w:val="99"/>
  </w:style>
  <w:style w:type="character" w:customStyle="1" w:styleId="Vidagdha-madhavaField4">
    <w:name w:val="Vidagdha-madhava:Field4"/>
    <w:uiPriority w:val="99"/>
  </w:style>
  <w:style w:type="character" w:customStyle="1" w:styleId="Vilapa-kusumanjali">
    <w:name w:val="Vilapa-kusumanjali"/>
    <w:uiPriority w:val="99"/>
  </w:style>
  <w:style w:type="character" w:customStyle="1" w:styleId="Vilapa-kusumanjaliField">
    <w:name w:val="Vilapa-kusumanjali:Field"/>
    <w:uiPriority w:val="99"/>
  </w:style>
  <w:style w:type="character" w:customStyle="1" w:styleId="Vilapa-kusumanjaliField1">
    <w:name w:val="Vilapa-kusumanjali:Field1"/>
    <w:uiPriority w:val="99"/>
  </w:style>
  <w:style w:type="character" w:customStyle="1" w:styleId="Vilapa-kusumanjaliField2">
    <w:name w:val="Vilapa-kusumanjali:Field2"/>
    <w:uiPriority w:val="99"/>
  </w:style>
  <w:style w:type="character" w:customStyle="1" w:styleId="Vilapa-kusumanjaliField3">
    <w:name w:val="Vilapa-kusumanjali:Field3"/>
    <w:uiPriority w:val="99"/>
  </w:style>
  <w:style w:type="character" w:customStyle="1" w:styleId="Vilapa-kusumanjaliField4">
    <w:name w:val="Vilapa-kusumanjali:Field4"/>
    <w:uiPriority w:val="99"/>
  </w:style>
  <w:style w:type="character" w:customStyle="1" w:styleId="Vipralambha-prakarana">
    <w:name w:val="Vipralambha-prakarana"/>
    <w:uiPriority w:val="99"/>
  </w:style>
  <w:style w:type="character" w:customStyle="1" w:styleId="Vipralambha-prakaranaField">
    <w:name w:val="Vipralambha-prakarana:Field"/>
    <w:uiPriority w:val="99"/>
  </w:style>
  <w:style w:type="character" w:customStyle="1" w:styleId="Vipralambha-prakaranaField1">
    <w:name w:val="Vipralambha-prakarana:Field1"/>
    <w:uiPriority w:val="99"/>
  </w:style>
  <w:style w:type="character" w:customStyle="1" w:styleId="Vipralambha-prakaranaField2">
    <w:name w:val="Vipralambha-prakarana:Field2"/>
    <w:uiPriority w:val="99"/>
  </w:style>
  <w:style w:type="character" w:customStyle="1" w:styleId="Vipralambha-prakaranaField3">
    <w:name w:val="Vipralambha-prakarana:Field3"/>
    <w:uiPriority w:val="99"/>
  </w:style>
  <w:style w:type="character" w:customStyle="1" w:styleId="Vipralambha-prakaranaField4">
    <w:name w:val="Vipralambha-prakarana:Field4"/>
    <w:uiPriority w:val="99"/>
  </w:style>
  <w:style w:type="character" w:customStyle="1" w:styleId="VisnuPurana">
    <w:name w:val="Visnu Purana"/>
    <w:uiPriority w:val="99"/>
  </w:style>
  <w:style w:type="character" w:customStyle="1" w:styleId="VisnuPuranaField">
    <w:name w:val="Visnu Purana:Field"/>
    <w:uiPriority w:val="99"/>
  </w:style>
  <w:style w:type="character" w:customStyle="1" w:styleId="VisnuPuranaField1">
    <w:name w:val="Visnu Purana:Field1"/>
    <w:uiPriority w:val="99"/>
  </w:style>
  <w:style w:type="character" w:customStyle="1" w:styleId="VisnuPuranaField2">
    <w:name w:val="Visnu Purana:Field2"/>
    <w:uiPriority w:val="99"/>
  </w:style>
  <w:style w:type="character" w:customStyle="1" w:styleId="VisnuPuranaField3">
    <w:name w:val="Visnu Purana:Field3"/>
    <w:uiPriority w:val="99"/>
  </w:style>
  <w:style w:type="character" w:customStyle="1" w:styleId="VisnuPuranaField4">
    <w:name w:val="Visnu Purana:Field4"/>
    <w:uiPriority w:val="99"/>
  </w:style>
  <w:style w:type="character" w:customStyle="1" w:styleId="vsmbibliotextspecial">
    <w:name w:val="vsm biblio text special"/>
    <w:uiPriority w:val="99"/>
    <w:rPr>
      <w:color w:val="000000"/>
      <w:sz w:val="22"/>
      <w:szCs w:val="22"/>
    </w:rPr>
  </w:style>
  <w:style w:type="character" w:customStyle="1" w:styleId="vsmBody">
    <w:name w:val="vsm Body"/>
    <w:uiPriority w:val="99"/>
    <w:rPr>
      <w:color w:val="000000"/>
      <w:sz w:val="18"/>
      <w:szCs w:val="18"/>
    </w:rPr>
  </w:style>
  <w:style w:type="character" w:customStyle="1" w:styleId="vsmBookTitle">
    <w:name w:val="vsm BookTitle"/>
    <w:uiPriority w:val="99"/>
    <w:rPr>
      <w:i/>
      <w:iCs/>
      <w:color w:val="000000"/>
      <w:sz w:val="18"/>
      <w:szCs w:val="18"/>
    </w:rPr>
  </w:style>
  <w:style w:type="character" w:customStyle="1" w:styleId="vsmemphasis">
    <w:name w:val="vsm emphasis"/>
    <w:uiPriority w:val="99"/>
    <w:rPr>
      <w:i/>
      <w:iCs/>
      <w:color w:val="000000"/>
      <w:sz w:val="18"/>
      <w:szCs w:val="18"/>
    </w:rPr>
  </w:style>
  <w:style w:type="character" w:customStyle="1" w:styleId="vsmHeading-smallcharacter">
    <w:name w:val="vsm Heading-small character"/>
    <w:uiPriority w:val="99"/>
    <w:rPr>
      <w:b/>
      <w:bCs/>
      <w:color w:val="000000"/>
      <w:sz w:val="18"/>
      <w:szCs w:val="18"/>
    </w:rPr>
  </w:style>
  <w:style w:type="character" w:customStyle="1" w:styleId="vsmSanskrit">
    <w:name w:val="vsm Sanskrit"/>
    <w:uiPriority w:val="99"/>
    <w:rPr>
      <w:i/>
      <w:iCs/>
      <w:color w:val="000000"/>
      <w:sz w:val="18"/>
      <w:szCs w:val="18"/>
    </w:rPr>
  </w:style>
  <w:style w:type="character" w:customStyle="1" w:styleId="vyasapujaofferingemsapple-style-span">
    <w:name w:val="vyasa puja offering.emsapple-style-span"/>
    <w:uiPriority w:val="99"/>
  </w:style>
  <w:style w:type="character" w:customStyle="1" w:styleId="vyasapujaofferingemsapple-style-span1">
    <w:name w:val="vyasa puja offering.emsapple-style-span1"/>
    <w:uiPriority w:val="99"/>
  </w:style>
  <w:style w:type="character" w:customStyle="1" w:styleId="wasitalic">
    <w:name w:val="was_italic"/>
    <w:uiPriority w:val="99"/>
    <w:rPr>
      <w:i/>
      <w:iCs/>
    </w:rPr>
  </w:style>
  <w:style w:type="character" w:customStyle="1" w:styleId="WomeninTQK">
    <w:name w:val="Women in TQK"/>
    <w:uiPriority w:val="99"/>
  </w:style>
  <w:style w:type="character" w:customStyle="1" w:styleId="WordImportedListStyle1StylesforWordRTFImportedLists">
    <w:name w:val="Word Imported List Style1 (Styles for Word/RTF Imported Lists)"/>
    <w:uiPriority w:val="99"/>
  </w:style>
  <w:style w:type="character" w:customStyle="1" w:styleId="WW8Num100z0">
    <w:name w:val="WW8Num100z0"/>
    <w:uiPriority w:val="99"/>
    <w:rPr>
      <w:rFonts w:ascii="Times New Roman" w:hAnsi="Times New Roman" w:cs="Times New Roman"/>
    </w:rPr>
  </w:style>
  <w:style w:type="character" w:customStyle="1" w:styleId="WW8Num101z0">
    <w:name w:val="WW8Num101z0"/>
    <w:uiPriority w:val="99"/>
    <w:rPr>
      <w:rFonts w:ascii="Times New Roman" w:hAnsi="Times New Roman" w:cs="Times New Roman"/>
    </w:rPr>
  </w:style>
  <w:style w:type="character" w:customStyle="1" w:styleId="WW8Num102z0">
    <w:name w:val="WW8Num102z0"/>
    <w:uiPriority w:val="99"/>
    <w:rPr>
      <w:rFonts w:ascii="Times New Roman" w:hAnsi="Times New Roman" w:cs="Times New Roman"/>
    </w:rPr>
  </w:style>
  <w:style w:type="character" w:customStyle="1" w:styleId="WW8Num103z0">
    <w:name w:val="WW8Num103z0"/>
    <w:uiPriority w:val="99"/>
    <w:rPr>
      <w:rFonts w:ascii="Times New Roman" w:hAnsi="Times New Roman" w:cs="Times New Roman"/>
    </w:rPr>
  </w:style>
  <w:style w:type="character" w:customStyle="1" w:styleId="WW8Num104z0">
    <w:name w:val="WW8Num104z0"/>
    <w:uiPriority w:val="99"/>
    <w:rPr>
      <w:rFonts w:ascii="Times New Roman" w:hAnsi="Times New Roman" w:cs="Times New Roman"/>
    </w:rPr>
  </w:style>
  <w:style w:type="character" w:customStyle="1" w:styleId="WW8Num105z0">
    <w:name w:val="WW8Num105z0"/>
    <w:uiPriority w:val="99"/>
    <w:rPr>
      <w:rFonts w:ascii="Times New Roman" w:hAnsi="Times New Roman" w:cs="Times New Roman"/>
    </w:rPr>
  </w:style>
  <w:style w:type="character" w:customStyle="1" w:styleId="WW8Num106z0">
    <w:name w:val="WW8Num106z0"/>
    <w:uiPriority w:val="99"/>
    <w:rPr>
      <w:rFonts w:ascii="Times New Roman" w:hAnsi="Times New Roman" w:cs="Times New Roman"/>
    </w:rPr>
  </w:style>
  <w:style w:type="character" w:customStyle="1" w:styleId="WW8Num107z0">
    <w:name w:val="WW8Num107z0"/>
    <w:uiPriority w:val="99"/>
    <w:rPr>
      <w:rFonts w:ascii="Times New Roman" w:hAnsi="Times New Roman" w:cs="Times New Roman"/>
    </w:rPr>
  </w:style>
  <w:style w:type="character" w:customStyle="1" w:styleId="WW8Num108z0">
    <w:name w:val="WW8Num108z0"/>
    <w:uiPriority w:val="99"/>
    <w:rPr>
      <w:rFonts w:ascii="Times New Roman" w:hAnsi="Times New Roman" w:cs="Times New Roman"/>
    </w:rPr>
  </w:style>
  <w:style w:type="character" w:customStyle="1" w:styleId="WW8Num109z0">
    <w:name w:val="WW8Num109z0"/>
    <w:uiPriority w:val="99"/>
    <w:rPr>
      <w:rFonts w:ascii="Times New Roman" w:hAnsi="Times New Roman" w:cs="Times New Roman"/>
    </w:rPr>
  </w:style>
  <w:style w:type="character" w:customStyle="1" w:styleId="WW8Num10z0">
    <w:name w:val="WW8Num10z0"/>
    <w:uiPriority w:val="99"/>
    <w:rPr>
      <w:rFonts w:ascii="Times New Roman" w:hAnsi="Times New Roman" w:cs="Times New Roman"/>
    </w:rPr>
  </w:style>
  <w:style w:type="character" w:customStyle="1" w:styleId="WW8Num111z0">
    <w:name w:val="WW8Num111z0"/>
    <w:uiPriority w:val="99"/>
    <w:rPr>
      <w:rFonts w:ascii="Times New Roman" w:hAnsi="Times New Roman" w:cs="Times New Roman"/>
    </w:rPr>
  </w:style>
  <w:style w:type="character" w:customStyle="1" w:styleId="WW8Num112z0">
    <w:name w:val="WW8Num112z0"/>
    <w:uiPriority w:val="99"/>
    <w:rPr>
      <w:rFonts w:ascii="Times New Roman" w:hAnsi="Times New Roman" w:cs="Times New Roman"/>
    </w:rPr>
  </w:style>
  <w:style w:type="character" w:customStyle="1" w:styleId="WW8Num113z0">
    <w:name w:val="WW8Num113z0"/>
    <w:uiPriority w:val="99"/>
    <w:rPr>
      <w:rFonts w:ascii="Times New Roman" w:hAnsi="Times New Roman" w:cs="Times New Roman"/>
    </w:rPr>
  </w:style>
  <w:style w:type="character" w:customStyle="1" w:styleId="WW8Num114z0">
    <w:name w:val="WW8Num114z0"/>
    <w:uiPriority w:val="99"/>
    <w:rPr>
      <w:rFonts w:ascii="Times New Roman" w:hAnsi="Times New Roman" w:cs="Times New Roman"/>
    </w:rPr>
  </w:style>
  <w:style w:type="character" w:customStyle="1" w:styleId="WW8Num11z0">
    <w:name w:val="WW8Num11z0"/>
    <w:uiPriority w:val="99"/>
    <w:rPr>
      <w:rFonts w:ascii="Times New Roman" w:hAnsi="Times New Roman" w:cs="Times New Roman"/>
    </w:rPr>
  </w:style>
  <w:style w:type="character" w:customStyle="1" w:styleId="WW8Num12z0">
    <w:name w:val="WW8Num12z0"/>
    <w:uiPriority w:val="99"/>
    <w:rPr>
      <w:rFonts w:ascii="Times New Roman" w:hAnsi="Times New Roman" w:cs="Times New Roman"/>
    </w:rPr>
  </w:style>
  <w:style w:type="character" w:customStyle="1" w:styleId="WW8Num13z0">
    <w:name w:val="WW8Num13z0"/>
    <w:uiPriority w:val="99"/>
    <w:rPr>
      <w:rFonts w:ascii="Times New Roman" w:hAnsi="Times New Roman" w:cs="Times New Roman"/>
    </w:rPr>
  </w:style>
  <w:style w:type="character" w:customStyle="1" w:styleId="WW8Num14z0">
    <w:name w:val="WW8Num14z0"/>
    <w:uiPriority w:val="99"/>
    <w:rPr>
      <w:rFonts w:ascii="Times New Roman" w:hAnsi="Times New Roman" w:cs="Times New Roman"/>
    </w:rPr>
  </w:style>
  <w:style w:type="character" w:customStyle="1" w:styleId="WW8Num15z0">
    <w:name w:val="WW8Num15z0"/>
    <w:uiPriority w:val="99"/>
    <w:rPr>
      <w:rFonts w:ascii="Times New Roman" w:hAnsi="Times New Roman" w:cs="Times New Roman"/>
    </w:rPr>
  </w:style>
  <w:style w:type="character" w:customStyle="1" w:styleId="WW8Num16z0">
    <w:name w:val="WW8Num16z0"/>
    <w:uiPriority w:val="99"/>
    <w:rPr>
      <w:rFonts w:ascii="Times New Roman" w:hAnsi="Times New Roman" w:cs="Times New Roman"/>
    </w:rPr>
  </w:style>
  <w:style w:type="character" w:customStyle="1" w:styleId="WW8Num17z0">
    <w:name w:val="WW8Num17z0"/>
    <w:uiPriority w:val="99"/>
    <w:rPr>
      <w:rFonts w:ascii="Times New Roman" w:hAnsi="Times New Roman" w:cs="Times New Roman"/>
    </w:rPr>
  </w:style>
  <w:style w:type="character" w:customStyle="1" w:styleId="WW8Num18z0">
    <w:name w:val="WW8Num18z0"/>
    <w:uiPriority w:val="99"/>
    <w:rPr>
      <w:rFonts w:ascii="Times New Roman" w:hAnsi="Times New Roman" w:cs="Times New Roman"/>
    </w:rPr>
  </w:style>
  <w:style w:type="character" w:customStyle="1" w:styleId="WW8Num19z0">
    <w:name w:val="WW8Num19z0"/>
    <w:uiPriority w:val="99"/>
    <w:rPr>
      <w:rFonts w:ascii="Times New Roman" w:hAnsi="Times New Roman" w:cs="Times New Roman"/>
    </w:rPr>
  </w:style>
  <w:style w:type="character" w:customStyle="1" w:styleId="WW8Num1z0">
    <w:name w:val="WW8Num1z0"/>
    <w:uiPriority w:val="99"/>
    <w:rPr>
      <w:rFonts w:ascii="Times New Roman" w:hAnsi="Times New Roman" w:cs="Times New Roman"/>
    </w:rPr>
  </w:style>
  <w:style w:type="character" w:customStyle="1" w:styleId="WW8Num1z2">
    <w:name w:val="WW8Num1z2"/>
    <w:uiPriority w:val="99"/>
    <w:rPr>
      <w:rFonts w:ascii="Times New Roman" w:hAnsi="Times New Roman" w:cs="Times New Roman"/>
    </w:rPr>
  </w:style>
  <w:style w:type="character" w:customStyle="1" w:styleId="WW8Num1z3">
    <w:name w:val="WW8Num1z3"/>
    <w:uiPriority w:val="99"/>
    <w:rPr>
      <w:rFonts w:ascii="Times New Roman" w:hAnsi="Times New Roman" w:cs="Times New Roman"/>
    </w:rPr>
  </w:style>
  <w:style w:type="character" w:customStyle="1" w:styleId="WW8Num20z0">
    <w:name w:val="WW8Num20z0"/>
    <w:uiPriority w:val="99"/>
    <w:rPr>
      <w:rFonts w:ascii="Times New Roman" w:hAnsi="Times New Roman" w:cs="Times New Roman"/>
    </w:rPr>
  </w:style>
  <w:style w:type="character" w:customStyle="1" w:styleId="WW8Num21z0">
    <w:name w:val="WW8Num21z0"/>
    <w:uiPriority w:val="99"/>
    <w:rPr>
      <w:rFonts w:ascii="Times New Roman" w:hAnsi="Times New Roman" w:cs="Times New Roman"/>
    </w:rPr>
  </w:style>
  <w:style w:type="character" w:customStyle="1" w:styleId="WW8Num22z0">
    <w:name w:val="WW8Num22z0"/>
    <w:uiPriority w:val="99"/>
    <w:rPr>
      <w:rFonts w:ascii="Times New Roman" w:hAnsi="Times New Roman" w:cs="Times New Roman"/>
    </w:rPr>
  </w:style>
  <w:style w:type="character" w:customStyle="1" w:styleId="WW8Num23z0">
    <w:name w:val="WW8Num23z0"/>
    <w:uiPriority w:val="99"/>
    <w:rPr>
      <w:rFonts w:ascii="Times New Roman" w:hAnsi="Times New Roman" w:cs="Times New Roman"/>
    </w:rPr>
  </w:style>
  <w:style w:type="character" w:customStyle="1" w:styleId="WW8Num24z0">
    <w:name w:val="WW8Num24z0"/>
    <w:uiPriority w:val="99"/>
    <w:rPr>
      <w:rFonts w:ascii="Times New Roman" w:hAnsi="Times New Roman" w:cs="Times New Roman"/>
    </w:rPr>
  </w:style>
  <w:style w:type="character" w:customStyle="1" w:styleId="WW8Num26z0">
    <w:name w:val="WW8Num26z0"/>
    <w:uiPriority w:val="99"/>
    <w:rPr>
      <w:rFonts w:ascii="Times New Roman" w:hAnsi="Times New Roman" w:cs="Times New Roman"/>
    </w:rPr>
  </w:style>
  <w:style w:type="character" w:customStyle="1" w:styleId="WW8Num27z0">
    <w:name w:val="WW8Num27z0"/>
    <w:uiPriority w:val="99"/>
    <w:rPr>
      <w:rFonts w:ascii="Times New Roman" w:hAnsi="Times New Roman" w:cs="Times New Roman"/>
    </w:rPr>
  </w:style>
  <w:style w:type="character" w:customStyle="1" w:styleId="WW8Num28z0">
    <w:name w:val="WW8Num28z0"/>
    <w:uiPriority w:val="99"/>
    <w:rPr>
      <w:rFonts w:ascii="Times New Roman" w:hAnsi="Times New Roman" w:cs="Times New Roman"/>
    </w:rPr>
  </w:style>
  <w:style w:type="character" w:customStyle="1" w:styleId="WW8Num29z0">
    <w:name w:val="WW8Num29z0"/>
    <w:uiPriority w:val="99"/>
    <w:rPr>
      <w:rFonts w:ascii="Times New Roman" w:hAnsi="Times New Roman" w:cs="Times New Roman"/>
    </w:rPr>
  </w:style>
  <w:style w:type="character" w:customStyle="1" w:styleId="WW8Num2z0">
    <w:name w:val="WW8Num2z0"/>
    <w:uiPriority w:val="99"/>
    <w:rPr>
      <w:rFonts w:ascii="Times New Roman" w:hAnsi="Times New Roman" w:cs="Times New Roman"/>
    </w:rPr>
  </w:style>
  <w:style w:type="character" w:customStyle="1" w:styleId="WW8Num30z0">
    <w:name w:val="WW8Num30z0"/>
    <w:uiPriority w:val="99"/>
    <w:rPr>
      <w:rFonts w:ascii="Times New Roman" w:hAnsi="Times New Roman" w:cs="Times New Roman"/>
    </w:rPr>
  </w:style>
  <w:style w:type="character" w:customStyle="1" w:styleId="WW8Num31z0">
    <w:name w:val="WW8Num31z0"/>
    <w:uiPriority w:val="99"/>
    <w:rPr>
      <w:rFonts w:ascii="Times New Roman" w:hAnsi="Times New Roman" w:cs="Times New Roman"/>
    </w:rPr>
  </w:style>
  <w:style w:type="character" w:customStyle="1" w:styleId="WW8Num32z0">
    <w:name w:val="WW8Num32z0"/>
    <w:uiPriority w:val="99"/>
    <w:rPr>
      <w:rFonts w:ascii="Times New Roman" w:hAnsi="Times New Roman" w:cs="Times New Roman"/>
    </w:rPr>
  </w:style>
  <w:style w:type="character" w:customStyle="1" w:styleId="WW8Num33z0">
    <w:name w:val="WW8Num33z0"/>
    <w:uiPriority w:val="99"/>
    <w:rPr>
      <w:rFonts w:ascii="Times New Roman" w:hAnsi="Times New Roman" w:cs="Times New Roman"/>
    </w:rPr>
  </w:style>
  <w:style w:type="character" w:customStyle="1" w:styleId="WW8Num34z0">
    <w:name w:val="WW8Num34z0"/>
    <w:uiPriority w:val="99"/>
    <w:rPr>
      <w:rFonts w:ascii="Times New Roman" w:hAnsi="Times New Roman" w:cs="Times New Roman"/>
    </w:rPr>
  </w:style>
  <w:style w:type="character" w:customStyle="1" w:styleId="WW8Num35z0">
    <w:name w:val="WW8Num35z0"/>
    <w:uiPriority w:val="99"/>
    <w:rPr>
      <w:rFonts w:ascii="Times New Roman" w:hAnsi="Times New Roman" w:cs="Times New Roman"/>
    </w:rPr>
  </w:style>
  <w:style w:type="character" w:customStyle="1" w:styleId="WW8Num36z0">
    <w:name w:val="WW8Num36z0"/>
    <w:uiPriority w:val="99"/>
    <w:rPr>
      <w:rFonts w:ascii="Times New Roman" w:hAnsi="Times New Roman" w:cs="Times New Roman"/>
    </w:rPr>
  </w:style>
  <w:style w:type="character" w:customStyle="1" w:styleId="WW8Num37z0">
    <w:name w:val="WW8Num37z0"/>
    <w:uiPriority w:val="99"/>
    <w:rPr>
      <w:rFonts w:ascii="Times New Roman" w:hAnsi="Times New Roman" w:cs="Times New Roman"/>
    </w:rPr>
  </w:style>
  <w:style w:type="character" w:customStyle="1" w:styleId="WW8Num38z0">
    <w:name w:val="WW8Num38z0"/>
    <w:uiPriority w:val="99"/>
    <w:rPr>
      <w:rFonts w:ascii="Times New Roman" w:hAnsi="Times New Roman" w:cs="Times New Roman"/>
    </w:rPr>
  </w:style>
  <w:style w:type="character" w:customStyle="1" w:styleId="WW8Num39z0">
    <w:name w:val="WW8Num39z0"/>
    <w:uiPriority w:val="99"/>
    <w:rPr>
      <w:rFonts w:ascii="Times New Roman" w:hAnsi="Times New Roman" w:cs="Times New Roman"/>
    </w:rPr>
  </w:style>
  <w:style w:type="character" w:customStyle="1" w:styleId="WW8Num3z0">
    <w:name w:val="WW8Num3z0"/>
    <w:uiPriority w:val="99"/>
    <w:rPr>
      <w:rFonts w:ascii="Times New Roman" w:hAnsi="Times New Roman" w:cs="Times New Roman"/>
    </w:rPr>
  </w:style>
  <w:style w:type="character" w:customStyle="1" w:styleId="WW8Num40z0">
    <w:name w:val="WW8Num40z0"/>
    <w:uiPriority w:val="99"/>
    <w:rPr>
      <w:rFonts w:ascii="Times New Roman" w:hAnsi="Times New Roman" w:cs="Times New Roman"/>
    </w:rPr>
  </w:style>
  <w:style w:type="character" w:customStyle="1" w:styleId="WW8Num41z0">
    <w:name w:val="WW8Num41z0"/>
    <w:uiPriority w:val="99"/>
    <w:rPr>
      <w:rFonts w:ascii="Times New Roman" w:hAnsi="Times New Roman" w:cs="Times New Roman"/>
    </w:rPr>
  </w:style>
  <w:style w:type="character" w:customStyle="1" w:styleId="WW8Num42z0">
    <w:name w:val="WW8Num42z0"/>
    <w:uiPriority w:val="99"/>
    <w:rPr>
      <w:rFonts w:ascii="Times New Roman" w:hAnsi="Times New Roman" w:cs="Times New Roman"/>
    </w:rPr>
  </w:style>
  <w:style w:type="character" w:customStyle="1" w:styleId="WW8Num43z0">
    <w:name w:val="WW8Num43z0"/>
    <w:uiPriority w:val="99"/>
    <w:rPr>
      <w:rFonts w:ascii="Times New Roman" w:hAnsi="Times New Roman" w:cs="Times New Roman"/>
    </w:rPr>
  </w:style>
  <w:style w:type="character" w:customStyle="1" w:styleId="WW8Num44z0">
    <w:name w:val="WW8Num44z0"/>
    <w:uiPriority w:val="99"/>
    <w:rPr>
      <w:rFonts w:ascii="Times New Roman" w:hAnsi="Times New Roman" w:cs="Times New Roman"/>
    </w:rPr>
  </w:style>
  <w:style w:type="character" w:customStyle="1" w:styleId="WW8Num45z0">
    <w:name w:val="WW8Num45z0"/>
    <w:uiPriority w:val="99"/>
    <w:rPr>
      <w:rFonts w:ascii="Times New Roman" w:hAnsi="Times New Roman" w:cs="Times New Roman"/>
    </w:rPr>
  </w:style>
  <w:style w:type="character" w:customStyle="1" w:styleId="WW8Num46z0">
    <w:name w:val="WW8Num46z0"/>
    <w:uiPriority w:val="99"/>
    <w:rPr>
      <w:rFonts w:ascii="Times New Roman" w:hAnsi="Times New Roman" w:cs="Times New Roman"/>
    </w:rPr>
  </w:style>
  <w:style w:type="character" w:customStyle="1" w:styleId="WW8Num47z0">
    <w:name w:val="WW8Num47z0"/>
    <w:uiPriority w:val="99"/>
    <w:rPr>
      <w:rFonts w:ascii="Times New Roman" w:hAnsi="Times New Roman" w:cs="Times New Roman"/>
    </w:rPr>
  </w:style>
  <w:style w:type="character" w:customStyle="1" w:styleId="WW8Num48z0">
    <w:name w:val="WW8Num48z0"/>
    <w:uiPriority w:val="99"/>
    <w:rPr>
      <w:rFonts w:ascii="Times New Roman" w:hAnsi="Times New Roman" w:cs="Times New Roman"/>
    </w:rPr>
  </w:style>
  <w:style w:type="character" w:customStyle="1" w:styleId="WW8Num49z0">
    <w:name w:val="WW8Num49z0"/>
    <w:uiPriority w:val="99"/>
    <w:rPr>
      <w:rFonts w:ascii="Times New Roman" w:hAnsi="Times New Roman" w:cs="Times New Roman"/>
    </w:rPr>
  </w:style>
  <w:style w:type="character" w:customStyle="1" w:styleId="WW8Num4z0">
    <w:name w:val="WW8Num4z0"/>
    <w:uiPriority w:val="99"/>
    <w:rPr>
      <w:rFonts w:ascii="Times New Roman" w:hAnsi="Times New Roman" w:cs="Times New Roman"/>
    </w:rPr>
  </w:style>
  <w:style w:type="character" w:customStyle="1" w:styleId="WW8Num50z0">
    <w:name w:val="WW8Num50z0"/>
    <w:uiPriority w:val="99"/>
    <w:rPr>
      <w:rFonts w:ascii="Times New Roman" w:hAnsi="Times New Roman" w:cs="Times New Roman"/>
    </w:rPr>
  </w:style>
  <w:style w:type="character" w:customStyle="1" w:styleId="WW8Num51z0">
    <w:name w:val="WW8Num51z0"/>
    <w:uiPriority w:val="99"/>
    <w:rPr>
      <w:rFonts w:ascii="Times New Roman" w:hAnsi="Times New Roman" w:cs="Times New Roman"/>
    </w:rPr>
  </w:style>
  <w:style w:type="character" w:customStyle="1" w:styleId="WW8Num53z0">
    <w:name w:val="WW8Num53z0"/>
    <w:uiPriority w:val="99"/>
    <w:rPr>
      <w:rFonts w:ascii="Times New Roman" w:hAnsi="Times New Roman" w:cs="Times New Roman"/>
    </w:rPr>
  </w:style>
  <w:style w:type="character" w:customStyle="1" w:styleId="WW8Num54z0">
    <w:name w:val="WW8Num54z0"/>
    <w:uiPriority w:val="99"/>
    <w:rPr>
      <w:rFonts w:ascii="Times New Roman" w:hAnsi="Times New Roman" w:cs="Times New Roman"/>
    </w:rPr>
  </w:style>
  <w:style w:type="character" w:customStyle="1" w:styleId="WW8Num55z0">
    <w:name w:val="WW8Num55z0"/>
    <w:uiPriority w:val="99"/>
    <w:rPr>
      <w:rFonts w:ascii="Times New Roman" w:hAnsi="Times New Roman" w:cs="Times New Roman"/>
    </w:rPr>
  </w:style>
  <w:style w:type="character" w:customStyle="1" w:styleId="WW8Num56z0">
    <w:name w:val="WW8Num56z0"/>
    <w:uiPriority w:val="99"/>
    <w:rPr>
      <w:rFonts w:ascii="Times New Roman" w:hAnsi="Times New Roman" w:cs="Times New Roman"/>
    </w:rPr>
  </w:style>
  <w:style w:type="character" w:customStyle="1" w:styleId="WW8Num57z0">
    <w:name w:val="WW8Num57z0"/>
    <w:uiPriority w:val="99"/>
    <w:rPr>
      <w:rFonts w:ascii="Times New Roman" w:hAnsi="Times New Roman" w:cs="Times New Roman"/>
    </w:rPr>
  </w:style>
  <w:style w:type="character" w:customStyle="1" w:styleId="WW8Num58z0">
    <w:name w:val="WW8Num58z0"/>
    <w:uiPriority w:val="99"/>
    <w:rPr>
      <w:rFonts w:ascii="Times New Roman" w:hAnsi="Times New Roman" w:cs="Times New Roman"/>
    </w:rPr>
  </w:style>
  <w:style w:type="character" w:customStyle="1" w:styleId="WW8Num59z0">
    <w:name w:val="WW8Num59z0"/>
    <w:uiPriority w:val="99"/>
    <w:rPr>
      <w:rFonts w:ascii="Times New Roman" w:hAnsi="Times New Roman" w:cs="Times New Roman"/>
    </w:rPr>
  </w:style>
  <w:style w:type="character" w:customStyle="1" w:styleId="WW8Num5z0">
    <w:name w:val="WW8Num5z0"/>
    <w:uiPriority w:val="99"/>
    <w:rPr>
      <w:rFonts w:ascii="Times New Roman" w:hAnsi="Times New Roman" w:cs="Times New Roman"/>
    </w:rPr>
  </w:style>
  <w:style w:type="character" w:customStyle="1" w:styleId="WW8Num60z0">
    <w:name w:val="WW8Num60z0"/>
    <w:uiPriority w:val="99"/>
    <w:rPr>
      <w:rFonts w:ascii="Times New Roman" w:hAnsi="Times New Roman" w:cs="Times New Roman"/>
    </w:rPr>
  </w:style>
  <w:style w:type="character" w:customStyle="1" w:styleId="WW8Num61z0">
    <w:name w:val="WW8Num61z0"/>
    <w:uiPriority w:val="99"/>
    <w:rPr>
      <w:rFonts w:ascii="Times New Roman" w:hAnsi="Times New Roman" w:cs="Times New Roman"/>
    </w:rPr>
  </w:style>
  <w:style w:type="character" w:customStyle="1" w:styleId="WW8Num62z0">
    <w:name w:val="WW8Num62z0"/>
    <w:uiPriority w:val="99"/>
    <w:rPr>
      <w:rFonts w:ascii="Times New Roman" w:hAnsi="Times New Roman" w:cs="Times New Roman"/>
    </w:rPr>
  </w:style>
  <w:style w:type="character" w:customStyle="1" w:styleId="WW8Num63z0">
    <w:name w:val="WW8Num63z0"/>
    <w:uiPriority w:val="99"/>
    <w:rPr>
      <w:rFonts w:ascii="Times New Roman" w:hAnsi="Times New Roman" w:cs="Times New Roman"/>
    </w:rPr>
  </w:style>
  <w:style w:type="character" w:customStyle="1" w:styleId="WW8Num64z0">
    <w:name w:val="WW8Num64z0"/>
    <w:uiPriority w:val="99"/>
    <w:rPr>
      <w:rFonts w:ascii="Times New Roman" w:hAnsi="Times New Roman" w:cs="Times New Roman"/>
    </w:rPr>
  </w:style>
  <w:style w:type="character" w:customStyle="1" w:styleId="WW8Num65z0">
    <w:name w:val="WW8Num65z0"/>
    <w:uiPriority w:val="99"/>
    <w:rPr>
      <w:rFonts w:ascii="Times New Roman" w:hAnsi="Times New Roman" w:cs="Times New Roman"/>
    </w:rPr>
  </w:style>
  <w:style w:type="character" w:customStyle="1" w:styleId="WW8Num66z0">
    <w:name w:val="WW8Num66z0"/>
    <w:uiPriority w:val="99"/>
    <w:rPr>
      <w:rFonts w:ascii="Times New Roman" w:hAnsi="Times New Roman" w:cs="Times New Roman"/>
    </w:rPr>
  </w:style>
  <w:style w:type="character" w:customStyle="1" w:styleId="WW8Num67z0">
    <w:name w:val="WW8Num67z0"/>
    <w:uiPriority w:val="99"/>
    <w:rPr>
      <w:rFonts w:ascii="Times New Roman" w:hAnsi="Times New Roman" w:cs="Times New Roman"/>
    </w:rPr>
  </w:style>
  <w:style w:type="character" w:customStyle="1" w:styleId="WW8Num68z0">
    <w:name w:val="WW8Num68z0"/>
    <w:uiPriority w:val="99"/>
    <w:rPr>
      <w:rFonts w:ascii="Times New Roman" w:hAnsi="Times New Roman" w:cs="Times New Roman"/>
    </w:rPr>
  </w:style>
  <w:style w:type="character" w:customStyle="1" w:styleId="WW8Num69z0">
    <w:name w:val="WW8Num69z0"/>
    <w:uiPriority w:val="99"/>
    <w:rPr>
      <w:rFonts w:ascii="Times New Roman" w:hAnsi="Times New Roman" w:cs="Times New Roman"/>
    </w:rPr>
  </w:style>
  <w:style w:type="character" w:customStyle="1" w:styleId="WW8Num6z0">
    <w:name w:val="WW8Num6z0"/>
    <w:uiPriority w:val="99"/>
    <w:rPr>
      <w:rFonts w:ascii="Times New Roman" w:hAnsi="Times New Roman" w:cs="Times New Roman"/>
    </w:rPr>
  </w:style>
  <w:style w:type="character" w:customStyle="1" w:styleId="WW8Num70z0">
    <w:name w:val="WW8Num70z0"/>
    <w:uiPriority w:val="99"/>
    <w:rPr>
      <w:rFonts w:ascii="Times New Roman" w:hAnsi="Times New Roman" w:cs="Times New Roman"/>
    </w:rPr>
  </w:style>
  <w:style w:type="character" w:customStyle="1" w:styleId="WW8Num71z0">
    <w:name w:val="WW8Num71z0"/>
    <w:uiPriority w:val="99"/>
    <w:rPr>
      <w:rFonts w:ascii="Times New Roman" w:hAnsi="Times New Roman" w:cs="Times New Roman"/>
    </w:rPr>
  </w:style>
  <w:style w:type="character" w:customStyle="1" w:styleId="WW8Num72z0">
    <w:name w:val="WW8Num72z0"/>
    <w:uiPriority w:val="99"/>
    <w:rPr>
      <w:rFonts w:ascii="Times New Roman" w:hAnsi="Times New Roman" w:cs="Times New Roman"/>
    </w:rPr>
  </w:style>
  <w:style w:type="character" w:customStyle="1" w:styleId="WW8Num73z0">
    <w:name w:val="WW8Num73z0"/>
    <w:uiPriority w:val="99"/>
    <w:rPr>
      <w:rFonts w:ascii="Times New Roman" w:hAnsi="Times New Roman" w:cs="Times New Roman"/>
    </w:rPr>
  </w:style>
  <w:style w:type="character" w:customStyle="1" w:styleId="WW8Num74z0">
    <w:name w:val="WW8Num74z0"/>
    <w:uiPriority w:val="99"/>
    <w:rPr>
      <w:rFonts w:ascii="Times New Roman" w:hAnsi="Times New Roman" w:cs="Times New Roman"/>
    </w:rPr>
  </w:style>
  <w:style w:type="character" w:customStyle="1" w:styleId="WW8Num75z0">
    <w:name w:val="WW8Num75z0"/>
    <w:uiPriority w:val="99"/>
    <w:rPr>
      <w:rFonts w:ascii="Times New Roman" w:hAnsi="Times New Roman" w:cs="Times New Roman"/>
    </w:rPr>
  </w:style>
  <w:style w:type="character" w:customStyle="1" w:styleId="WW8Num76z0">
    <w:name w:val="WW8Num76z0"/>
    <w:uiPriority w:val="99"/>
    <w:rPr>
      <w:rFonts w:ascii="Times New Roman" w:hAnsi="Times New Roman" w:cs="Times New Roman"/>
    </w:rPr>
  </w:style>
  <w:style w:type="character" w:customStyle="1" w:styleId="WW8Num77z0">
    <w:name w:val="WW8Num77z0"/>
    <w:uiPriority w:val="99"/>
    <w:rPr>
      <w:rFonts w:ascii="Times New Roman" w:hAnsi="Times New Roman" w:cs="Times New Roman"/>
    </w:rPr>
  </w:style>
  <w:style w:type="character" w:customStyle="1" w:styleId="WW8Num78z0">
    <w:name w:val="WW8Num78z0"/>
    <w:uiPriority w:val="99"/>
    <w:rPr>
      <w:rFonts w:ascii="Times New Roman" w:hAnsi="Times New Roman" w:cs="Times New Roman"/>
    </w:rPr>
  </w:style>
  <w:style w:type="character" w:customStyle="1" w:styleId="WW8Num79z0">
    <w:name w:val="WW8Num79z0"/>
    <w:uiPriority w:val="99"/>
    <w:rPr>
      <w:rFonts w:ascii="Times New Roman" w:hAnsi="Times New Roman" w:cs="Times New Roman"/>
    </w:rPr>
  </w:style>
  <w:style w:type="character" w:customStyle="1" w:styleId="WW8Num7z0">
    <w:name w:val="WW8Num7z0"/>
    <w:uiPriority w:val="99"/>
    <w:rPr>
      <w:rFonts w:ascii="Times New Roman" w:hAnsi="Times New Roman" w:cs="Times New Roman"/>
    </w:rPr>
  </w:style>
  <w:style w:type="character" w:customStyle="1" w:styleId="WW8Num80z0">
    <w:name w:val="WW8Num80z0"/>
    <w:uiPriority w:val="99"/>
    <w:rPr>
      <w:rFonts w:ascii="Times New Roman" w:hAnsi="Times New Roman" w:cs="Times New Roman"/>
    </w:rPr>
  </w:style>
  <w:style w:type="character" w:customStyle="1" w:styleId="WW8Num81z0">
    <w:name w:val="WW8Num81z0"/>
    <w:uiPriority w:val="99"/>
    <w:rPr>
      <w:rFonts w:ascii="Times New Roman" w:hAnsi="Times New Roman" w:cs="Times New Roman"/>
    </w:rPr>
  </w:style>
  <w:style w:type="character" w:customStyle="1" w:styleId="WW8Num82z0">
    <w:name w:val="WW8Num82z0"/>
    <w:uiPriority w:val="99"/>
    <w:rPr>
      <w:rFonts w:ascii="Times New Roman" w:hAnsi="Times New Roman" w:cs="Times New Roman"/>
    </w:rPr>
  </w:style>
  <w:style w:type="character" w:customStyle="1" w:styleId="WW8Num83z0">
    <w:name w:val="WW8Num83z0"/>
    <w:uiPriority w:val="99"/>
    <w:rPr>
      <w:rFonts w:ascii="Times New Roman" w:hAnsi="Times New Roman" w:cs="Times New Roman"/>
    </w:rPr>
  </w:style>
  <w:style w:type="character" w:customStyle="1" w:styleId="WW8Num84z0">
    <w:name w:val="WW8Num84z0"/>
    <w:uiPriority w:val="99"/>
    <w:rPr>
      <w:rFonts w:ascii="Times New Roman" w:hAnsi="Times New Roman" w:cs="Times New Roman"/>
    </w:rPr>
  </w:style>
  <w:style w:type="character" w:customStyle="1" w:styleId="WW8Num85z0">
    <w:name w:val="WW8Num85z0"/>
    <w:uiPriority w:val="99"/>
    <w:rPr>
      <w:rFonts w:ascii="Times New Roman" w:hAnsi="Times New Roman" w:cs="Times New Roman"/>
    </w:rPr>
  </w:style>
  <w:style w:type="character" w:customStyle="1" w:styleId="WW8Num86z0">
    <w:name w:val="WW8Num86z0"/>
    <w:uiPriority w:val="99"/>
    <w:rPr>
      <w:rFonts w:ascii="Times New Roman" w:hAnsi="Times New Roman" w:cs="Times New Roman"/>
    </w:rPr>
  </w:style>
  <w:style w:type="character" w:customStyle="1" w:styleId="WW8Num87z0">
    <w:name w:val="WW8Num87z0"/>
    <w:uiPriority w:val="99"/>
    <w:rPr>
      <w:rFonts w:ascii="Times New Roman" w:hAnsi="Times New Roman" w:cs="Times New Roman"/>
    </w:rPr>
  </w:style>
  <w:style w:type="character" w:customStyle="1" w:styleId="WW8Num88z0">
    <w:name w:val="WW8Num88z0"/>
    <w:uiPriority w:val="99"/>
    <w:rPr>
      <w:rFonts w:ascii="Times New Roman" w:hAnsi="Times New Roman" w:cs="Times New Roman"/>
    </w:rPr>
  </w:style>
  <w:style w:type="character" w:customStyle="1" w:styleId="WW8Num89z0">
    <w:name w:val="WW8Num89z0"/>
    <w:uiPriority w:val="99"/>
    <w:rPr>
      <w:rFonts w:ascii="Times New Roman" w:hAnsi="Times New Roman" w:cs="Times New Roman"/>
    </w:rPr>
  </w:style>
  <w:style w:type="character" w:customStyle="1" w:styleId="WW8Num8z0">
    <w:name w:val="WW8Num8z0"/>
    <w:uiPriority w:val="99"/>
    <w:rPr>
      <w:rFonts w:ascii="Times New Roman" w:hAnsi="Times New Roman" w:cs="Times New Roman"/>
    </w:rPr>
  </w:style>
  <w:style w:type="character" w:customStyle="1" w:styleId="WW8Num90z0">
    <w:name w:val="WW8Num90z0"/>
    <w:uiPriority w:val="99"/>
    <w:rPr>
      <w:rFonts w:ascii="Times New Roman" w:hAnsi="Times New Roman" w:cs="Times New Roman"/>
    </w:rPr>
  </w:style>
  <w:style w:type="character" w:customStyle="1" w:styleId="WW8Num91z0">
    <w:name w:val="WW8Num91z0"/>
    <w:uiPriority w:val="99"/>
    <w:rPr>
      <w:rFonts w:ascii="Times New Roman" w:hAnsi="Times New Roman" w:cs="Times New Roman"/>
    </w:rPr>
  </w:style>
  <w:style w:type="character" w:customStyle="1" w:styleId="WW8Num92z0">
    <w:name w:val="WW8Num92z0"/>
    <w:uiPriority w:val="99"/>
    <w:rPr>
      <w:rFonts w:ascii="Times New Roman" w:hAnsi="Times New Roman" w:cs="Times New Roman"/>
    </w:rPr>
  </w:style>
  <w:style w:type="character" w:customStyle="1" w:styleId="WW8Num93z0">
    <w:name w:val="WW8Num93z0"/>
    <w:uiPriority w:val="99"/>
    <w:rPr>
      <w:rFonts w:ascii="Times New Roman" w:hAnsi="Times New Roman" w:cs="Times New Roman"/>
    </w:rPr>
  </w:style>
  <w:style w:type="character" w:customStyle="1" w:styleId="WW8Num94z0">
    <w:name w:val="WW8Num94z0"/>
    <w:uiPriority w:val="99"/>
    <w:rPr>
      <w:rFonts w:ascii="Times New Roman" w:hAnsi="Times New Roman" w:cs="Times New Roman"/>
    </w:rPr>
  </w:style>
  <w:style w:type="character" w:customStyle="1" w:styleId="WW8Num95z0">
    <w:name w:val="WW8Num95z0"/>
    <w:uiPriority w:val="99"/>
    <w:rPr>
      <w:rFonts w:ascii="Times New Roman" w:hAnsi="Times New Roman" w:cs="Times New Roman"/>
    </w:rPr>
  </w:style>
  <w:style w:type="character" w:customStyle="1" w:styleId="WW8Num96z0">
    <w:name w:val="WW8Num96z0"/>
    <w:uiPriority w:val="99"/>
    <w:rPr>
      <w:rFonts w:ascii="Times New Roman" w:hAnsi="Times New Roman" w:cs="Times New Roman"/>
    </w:rPr>
  </w:style>
  <w:style w:type="character" w:customStyle="1" w:styleId="WW8Num97z0">
    <w:name w:val="WW8Num97z0"/>
    <w:uiPriority w:val="99"/>
    <w:rPr>
      <w:rFonts w:ascii="Times New Roman" w:hAnsi="Times New Roman" w:cs="Times New Roman"/>
    </w:rPr>
  </w:style>
  <w:style w:type="character" w:customStyle="1" w:styleId="WW8Num98z0">
    <w:name w:val="WW8Num98z0"/>
    <w:uiPriority w:val="99"/>
    <w:rPr>
      <w:rFonts w:ascii="Times New Roman" w:hAnsi="Times New Roman" w:cs="Times New Roman"/>
    </w:rPr>
  </w:style>
  <w:style w:type="character" w:customStyle="1" w:styleId="WW8Num99z0">
    <w:name w:val="WW8Num99z0"/>
    <w:uiPriority w:val="99"/>
    <w:rPr>
      <w:rFonts w:ascii="Times New Roman" w:hAnsi="Times New Roman" w:cs="Times New Roman"/>
    </w:rPr>
  </w:style>
  <w:style w:type="character" w:customStyle="1" w:styleId="WW8Num9z0">
    <w:name w:val="WW8Num9z0"/>
    <w:uiPriority w:val="99"/>
    <w:rPr>
      <w:rFonts w:ascii="Times New Roman" w:hAnsi="Times New Roman" w:cs="Times New Roman"/>
    </w:rPr>
  </w:style>
  <w:style w:type="character" w:customStyle="1" w:styleId="WW8NumSt116z0">
    <w:name w:val="WW8NumSt116z0"/>
    <w:uiPriority w:val="99"/>
    <w:rPr>
      <w:rFonts w:ascii="Times New Roman" w:hAnsi="Times New Roman" w:cs="Times New Roman"/>
    </w:rPr>
  </w:style>
  <w:style w:type="character" w:customStyle="1" w:styleId="WW8NumSt11z0">
    <w:name w:val="WW8NumSt11z0"/>
    <w:uiPriority w:val="99"/>
    <w:rPr>
      <w:rFonts w:ascii="Times New Roman" w:hAnsi="Times New Roman" w:cs="Times New Roman"/>
    </w:rPr>
  </w:style>
  <w:style w:type="character" w:customStyle="1" w:styleId="WW8NumSt14z0">
    <w:name w:val="WW8NumSt14z0"/>
    <w:uiPriority w:val="99"/>
    <w:rPr>
      <w:rFonts w:ascii="Times New Roman" w:hAnsi="Times New Roman" w:cs="Times New Roman"/>
    </w:rPr>
  </w:style>
  <w:style w:type="character" w:customStyle="1" w:styleId="WW8NumSt45z0">
    <w:name w:val="WW8NumSt45z0"/>
    <w:uiPriority w:val="99"/>
    <w:rPr>
      <w:rFonts w:ascii="Times New Roman" w:hAnsi="Times New Roman" w:cs="Times New Roman"/>
    </w:rPr>
  </w:style>
  <w:style w:type="character" w:customStyle="1" w:styleId="WW8NumSt47z0">
    <w:name w:val="WW8NumSt47z0"/>
    <w:uiPriority w:val="99"/>
    <w:rPr>
      <w:rFonts w:ascii="Times New Roman" w:hAnsi="Times New Roman" w:cs="Times New Roman"/>
    </w:rPr>
  </w:style>
  <w:style w:type="character" w:customStyle="1" w:styleId="WW8NumSt50z0">
    <w:name w:val="WW8NumSt50z0"/>
    <w:uiPriority w:val="99"/>
    <w:rPr>
      <w:rFonts w:ascii="Times New Roman" w:hAnsi="Times New Roman" w:cs="Times New Roman"/>
    </w:rPr>
  </w:style>
  <w:style w:type="character" w:customStyle="1" w:styleId="WW8NumSt61z0">
    <w:name w:val="WW8NumSt61z0"/>
    <w:uiPriority w:val="99"/>
    <w:rPr>
      <w:rFonts w:ascii="Times New Roman" w:hAnsi="Times New Roman" w:cs="Times New Roman"/>
    </w:rPr>
  </w:style>
  <w:style w:type="character" w:customStyle="1" w:styleId="WW8NumSt95z0">
    <w:name w:val="WW8NumSt95z0"/>
    <w:uiPriority w:val="99"/>
    <w:rPr>
      <w:rFonts w:ascii="Times New Roman" w:hAnsi="Times New Roman" w:cs="Times New Roman"/>
    </w:rPr>
  </w:style>
  <w:style w:type="character" w:customStyle="1" w:styleId="WW-Absatz-Standardschriftart">
    <w:name w:val="WW-Absatz-Standardschriftart"/>
    <w:uiPriority w:val="99"/>
  </w:style>
  <w:style w:type="character" w:customStyle="1" w:styleId="WW-DefaultParagraphFont">
    <w:name w:val="WW-Default Paragraph Font"/>
    <w:uiPriority w:val="99"/>
  </w:style>
  <w:style w:type="character" w:customStyle="1" w:styleId="YellowBackground">
    <w:name w:val="Yellow Background"/>
    <w:uiPriority w:val="99"/>
  </w:style>
  <w:style w:type="character" w:customStyle="1" w:styleId="YellowBackgroundPen">
    <w:name w:val="Yellow Background:Pen"/>
    <w:uiPriority w:val="99"/>
  </w:style>
  <w:style w:type="character" w:customStyle="1" w:styleId="YellowBackgroundPen1">
    <w:name w:val="Yellow Background:Pen1"/>
    <w:uiPriority w:val="99"/>
  </w:style>
  <w:style w:type="character" w:customStyle="1" w:styleId="YellowBackgroundPen2">
    <w:name w:val="Yellow Background:Pen2"/>
    <w:uiPriority w:val="99"/>
  </w:style>
  <w:style w:type="character" w:customStyle="1" w:styleId="YellowBackgroundPen3">
    <w:name w:val="Yellow Background:Pen3"/>
    <w:uiPriority w:val="99"/>
  </w:style>
  <w:style w:type="character" w:customStyle="1" w:styleId="YellowBackgroundPen4">
    <w:name w:val="Yellow Background:Pen4"/>
    <w:uiPriority w:val="99"/>
  </w:style>
  <w:style w:type="character" w:customStyle="1" w:styleId="Yoga-sutras">
    <w:name w:val="Yoga-sutras"/>
    <w:uiPriority w:val="99"/>
  </w:style>
  <w:style w:type="character" w:customStyle="1" w:styleId="Yoga-sutrasField">
    <w:name w:val="Yoga-sutras:Field"/>
    <w:uiPriority w:val="99"/>
  </w:style>
  <w:style w:type="character" w:customStyle="1" w:styleId="Yoga-sutrasField1">
    <w:name w:val="Yoga-sutras:Field1"/>
    <w:uiPriority w:val="99"/>
  </w:style>
  <w:style w:type="character" w:customStyle="1" w:styleId="Yoga-sutrasField2">
    <w:name w:val="Yoga-sutras:Field2"/>
    <w:uiPriority w:val="99"/>
  </w:style>
  <w:style w:type="character" w:customStyle="1" w:styleId="Yoga-sutrasField3">
    <w:name w:val="Yoga-sutras:Field3"/>
    <w:uiPriority w:val="99"/>
  </w:style>
  <w:style w:type="character" w:customStyle="1" w:styleId="Yoga-sutrasField4">
    <w:name w:val="Yoga-sutras:Field4"/>
    <w:uiPriority w:val="99"/>
  </w:style>
  <w:style w:type="character" w:customStyle="1" w:styleId="BluebackgroundPen5">
    <w:name w:val="Blue background:Pen5"/>
    <w:uiPriority w:val="99"/>
  </w:style>
  <w:style w:type="character" w:customStyle="1" w:styleId="CaitanyaLilaPen5">
    <w:name w:val="Caitanya Lila:Pen5"/>
    <w:uiPriority w:val="99"/>
  </w:style>
  <w:style w:type="character" w:customStyle="1" w:styleId="GreenBackgroundPen5">
    <w:name w:val="Green Background:Pen5"/>
    <w:uiPriority w:val="99"/>
  </w:style>
  <w:style w:type="character" w:customStyle="1" w:styleId="Highlighter1Pen">
    <w:name w:val="Highlighter 1:Pen"/>
    <w:uiPriority w:val="99"/>
  </w:style>
  <w:style w:type="character" w:customStyle="1" w:styleId="Highlighter2">
    <w:name w:val="Highlighter 2"/>
    <w:uiPriority w:val="99"/>
  </w:style>
  <w:style w:type="character" w:customStyle="1" w:styleId="iamhere">
    <w:name w:val="i am here"/>
    <w:uiPriority w:val="99"/>
  </w:style>
  <w:style w:type="character" w:customStyle="1" w:styleId="KrsnaLilaPen5">
    <w:name w:val="Krsna Lila:Pen5"/>
    <w:uiPriority w:val="99"/>
  </w:style>
  <w:style w:type="character" w:customStyle="1" w:styleId="missing">
    <w:name w:val="missing"/>
    <w:uiPriority w:val="99"/>
  </w:style>
  <w:style w:type="character" w:customStyle="1" w:styleId="OK">
    <w:name w:val="OK"/>
    <w:uiPriority w:val="99"/>
  </w:style>
  <w:style w:type="character" w:customStyle="1" w:styleId="RamachandraLilaPen5">
    <w:name w:val="Ramachandra Lila:Pen5"/>
    <w:uiPriority w:val="99"/>
  </w:style>
  <w:style w:type="character" w:customStyle="1" w:styleId="Redbackground">
    <w:name w:val="Red background"/>
    <w:uiPriority w:val="99"/>
  </w:style>
  <w:style w:type="character" w:customStyle="1" w:styleId="YellowBackgroundPen5">
    <w:name w:val="Yellow Background:Pen5"/>
    <w:uiPriority w:val="99"/>
  </w:style>
  <w:style w:type="character" w:customStyle="1" w:styleId="Adi-parvaField8">
    <w:name w:val="Adi-parva:Field8"/>
    <w:uiPriority w:val="99"/>
  </w:style>
  <w:style w:type="character" w:customStyle="1" w:styleId="AitareyaUpanisadField5">
    <w:name w:val="Aitareya Upanisad:Field5"/>
    <w:uiPriority w:val="99"/>
  </w:style>
  <w:style w:type="character" w:customStyle="1" w:styleId="Amrta-binduUpanisadField5">
    <w:name w:val="Amrta-bindu Upanisad:Field5"/>
    <w:uiPriority w:val="99"/>
  </w:style>
  <w:style w:type="character" w:customStyle="1" w:styleId="Anubhava-prakaranaField5">
    <w:name w:val="Anubhava-prakarana:Field5"/>
    <w:uiPriority w:val="99"/>
  </w:style>
  <w:style w:type="character" w:customStyle="1" w:styleId="AnucchedaField5">
    <w:name w:val="Anuccheda:Field5"/>
    <w:uiPriority w:val="99"/>
  </w:style>
  <w:style w:type="character" w:customStyle="1" w:styleId="Atharva-vedaField5">
    <w:name w:val="Atharva-veda:Field5"/>
    <w:uiPriority w:val="99"/>
  </w:style>
  <w:style w:type="character" w:customStyle="1" w:styleId="Atharva-veda-samhitaField5">
    <w:name w:val="Atharva-veda-samhita:Field5"/>
    <w:uiPriority w:val="99"/>
  </w:style>
  <w:style w:type="character" w:customStyle="1" w:styleId="Ayodhya-kandaField5">
    <w:name w:val="Ayodhya-kanda:Field5"/>
    <w:uiPriority w:val="99"/>
  </w:style>
  <w:style w:type="character" w:customStyle="1" w:styleId="Baudhayana-dharma-sastraField5">
    <w:name w:val="Baudhayana-dharma-sastra:Field5"/>
    <w:uiPriority w:val="99"/>
  </w:style>
  <w:style w:type="character" w:customStyle="1" w:styleId="BengaliField5">
    <w:name w:val="Bengali:Field5"/>
    <w:uiPriority w:val="99"/>
  </w:style>
  <w:style w:type="character" w:customStyle="1" w:styleId="Bhagavad-gitaField5">
    <w:name w:val="Bhagavad-gita:Field5"/>
    <w:uiPriority w:val="99"/>
  </w:style>
  <w:style w:type="character" w:customStyle="1" w:styleId="Bhagavat-sandarbhaField5">
    <w:name w:val="Bhagavat-sandarbha:Field5"/>
    <w:uiPriority w:val="99"/>
  </w:style>
  <w:style w:type="character" w:customStyle="1" w:styleId="Bhakti-rasamrta-sindhuField5">
    <w:name w:val="Bhakti-rasamrta-sindhu:Field5"/>
    <w:uiPriority w:val="99"/>
  </w:style>
  <w:style w:type="character" w:customStyle="1" w:styleId="Bhakti-sandarbhaField5">
    <w:name w:val="Bhakti-sandarbha:Field5"/>
    <w:uiPriority w:val="99"/>
  </w:style>
  <w:style w:type="character" w:customStyle="1" w:styleId="Bhavartha-dipikaField5">
    <w:name w:val="Bhavartha-dipika:Field5"/>
    <w:uiPriority w:val="99"/>
  </w:style>
  <w:style w:type="character" w:customStyle="1" w:styleId="Bhisma-parvaField8">
    <w:name w:val="Bhisma-parva:Field8"/>
    <w:uiPriority w:val="99"/>
  </w:style>
  <w:style w:type="character" w:customStyle="1" w:styleId="Brahma-samhitaField5">
    <w:name w:val="Brahma-samhita:Field5"/>
    <w:uiPriority w:val="99"/>
  </w:style>
  <w:style w:type="character" w:customStyle="1" w:styleId="Brahma-vaivartaPurana8">
    <w:name w:val="Brahma-vaivarta Purana8"/>
    <w:aliases w:val="Krsna-janma-khanda:Field5"/>
    <w:uiPriority w:val="99"/>
  </w:style>
  <w:style w:type="character" w:customStyle="1" w:styleId="Brhad-aranyakaUpanisadField5">
    <w:name w:val="Brhad-aranyaka Upanisad:Field5"/>
    <w:uiPriority w:val="99"/>
  </w:style>
  <w:style w:type="character" w:customStyle="1" w:styleId="Brhad-bhagavatamrtaField5">
    <w:name w:val="Brhad-bhagavatamrta:Field5"/>
    <w:uiPriority w:val="99"/>
  </w:style>
  <w:style w:type="character" w:customStyle="1" w:styleId="Brhan-naradiyaPuranaField5">
    <w:name w:val="Brhan-naradiya Purana:Field5"/>
    <w:uiPriority w:val="99"/>
  </w:style>
  <w:style w:type="character" w:customStyle="1" w:styleId="Caitanya-bhagavata17">
    <w:name w:val="Caitanya-bhagavata17"/>
    <w:aliases w:val="Adi:Field5"/>
    <w:uiPriority w:val="99"/>
  </w:style>
  <w:style w:type="character" w:customStyle="1" w:styleId="Caitanya-bhagavata16">
    <w:name w:val="Caitanya-bhagavata16"/>
    <w:aliases w:val="Madhya:Field5"/>
    <w:uiPriority w:val="99"/>
  </w:style>
  <w:style w:type="character" w:customStyle="1" w:styleId="Caitanya-candramrtaField5">
    <w:name w:val="Caitanya-candramrta:Field5"/>
    <w:uiPriority w:val="99"/>
  </w:style>
  <w:style w:type="character" w:customStyle="1" w:styleId="Caitanya-candrodaya-natakaField5">
    <w:name w:val="Caitanya-candrodaya-nataka:Field5"/>
    <w:uiPriority w:val="99"/>
  </w:style>
  <w:style w:type="character" w:customStyle="1" w:styleId="Caitanya-caritamrta27">
    <w:name w:val="Caitanya-caritamrta27"/>
    <w:aliases w:val="Adi:Field4"/>
    <w:uiPriority w:val="99"/>
  </w:style>
  <w:style w:type="character" w:customStyle="1" w:styleId="Caitanya-caritamrta26">
    <w:name w:val="Caitanya-caritamrta26"/>
    <w:aliases w:val="Antya:Field2"/>
    <w:uiPriority w:val="99"/>
  </w:style>
  <w:style w:type="character" w:customStyle="1" w:styleId="Caitanya-caritamrta25">
    <w:name w:val="Caitanya-caritamrta25"/>
    <w:aliases w:val="Madhya:Field4"/>
    <w:uiPriority w:val="99"/>
  </w:style>
  <w:style w:type="character" w:customStyle="1" w:styleId="CaitanyaUpanisadField5">
    <w:name w:val="Caitanya Upanisad:Field5"/>
    <w:uiPriority w:val="99"/>
  </w:style>
  <w:style w:type="character" w:customStyle="1" w:styleId="Canakya-slokaField5">
    <w:name w:val="Canakya-sloka:Field5"/>
    <w:uiPriority w:val="99"/>
  </w:style>
  <w:style w:type="character" w:customStyle="1" w:styleId="ChandogyaUpanisadField5">
    <w:name w:val="Chandogya Upanisad:Field5"/>
    <w:uiPriority w:val="99"/>
  </w:style>
  <w:style w:type="character" w:customStyle="1" w:styleId="codeField6">
    <w:name w:val="code:Field6"/>
    <w:uiPriority w:val="99"/>
  </w:style>
  <w:style w:type="character" w:customStyle="1" w:styleId="CommentField5">
    <w:name w:val="Comment:Field5"/>
    <w:uiPriority w:val="99"/>
    <w:rPr>
      <w:vanish/>
      <w:color w:val="000000"/>
    </w:rPr>
  </w:style>
  <w:style w:type="character" w:customStyle="1" w:styleId="DamodarastakaField5">
    <w:name w:val="Damodarastaka:Field5"/>
    <w:uiPriority w:val="99"/>
  </w:style>
  <w:style w:type="character" w:customStyle="1" w:styleId="Dana-keli-kaumudiField5">
    <w:name w:val="Dana-keli-kaumudi:Field5"/>
    <w:uiPriority w:val="99"/>
  </w:style>
  <w:style w:type="character" w:customStyle="1" w:styleId="Dasavatara-stotraField5">
    <w:name w:val="Dasavatara-stotra:Field5"/>
    <w:uiPriority w:val="99"/>
  </w:style>
  <w:style w:type="character" w:customStyle="1" w:styleId="DateField5">
    <w:name w:val="Date:Field5"/>
    <w:uiPriority w:val="99"/>
  </w:style>
  <w:style w:type="character" w:customStyle="1" w:styleId="DateStringField5">
    <w:name w:val="DateString:Field5"/>
    <w:uiPriority w:val="99"/>
  </w:style>
  <w:style w:type="character" w:customStyle="1" w:styleId="DevanagariField6">
    <w:name w:val="Devanagari:Field6"/>
    <w:uiPriority w:val="99"/>
  </w:style>
  <w:style w:type="character" w:customStyle="1" w:styleId="Drona-parvaField5">
    <w:name w:val="Drona-parva:Field5"/>
    <w:uiPriority w:val="99"/>
  </w:style>
  <w:style w:type="character" w:customStyle="1" w:styleId="Gaura-ganoddesa-dipikaField5">
    <w:name w:val="Gaura-ganoddesa-dipika:Field5"/>
    <w:uiPriority w:val="99"/>
  </w:style>
  <w:style w:type="character" w:customStyle="1" w:styleId="Gauranga-stava-kalpavrksaField5">
    <w:name w:val="Gauranga-stava-kalpavrksa:Field5"/>
    <w:uiPriority w:val="99"/>
  </w:style>
  <w:style w:type="character" w:customStyle="1" w:styleId="Gita-govindaField5">
    <w:name w:val="Gita-govinda:Field5"/>
    <w:uiPriority w:val="99"/>
  </w:style>
  <w:style w:type="character" w:customStyle="1" w:styleId="Gita-mahatmyaField5">
    <w:name w:val="Gita-mahatmya:Field5"/>
    <w:uiPriority w:val="99"/>
  </w:style>
  <w:style w:type="character" w:customStyle="1" w:styleId="Gopala-tapanisrutiField5">
    <w:name w:val="Gopala-tapani sruti:Field5"/>
    <w:uiPriority w:val="99"/>
  </w:style>
  <w:style w:type="character" w:customStyle="1" w:styleId="Gopala-tapaniUpanisadField5">
    <w:name w:val="Gopala-tapani Upanisad:Field5"/>
    <w:uiPriority w:val="99"/>
  </w:style>
  <w:style w:type="character" w:customStyle="1" w:styleId="Govinda-lilamrtaField5">
    <w:name w:val="Govinda-lilamrta:Field5"/>
    <w:uiPriority w:val="99"/>
  </w:style>
  <w:style w:type="character" w:customStyle="1" w:styleId="Gurv-astakaField5">
    <w:name w:val="Gurv-astaka:Field5"/>
    <w:uiPriority w:val="99"/>
  </w:style>
  <w:style w:type="character" w:customStyle="1" w:styleId="Hari-bhakti-sudhodayaField5">
    <w:name w:val="Hari-bhakti-sudhodaya:Field5"/>
    <w:uiPriority w:val="99"/>
  </w:style>
  <w:style w:type="character" w:customStyle="1" w:styleId="Hari-bhakti-vilasaField5">
    <w:name w:val="Hari-bhakti-vilasa:Field5"/>
    <w:uiPriority w:val="99"/>
  </w:style>
  <w:style w:type="character" w:customStyle="1" w:styleId="Hari-vamsa8">
    <w:name w:val="Hari-vamsa8"/>
    <w:aliases w:val="Visnu-parva:Field2"/>
    <w:uiPriority w:val="99"/>
  </w:style>
  <w:style w:type="character" w:customStyle="1" w:styleId="IsopanisadField5">
    <w:name w:val="Isopanisad:Field5"/>
    <w:uiPriority w:val="99"/>
  </w:style>
  <w:style w:type="character" w:customStyle="1" w:styleId="Jagannatha-vallabha-natakaField5">
    <w:name w:val="Jagannatha-vallabha-nataka:Field5"/>
    <w:uiPriority w:val="99"/>
  </w:style>
  <w:style w:type="character" w:customStyle="1" w:styleId="KathaUpanisadField5">
    <w:name w:val="Katha Upanisad:Field5"/>
    <w:uiPriority w:val="99"/>
  </w:style>
  <w:style w:type="character" w:customStyle="1" w:styleId="KausitakiUpanisadField5">
    <w:name w:val="Kausitaki Upanisad:Field5"/>
    <w:uiPriority w:val="99"/>
  </w:style>
  <w:style w:type="character" w:customStyle="1" w:styleId="Kavya-prakasaField5">
    <w:name w:val="Kavya-prakasa:Field5"/>
    <w:uiPriority w:val="99"/>
  </w:style>
  <w:style w:type="character" w:customStyle="1" w:styleId="KenaUpanisadField5">
    <w:name w:val="Kena Upanisad:Field5"/>
    <w:uiPriority w:val="99"/>
  </w:style>
  <w:style w:type="character" w:customStyle="1" w:styleId="KesavastakaField5">
    <w:name w:val="Kesavastaka:Field5"/>
    <w:uiPriority w:val="99"/>
  </w:style>
  <w:style w:type="character" w:customStyle="1" w:styleId="Krsna-janma-khandaField4">
    <w:name w:val="Krsna-janma-khanda:Field4"/>
    <w:uiPriority w:val="99"/>
  </w:style>
  <w:style w:type="character" w:customStyle="1" w:styleId="Krsna-karnamrtaField5">
    <w:name w:val="Krsna-karnamrta:Field5"/>
    <w:uiPriority w:val="99"/>
  </w:style>
  <w:style w:type="character" w:customStyle="1" w:styleId="Krsna-sandarbhaField5">
    <w:name w:val="Krsna-sandarbha:Field5"/>
    <w:uiPriority w:val="99"/>
  </w:style>
  <w:style w:type="character" w:customStyle="1" w:styleId="Laghu-bhagavatamrtaField5">
    <w:name w:val="Laghu-bhagavatamrta:Field5"/>
    <w:uiPriority w:val="99"/>
  </w:style>
  <w:style w:type="character" w:customStyle="1" w:styleId="Laghu-bhagavatamrta24">
    <w:name w:val="Laghu-bhagavatamrta24"/>
    <w:aliases w:val="Purva-khanda:Field2"/>
    <w:uiPriority w:val="99"/>
  </w:style>
  <w:style w:type="character" w:customStyle="1" w:styleId="Laghu-bhagavatamrta20">
    <w:name w:val="Laghu-bhagavatamrta20"/>
    <w:aliases w:val="Uttara-khanda:Field5"/>
    <w:uiPriority w:val="99"/>
  </w:style>
  <w:style w:type="character" w:customStyle="1" w:styleId="Lalita-madhavaField5">
    <w:name w:val="Lalita-madhava:Field5"/>
    <w:uiPriority w:val="99"/>
  </w:style>
  <w:style w:type="character" w:customStyle="1" w:styleId="Lalita-madhava-natakaField5">
    <w:name w:val="Lalita-madhava-nataka:Field5"/>
    <w:uiPriority w:val="99"/>
  </w:style>
  <w:style w:type="character" w:customStyle="1" w:styleId="LetterHeaderField5">
    <w:name w:val="Letter Header:Field5"/>
    <w:uiPriority w:val="99"/>
  </w:style>
  <w:style w:type="character" w:customStyle="1" w:styleId="LettertoField5">
    <w:name w:val="Letter to:Field5"/>
    <w:uiPriority w:val="99"/>
    <w:rPr>
      <w:color w:val="0000A0"/>
    </w:rPr>
  </w:style>
  <w:style w:type="character" w:customStyle="1" w:styleId="MahabharataField5">
    <w:name w:val="Mahabharata:Field5"/>
    <w:uiPriority w:val="99"/>
  </w:style>
  <w:style w:type="character" w:customStyle="1" w:styleId="Mahabharata63">
    <w:name w:val="Mahabharata63"/>
    <w:aliases w:val="Adi-parva:Field7"/>
    <w:uiPriority w:val="99"/>
  </w:style>
  <w:style w:type="character" w:customStyle="1" w:styleId="Mahabharata62">
    <w:name w:val="Mahabharata62"/>
    <w:aliases w:val="Bhisma-parva:Field7"/>
    <w:uiPriority w:val="99"/>
  </w:style>
  <w:style w:type="character" w:customStyle="1" w:styleId="Mahabharata61">
    <w:name w:val="Mahabharata61"/>
    <w:aliases w:val="Sabha-parva:Field2"/>
    <w:uiPriority w:val="99"/>
  </w:style>
  <w:style w:type="character" w:customStyle="1" w:styleId="Mahabharata60">
    <w:name w:val="Mahabharata60"/>
    <w:aliases w:val="Santi-parva:Field2"/>
    <w:uiPriority w:val="99"/>
  </w:style>
  <w:style w:type="character" w:customStyle="1" w:styleId="Mahabharata59">
    <w:name w:val="Mahabharata59"/>
    <w:aliases w:val="Udyoga:Field2"/>
    <w:uiPriority w:val="99"/>
  </w:style>
  <w:style w:type="character" w:customStyle="1" w:styleId="Mahabharata58">
    <w:name w:val="Mahabharata58"/>
    <w:aliases w:val="Vana-parva:Field2"/>
    <w:uiPriority w:val="99"/>
  </w:style>
  <w:style w:type="character" w:customStyle="1" w:styleId="Mahabharata57">
    <w:name w:val="Mahabharata57"/>
    <w:aliases w:val="Virata-parva:Field2"/>
    <w:uiPriority w:val="99"/>
  </w:style>
  <w:style w:type="character" w:customStyle="1" w:styleId="Maha-narayanaUpanisadField5">
    <w:name w:val="Maha-narayana Upanisad:Field5"/>
    <w:uiPriority w:val="99"/>
  </w:style>
  <w:style w:type="character" w:customStyle="1" w:styleId="MahaUpanisadField5">
    <w:name w:val="Maha Upanisad:Field5"/>
    <w:uiPriority w:val="99"/>
  </w:style>
  <w:style w:type="character" w:customStyle="1" w:styleId="Manah-siksaField5">
    <w:name w:val="Manah-siksa:Field5"/>
    <w:uiPriority w:val="99"/>
  </w:style>
  <w:style w:type="character" w:customStyle="1" w:styleId="MandukyaUpanisadField5">
    <w:name w:val="Mandukya Upanisad:Field5"/>
    <w:uiPriority w:val="99"/>
  </w:style>
  <w:style w:type="character" w:customStyle="1" w:styleId="Manu-samhitaField5">
    <w:name w:val="Manu-samhita:Field5"/>
    <w:uiPriority w:val="99"/>
  </w:style>
  <w:style w:type="character" w:customStyle="1" w:styleId="Maya-manusyasyaField5">
    <w:name w:val="Maya-manusyasya:Field5"/>
    <w:uiPriority w:val="99"/>
  </w:style>
  <w:style w:type="character" w:customStyle="1" w:styleId="Moksa-dharmaField5">
    <w:name w:val="Moksa-dharma:Field5"/>
    <w:uiPriority w:val="99"/>
  </w:style>
  <w:style w:type="character" w:customStyle="1" w:styleId="Mukunda-mala-stotraField5">
    <w:name w:val="Mukunda-mala-stotra:Field5"/>
    <w:uiPriority w:val="99"/>
  </w:style>
  <w:style w:type="character" w:customStyle="1" w:styleId="MundakaUpanisadField5">
    <w:name w:val="Mundaka Upanisad:Field5"/>
    <w:uiPriority w:val="99"/>
  </w:style>
  <w:style w:type="character" w:customStyle="1" w:styleId="myField5">
    <w:name w:val="my:Field5"/>
    <w:uiPriority w:val="99"/>
  </w:style>
  <w:style w:type="character" w:customStyle="1" w:styleId="Nala-naisadhaField5">
    <w:name w:val="Nala-naisadha:Field5"/>
    <w:uiPriority w:val="99"/>
  </w:style>
  <w:style w:type="character" w:customStyle="1" w:styleId="NamastakaField5">
    <w:name w:val="Namastaka:Field5"/>
    <w:uiPriority w:val="99"/>
  </w:style>
  <w:style w:type="character" w:customStyle="1" w:styleId="Narada-bhakti-sutraField5">
    <w:name w:val="Narada-bhakti-sutra:Field5"/>
    <w:uiPriority w:val="99"/>
  </w:style>
  <w:style w:type="character" w:customStyle="1" w:styleId="Narayanatharva-siraUpanisadField5">
    <w:name w:val="Narayanatharva-sira Upanisad:Field5"/>
    <w:uiPriority w:val="99"/>
  </w:style>
  <w:style w:type="character" w:customStyle="1" w:styleId="NarayanaUpanisadField5">
    <w:name w:val="Narayana Upanisad:Field5"/>
    <w:uiPriority w:val="99"/>
  </w:style>
  <w:style w:type="character" w:customStyle="1" w:styleId="Nataka-candrikaField5">
    <w:name w:val="Nataka-candrika:Field5"/>
    <w:uiPriority w:val="99"/>
  </w:style>
  <w:style w:type="character" w:customStyle="1" w:styleId="NectarofInstructionField5">
    <w:name w:val="Nectar of Instruction:Field5"/>
    <w:uiPriority w:val="99"/>
  </w:style>
  <w:style w:type="character" w:customStyle="1" w:styleId="Newto41Field5">
    <w:name w:val="New to 4.1:Field5"/>
    <w:uiPriority w:val="99"/>
  </w:style>
  <w:style w:type="character" w:customStyle="1" w:styleId="Newto411Field5">
    <w:name w:val="New to 4.11:Field5"/>
    <w:uiPriority w:val="99"/>
  </w:style>
  <w:style w:type="character" w:customStyle="1" w:styleId="Niti-darpanaField5">
    <w:name w:val="Niti-darpana:Field5"/>
    <w:uiPriority w:val="99"/>
  </w:style>
  <w:style w:type="character" w:customStyle="1" w:styleId="NoteField6">
    <w:name w:val="Note:Field6"/>
    <w:uiPriority w:val="99"/>
  </w:style>
  <w:style w:type="character" w:customStyle="1" w:styleId="Nrsimha-tapaniField5">
    <w:name w:val="Nrsimha-tapani:Field5"/>
    <w:uiPriority w:val="99"/>
  </w:style>
  <w:style w:type="character" w:customStyle="1" w:styleId="Nyaya-sutraField5">
    <w:name w:val="Nyaya-sutra:Field5"/>
    <w:uiPriority w:val="99"/>
  </w:style>
  <w:style w:type="character" w:customStyle="1" w:styleId="OptionalField2">
    <w:name w:val="Optional :Field2"/>
    <w:uiPriority w:val="99"/>
  </w:style>
  <w:style w:type="character" w:customStyle="1" w:styleId="PadmaPuranaField5">
    <w:name w:val="Padma Purana:Field5"/>
    <w:uiPriority w:val="99"/>
  </w:style>
  <w:style w:type="character" w:customStyle="1" w:styleId="PadmaPurana9">
    <w:name w:val="Padma Purana9"/>
    <w:aliases w:val="Uttara-khanda:Field4"/>
    <w:uiPriority w:val="99"/>
  </w:style>
  <w:style w:type="character" w:customStyle="1" w:styleId="Padmottara-khandaField5">
    <w:name w:val="Padmottara-khanda:Field5"/>
    <w:uiPriority w:val="99"/>
  </w:style>
  <w:style w:type="character" w:customStyle="1" w:styleId="PadyavaliField5">
    <w:name w:val="Padyavali:Field5"/>
    <w:uiPriority w:val="99"/>
  </w:style>
  <w:style w:type="character" w:customStyle="1" w:styleId="PancadasiCitradipaField5">
    <w:name w:val="Pancadasi Citradipa:Field5"/>
    <w:uiPriority w:val="99"/>
  </w:style>
  <w:style w:type="character" w:customStyle="1" w:styleId="PaninissutrasField5">
    <w:name w:val="Panini's sutras:Field5"/>
    <w:uiPriority w:val="99"/>
  </w:style>
  <w:style w:type="character" w:customStyle="1" w:styleId="ParticipantField5">
    <w:name w:val="Participant:Field5"/>
    <w:uiPriority w:val="99"/>
  </w:style>
  <w:style w:type="character" w:customStyle="1" w:styleId="PlaceField5">
    <w:name w:val="Place:Field5"/>
    <w:uiPriority w:val="99"/>
  </w:style>
  <w:style w:type="character" w:customStyle="1" w:styleId="PopupField5">
    <w:name w:val="Popup:Field5"/>
    <w:uiPriority w:val="99"/>
  </w:style>
  <w:style w:type="character" w:customStyle="1" w:styleId="PrarthanaField5">
    <w:name w:val="Prarthana:Field5"/>
    <w:uiPriority w:val="99"/>
  </w:style>
  <w:style w:type="character" w:customStyle="1" w:styleId="PrasnaUpanisadField5">
    <w:name w:val="Prasna Upanisad:Field5"/>
    <w:uiPriority w:val="99"/>
  </w:style>
  <w:style w:type="character" w:customStyle="1" w:styleId="Prathama-CaitanyastakaField5">
    <w:name w:val="Prathama-Caitanyastaka:Field5"/>
    <w:uiPriority w:val="99"/>
  </w:style>
  <w:style w:type="character" w:customStyle="1" w:styleId="Priti-sandarbhaField5">
    <w:name w:val="Priti-sandarbha:Field5"/>
    <w:uiPriority w:val="99"/>
  </w:style>
  <w:style w:type="character" w:customStyle="1" w:styleId="Purva-mimamsa-sutraField5">
    <w:name w:val="Purva-mimamsa-sutra:Field5"/>
    <w:uiPriority w:val="99"/>
  </w:style>
  <w:style w:type="character" w:customStyle="1" w:styleId="Raghu-vamsaField5">
    <w:name w:val="Raghu-vamsa:Field5"/>
    <w:uiPriority w:val="99"/>
  </w:style>
  <w:style w:type="character" w:customStyle="1" w:styleId="Ramayana29">
    <w:name w:val="Ramayana29"/>
    <w:aliases w:val="Lanka-kanda:Field2"/>
    <w:uiPriority w:val="99"/>
  </w:style>
  <w:style w:type="character" w:customStyle="1" w:styleId="Ramayana28">
    <w:name w:val="Ramayana28"/>
    <w:aliases w:val="Lanka-khanda:Field2"/>
    <w:uiPriority w:val="99"/>
  </w:style>
  <w:style w:type="character" w:customStyle="1" w:styleId="Ramayana27">
    <w:name w:val="Ramayana27"/>
    <w:aliases w:val="Yuddha-kanda:Field2"/>
    <w:uiPriority w:val="99"/>
  </w:style>
  <w:style w:type="character" w:customStyle="1" w:styleId="RefsField5">
    <w:name w:val="Refs:Field5"/>
    <w:uiPriority w:val="99"/>
  </w:style>
  <w:style w:type="character" w:customStyle="1" w:styleId="Refs2Field5">
    <w:name w:val="Refs2:Field5"/>
    <w:uiPriority w:val="99"/>
  </w:style>
  <w:style w:type="character" w:customStyle="1" w:styleId="Refs3Field5">
    <w:name w:val="Refs3:Field5"/>
    <w:uiPriority w:val="99"/>
  </w:style>
  <w:style w:type="character" w:customStyle="1" w:styleId="Refs4Field5">
    <w:name w:val="Refs4:Field5"/>
    <w:uiPriority w:val="99"/>
  </w:style>
  <w:style w:type="character" w:customStyle="1" w:styleId="RgVedaField5">
    <w:name w:val="Rg Veda:Field5"/>
    <w:uiPriority w:val="99"/>
  </w:style>
  <w:style w:type="character" w:customStyle="1" w:styleId="Rk-samhitaField5">
    <w:name w:val="Rk-samhita:Field5"/>
    <w:uiPriority w:val="99"/>
  </w:style>
  <w:style w:type="character" w:customStyle="1" w:styleId="Sad-gosvamy-astakaField5">
    <w:name w:val="Sad-gosvamy-astaka:Field5"/>
    <w:uiPriority w:val="99"/>
  </w:style>
  <w:style w:type="character" w:customStyle="1" w:styleId="Sahitya-darpanaField5">
    <w:name w:val="Sahitya-darpana:Field5"/>
    <w:uiPriority w:val="99"/>
  </w:style>
  <w:style w:type="character" w:customStyle="1" w:styleId="SankaracaryaField5">
    <w:name w:val="Sankaracarya:Field5"/>
    <w:uiPriority w:val="99"/>
  </w:style>
  <w:style w:type="character" w:customStyle="1" w:styleId="Sankhya-karikaField5">
    <w:name w:val="Sankhya-karika:Field5"/>
    <w:uiPriority w:val="99"/>
  </w:style>
  <w:style w:type="character" w:customStyle="1" w:styleId="SaranagatiField5">
    <w:name w:val="Saranagati:Field5"/>
    <w:uiPriority w:val="99"/>
  </w:style>
  <w:style w:type="character" w:customStyle="1" w:styleId="SatapathaBrahmanaField5">
    <w:name w:val="Satapatha Brahmana:Field5"/>
    <w:uiPriority w:val="99"/>
  </w:style>
  <w:style w:type="character" w:customStyle="1" w:styleId="SiksastakaField5">
    <w:name w:val="Siksastaka:Field5"/>
    <w:uiPriority w:val="99"/>
  </w:style>
  <w:style w:type="character" w:customStyle="1" w:styleId="SriCaitanya-candrodaya-natakaField5">
    <w:name w:val="Sri Caitanya-candrodaya-nataka:Field5"/>
    <w:uiPriority w:val="99"/>
  </w:style>
  <w:style w:type="character" w:customStyle="1" w:styleId="SridharaField5">
    <w:name w:val="Sridhara:Field5"/>
    <w:uiPriority w:val="99"/>
  </w:style>
  <w:style w:type="character" w:customStyle="1" w:styleId="SriGauranga-stava-kalpavrksaField5">
    <w:name w:val="Sri Gauranga-stava-kalpavrksa:Field5"/>
    <w:uiPriority w:val="99"/>
  </w:style>
  <w:style w:type="character" w:customStyle="1" w:styleId="SriGovinda-lilamrtaField5">
    <w:name w:val="Sri Govinda-lilamrta:Field5"/>
    <w:uiPriority w:val="99"/>
  </w:style>
  <w:style w:type="character" w:customStyle="1" w:styleId="Sri-gurv-astakaField5">
    <w:name w:val="Sri-gurv-astaka:Field5"/>
    <w:uiPriority w:val="99"/>
  </w:style>
  <w:style w:type="character" w:customStyle="1" w:styleId="Srimad-BhagavatamField5">
    <w:name w:val="Srimad-Bhagavatam:Field5"/>
    <w:uiPriority w:val="99"/>
  </w:style>
  <w:style w:type="character" w:customStyle="1" w:styleId="Srngara-bheda-kathanaField5">
    <w:name w:val="Srngara-bheda-kathana:Field5"/>
    <w:uiPriority w:val="99"/>
  </w:style>
  <w:style w:type="character" w:customStyle="1" w:styleId="Srngara-bheda-prakaranaField5">
    <w:name w:val="Srngara-bheda-prakarana:Field5"/>
    <w:uiPriority w:val="99"/>
  </w:style>
  <w:style w:type="character" w:customStyle="1" w:styleId="StavavaliField5">
    <w:name w:val="Stavavali:Field5"/>
    <w:uiPriority w:val="99"/>
  </w:style>
  <w:style w:type="character" w:customStyle="1" w:styleId="Stavavali9">
    <w:name w:val="Stavavali9"/>
    <w:aliases w:val="Vraja-vilasa-stava:Field2"/>
    <w:uiPriority w:val="99"/>
  </w:style>
  <w:style w:type="character" w:customStyle="1" w:styleId="Stotra-ratnaField5">
    <w:name w:val="Stotra-ratna:Field5"/>
    <w:uiPriority w:val="99"/>
  </w:style>
  <w:style w:type="character" w:customStyle="1" w:styleId="SubjectField5">
    <w:name w:val="Subject:Field5"/>
    <w:uiPriority w:val="99"/>
  </w:style>
  <w:style w:type="character" w:customStyle="1" w:styleId="Sukla-yajurVedaField5">
    <w:name w:val="Sukla-yajur Veda:Field5"/>
    <w:uiPriority w:val="99"/>
  </w:style>
  <w:style w:type="character" w:customStyle="1" w:styleId="Svarga-vargaField5">
    <w:name w:val="Svarga-varga:Field5"/>
    <w:uiPriority w:val="99"/>
  </w:style>
  <w:style w:type="character" w:customStyle="1" w:styleId="SvetasvataraUpanisadField5">
    <w:name w:val="Svetasvatara Upanisad:Field5"/>
    <w:uiPriority w:val="99"/>
  </w:style>
  <w:style w:type="character" w:customStyle="1" w:styleId="TaittiriyaBrahmanaField5">
    <w:name w:val="Taittiriya Brahmana:Field5"/>
    <w:uiPriority w:val="99"/>
  </w:style>
  <w:style w:type="character" w:customStyle="1" w:styleId="TaittiriyaUpanisadField5">
    <w:name w:val="Taittiriya Upanisad:Field5"/>
    <w:uiPriority w:val="99"/>
  </w:style>
  <w:style w:type="character" w:customStyle="1" w:styleId="Tattva-sandarbhaField5">
    <w:name w:val="Tattva-sandarbha:Field5"/>
    <w:uiPriority w:val="99"/>
  </w:style>
  <w:style w:type="character" w:customStyle="1" w:styleId="Udyoga-parvaField5">
    <w:name w:val="Udyoga-parva:Field5"/>
    <w:uiPriority w:val="99"/>
  </w:style>
  <w:style w:type="character" w:customStyle="1" w:styleId="Ujjvala-nilamaniField5">
    <w:name w:val="Ujjvala-nilamani:Field5"/>
    <w:uiPriority w:val="99"/>
  </w:style>
  <w:style w:type="character" w:customStyle="1" w:styleId="Ujjvala-nilamani9">
    <w:name w:val="Ujjvala-nilamani9"/>
    <w:aliases w:val="Sthayibhava-prakarana:Field2"/>
    <w:uiPriority w:val="99"/>
  </w:style>
  <w:style w:type="character" w:customStyle="1" w:styleId="UpadesamrtaField5">
    <w:name w:val="Upadesamrta:Field5"/>
    <w:uiPriority w:val="99"/>
  </w:style>
  <w:style w:type="character" w:customStyle="1" w:styleId="Uttara-rama-caritaField5">
    <w:name w:val="Uttara-rama-carita:Field5"/>
    <w:uiPriority w:val="99"/>
  </w:style>
  <w:style w:type="character" w:customStyle="1" w:styleId="Vaisesika-sutrasField5">
    <w:name w:val="Vaisesika-sutras:Field5"/>
    <w:uiPriority w:val="99"/>
  </w:style>
  <w:style w:type="character" w:customStyle="1" w:styleId="Vajasaneyi-samhitaField5">
    <w:name w:val="Vajasaneyi-samhita:Field5"/>
    <w:uiPriority w:val="99"/>
  </w:style>
  <w:style w:type="character" w:customStyle="1" w:styleId="Vedanta-sutraField5">
    <w:name w:val="Vedanta-sutra:Field5"/>
    <w:uiPriority w:val="99"/>
  </w:style>
  <w:style w:type="character" w:customStyle="1" w:styleId="Vidagdha-madhavaField5">
    <w:name w:val="Vidagdha-madhava:Field5"/>
    <w:uiPriority w:val="99"/>
  </w:style>
  <w:style w:type="character" w:customStyle="1" w:styleId="Vilapa-kusumanjaliField5">
    <w:name w:val="Vilapa-kusumanjali:Field5"/>
    <w:uiPriority w:val="99"/>
  </w:style>
  <w:style w:type="character" w:customStyle="1" w:styleId="Vipralambha-prakaranaField5">
    <w:name w:val="Vipralambha-prakarana:Field5"/>
    <w:uiPriority w:val="99"/>
  </w:style>
  <w:style w:type="character" w:customStyle="1" w:styleId="VisnuPuranaField5">
    <w:name w:val="Visnu Purana:Field5"/>
    <w:uiPriority w:val="99"/>
  </w:style>
  <w:style w:type="character" w:customStyle="1" w:styleId="Yoga-sutrasField5">
    <w:name w:val="Yoga-sutras:Field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134410">
      <w:bodyDiv w:val="1"/>
      <w:marLeft w:val="0"/>
      <w:marRight w:val="0"/>
      <w:marTop w:val="0"/>
      <w:marBottom w:val="0"/>
      <w:divBdr>
        <w:top w:val="none" w:sz="0" w:space="0" w:color="auto"/>
        <w:left w:val="none" w:sz="0" w:space="0" w:color="auto"/>
        <w:bottom w:val="none" w:sz="0" w:space="0" w:color="auto"/>
        <w:right w:val="none" w:sz="0" w:space="0" w:color="auto"/>
      </w:divBdr>
    </w:div>
    <w:div w:id="677390475">
      <w:bodyDiv w:val="1"/>
      <w:marLeft w:val="0"/>
      <w:marRight w:val="0"/>
      <w:marTop w:val="0"/>
      <w:marBottom w:val="0"/>
      <w:divBdr>
        <w:top w:val="none" w:sz="0" w:space="0" w:color="auto"/>
        <w:left w:val="none" w:sz="0" w:space="0" w:color="auto"/>
        <w:bottom w:val="none" w:sz="0" w:space="0" w:color="auto"/>
        <w:right w:val="none" w:sz="0" w:space="0" w:color="auto"/>
      </w:divBdr>
    </w:div>
    <w:div w:id="1388457761">
      <w:bodyDiv w:val="1"/>
      <w:marLeft w:val="0"/>
      <w:marRight w:val="0"/>
      <w:marTop w:val="0"/>
      <w:marBottom w:val="0"/>
      <w:divBdr>
        <w:top w:val="none" w:sz="0" w:space="0" w:color="auto"/>
        <w:left w:val="none" w:sz="0" w:space="0" w:color="auto"/>
        <w:bottom w:val="none" w:sz="0" w:space="0" w:color="auto"/>
        <w:right w:val="none" w:sz="0" w:space="0" w:color="auto"/>
      </w:divBdr>
    </w:div>
    <w:div w:id="211019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17431</TotalTime>
  <Pages>1007</Pages>
  <Words>273624</Words>
  <Characters>1559658</Characters>
  <Application>Microsoft Office Word</Application>
  <DocSecurity>0</DocSecurity>
  <Lines>12997</Lines>
  <Paragraphs>3659</Paragraphs>
  <ScaleCrop>false</ScaleCrop>
  <HeadingPairs>
    <vt:vector size="2" baseType="variant">
      <vt:variant>
        <vt:lpstr>Title</vt:lpstr>
      </vt:variant>
      <vt:variant>
        <vt:i4>1</vt:i4>
      </vt:variant>
    </vt:vector>
  </HeadingPairs>
  <TitlesOfParts>
    <vt:vector size="1" baseType="lpstr">
      <vt:lpstr>Bhaktivedanta VedaBase 2018. Released May 12, 2018</vt:lpstr>
    </vt:vector>
  </TitlesOfParts>
  <Company/>
  <LinksUpToDate>false</LinksUpToDate>
  <CharactersWithSpaces>1829623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Bhaktivedanta VedaBase 2018. Released May 12, 2018</dc:title>
  <dc:subject>His Divine Grace A.C. Bhaktivedanta Swami</dc:subject>
  <dc:creator>The Bhaktivedanta Archives</dc:creator>
  <cp:keywords/>
  <dc:description>Copyright 2017, by the Bhaktivedanta Book Trust Intl. for all BBT publications only.  All rights reserved.</dc:description>
  <cp:lastModifiedBy>Abhishek Das</cp:lastModifiedBy>
  <cp:revision>127</cp:revision>
  <dcterms:created xsi:type="dcterms:W3CDTF">2020-02-15T01:46:00Z</dcterms:created>
  <dcterms:modified xsi:type="dcterms:W3CDTF">2024-11-10T15:34:00Z</dcterms:modified>
</cp:coreProperties>
</file>